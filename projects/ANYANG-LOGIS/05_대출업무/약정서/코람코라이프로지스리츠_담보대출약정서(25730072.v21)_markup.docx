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CB3119"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18676FDE" w:rsidR="00FD59EB" w:rsidRPr="005A3A3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47378A20" w14:textId="77DA0027" w:rsidR="00946361" w:rsidRDefault="004E5475">
      <w:pPr>
        <w:pStyle w:val="10"/>
        <w:tabs>
          <w:tab w:val="left" w:pos="1200"/>
          <w:tab w:val="right" w:leader="dot" w:pos="8494"/>
        </w:tabs>
        <w:rPr>
          <w:ins w:id="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ins w:id="1" w:author="BKL" w:date="2026-10-07T21:42:00Z" w16du:dateUtc="2026-10-07T12:42:00Z">
        <w:r w:rsidR="00946361" w:rsidRPr="00673753">
          <w:rPr>
            <w:rStyle w:val="af3"/>
            <w:noProof/>
          </w:rPr>
          <w:fldChar w:fldCharType="begin"/>
        </w:r>
        <w:r w:rsidR="00946361" w:rsidRPr="00673753">
          <w:rPr>
            <w:rStyle w:val="af3"/>
            <w:noProof/>
          </w:rPr>
          <w:instrText xml:space="preserve"> </w:instrText>
        </w:r>
        <w:r w:rsidR="00946361">
          <w:rPr>
            <w:noProof/>
          </w:rPr>
          <w:instrText>HYPERLINK \l "_Toc242301771"</w:instrText>
        </w:r>
        <w:r w:rsidR="00946361" w:rsidRPr="00673753">
          <w:rPr>
            <w:rStyle w:val="af3"/>
            <w:noProof/>
          </w:rPr>
          <w:instrText xml:space="preserve"> </w:instrText>
        </w:r>
        <w:r w:rsidR="00946361" w:rsidRPr="00673753">
          <w:rPr>
            <w:rStyle w:val="af3"/>
            <w:noProof/>
          </w:rPr>
        </w:r>
        <w:r w:rsidR="00946361" w:rsidRPr="00673753">
          <w:rPr>
            <w:rStyle w:val="af3"/>
            <w:noProof/>
          </w:rPr>
          <w:fldChar w:fldCharType="separate"/>
        </w:r>
        <w:r w:rsidR="00946361" w:rsidRPr="00673753">
          <w:rPr>
            <w:rStyle w:val="af3"/>
            <w:noProof/>
          </w:rPr>
          <w:t>제</w:t>
        </w:r>
        <w:r w:rsidR="00946361" w:rsidRPr="00673753">
          <w:rPr>
            <w:rStyle w:val="af3"/>
            <w:noProof/>
          </w:rPr>
          <w:t xml:space="preserve"> 1 </w:t>
        </w:r>
        <w:r w:rsidR="00946361" w:rsidRPr="00673753">
          <w:rPr>
            <w:rStyle w:val="af3"/>
            <w:noProof/>
          </w:rPr>
          <w:t>조</w:t>
        </w:r>
        <w:r w:rsidR="00946361">
          <w:rPr>
            <w:rFonts w:asciiTheme="minorHAnsi" w:eastAsiaTheme="minorEastAsia" w:hAnsiTheme="minorHAnsi" w:cstheme="minorBidi"/>
            <w:b w:val="0"/>
            <w:caps w:val="0"/>
            <w:noProof/>
            <w:color w:val="auto"/>
            <w:spacing w:val="0"/>
            <w:kern w:val="2"/>
            <w:szCs w:val="24"/>
            <w14:ligatures w14:val="standardContextual"/>
          </w:rPr>
          <w:tab/>
        </w:r>
        <w:r w:rsidR="00946361" w:rsidRPr="00673753">
          <w:rPr>
            <w:rStyle w:val="af3"/>
            <w:noProof/>
          </w:rPr>
          <w:t>정</w:t>
        </w:r>
        <w:r w:rsidR="00946361" w:rsidRPr="00673753">
          <w:rPr>
            <w:rStyle w:val="af3"/>
            <w:noProof/>
          </w:rPr>
          <w:t xml:space="preserve">   </w:t>
        </w:r>
        <w:r w:rsidR="00946361" w:rsidRPr="00673753">
          <w:rPr>
            <w:rStyle w:val="af3"/>
            <w:noProof/>
          </w:rPr>
          <w:t>의</w:t>
        </w:r>
        <w:r w:rsidR="00946361">
          <w:rPr>
            <w:noProof/>
            <w:webHidden/>
          </w:rPr>
          <w:tab/>
        </w:r>
        <w:r w:rsidR="00946361">
          <w:rPr>
            <w:noProof/>
            <w:webHidden/>
          </w:rPr>
          <w:fldChar w:fldCharType="begin"/>
        </w:r>
        <w:r w:rsidR="00946361">
          <w:rPr>
            <w:noProof/>
            <w:webHidden/>
          </w:rPr>
          <w:instrText xml:space="preserve"> PAGEREF _Toc242301771 \h </w:instrText>
        </w:r>
        <w:r w:rsidR="00946361">
          <w:rPr>
            <w:noProof/>
            <w:webHidden/>
          </w:rPr>
        </w:r>
        <w:r w:rsidR="00946361">
          <w:rPr>
            <w:noProof/>
            <w:webHidden/>
          </w:rPr>
          <w:fldChar w:fldCharType="separate"/>
        </w:r>
        <w:r w:rsidR="00946361">
          <w:rPr>
            <w:noProof/>
            <w:webHidden/>
          </w:rPr>
          <w:t>2</w:t>
        </w:r>
        <w:r w:rsidR="00946361">
          <w:rPr>
            <w:noProof/>
            <w:webHidden/>
          </w:rPr>
          <w:fldChar w:fldCharType="end"/>
        </w:r>
        <w:r w:rsidR="00946361" w:rsidRPr="00673753">
          <w:rPr>
            <w:rStyle w:val="af3"/>
            <w:noProof/>
          </w:rPr>
          <w:fldChar w:fldCharType="end"/>
        </w:r>
      </w:ins>
    </w:p>
    <w:p w14:paraId="38BABA94" w14:textId="47BAB704" w:rsidR="00946361" w:rsidRDefault="00946361">
      <w:pPr>
        <w:pStyle w:val="20"/>
        <w:tabs>
          <w:tab w:val="left" w:pos="1440"/>
          <w:tab w:val="right" w:leader="dot" w:pos="8494"/>
        </w:tabs>
        <w:rPr>
          <w:ins w:id="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"_Toc242301772"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정</w:t>
        </w:r>
        <w:r w:rsidRPr="00673753">
          <w:rPr>
            <w:rStyle w:val="af3"/>
            <w:noProof/>
          </w:rPr>
          <w:t xml:space="preserve"> </w:t>
        </w:r>
        <w:r w:rsidRPr="00673753">
          <w:rPr>
            <w:rStyle w:val="af3"/>
            <w:noProof/>
          </w:rPr>
          <w:t>의</w:t>
        </w:r>
        <w:r>
          <w:rPr>
            <w:noProof/>
            <w:webHidden/>
          </w:rPr>
          <w:tab/>
        </w:r>
        <w:r>
          <w:rPr>
            <w:noProof/>
            <w:webHidden/>
          </w:rPr>
          <w:fldChar w:fldCharType="begin"/>
        </w:r>
        <w:r>
          <w:rPr>
            <w:noProof/>
            <w:webHidden/>
          </w:rPr>
          <w:instrText xml:space="preserve"> PAGEREF _Toc242301772 \h </w:instrText>
        </w:r>
        <w:r>
          <w:rPr>
            <w:noProof/>
            <w:webHidden/>
          </w:rPr>
        </w:r>
        <w:r>
          <w:rPr>
            <w:noProof/>
            <w:webHidden/>
          </w:rPr>
          <w:fldChar w:fldCharType="separate"/>
        </w:r>
        <w:r>
          <w:rPr>
            <w:noProof/>
            <w:webHidden/>
          </w:rPr>
          <w:t>2</w:t>
        </w:r>
        <w:r>
          <w:rPr>
            <w:noProof/>
            <w:webHidden/>
          </w:rPr>
          <w:fldChar w:fldCharType="end"/>
        </w:r>
        <w:r w:rsidRPr="00673753">
          <w:rPr>
            <w:rStyle w:val="af3"/>
            <w:noProof/>
          </w:rPr>
          <w:fldChar w:fldCharType="end"/>
        </w:r>
      </w:ins>
    </w:p>
    <w:p w14:paraId="6E948825" w14:textId="22F5228C" w:rsidR="00946361" w:rsidRDefault="00946361">
      <w:pPr>
        <w:pStyle w:val="20"/>
        <w:tabs>
          <w:tab w:val="left" w:pos="1440"/>
          <w:tab w:val="right" w:leader="dot" w:pos="8494"/>
        </w:tabs>
        <w:rPr>
          <w:ins w:id="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"_Toc242301773"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참조사항</w:t>
        </w:r>
        <w:r>
          <w:rPr>
            <w:noProof/>
            <w:webHidden/>
          </w:rPr>
          <w:tab/>
        </w:r>
        <w:r>
          <w:rPr>
            <w:noProof/>
            <w:webHidden/>
          </w:rPr>
          <w:fldChar w:fldCharType="begin"/>
        </w:r>
        <w:r>
          <w:rPr>
            <w:noProof/>
            <w:webHidden/>
          </w:rPr>
          <w:instrText xml:space="preserve"> PAGEREF _Toc242301773 \h </w:instrText>
        </w:r>
        <w:r>
          <w:rPr>
            <w:noProof/>
            <w:webHidden/>
          </w:rPr>
        </w:r>
        <w:r>
          <w:rPr>
            <w:noProof/>
            <w:webHidden/>
          </w:rPr>
          <w:fldChar w:fldCharType="separate"/>
        </w:r>
        <w:r>
          <w:rPr>
            <w:noProof/>
            <w:webHidden/>
          </w:rPr>
          <w:t>10</w:t>
        </w:r>
        <w:r>
          <w:rPr>
            <w:noProof/>
            <w:webHidden/>
          </w:rPr>
          <w:fldChar w:fldCharType="end"/>
        </w:r>
        <w:r w:rsidRPr="00673753">
          <w:rPr>
            <w:rStyle w:val="af3"/>
            <w:noProof/>
          </w:rPr>
          <w:fldChar w:fldCharType="end"/>
        </w:r>
      </w:ins>
    </w:p>
    <w:p w14:paraId="5337DF1D" w14:textId="425F4A08" w:rsidR="00946361" w:rsidRDefault="00946361">
      <w:pPr>
        <w:pStyle w:val="10"/>
        <w:tabs>
          <w:tab w:val="left" w:pos="1200"/>
          <w:tab w:val="right" w:leader="dot" w:pos="8494"/>
        </w:tabs>
        <w:rPr>
          <w:ins w:id="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"_Toc242301774"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차입목적</w:t>
        </w:r>
        <w:r>
          <w:rPr>
            <w:noProof/>
            <w:webHidden/>
          </w:rPr>
          <w:tab/>
        </w:r>
        <w:r>
          <w:rPr>
            <w:noProof/>
            <w:webHidden/>
          </w:rPr>
          <w:fldChar w:fldCharType="begin"/>
        </w:r>
        <w:r>
          <w:rPr>
            <w:noProof/>
            <w:webHidden/>
          </w:rPr>
          <w:instrText xml:space="preserve"> PAGEREF _Toc242301774 \h </w:instrText>
        </w:r>
        <w:r>
          <w:rPr>
            <w:noProof/>
            <w:webHidden/>
          </w:rPr>
        </w:r>
        <w:r>
          <w:rPr>
            <w:noProof/>
            <w:webHidden/>
          </w:rPr>
          <w:fldChar w:fldCharType="separate"/>
        </w:r>
        <w:r>
          <w:rPr>
            <w:noProof/>
            <w:webHidden/>
          </w:rPr>
          <w:t>11</w:t>
        </w:r>
        <w:r>
          <w:rPr>
            <w:noProof/>
            <w:webHidden/>
          </w:rPr>
          <w:fldChar w:fldCharType="end"/>
        </w:r>
        <w:r w:rsidRPr="00673753">
          <w:rPr>
            <w:rStyle w:val="af3"/>
            <w:noProof/>
          </w:rPr>
          <w:fldChar w:fldCharType="end"/>
        </w:r>
      </w:ins>
    </w:p>
    <w:p w14:paraId="21773620" w14:textId="333F52E3" w:rsidR="00946361" w:rsidRDefault="00946361">
      <w:pPr>
        <w:pStyle w:val="10"/>
        <w:tabs>
          <w:tab w:val="left" w:pos="1200"/>
          <w:tab w:val="right" w:leader="dot" w:pos="8494"/>
        </w:tabs>
        <w:rPr>
          <w:ins w:id="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"_Toc242301775"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대출약정</w:t>
        </w:r>
        <w:r>
          <w:rPr>
            <w:noProof/>
            <w:webHidden/>
          </w:rPr>
          <w:tab/>
        </w:r>
        <w:r>
          <w:rPr>
            <w:noProof/>
            <w:webHidden/>
          </w:rPr>
          <w:fldChar w:fldCharType="begin"/>
        </w:r>
        <w:r>
          <w:rPr>
            <w:noProof/>
            <w:webHidden/>
          </w:rPr>
          <w:instrText xml:space="preserve"> PAGEREF _Toc242301775 \h </w:instrText>
        </w:r>
        <w:r>
          <w:rPr>
            <w:noProof/>
            <w:webHidden/>
          </w:rPr>
        </w:r>
        <w:r>
          <w:rPr>
            <w:noProof/>
            <w:webHidden/>
          </w:rPr>
          <w:fldChar w:fldCharType="separate"/>
        </w:r>
        <w:r>
          <w:rPr>
            <w:noProof/>
            <w:webHidden/>
          </w:rPr>
          <w:t>12</w:t>
        </w:r>
        <w:r>
          <w:rPr>
            <w:noProof/>
            <w:webHidden/>
          </w:rPr>
          <w:fldChar w:fldCharType="end"/>
        </w:r>
        <w:r w:rsidRPr="00673753">
          <w:rPr>
            <w:rStyle w:val="af3"/>
            <w:noProof/>
          </w:rPr>
          <w:fldChar w:fldCharType="end"/>
        </w:r>
      </w:ins>
    </w:p>
    <w:p w14:paraId="75643440" w14:textId="15E7FCF7" w:rsidR="00946361" w:rsidRDefault="00946361">
      <w:pPr>
        <w:pStyle w:val="20"/>
        <w:tabs>
          <w:tab w:val="left" w:pos="1440"/>
          <w:tab w:val="right" w:leader="dot" w:pos="8494"/>
        </w:tabs>
        <w:rPr>
          <w:ins w:id="1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"_Toc242301776"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대출약정금</w:t>
        </w:r>
        <w:r>
          <w:rPr>
            <w:noProof/>
            <w:webHidden/>
          </w:rPr>
          <w:tab/>
        </w:r>
        <w:r>
          <w:rPr>
            <w:noProof/>
            <w:webHidden/>
          </w:rPr>
          <w:fldChar w:fldCharType="begin"/>
        </w:r>
        <w:r>
          <w:rPr>
            <w:noProof/>
            <w:webHidden/>
          </w:rPr>
          <w:instrText xml:space="preserve"> PAGEREF _Toc242301776 \h </w:instrText>
        </w:r>
        <w:r>
          <w:rPr>
            <w:noProof/>
            <w:webHidden/>
          </w:rPr>
        </w:r>
        <w:r>
          <w:rPr>
            <w:noProof/>
            <w:webHidden/>
          </w:rPr>
          <w:fldChar w:fldCharType="separate"/>
        </w:r>
        <w:r>
          <w:rPr>
            <w:noProof/>
            <w:webHidden/>
          </w:rPr>
          <w:t>12</w:t>
        </w:r>
        <w:r>
          <w:rPr>
            <w:noProof/>
            <w:webHidden/>
          </w:rPr>
          <w:fldChar w:fldCharType="end"/>
        </w:r>
        <w:r w:rsidRPr="00673753">
          <w:rPr>
            <w:rStyle w:val="af3"/>
            <w:noProof/>
          </w:rPr>
          <w:fldChar w:fldCharType="end"/>
        </w:r>
      </w:ins>
    </w:p>
    <w:p w14:paraId="20357828" w14:textId="5B4B053B" w:rsidR="00946361" w:rsidRDefault="00946361">
      <w:pPr>
        <w:pStyle w:val="20"/>
        <w:tabs>
          <w:tab w:val="left" w:pos="1440"/>
          <w:tab w:val="right" w:leader="dot" w:pos="8494"/>
        </w:tabs>
        <w:rPr>
          <w:ins w:id="1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"_Toc242301777"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 xml:space="preserve">Tranche A </w:t>
        </w:r>
        <w:r w:rsidRPr="00673753">
          <w:rPr>
            <w:rStyle w:val="af3"/>
            <w:noProof/>
          </w:rPr>
          <w:t>대출약정</w:t>
        </w:r>
        <w:r>
          <w:rPr>
            <w:noProof/>
            <w:webHidden/>
          </w:rPr>
          <w:tab/>
        </w:r>
        <w:r>
          <w:rPr>
            <w:noProof/>
            <w:webHidden/>
          </w:rPr>
          <w:fldChar w:fldCharType="begin"/>
        </w:r>
        <w:r>
          <w:rPr>
            <w:noProof/>
            <w:webHidden/>
          </w:rPr>
          <w:instrText xml:space="preserve"> PAGEREF _Toc242301777 \h </w:instrText>
        </w:r>
        <w:r>
          <w:rPr>
            <w:noProof/>
            <w:webHidden/>
          </w:rPr>
        </w:r>
        <w:r>
          <w:rPr>
            <w:noProof/>
            <w:webHidden/>
          </w:rPr>
          <w:fldChar w:fldCharType="separate"/>
        </w:r>
        <w:r>
          <w:rPr>
            <w:noProof/>
            <w:webHidden/>
          </w:rPr>
          <w:t>12</w:t>
        </w:r>
        <w:r>
          <w:rPr>
            <w:noProof/>
            <w:webHidden/>
          </w:rPr>
          <w:fldChar w:fldCharType="end"/>
        </w:r>
        <w:r w:rsidRPr="00673753">
          <w:rPr>
            <w:rStyle w:val="af3"/>
            <w:noProof/>
          </w:rPr>
          <w:fldChar w:fldCharType="end"/>
        </w:r>
      </w:ins>
    </w:p>
    <w:p w14:paraId="3E4F6894" w14:textId="7A76D3D1" w:rsidR="00946361" w:rsidRDefault="00946361">
      <w:pPr>
        <w:pStyle w:val="20"/>
        <w:tabs>
          <w:tab w:val="left" w:pos="1440"/>
          <w:tab w:val="right" w:leader="dot" w:pos="8494"/>
        </w:tabs>
        <w:rPr>
          <w:ins w:id="1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"_Toc242301778"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 xml:space="preserve">Tranche B </w:t>
        </w:r>
        <w:r w:rsidRPr="00673753">
          <w:rPr>
            <w:rStyle w:val="af3"/>
            <w:noProof/>
          </w:rPr>
          <w:t>대출약정</w:t>
        </w:r>
        <w:r>
          <w:rPr>
            <w:noProof/>
            <w:webHidden/>
          </w:rPr>
          <w:tab/>
        </w:r>
        <w:r>
          <w:rPr>
            <w:noProof/>
            <w:webHidden/>
          </w:rPr>
          <w:fldChar w:fldCharType="begin"/>
        </w:r>
        <w:r>
          <w:rPr>
            <w:noProof/>
            <w:webHidden/>
          </w:rPr>
          <w:instrText xml:space="preserve"> PAGEREF _Toc242301778 \h </w:instrText>
        </w:r>
        <w:r>
          <w:rPr>
            <w:noProof/>
            <w:webHidden/>
          </w:rPr>
        </w:r>
        <w:r>
          <w:rPr>
            <w:noProof/>
            <w:webHidden/>
          </w:rPr>
          <w:fldChar w:fldCharType="separate"/>
        </w:r>
        <w:r>
          <w:rPr>
            <w:noProof/>
            <w:webHidden/>
          </w:rPr>
          <w:t>12</w:t>
        </w:r>
        <w:r>
          <w:rPr>
            <w:noProof/>
            <w:webHidden/>
          </w:rPr>
          <w:fldChar w:fldCharType="end"/>
        </w:r>
        <w:r w:rsidRPr="00673753">
          <w:rPr>
            <w:rStyle w:val="af3"/>
            <w:noProof/>
          </w:rPr>
          <w:fldChar w:fldCharType="end"/>
        </w:r>
      </w:ins>
    </w:p>
    <w:p w14:paraId="076BCBA3" w14:textId="5ADD8A95" w:rsidR="00946361" w:rsidRDefault="00946361">
      <w:pPr>
        <w:pStyle w:val="20"/>
        <w:tabs>
          <w:tab w:val="left" w:pos="1440"/>
          <w:tab w:val="right" w:leader="dot" w:pos="8494"/>
        </w:tabs>
        <w:rPr>
          <w:ins w:id="1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"_Toc242301779"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각</w:t>
        </w:r>
        <w:r w:rsidRPr="00673753">
          <w:rPr>
            <w:rStyle w:val="af3"/>
            <w:noProof/>
          </w:rPr>
          <w:t xml:space="preserve"> </w:t>
        </w:r>
        <w:r w:rsidRPr="00673753">
          <w:rPr>
            <w:rStyle w:val="af3"/>
            <w:noProof/>
          </w:rPr>
          <w:t>대주별</w:t>
        </w:r>
        <w:r w:rsidRPr="00673753">
          <w:rPr>
            <w:rStyle w:val="af3"/>
            <w:noProof/>
          </w:rPr>
          <w:t xml:space="preserve"> </w:t>
        </w:r>
        <w:r w:rsidRPr="00673753">
          <w:rPr>
            <w:rStyle w:val="af3"/>
            <w:noProof/>
          </w:rPr>
          <w:t>대출약정금</w:t>
        </w:r>
        <w:r>
          <w:rPr>
            <w:noProof/>
            <w:webHidden/>
          </w:rPr>
          <w:tab/>
        </w:r>
        <w:r>
          <w:rPr>
            <w:noProof/>
            <w:webHidden/>
          </w:rPr>
          <w:fldChar w:fldCharType="begin"/>
        </w:r>
        <w:r>
          <w:rPr>
            <w:noProof/>
            <w:webHidden/>
          </w:rPr>
          <w:instrText xml:space="preserve"> PAGEREF _Toc242301779 \h </w:instrText>
        </w:r>
        <w:r>
          <w:rPr>
            <w:noProof/>
            <w:webHidden/>
          </w:rPr>
        </w:r>
        <w:r>
          <w:rPr>
            <w:noProof/>
            <w:webHidden/>
          </w:rPr>
          <w:fldChar w:fldCharType="separate"/>
        </w:r>
        <w:r>
          <w:rPr>
            <w:noProof/>
            <w:webHidden/>
          </w:rPr>
          <w:t>12</w:t>
        </w:r>
        <w:r>
          <w:rPr>
            <w:noProof/>
            <w:webHidden/>
          </w:rPr>
          <w:fldChar w:fldCharType="end"/>
        </w:r>
        <w:r w:rsidRPr="00673753">
          <w:rPr>
            <w:rStyle w:val="af3"/>
            <w:noProof/>
          </w:rPr>
          <w:fldChar w:fldCharType="end"/>
        </w:r>
      </w:ins>
    </w:p>
    <w:p w14:paraId="4D6FE5D6" w14:textId="0C720F28" w:rsidR="00946361" w:rsidRDefault="00946361">
      <w:pPr>
        <w:pStyle w:val="20"/>
        <w:tabs>
          <w:tab w:val="left" w:pos="1440"/>
          <w:tab w:val="right" w:leader="dot" w:pos="8494"/>
        </w:tabs>
        <w:rPr>
          <w:ins w:id="1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개별책임</w:t>
        </w:r>
        <w:r>
          <w:rPr>
            <w:noProof/>
            <w:webHidden/>
          </w:rPr>
          <w:tab/>
        </w:r>
        <w:r>
          <w:rPr>
            <w:noProof/>
            <w:webHidden/>
          </w:rPr>
          <w:fldChar w:fldCharType="begin"/>
        </w:r>
        <w:r>
          <w:rPr>
            <w:noProof/>
            <w:webHidden/>
          </w:rPr>
          <w:instrText xml:space="preserve"> PAGEREF _Toc242301780 \h </w:instrText>
        </w:r>
        <w:r>
          <w:rPr>
            <w:noProof/>
            <w:webHidden/>
          </w:rPr>
        </w:r>
        <w:r>
          <w:rPr>
            <w:noProof/>
            <w:webHidden/>
          </w:rPr>
          <w:fldChar w:fldCharType="separate"/>
        </w:r>
        <w:r>
          <w:rPr>
            <w:noProof/>
            <w:webHidden/>
          </w:rPr>
          <w:t>12</w:t>
        </w:r>
        <w:r>
          <w:rPr>
            <w:noProof/>
            <w:webHidden/>
          </w:rPr>
          <w:fldChar w:fldCharType="end"/>
        </w:r>
        <w:r w:rsidRPr="00673753">
          <w:rPr>
            <w:rStyle w:val="af3"/>
            <w:noProof/>
          </w:rPr>
          <w:fldChar w:fldCharType="end"/>
        </w:r>
      </w:ins>
    </w:p>
    <w:p w14:paraId="58D1105E" w14:textId="64ADA936" w:rsidR="00946361" w:rsidRDefault="00946361">
      <w:pPr>
        <w:pStyle w:val="10"/>
        <w:tabs>
          <w:tab w:val="left" w:pos="1200"/>
          <w:tab w:val="right" w:leader="dot" w:pos="8494"/>
        </w:tabs>
        <w:rPr>
          <w:ins w:id="2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대출실행과</w:t>
        </w:r>
        <w:r w:rsidRPr="00673753">
          <w:rPr>
            <w:rStyle w:val="af3"/>
            <w:noProof/>
          </w:rPr>
          <w:t xml:space="preserve"> </w:t>
        </w:r>
        <w:r w:rsidRPr="00673753">
          <w:rPr>
            <w:rStyle w:val="af3"/>
            <w:noProof/>
          </w:rPr>
          <w:t>대출약정금의</w:t>
        </w:r>
        <w:r w:rsidRPr="00673753">
          <w:rPr>
            <w:rStyle w:val="af3"/>
            <w:noProof/>
          </w:rPr>
          <w:t xml:space="preserve"> </w:t>
        </w:r>
        <w:r w:rsidRPr="00673753">
          <w:rPr>
            <w:rStyle w:val="af3"/>
            <w:noProof/>
          </w:rPr>
          <w:t>인출</w:t>
        </w:r>
        <w:r>
          <w:rPr>
            <w:noProof/>
            <w:webHidden/>
          </w:rPr>
          <w:tab/>
        </w:r>
        <w:r>
          <w:rPr>
            <w:noProof/>
            <w:webHidden/>
          </w:rPr>
          <w:fldChar w:fldCharType="begin"/>
        </w:r>
        <w:r>
          <w:rPr>
            <w:noProof/>
            <w:webHidden/>
          </w:rPr>
          <w:instrText xml:space="preserve"> PAGEREF _Toc242301781 \h </w:instrText>
        </w:r>
        <w:r>
          <w:rPr>
            <w:noProof/>
            <w:webHidden/>
          </w:rPr>
        </w:r>
        <w:r>
          <w:rPr>
            <w:noProof/>
            <w:webHidden/>
          </w:rPr>
          <w:fldChar w:fldCharType="separate"/>
        </w:r>
        <w:r>
          <w:rPr>
            <w:noProof/>
            <w:webHidden/>
          </w:rPr>
          <w:t>13</w:t>
        </w:r>
        <w:r>
          <w:rPr>
            <w:noProof/>
            <w:webHidden/>
          </w:rPr>
          <w:fldChar w:fldCharType="end"/>
        </w:r>
        <w:r w:rsidRPr="00673753">
          <w:rPr>
            <w:rStyle w:val="af3"/>
            <w:noProof/>
          </w:rPr>
          <w:fldChar w:fldCharType="end"/>
        </w:r>
      </w:ins>
    </w:p>
    <w:p w14:paraId="676DC6E1" w14:textId="68D64EAB" w:rsidR="00946361" w:rsidRDefault="00946361">
      <w:pPr>
        <w:pStyle w:val="20"/>
        <w:tabs>
          <w:tab w:val="left" w:pos="1440"/>
          <w:tab w:val="right" w:leader="dot" w:pos="8494"/>
        </w:tabs>
        <w:rPr>
          <w:ins w:id="2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2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인출</w:t>
        </w:r>
        <w:r>
          <w:rPr>
            <w:noProof/>
            <w:webHidden/>
          </w:rPr>
          <w:tab/>
        </w:r>
        <w:r>
          <w:rPr>
            <w:noProof/>
            <w:webHidden/>
          </w:rPr>
          <w:fldChar w:fldCharType="begin"/>
        </w:r>
        <w:r>
          <w:rPr>
            <w:noProof/>
            <w:webHidden/>
          </w:rPr>
          <w:instrText xml:space="preserve"> PAGEREF _Toc242301782 \h </w:instrText>
        </w:r>
        <w:r>
          <w:rPr>
            <w:noProof/>
            <w:webHidden/>
          </w:rPr>
        </w:r>
        <w:r>
          <w:rPr>
            <w:noProof/>
            <w:webHidden/>
          </w:rPr>
          <w:fldChar w:fldCharType="separate"/>
        </w:r>
        <w:r>
          <w:rPr>
            <w:noProof/>
            <w:webHidden/>
          </w:rPr>
          <w:t>13</w:t>
        </w:r>
        <w:r>
          <w:rPr>
            <w:noProof/>
            <w:webHidden/>
          </w:rPr>
          <w:fldChar w:fldCharType="end"/>
        </w:r>
        <w:r w:rsidRPr="00673753">
          <w:rPr>
            <w:rStyle w:val="af3"/>
            <w:noProof/>
          </w:rPr>
          <w:fldChar w:fldCharType="end"/>
        </w:r>
      </w:ins>
    </w:p>
    <w:p w14:paraId="797392AE" w14:textId="6CF7289E" w:rsidR="00946361" w:rsidRDefault="00946361">
      <w:pPr>
        <w:pStyle w:val="20"/>
        <w:tabs>
          <w:tab w:val="left" w:pos="1440"/>
          <w:tab w:val="right" w:leader="dot" w:pos="8494"/>
        </w:tabs>
        <w:rPr>
          <w:ins w:id="2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2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인출선행조건</w:t>
        </w:r>
        <w:r>
          <w:rPr>
            <w:noProof/>
            <w:webHidden/>
          </w:rPr>
          <w:tab/>
        </w:r>
        <w:r>
          <w:rPr>
            <w:noProof/>
            <w:webHidden/>
          </w:rPr>
          <w:fldChar w:fldCharType="begin"/>
        </w:r>
        <w:r>
          <w:rPr>
            <w:noProof/>
            <w:webHidden/>
          </w:rPr>
          <w:instrText xml:space="preserve"> PAGEREF _Toc242301783 \h </w:instrText>
        </w:r>
        <w:r>
          <w:rPr>
            <w:noProof/>
            <w:webHidden/>
          </w:rPr>
        </w:r>
        <w:r>
          <w:rPr>
            <w:noProof/>
            <w:webHidden/>
          </w:rPr>
          <w:fldChar w:fldCharType="separate"/>
        </w:r>
        <w:r>
          <w:rPr>
            <w:noProof/>
            <w:webHidden/>
          </w:rPr>
          <w:t>13</w:t>
        </w:r>
        <w:r>
          <w:rPr>
            <w:noProof/>
            <w:webHidden/>
          </w:rPr>
          <w:fldChar w:fldCharType="end"/>
        </w:r>
        <w:r w:rsidRPr="00673753">
          <w:rPr>
            <w:rStyle w:val="af3"/>
            <w:noProof/>
          </w:rPr>
          <w:fldChar w:fldCharType="end"/>
        </w:r>
      </w:ins>
    </w:p>
    <w:p w14:paraId="61CF2175" w14:textId="43AAA10C" w:rsidR="00946361" w:rsidRDefault="00946361">
      <w:pPr>
        <w:pStyle w:val="20"/>
        <w:tabs>
          <w:tab w:val="left" w:pos="1440"/>
          <w:tab w:val="right" w:leader="dot" w:pos="8494"/>
        </w:tabs>
        <w:rPr>
          <w:ins w:id="2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2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인출의</w:t>
        </w:r>
        <w:r w:rsidRPr="00673753">
          <w:rPr>
            <w:rStyle w:val="af3"/>
            <w:noProof/>
          </w:rPr>
          <w:t xml:space="preserve"> </w:t>
        </w:r>
        <w:r w:rsidRPr="00673753">
          <w:rPr>
            <w:rStyle w:val="af3"/>
            <w:noProof/>
          </w:rPr>
          <w:t>공통조건</w:t>
        </w:r>
        <w:r>
          <w:rPr>
            <w:noProof/>
            <w:webHidden/>
          </w:rPr>
          <w:tab/>
        </w:r>
        <w:r>
          <w:rPr>
            <w:noProof/>
            <w:webHidden/>
          </w:rPr>
          <w:fldChar w:fldCharType="begin"/>
        </w:r>
        <w:r>
          <w:rPr>
            <w:noProof/>
            <w:webHidden/>
          </w:rPr>
          <w:instrText xml:space="preserve"> PAGEREF _Toc242301784 \h </w:instrText>
        </w:r>
        <w:r>
          <w:rPr>
            <w:noProof/>
            <w:webHidden/>
          </w:rPr>
        </w:r>
        <w:r>
          <w:rPr>
            <w:noProof/>
            <w:webHidden/>
          </w:rPr>
          <w:fldChar w:fldCharType="separate"/>
        </w:r>
        <w:r>
          <w:rPr>
            <w:noProof/>
            <w:webHidden/>
          </w:rPr>
          <w:t>15</w:t>
        </w:r>
        <w:r>
          <w:rPr>
            <w:noProof/>
            <w:webHidden/>
          </w:rPr>
          <w:fldChar w:fldCharType="end"/>
        </w:r>
        <w:r w:rsidRPr="00673753">
          <w:rPr>
            <w:rStyle w:val="af3"/>
            <w:noProof/>
          </w:rPr>
          <w:fldChar w:fldCharType="end"/>
        </w:r>
      </w:ins>
    </w:p>
    <w:p w14:paraId="62437645" w14:textId="550B4B42" w:rsidR="00946361" w:rsidRDefault="00946361">
      <w:pPr>
        <w:pStyle w:val="20"/>
        <w:tabs>
          <w:tab w:val="left" w:pos="1440"/>
          <w:tab w:val="right" w:leader="dot" w:pos="8494"/>
        </w:tabs>
        <w:rPr>
          <w:ins w:id="2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2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대출약정의</w:t>
        </w:r>
        <w:r w:rsidRPr="00673753">
          <w:rPr>
            <w:rStyle w:val="af3"/>
            <w:noProof/>
          </w:rPr>
          <w:t xml:space="preserve"> </w:t>
        </w:r>
        <w:r w:rsidRPr="00673753">
          <w:rPr>
            <w:rStyle w:val="af3"/>
            <w:noProof/>
          </w:rPr>
          <w:t>실효</w:t>
        </w:r>
        <w:r>
          <w:rPr>
            <w:noProof/>
            <w:webHidden/>
          </w:rPr>
          <w:tab/>
        </w:r>
        <w:r>
          <w:rPr>
            <w:noProof/>
            <w:webHidden/>
          </w:rPr>
          <w:fldChar w:fldCharType="begin"/>
        </w:r>
        <w:r>
          <w:rPr>
            <w:noProof/>
            <w:webHidden/>
          </w:rPr>
          <w:instrText xml:space="preserve"> PAGEREF _Toc242301785 \h </w:instrText>
        </w:r>
        <w:r>
          <w:rPr>
            <w:noProof/>
            <w:webHidden/>
          </w:rPr>
        </w:r>
        <w:r>
          <w:rPr>
            <w:noProof/>
            <w:webHidden/>
          </w:rPr>
          <w:fldChar w:fldCharType="separate"/>
        </w:r>
        <w:r>
          <w:rPr>
            <w:noProof/>
            <w:webHidden/>
          </w:rPr>
          <w:t>15</w:t>
        </w:r>
        <w:r>
          <w:rPr>
            <w:noProof/>
            <w:webHidden/>
          </w:rPr>
          <w:fldChar w:fldCharType="end"/>
        </w:r>
        <w:r w:rsidRPr="00673753">
          <w:rPr>
            <w:rStyle w:val="af3"/>
            <w:noProof/>
          </w:rPr>
          <w:fldChar w:fldCharType="end"/>
        </w:r>
      </w:ins>
    </w:p>
    <w:p w14:paraId="511D1D11" w14:textId="65E476A3" w:rsidR="00946361" w:rsidRDefault="00946361">
      <w:pPr>
        <w:pStyle w:val="20"/>
        <w:tabs>
          <w:tab w:val="left" w:pos="1440"/>
          <w:tab w:val="right" w:leader="dot" w:pos="8494"/>
        </w:tabs>
        <w:rPr>
          <w:ins w:id="3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3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인출동시이행조건</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인출후행조건</w:t>
        </w:r>
        <w:r>
          <w:rPr>
            <w:noProof/>
            <w:webHidden/>
          </w:rPr>
          <w:tab/>
        </w:r>
        <w:r>
          <w:rPr>
            <w:noProof/>
            <w:webHidden/>
          </w:rPr>
          <w:fldChar w:fldCharType="begin"/>
        </w:r>
        <w:r>
          <w:rPr>
            <w:noProof/>
            <w:webHidden/>
          </w:rPr>
          <w:instrText xml:space="preserve"> PAGEREF _Toc242301786 \h </w:instrText>
        </w:r>
        <w:r>
          <w:rPr>
            <w:noProof/>
            <w:webHidden/>
          </w:rPr>
        </w:r>
        <w:r>
          <w:rPr>
            <w:noProof/>
            <w:webHidden/>
          </w:rPr>
          <w:fldChar w:fldCharType="separate"/>
        </w:r>
        <w:r>
          <w:rPr>
            <w:noProof/>
            <w:webHidden/>
          </w:rPr>
          <w:t>16</w:t>
        </w:r>
        <w:r>
          <w:rPr>
            <w:noProof/>
            <w:webHidden/>
          </w:rPr>
          <w:fldChar w:fldCharType="end"/>
        </w:r>
        <w:r w:rsidRPr="00673753">
          <w:rPr>
            <w:rStyle w:val="af3"/>
            <w:noProof/>
          </w:rPr>
          <w:fldChar w:fldCharType="end"/>
        </w:r>
      </w:ins>
    </w:p>
    <w:p w14:paraId="64F0F382" w14:textId="371AEAD1" w:rsidR="00946361" w:rsidRDefault="00946361">
      <w:pPr>
        <w:pStyle w:val="10"/>
        <w:tabs>
          <w:tab w:val="left" w:pos="1200"/>
          <w:tab w:val="right" w:leader="dot" w:pos="8494"/>
        </w:tabs>
        <w:rPr>
          <w:ins w:id="3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3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이</w:t>
        </w:r>
        <w:r w:rsidRPr="00673753">
          <w:rPr>
            <w:rStyle w:val="af3"/>
            <w:noProof/>
          </w:rPr>
          <w:t xml:space="preserve">   </w:t>
        </w:r>
        <w:r w:rsidRPr="00673753">
          <w:rPr>
            <w:rStyle w:val="af3"/>
            <w:noProof/>
          </w:rPr>
          <w:t>자</w:t>
        </w:r>
        <w:r>
          <w:rPr>
            <w:noProof/>
            <w:webHidden/>
          </w:rPr>
          <w:tab/>
        </w:r>
        <w:r>
          <w:rPr>
            <w:noProof/>
            <w:webHidden/>
          </w:rPr>
          <w:fldChar w:fldCharType="begin"/>
        </w:r>
        <w:r>
          <w:rPr>
            <w:noProof/>
            <w:webHidden/>
          </w:rPr>
          <w:instrText xml:space="preserve"> PAGEREF _Toc242301787 \h </w:instrText>
        </w:r>
        <w:r>
          <w:rPr>
            <w:noProof/>
            <w:webHidden/>
          </w:rPr>
        </w:r>
        <w:r>
          <w:rPr>
            <w:noProof/>
            <w:webHidden/>
          </w:rPr>
          <w:fldChar w:fldCharType="separate"/>
        </w:r>
        <w:r>
          <w:rPr>
            <w:noProof/>
            <w:webHidden/>
          </w:rPr>
          <w:t>16</w:t>
        </w:r>
        <w:r>
          <w:rPr>
            <w:noProof/>
            <w:webHidden/>
          </w:rPr>
          <w:fldChar w:fldCharType="end"/>
        </w:r>
        <w:r w:rsidRPr="00673753">
          <w:rPr>
            <w:rStyle w:val="af3"/>
            <w:noProof/>
          </w:rPr>
          <w:fldChar w:fldCharType="end"/>
        </w:r>
      </w:ins>
    </w:p>
    <w:p w14:paraId="0ABAB65E" w14:textId="40FFEF70" w:rsidR="00946361" w:rsidRDefault="00946361">
      <w:pPr>
        <w:pStyle w:val="20"/>
        <w:tabs>
          <w:tab w:val="left" w:pos="1440"/>
          <w:tab w:val="right" w:leader="dot" w:pos="8494"/>
        </w:tabs>
        <w:rPr>
          <w:ins w:id="3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3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이자율</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이자지급</w:t>
        </w:r>
        <w:r>
          <w:rPr>
            <w:noProof/>
            <w:webHidden/>
          </w:rPr>
          <w:tab/>
        </w:r>
        <w:r>
          <w:rPr>
            <w:noProof/>
            <w:webHidden/>
          </w:rPr>
          <w:fldChar w:fldCharType="begin"/>
        </w:r>
        <w:r>
          <w:rPr>
            <w:noProof/>
            <w:webHidden/>
          </w:rPr>
          <w:instrText xml:space="preserve"> PAGEREF _Toc242301788 \h </w:instrText>
        </w:r>
        <w:r>
          <w:rPr>
            <w:noProof/>
            <w:webHidden/>
          </w:rPr>
        </w:r>
        <w:r>
          <w:rPr>
            <w:noProof/>
            <w:webHidden/>
          </w:rPr>
          <w:fldChar w:fldCharType="separate"/>
        </w:r>
        <w:r>
          <w:rPr>
            <w:noProof/>
            <w:webHidden/>
          </w:rPr>
          <w:t>16</w:t>
        </w:r>
        <w:r>
          <w:rPr>
            <w:noProof/>
            <w:webHidden/>
          </w:rPr>
          <w:fldChar w:fldCharType="end"/>
        </w:r>
        <w:r w:rsidRPr="00673753">
          <w:rPr>
            <w:rStyle w:val="af3"/>
            <w:noProof/>
          </w:rPr>
          <w:fldChar w:fldCharType="end"/>
        </w:r>
      </w:ins>
    </w:p>
    <w:p w14:paraId="37F2FC74" w14:textId="2614C7B6" w:rsidR="00946361" w:rsidRDefault="00946361">
      <w:pPr>
        <w:pStyle w:val="20"/>
        <w:tabs>
          <w:tab w:val="left" w:pos="1440"/>
          <w:tab w:val="right" w:leader="dot" w:pos="8494"/>
        </w:tabs>
        <w:rPr>
          <w:ins w:id="3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3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"_Toc242301789"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이자기간</w:t>
        </w:r>
        <w:r>
          <w:rPr>
            <w:noProof/>
            <w:webHidden/>
          </w:rPr>
          <w:tab/>
        </w:r>
        <w:r>
          <w:rPr>
            <w:noProof/>
            <w:webHidden/>
          </w:rPr>
          <w:fldChar w:fldCharType="begin"/>
        </w:r>
        <w:r>
          <w:rPr>
            <w:noProof/>
            <w:webHidden/>
          </w:rPr>
          <w:instrText xml:space="preserve"> PAGEREF _Toc242301789 \h </w:instrText>
        </w:r>
        <w:r>
          <w:rPr>
            <w:noProof/>
            <w:webHidden/>
          </w:rPr>
        </w:r>
        <w:r>
          <w:rPr>
            <w:noProof/>
            <w:webHidden/>
          </w:rPr>
          <w:fldChar w:fldCharType="separate"/>
        </w:r>
        <w:r>
          <w:rPr>
            <w:noProof/>
            <w:webHidden/>
          </w:rPr>
          <w:t>17</w:t>
        </w:r>
        <w:r>
          <w:rPr>
            <w:noProof/>
            <w:webHidden/>
          </w:rPr>
          <w:fldChar w:fldCharType="end"/>
        </w:r>
        <w:r w:rsidRPr="00673753">
          <w:rPr>
            <w:rStyle w:val="af3"/>
            <w:noProof/>
          </w:rPr>
          <w:fldChar w:fldCharType="end"/>
        </w:r>
      </w:ins>
    </w:p>
    <w:p w14:paraId="7FCBD2D7" w14:textId="2130067C" w:rsidR="00946361" w:rsidRDefault="00946361">
      <w:pPr>
        <w:pStyle w:val="20"/>
        <w:tabs>
          <w:tab w:val="left" w:pos="1440"/>
          <w:tab w:val="right" w:leader="dot" w:pos="8494"/>
        </w:tabs>
        <w:rPr>
          <w:ins w:id="3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3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연체이자</w:t>
        </w:r>
        <w:r>
          <w:rPr>
            <w:noProof/>
            <w:webHidden/>
          </w:rPr>
          <w:tab/>
        </w:r>
        <w:r>
          <w:rPr>
            <w:noProof/>
            <w:webHidden/>
          </w:rPr>
          <w:fldChar w:fldCharType="begin"/>
        </w:r>
        <w:r>
          <w:rPr>
            <w:noProof/>
            <w:webHidden/>
          </w:rPr>
          <w:instrText xml:space="preserve"> PAGEREF _Toc242301790 \h </w:instrText>
        </w:r>
        <w:r>
          <w:rPr>
            <w:noProof/>
            <w:webHidden/>
          </w:rPr>
        </w:r>
        <w:r>
          <w:rPr>
            <w:noProof/>
            <w:webHidden/>
          </w:rPr>
          <w:fldChar w:fldCharType="separate"/>
        </w:r>
        <w:r>
          <w:rPr>
            <w:noProof/>
            <w:webHidden/>
          </w:rPr>
          <w:t>17</w:t>
        </w:r>
        <w:r>
          <w:rPr>
            <w:noProof/>
            <w:webHidden/>
          </w:rPr>
          <w:fldChar w:fldCharType="end"/>
        </w:r>
        <w:r w:rsidRPr="00673753">
          <w:rPr>
            <w:rStyle w:val="af3"/>
            <w:noProof/>
          </w:rPr>
          <w:fldChar w:fldCharType="end"/>
        </w:r>
      </w:ins>
    </w:p>
    <w:p w14:paraId="4964871A" w14:textId="17CC5ECB" w:rsidR="00946361" w:rsidRDefault="00946361">
      <w:pPr>
        <w:pStyle w:val="20"/>
        <w:tabs>
          <w:tab w:val="left" w:pos="1440"/>
          <w:tab w:val="right" w:leader="dot" w:pos="8494"/>
        </w:tabs>
        <w:rPr>
          <w:ins w:id="4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4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이자지급일</w:t>
        </w:r>
        <w:r>
          <w:rPr>
            <w:noProof/>
            <w:webHidden/>
          </w:rPr>
          <w:tab/>
        </w:r>
        <w:r>
          <w:rPr>
            <w:noProof/>
            <w:webHidden/>
          </w:rPr>
          <w:fldChar w:fldCharType="begin"/>
        </w:r>
        <w:r>
          <w:rPr>
            <w:noProof/>
            <w:webHidden/>
          </w:rPr>
          <w:instrText xml:space="preserve"> PAGEREF _Toc242301791 \h </w:instrText>
        </w:r>
        <w:r>
          <w:rPr>
            <w:noProof/>
            <w:webHidden/>
          </w:rPr>
        </w:r>
        <w:r>
          <w:rPr>
            <w:noProof/>
            <w:webHidden/>
          </w:rPr>
          <w:fldChar w:fldCharType="separate"/>
        </w:r>
        <w:r>
          <w:rPr>
            <w:noProof/>
            <w:webHidden/>
          </w:rPr>
          <w:t>17</w:t>
        </w:r>
        <w:r>
          <w:rPr>
            <w:noProof/>
            <w:webHidden/>
          </w:rPr>
          <w:fldChar w:fldCharType="end"/>
        </w:r>
        <w:r w:rsidRPr="00673753">
          <w:rPr>
            <w:rStyle w:val="af3"/>
            <w:noProof/>
          </w:rPr>
          <w:fldChar w:fldCharType="end"/>
        </w:r>
      </w:ins>
    </w:p>
    <w:p w14:paraId="309FDA2C" w14:textId="1554B4F0" w:rsidR="00946361" w:rsidRDefault="00946361">
      <w:pPr>
        <w:pStyle w:val="20"/>
        <w:tabs>
          <w:tab w:val="left" w:pos="1440"/>
          <w:tab w:val="right" w:leader="dot" w:pos="8494"/>
        </w:tabs>
        <w:rPr>
          <w:ins w:id="4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4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이자의</w:t>
        </w:r>
        <w:r w:rsidRPr="00673753">
          <w:rPr>
            <w:rStyle w:val="af3"/>
            <w:noProof/>
          </w:rPr>
          <w:t xml:space="preserve"> </w:t>
        </w:r>
        <w:r w:rsidRPr="00673753">
          <w:rPr>
            <w:rStyle w:val="af3"/>
            <w:noProof/>
          </w:rPr>
          <w:t>계산</w:t>
        </w:r>
        <w:r>
          <w:rPr>
            <w:noProof/>
            <w:webHidden/>
          </w:rPr>
          <w:tab/>
        </w:r>
        <w:r>
          <w:rPr>
            <w:noProof/>
            <w:webHidden/>
          </w:rPr>
          <w:fldChar w:fldCharType="begin"/>
        </w:r>
        <w:r>
          <w:rPr>
            <w:noProof/>
            <w:webHidden/>
          </w:rPr>
          <w:instrText xml:space="preserve"> PAGEREF _Toc242301792 \h </w:instrText>
        </w:r>
        <w:r>
          <w:rPr>
            <w:noProof/>
            <w:webHidden/>
          </w:rPr>
        </w:r>
        <w:r>
          <w:rPr>
            <w:noProof/>
            <w:webHidden/>
          </w:rPr>
          <w:fldChar w:fldCharType="separate"/>
        </w:r>
        <w:r>
          <w:rPr>
            <w:noProof/>
            <w:webHidden/>
          </w:rPr>
          <w:t>18</w:t>
        </w:r>
        <w:r>
          <w:rPr>
            <w:noProof/>
            <w:webHidden/>
          </w:rPr>
          <w:fldChar w:fldCharType="end"/>
        </w:r>
        <w:r w:rsidRPr="00673753">
          <w:rPr>
            <w:rStyle w:val="af3"/>
            <w:noProof/>
          </w:rPr>
          <w:fldChar w:fldCharType="end"/>
        </w:r>
      </w:ins>
    </w:p>
    <w:p w14:paraId="7F8188C5" w14:textId="4D665409" w:rsidR="00946361" w:rsidRDefault="00946361">
      <w:pPr>
        <w:pStyle w:val="10"/>
        <w:tabs>
          <w:tab w:val="left" w:pos="1200"/>
          <w:tab w:val="right" w:leader="dot" w:pos="8494"/>
        </w:tabs>
        <w:rPr>
          <w:ins w:id="4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4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6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수수료</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비용</w:t>
        </w:r>
        <w:r>
          <w:rPr>
            <w:noProof/>
            <w:webHidden/>
          </w:rPr>
          <w:tab/>
        </w:r>
        <w:r>
          <w:rPr>
            <w:noProof/>
            <w:webHidden/>
          </w:rPr>
          <w:fldChar w:fldCharType="begin"/>
        </w:r>
        <w:r>
          <w:rPr>
            <w:noProof/>
            <w:webHidden/>
          </w:rPr>
          <w:instrText xml:space="preserve"> PAGEREF _Toc242301793 \h </w:instrText>
        </w:r>
        <w:r>
          <w:rPr>
            <w:noProof/>
            <w:webHidden/>
          </w:rPr>
        </w:r>
        <w:r>
          <w:rPr>
            <w:noProof/>
            <w:webHidden/>
          </w:rPr>
          <w:fldChar w:fldCharType="separate"/>
        </w:r>
        <w:r>
          <w:rPr>
            <w:noProof/>
            <w:webHidden/>
          </w:rPr>
          <w:t>18</w:t>
        </w:r>
        <w:r>
          <w:rPr>
            <w:noProof/>
            <w:webHidden/>
          </w:rPr>
          <w:fldChar w:fldCharType="end"/>
        </w:r>
        <w:r w:rsidRPr="00673753">
          <w:rPr>
            <w:rStyle w:val="af3"/>
            <w:noProof/>
          </w:rPr>
          <w:fldChar w:fldCharType="end"/>
        </w:r>
      </w:ins>
    </w:p>
    <w:p w14:paraId="2768F603" w14:textId="09CB2BF7" w:rsidR="00946361" w:rsidRDefault="00946361">
      <w:pPr>
        <w:pStyle w:val="20"/>
        <w:tabs>
          <w:tab w:val="left" w:pos="1440"/>
          <w:tab w:val="right" w:leader="dot" w:pos="8494"/>
        </w:tabs>
        <w:rPr>
          <w:ins w:id="4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4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수수료</w:t>
        </w:r>
        <w:r>
          <w:rPr>
            <w:noProof/>
            <w:webHidden/>
          </w:rPr>
          <w:tab/>
        </w:r>
        <w:r>
          <w:rPr>
            <w:noProof/>
            <w:webHidden/>
          </w:rPr>
          <w:fldChar w:fldCharType="begin"/>
        </w:r>
        <w:r>
          <w:rPr>
            <w:noProof/>
            <w:webHidden/>
          </w:rPr>
          <w:instrText xml:space="preserve"> PAGEREF _Toc242301794 \h </w:instrText>
        </w:r>
        <w:r>
          <w:rPr>
            <w:noProof/>
            <w:webHidden/>
          </w:rPr>
        </w:r>
        <w:r>
          <w:rPr>
            <w:noProof/>
            <w:webHidden/>
          </w:rPr>
          <w:fldChar w:fldCharType="separate"/>
        </w:r>
        <w:r>
          <w:rPr>
            <w:noProof/>
            <w:webHidden/>
          </w:rPr>
          <w:t>18</w:t>
        </w:r>
        <w:r>
          <w:rPr>
            <w:noProof/>
            <w:webHidden/>
          </w:rPr>
          <w:fldChar w:fldCharType="end"/>
        </w:r>
        <w:r w:rsidRPr="00673753">
          <w:rPr>
            <w:rStyle w:val="af3"/>
            <w:noProof/>
          </w:rPr>
          <w:fldChar w:fldCharType="end"/>
        </w:r>
      </w:ins>
    </w:p>
    <w:p w14:paraId="00B2A217" w14:textId="23526CC1" w:rsidR="00946361" w:rsidRDefault="00946361">
      <w:pPr>
        <w:pStyle w:val="20"/>
        <w:tabs>
          <w:tab w:val="left" w:pos="1440"/>
          <w:tab w:val="right" w:leader="dot" w:pos="8494"/>
        </w:tabs>
        <w:rPr>
          <w:ins w:id="4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4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비용</w:t>
        </w:r>
        <w:r>
          <w:rPr>
            <w:noProof/>
            <w:webHidden/>
          </w:rPr>
          <w:tab/>
        </w:r>
        <w:r>
          <w:rPr>
            <w:noProof/>
            <w:webHidden/>
          </w:rPr>
          <w:fldChar w:fldCharType="begin"/>
        </w:r>
        <w:r>
          <w:rPr>
            <w:noProof/>
            <w:webHidden/>
          </w:rPr>
          <w:instrText xml:space="preserve"> PAGEREF _Toc242301795 \h </w:instrText>
        </w:r>
        <w:r>
          <w:rPr>
            <w:noProof/>
            <w:webHidden/>
          </w:rPr>
        </w:r>
        <w:r>
          <w:rPr>
            <w:noProof/>
            <w:webHidden/>
          </w:rPr>
          <w:fldChar w:fldCharType="separate"/>
        </w:r>
        <w:r>
          <w:rPr>
            <w:noProof/>
            <w:webHidden/>
          </w:rPr>
          <w:t>18</w:t>
        </w:r>
        <w:r>
          <w:rPr>
            <w:noProof/>
            <w:webHidden/>
          </w:rPr>
          <w:fldChar w:fldCharType="end"/>
        </w:r>
        <w:r w:rsidRPr="00673753">
          <w:rPr>
            <w:rStyle w:val="af3"/>
            <w:noProof/>
          </w:rPr>
          <w:fldChar w:fldCharType="end"/>
        </w:r>
      </w:ins>
    </w:p>
    <w:p w14:paraId="60010D64" w14:textId="51A23244" w:rsidR="00946361" w:rsidRDefault="00946361">
      <w:pPr>
        <w:pStyle w:val="20"/>
        <w:tabs>
          <w:tab w:val="left" w:pos="1440"/>
          <w:tab w:val="right" w:leader="dot" w:pos="8494"/>
        </w:tabs>
        <w:rPr>
          <w:ins w:id="5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5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지급의</w:t>
        </w:r>
        <w:r w:rsidRPr="00673753">
          <w:rPr>
            <w:rStyle w:val="af3"/>
            <w:noProof/>
          </w:rPr>
          <w:t xml:space="preserve"> </w:t>
        </w:r>
        <w:r w:rsidRPr="00673753">
          <w:rPr>
            <w:rStyle w:val="af3"/>
            <w:noProof/>
          </w:rPr>
          <w:t>지연</w:t>
        </w:r>
        <w:r>
          <w:rPr>
            <w:noProof/>
            <w:webHidden/>
          </w:rPr>
          <w:tab/>
        </w:r>
        <w:r>
          <w:rPr>
            <w:noProof/>
            <w:webHidden/>
          </w:rPr>
          <w:fldChar w:fldCharType="begin"/>
        </w:r>
        <w:r>
          <w:rPr>
            <w:noProof/>
            <w:webHidden/>
          </w:rPr>
          <w:instrText xml:space="preserve"> PAGEREF _Toc242301796 \h </w:instrText>
        </w:r>
        <w:r>
          <w:rPr>
            <w:noProof/>
            <w:webHidden/>
          </w:rPr>
        </w:r>
        <w:r>
          <w:rPr>
            <w:noProof/>
            <w:webHidden/>
          </w:rPr>
          <w:fldChar w:fldCharType="separate"/>
        </w:r>
        <w:r>
          <w:rPr>
            <w:noProof/>
            <w:webHidden/>
          </w:rPr>
          <w:t>19</w:t>
        </w:r>
        <w:r>
          <w:rPr>
            <w:noProof/>
            <w:webHidden/>
          </w:rPr>
          <w:fldChar w:fldCharType="end"/>
        </w:r>
        <w:r w:rsidRPr="00673753">
          <w:rPr>
            <w:rStyle w:val="af3"/>
            <w:noProof/>
          </w:rPr>
          <w:fldChar w:fldCharType="end"/>
        </w:r>
      </w:ins>
    </w:p>
    <w:p w14:paraId="236BA8A5" w14:textId="050B757B" w:rsidR="00946361" w:rsidRDefault="00946361">
      <w:pPr>
        <w:pStyle w:val="10"/>
        <w:tabs>
          <w:tab w:val="left" w:pos="1200"/>
          <w:tab w:val="right" w:leader="dot" w:pos="8494"/>
        </w:tabs>
        <w:rPr>
          <w:ins w:id="5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5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7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상환</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변제의</w:t>
        </w:r>
        <w:r w:rsidRPr="00673753">
          <w:rPr>
            <w:rStyle w:val="af3"/>
            <w:noProof/>
          </w:rPr>
          <w:t xml:space="preserve"> </w:t>
        </w:r>
        <w:r w:rsidRPr="00673753">
          <w:rPr>
            <w:rStyle w:val="af3"/>
            <w:noProof/>
          </w:rPr>
          <w:t>충당</w:t>
        </w:r>
        <w:r>
          <w:rPr>
            <w:noProof/>
            <w:webHidden/>
          </w:rPr>
          <w:tab/>
        </w:r>
        <w:r>
          <w:rPr>
            <w:noProof/>
            <w:webHidden/>
          </w:rPr>
          <w:fldChar w:fldCharType="begin"/>
        </w:r>
        <w:r>
          <w:rPr>
            <w:noProof/>
            <w:webHidden/>
          </w:rPr>
          <w:instrText xml:space="preserve"> PAGEREF _Toc242301797 \h </w:instrText>
        </w:r>
        <w:r>
          <w:rPr>
            <w:noProof/>
            <w:webHidden/>
          </w:rPr>
        </w:r>
        <w:r>
          <w:rPr>
            <w:noProof/>
            <w:webHidden/>
          </w:rPr>
          <w:fldChar w:fldCharType="separate"/>
        </w:r>
        <w:r>
          <w:rPr>
            <w:noProof/>
            <w:webHidden/>
          </w:rPr>
          <w:t>19</w:t>
        </w:r>
        <w:r>
          <w:rPr>
            <w:noProof/>
            <w:webHidden/>
          </w:rPr>
          <w:fldChar w:fldCharType="end"/>
        </w:r>
        <w:r w:rsidRPr="00673753">
          <w:rPr>
            <w:rStyle w:val="af3"/>
            <w:noProof/>
          </w:rPr>
          <w:fldChar w:fldCharType="end"/>
        </w:r>
      </w:ins>
    </w:p>
    <w:p w14:paraId="743195C9" w14:textId="49A8FAC2" w:rsidR="00946361" w:rsidRDefault="00946361">
      <w:pPr>
        <w:pStyle w:val="20"/>
        <w:tabs>
          <w:tab w:val="left" w:pos="1440"/>
          <w:tab w:val="right" w:leader="dot" w:pos="8494"/>
        </w:tabs>
        <w:rPr>
          <w:ins w:id="5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5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원금의</w:t>
        </w:r>
        <w:r w:rsidRPr="00673753">
          <w:rPr>
            <w:rStyle w:val="af3"/>
            <w:noProof/>
          </w:rPr>
          <w:t xml:space="preserve"> </w:t>
        </w:r>
        <w:r w:rsidRPr="00673753">
          <w:rPr>
            <w:rStyle w:val="af3"/>
            <w:noProof/>
          </w:rPr>
          <w:t>상환</w:t>
        </w:r>
        <w:r>
          <w:rPr>
            <w:noProof/>
            <w:webHidden/>
          </w:rPr>
          <w:tab/>
        </w:r>
        <w:r>
          <w:rPr>
            <w:noProof/>
            <w:webHidden/>
          </w:rPr>
          <w:fldChar w:fldCharType="begin"/>
        </w:r>
        <w:r>
          <w:rPr>
            <w:noProof/>
            <w:webHidden/>
          </w:rPr>
          <w:instrText xml:space="preserve"> PAGEREF _Toc242301798 \h </w:instrText>
        </w:r>
        <w:r>
          <w:rPr>
            <w:noProof/>
            <w:webHidden/>
          </w:rPr>
        </w:r>
        <w:r>
          <w:rPr>
            <w:noProof/>
            <w:webHidden/>
          </w:rPr>
          <w:fldChar w:fldCharType="separate"/>
        </w:r>
        <w:r>
          <w:rPr>
            <w:noProof/>
            <w:webHidden/>
          </w:rPr>
          <w:t>19</w:t>
        </w:r>
        <w:r>
          <w:rPr>
            <w:noProof/>
            <w:webHidden/>
          </w:rPr>
          <w:fldChar w:fldCharType="end"/>
        </w:r>
        <w:r w:rsidRPr="00673753">
          <w:rPr>
            <w:rStyle w:val="af3"/>
            <w:noProof/>
          </w:rPr>
          <w:fldChar w:fldCharType="end"/>
        </w:r>
      </w:ins>
    </w:p>
    <w:p w14:paraId="2D4C23AD" w14:textId="4E497EB8" w:rsidR="00946361" w:rsidRDefault="00946361">
      <w:pPr>
        <w:pStyle w:val="20"/>
        <w:tabs>
          <w:tab w:val="left" w:pos="1440"/>
          <w:tab w:val="right" w:leader="dot" w:pos="8494"/>
        </w:tabs>
        <w:rPr>
          <w:ins w:id="5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5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"_Toc242301799"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임의적</w:t>
        </w:r>
        <w:r w:rsidRPr="00673753">
          <w:rPr>
            <w:rStyle w:val="af3"/>
            <w:noProof/>
          </w:rPr>
          <w:t xml:space="preserve"> </w:t>
        </w:r>
        <w:r w:rsidRPr="00673753">
          <w:rPr>
            <w:rStyle w:val="af3"/>
            <w:noProof/>
          </w:rPr>
          <w:t>조기상환</w:t>
        </w:r>
        <w:r>
          <w:rPr>
            <w:noProof/>
            <w:webHidden/>
          </w:rPr>
          <w:tab/>
        </w:r>
        <w:r>
          <w:rPr>
            <w:noProof/>
            <w:webHidden/>
          </w:rPr>
          <w:fldChar w:fldCharType="begin"/>
        </w:r>
        <w:r>
          <w:rPr>
            <w:noProof/>
            <w:webHidden/>
          </w:rPr>
          <w:instrText xml:space="preserve"> PAGEREF _Toc242301799 \h </w:instrText>
        </w:r>
        <w:r>
          <w:rPr>
            <w:noProof/>
            <w:webHidden/>
          </w:rPr>
        </w:r>
        <w:r>
          <w:rPr>
            <w:noProof/>
            <w:webHidden/>
          </w:rPr>
          <w:fldChar w:fldCharType="separate"/>
        </w:r>
        <w:r>
          <w:rPr>
            <w:noProof/>
            <w:webHidden/>
          </w:rPr>
          <w:t>19</w:t>
        </w:r>
        <w:r>
          <w:rPr>
            <w:noProof/>
            <w:webHidden/>
          </w:rPr>
          <w:fldChar w:fldCharType="end"/>
        </w:r>
        <w:r w:rsidRPr="00673753">
          <w:rPr>
            <w:rStyle w:val="af3"/>
            <w:noProof/>
          </w:rPr>
          <w:fldChar w:fldCharType="end"/>
        </w:r>
      </w:ins>
    </w:p>
    <w:p w14:paraId="5D016DCD" w14:textId="3498353F" w:rsidR="00946361" w:rsidRDefault="00946361">
      <w:pPr>
        <w:pStyle w:val="20"/>
        <w:tabs>
          <w:tab w:val="left" w:pos="1440"/>
          <w:tab w:val="right" w:leader="dot" w:pos="8494"/>
        </w:tabs>
        <w:rPr>
          <w:ins w:id="5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5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의무적</w:t>
        </w:r>
        <w:r w:rsidRPr="00673753">
          <w:rPr>
            <w:rStyle w:val="af3"/>
            <w:noProof/>
          </w:rPr>
          <w:t xml:space="preserve"> </w:t>
        </w:r>
        <w:r w:rsidRPr="00673753">
          <w:rPr>
            <w:rStyle w:val="af3"/>
            <w:noProof/>
          </w:rPr>
          <w:t>조기상환</w:t>
        </w:r>
        <w:r>
          <w:rPr>
            <w:noProof/>
            <w:webHidden/>
          </w:rPr>
          <w:tab/>
        </w:r>
        <w:r>
          <w:rPr>
            <w:noProof/>
            <w:webHidden/>
          </w:rPr>
          <w:fldChar w:fldCharType="begin"/>
        </w:r>
        <w:r>
          <w:rPr>
            <w:noProof/>
            <w:webHidden/>
          </w:rPr>
          <w:instrText xml:space="preserve"> PAGEREF _Toc242301800 \h </w:instrText>
        </w:r>
        <w:r>
          <w:rPr>
            <w:noProof/>
            <w:webHidden/>
          </w:rPr>
        </w:r>
        <w:r>
          <w:rPr>
            <w:noProof/>
            <w:webHidden/>
          </w:rPr>
          <w:fldChar w:fldCharType="separate"/>
        </w:r>
        <w:r>
          <w:rPr>
            <w:noProof/>
            <w:webHidden/>
          </w:rPr>
          <w:t>21</w:t>
        </w:r>
        <w:r>
          <w:rPr>
            <w:noProof/>
            <w:webHidden/>
          </w:rPr>
          <w:fldChar w:fldCharType="end"/>
        </w:r>
        <w:r w:rsidRPr="00673753">
          <w:rPr>
            <w:rStyle w:val="af3"/>
            <w:noProof/>
          </w:rPr>
          <w:fldChar w:fldCharType="end"/>
        </w:r>
      </w:ins>
    </w:p>
    <w:p w14:paraId="1ADE3607" w14:textId="76D4B0C2" w:rsidR="00946361" w:rsidRDefault="00946361">
      <w:pPr>
        <w:pStyle w:val="20"/>
        <w:tabs>
          <w:tab w:val="left" w:pos="1440"/>
          <w:tab w:val="right" w:leader="dot" w:pos="8494"/>
        </w:tabs>
        <w:rPr>
          <w:ins w:id="6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6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변제의</w:t>
        </w:r>
        <w:r w:rsidRPr="00673753">
          <w:rPr>
            <w:rStyle w:val="af3"/>
            <w:noProof/>
          </w:rPr>
          <w:t xml:space="preserve"> </w:t>
        </w:r>
        <w:r w:rsidRPr="00673753">
          <w:rPr>
            <w:rStyle w:val="af3"/>
            <w:noProof/>
          </w:rPr>
          <w:t>충당</w:t>
        </w:r>
        <w:r>
          <w:rPr>
            <w:noProof/>
            <w:webHidden/>
          </w:rPr>
          <w:tab/>
        </w:r>
        <w:r>
          <w:rPr>
            <w:noProof/>
            <w:webHidden/>
          </w:rPr>
          <w:fldChar w:fldCharType="begin"/>
        </w:r>
        <w:r>
          <w:rPr>
            <w:noProof/>
            <w:webHidden/>
          </w:rPr>
          <w:instrText xml:space="preserve"> PAGEREF _Toc242301801 \h </w:instrText>
        </w:r>
        <w:r>
          <w:rPr>
            <w:noProof/>
            <w:webHidden/>
          </w:rPr>
        </w:r>
        <w:r>
          <w:rPr>
            <w:noProof/>
            <w:webHidden/>
          </w:rPr>
          <w:fldChar w:fldCharType="separate"/>
        </w:r>
        <w:r>
          <w:rPr>
            <w:noProof/>
            <w:webHidden/>
          </w:rPr>
          <w:t>21</w:t>
        </w:r>
        <w:r>
          <w:rPr>
            <w:noProof/>
            <w:webHidden/>
          </w:rPr>
          <w:fldChar w:fldCharType="end"/>
        </w:r>
        <w:r w:rsidRPr="00673753">
          <w:rPr>
            <w:rStyle w:val="af3"/>
            <w:noProof/>
          </w:rPr>
          <w:fldChar w:fldCharType="end"/>
        </w:r>
      </w:ins>
    </w:p>
    <w:p w14:paraId="59CB7B3D" w14:textId="57B1057F" w:rsidR="00946361" w:rsidRDefault="00946361">
      <w:pPr>
        <w:pStyle w:val="20"/>
        <w:tabs>
          <w:tab w:val="left" w:pos="1440"/>
          <w:tab w:val="right" w:leader="dot" w:pos="8494"/>
        </w:tabs>
        <w:rPr>
          <w:ins w:id="6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6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대출약정의</w:t>
        </w:r>
        <w:r w:rsidRPr="00673753">
          <w:rPr>
            <w:rStyle w:val="af3"/>
            <w:noProof/>
          </w:rPr>
          <w:t xml:space="preserve"> </w:t>
        </w:r>
        <w:r w:rsidRPr="00673753">
          <w:rPr>
            <w:rStyle w:val="af3"/>
            <w:noProof/>
          </w:rPr>
          <w:t>종료</w:t>
        </w:r>
        <w:r>
          <w:rPr>
            <w:noProof/>
            <w:webHidden/>
          </w:rPr>
          <w:tab/>
        </w:r>
        <w:r>
          <w:rPr>
            <w:noProof/>
            <w:webHidden/>
          </w:rPr>
          <w:fldChar w:fldCharType="begin"/>
        </w:r>
        <w:r>
          <w:rPr>
            <w:noProof/>
            <w:webHidden/>
          </w:rPr>
          <w:instrText xml:space="preserve"> PAGEREF _Toc242301802 \h </w:instrText>
        </w:r>
        <w:r>
          <w:rPr>
            <w:noProof/>
            <w:webHidden/>
          </w:rPr>
        </w:r>
        <w:r>
          <w:rPr>
            <w:noProof/>
            <w:webHidden/>
          </w:rPr>
          <w:fldChar w:fldCharType="separate"/>
        </w:r>
        <w:r>
          <w:rPr>
            <w:noProof/>
            <w:webHidden/>
          </w:rPr>
          <w:t>22</w:t>
        </w:r>
        <w:r>
          <w:rPr>
            <w:noProof/>
            <w:webHidden/>
          </w:rPr>
          <w:fldChar w:fldCharType="end"/>
        </w:r>
        <w:r w:rsidRPr="00673753">
          <w:rPr>
            <w:rStyle w:val="af3"/>
            <w:noProof/>
          </w:rPr>
          <w:fldChar w:fldCharType="end"/>
        </w:r>
      </w:ins>
    </w:p>
    <w:p w14:paraId="6E43C50C" w14:textId="77E64676" w:rsidR="00946361" w:rsidRDefault="00946361">
      <w:pPr>
        <w:pStyle w:val="20"/>
        <w:tabs>
          <w:tab w:val="left" w:pos="1440"/>
          <w:tab w:val="right" w:leader="dot" w:pos="8494"/>
        </w:tabs>
        <w:rPr>
          <w:ins w:id="6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6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영업일</w:t>
        </w:r>
        <w:r>
          <w:rPr>
            <w:noProof/>
            <w:webHidden/>
          </w:rPr>
          <w:tab/>
        </w:r>
        <w:r>
          <w:rPr>
            <w:noProof/>
            <w:webHidden/>
          </w:rPr>
          <w:fldChar w:fldCharType="begin"/>
        </w:r>
        <w:r>
          <w:rPr>
            <w:noProof/>
            <w:webHidden/>
          </w:rPr>
          <w:instrText xml:space="preserve"> PAGEREF _Toc242301803 \h </w:instrText>
        </w:r>
        <w:r>
          <w:rPr>
            <w:noProof/>
            <w:webHidden/>
          </w:rPr>
        </w:r>
        <w:r>
          <w:rPr>
            <w:noProof/>
            <w:webHidden/>
          </w:rPr>
          <w:fldChar w:fldCharType="separate"/>
        </w:r>
        <w:r>
          <w:rPr>
            <w:noProof/>
            <w:webHidden/>
          </w:rPr>
          <w:t>22</w:t>
        </w:r>
        <w:r>
          <w:rPr>
            <w:noProof/>
            <w:webHidden/>
          </w:rPr>
          <w:fldChar w:fldCharType="end"/>
        </w:r>
        <w:r w:rsidRPr="00673753">
          <w:rPr>
            <w:rStyle w:val="af3"/>
            <w:noProof/>
          </w:rPr>
          <w:fldChar w:fldCharType="end"/>
        </w:r>
      </w:ins>
    </w:p>
    <w:p w14:paraId="38EB6129" w14:textId="62A72D7D" w:rsidR="00946361" w:rsidRDefault="00946361">
      <w:pPr>
        <w:pStyle w:val="20"/>
        <w:tabs>
          <w:tab w:val="left" w:pos="1440"/>
          <w:tab w:val="right" w:leader="dot" w:pos="8494"/>
        </w:tabs>
        <w:rPr>
          <w:ins w:id="6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6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7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지급방법</w:t>
        </w:r>
        <w:r>
          <w:rPr>
            <w:noProof/>
            <w:webHidden/>
          </w:rPr>
          <w:tab/>
        </w:r>
        <w:r>
          <w:rPr>
            <w:noProof/>
            <w:webHidden/>
          </w:rPr>
          <w:fldChar w:fldCharType="begin"/>
        </w:r>
        <w:r>
          <w:rPr>
            <w:noProof/>
            <w:webHidden/>
          </w:rPr>
          <w:instrText xml:space="preserve"> PAGEREF _Toc242301804 \h </w:instrText>
        </w:r>
        <w:r>
          <w:rPr>
            <w:noProof/>
            <w:webHidden/>
          </w:rPr>
        </w:r>
        <w:r>
          <w:rPr>
            <w:noProof/>
            <w:webHidden/>
          </w:rPr>
          <w:fldChar w:fldCharType="separate"/>
        </w:r>
        <w:r>
          <w:rPr>
            <w:noProof/>
            <w:webHidden/>
          </w:rPr>
          <w:t>22</w:t>
        </w:r>
        <w:r>
          <w:rPr>
            <w:noProof/>
            <w:webHidden/>
          </w:rPr>
          <w:fldChar w:fldCharType="end"/>
        </w:r>
        <w:r w:rsidRPr="00673753">
          <w:rPr>
            <w:rStyle w:val="af3"/>
            <w:noProof/>
          </w:rPr>
          <w:fldChar w:fldCharType="end"/>
        </w:r>
      </w:ins>
    </w:p>
    <w:p w14:paraId="38FB28DA" w14:textId="1CCC6088" w:rsidR="00946361" w:rsidRDefault="00946361">
      <w:pPr>
        <w:pStyle w:val="10"/>
        <w:tabs>
          <w:tab w:val="left" w:pos="1200"/>
          <w:tab w:val="right" w:leader="dot" w:pos="8494"/>
        </w:tabs>
        <w:rPr>
          <w:ins w:id="6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69" w:author="BKL" w:date="2026-10-07T21:42:00Z" w16du:dateUtc="2026-10-07T12:42:00Z">
        <w:r w:rsidRPr="00673753">
          <w:rPr>
            <w:rStyle w:val="af3"/>
            <w:noProof/>
          </w:rPr>
          <w:lastRenderedPageBreak/>
          <w:fldChar w:fldCharType="begin"/>
        </w:r>
        <w:r w:rsidRPr="00673753">
          <w:rPr>
            <w:rStyle w:val="af3"/>
            <w:noProof/>
          </w:rPr>
          <w:instrText xml:space="preserve"> </w:instrText>
        </w:r>
        <w:r>
          <w:rPr>
            <w:noProof/>
          </w:rPr>
          <w:instrText>HYPERLINK \l "_Toc242301805"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8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자금의</w:t>
        </w:r>
        <w:r w:rsidRPr="00673753">
          <w:rPr>
            <w:rStyle w:val="af3"/>
            <w:noProof/>
          </w:rPr>
          <w:t xml:space="preserve"> </w:t>
        </w:r>
        <w:r w:rsidRPr="00673753">
          <w:rPr>
            <w:rStyle w:val="af3"/>
            <w:noProof/>
          </w:rPr>
          <w:t>관리</w:t>
        </w:r>
        <w:r>
          <w:rPr>
            <w:noProof/>
            <w:webHidden/>
          </w:rPr>
          <w:tab/>
        </w:r>
        <w:r>
          <w:rPr>
            <w:noProof/>
            <w:webHidden/>
          </w:rPr>
          <w:fldChar w:fldCharType="begin"/>
        </w:r>
        <w:r>
          <w:rPr>
            <w:noProof/>
            <w:webHidden/>
          </w:rPr>
          <w:instrText xml:space="preserve"> PAGEREF _Toc242301805 \h </w:instrText>
        </w:r>
        <w:r>
          <w:rPr>
            <w:noProof/>
            <w:webHidden/>
          </w:rPr>
        </w:r>
        <w:r>
          <w:rPr>
            <w:noProof/>
            <w:webHidden/>
          </w:rPr>
          <w:fldChar w:fldCharType="separate"/>
        </w:r>
        <w:r>
          <w:rPr>
            <w:noProof/>
            <w:webHidden/>
          </w:rPr>
          <w:t>23</w:t>
        </w:r>
        <w:r>
          <w:rPr>
            <w:noProof/>
            <w:webHidden/>
          </w:rPr>
          <w:fldChar w:fldCharType="end"/>
        </w:r>
        <w:r w:rsidRPr="00673753">
          <w:rPr>
            <w:rStyle w:val="af3"/>
            <w:noProof/>
          </w:rPr>
          <w:fldChar w:fldCharType="end"/>
        </w:r>
      </w:ins>
    </w:p>
    <w:p w14:paraId="165B0D90" w14:textId="02C98281" w:rsidR="00946361" w:rsidRDefault="00946361">
      <w:pPr>
        <w:pStyle w:val="20"/>
        <w:tabs>
          <w:tab w:val="left" w:pos="1440"/>
          <w:tab w:val="right" w:leader="dot" w:pos="8494"/>
        </w:tabs>
        <w:rPr>
          <w:ins w:id="7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7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계좌의</w:t>
        </w:r>
        <w:r w:rsidRPr="00673753">
          <w:rPr>
            <w:rStyle w:val="af3"/>
            <w:noProof/>
          </w:rPr>
          <w:t xml:space="preserve"> </w:t>
        </w:r>
        <w:r w:rsidRPr="00673753">
          <w:rPr>
            <w:rStyle w:val="af3"/>
            <w:noProof/>
          </w:rPr>
          <w:t>개설</w:t>
        </w:r>
        <w:r>
          <w:rPr>
            <w:noProof/>
            <w:webHidden/>
          </w:rPr>
          <w:tab/>
        </w:r>
        <w:r>
          <w:rPr>
            <w:noProof/>
            <w:webHidden/>
          </w:rPr>
          <w:fldChar w:fldCharType="begin"/>
        </w:r>
        <w:r>
          <w:rPr>
            <w:noProof/>
            <w:webHidden/>
          </w:rPr>
          <w:instrText xml:space="preserve"> PAGEREF _Toc242301806 \h </w:instrText>
        </w:r>
        <w:r>
          <w:rPr>
            <w:noProof/>
            <w:webHidden/>
          </w:rPr>
        </w:r>
        <w:r>
          <w:rPr>
            <w:noProof/>
            <w:webHidden/>
          </w:rPr>
          <w:fldChar w:fldCharType="separate"/>
        </w:r>
        <w:r>
          <w:rPr>
            <w:noProof/>
            <w:webHidden/>
          </w:rPr>
          <w:t>23</w:t>
        </w:r>
        <w:r>
          <w:rPr>
            <w:noProof/>
            <w:webHidden/>
          </w:rPr>
          <w:fldChar w:fldCharType="end"/>
        </w:r>
        <w:r w:rsidRPr="00673753">
          <w:rPr>
            <w:rStyle w:val="af3"/>
            <w:noProof/>
          </w:rPr>
          <w:fldChar w:fldCharType="end"/>
        </w:r>
      </w:ins>
    </w:p>
    <w:p w14:paraId="3E240309" w14:textId="2A76F146" w:rsidR="00946361" w:rsidRDefault="00946361">
      <w:pPr>
        <w:pStyle w:val="20"/>
        <w:tabs>
          <w:tab w:val="left" w:pos="1440"/>
          <w:tab w:val="right" w:leader="dot" w:pos="8494"/>
        </w:tabs>
        <w:rPr>
          <w:ins w:id="7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7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대출금입금계좌</w:t>
        </w:r>
        <w:r>
          <w:rPr>
            <w:noProof/>
            <w:webHidden/>
          </w:rPr>
          <w:tab/>
        </w:r>
        <w:r>
          <w:rPr>
            <w:noProof/>
            <w:webHidden/>
          </w:rPr>
          <w:fldChar w:fldCharType="begin"/>
        </w:r>
        <w:r>
          <w:rPr>
            <w:noProof/>
            <w:webHidden/>
          </w:rPr>
          <w:instrText xml:space="preserve"> PAGEREF _Toc242301807 \h </w:instrText>
        </w:r>
        <w:r>
          <w:rPr>
            <w:noProof/>
            <w:webHidden/>
          </w:rPr>
        </w:r>
        <w:r>
          <w:rPr>
            <w:noProof/>
            <w:webHidden/>
          </w:rPr>
          <w:fldChar w:fldCharType="separate"/>
        </w:r>
        <w:r>
          <w:rPr>
            <w:noProof/>
            <w:webHidden/>
          </w:rPr>
          <w:t>23</w:t>
        </w:r>
        <w:r>
          <w:rPr>
            <w:noProof/>
            <w:webHidden/>
          </w:rPr>
          <w:fldChar w:fldCharType="end"/>
        </w:r>
        <w:r w:rsidRPr="00673753">
          <w:rPr>
            <w:rStyle w:val="af3"/>
            <w:noProof/>
          </w:rPr>
          <w:fldChar w:fldCharType="end"/>
        </w:r>
      </w:ins>
    </w:p>
    <w:p w14:paraId="0695532E" w14:textId="5B8751E8" w:rsidR="00946361" w:rsidRDefault="00946361">
      <w:pPr>
        <w:pStyle w:val="20"/>
        <w:tabs>
          <w:tab w:val="left" w:pos="1440"/>
          <w:tab w:val="right" w:leader="dot" w:pos="8494"/>
        </w:tabs>
        <w:rPr>
          <w:ins w:id="7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7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수입금계좌</w:t>
        </w:r>
        <w:r>
          <w:rPr>
            <w:noProof/>
            <w:webHidden/>
          </w:rPr>
          <w:tab/>
        </w:r>
        <w:r>
          <w:rPr>
            <w:noProof/>
            <w:webHidden/>
          </w:rPr>
          <w:fldChar w:fldCharType="begin"/>
        </w:r>
        <w:r>
          <w:rPr>
            <w:noProof/>
            <w:webHidden/>
          </w:rPr>
          <w:instrText xml:space="preserve"> PAGEREF _Toc242301808 \h </w:instrText>
        </w:r>
        <w:r>
          <w:rPr>
            <w:noProof/>
            <w:webHidden/>
          </w:rPr>
        </w:r>
        <w:r>
          <w:rPr>
            <w:noProof/>
            <w:webHidden/>
          </w:rPr>
          <w:fldChar w:fldCharType="separate"/>
        </w:r>
        <w:r>
          <w:rPr>
            <w:noProof/>
            <w:webHidden/>
          </w:rPr>
          <w:t>24</w:t>
        </w:r>
        <w:r>
          <w:rPr>
            <w:noProof/>
            <w:webHidden/>
          </w:rPr>
          <w:fldChar w:fldCharType="end"/>
        </w:r>
        <w:r w:rsidRPr="00673753">
          <w:rPr>
            <w:rStyle w:val="af3"/>
            <w:noProof/>
          </w:rPr>
          <w:fldChar w:fldCharType="end"/>
        </w:r>
      </w:ins>
    </w:p>
    <w:p w14:paraId="29A4B632" w14:textId="41D8CF12" w:rsidR="00946361" w:rsidRDefault="00946361">
      <w:pPr>
        <w:pStyle w:val="20"/>
        <w:tabs>
          <w:tab w:val="left" w:pos="1440"/>
          <w:tab w:val="right" w:leader="dot" w:pos="8494"/>
        </w:tabs>
        <w:rPr>
          <w:ins w:id="7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7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"_Toc242301809"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운영계좌</w:t>
        </w:r>
        <w:r>
          <w:rPr>
            <w:noProof/>
            <w:webHidden/>
          </w:rPr>
          <w:tab/>
        </w:r>
        <w:r>
          <w:rPr>
            <w:noProof/>
            <w:webHidden/>
          </w:rPr>
          <w:fldChar w:fldCharType="begin"/>
        </w:r>
        <w:r>
          <w:rPr>
            <w:noProof/>
            <w:webHidden/>
          </w:rPr>
          <w:instrText xml:space="preserve"> PAGEREF _Toc242301809 \h </w:instrText>
        </w:r>
        <w:r>
          <w:rPr>
            <w:noProof/>
            <w:webHidden/>
          </w:rPr>
        </w:r>
        <w:r>
          <w:rPr>
            <w:noProof/>
            <w:webHidden/>
          </w:rPr>
          <w:fldChar w:fldCharType="separate"/>
        </w:r>
        <w:r>
          <w:rPr>
            <w:noProof/>
            <w:webHidden/>
          </w:rPr>
          <w:t>24</w:t>
        </w:r>
        <w:r>
          <w:rPr>
            <w:noProof/>
            <w:webHidden/>
          </w:rPr>
          <w:fldChar w:fldCharType="end"/>
        </w:r>
        <w:r w:rsidRPr="00673753">
          <w:rPr>
            <w:rStyle w:val="af3"/>
            <w:noProof/>
          </w:rPr>
          <w:fldChar w:fldCharType="end"/>
        </w:r>
      </w:ins>
    </w:p>
    <w:p w14:paraId="2EEE75A1" w14:textId="733AC20C" w:rsidR="00946361" w:rsidRDefault="00946361">
      <w:pPr>
        <w:pStyle w:val="20"/>
        <w:tabs>
          <w:tab w:val="left" w:pos="1440"/>
          <w:tab w:val="right" w:leader="dot" w:pos="8494"/>
        </w:tabs>
        <w:rPr>
          <w:ins w:id="7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7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이자유보계좌</w:t>
        </w:r>
        <w:r>
          <w:rPr>
            <w:noProof/>
            <w:webHidden/>
          </w:rPr>
          <w:tab/>
        </w:r>
        <w:r>
          <w:rPr>
            <w:noProof/>
            <w:webHidden/>
          </w:rPr>
          <w:fldChar w:fldCharType="begin"/>
        </w:r>
        <w:r>
          <w:rPr>
            <w:noProof/>
            <w:webHidden/>
          </w:rPr>
          <w:instrText xml:space="preserve"> PAGEREF _Toc242301810 \h </w:instrText>
        </w:r>
        <w:r>
          <w:rPr>
            <w:noProof/>
            <w:webHidden/>
          </w:rPr>
        </w:r>
        <w:r>
          <w:rPr>
            <w:noProof/>
            <w:webHidden/>
          </w:rPr>
          <w:fldChar w:fldCharType="separate"/>
        </w:r>
        <w:r>
          <w:rPr>
            <w:noProof/>
            <w:webHidden/>
          </w:rPr>
          <w:t>25</w:t>
        </w:r>
        <w:r>
          <w:rPr>
            <w:noProof/>
            <w:webHidden/>
          </w:rPr>
          <w:fldChar w:fldCharType="end"/>
        </w:r>
        <w:r w:rsidRPr="00673753">
          <w:rPr>
            <w:rStyle w:val="af3"/>
            <w:noProof/>
          </w:rPr>
          <w:fldChar w:fldCharType="end"/>
        </w:r>
      </w:ins>
    </w:p>
    <w:p w14:paraId="0D2376AF" w14:textId="36D9BA15" w:rsidR="00946361" w:rsidRDefault="00946361">
      <w:pPr>
        <w:pStyle w:val="20"/>
        <w:tabs>
          <w:tab w:val="left" w:pos="1440"/>
          <w:tab w:val="right" w:leader="dot" w:pos="8494"/>
        </w:tabs>
        <w:rPr>
          <w:ins w:id="8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8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보험금수령계좌</w:t>
        </w:r>
        <w:r>
          <w:rPr>
            <w:noProof/>
            <w:webHidden/>
          </w:rPr>
          <w:tab/>
        </w:r>
        <w:r>
          <w:rPr>
            <w:noProof/>
            <w:webHidden/>
          </w:rPr>
          <w:fldChar w:fldCharType="begin"/>
        </w:r>
        <w:r>
          <w:rPr>
            <w:noProof/>
            <w:webHidden/>
          </w:rPr>
          <w:instrText xml:space="preserve"> PAGEREF _Toc242301811 \h </w:instrText>
        </w:r>
        <w:r>
          <w:rPr>
            <w:noProof/>
            <w:webHidden/>
          </w:rPr>
        </w:r>
        <w:r>
          <w:rPr>
            <w:noProof/>
            <w:webHidden/>
          </w:rPr>
          <w:fldChar w:fldCharType="separate"/>
        </w:r>
        <w:r>
          <w:rPr>
            <w:noProof/>
            <w:webHidden/>
          </w:rPr>
          <w:t>27</w:t>
        </w:r>
        <w:r>
          <w:rPr>
            <w:noProof/>
            <w:webHidden/>
          </w:rPr>
          <w:fldChar w:fldCharType="end"/>
        </w:r>
        <w:r w:rsidRPr="00673753">
          <w:rPr>
            <w:rStyle w:val="af3"/>
            <w:noProof/>
          </w:rPr>
          <w:fldChar w:fldCharType="end"/>
        </w:r>
      </w:ins>
    </w:p>
    <w:p w14:paraId="248CDF35" w14:textId="63A06AB0" w:rsidR="00946361" w:rsidRDefault="00946361">
      <w:pPr>
        <w:pStyle w:val="20"/>
        <w:tabs>
          <w:tab w:val="left" w:pos="1440"/>
          <w:tab w:val="right" w:leader="dot" w:pos="8494"/>
        </w:tabs>
        <w:rPr>
          <w:ins w:id="8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8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7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임대차보증금계좌의</w:t>
        </w:r>
        <w:r w:rsidRPr="00673753">
          <w:rPr>
            <w:rStyle w:val="af3"/>
            <w:noProof/>
          </w:rPr>
          <w:t xml:space="preserve"> </w:t>
        </w:r>
        <w:r w:rsidRPr="00673753">
          <w:rPr>
            <w:rStyle w:val="af3"/>
            <w:noProof/>
          </w:rPr>
          <w:t>추가</w:t>
        </w:r>
        <w:r w:rsidRPr="00673753">
          <w:rPr>
            <w:rStyle w:val="af3"/>
            <w:noProof/>
          </w:rPr>
          <w:t xml:space="preserve"> </w:t>
        </w:r>
        <w:r w:rsidRPr="00673753">
          <w:rPr>
            <w:rStyle w:val="af3"/>
            <w:noProof/>
          </w:rPr>
          <w:t>개설</w:t>
        </w:r>
        <w:r>
          <w:rPr>
            <w:noProof/>
            <w:webHidden/>
          </w:rPr>
          <w:tab/>
        </w:r>
        <w:r>
          <w:rPr>
            <w:noProof/>
            <w:webHidden/>
          </w:rPr>
          <w:fldChar w:fldCharType="begin"/>
        </w:r>
        <w:r>
          <w:rPr>
            <w:noProof/>
            <w:webHidden/>
          </w:rPr>
          <w:instrText xml:space="preserve"> PAGEREF _Toc242301812 \h </w:instrText>
        </w:r>
        <w:r>
          <w:rPr>
            <w:noProof/>
            <w:webHidden/>
          </w:rPr>
        </w:r>
        <w:r>
          <w:rPr>
            <w:noProof/>
            <w:webHidden/>
          </w:rPr>
          <w:fldChar w:fldCharType="separate"/>
        </w:r>
        <w:r>
          <w:rPr>
            <w:noProof/>
            <w:webHidden/>
          </w:rPr>
          <w:t>28</w:t>
        </w:r>
        <w:r>
          <w:rPr>
            <w:noProof/>
            <w:webHidden/>
          </w:rPr>
          <w:fldChar w:fldCharType="end"/>
        </w:r>
        <w:r w:rsidRPr="00673753">
          <w:rPr>
            <w:rStyle w:val="af3"/>
            <w:noProof/>
          </w:rPr>
          <w:fldChar w:fldCharType="end"/>
        </w:r>
      </w:ins>
    </w:p>
    <w:p w14:paraId="4B5BC09B" w14:textId="0BB60932" w:rsidR="00946361" w:rsidRDefault="00946361">
      <w:pPr>
        <w:pStyle w:val="20"/>
        <w:tabs>
          <w:tab w:val="left" w:pos="1440"/>
          <w:tab w:val="right" w:leader="dot" w:pos="8494"/>
        </w:tabs>
        <w:rPr>
          <w:ins w:id="8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8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8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수납관리의무</w:t>
        </w:r>
        <w:r>
          <w:rPr>
            <w:noProof/>
            <w:webHidden/>
          </w:rPr>
          <w:tab/>
        </w:r>
        <w:r>
          <w:rPr>
            <w:noProof/>
            <w:webHidden/>
          </w:rPr>
          <w:fldChar w:fldCharType="begin"/>
        </w:r>
        <w:r>
          <w:rPr>
            <w:noProof/>
            <w:webHidden/>
          </w:rPr>
          <w:instrText xml:space="preserve"> PAGEREF _Toc242301813 \h </w:instrText>
        </w:r>
        <w:r>
          <w:rPr>
            <w:noProof/>
            <w:webHidden/>
          </w:rPr>
        </w:r>
        <w:r>
          <w:rPr>
            <w:noProof/>
            <w:webHidden/>
          </w:rPr>
          <w:fldChar w:fldCharType="separate"/>
        </w:r>
        <w:r>
          <w:rPr>
            <w:noProof/>
            <w:webHidden/>
          </w:rPr>
          <w:t>28</w:t>
        </w:r>
        <w:r>
          <w:rPr>
            <w:noProof/>
            <w:webHidden/>
          </w:rPr>
          <w:fldChar w:fldCharType="end"/>
        </w:r>
        <w:r w:rsidRPr="00673753">
          <w:rPr>
            <w:rStyle w:val="af3"/>
            <w:noProof/>
          </w:rPr>
          <w:fldChar w:fldCharType="end"/>
        </w:r>
      </w:ins>
    </w:p>
    <w:p w14:paraId="19F8D7AC" w14:textId="3FFF8FFB" w:rsidR="00946361" w:rsidRDefault="00946361">
      <w:pPr>
        <w:pStyle w:val="10"/>
        <w:tabs>
          <w:tab w:val="left" w:pos="1200"/>
          <w:tab w:val="right" w:leader="dot" w:pos="8494"/>
        </w:tabs>
        <w:rPr>
          <w:ins w:id="8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8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9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담보의</w:t>
        </w:r>
        <w:r w:rsidRPr="00673753">
          <w:rPr>
            <w:rStyle w:val="af3"/>
            <w:noProof/>
          </w:rPr>
          <w:t xml:space="preserve"> </w:t>
        </w:r>
        <w:r w:rsidRPr="00673753">
          <w:rPr>
            <w:rStyle w:val="af3"/>
            <w:noProof/>
          </w:rPr>
          <w:t>제공</w:t>
        </w:r>
        <w:r>
          <w:rPr>
            <w:noProof/>
            <w:webHidden/>
          </w:rPr>
          <w:tab/>
        </w:r>
        <w:r>
          <w:rPr>
            <w:noProof/>
            <w:webHidden/>
          </w:rPr>
          <w:fldChar w:fldCharType="begin"/>
        </w:r>
        <w:r>
          <w:rPr>
            <w:noProof/>
            <w:webHidden/>
          </w:rPr>
          <w:instrText xml:space="preserve"> PAGEREF _Toc242301814 \h </w:instrText>
        </w:r>
        <w:r>
          <w:rPr>
            <w:noProof/>
            <w:webHidden/>
          </w:rPr>
        </w:r>
        <w:r>
          <w:rPr>
            <w:noProof/>
            <w:webHidden/>
          </w:rPr>
          <w:fldChar w:fldCharType="separate"/>
        </w:r>
        <w:r>
          <w:rPr>
            <w:noProof/>
            <w:webHidden/>
          </w:rPr>
          <w:t>28</w:t>
        </w:r>
        <w:r>
          <w:rPr>
            <w:noProof/>
            <w:webHidden/>
          </w:rPr>
          <w:fldChar w:fldCharType="end"/>
        </w:r>
        <w:r w:rsidRPr="00673753">
          <w:rPr>
            <w:rStyle w:val="af3"/>
            <w:noProof/>
          </w:rPr>
          <w:fldChar w:fldCharType="end"/>
        </w:r>
      </w:ins>
    </w:p>
    <w:p w14:paraId="7A76A165" w14:textId="172D5B05" w:rsidR="00946361" w:rsidRDefault="00946361">
      <w:pPr>
        <w:pStyle w:val="20"/>
        <w:tabs>
          <w:tab w:val="left" w:pos="1440"/>
          <w:tab w:val="right" w:leader="dot" w:pos="8494"/>
        </w:tabs>
        <w:rPr>
          <w:ins w:id="8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8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본건</w:t>
        </w:r>
        <w:r w:rsidRPr="00673753">
          <w:rPr>
            <w:rStyle w:val="af3"/>
            <w:noProof/>
          </w:rPr>
          <w:t xml:space="preserve"> </w:t>
        </w:r>
        <w:r w:rsidRPr="00673753">
          <w:rPr>
            <w:rStyle w:val="af3"/>
            <w:noProof/>
          </w:rPr>
          <w:t>부동산에</w:t>
        </w:r>
        <w:r w:rsidRPr="00673753">
          <w:rPr>
            <w:rStyle w:val="af3"/>
            <w:noProof/>
          </w:rPr>
          <w:t xml:space="preserve"> </w:t>
        </w:r>
        <w:r w:rsidRPr="00673753">
          <w:rPr>
            <w:rStyle w:val="af3"/>
            <w:noProof/>
          </w:rPr>
          <w:t>대한</w:t>
        </w:r>
        <w:r w:rsidRPr="00673753">
          <w:rPr>
            <w:rStyle w:val="af3"/>
            <w:noProof/>
          </w:rPr>
          <w:t xml:space="preserve"> </w:t>
        </w:r>
        <w:r w:rsidRPr="00673753">
          <w:rPr>
            <w:rStyle w:val="af3"/>
            <w:noProof/>
          </w:rPr>
          <w:t>담보신탁</w:t>
        </w:r>
        <w:r w:rsidRPr="00673753">
          <w:rPr>
            <w:rStyle w:val="af3"/>
            <w:noProof/>
          </w:rPr>
          <w:t xml:space="preserve"> </w:t>
        </w:r>
        <w:r w:rsidRPr="00673753">
          <w:rPr>
            <w:rStyle w:val="af3"/>
            <w:noProof/>
          </w:rPr>
          <w:t>우선수익권</w:t>
        </w:r>
        <w:r w:rsidRPr="00673753">
          <w:rPr>
            <w:rStyle w:val="af3"/>
            <w:noProof/>
          </w:rPr>
          <w:t xml:space="preserve"> </w:t>
        </w:r>
        <w:r w:rsidRPr="00673753">
          <w:rPr>
            <w:rStyle w:val="af3"/>
            <w:noProof/>
          </w:rPr>
          <w:t>설정</w:t>
        </w:r>
        <w:r w:rsidRPr="00673753">
          <w:rPr>
            <w:rStyle w:val="af3"/>
            <w:noProof/>
          </w:rPr>
          <w:t xml:space="preserve"> </w:t>
        </w:r>
        <w:r w:rsidRPr="00673753">
          <w:rPr>
            <w:rStyle w:val="af3"/>
            <w:noProof/>
          </w:rPr>
          <w:t>등</w:t>
        </w:r>
        <w:r>
          <w:rPr>
            <w:noProof/>
            <w:webHidden/>
          </w:rPr>
          <w:tab/>
        </w:r>
        <w:r>
          <w:rPr>
            <w:noProof/>
            <w:webHidden/>
          </w:rPr>
          <w:fldChar w:fldCharType="begin"/>
        </w:r>
        <w:r>
          <w:rPr>
            <w:noProof/>
            <w:webHidden/>
          </w:rPr>
          <w:instrText xml:space="preserve"> PAGEREF _Toc242301815 \h </w:instrText>
        </w:r>
        <w:r>
          <w:rPr>
            <w:noProof/>
            <w:webHidden/>
          </w:rPr>
        </w:r>
        <w:r>
          <w:rPr>
            <w:noProof/>
            <w:webHidden/>
          </w:rPr>
          <w:fldChar w:fldCharType="separate"/>
        </w:r>
        <w:r>
          <w:rPr>
            <w:noProof/>
            <w:webHidden/>
          </w:rPr>
          <w:t>28</w:t>
        </w:r>
        <w:r>
          <w:rPr>
            <w:noProof/>
            <w:webHidden/>
          </w:rPr>
          <w:fldChar w:fldCharType="end"/>
        </w:r>
        <w:r w:rsidRPr="00673753">
          <w:rPr>
            <w:rStyle w:val="af3"/>
            <w:noProof/>
          </w:rPr>
          <w:fldChar w:fldCharType="end"/>
        </w:r>
      </w:ins>
    </w:p>
    <w:p w14:paraId="341A9D92" w14:textId="01962BE6" w:rsidR="00946361" w:rsidRDefault="00946361">
      <w:pPr>
        <w:pStyle w:val="20"/>
        <w:tabs>
          <w:tab w:val="left" w:pos="1440"/>
          <w:tab w:val="right" w:leader="dot" w:pos="8494"/>
        </w:tabs>
        <w:rPr>
          <w:ins w:id="9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9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보험에</w:t>
        </w:r>
        <w:r w:rsidRPr="00673753">
          <w:rPr>
            <w:rStyle w:val="af3"/>
            <w:noProof/>
          </w:rPr>
          <w:t xml:space="preserve"> </w:t>
        </w:r>
        <w:r w:rsidRPr="00673753">
          <w:rPr>
            <w:rStyle w:val="af3"/>
            <w:noProof/>
          </w:rPr>
          <w:t>대한</w:t>
        </w:r>
        <w:r w:rsidRPr="00673753">
          <w:rPr>
            <w:rStyle w:val="af3"/>
            <w:noProof/>
          </w:rPr>
          <w:t xml:space="preserve"> </w:t>
        </w:r>
        <w:r w:rsidRPr="00673753">
          <w:rPr>
            <w:rStyle w:val="af3"/>
            <w:noProof/>
          </w:rPr>
          <w:t>근질권</w:t>
        </w:r>
        <w:r w:rsidRPr="00673753">
          <w:rPr>
            <w:rStyle w:val="af3"/>
            <w:noProof/>
          </w:rPr>
          <w:t xml:space="preserve"> </w:t>
        </w:r>
        <w:r w:rsidRPr="00673753">
          <w:rPr>
            <w:rStyle w:val="af3"/>
            <w:noProof/>
          </w:rPr>
          <w:t>설정</w:t>
        </w:r>
        <w:r>
          <w:rPr>
            <w:noProof/>
            <w:webHidden/>
          </w:rPr>
          <w:tab/>
        </w:r>
        <w:r>
          <w:rPr>
            <w:noProof/>
            <w:webHidden/>
          </w:rPr>
          <w:fldChar w:fldCharType="begin"/>
        </w:r>
        <w:r>
          <w:rPr>
            <w:noProof/>
            <w:webHidden/>
          </w:rPr>
          <w:instrText xml:space="preserve"> PAGEREF _Toc242301816 \h </w:instrText>
        </w:r>
        <w:r>
          <w:rPr>
            <w:noProof/>
            <w:webHidden/>
          </w:rPr>
        </w:r>
        <w:r>
          <w:rPr>
            <w:noProof/>
            <w:webHidden/>
          </w:rPr>
          <w:fldChar w:fldCharType="separate"/>
        </w:r>
        <w:r>
          <w:rPr>
            <w:noProof/>
            <w:webHidden/>
          </w:rPr>
          <w:t>29</w:t>
        </w:r>
        <w:r>
          <w:rPr>
            <w:noProof/>
            <w:webHidden/>
          </w:rPr>
          <w:fldChar w:fldCharType="end"/>
        </w:r>
        <w:r w:rsidRPr="00673753">
          <w:rPr>
            <w:rStyle w:val="af3"/>
            <w:noProof/>
          </w:rPr>
          <w:fldChar w:fldCharType="end"/>
        </w:r>
      </w:ins>
    </w:p>
    <w:p w14:paraId="7C1BC9DE" w14:textId="2A1D2A67" w:rsidR="00946361" w:rsidRDefault="00946361">
      <w:pPr>
        <w:pStyle w:val="20"/>
        <w:tabs>
          <w:tab w:val="left" w:pos="1440"/>
          <w:tab w:val="right" w:leader="dot" w:pos="8494"/>
        </w:tabs>
        <w:rPr>
          <w:ins w:id="9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9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예금채권에</w:t>
        </w:r>
        <w:r w:rsidRPr="00673753">
          <w:rPr>
            <w:rStyle w:val="af3"/>
            <w:noProof/>
          </w:rPr>
          <w:t xml:space="preserve"> </w:t>
        </w:r>
        <w:r w:rsidRPr="00673753">
          <w:rPr>
            <w:rStyle w:val="af3"/>
            <w:noProof/>
          </w:rPr>
          <w:t>대한</w:t>
        </w:r>
        <w:r w:rsidRPr="00673753">
          <w:rPr>
            <w:rStyle w:val="af3"/>
            <w:noProof/>
          </w:rPr>
          <w:t xml:space="preserve"> </w:t>
        </w:r>
        <w:r w:rsidRPr="00673753">
          <w:rPr>
            <w:rStyle w:val="af3"/>
            <w:noProof/>
          </w:rPr>
          <w:t>근질권</w:t>
        </w:r>
        <w:r w:rsidRPr="00673753">
          <w:rPr>
            <w:rStyle w:val="af3"/>
            <w:noProof/>
          </w:rPr>
          <w:t xml:space="preserve"> </w:t>
        </w:r>
        <w:r w:rsidRPr="00673753">
          <w:rPr>
            <w:rStyle w:val="af3"/>
            <w:noProof/>
          </w:rPr>
          <w:t>설정</w:t>
        </w:r>
        <w:r>
          <w:rPr>
            <w:noProof/>
            <w:webHidden/>
          </w:rPr>
          <w:tab/>
        </w:r>
        <w:r>
          <w:rPr>
            <w:noProof/>
            <w:webHidden/>
          </w:rPr>
          <w:fldChar w:fldCharType="begin"/>
        </w:r>
        <w:r>
          <w:rPr>
            <w:noProof/>
            <w:webHidden/>
          </w:rPr>
          <w:instrText xml:space="preserve"> PAGEREF _Toc242301817 \h </w:instrText>
        </w:r>
        <w:r>
          <w:rPr>
            <w:noProof/>
            <w:webHidden/>
          </w:rPr>
        </w:r>
        <w:r>
          <w:rPr>
            <w:noProof/>
            <w:webHidden/>
          </w:rPr>
          <w:fldChar w:fldCharType="separate"/>
        </w:r>
        <w:r>
          <w:rPr>
            <w:noProof/>
            <w:webHidden/>
          </w:rPr>
          <w:t>30</w:t>
        </w:r>
        <w:r>
          <w:rPr>
            <w:noProof/>
            <w:webHidden/>
          </w:rPr>
          <w:fldChar w:fldCharType="end"/>
        </w:r>
        <w:r w:rsidRPr="00673753">
          <w:rPr>
            <w:rStyle w:val="af3"/>
            <w:noProof/>
          </w:rPr>
          <w:fldChar w:fldCharType="end"/>
        </w:r>
      </w:ins>
    </w:p>
    <w:p w14:paraId="511C5610" w14:textId="1660318C" w:rsidR="00946361" w:rsidRDefault="00946361">
      <w:pPr>
        <w:pStyle w:val="10"/>
        <w:tabs>
          <w:tab w:val="left" w:pos="1200"/>
          <w:tab w:val="right" w:leader="dot" w:pos="8494"/>
        </w:tabs>
        <w:rPr>
          <w:ins w:id="9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9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10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차주의</w:t>
        </w:r>
        <w:r w:rsidRPr="00673753">
          <w:rPr>
            <w:rStyle w:val="af3"/>
            <w:noProof/>
          </w:rPr>
          <w:t xml:space="preserve"> </w:t>
        </w:r>
        <w:r w:rsidRPr="00673753">
          <w:rPr>
            <w:rStyle w:val="af3"/>
            <w:noProof/>
          </w:rPr>
          <w:t>진술</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보장</w:t>
        </w:r>
        <w:r>
          <w:rPr>
            <w:noProof/>
            <w:webHidden/>
          </w:rPr>
          <w:tab/>
        </w:r>
        <w:r>
          <w:rPr>
            <w:noProof/>
            <w:webHidden/>
          </w:rPr>
          <w:fldChar w:fldCharType="begin"/>
        </w:r>
        <w:r>
          <w:rPr>
            <w:noProof/>
            <w:webHidden/>
          </w:rPr>
          <w:instrText xml:space="preserve"> PAGEREF _Toc242301818 \h </w:instrText>
        </w:r>
        <w:r>
          <w:rPr>
            <w:noProof/>
            <w:webHidden/>
          </w:rPr>
        </w:r>
        <w:r>
          <w:rPr>
            <w:noProof/>
            <w:webHidden/>
          </w:rPr>
          <w:fldChar w:fldCharType="separate"/>
        </w:r>
        <w:r>
          <w:rPr>
            <w:noProof/>
            <w:webHidden/>
          </w:rPr>
          <w:t>30</w:t>
        </w:r>
        <w:r>
          <w:rPr>
            <w:noProof/>
            <w:webHidden/>
          </w:rPr>
          <w:fldChar w:fldCharType="end"/>
        </w:r>
        <w:r w:rsidRPr="00673753">
          <w:rPr>
            <w:rStyle w:val="af3"/>
            <w:noProof/>
          </w:rPr>
          <w:fldChar w:fldCharType="end"/>
        </w:r>
      </w:ins>
    </w:p>
    <w:p w14:paraId="471E8CF0" w14:textId="1D3908C2" w:rsidR="00946361" w:rsidRDefault="00946361">
      <w:pPr>
        <w:pStyle w:val="20"/>
        <w:tabs>
          <w:tab w:val="left" w:pos="1440"/>
          <w:tab w:val="right" w:leader="dot" w:pos="8494"/>
        </w:tabs>
        <w:rPr>
          <w:ins w:id="9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9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"_Toc242301819"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법인격</w:t>
        </w:r>
        <w:r>
          <w:rPr>
            <w:noProof/>
            <w:webHidden/>
          </w:rPr>
          <w:tab/>
        </w:r>
        <w:r>
          <w:rPr>
            <w:noProof/>
            <w:webHidden/>
          </w:rPr>
          <w:fldChar w:fldCharType="begin"/>
        </w:r>
        <w:r>
          <w:rPr>
            <w:noProof/>
            <w:webHidden/>
          </w:rPr>
          <w:instrText xml:space="preserve"> PAGEREF _Toc242301819 \h </w:instrText>
        </w:r>
        <w:r>
          <w:rPr>
            <w:noProof/>
            <w:webHidden/>
          </w:rPr>
        </w:r>
        <w:r>
          <w:rPr>
            <w:noProof/>
            <w:webHidden/>
          </w:rPr>
          <w:fldChar w:fldCharType="separate"/>
        </w:r>
        <w:r>
          <w:rPr>
            <w:noProof/>
            <w:webHidden/>
          </w:rPr>
          <w:t>30</w:t>
        </w:r>
        <w:r>
          <w:rPr>
            <w:noProof/>
            <w:webHidden/>
          </w:rPr>
          <w:fldChar w:fldCharType="end"/>
        </w:r>
        <w:r w:rsidRPr="00673753">
          <w:rPr>
            <w:rStyle w:val="af3"/>
            <w:noProof/>
          </w:rPr>
          <w:fldChar w:fldCharType="end"/>
        </w:r>
      </w:ins>
    </w:p>
    <w:p w14:paraId="7A11A6F4" w14:textId="33C39EDD" w:rsidR="00946361" w:rsidRDefault="00946361">
      <w:pPr>
        <w:pStyle w:val="20"/>
        <w:tabs>
          <w:tab w:val="left" w:pos="1440"/>
          <w:tab w:val="right" w:leader="dot" w:pos="8494"/>
        </w:tabs>
        <w:rPr>
          <w:ins w:id="9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9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법과</w:t>
        </w:r>
        <w:r w:rsidRPr="00673753">
          <w:rPr>
            <w:rStyle w:val="af3"/>
            <w:noProof/>
          </w:rPr>
          <w:t xml:space="preserve"> </w:t>
        </w:r>
        <w:r w:rsidRPr="00673753">
          <w:rPr>
            <w:rStyle w:val="af3"/>
            <w:noProof/>
          </w:rPr>
          <w:t>기타</w:t>
        </w:r>
        <w:r w:rsidRPr="00673753">
          <w:rPr>
            <w:rStyle w:val="af3"/>
            <w:noProof/>
          </w:rPr>
          <w:t xml:space="preserve"> </w:t>
        </w:r>
        <w:r w:rsidRPr="00673753">
          <w:rPr>
            <w:rStyle w:val="af3"/>
            <w:noProof/>
          </w:rPr>
          <w:t>약정의</w:t>
        </w:r>
        <w:r w:rsidRPr="00673753">
          <w:rPr>
            <w:rStyle w:val="af3"/>
            <w:noProof/>
          </w:rPr>
          <w:t xml:space="preserve"> </w:t>
        </w:r>
        <w:r w:rsidRPr="00673753">
          <w:rPr>
            <w:rStyle w:val="af3"/>
            <w:noProof/>
          </w:rPr>
          <w:t>준수</w:t>
        </w:r>
        <w:r>
          <w:rPr>
            <w:noProof/>
            <w:webHidden/>
          </w:rPr>
          <w:tab/>
        </w:r>
        <w:r>
          <w:rPr>
            <w:noProof/>
            <w:webHidden/>
          </w:rPr>
          <w:fldChar w:fldCharType="begin"/>
        </w:r>
        <w:r>
          <w:rPr>
            <w:noProof/>
            <w:webHidden/>
          </w:rPr>
          <w:instrText xml:space="preserve"> PAGEREF _Toc242301820 \h </w:instrText>
        </w:r>
        <w:r>
          <w:rPr>
            <w:noProof/>
            <w:webHidden/>
          </w:rPr>
        </w:r>
        <w:r>
          <w:rPr>
            <w:noProof/>
            <w:webHidden/>
          </w:rPr>
          <w:fldChar w:fldCharType="separate"/>
        </w:r>
        <w:r>
          <w:rPr>
            <w:noProof/>
            <w:webHidden/>
          </w:rPr>
          <w:t>31</w:t>
        </w:r>
        <w:r>
          <w:rPr>
            <w:noProof/>
            <w:webHidden/>
          </w:rPr>
          <w:fldChar w:fldCharType="end"/>
        </w:r>
        <w:r w:rsidRPr="00673753">
          <w:rPr>
            <w:rStyle w:val="af3"/>
            <w:noProof/>
          </w:rPr>
          <w:fldChar w:fldCharType="end"/>
        </w:r>
      </w:ins>
    </w:p>
    <w:p w14:paraId="123EE1B1" w14:textId="3C1D2DFA" w:rsidR="00946361" w:rsidRDefault="00946361">
      <w:pPr>
        <w:pStyle w:val="20"/>
        <w:tabs>
          <w:tab w:val="left" w:pos="1440"/>
          <w:tab w:val="right" w:leader="dot" w:pos="8494"/>
        </w:tabs>
        <w:rPr>
          <w:ins w:id="10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0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채무불이행의</w:t>
        </w:r>
        <w:r w:rsidRPr="00673753">
          <w:rPr>
            <w:rStyle w:val="af3"/>
            <w:noProof/>
          </w:rPr>
          <w:t xml:space="preserve"> </w:t>
        </w:r>
        <w:r w:rsidRPr="00673753">
          <w:rPr>
            <w:rStyle w:val="af3"/>
            <w:noProof/>
          </w:rPr>
          <w:t>부존재</w:t>
        </w:r>
        <w:r>
          <w:rPr>
            <w:noProof/>
            <w:webHidden/>
          </w:rPr>
          <w:tab/>
        </w:r>
        <w:r>
          <w:rPr>
            <w:noProof/>
            <w:webHidden/>
          </w:rPr>
          <w:fldChar w:fldCharType="begin"/>
        </w:r>
        <w:r>
          <w:rPr>
            <w:noProof/>
            <w:webHidden/>
          </w:rPr>
          <w:instrText xml:space="preserve"> PAGEREF _Toc242301821 \h </w:instrText>
        </w:r>
        <w:r>
          <w:rPr>
            <w:noProof/>
            <w:webHidden/>
          </w:rPr>
        </w:r>
        <w:r>
          <w:rPr>
            <w:noProof/>
            <w:webHidden/>
          </w:rPr>
          <w:fldChar w:fldCharType="separate"/>
        </w:r>
        <w:r>
          <w:rPr>
            <w:noProof/>
            <w:webHidden/>
          </w:rPr>
          <w:t>31</w:t>
        </w:r>
        <w:r>
          <w:rPr>
            <w:noProof/>
            <w:webHidden/>
          </w:rPr>
          <w:fldChar w:fldCharType="end"/>
        </w:r>
        <w:r w:rsidRPr="00673753">
          <w:rPr>
            <w:rStyle w:val="af3"/>
            <w:noProof/>
          </w:rPr>
          <w:fldChar w:fldCharType="end"/>
        </w:r>
      </w:ins>
    </w:p>
    <w:p w14:paraId="1165114E" w14:textId="4132AF50" w:rsidR="00946361" w:rsidRDefault="00946361">
      <w:pPr>
        <w:pStyle w:val="20"/>
        <w:tabs>
          <w:tab w:val="left" w:pos="1440"/>
          <w:tab w:val="right" w:leader="dot" w:pos="8494"/>
        </w:tabs>
        <w:rPr>
          <w:ins w:id="10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0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법령의</w:t>
        </w:r>
        <w:r w:rsidRPr="00673753">
          <w:rPr>
            <w:rStyle w:val="af3"/>
            <w:noProof/>
          </w:rPr>
          <w:t xml:space="preserve"> </w:t>
        </w:r>
        <w:r w:rsidRPr="00673753">
          <w:rPr>
            <w:rStyle w:val="af3"/>
            <w:noProof/>
          </w:rPr>
          <w:t>준수</w:t>
        </w:r>
        <w:r>
          <w:rPr>
            <w:noProof/>
            <w:webHidden/>
          </w:rPr>
          <w:tab/>
        </w:r>
        <w:r>
          <w:rPr>
            <w:noProof/>
            <w:webHidden/>
          </w:rPr>
          <w:fldChar w:fldCharType="begin"/>
        </w:r>
        <w:r>
          <w:rPr>
            <w:noProof/>
            <w:webHidden/>
          </w:rPr>
          <w:instrText xml:space="preserve"> PAGEREF _Toc242301822 \h </w:instrText>
        </w:r>
        <w:r>
          <w:rPr>
            <w:noProof/>
            <w:webHidden/>
          </w:rPr>
        </w:r>
        <w:r>
          <w:rPr>
            <w:noProof/>
            <w:webHidden/>
          </w:rPr>
          <w:fldChar w:fldCharType="separate"/>
        </w:r>
        <w:r>
          <w:rPr>
            <w:noProof/>
            <w:webHidden/>
          </w:rPr>
          <w:t>31</w:t>
        </w:r>
        <w:r>
          <w:rPr>
            <w:noProof/>
            <w:webHidden/>
          </w:rPr>
          <w:fldChar w:fldCharType="end"/>
        </w:r>
        <w:r w:rsidRPr="00673753">
          <w:rPr>
            <w:rStyle w:val="af3"/>
            <w:noProof/>
          </w:rPr>
          <w:fldChar w:fldCharType="end"/>
        </w:r>
      </w:ins>
    </w:p>
    <w:p w14:paraId="6D55942E" w14:textId="4F8A5981" w:rsidR="00946361" w:rsidRDefault="00946361">
      <w:pPr>
        <w:pStyle w:val="20"/>
        <w:tabs>
          <w:tab w:val="left" w:pos="1440"/>
          <w:tab w:val="right" w:leader="dot" w:pos="8494"/>
        </w:tabs>
        <w:rPr>
          <w:ins w:id="10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0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담보</w:t>
        </w:r>
        <w:r>
          <w:rPr>
            <w:noProof/>
            <w:webHidden/>
          </w:rPr>
          <w:tab/>
        </w:r>
        <w:r>
          <w:rPr>
            <w:noProof/>
            <w:webHidden/>
          </w:rPr>
          <w:fldChar w:fldCharType="begin"/>
        </w:r>
        <w:r>
          <w:rPr>
            <w:noProof/>
            <w:webHidden/>
          </w:rPr>
          <w:instrText xml:space="preserve"> PAGEREF _Toc242301823 \h </w:instrText>
        </w:r>
        <w:r>
          <w:rPr>
            <w:noProof/>
            <w:webHidden/>
          </w:rPr>
        </w:r>
        <w:r>
          <w:rPr>
            <w:noProof/>
            <w:webHidden/>
          </w:rPr>
          <w:fldChar w:fldCharType="separate"/>
        </w:r>
        <w:r>
          <w:rPr>
            <w:noProof/>
            <w:webHidden/>
          </w:rPr>
          <w:t>31</w:t>
        </w:r>
        <w:r>
          <w:rPr>
            <w:noProof/>
            <w:webHidden/>
          </w:rPr>
          <w:fldChar w:fldCharType="end"/>
        </w:r>
        <w:r w:rsidRPr="00673753">
          <w:rPr>
            <w:rStyle w:val="af3"/>
            <w:noProof/>
          </w:rPr>
          <w:fldChar w:fldCharType="end"/>
        </w:r>
      </w:ins>
    </w:p>
    <w:p w14:paraId="0722A76B" w14:textId="3B68DD68" w:rsidR="00946361" w:rsidRDefault="00946361">
      <w:pPr>
        <w:pStyle w:val="20"/>
        <w:tabs>
          <w:tab w:val="left" w:pos="1440"/>
          <w:tab w:val="right" w:leader="dot" w:pos="8494"/>
        </w:tabs>
        <w:rPr>
          <w:ins w:id="10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0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법적</w:t>
        </w:r>
        <w:r w:rsidRPr="00673753">
          <w:rPr>
            <w:rStyle w:val="af3"/>
            <w:noProof/>
          </w:rPr>
          <w:t xml:space="preserve"> </w:t>
        </w:r>
        <w:r w:rsidRPr="00673753">
          <w:rPr>
            <w:rStyle w:val="af3"/>
            <w:noProof/>
          </w:rPr>
          <w:t>조치</w:t>
        </w:r>
        <w:r>
          <w:rPr>
            <w:noProof/>
            <w:webHidden/>
          </w:rPr>
          <w:tab/>
        </w:r>
        <w:r>
          <w:rPr>
            <w:noProof/>
            <w:webHidden/>
          </w:rPr>
          <w:fldChar w:fldCharType="begin"/>
        </w:r>
        <w:r>
          <w:rPr>
            <w:noProof/>
            <w:webHidden/>
          </w:rPr>
          <w:instrText xml:space="preserve"> PAGEREF _Toc242301824 \h </w:instrText>
        </w:r>
        <w:r>
          <w:rPr>
            <w:noProof/>
            <w:webHidden/>
          </w:rPr>
        </w:r>
        <w:r>
          <w:rPr>
            <w:noProof/>
            <w:webHidden/>
          </w:rPr>
          <w:fldChar w:fldCharType="separate"/>
        </w:r>
        <w:r>
          <w:rPr>
            <w:noProof/>
            <w:webHidden/>
          </w:rPr>
          <w:t>32</w:t>
        </w:r>
        <w:r>
          <w:rPr>
            <w:noProof/>
            <w:webHidden/>
          </w:rPr>
          <w:fldChar w:fldCharType="end"/>
        </w:r>
        <w:r w:rsidRPr="00673753">
          <w:rPr>
            <w:rStyle w:val="af3"/>
            <w:noProof/>
          </w:rPr>
          <w:fldChar w:fldCharType="end"/>
        </w:r>
      </w:ins>
    </w:p>
    <w:p w14:paraId="577D6D57" w14:textId="2123B56B" w:rsidR="00946361" w:rsidRDefault="00946361">
      <w:pPr>
        <w:pStyle w:val="20"/>
        <w:tabs>
          <w:tab w:val="left" w:pos="1440"/>
          <w:tab w:val="right" w:leader="dot" w:pos="8494"/>
        </w:tabs>
        <w:rPr>
          <w:ins w:id="10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0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7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소송</w:t>
        </w:r>
        <w:r>
          <w:rPr>
            <w:noProof/>
            <w:webHidden/>
          </w:rPr>
          <w:tab/>
        </w:r>
        <w:r>
          <w:rPr>
            <w:noProof/>
            <w:webHidden/>
          </w:rPr>
          <w:fldChar w:fldCharType="begin"/>
        </w:r>
        <w:r>
          <w:rPr>
            <w:noProof/>
            <w:webHidden/>
          </w:rPr>
          <w:instrText xml:space="preserve"> PAGEREF _Toc242301825 \h </w:instrText>
        </w:r>
        <w:r>
          <w:rPr>
            <w:noProof/>
            <w:webHidden/>
          </w:rPr>
        </w:r>
        <w:r>
          <w:rPr>
            <w:noProof/>
            <w:webHidden/>
          </w:rPr>
          <w:fldChar w:fldCharType="separate"/>
        </w:r>
        <w:r>
          <w:rPr>
            <w:noProof/>
            <w:webHidden/>
          </w:rPr>
          <w:t>32</w:t>
        </w:r>
        <w:r>
          <w:rPr>
            <w:noProof/>
            <w:webHidden/>
          </w:rPr>
          <w:fldChar w:fldCharType="end"/>
        </w:r>
        <w:r w:rsidRPr="00673753">
          <w:rPr>
            <w:rStyle w:val="af3"/>
            <w:noProof/>
          </w:rPr>
          <w:fldChar w:fldCharType="end"/>
        </w:r>
      </w:ins>
    </w:p>
    <w:p w14:paraId="01D888A9" w14:textId="26FF7B47" w:rsidR="00946361" w:rsidRDefault="00946361">
      <w:pPr>
        <w:pStyle w:val="20"/>
        <w:tabs>
          <w:tab w:val="left" w:pos="1440"/>
          <w:tab w:val="right" w:leader="dot" w:pos="8494"/>
        </w:tabs>
        <w:rPr>
          <w:ins w:id="11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1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8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정보의</w:t>
        </w:r>
        <w:r w:rsidRPr="00673753">
          <w:rPr>
            <w:rStyle w:val="af3"/>
            <w:noProof/>
          </w:rPr>
          <w:t xml:space="preserve"> </w:t>
        </w:r>
        <w:r w:rsidRPr="00673753">
          <w:rPr>
            <w:rStyle w:val="af3"/>
            <w:noProof/>
          </w:rPr>
          <w:t>정확성</w:t>
        </w:r>
        <w:r>
          <w:rPr>
            <w:noProof/>
            <w:webHidden/>
          </w:rPr>
          <w:tab/>
        </w:r>
        <w:r>
          <w:rPr>
            <w:noProof/>
            <w:webHidden/>
          </w:rPr>
          <w:fldChar w:fldCharType="begin"/>
        </w:r>
        <w:r>
          <w:rPr>
            <w:noProof/>
            <w:webHidden/>
          </w:rPr>
          <w:instrText xml:space="preserve"> PAGEREF _Toc242301826 \h </w:instrText>
        </w:r>
        <w:r>
          <w:rPr>
            <w:noProof/>
            <w:webHidden/>
          </w:rPr>
        </w:r>
        <w:r>
          <w:rPr>
            <w:noProof/>
            <w:webHidden/>
          </w:rPr>
          <w:fldChar w:fldCharType="separate"/>
        </w:r>
        <w:r>
          <w:rPr>
            <w:noProof/>
            <w:webHidden/>
          </w:rPr>
          <w:t>32</w:t>
        </w:r>
        <w:r>
          <w:rPr>
            <w:noProof/>
            <w:webHidden/>
          </w:rPr>
          <w:fldChar w:fldCharType="end"/>
        </w:r>
        <w:r w:rsidRPr="00673753">
          <w:rPr>
            <w:rStyle w:val="af3"/>
            <w:noProof/>
          </w:rPr>
          <w:fldChar w:fldCharType="end"/>
        </w:r>
      </w:ins>
    </w:p>
    <w:p w14:paraId="6AFF7E01" w14:textId="70519824" w:rsidR="00946361" w:rsidRDefault="00946361">
      <w:pPr>
        <w:pStyle w:val="20"/>
        <w:tabs>
          <w:tab w:val="left" w:pos="1440"/>
          <w:tab w:val="right" w:leader="dot" w:pos="8494"/>
        </w:tabs>
        <w:rPr>
          <w:ins w:id="11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1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9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청산</w:t>
        </w:r>
        <w:r w:rsidRPr="00673753">
          <w:rPr>
            <w:rStyle w:val="af3"/>
            <w:noProof/>
          </w:rPr>
          <w:t xml:space="preserve">, </w:t>
        </w:r>
        <w:r w:rsidRPr="00673753">
          <w:rPr>
            <w:rStyle w:val="af3"/>
            <w:noProof/>
          </w:rPr>
          <w:t>부도</w:t>
        </w:r>
        <w:r w:rsidRPr="00673753">
          <w:rPr>
            <w:rStyle w:val="af3"/>
            <w:noProof/>
          </w:rPr>
          <w:t xml:space="preserve"> </w:t>
        </w:r>
        <w:r w:rsidRPr="00673753">
          <w:rPr>
            <w:rStyle w:val="af3"/>
            <w:noProof/>
          </w:rPr>
          <w:t>등의</w:t>
        </w:r>
        <w:r w:rsidRPr="00673753">
          <w:rPr>
            <w:rStyle w:val="af3"/>
            <w:noProof/>
          </w:rPr>
          <w:t xml:space="preserve"> </w:t>
        </w:r>
        <w:r w:rsidRPr="00673753">
          <w:rPr>
            <w:rStyle w:val="af3"/>
            <w:noProof/>
          </w:rPr>
          <w:t>절차의</w:t>
        </w:r>
        <w:r w:rsidRPr="00673753">
          <w:rPr>
            <w:rStyle w:val="af3"/>
            <w:noProof/>
          </w:rPr>
          <w:t xml:space="preserve"> </w:t>
        </w:r>
        <w:r w:rsidRPr="00673753">
          <w:rPr>
            <w:rStyle w:val="af3"/>
            <w:noProof/>
          </w:rPr>
          <w:t>부재</w:t>
        </w:r>
        <w:r>
          <w:rPr>
            <w:noProof/>
            <w:webHidden/>
          </w:rPr>
          <w:tab/>
        </w:r>
        <w:r>
          <w:rPr>
            <w:noProof/>
            <w:webHidden/>
          </w:rPr>
          <w:fldChar w:fldCharType="begin"/>
        </w:r>
        <w:r>
          <w:rPr>
            <w:noProof/>
            <w:webHidden/>
          </w:rPr>
          <w:instrText xml:space="preserve"> PAGEREF _Toc242301827 \h </w:instrText>
        </w:r>
        <w:r>
          <w:rPr>
            <w:noProof/>
            <w:webHidden/>
          </w:rPr>
        </w:r>
        <w:r>
          <w:rPr>
            <w:noProof/>
            <w:webHidden/>
          </w:rPr>
          <w:fldChar w:fldCharType="separate"/>
        </w:r>
        <w:r>
          <w:rPr>
            <w:noProof/>
            <w:webHidden/>
          </w:rPr>
          <w:t>32</w:t>
        </w:r>
        <w:r>
          <w:rPr>
            <w:noProof/>
            <w:webHidden/>
          </w:rPr>
          <w:fldChar w:fldCharType="end"/>
        </w:r>
        <w:r w:rsidRPr="00673753">
          <w:rPr>
            <w:rStyle w:val="af3"/>
            <w:noProof/>
          </w:rPr>
          <w:fldChar w:fldCharType="end"/>
        </w:r>
      </w:ins>
    </w:p>
    <w:p w14:paraId="6691D88F" w14:textId="0106E52A" w:rsidR="00946361" w:rsidRDefault="00946361">
      <w:pPr>
        <w:pStyle w:val="20"/>
        <w:tabs>
          <w:tab w:val="left" w:pos="1440"/>
          <w:tab w:val="right" w:leader="dot" w:pos="8494"/>
        </w:tabs>
        <w:rPr>
          <w:ins w:id="11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1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10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우발채무</w:t>
        </w:r>
        <w:r w:rsidRPr="00673753">
          <w:rPr>
            <w:rStyle w:val="af3"/>
            <w:noProof/>
          </w:rPr>
          <w:t xml:space="preserve"> </w:t>
        </w:r>
        <w:r w:rsidRPr="00673753">
          <w:rPr>
            <w:rStyle w:val="af3"/>
            <w:noProof/>
          </w:rPr>
          <w:t>등의</w:t>
        </w:r>
        <w:r w:rsidRPr="00673753">
          <w:rPr>
            <w:rStyle w:val="af3"/>
            <w:noProof/>
          </w:rPr>
          <w:t xml:space="preserve"> </w:t>
        </w:r>
        <w:r w:rsidRPr="00673753">
          <w:rPr>
            <w:rStyle w:val="af3"/>
            <w:noProof/>
          </w:rPr>
          <w:t>부존재</w:t>
        </w:r>
        <w:r>
          <w:rPr>
            <w:noProof/>
            <w:webHidden/>
          </w:rPr>
          <w:tab/>
        </w:r>
        <w:r>
          <w:rPr>
            <w:noProof/>
            <w:webHidden/>
          </w:rPr>
          <w:fldChar w:fldCharType="begin"/>
        </w:r>
        <w:r>
          <w:rPr>
            <w:noProof/>
            <w:webHidden/>
          </w:rPr>
          <w:instrText xml:space="preserve"> PAGEREF _Toc242301828 \h </w:instrText>
        </w:r>
        <w:r>
          <w:rPr>
            <w:noProof/>
            <w:webHidden/>
          </w:rPr>
        </w:r>
        <w:r>
          <w:rPr>
            <w:noProof/>
            <w:webHidden/>
          </w:rPr>
          <w:fldChar w:fldCharType="separate"/>
        </w:r>
        <w:r>
          <w:rPr>
            <w:noProof/>
            <w:webHidden/>
          </w:rPr>
          <w:t>32</w:t>
        </w:r>
        <w:r>
          <w:rPr>
            <w:noProof/>
            <w:webHidden/>
          </w:rPr>
          <w:fldChar w:fldCharType="end"/>
        </w:r>
        <w:r w:rsidRPr="00673753">
          <w:rPr>
            <w:rStyle w:val="af3"/>
            <w:noProof/>
          </w:rPr>
          <w:fldChar w:fldCharType="end"/>
        </w:r>
      </w:ins>
    </w:p>
    <w:p w14:paraId="042DE1F6" w14:textId="0574577F" w:rsidR="00946361" w:rsidRDefault="00946361">
      <w:pPr>
        <w:pStyle w:val="10"/>
        <w:tabs>
          <w:tab w:val="left" w:pos="1200"/>
          <w:tab w:val="right" w:leader="dot" w:pos="8494"/>
        </w:tabs>
        <w:rPr>
          <w:ins w:id="11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1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"_Toc242301829"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11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준수사항</w:t>
        </w:r>
        <w:r>
          <w:rPr>
            <w:noProof/>
            <w:webHidden/>
          </w:rPr>
          <w:tab/>
        </w:r>
        <w:r>
          <w:rPr>
            <w:noProof/>
            <w:webHidden/>
          </w:rPr>
          <w:fldChar w:fldCharType="begin"/>
        </w:r>
        <w:r>
          <w:rPr>
            <w:noProof/>
            <w:webHidden/>
          </w:rPr>
          <w:instrText xml:space="preserve"> PAGEREF _Toc242301829 \h </w:instrText>
        </w:r>
        <w:r>
          <w:rPr>
            <w:noProof/>
            <w:webHidden/>
          </w:rPr>
        </w:r>
        <w:r>
          <w:rPr>
            <w:noProof/>
            <w:webHidden/>
          </w:rPr>
          <w:fldChar w:fldCharType="separate"/>
        </w:r>
        <w:r>
          <w:rPr>
            <w:noProof/>
            <w:webHidden/>
          </w:rPr>
          <w:t>33</w:t>
        </w:r>
        <w:r>
          <w:rPr>
            <w:noProof/>
            <w:webHidden/>
          </w:rPr>
          <w:fldChar w:fldCharType="end"/>
        </w:r>
        <w:r w:rsidRPr="00673753">
          <w:rPr>
            <w:rStyle w:val="af3"/>
            <w:noProof/>
          </w:rPr>
          <w:fldChar w:fldCharType="end"/>
        </w:r>
      </w:ins>
    </w:p>
    <w:p w14:paraId="6F423F14" w14:textId="41B9E75F" w:rsidR="00946361" w:rsidRDefault="00946361">
      <w:pPr>
        <w:pStyle w:val="20"/>
        <w:tabs>
          <w:tab w:val="left" w:pos="1440"/>
          <w:tab w:val="right" w:leader="dot" w:pos="8494"/>
        </w:tabs>
        <w:rPr>
          <w:ins w:id="11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1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신고사항</w:t>
        </w:r>
        <w:r w:rsidRPr="00673753">
          <w:rPr>
            <w:rStyle w:val="af3"/>
            <w:noProof/>
          </w:rPr>
          <w:t xml:space="preserve"> </w:t>
        </w:r>
        <w:r w:rsidRPr="00673753">
          <w:rPr>
            <w:rStyle w:val="af3"/>
            <w:noProof/>
          </w:rPr>
          <w:t>등</w:t>
        </w:r>
        <w:r>
          <w:rPr>
            <w:noProof/>
            <w:webHidden/>
          </w:rPr>
          <w:tab/>
        </w:r>
        <w:r>
          <w:rPr>
            <w:noProof/>
            <w:webHidden/>
          </w:rPr>
          <w:fldChar w:fldCharType="begin"/>
        </w:r>
        <w:r>
          <w:rPr>
            <w:noProof/>
            <w:webHidden/>
          </w:rPr>
          <w:instrText xml:space="preserve"> PAGEREF _Toc242301830 \h </w:instrText>
        </w:r>
        <w:r>
          <w:rPr>
            <w:noProof/>
            <w:webHidden/>
          </w:rPr>
        </w:r>
        <w:r>
          <w:rPr>
            <w:noProof/>
            <w:webHidden/>
          </w:rPr>
          <w:fldChar w:fldCharType="separate"/>
        </w:r>
        <w:r>
          <w:rPr>
            <w:noProof/>
            <w:webHidden/>
          </w:rPr>
          <w:t>33</w:t>
        </w:r>
        <w:r>
          <w:rPr>
            <w:noProof/>
            <w:webHidden/>
          </w:rPr>
          <w:fldChar w:fldCharType="end"/>
        </w:r>
        <w:r w:rsidRPr="00673753">
          <w:rPr>
            <w:rStyle w:val="af3"/>
            <w:noProof/>
          </w:rPr>
          <w:fldChar w:fldCharType="end"/>
        </w:r>
      </w:ins>
    </w:p>
    <w:p w14:paraId="5B7AE29E" w14:textId="2DD33E91" w:rsidR="00946361" w:rsidRDefault="00946361">
      <w:pPr>
        <w:pStyle w:val="20"/>
        <w:tabs>
          <w:tab w:val="left" w:pos="1440"/>
          <w:tab w:val="right" w:leader="dot" w:pos="8494"/>
        </w:tabs>
        <w:rPr>
          <w:ins w:id="12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2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재무제표</w:t>
        </w:r>
        <w:r>
          <w:rPr>
            <w:noProof/>
            <w:webHidden/>
          </w:rPr>
          <w:tab/>
        </w:r>
        <w:r>
          <w:rPr>
            <w:noProof/>
            <w:webHidden/>
          </w:rPr>
          <w:fldChar w:fldCharType="begin"/>
        </w:r>
        <w:r>
          <w:rPr>
            <w:noProof/>
            <w:webHidden/>
          </w:rPr>
          <w:instrText xml:space="preserve"> PAGEREF _Toc242301831 \h </w:instrText>
        </w:r>
        <w:r>
          <w:rPr>
            <w:noProof/>
            <w:webHidden/>
          </w:rPr>
        </w:r>
        <w:r>
          <w:rPr>
            <w:noProof/>
            <w:webHidden/>
          </w:rPr>
          <w:fldChar w:fldCharType="separate"/>
        </w:r>
        <w:r>
          <w:rPr>
            <w:noProof/>
            <w:webHidden/>
          </w:rPr>
          <w:t>33</w:t>
        </w:r>
        <w:r>
          <w:rPr>
            <w:noProof/>
            <w:webHidden/>
          </w:rPr>
          <w:fldChar w:fldCharType="end"/>
        </w:r>
        <w:r w:rsidRPr="00673753">
          <w:rPr>
            <w:rStyle w:val="af3"/>
            <w:noProof/>
          </w:rPr>
          <w:fldChar w:fldCharType="end"/>
        </w:r>
      </w:ins>
    </w:p>
    <w:p w14:paraId="1454A716" w14:textId="4692966F" w:rsidR="00946361" w:rsidRDefault="00946361">
      <w:pPr>
        <w:pStyle w:val="20"/>
        <w:tabs>
          <w:tab w:val="left" w:pos="1440"/>
          <w:tab w:val="right" w:leader="dot" w:pos="8494"/>
        </w:tabs>
        <w:rPr>
          <w:ins w:id="12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2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정부인허가</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유지</w:t>
        </w:r>
        <w:r>
          <w:rPr>
            <w:noProof/>
            <w:webHidden/>
          </w:rPr>
          <w:tab/>
        </w:r>
        <w:r>
          <w:rPr>
            <w:noProof/>
            <w:webHidden/>
          </w:rPr>
          <w:fldChar w:fldCharType="begin"/>
        </w:r>
        <w:r>
          <w:rPr>
            <w:noProof/>
            <w:webHidden/>
          </w:rPr>
          <w:instrText xml:space="preserve"> PAGEREF _Toc242301832 \h </w:instrText>
        </w:r>
        <w:r>
          <w:rPr>
            <w:noProof/>
            <w:webHidden/>
          </w:rPr>
        </w:r>
        <w:r>
          <w:rPr>
            <w:noProof/>
            <w:webHidden/>
          </w:rPr>
          <w:fldChar w:fldCharType="separate"/>
        </w:r>
        <w:r>
          <w:rPr>
            <w:noProof/>
            <w:webHidden/>
          </w:rPr>
          <w:t>33</w:t>
        </w:r>
        <w:r>
          <w:rPr>
            <w:noProof/>
            <w:webHidden/>
          </w:rPr>
          <w:fldChar w:fldCharType="end"/>
        </w:r>
        <w:r w:rsidRPr="00673753">
          <w:rPr>
            <w:rStyle w:val="af3"/>
            <w:noProof/>
          </w:rPr>
          <w:fldChar w:fldCharType="end"/>
        </w:r>
      </w:ins>
    </w:p>
    <w:p w14:paraId="0E9AA8BF" w14:textId="5E692D10" w:rsidR="00946361" w:rsidRDefault="00946361">
      <w:pPr>
        <w:pStyle w:val="20"/>
        <w:tabs>
          <w:tab w:val="left" w:pos="1440"/>
          <w:tab w:val="right" w:leader="dot" w:pos="8494"/>
        </w:tabs>
        <w:rPr>
          <w:ins w:id="12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2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본건</w:t>
        </w:r>
        <w:r w:rsidRPr="00673753">
          <w:rPr>
            <w:rStyle w:val="af3"/>
            <w:noProof/>
          </w:rPr>
          <w:t xml:space="preserve"> </w:t>
        </w:r>
        <w:r w:rsidRPr="00673753">
          <w:rPr>
            <w:rStyle w:val="af3"/>
            <w:noProof/>
          </w:rPr>
          <w:t>부동산의</w:t>
        </w:r>
        <w:r w:rsidRPr="00673753">
          <w:rPr>
            <w:rStyle w:val="af3"/>
            <w:noProof/>
          </w:rPr>
          <w:t xml:space="preserve"> </w:t>
        </w:r>
        <w:r w:rsidRPr="00673753">
          <w:rPr>
            <w:rStyle w:val="af3"/>
            <w:noProof/>
          </w:rPr>
          <w:t>매각</w:t>
        </w:r>
        <w:r w:rsidRPr="00673753">
          <w:rPr>
            <w:rStyle w:val="af3"/>
            <w:noProof/>
          </w:rPr>
          <w:t xml:space="preserve"> </w:t>
        </w:r>
        <w:r w:rsidRPr="00673753">
          <w:rPr>
            <w:rStyle w:val="af3"/>
            <w:noProof/>
          </w:rPr>
          <w:t>등</w:t>
        </w:r>
        <w:r>
          <w:rPr>
            <w:noProof/>
            <w:webHidden/>
          </w:rPr>
          <w:tab/>
        </w:r>
        <w:r>
          <w:rPr>
            <w:noProof/>
            <w:webHidden/>
          </w:rPr>
          <w:fldChar w:fldCharType="begin"/>
        </w:r>
        <w:r>
          <w:rPr>
            <w:noProof/>
            <w:webHidden/>
          </w:rPr>
          <w:instrText xml:space="preserve"> PAGEREF _Toc242301833 \h </w:instrText>
        </w:r>
        <w:r>
          <w:rPr>
            <w:noProof/>
            <w:webHidden/>
          </w:rPr>
        </w:r>
        <w:r>
          <w:rPr>
            <w:noProof/>
            <w:webHidden/>
          </w:rPr>
          <w:fldChar w:fldCharType="separate"/>
        </w:r>
        <w:r>
          <w:rPr>
            <w:noProof/>
            <w:webHidden/>
          </w:rPr>
          <w:t>34</w:t>
        </w:r>
        <w:r>
          <w:rPr>
            <w:noProof/>
            <w:webHidden/>
          </w:rPr>
          <w:fldChar w:fldCharType="end"/>
        </w:r>
        <w:r w:rsidRPr="00673753">
          <w:rPr>
            <w:rStyle w:val="af3"/>
            <w:noProof/>
          </w:rPr>
          <w:fldChar w:fldCharType="end"/>
        </w:r>
      </w:ins>
    </w:p>
    <w:p w14:paraId="5E48723D" w14:textId="0CF0FAA5" w:rsidR="00946361" w:rsidRDefault="00946361">
      <w:pPr>
        <w:pStyle w:val="20"/>
        <w:tabs>
          <w:tab w:val="left" w:pos="1440"/>
          <w:tab w:val="right" w:leader="dot" w:pos="8494"/>
        </w:tabs>
        <w:rPr>
          <w:ins w:id="12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2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추가</w:t>
        </w:r>
        <w:r w:rsidRPr="00673753">
          <w:rPr>
            <w:rStyle w:val="af3"/>
            <w:noProof/>
          </w:rPr>
          <w:t xml:space="preserve"> </w:t>
        </w:r>
        <w:r w:rsidRPr="00673753">
          <w:rPr>
            <w:rStyle w:val="af3"/>
            <w:noProof/>
          </w:rPr>
          <w:t>서류</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조치</w:t>
        </w:r>
        <w:r>
          <w:rPr>
            <w:noProof/>
            <w:webHidden/>
          </w:rPr>
          <w:tab/>
        </w:r>
        <w:r>
          <w:rPr>
            <w:noProof/>
            <w:webHidden/>
          </w:rPr>
          <w:fldChar w:fldCharType="begin"/>
        </w:r>
        <w:r>
          <w:rPr>
            <w:noProof/>
            <w:webHidden/>
          </w:rPr>
          <w:instrText xml:space="preserve"> PAGEREF _Toc242301834 \h </w:instrText>
        </w:r>
        <w:r>
          <w:rPr>
            <w:noProof/>
            <w:webHidden/>
          </w:rPr>
        </w:r>
        <w:r>
          <w:rPr>
            <w:noProof/>
            <w:webHidden/>
          </w:rPr>
          <w:fldChar w:fldCharType="separate"/>
        </w:r>
        <w:r>
          <w:rPr>
            <w:noProof/>
            <w:webHidden/>
          </w:rPr>
          <w:t>34</w:t>
        </w:r>
        <w:r>
          <w:rPr>
            <w:noProof/>
            <w:webHidden/>
          </w:rPr>
          <w:fldChar w:fldCharType="end"/>
        </w:r>
        <w:r w:rsidRPr="00673753">
          <w:rPr>
            <w:rStyle w:val="af3"/>
            <w:noProof/>
          </w:rPr>
          <w:fldChar w:fldCharType="end"/>
        </w:r>
      </w:ins>
    </w:p>
    <w:p w14:paraId="1C53799C" w14:textId="1C95C9F6" w:rsidR="00946361" w:rsidRDefault="00946361">
      <w:pPr>
        <w:pStyle w:val="20"/>
        <w:tabs>
          <w:tab w:val="left" w:pos="1440"/>
          <w:tab w:val="right" w:leader="dot" w:pos="8494"/>
        </w:tabs>
        <w:rPr>
          <w:ins w:id="12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2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임대차계약</w:t>
        </w:r>
        <w:r w:rsidRPr="00673753">
          <w:rPr>
            <w:rStyle w:val="af3"/>
            <w:noProof/>
          </w:rPr>
          <w:t xml:space="preserve"> </w:t>
        </w:r>
        <w:r w:rsidRPr="00673753">
          <w:rPr>
            <w:rStyle w:val="af3"/>
            <w:noProof/>
          </w:rPr>
          <w:t>관련</w:t>
        </w:r>
        <w:r w:rsidRPr="00673753">
          <w:rPr>
            <w:rStyle w:val="af3"/>
            <w:noProof/>
          </w:rPr>
          <w:t xml:space="preserve"> </w:t>
        </w:r>
        <w:r w:rsidRPr="00673753">
          <w:rPr>
            <w:rStyle w:val="af3"/>
            <w:noProof/>
          </w:rPr>
          <w:t>담보</w:t>
        </w:r>
        <w:r>
          <w:rPr>
            <w:noProof/>
            <w:webHidden/>
          </w:rPr>
          <w:tab/>
        </w:r>
        <w:r>
          <w:rPr>
            <w:noProof/>
            <w:webHidden/>
          </w:rPr>
          <w:fldChar w:fldCharType="begin"/>
        </w:r>
        <w:r>
          <w:rPr>
            <w:noProof/>
            <w:webHidden/>
          </w:rPr>
          <w:instrText xml:space="preserve"> PAGEREF _Toc242301835 \h </w:instrText>
        </w:r>
        <w:r>
          <w:rPr>
            <w:noProof/>
            <w:webHidden/>
          </w:rPr>
        </w:r>
        <w:r>
          <w:rPr>
            <w:noProof/>
            <w:webHidden/>
          </w:rPr>
          <w:fldChar w:fldCharType="separate"/>
        </w:r>
        <w:r>
          <w:rPr>
            <w:noProof/>
            <w:webHidden/>
          </w:rPr>
          <w:t>34</w:t>
        </w:r>
        <w:r>
          <w:rPr>
            <w:noProof/>
            <w:webHidden/>
          </w:rPr>
          <w:fldChar w:fldCharType="end"/>
        </w:r>
        <w:r w:rsidRPr="00673753">
          <w:rPr>
            <w:rStyle w:val="af3"/>
            <w:noProof/>
          </w:rPr>
          <w:fldChar w:fldCharType="end"/>
        </w:r>
      </w:ins>
    </w:p>
    <w:p w14:paraId="496D1B48" w14:textId="5748FD39" w:rsidR="00946361" w:rsidRDefault="00946361">
      <w:pPr>
        <w:pStyle w:val="20"/>
        <w:tabs>
          <w:tab w:val="left" w:pos="1440"/>
          <w:tab w:val="right" w:leader="dot" w:pos="8494"/>
        </w:tabs>
        <w:rPr>
          <w:ins w:id="13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3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7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추가차입의</w:t>
        </w:r>
        <w:r w:rsidRPr="00673753">
          <w:rPr>
            <w:rStyle w:val="af3"/>
            <w:noProof/>
            <w:snapToGrid w:val="0"/>
          </w:rPr>
          <w:t xml:space="preserve"> </w:t>
        </w:r>
        <w:r w:rsidRPr="00673753">
          <w:rPr>
            <w:rStyle w:val="af3"/>
            <w:noProof/>
            <w:snapToGrid w:val="0"/>
          </w:rPr>
          <w:t>금지</w:t>
        </w:r>
        <w:r w:rsidRPr="00673753">
          <w:rPr>
            <w:rStyle w:val="af3"/>
            <w:noProof/>
            <w:snapToGrid w:val="0"/>
          </w:rPr>
          <w:t xml:space="preserve"> </w:t>
        </w:r>
        <w:r w:rsidRPr="00673753">
          <w:rPr>
            <w:rStyle w:val="af3"/>
            <w:noProof/>
            <w:snapToGrid w:val="0"/>
          </w:rPr>
          <w:t>및</w:t>
        </w:r>
        <w:r w:rsidRPr="00673753">
          <w:rPr>
            <w:rStyle w:val="af3"/>
            <w:noProof/>
            <w:snapToGrid w:val="0"/>
          </w:rPr>
          <w:t xml:space="preserve"> </w:t>
        </w:r>
        <w:r w:rsidRPr="00673753">
          <w:rPr>
            <w:rStyle w:val="af3"/>
            <w:noProof/>
            <w:snapToGrid w:val="0"/>
          </w:rPr>
          <w:t>추가차입에</w:t>
        </w:r>
        <w:r w:rsidRPr="00673753">
          <w:rPr>
            <w:rStyle w:val="af3"/>
            <w:noProof/>
            <w:snapToGrid w:val="0"/>
          </w:rPr>
          <w:t xml:space="preserve"> </w:t>
        </w:r>
        <w:r w:rsidRPr="00673753">
          <w:rPr>
            <w:rStyle w:val="af3"/>
            <w:noProof/>
            <w:snapToGrid w:val="0"/>
          </w:rPr>
          <w:t>따른</w:t>
        </w:r>
        <w:r w:rsidRPr="00673753">
          <w:rPr>
            <w:rStyle w:val="af3"/>
            <w:noProof/>
            <w:snapToGrid w:val="0"/>
          </w:rPr>
          <w:t xml:space="preserve"> </w:t>
        </w:r>
        <w:r w:rsidRPr="00673753">
          <w:rPr>
            <w:rStyle w:val="af3"/>
            <w:noProof/>
            <w:snapToGrid w:val="0"/>
          </w:rPr>
          <w:t>담보제공의</w:t>
        </w:r>
        <w:r w:rsidRPr="00673753">
          <w:rPr>
            <w:rStyle w:val="af3"/>
            <w:noProof/>
            <w:snapToGrid w:val="0"/>
          </w:rPr>
          <w:t xml:space="preserve"> </w:t>
        </w:r>
        <w:r w:rsidRPr="00673753">
          <w:rPr>
            <w:rStyle w:val="af3"/>
            <w:noProof/>
            <w:snapToGrid w:val="0"/>
          </w:rPr>
          <w:t>불가</w:t>
        </w:r>
        <w:r>
          <w:rPr>
            <w:noProof/>
            <w:webHidden/>
          </w:rPr>
          <w:tab/>
        </w:r>
        <w:r>
          <w:rPr>
            <w:noProof/>
            <w:webHidden/>
          </w:rPr>
          <w:fldChar w:fldCharType="begin"/>
        </w:r>
        <w:r>
          <w:rPr>
            <w:noProof/>
            <w:webHidden/>
          </w:rPr>
          <w:instrText xml:space="preserve"> PAGEREF _Toc242301836 \h </w:instrText>
        </w:r>
        <w:r>
          <w:rPr>
            <w:noProof/>
            <w:webHidden/>
          </w:rPr>
        </w:r>
        <w:r>
          <w:rPr>
            <w:noProof/>
            <w:webHidden/>
          </w:rPr>
          <w:fldChar w:fldCharType="separate"/>
        </w:r>
        <w:r>
          <w:rPr>
            <w:noProof/>
            <w:webHidden/>
          </w:rPr>
          <w:t>35</w:t>
        </w:r>
        <w:r>
          <w:rPr>
            <w:noProof/>
            <w:webHidden/>
          </w:rPr>
          <w:fldChar w:fldCharType="end"/>
        </w:r>
        <w:r w:rsidRPr="00673753">
          <w:rPr>
            <w:rStyle w:val="af3"/>
            <w:noProof/>
          </w:rPr>
          <w:fldChar w:fldCharType="end"/>
        </w:r>
      </w:ins>
    </w:p>
    <w:p w14:paraId="79BC692D" w14:textId="4F66280B" w:rsidR="00946361" w:rsidRDefault="00946361">
      <w:pPr>
        <w:pStyle w:val="20"/>
        <w:tabs>
          <w:tab w:val="left" w:pos="1440"/>
          <w:tab w:val="right" w:leader="dot" w:pos="8494"/>
        </w:tabs>
        <w:rPr>
          <w:ins w:id="13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3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8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사업의</w:t>
        </w:r>
        <w:r w:rsidRPr="00673753">
          <w:rPr>
            <w:rStyle w:val="af3"/>
            <w:noProof/>
          </w:rPr>
          <w:t xml:space="preserve"> </w:t>
        </w:r>
        <w:r w:rsidRPr="00673753">
          <w:rPr>
            <w:rStyle w:val="af3"/>
            <w:noProof/>
          </w:rPr>
          <w:t>유지</w:t>
        </w:r>
        <w:r w:rsidRPr="00673753">
          <w:rPr>
            <w:rStyle w:val="af3"/>
            <w:noProof/>
          </w:rPr>
          <w:t xml:space="preserve"> </w:t>
        </w:r>
        <w:r w:rsidRPr="00673753">
          <w:rPr>
            <w:rStyle w:val="af3"/>
            <w:noProof/>
          </w:rPr>
          <w:t>관련</w:t>
        </w:r>
        <w:r>
          <w:rPr>
            <w:noProof/>
            <w:webHidden/>
          </w:rPr>
          <w:tab/>
        </w:r>
        <w:r>
          <w:rPr>
            <w:noProof/>
            <w:webHidden/>
          </w:rPr>
          <w:fldChar w:fldCharType="begin"/>
        </w:r>
        <w:r>
          <w:rPr>
            <w:noProof/>
            <w:webHidden/>
          </w:rPr>
          <w:instrText xml:space="preserve"> PAGEREF _Toc242301837 \h </w:instrText>
        </w:r>
        <w:r>
          <w:rPr>
            <w:noProof/>
            <w:webHidden/>
          </w:rPr>
        </w:r>
        <w:r>
          <w:rPr>
            <w:noProof/>
            <w:webHidden/>
          </w:rPr>
          <w:fldChar w:fldCharType="separate"/>
        </w:r>
        <w:r>
          <w:rPr>
            <w:noProof/>
            <w:webHidden/>
          </w:rPr>
          <w:t>36</w:t>
        </w:r>
        <w:r>
          <w:rPr>
            <w:noProof/>
            <w:webHidden/>
          </w:rPr>
          <w:fldChar w:fldCharType="end"/>
        </w:r>
        <w:r w:rsidRPr="00673753">
          <w:rPr>
            <w:rStyle w:val="af3"/>
            <w:noProof/>
          </w:rPr>
          <w:fldChar w:fldCharType="end"/>
        </w:r>
      </w:ins>
    </w:p>
    <w:p w14:paraId="4C1BE340" w14:textId="33E28D91" w:rsidR="00946361" w:rsidRDefault="00946361">
      <w:pPr>
        <w:pStyle w:val="20"/>
        <w:tabs>
          <w:tab w:val="left" w:pos="1440"/>
          <w:tab w:val="right" w:leader="dot" w:pos="8494"/>
        </w:tabs>
        <w:rPr>
          <w:ins w:id="13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3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9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제세공과금</w:t>
        </w:r>
        <w:r>
          <w:rPr>
            <w:noProof/>
            <w:webHidden/>
          </w:rPr>
          <w:tab/>
        </w:r>
        <w:r>
          <w:rPr>
            <w:noProof/>
            <w:webHidden/>
          </w:rPr>
          <w:fldChar w:fldCharType="begin"/>
        </w:r>
        <w:r>
          <w:rPr>
            <w:noProof/>
            <w:webHidden/>
          </w:rPr>
          <w:instrText xml:space="preserve"> PAGEREF _Toc242301838 \h </w:instrText>
        </w:r>
        <w:r>
          <w:rPr>
            <w:noProof/>
            <w:webHidden/>
          </w:rPr>
        </w:r>
        <w:r>
          <w:rPr>
            <w:noProof/>
            <w:webHidden/>
          </w:rPr>
          <w:fldChar w:fldCharType="separate"/>
        </w:r>
        <w:r>
          <w:rPr>
            <w:noProof/>
            <w:webHidden/>
          </w:rPr>
          <w:t>36</w:t>
        </w:r>
        <w:r>
          <w:rPr>
            <w:noProof/>
            <w:webHidden/>
          </w:rPr>
          <w:fldChar w:fldCharType="end"/>
        </w:r>
        <w:r w:rsidRPr="00673753">
          <w:rPr>
            <w:rStyle w:val="af3"/>
            <w:noProof/>
          </w:rPr>
          <w:fldChar w:fldCharType="end"/>
        </w:r>
      </w:ins>
    </w:p>
    <w:p w14:paraId="64E9EA7C" w14:textId="48ED2648" w:rsidR="00946361" w:rsidRDefault="00946361">
      <w:pPr>
        <w:pStyle w:val="20"/>
        <w:tabs>
          <w:tab w:val="left" w:pos="1440"/>
          <w:tab w:val="right" w:leader="dot" w:pos="8494"/>
        </w:tabs>
        <w:rPr>
          <w:ins w:id="13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3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"_Toc242301839"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10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통지</w:t>
        </w:r>
        <w:r>
          <w:rPr>
            <w:noProof/>
            <w:webHidden/>
          </w:rPr>
          <w:tab/>
        </w:r>
        <w:r>
          <w:rPr>
            <w:noProof/>
            <w:webHidden/>
          </w:rPr>
          <w:fldChar w:fldCharType="begin"/>
        </w:r>
        <w:r>
          <w:rPr>
            <w:noProof/>
            <w:webHidden/>
          </w:rPr>
          <w:instrText xml:space="preserve"> PAGEREF _Toc242301839 \h </w:instrText>
        </w:r>
        <w:r>
          <w:rPr>
            <w:noProof/>
            <w:webHidden/>
          </w:rPr>
        </w:r>
        <w:r>
          <w:rPr>
            <w:noProof/>
            <w:webHidden/>
          </w:rPr>
          <w:fldChar w:fldCharType="separate"/>
        </w:r>
        <w:r>
          <w:rPr>
            <w:noProof/>
            <w:webHidden/>
          </w:rPr>
          <w:t>36</w:t>
        </w:r>
        <w:r>
          <w:rPr>
            <w:noProof/>
            <w:webHidden/>
          </w:rPr>
          <w:fldChar w:fldCharType="end"/>
        </w:r>
        <w:r w:rsidRPr="00673753">
          <w:rPr>
            <w:rStyle w:val="af3"/>
            <w:noProof/>
          </w:rPr>
          <w:fldChar w:fldCharType="end"/>
        </w:r>
      </w:ins>
    </w:p>
    <w:p w14:paraId="7CD587E3" w14:textId="280DC05C" w:rsidR="00946361" w:rsidRDefault="00946361">
      <w:pPr>
        <w:pStyle w:val="20"/>
        <w:tabs>
          <w:tab w:val="left" w:pos="1440"/>
          <w:tab w:val="right" w:leader="dot" w:pos="8494"/>
        </w:tabs>
        <w:rPr>
          <w:ins w:id="13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3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진술과</w:t>
        </w:r>
        <w:r w:rsidRPr="00673753">
          <w:rPr>
            <w:rStyle w:val="af3"/>
            <w:noProof/>
          </w:rPr>
          <w:t xml:space="preserve"> </w:t>
        </w:r>
        <w:r w:rsidRPr="00673753">
          <w:rPr>
            <w:rStyle w:val="af3"/>
            <w:noProof/>
          </w:rPr>
          <w:t>보장</w:t>
        </w:r>
        <w:r>
          <w:rPr>
            <w:noProof/>
            <w:webHidden/>
          </w:rPr>
          <w:tab/>
        </w:r>
        <w:r>
          <w:rPr>
            <w:noProof/>
            <w:webHidden/>
          </w:rPr>
          <w:fldChar w:fldCharType="begin"/>
        </w:r>
        <w:r>
          <w:rPr>
            <w:noProof/>
            <w:webHidden/>
          </w:rPr>
          <w:instrText xml:space="preserve"> PAGEREF _Toc242301840 \h </w:instrText>
        </w:r>
        <w:r>
          <w:rPr>
            <w:noProof/>
            <w:webHidden/>
          </w:rPr>
        </w:r>
        <w:r>
          <w:rPr>
            <w:noProof/>
            <w:webHidden/>
          </w:rPr>
          <w:fldChar w:fldCharType="separate"/>
        </w:r>
        <w:r>
          <w:rPr>
            <w:noProof/>
            <w:webHidden/>
          </w:rPr>
          <w:t>37</w:t>
        </w:r>
        <w:r>
          <w:rPr>
            <w:noProof/>
            <w:webHidden/>
          </w:rPr>
          <w:fldChar w:fldCharType="end"/>
        </w:r>
        <w:r w:rsidRPr="00673753">
          <w:rPr>
            <w:rStyle w:val="af3"/>
            <w:noProof/>
          </w:rPr>
          <w:fldChar w:fldCharType="end"/>
        </w:r>
      </w:ins>
    </w:p>
    <w:p w14:paraId="26CAFE6F" w14:textId="3F206E6E" w:rsidR="00946361" w:rsidRDefault="00946361">
      <w:pPr>
        <w:pStyle w:val="20"/>
        <w:tabs>
          <w:tab w:val="left" w:pos="1440"/>
          <w:tab w:val="right" w:leader="dot" w:pos="8494"/>
        </w:tabs>
        <w:rPr>
          <w:ins w:id="14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41" w:author="BKL" w:date="2026-10-07T21:42:00Z" w16du:dateUtc="2026-10-07T12:42:00Z">
        <w:r w:rsidRPr="00673753">
          <w:rPr>
            <w:rStyle w:val="af3"/>
            <w:noProof/>
          </w:rPr>
          <w:lastRenderedPageBreak/>
          <w:fldChar w:fldCharType="begin"/>
        </w:r>
        <w:r w:rsidRPr="00673753">
          <w:rPr>
            <w:rStyle w:val="af3"/>
            <w:noProof/>
          </w:rPr>
          <w:instrText xml:space="preserve"> </w:instrText>
        </w:r>
        <w:r>
          <w:rPr>
            <w:noProof/>
          </w:rPr>
          <w:instrText>HYPERLINK \l "_Toc242301841"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보험</w:t>
        </w:r>
        <w:r>
          <w:rPr>
            <w:noProof/>
            <w:webHidden/>
          </w:rPr>
          <w:tab/>
        </w:r>
        <w:r>
          <w:rPr>
            <w:noProof/>
            <w:webHidden/>
          </w:rPr>
          <w:fldChar w:fldCharType="begin"/>
        </w:r>
        <w:r>
          <w:rPr>
            <w:noProof/>
            <w:webHidden/>
          </w:rPr>
          <w:instrText xml:space="preserve"> PAGEREF _Toc242301841 \h </w:instrText>
        </w:r>
        <w:r>
          <w:rPr>
            <w:noProof/>
            <w:webHidden/>
          </w:rPr>
        </w:r>
        <w:r>
          <w:rPr>
            <w:noProof/>
            <w:webHidden/>
          </w:rPr>
          <w:fldChar w:fldCharType="separate"/>
        </w:r>
        <w:r>
          <w:rPr>
            <w:noProof/>
            <w:webHidden/>
          </w:rPr>
          <w:t>37</w:t>
        </w:r>
        <w:r>
          <w:rPr>
            <w:noProof/>
            <w:webHidden/>
          </w:rPr>
          <w:fldChar w:fldCharType="end"/>
        </w:r>
        <w:r w:rsidRPr="00673753">
          <w:rPr>
            <w:rStyle w:val="af3"/>
            <w:noProof/>
          </w:rPr>
          <w:fldChar w:fldCharType="end"/>
        </w:r>
      </w:ins>
    </w:p>
    <w:p w14:paraId="548FC29D" w14:textId="61BF18EC" w:rsidR="00946361" w:rsidRDefault="00946361">
      <w:pPr>
        <w:pStyle w:val="20"/>
        <w:tabs>
          <w:tab w:val="left" w:pos="1440"/>
          <w:tab w:val="right" w:leader="dot" w:pos="8494"/>
        </w:tabs>
        <w:rPr>
          <w:ins w:id="14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4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13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차주의</w:t>
        </w:r>
        <w:r w:rsidRPr="00673753">
          <w:rPr>
            <w:rStyle w:val="af3"/>
            <w:noProof/>
            <w:snapToGrid w:val="0"/>
          </w:rPr>
          <w:t xml:space="preserve"> </w:t>
        </w:r>
        <w:r w:rsidRPr="00673753">
          <w:rPr>
            <w:rStyle w:val="af3"/>
            <w:noProof/>
            <w:snapToGrid w:val="0"/>
          </w:rPr>
          <w:t>지배구조</w:t>
        </w:r>
        <w:r w:rsidRPr="00673753">
          <w:rPr>
            <w:rStyle w:val="af3"/>
            <w:noProof/>
            <w:snapToGrid w:val="0"/>
          </w:rPr>
          <w:t xml:space="preserve"> </w:t>
        </w:r>
        <w:r w:rsidRPr="00673753">
          <w:rPr>
            <w:rStyle w:val="af3"/>
            <w:noProof/>
            <w:snapToGrid w:val="0"/>
          </w:rPr>
          <w:t>변경</w:t>
        </w:r>
        <w:r>
          <w:rPr>
            <w:noProof/>
            <w:webHidden/>
          </w:rPr>
          <w:tab/>
        </w:r>
        <w:r>
          <w:rPr>
            <w:noProof/>
            <w:webHidden/>
          </w:rPr>
          <w:fldChar w:fldCharType="begin"/>
        </w:r>
        <w:r>
          <w:rPr>
            <w:noProof/>
            <w:webHidden/>
          </w:rPr>
          <w:instrText xml:space="preserve"> PAGEREF _Toc242301842 \h </w:instrText>
        </w:r>
        <w:r>
          <w:rPr>
            <w:noProof/>
            <w:webHidden/>
          </w:rPr>
        </w:r>
        <w:r>
          <w:rPr>
            <w:noProof/>
            <w:webHidden/>
          </w:rPr>
          <w:fldChar w:fldCharType="separate"/>
        </w:r>
        <w:r>
          <w:rPr>
            <w:noProof/>
            <w:webHidden/>
          </w:rPr>
          <w:t>37</w:t>
        </w:r>
        <w:r>
          <w:rPr>
            <w:noProof/>
            <w:webHidden/>
          </w:rPr>
          <w:fldChar w:fldCharType="end"/>
        </w:r>
        <w:r w:rsidRPr="00673753">
          <w:rPr>
            <w:rStyle w:val="af3"/>
            <w:noProof/>
          </w:rPr>
          <w:fldChar w:fldCharType="end"/>
        </w:r>
      </w:ins>
    </w:p>
    <w:p w14:paraId="2A29D628" w14:textId="601CA5DD" w:rsidR="00946361" w:rsidRDefault="00946361">
      <w:pPr>
        <w:pStyle w:val="20"/>
        <w:tabs>
          <w:tab w:val="left" w:pos="1440"/>
          <w:tab w:val="right" w:leader="dot" w:pos="8494"/>
        </w:tabs>
        <w:rPr>
          <w:ins w:id="14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4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14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자금의</w:t>
        </w:r>
        <w:r w:rsidRPr="00673753">
          <w:rPr>
            <w:rStyle w:val="af3"/>
            <w:noProof/>
            <w:snapToGrid w:val="0"/>
          </w:rPr>
          <w:t xml:space="preserve"> </w:t>
        </w:r>
        <w:r w:rsidRPr="00673753">
          <w:rPr>
            <w:rStyle w:val="af3"/>
            <w:noProof/>
            <w:snapToGrid w:val="0"/>
          </w:rPr>
          <w:t>사용</w:t>
        </w:r>
        <w:r>
          <w:rPr>
            <w:noProof/>
            <w:webHidden/>
          </w:rPr>
          <w:tab/>
        </w:r>
        <w:r>
          <w:rPr>
            <w:noProof/>
            <w:webHidden/>
          </w:rPr>
          <w:fldChar w:fldCharType="begin"/>
        </w:r>
        <w:r>
          <w:rPr>
            <w:noProof/>
            <w:webHidden/>
          </w:rPr>
          <w:instrText xml:space="preserve"> PAGEREF _Toc242301843 \h </w:instrText>
        </w:r>
        <w:r>
          <w:rPr>
            <w:noProof/>
            <w:webHidden/>
          </w:rPr>
        </w:r>
        <w:r>
          <w:rPr>
            <w:noProof/>
            <w:webHidden/>
          </w:rPr>
          <w:fldChar w:fldCharType="separate"/>
        </w:r>
        <w:r>
          <w:rPr>
            <w:noProof/>
            <w:webHidden/>
          </w:rPr>
          <w:t>38</w:t>
        </w:r>
        <w:r>
          <w:rPr>
            <w:noProof/>
            <w:webHidden/>
          </w:rPr>
          <w:fldChar w:fldCharType="end"/>
        </w:r>
        <w:r w:rsidRPr="00673753">
          <w:rPr>
            <w:rStyle w:val="af3"/>
            <w:noProof/>
          </w:rPr>
          <w:fldChar w:fldCharType="end"/>
        </w:r>
      </w:ins>
    </w:p>
    <w:p w14:paraId="22097D32" w14:textId="09B18AF3" w:rsidR="00946361" w:rsidRDefault="00946361">
      <w:pPr>
        <w:pStyle w:val="20"/>
        <w:tabs>
          <w:tab w:val="left" w:pos="1440"/>
          <w:tab w:val="right" w:leader="dot" w:pos="8494"/>
        </w:tabs>
        <w:rPr>
          <w:ins w:id="14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4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15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계약변경</w:t>
        </w:r>
        <w:r w:rsidRPr="00673753">
          <w:rPr>
            <w:rStyle w:val="af3"/>
            <w:noProof/>
            <w:snapToGrid w:val="0"/>
          </w:rPr>
          <w:t xml:space="preserve"> </w:t>
        </w:r>
        <w:r w:rsidRPr="00673753">
          <w:rPr>
            <w:rStyle w:val="af3"/>
            <w:noProof/>
            <w:snapToGrid w:val="0"/>
          </w:rPr>
          <w:t>등의</w:t>
        </w:r>
        <w:r w:rsidRPr="00673753">
          <w:rPr>
            <w:rStyle w:val="af3"/>
            <w:noProof/>
            <w:snapToGrid w:val="0"/>
          </w:rPr>
          <w:t xml:space="preserve"> </w:t>
        </w:r>
        <w:r w:rsidRPr="00673753">
          <w:rPr>
            <w:rStyle w:val="af3"/>
            <w:noProof/>
            <w:snapToGrid w:val="0"/>
          </w:rPr>
          <w:t>금지</w:t>
        </w:r>
        <w:r>
          <w:rPr>
            <w:noProof/>
            <w:webHidden/>
          </w:rPr>
          <w:tab/>
        </w:r>
        <w:r>
          <w:rPr>
            <w:noProof/>
            <w:webHidden/>
          </w:rPr>
          <w:fldChar w:fldCharType="begin"/>
        </w:r>
        <w:r>
          <w:rPr>
            <w:noProof/>
            <w:webHidden/>
          </w:rPr>
          <w:instrText xml:space="preserve"> PAGEREF _Toc242301844 \h </w:instrText>
        </w:r>
        <w:r>
          <w:rPr>
            <w:noProof/>
            <w:webHidden/>
          </w:rPr>
        </w:r>
        <w:r>
          <w:rPr>
            <w:noProof/>
            <w:webHidden/>
          </w:rPr>
          <w:fldChar w:fldCharType="separate"/>
        </w:r>
        <w:r>
          <w:rPr>
            <w:noProof/>
            <w:webHidden/>
          </w:rPr>
          <w:t>38</w:t>
        </w:r>
        <w:r>
          <w:rPr>
            <w:noProof/>
            <w:webHidden/>
          </w:rPr>
          <w:fldChar w:fldCharType="end"/>
        </w:r>
        <w:r w:rsidRPr="00673753">
          <w:rPr>
            <w:rStyle w:val="af3"/>
            <w:noProof/>
          </w:rPr>
          <w:fldChar w:fldCharType="end"/>
        </w:r>
      </w:ins>
    </w:p>
    <w:p w14:paraId="6114B7A3" w14:textId="6BA7E002" w:rsidR="00946361" w:rsidRDefault="00946361">
      <w:pPr>
        <w:pStyle w:val="20"/>
        <w:tabs>
          <w:tab w:val="left" w:pos="1440"/>
          <w:tab w:val="right" w:leader="dot" w:pos="8494"/>
        </w:tabs>
        <w:rPr>
          <w:ins w:id="14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4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16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중대한</w:t>
        </w:r>
        <w:r w:rsidRPr="00673753">
          <w:rPr>
            <w:rStyle w:val="af3"/>
            <w:noProof/>
            <w:snapToGrid w:val="0"/>
          </w:rPr>
          <w:t xml:space="preserve"> </w:t>
        </w:r>
        <w:r w:rsidRPr="00673753">
          <w:rPr>
            <w:rStyle w:val="af3"/>
            <w:noProof/>
            <w:snapToGrid w:val="0"/>
          </w:rPr>
          <w:t>부정적</w:t>
        </w:r>
        <w:r w:rsidRPr="00673753">
          <w:rPr>
            <w:rStyle w:val="af3"/>
            <w:noProof/>
            <w:snapToGrid w:val="0"/>
          </w:rPr>
          <w:t xml:space="preserve"> </w:t>
        </w:r>
        <w:r w:rsidRPr="00673753">
          <w:rPr>
            <w:rStyle w:val="af3"/>
            <w:noProof/>
            <w:snapToGrid w:val="0"/>
          </w:rPr>
          <w:t>영향</w:t>
        </w:r>
        <w:r w:rsidRPr="00673753">
          <w:rPr>
            <w:rStyle w:val="af3"/>
            <w:noProof/>
            <w:snapToGrid w:val="0"/>
          </w:rPr>
          <w:t xml:space="preserve"> </w:t>
        </w:r>
        <w:r w:rsidRPr="00673753">
          <w:rPr>
            <w:rStyle w:val="af3"/>
            <w:noProof/>
            <w:snapToGrid w:val="0"/>
          </w:rPr>
          <w:t>초래행위</w:t>
        </w:r>
        <w:r w:rsidRPr="00673753">
          <w:rPr>
            <w:rStyle w:val="af3"/>
            <w:noProof/>
            <w:snapToGrid w:val="0"/>
          </w:rPr>
          <w:t xml:space="preserve"> </w:t>
        </w:r>
        <w:r w:rsidRPr="00673753">
          <w:rPr>
            <w:rStyle w:val="af3"/>
            <w:noProof/>
            <w:snapToGrid w:val="0"/>
          </w:rPr>
          <w:t>금지</w:t>
        </w:r>
        <w:r>
          <w:rPr>
            <w:noProof/>
            <w:webHidden/>
          </w:rPr>
          <w:tab/>
        </w:r>
        <w:r>
          <w:rPr>
            <w:noProof/>
            <w:webHidden/>
          </w:rPr>
          <w:fldChar w:fldCharType="begin"/>
        </w:r>
        <w:r>
          <w:rPr>
            <w:noProof/>
            <w:webHidden/>
          </w:rPr>
          <w:instrText xml:space="preserve"> PAGEREF _Toc242301845 \h </w:instrText>
        </w:r>
        <w:r>
          <w:rPr>
            <w:noProof/>
            <w:webHidden/>
          </w:rPr>
        </w:r>
        <w:r>
          <w:rPr>
            <w:noProof/>
            <w:webHidden/>
          </w:rPr>
          <w:fldChar w:fldCharType="separate"/>
        </w:r>
        <w:r>
          <w:rPr>
            <w:noProof/>
            <w:webHidden/>
          </w:rPr>
          <w:t>39</w:t>
        </w:r>
        <w:r>
          <w:rPr>
            <w:noProof/>
            <w:webHidden/>
          </w:rPr>
          <w:fldChar w:fldCharType="end"/>
        </w:r>
        <w:r w:rsidRPr="00673753">
          <w:rPr>
            <w:rStyle w:val="af3"/>
            <w:noProof/>
          </w:rPr>
          <w:fldChar w:fldCharType="end"/>
        </w:r>
      </w:ins>
    </w:p>
    <w:p w14:paraId="72D5C533" w14:textId="7BB623A8" w:rsidR="00946361" w:rsidRDefault="00946361">
      <w:pPr>
        <w:pStyle w:val="20"/>
        <w:tabs>
          <w:tab w:val="left" w:pos="1440"/>
          <w:tab w:val="right" w:leader="dot" w:pos="8494"/>
        </w:tabs>
        <w:rPr>
          <w:ins w:id="15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5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17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이자지급력지수</w:t>
        </w:r>
        <w:r w:rsidRPr="00673753">
          <w:rPr>
            <w:rStyle w:val="af3"/>
            <w:noProof/>
            <w:snapToGrid w:val="0"/>
          </w:rPr>
          <w:t xml:space="preserve"> </w:t>
        </w:r>
        <w:r w:rsidRPr="00673753">
          <w:rPr>
            <w:rStyle w:val="af3"/>
            <w:noProof/>
            <w:snapToGrid w:val="0"/>
          </w:rPr>
          <w:t>유지</w:t>
        </w:r>
        <w:r w:rsidRPr="00673753">
          <w:rPr>
            <w:rStyle w:val="af3"/>
            <w:noProof/>
            <w:snapToGrid w:val="0"/>
          </w:rPr>
          <w:t xml:space="preserve"> </w:t>
        </w:r>
        <w:r w:rsidRPr="00673753">
          <w:rPr>
            <w:rStyle w:val="af3"/>
            <w:noProof/>
            <w:snapToGrid w:val="0"/>
          </w:rPr>
          <w:t>의무</w:t>
        </w:r>
        <w:r>
          <w:rPr>
            <w:noProof/>
            <w:webHidden/>
          </w:rPr>
          <w:tab/>
        </w:r>
        <w:r>
          <w:rPr>
            <w:noProof/>
            <w:webHidden/>
          </w:rPr>
          <w:fldChar w:fldCharType="begin"/>
        </w:r>
        <w:r>
          <w:rPr>
            <w:noProof/>
            <w:webHidden/>
          </w:rPr>
          <w:instrText xml:space="preserve"> PAGEREF _Toc242301846 \h </w:instrText>
        </w:r>
        <w:r>
          <w:rPr>
            <w:noProof/>
            <w:webHidden/>
          </w:rPr>
        </w:r>
        <w:r>
          <w:rPr>
            <w:noProof/>
            <w:webHidden/>
          </w:rPr>
          <w:fldChar w:fldCharType="separate"/>
        </w:r>
        <w:r>
          <w:rPr>
            <w:noProof/>
            <w:webHidden/>
          </w:rPr>
          <w:t>39</w:t>
        </w:r>
        <w:r>
          <w:rPr>
            <w:noProof/>
            <w:webHidden/>
          </w:rPr>
          <w:fldChar w:fldCharType="end"/>
        </w:r>
        <w:r w:rsidRPr="00673753">
          <w:rPr>
            <w:rStyle w:val="af3"/>
            <w:noProof/>
          </w:rPr>
          <w:fldChar w:fldCharType="end"/>
        </w:r>
      </w:ins>
    </w:p>
    <w:p w14:paraId="0DFB1F54" w14:textId="5AFEB229" w:rsidR="00946361" w:rsidRDefault="00946361">
      <w:pPr>
        <w:pStyle w:val="20"/>
        <w:tabs>
          <w:tab w:val="left" w:pos="1440"/>
          <w:tab w:val="right" w:leader="dot" w:pos="8494"/>
        </w:tabs>
        <w:rPr>
          <w:ins w:id="15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5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18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대출금의</w:t>
        </w:r>
        <w:r w:rsidRPr="00673753">
          <w:rPr>
            <w:rStyle w:val="af3"/>
            <w:noProof/>
            <w:snapToGrid w:val="0"/>
          </w:rPr>
          <w:t xml:space="preserve"> </w:t>
        </w:r>
        <w:r w:rsidRPr="00673753">
          <w:rPr>
            <w:rStyle w:val="af3"/>
            <w:noProof/>
            <w:snapToGrid w:val="0"/>
          </w:rPr>
          <w:t>상환</w:t>
        </w:r>
        <w:r w:rsidRPr="00673753">
          <w:rPr>
            <w:rStyle w:val="af3"/>
            <w:noProof/>
            <w:snapToGrid w:val="0"/>
          </w:rPr>
          <w:t>(</w:t>
        </w:r>
        <w:r w:rsidRPr="00673753">
          <w:rPr>
            <w:rStyle w:val="af3"/>
            <w:noProof/>
            <w:snapToGrid w:val="0"/>
          </w:rPr>
          <w:t>리파이낸싱</w:t>
        </w:r>
        <w:r w:rsidRPr="00673753">
          <w:rPr>
            <w:rStyle w:val="af3"/>
            <w:noProof/>
            <w:snapToGrid w:val="0"/>
          </w:rPr>
          <w:t>)</w:t>
        </w:r>
        <w:r>
          <w:rPr>
            <w:noProof/>
            <w:webHidden/>
          </w:rPr>
          <w:tab/>
        </w:r>
        <w:r>
          <w:rPr>
            <w:noProof/>
            <w:webHidden/>
          </w:rPr>
          <w:fldChar w:fldCharType="begin"/>
        </w:r>
        <w:r>
          <w:rPr>
            <w:noProof/>
            <w:webHidden/>
          </w:rPr>
          <w:instrText xml:space="preserve"> PAGEREF _Toc242301847 \h </w:instrText>
        </w:r>
        <w:r>
          <w:rPr>
            <w:noProof/>
            <w:webHidden/>
          </w:rPr>
        </w:r>
        <w:r>
          <w:rPr>
            <w:noProof/>
            <w:webHidden/>
          </w:rPr>
          <w:fldChar w:fldCharType="separate"/>
        </w:r>
        <w:r>
          <w:rPr>
            <w:noProof/>
            <w:webHidden/>
          </w:rPr>
          <w:t>39</w:t>
        </w:r>
        <w:r>
          <w:rPr>
            <w:noProof/>
            <w:webHidden/>
          </w:rPr>
          <w:fldChar w:fldCharType="end"/>
        </w:r>
        <w:r w:rsidRPr="00673753">
          <w:rPr>
            <w:rStyle w:val="af3"/>
            <w:noProof/>
          </w:rPr>
          <w:fldChar w:fldCharType="end"/>
        </w:r>
      </w:ins>
    </w:p>
    <w:p w14:paraId="75ED9F45" w14:textId="0B49AFEE" w:rsidR="00946361" w:rsidRDefault="00946361">
      <w:pPr>
        <w:pStyle w:val="20"/>
        <w:tabs>
          <w:tab w:val="left" w:pos="1440"/>
          <w:tab w:val="right" w:leader="dot" w:pos="8494"/>
        </w:tabs>
        <w:rPr>
          <w:ins w:id="15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5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19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배당의</w:t>
        </w:r>
        <w:r w:rsidRPr="00673753">
          <w:rPr>
            <w:rStyle w:val="af3"/>
            <w:noProof/>
            <w:snapToGrid w:val="0"/>
          </w:rPr>
          <w:t xml:space="preserve"> </w:t>
        </w:r>
        <w:r w:rsidRPr="00673753">
          <w:rPr>
            <w:rStyle w:val="af3"/>
            <w:noProof/>
            <w:snapToGrid w:val="0"/>
          </w:rPr>
          <w:t>제한</w:t>
        </w:r>
        <w:r>
          <w:rPr>
            <w:noProof/>
            <w:webHidden/>
          </w:rPr>
          <w:tab/>
        </w:r>
        <w:r>
          <w:rPr>
            <w:noProof/>
            <w:webHidden/>
          </w:rPr>
          <w:fldChar w:fldCharType="begin"/>
        </w:r>
        <w:r>
          <w:rPr>
            <w:noProof/>
            <w:webHidden/>
          </w:rPr>
          <w:instrText xml:space="preserve"> PAGEREF _Toc242301848 \h </w:instrText>
        </w:r>
        <w:r>
          <w:rPr>
            <w:noProof/>
            <w:webHidden/>
          </w:rPr>
        </w:r>
        <w:r>
          <w:rPr>
            <w:noProof/>
            <w:webHidden/>
          </w:rPr>
          <w:fldChar w:fldCharType="separate"/>
        </w:r>
        <w:r>
          <w:rPr>
            <w:noProof/>
            <w:webHidden/>
          </w:rPr>
          <w:t>40</w:t>
        </w:r>
        <w:r>
          <w:rPr>
            <w:noProof/>
            <w:webHidden/>
          </w:rPr>
          <w:fldChar w:fldCharType="end"/>
        </w:r>
        <w:r w:rsidRPr="00673753">
          <w:rPr>
            <w:rStyle w:val="af3"/>
            <w:noProof/>
          </w:rPr>
          <w:fldChar w:fldCharType="end"/>
        </w:r>
      </w:ins>
    </w:p>
    <w:p w14:paraId="38041E64" w14:textId="7F1F2787" w:rsidR="00946361" w:rsidRDefault="00946361">
      <w:pPr>
        <w:pStyle w:val="10"/>
        <w:tabs>
          <w:tab w:val="left" w:pos="1200"/>
          <w:tab w:val="right" w:leader="dot" w:pos="8494"/>
        </w:tabs>
        <w:rPr>
          <w:ins w:id="15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5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"_Toc242301849"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12 </w:t>
        </w:r>
        <w:r w:rsidRPr="00673753">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snapToGrid w:val="0"/>
          </w:rPr>
          <w:t>기한의</w:t>
        </w:r>
        <w:r w:rsidRPr="00673753">
          <w:rPr>
            <w:rStyle w:val="af3"/>
            <w:noProof/>
            <w:snapToGrid w:val="0"/>
          </w:rPr>
          <w:t xml:space="preserve"> </w:t>
        </w:r>
        <w:r w:rsidRPr="00673753">
          <w:rPr>
            <w:rStyle w:val="af3"/>
            <w:noProof/>
            <w:snapToGrid w:val="0"/>
          </w:rPr>
          <w:t>이익</w:t>
        </w:r>
        <w:r w:rsidRPr="00673753">
          <w:rPr>
            <w:rStyle w:val="af3"/>
            <w:noProof/>
            <w:snapToGrid w:val="0"/>
          </w:rPr>
          <w:t xml:space="preserve"> </w:t>
        </w:r>
        <w:r w:rsidRPr="00673753">
          <w:rPr>
            <w:rStyle w:val="af3"/>
            <w:noProof/>
            <w:snapToGrid w:val="0"/>
          </w:rPr>
          <w:t>상실</w:t>
        </w:r>
        <w:r>
          <w:rPr>
            <w:noProof/>
            <w:webHidden/>
          </w:rPr>
          <w:tab/>
        </w:r>
        <w:r>
          <w:rPr>
            <w:noProof/>
            <w:webHidden/>
          </w:rPr>
          <w:fldChar w:fldCharType="begin"/>
        </w:r>
        <w:r>
          <w:rPr>
            <w:noProof/>
            <w:webHidden/>
          </w:rPr>
          <w:instrText xml:space="preserve"> PAGEREF _Toc242301849 \h </w:instrText>
        </w:r>
        <w:r>
          <w:rPr>
            <w:noProof/>
            <w:webHidden/>
          </w:rPr>
        </w:r>
        <w:r>
          <w:rPr>
            <w:noProof/>
            <w:webHidden/>
          </w:rPr>
          <w:fldChar w:fldCharType="separate"/>
        </w:r>
        <w:r>
          <w:rPr>
            <w:noProof/>
            <w:webHidden/>
          </w:rPr>
          <w:t>40</w:t>
        </w:r>
        <w:r>
          <w:rPr>
            <w:noProof/>
            <w:webHidden/>
          </w:rPr>
          <w:fldChar w:fldCharType="end"/>
        </w:r>
        <w:r w:rsidRPr="00673753">
          <w:rPr>
            <w:rStyle w:val="af3"/>
            <w:noProof/>
          </w:rPr>
          <w:fldChar w:fldCharType="end"/>
        </w:r>
      </w:ins>
    </w:p>
    <w:p w14:paraId="110EB3C7" w14:textId="4AD56B88" w:rsidR="00946361" w:rsidRDefault="00946361">
      <w:pPr>
        <w:pStyle w:val="20"/>
        <w:tabs>
          <w:tab w:val="left" w:pos="1440"/>
          <w:tab w:val="right" w:leader="dot" w:pos="8494"/>
        </w:tabs>
        <w:rPr>
          <w:ins w:id="15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5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snapToGrid w:val="0"/>
          </w:rPr>
          <w:t>제</w:t>
        </w:r>
        <w:r w:rsidRPr="00673753">
          <w:rPr>
            <w:rStyle w:val="af3"/>
            <w:noProof/>
            <w:snapToGrid w:val="0"/>
          </w:rPr>
          <w:t xml:space="preserve"> 1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기한의</w:t>
        </w:r>
        <w:r w:rsidRPr="00673753">
          <w:rPr>
            <w:rStyle w:val="af3"/>
            <w:noProof/>
            <w:snapToGrid w:val="0"/>
          </w:rPr>
          <w:t xml:space="preserve"> </w:t>
        </w:r>
        <w:r w:rsidRPr="00673753">
          <w:rPr>
            <w:rStyle w:val="af3"/>
            <w:noProof/>
            <w:snapToGrid w:val="0"/>
          </w:rPr>
          <w:t>이익</w:t>
        </w:r>
        <w:r w:rsidRPr="00673753">
          <w:rPr>
            <w:rStyle w:val="af3"/>
            <w:noProof/>
            <w:snapToGrid w:val="0"/>
          </w:rPr>
          <w:t xml:space="preserve"> </w:t>
        </w:r>
        <w:r w:rsidRPr="00673753">
          <w:rPr>
            <w:rStyle w:val="af3"/>
            <w:noProof/>
            <w:snapToGrid w:val="0"/>
          </w:rPr>
          <w:t>상실</w:t>
        </w:r>
        <w:r w:rsidRPr="00673753">
          <w:rPr>
            <w:rStyle w:val="af3"/>
            <w:noProof/>
            <w:snapToGrid w:val="0"/>
          </w:rPr>
          <w:t xml:space="preserve"> </w:t>
        </w:r>
        <w:r w:rsidRPr="00673753">
          <w:rPr>
            <w:rStyle w:val="af3"/>
            <w:noProof/>
            <w:snapToGrid w:val="0"/>
          </w:rPr>
          <w:t>사유</w:t>
        </w:r>
        <w:r>
          <w:rPr>
            <w:noProof/>
            <w:webHidden/>
          </w:rPr>
          <w:tab/>
        </w:r>
        <w:r>
          <w:rPr>
            <w:noProof/>
            <w:webHidden/>
          </w:rPr>
          <w:fldChar w:fldCharType="begin"/>
        </w:r>
        <w:r>
          <w:rPr>
            <w:noProof/>
            <w:webHidden/>
          </w:rPr>
          <w:instrText xml:space="preserve"> PAGEREF _Toc242301850 \h </w:instrText>
        </w:r>
        <w:r>
          <w:rPr>
            <w:noProof/>
            <w:webHidden/>
          </w:rPr>
        </w:r>
        <w:r>
          <w:rPr>
            <w:noProof/>
            <w:webHidden/>
          </w:rPr>
          <w:fldChar w:fldCharType="separate"/>
        </w:r>
        <w:r>
          <w:rPr>
            <w:noProof/>
            <w:webHidden/>
          </w:rPr>
          <w:t>40</w:t>
        </w:r>
        <w:r>
          <w:rPr>
            <w:noProof/>
            <w:webHidden/>
          </w:rPr>
          <w:fldChar w:fldCharType="end"/>
        </w:r>
        <w:r w:rsidRPr="00673753">
          <w:rPr>
            <w:rStyle w:val="af3"/>
            <w:noProof/>
          </w:rPr>
          <w:fldChar w:fldCharType="end"/>
        </w:r>
      </w:ins>
    </w:p>
    <w:p w14:paraId="7C139DC6" w14:textId="0E6EB28D" w:rsidR="00946361" w:rsidRDefault="00946361">
      <w:pPr>
        <w:pStyle w:val="20"/>
        <w:tabs>
          <w:tab w:val="left" w:pos="1440"/>
          <w:tab w:val="right" w:leader="dot" w:pos="8494"/>
        </w:tabs>
        <w:rPr>
          <w:ins w:id="16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6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기한의</w:t>
        </w:r>
        <w:r w:rsidRPr="00673753">
          <w:rPr>
            <w:rStyle w:val="af3"/>
            <w:noProof/>
          </w:rPr>
          <w:t xml:space="preserve"> </w:t>
        </w:r>
        <w:r w:rsidRPr="00673753">
          <w:rPr>
            <w:rStyle w:val="af3"/>
            <w:noProof/>
          </w:rPr>
          <w:t>이익</w:t>
        </w:r>
        <w:r w:rsidRPr="00673753">
          <w:rPr>
            <w:rStyle w:val="af3"/>
            <w:noProof/>
          </w:rPr>
          <w:t xml:space="preserve"> </w:t>
        </w:r>
        <w:r w:rsidRPr="00673753">
          <w:rPr>
            <w:rStyle w:val="af3"/>
            <w:noProof/>
          </w:rPr>
          <w:t>상실의</w:t>
        </w:r>
        <w:r w:rsidRPr="00673753">
          <w:rPr>
            <w:rStyle w:val="af3"/>
            <w:noProof/>
          </w:rPr>
          <w:t xml:space="preserve"> </w:t>
        </w:r>
        <w:r w:rsidRPr="00673753">
          <w:rPr>
            <w:rStyle w:val="af3"/>
            <w:noProof/>
          </w:rPr>
          <w:t>효과</w:t>
        </w:r>
        <w:r>
          <w:rPr>
            <w:noProof/>
            <w:webHidden/>
          </w:rPr>
          <w:tab/>
        </w:r>
        <w:r>
          <w:rPr>
            <w:noProof/>
            <w:webHidden/>
          </w:rPr>
          <w:fldChar w:fldCharType="begin"/>
        </w:r>
        <w:r>
          <w:rPr>
            <w:noProof/>
            <w:webHidden/>
          </w:rPr>
          <w:instrText xml:space="preserve"> PAGEREF _Toc242301851 \h </w:instrText>
        </w:r>
        <w:r>
          <w:rPr>
            <w:noProof/>
            <w:webHidden/>
          </w:rPr>
        </w:r>
        <w:r>
          <w:rPr>
            <w:noProof/>
            <w:webHidden/>
          </w:rPr>
          <w:fldChar w:fldCharType="separate"/>
        </w:r>
        <w:r>
          <w:rPr>
            <w:noProof/>
            <w:webHidden/>
          </w:rPr>
          <w:t>42</w:t>
        </w:r>
        <w:r>
          <w:rPr>
            <w:noProof/>
            <w:webHidden/>
          </w:rPr>
          <w:fldChar w:fldCharType="end"/>
        </w:r>
        <w:r w:rsidRPr="00673753">
          <w:rPr>
            <w:rStyle w:val="af3"/>
            <w:noProof/>
          </w:rPr>
          <w:fldChar w:fldCharType="end"/>
        </w:r>
      </w:ins>
    </w:p>
    <w:p w14:paraId="1798B5E2" w14:textId="56BC3C07" w:rsidR="00946361" w:rsidRDefault="00946361">
      <w:pPr>
        <w:pStyle w:val="10"/>
        <w:tabs>
          <w:tab w:val="left" w:pos="1200"/>
          <w:tab w:val="right" w:leader="dot" w:pos="8494"/>
        </w:tabs>
        <w:rPr>
          <w:ins w:id="16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6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13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대주의</w:t>
        </w:r>
        <w:r w:rsidRPr="00673753">
          <w:rPr>
            <w:rStyle w:val="af3"/>
            <w:noProof/>
          </w:rPr>
          <w:t xml:space="preserve"> </w:t>
        </w:r>
        <w:r w:rsidRPr="00673753">
          <w:rPr>
            <w:rStyle w:val="af3"/>
            <w:noProof/>
          </w:rPr>
          <w:t>의사결정</w:t>
        </w:r>
        <w:r>
          <w:rPr>
            <w:noProof/>
            <w:webHidden/>
          </w:rPr>
          <w:tab/>
        </w:r>
        <w:r>
          <w:rPr>
            <w:noProof/>
            <w:webHidden/>
          </w:rPr>
          <w:fldChar w:fldCharType="begin"/>
        </w:r>
        <w:r>
          <w:rPr>
            <w:noProof/>
            <w:webHidden/>
          </w:rPr>
          <w:instrText xml:space="preserve"> PAGEREF _Toc242301852 \h </w:instrText>
        </w:r>
        <w:r>
          <w:rPr>
            <w:noProof/>
            <w:webHidden/>
          </w:rPr>
        </w:r>
        <w:r>
          <w:rPr>
            <w:noProof/>
            <w:webHidden/>
          </w:rPr>
          <w:fldChar w:fldCharType="separate"/>
        </w:r>
        <w:r>
          <w:rPr>
            <w:noProof/>
            <w:webHidden/>
          </w:rPr>
          <w:t>43</w:t>
        </w:r>
        <w:r>
          <w:rPr>
            <w:noProof/>
            <w:webHidden/>
          </w:rPr>
          <w:fldChar w:fldCharType="end"/>
        </w:r>
        <w:r w:rsidRPr="00673753">
          <w:rPr>
            <w:rStyle w:val="af3"/>
            <w:noProof/>
          </w:rPr>
          <w:fldChar w:fldCharType="end"/>
        </w:r>
      </w:ins>
    </w:p>
    <w:p w14:paraId="588669CE" w14:textId="579691ED" w:rsidR="00946361" w:rsidRDefault="00946361">
      <w:pPr>
        <w:pStyle w:val="10"/>
        <w:tabs>
          <w:tab w:val="left" w:pos="1200"/>
          <w:tab w:val="right" w:leader="dot" w:pos="8494"/>
        </w:tabs>
        <w:rPr>
          <w:ins w:id="16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6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14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통</w:t>
        </w:r>
        <w:r w:rsidRPr="00673753">
          <w:rPr>
            <w:rStyle w:val="af3"/>
            <w:noProof/>
          </w:rPr>
          <w:t xml:space="preserve">   </w:t>
        </w:r>
        <w:r w:rsidRPr="00673753">
          <w:rPr>
            <w:rStyle w:val="af3"/>
            <w:noProof/>
          </w:rPr>
          <w:t>지</w:t>
        </w:r>
        <w:r>
          <w:rPr>
            <w:noProof/>
            <w:webHidden/>
          </w:rPr>
          <w:tab/>
        </w:r>
        <w:r>
          <w:rPr>
            <w:noProof/>
            <w:webHidden/>
          </w:rPr>
          <w:fldChar w:fldCharType="begin"/>
        </w:r>
        <w:r>
          <w:rPr>
            <w:noProof/>
            <w:webHidden/>
          </w:rPr>
          <w:instrText xml:space="preserve"> PAGEREF _Toc242301853 \h </w:instrText>
        </w:r>
        <w:r>
          <w:rPr>
            <w:noProof/>
            <w:webHidden/>
          </w:rPr>
        </w:r>
        <w:r>
          <w:rPr>
            <w:noProof/>
            <w:webHidden/>
          </w:rPr>
          <w:fldChar w:fldCharType="separate"/>
        </w:r>
        <w:r>
          <w:rPr>
            <w:noProof/>
            <w:webHidden/>
          </w:rPr>
          <w:t>44</w:t>
        </w:r>
        <w:r>
          <w:rPr>
            <w:noProof/>
            <w:webHidden/>
          </w:rPr>
          <w:fldChar w:fldCharType="end"/>
        </w:r>
        <w:r w:rsidRPr="00673753">
          <w:rPr>
            <w:rStyle w:val="af3"/>
            <w:noProof/>
          </w:rPr>
          <w:fldChar w:fldCharType="end"/>
        </w:r>
      </w:ins>
    </w:p>
    <w:p w14:paraId="3795E159" w14:textId="4673AF42" w:rsidR="00946361" w:rsidRDefault="00946361">
      <w:pPr>
        <w:pStyle w:val="10"/>
        <w:tabs>
          <w:tab w:val="left" w:pos="1200"/>
          <w:tab w:val="right" w:leader="dot" w:pos="8494"/>
        </w:tabs>
        <w:rPr>
          <w:ins w:id="16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6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15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기</w:t>
        </w:r>
        <w:r w:rsidRPr="00673753">
          <w:rPr>
            <w:rStyle w:val="af3"/>
            <w:noProof/>
          </w:rPr>
          <w:t xml:space="preserve">   </w:t>
        </w:r>
        <w:r w:rsidRPr="00673753">
          <w:rPr>
            <w:rStyle w:val="af3"/>
            <w:noProof/>
          </w:rPr>
          <w:t>타</w:t>
        </w:r>
        <w:r>
          <w:rPr>
            <w:noProof/>
            <w:webHidden/>
          </w:rPr>
          <w:tab/>
        </w:r>
        <w:r>
          <w:rPr>
            <w:noProof/>
            <w:webHidden/>
          </w:rPr>
          <w:fldChar w:fldCharType="begin"/>
        </w:r>
        <w:r>
          <w:rPr>
            <w:noProof/>
            <w:webHidden/>
          </w:rPr>
          <w:instrText xml:space="preserve"> PAGEREF _Toc242301854 \h </w:instrText>
        </w:r>
        <w:r>
          <w:rPr>
            <w:noProof/>
            <w:webHidden/>
          </w:rPr>
        </w:r>
        <w:r>
          <w:rPr>
            <w:noProof/>
            <w:webHidden/>
          </w:rPr>
          <w:fldChar w:fldCharType="separate"/>
        </w:r>
        <w:r>
          <w:rPr>
            <w:noProof/>
            <w:webHidden/>
          </w:rPr>
          <w:t>44</w:t>
        </w:r>
        <w:r>
          <w:rPr>
            <w:noProof/>
            <w:webHidden/>
          </w:rPr>
          <w:fldChar w:fldCharType="end"/>
        </w:r>
        <w:r w:rsidRPr="00673753">
          <w:rPr>
            <w:rStyle w:val="af3"/>
            <w:noProof/>
          </w:rPr>
          <w:fldChar w:fldCharType="end"/>
        </w:r>
      </w:ins>
    </w:p>
    <w:p w14:paraId="0BF2E130" w14:textId="1A734B65" w:rsidR="00946361" w:rsidRDefault="00946361">
      <w:pPr>
        <w:pStyle w:val="20"/>
        <w:tabs>
          <w:tab w:val="left" w:pos="1440"/>
          <w:tab w:val="right" w:leader="dot" w:pos="8494"/>
        </w:tabs>
        <w:rPr>
          <w:ins w:id="16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6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완전합의</w:t>
        </w:r>
        <w:r>
          <w:rPr>
            <w:noProof/>
            <w:webHidden/>
          </w:rPr>
          <w:tab/>
        </w:r>
        <w:r>
          <w:rPr>
            <w:noProof/>
            <w:webHidden/>
          </w:rPr>
          <w:fldChar w:fldCharType="begin"/>
        </w:r>
        <w:r>
          <w:rPr>
            <w:noProof/>
            <w:webHidden/>
          </w:rPr>
          <w:instrText xml:space="preserve"> PAGEREF _Toc242301855 \h </w:instrText>
        </w:r>
        <w:r>
          <w:rPr>
            <w:noProof/>
            <w:webHidden/>
          </w:rPr>
        </w:r>
        <w:r>
          <w:rPr>
            <w:noProof/>
            <w:webHidden/>
          </w:rPr>
          <w:fldChar w:fldCharType="separate"/>
        </w:r>
        <w:r>
          <w:rPr>
            <w:noProof/>
            <w:webHidden/>
          </w:rPr>
          <w:t>44</w:t>
        </w:r>
        <w:r>
          <w:rPr>
            <w:noProof/>
            <w:webHidden/>
          </w:rPr>
          <w:fldChar w:fldCharType="end"/>
        </w:r>
        <w:r w:rsidRPr="00673753">
          <w:rPr>
            <w:rStyle w:val="af3"/>
            <w:noProof/>
          </w:rPr>
          <w:fldChar w:fldCharType="end"/>
        </w:r>
      </w:ins>
    </w:p>
    <w:p w14:paraId="7FB59758" w14:textId="722E725F" w:rsidR="00946361" w:rsidRDefault="00946361">
      <w:pPr>
        <w:pStyle w:val="20"/>
        <w:tabs>
          <w:tab w:val="left" w:pos="1440"/>
          <w:tab w:val="right" w:leader="dot" w:pos="8494"/>
        </w:tabs>
        <w:rPr>
          <w:ins w:id="17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7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수</w:t>
        </w:r>
        <w:r w:rsidRPr="00673753">
          <w:rPr>
            <w:rStyle w:val="af3"/>
            <w:noProof/>
          </w:rPr>
          <w:t xml:space="preserve"> </w:t>
        </w:r>
        <w:r w:rsidRPr="00673753">
          <w:rPr>
            <w:rStyle w:val="af3"/>
            <w:noProof/>
          </w:rPr>
          <w:t>정</w:t>
        </w:r>
        <w:r>
          <w:rPr>
            <w:noProof/>
            <w:webHidden/>
          </w:rPr>
          <w:tab/>
        </w:r>
        <w:r>
          <w:rPr>
            <w:noProof/>
            <w:webHidden/>
          </w:rPr>
          <w:fldChar w:fldCharType="begin"/>
        </w:r>
        <w:r>
          <w:rPr>
            <w:noProof/>
            <w:webHidden/>
          </w:rPr>
          <w:instrText xml:space="preserve"> PAGEREF _Toc242301856 \h </w:instrText>
        </w:r>
        <w:r>
          <w:rPr>
            <w:noProof/>
            <w:webHidden/>
          </w:rPr>
        </w:r>
        <w:r>
          <w:rPr>
            <w:noProof/>
            <w:webHidden/>
          </w:rPr>
          <w:fldChar w:fldCharType="separate"/>
        </w:r>
        <w:r>
          <w:rPr>
            <w:noProof/>
            <w:webHidden/>
          </w:rPr>
          <w:t>45</w:t>
        </w:r>
        <w:r>
          <w:rPr>
            <w:noProof/>
            <w:webHidden/>
          </w:rPr>
          <w:fldChar w:fldCharType="end"/>
        </w:r>
        <w:r w:rsidRPr="00673753">
          <w:rPr>
            <w:rStyle w:val="af3"/>
            <w:noProof/>
          </w:rPr>
          <w:fldChar w:fldCharType="end"/>
        </w:r>
      </w:ins>
    </w:p>
    <w:p w14:paraId="747C11E9" w14:textId="7AD92BC8" w:rsidR="00946361" w:rsidRDefault="00946361">
      <w:pPr>
        <w:pStyle w:val="20"/>
        <w:tabs>
          <w:tab w:val="left" w:pos="1440"/>
          <w:tab w:val="right" w:leader="dot" w:pos="8494"/>
        </w:tabs>
        <w:rPr>
          <w:ins w:id="17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7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개별성</w:t>
        </w:r>
        <w:r>
          <w:rPr>
            <w:noProof/>
            <w:webHidden/>
          </w:rPr>
          <w:tab/>
        </w:r>
        <w:r>
          <w:rPr>
            <w:noProof/>
            <w:webHidden/>
          </w:rPr>
          <w:fldChar w:fldCharType="begin"/>
        </w:r>
        <w:r>
          <w:rPr>
            <w:noProof/>
            <w:webHidden/>
          </w:rPr>
          <w:instrText xml:space="preserve"> PAGEREF _Toc242301857 \h </w:instrText>
        </w:r>
        <w:r>
          <w:rPr>
            <w:noProof/>
            <w:webHidden/>
          </w:rPr>
        </w:r>
        <w:r>
          <w:rPr>
            <w:noProof/>
            <w:webHidden/>
          </w:rPr>
          <w:fldChar w:fldCharType="separate"/>
        </w:r>
        <w:r>
          <w:rPr>
            <w:noProof/>
            <w:webHidden/>
          </w:rPr>
          <w:t>45</w:t>
        </w:r>
        <w:r>
          <w:rPr>
            <w:noProof/>
            <w:webHidden/>
          </w:rPr>
          <w:fldChar w:fldCharType="end"/>
        </w:r>
        <w:r w:rsidRPr="00673753">
          <w:rPr>
            <w:rStyle w:val="af3"/>
            <w:noProof/>
          </w:rPr>
          <w:fldChar w:fldCharType="end"/>
        </w:r>
      </w:ins>
    </w:p>
    <w:p w14:paraId="56C81D17" w14:textId="354F4D89" w:rsidR="00946361" w:rsidRDefault="00946361">
      <w:pPr>
        <w:pStyle w:val="20"/>
        <w:tabs>
          <w:tab w:val="left" w:pos="1440"/>
          <w:tab w:val="right" w:leader="dot" w:pos="8494"/>
        </w:tabs>
        <w:rPr>
          <w:ins w:id="17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7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양</w:t>
        </w:r>
        <w:r w:rsidRPr="00673753">
          <w:rPr>
            <w:rStyle w:val="af3"/>
            <w:noProof/>
          </w:rPr>
          <w:t xml:space="preserve"> </w:t>
        </w:r>
        <w:r w:rsidRPr="00673753">
          <w:rPr>
            <w:rStyle w:val="af3"/>
            <w:noProof/>
          </w:rPr>
          <w:t>도</w:t>
        </w:r>
        <w:r>
          <w:rPr>
            <w:noProof/>
            <w:webHidden/>
          </w:rPr>
          <w:tab/>
        </w:r>
        <w:r>
          <w:rPr>
            <w:noProof/>
            <w:webHidden/>
          </w:rPr>
          <w:fldChar w:fldCharType="begin"/>
        </w:r>
        <w:r>
          <w:rPr>
            <w:noProof/>
            <w:webHidden/>
          </w:rPr>
          <w:instrText xml:space="preserve"> PAGEREF _Toc242301858 \h </w:instrText>
        </w:r>
        <w:r>
          <w:rPr>
            <w:noProof/>
            <w:webHidden/>
          </w:rPr>
        </w:r>
        <w:r>
          <w:rPr>
            <w:noProof/>
            <w:webHidden/>
          </w:rPr>
          <w:fldChar w:fldCharType="separate"/>
        </w:r>
        <w:r>
          <w:rPr>
            <w:noProof/>
            <w:webHidden/>
          </w:rPr>
          <w:t>45</w:t>
        </w:r>
        <w:r>
          <w:rPr>
            <w:noProof/>
            <w:webHidden/>
          </w:rPr>
          <w:fldChar w:fldCharType="end"/>
        </w:r>
        <w:r w:rsidRPr="00673753">
          <w:rPr>
            <w:rStyle w:val="af3"/>
            <w:noProof/>
          </w:rPr>
          <w:fldChar w:fldCharType="end"/>
        </w:r>
      </w:ins>
    </w:p>
    <w:p w14:paraId="5610E886" w14:textId="45735C96" w:rsidR="00946361" w:rsidRDefault="00946361">
      <w:pPr>
        <w:pStyle w:val="20"/>
        <w:tabs>
          <w:tab w:val="left" w:pos="1440"/>
          <w:tab w:val="right" w:leader="dot" w:pos="8494"/>
        </w:tabs>
        <w:rPr>
          <w:ins w:id="17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7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"_Toc242301859"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비밀유지</w:t>
        </w:r>
        <w:r>
          <w:rPr>
            <w:noProof/>
            <w:webHidden/>
          </w:rPr>
          <w:tab/>
        </w:r>
        <w:r>
          <w:rPr>
            <w:noProof/>
            <w:webHidden/>
          </w:rPr>
          <w:fldChar w:fldCharType="begin"/>
        </w:r>
        <w:r>
          <w:rPr>
            <w:noProof/>
            <w:webHidden/>
          </w:rPr>
          <w:instrText xml:space="preserve"> PAGEREF _Toc242301859 \h </w:instrText>
        </w:r>
        <w:r>
          <w:rPr>
            <w:noProof/>
            <w:webHidden/>
          </w:rPr>
        </w:r>
        <w:r>
          <w:rPr>
            <w:noProof/>
            <w:webHidden/>
          </w:rPr>
          <w:fldChar w:fldCharType="separate"/>
        </w:r>
        <w:r>
          <w:rPr>
            <w:noProof/>
            <w:webHidden/>
          </w:rPr>
          <w:t>45</w:t>
        </w:r>
        <w:r>
          <w:rPr>
            <w:noProof/>
            <w:webHidden/>
          </w:rPr>
          <w:fldChar w:fldCharType="end"/>
        </w:r>
        <w:r w:rsidRPr="00673753">
          <w:rPr>
            <w:rStyle w:val="af3"/>
            <w:noProof/>
          </w:rPr>
          <w:fldChar w:fldCharType="end"/>
        </w:r>
      </w:ins>
    </w:p>
    <w:p w14:paraId="61B54F78" w14:textId="0945ACD1" w:rsidR="00946361" w:rsidRDefault="00946361">
      <w:pPr>
        <w:pStyle w:val="20"/>
        <w:tabs>
          <w:tab w:val="left" w:pos="1440"/>
          <w:tab w:val="right" w:leader="dot" w:pos="8494"/>
        </w:tabs>
        <w:rPr>
          <w:ins w:id="17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7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개별적</w:t>
        </w:r>
        <w:r w:rsidRPr="00673753">
          <w:rPr>
            <w:rStyle w:val="af3"/>
            <w:noProof/>
          </w:rPr>
          <w:t xml:space="preserve">, </w:t>
        </w:r>
        <w:r w:rsidRPr="00673753">
          <w:rPr>
            <w:rStyle w:val="af3"/>
            <w:noProof/>
          </w:rPr>
          <w:t>누적적</w:t>
        </w:r>
        <w:r w:rsidRPr="00673753">
          <w:rPr>
            <w:rStyle w:val="af3"/>
            <w:noProof/>
          </w:rPr>
          <w:t xml:space="preserve"> </w:t>
        </w:r>
        <w:r w:rsidRPr="00673753">
          <w:rPr>
            <w:rStyle w:val="af3"/>
            <w:noProof/>
          </w:rPr>
          <w:t>권리</w:t>
        </w:r>
        <w:r>
          <w:rPr>
            <w:noProof/>
            <w:webHidden/>
          </w:rPr>
          <w:tab/>
        </w:r>
        <w:r>
          <w:rPr>
            <w:noProof/>
            <w:webHidden/>
          </w:rPr>
          <w:fldChar w:fldCharType="begin"/>
        </w:r>
        <w:r>
          <w:rPr>
            <w:noProof/>
            <w:webHidden/>
          </w:rPr>
          <w:instrText xml:space="preserve"> PAGEREF _Toc242301860 \h </w:instrText>
        </w:r>
        <w:r>
          <w:rPr>
            <w:noProof/>
            <w:webHidden/>
          </w:rPr>
        </w:r>
        <w:r>
          <w:rPr>
            <w:noProof/>
            <w:webHidden/>
          </w:rPr>
          <w:fldChar w:fldCharType="separate"/>
        </w:r>
        <w:r>
          <w:rPr>
            <w:noProof/>
            <w:webHidden/>
          </w:rPr>
          <w:t>46</w:t>
        </w:r>
        <w:r>
          <w:rPr>
            <w:noProof/>
            <w:webHidden/>
          </w:rPr>
          <w:fldChar w:fldCharType="end"/>
        </w:r>
        <w:r w:rsidRPr="00673753">
          <w:rPr>
            <w:rStyle w:val="af3"/>
            <w:noProof/>
          </w:rPr>
          <w:fldChar w:fldCharType="end"/>
        </w:r>
      </w:ins>
    </w:p>
    <w:p w14:paraId="03B692ED" w14:textId="0F4015D1" w:rsidR="00946361" w:rsidRDefault="00946361">
      <w:pPr>
        <w:pStyle w:val="20"/>
        <w:tabs>
          <w:tab w:val="left" w:pos="1440"/>
          <w:tab w:val="right" w:leader="dot" w:pos="8494"/>
        </w:tabs>
        <w:rPr>
          <w:ins w:id="18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8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7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준거법</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관할법원</w:t>
        </w:r>
        <w:r>
          <w:rPr>
            <w:noProof/>
            <w:webHidden/>
          </w:rPr>
          <w:tab/>
        </w:r>
        <w:r>
          <w:rPr>
            <w:noProof/>
            <w:webHidden/>
          </w:rPr>
          <w:fldChar w:fldCharType="begin"/>
        </w:r>
        <w:r>
          <w:rPr>
            <w:noProof/>
            <w:webHidden/>
          </w:rPr>
          <w:instrText xml:space="preserve"> PAGEREF _Toc242301861 \h </w:instrText>
        </w:r>
        <w:r>
          <w:rPr>
            <w:noProof/>
            <w:webHidden/>
          </w:rPr>
        </w:r>
        <w:r>
          <w:rPr>
            <w:noProof/>
            <w:webHidden/>
          </w:rPr>
          <w:fldChar w:fldCharType="separate"/>
        </w:r>
        <w:r>
          <w:rPr>
            <w:noProof/>
            <w:webHidden/>
          </w:rPr>
          <w:t>46</w:t>
        </w:r>
        <w:r>
          <w:rPr>
            <w:noProof/>
            <w:webHidden/>
          </w:rPr>
          <w:fldChar w:fldCharType="end"/>
        </w:r>
        <w:r w:rsidRPr="00673753">
          <w:rPr>
            <w:rStyle w:val="af3"/>
            <w:noProof/>
          </w:rPr>
          <w:fldChar w:fldCharType="end"/>
        </w:r>
      </w:ins>
    </w:p>
    <w:p w14:paraId="0E2F49E5" w14:textId="77504796" w:rsidR="00946361" w:rsidRDefault="00946361">
      <w:pPr>
        <w:pStyle w:val="20"/>
        <w:tabs>
          <w:tab w:val="left" w:pos="1440"/>
          <w:tab w:val="right" w:leader="dot" w:pos="8494"/>
        </w:tabs>
        <w:rPr>
          <w:ins w:id="18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8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8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기타계약과의</w:t>
        </w:r>
        <w:r w:rsidRPr="00673753">
          <w:rPr>
            <w:rStyle w:val="af3"/>
            <w:noProof/>
          </w:rPr>
          <w:t xml:space="preserve"> </w:t>
        </w:r>
        <w:r w:rsidRPr="00673753">
          <w:rPr>
            <w:rStyle w:val="af3"/>
            <w:noProof/>
          </w:rPr>
          <w:t>관계</w:t>
        </w:r>
        <w:r>
          <w:rPr>
            <w:noProof/>
            <w:webHidden/>
          </w:rPr>
          <w:tab/>
        </w:r>
        <w:r>
          <w:rPr>
            <w:noProof/>
            <w:webHidden/>
          </w:rPr>
          <w:fldChar w:fldCharType="begin"/>
        </w:r>
        <w:r>
          <w:rPr>
            <w:noProof/>
            <w:webHidden/>
          </w:rPr>
          <w:instrText xml:space="preserve"> PAGEREF _Toc242301862 \h </w:instrText>
        </w:r>
        <w:r>
          <w:rPr>
            <w:noProof/>
            <w:webHidden/>
          </w:rPr>
        </w:r>
        <w:r>
          <w:rPr>
            <w:noProof/>
            <w:webHidden/>
          </w:rPr>
          <w:fldChar w:fldCharType="separate"/>
        </w:r>
        <w:r>
          <w:rPr>
            <w:noProof/>
            <w:webHidden/>
          </w:rPr>
          <w:t>46</w:t>
        </w:r>
        <w:r>
          <w:rPr>
            <w:noProof/>
            <w:webHidden/>
          </w:rPr>
          <w:fldChar w:fldCharType="end"/>
        </w:r>
        <w:r w:rsidRPr="00673753">
          <w:rPr>
            <w:rStyle w:val="af3"/>
            <w:noProof/>
          </w:rPr>
          <w:fldChar w:fldCharType="end"/>
        </w:r>
      </w:ins>
    </w:p>
    <w:p w14:paraId="473287B8" w14:textId="25351F73" w:rsidR="00946361" w:rsidRDefault="00946361">
      <w:pPr>
        <w:pStyle w:val="20"/>
        <w:tabs>
          <w:tab w:val="left" w:pos="1440"/>
          <w:tab w:val="right" w:leader="dot" w:pos="8494"/>
        </w:tabs>
        <w:rPr>
          <w:ins w:id="18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8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9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부</w:t>
        </w:r>
        <w:r w:rsidRPr="00673753">
          <w:rPr>
            <w:rStyle w:val="af3"/>
            <w:noProof/>
          </w:rPr>
          <w:t xml:space="preserve"> </w:t>
        </w:r>
        <w:r w:rsidRPr="00673753">
          <w:rPr>
            <w:rStyle w:val="af3"/>
            <w:noProof/>
          </w:rPr>
          <w:t>본</w:t>
        </w:r>
        <w:r>
          <w:rPr>
            <w:noProof/>
            <w:webHidden/>
          </w:rPr>
          <w:tab/>
        </w:r>
        <w:r>
          <w:rPr>
            <w:noProof/>
            <w:webHidden/>
          </w:rPr>
          <w:fldChar w:fldCharType="begin"/>
        </w:r>
        <w:r>
          <w:rPr>
            <w:noProof/>
            <w:webHidden/>
          </w:rPr>
          <w:instrText xml:space="preserve"> PAGEREF _Toc242301863 \h </w:instrText>
        </w:r>
        <w:r>
          <w:rPr>
            <w:noProof/>
            <w:webHidden/>
          </w:rPr>
        </w:r>
        <w:r>
          <w:rPr>
            <w:noProof/>
            <w:webHidden/>
          </w:rPr>
          <w:fldChar w:fldCharType="separate"/>
        </w:r>
        <w:r>
          <w:rPr>
            <w:noProof/>
            <w:webHidden/>
          </w:rPr>
          <w:t>46</w:t>
        </w:r>
        <w:r>
          <w:rPr>
            <w:noProof/>
            <w:webHidden/>
          </w:rPr>
          <w:fldChar w:fldCharType="end"/>
        </w:r>
        <w:r w:rsidRPr="00673753">
          <w:rPr>
            <w:rStyle w:val="af3"/>
            <w:noProof/>
          </w:rPr>
          <w:fldChar w:fldCharType="end"/>
        </w:r>
      </w:ins>
    </w:p>
    <w:p w14:paraId="788D7A27" w14:textId="78DA38D2" w:rsidR="00946361" w:rsidRDefault="00946361">
      <w:pPr>
        <w:pStyle w:val="20"/>
        <w:tabs>
          <w:tab w:val="left" w:pos="1440"/>
          <w:tab w:val="right" w:leader="dot" w:pos="8494"/>
        </w:tabs>
        <w:rPr>
          <w:ins w:id="18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ins w:id="18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제</w:t>
        </w:r>
        <w:r w:rsidRPr="00673753">
          <w:rPr>
            <w:rStyle w:val="af3"/>
            <w:noProof/>
          </w:rPr>
          <w:t xml:space="preserve"> 10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금융소비자보호법</w:t>
        </w:r>
        <w:r w:rsidRPr="00673753">
          <w:rPr>
            <w:rStyle w:val="af3"/>
            <w:noProof/>
          </w:rPr>
          <w:t xml:space="preserve"> </w:t>
        </w:r>
        <w:r w:rsidRPr="00673753">
          <w:rPr>
            <w:rStyle w:val="af3"/>
            <w:noProof/>
          </w:rPr>
          <w:t>관련</w:t>
        </w:r>
        <w:r w:rsidRPr="00673753">
          <w:rPr>
            <w:rStyle w:val="af3"/>
            <w:noProof/>
          </w:rPr>
          <w:t xml:space="preserve"> </w:t>
        </w:r>
        <w:r w:rsidRPr="00673753">
          <w:rPr>
            <w:rStyle w:val="af3"/>
            <w:noProof/>
          </w:rPr>
          <w:t>사항</w:t>
        </w:r>
        <w:r>
          <w:rPr>
            <w:noProof/>
            <w:webHidden/>
          </w:rPr>
          <w:tab/>
        </w:r>
        <w:r>
          <w:rPr>
            <w:noProof/>
            <w:webHidden/>
          </w:rPr>
          <w:fldChar w:fldCharType="begin"/>
        </w:r>
        <w:r>
          <w:rPr>
            <w:noProof/>
            <w:webHidden/>
          </w:rPr>
          <w:instrText xml:space="preserve"> PAGEREF _Toc242301864 \h </w:instrText>
        </w:r>
        <w:r>
          <w:rPr>
            <w:noProof/>
            <w:webHidden/>
          </w:rPr>
        </w:r>
        <w:r>
          <w:rPr>
            <w:noProof/>
            <w:webHidden/>
          </w:rPr>
          <w:fldChar w:fldCharType="separate"/>
        </w:r>
        <w:r>
          <w:rPr>
            <w:noProof/>
            <w:webHidden/>
          </w:rPr>
          <w:t>47</w:t>
        </w:r>
        <w:r>
          <w:rPr>
            <w:noProof/>
            <w:webHidden/>
          </w:rPr>
          <w:fldChar w:fldCharType="end"/>
        </w:r>
        <w:r w:rsidRPr="00673753">
          <w:rPr>
            <w:rStyle w:val="af3"/>
            <w:noProof/>
          </w:rPr>
          <w:fldChar w:fldCharType="end"/>
        </w:r>
      </w:ins>
    </w:p>
    <w:p w14:paraId="669421FA" w14:textId="5AEAB8D7" w:rsidR="00946361" w:rsidRDefault="00946361">
      <w:pPr>
        <w:pStyle w:val="10"/>
        <w:tabs>
          <w:tab w:val="right" w:leader="dot" w:pos="8494"/>
        </w:tabs>
        <w:rPr>
          <w:ins w:id="18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8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별지</w:t>
        </w:r>
        <w:r>
          <w:rPr>
            <w:noProof/>
            <w:webHidden/>
          </w:rPr>
          <w:tab/>
        </w:r>
        <w:r>
          <w:rPr>
            <w:noProof/>
            <w:webHidden/>
          </w:rPr>
          <w:fldChar w:fldCharType="begin"/>
        </w:r>
        <w:r>
          <w:rPr>
            <w:noProof/>
            <w:webHidden/>
          </w:rPr>
          <w:instrText xml:space="preserve"> PAGEREF _Toc242301865 \h </w:instrText>
        </w:r>
        <w:r>
          <w:rPr>
            <w:noProof/>
            <w:webHidden/>
          </w:rPr>
        </w:r>
        <w:r>
          <w:rPr>
            <w:noProof/>
            <w:webHidden/>
          </w:rPr>
          <w:fldChar w:fldCharType="separate"/>
        </w:r>
        <w:r>
          <w:rPr>
            <w:noProof/>
            <w:webHidden/>
          </w:rPr>
          <w:t>55</w:t>
        </w:r>
        <w:r>
          <w:rPr>
            <w:noProof/>
            <w:webHidden/>
          </w:rPr>
          <w:fldChar w:fldCharType="end"/>
        </w:r>
        <w:r w:rsidRPr="00673753">
          <w:rPr>
            <w:rStyle w:val="af3"/>
            <w:noProof/>
          </w:rPr>
          <w:fldChar w:fldCharType="end"/>
        </w:r>
      </w:ins>
    </w:p>
    <w:p w14:paraId="5BE85EBE" w14:textId="224F3706" w:rsidR="00946361" w:rsidRDefault="00946361">
      <w:pPr>
        <w:pStyle w:val="10"/>
        <w:tabs>
          <w:tab w:val="right" w:leader="dot" w:pos="8494"/>
        </w:tabs>
        <w:rPr>
          <w:ins w:id="19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9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대주목록</w:t>
        </w:r>
        <w:r w:rsidRPr="00673753">
          <w:rPr>
            <w:rStyle w:val="af3"/>
            <w:bCs/>
            <w:noProof/>
          </w:rPr>
          <w:t xml:space="preserve"> </w:t>
        </w:r>
        <w:r w:rsidRPr="00673753">
          <w:rPr>
            <w:rStyle w:val="af3"/>
            <w:bCs/>
            <w:noProof/>
          </w:rPr>
          <w:t>및</w:t>
        </w:r>
        <w:r w:rsidRPr="00673753">
          <w:rPr>
            <w:rStyle w:val="af3"/>
            <w:bCs/>
            <w:noProof/>
          </w:rPr>
          <w:t xml:space="preserve"> </w:t>
        </w:r>
        <w:r w:rsidRPr="00673753">
          <w:rPr>
            <w:rStyle w:val="af3"/>
            <w:bCs/>
            <w:noProof/>
          </w:rPr>
          <w:t>대주별</w:t>
        </w:r>
        <w:r w:rsidRPr="00673753">
          <w:rPr>
            <w:rStyle w:val="af3"/>
            <w:bCs/>
            <w:noProof/>
          </w:rPr>
          <w:t xml:space="preserve"> </w:t>
        </w:r>
        <w:r w:rsidRPr="00673753">
          <w:rPr>
            <w:rStyle w:val="af3"/>
            <w:bCs/>
            <w:noProof/>
          </w:rPr>
          <w:t>대출약정금</w:t>
        </w:r>
        <w:r>
          <w:rPr>
            <w:noProof/>
            <w:webHidden/>
          </w:rPr>
          <w:tab/>
        </w:r>
        <w:r>
          <w:rPr>
            <w:noProof/>
            <w:webHidden/>
          </w:rPr>
          <w:fldChar w:fldCharType="begin"/>
        </w:r>
        <w:r>
          <w:rPr>
            <w:noProof/>
            <w:webHidden/>
          </w:rPr>
          <w:instrText xml:space="preserve"> PAGEREF _Toc242301866 \h </w:instrText>
        </w:r>
        <w:r>
          <w:rPr>
            <w:noProof/>
            <w:webHidden/>
          </w:rPr>
        </w:r>
        <w:r>
          <w:rPr>
            <w:noProof/>
            <w:webHidden/>
          </w:rPr>
          <w:fldChar w:fldCharType="separate"/>
        </w:r>
        <w:r>
          <w:rPr>
            <w:noProof/>
            <w:webHidden/>
          </w:rPr>
          <w:t>55</w:t>
        </w:r>
        <w:r>
          <w:rPr>
            <w:noProof/>
            <w:webHidden/>
          </w:rPr>
          <w:fldChar w:fldCharType="end"/>
        </w:r>
        <w:r w:rsidRPr="00673753">
          <w:rPr>
            <w:rStyle w:val="af3"/>
            <w:noProof/>
          </w:rPr>
          <w:fldChar w:fldCharType="end"/>
        </w:r>
      </w:ins>
    </w:p>
    <w:p w14:paraId="7C878094" w14:textId="6B2EE4F5" w:rsidR="00946361" w:rsidRDefault="00946361">
      <w:pPr>
        <w:pStyle w:val="10"/>
        <w:tabs>
          <w:tab w:val="right" w:leader="dot" w:pos="8494"/>
        </w:tabs>
        <w:rPr>
          <w:ins w:id="19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9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부록</w:t>
        </w:r>
        <w:r w:rsidRPr="00673753">
          <w:rPr>
            <w:rStyle w:val="af3"/>
            <w:bCs/>
            <w:noProof/>
          </w:rPr>
          <w:t xml:space="preserve"> 1</w:t>
        </w:r>
        <w:r>
          <w:rPr>
            <w:noProof/>
            <w:webHidden/>
          </w:rPr>
          <w:tab/>
        </w:r>
        <w:r>
          <w:rPr>
            <w:noProof/>
            <w:webHidden/>
          </w:rPr>
          <w:fldChar w:fldCharType="begin"/>
        </w:r>
        <w:r>
          <w:rPr>
            <w:noProof/>
            <w:webHidden/>
          </w:rPr>
          <w:instrText xml:space="preserve"> PAGEREF _Toc242301867 \h </w:instrText>
        </w:r>
        <w:r>
          <w:rPr>
            <w:noProof/>
            <w:webHidden/>
          </w:rPr>
        </w:r>
        <w:r>
          <w:rPr>
            <w:noProof/>
            <w:webHidden/>
          </w:rPr>
          <w:fldChar w:fldCharType="separate"/>
        </w:r>
        <w:r>
          <w:rPr>
            <w:noProof/>
            <w:webHidden/>
          </w:rPr>
          <w:t>56</w:t>
        </w:r>
        <w:r>
          <w:rPr>
            <w:noProof/>
            <w:webHidden/>
          </w:rPr>
          <w:fldChar w:fldCharType="end"/>
        </w:r>
        <w:r w:rsidRPr="00673753">
          <w:rPr>
            <w:rStyle w:val="af3"/>
            <w:noProof/>
          </w:rPr>
          <w:fldChar w:fldCharType="end"/>
        </w:r>
      </w:ins>
    </w:p>
    <w:p w14:paraId="755C9AA2" w14:textId="3B517198" w:rsidR="00946361" w:rsidRDefault="00946361">
      <w:pPr>
        <w:pStyle w:val="10"/>
        <w:tabs>
          <w:tab w:val="right" w:leader="dot" w:pos="8494"/>
        </w:tabs>
        <w:rPr>
          <w:ins w:id="19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9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인출선행조건서류</w:t>
        </w:r>
        <w:r>
          <w:rPr>
            <w:noProof/>
            <w:webHidden/>
          </w:rPr>
          <w:tab/>
        </w:r>
        <w:r>
          <w:rPr>
            <w:noProof/>
            <w:webHidden/>
          </w:rPr>
          <w:fldChar w:fldCharType="begin"/>
        </w:r>
        <w:r>
          <w:rPr>
            <w:noProof/>
            <w:webHidden/>
          </w:rPr>
          <w:instrText xml:space="preserve"> PAGEREF _Toc242301868 \h </w:instrText>
        </w:r>
        <w:r>
          <w:rPr>
            <w:noProof/>
            <w:webHidden/>
          </w:rPr>
        </w:r>
        <w:r>
          <w:rPr>
            <w:noProof/>
            <w:webHidden/>
          </w:rPr>
          <w:fldChar w:fldCharType="separate"/>
        </w:r>
        <w:r>
          <w:rPr>
            <w:noProof/>
            <w:webHidden/>
          </w:rPr>
          <w:t>56</w:t>
        </w:r>
        <w:r>
          <w:rPr>
            <w:noProof/>
            <w:webHidden/>
          </w:rPr>
          <w:fldChar w:fldCharType="end"/>
        </w:r>
        <w:r w:rsidRPr="00673753">
          <w:rPr>
            <w:rStyle w:val="af3"/>
            <w:noProof/>
          </w:rPr>
          <w:fldChar w:fldCharType="end"/>
        </w:r>
      </w:ins>
    </w:p>
    <w:p w14:paraId="7CA53634" w14:textId="418D865F" w:rsidR="00946361" w:rsidRDefault="00946361">
      <w:pPr>
        <w:pStyle w:val="10"/>
        <w:tabs>
          <w:tab w:val="right" w:leader="dot" w:pos="8494"/>
        </w:tabs>
        <w:rPr>
          <w:ins w:id="19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9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"_Toc242301869"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부록</w:t>
        </w:r>
        <w:r w:rsidRPr="00673753">
          <w:rPr>
            <w:rStyle w:val="af3"/>
            <w:bCs/>
            <w:noProof/>
          </w:rPr>
          <w:t xml:space="preserve"> 2</w:t>
        </w:r>
        <w:r>
          <w:rPr>
            <w:noProof/>
            <w:webHidden/>
          </w:rPr>
          <w:tab/>
        </w:r>
        <w:r>
          <w:rPr>
            <w:noProof/>
            <w:webHidden/>
          </w:rPr>
          <w:fldChar w:fldCharType="begin"/>
        </w:r>
        <w:r>
          <w:rPr>
            <w:noProof/>
            <w:webHidden/>
          </w:rPr>
          <w:instrText xml:space="preserve"> PAGEREF _Toc242301869 \h </w:instrText>
        </w:r>
        <w:r>
          <w:rPr>
            <w:noProof/>
            <w:webHidden/>
          </w:rPr>
        </w:r>
        <w:r>
          <w:rPr>
            <w:noProof/>
            <w:webHidden/>
          </w:rPr>
          <w:fldChar w:fldCharType="separate"/>
        </w:r>
        <w:r>
          <w:rPr>
            <w:noProof/>
            <w:webHidden/>
          </w:rPr>
          <w:t>58</w:t>
        </w:r>
        <w:r>
          <w:rPr>
            <w:noProof/>
            <w:webHidden/>
          </w:rPr>
          <w:fldChar w:fldCharType="end"/>
        </w:r>
        <w:r w:rsidRPr="00673753">
          <w:rPr>
            <w:rStyle w:val="af3"/>
            <w:noProof/>
          </w:rPr>
          <w:fldChar w:fldCharType="end"/>
        </w:r>
      </w:ins>
    </w:p>
    <w:p w14:paraId="691D64BF" w14:textId="687DB424" w:rsidR="00946361" w:rsidRDefault="00946361">
      <w:pPr>
        <w:pStyle w:val="10"/>
        <w:tabs>
          <w:tab w:val="right" w:leader="dot" w:pos="8494"/>
        </w:tabs>
        <w:rPr>
          <w:ins w:id="19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19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인출동시이행</w:t>
        </w:r>
        <w:r w:rsidRPr="00673753">
          <w:rPr>
            <w:rStyle w:val="af3"/>
            <w:bCs/>
            <w:noProof/>
          </w:rPr>
          <w:t>/</w:t>
        </w:r>
        <w:r w:rsidRPr="00673753">
          <w:rPr>
            <w:rStyle w:val="af3"/>
            <w:bCs/>
            <w:noProof/>
          </w:rPr>
          <w:t>후행조건서류</w:t>
        </w:r>
        <w:r>
          <w:rPr>
            <w:noProof/>
            <w:webHidden/>
          </w:rPr>
          <w:tab/>
        </w:r>
        <w:r>
          <w:rPr>
            <w:noProof/>
            <w:webHidden/>
          </w:rPr>
          <w:fldChar w:fldCharType="begin"/>
        </w:r>
        <w:r>
          <w:rPr>
            <w:noProof/>
            <w:webHidden/>
          </w:rPr>
          <w:instrText xml:space="preserve"> PAGEREF _Toc242301870 \h </w:instrText>
        </w:r>
        <w:r>
          <w:rPr>
            <w:noProof/>
            <w:webHidden/>
          </w:rPr>
        </w:r>
        <w:r>
          <w:rPr>
            <w:noProof/>
            <w:webHidden/>
          </w:rPr>
          <w:fldChar w:fldCharType="separate"/>
        </w:r>
        <w:r>
          <w:rPr>
            <w:noProof/>
            <w:webHidden/>
          </w:rPr>
          <w:t>58</w:t>
        </w:r>
        <w:r>
          <w:rPr>
            <w:noProof/>
            <w:webHidden/>
          </w:rPr>
          <w:fldChar w:fldCharType="end"/>
        </w:r>
        <w:r w:rsidRPr="00673753">
          <w:rPr>
            <w:rStyle w:val="af3"/>
            <w:noProof/>
          </w:rPr>
          <w:fldChar w:fldCharType="end"/>
        </w:r>
      </w:ins>
    </w:p>
    <w:p w14:paraId="27AED6F8" w14:textId="4B97D7A9" w:rsidR="00946361" w:rsidRDefault="00946361">
      <w:pPr>
        <w:pStyle w:val="10"/>
        <w:tabs>
          <w:tab w:val="right" w:leader="dot" w:pos="8494"/>
        </w:tabs>
        <w:rPr>
          <w:ins w:id="20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0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"_Toc242301871"</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부록</w:t>
        </w:r>
        <w:r w:rsidRPr="00673753">
          <w:rPr>
            <w:rStyle w:val="af3"/>
            <w:bCs/>
            <w:noProof/>
          </w:rPr>
          <w:t xml:space="preserve"> 3</w:t>
        </w:r>
        <w:r>
          <w:rPr>
            <w:noProof/>
            <w:webHidden/>
          </w:rPr>
          <w:tab/>
        </w:r>
        <w:r>
          <w:rPr>
            <w:noProof/>
            <w:webHidden/>
          </w:rPr>
          <w:fldChar w:fldCharType="begin"/>
        </w:r>
        <w:r>
          <w:rPr>
            <w:noProof/>
            <w:webHidden/>
          </w:rPr>
          <w:instrText xml:space="preserve"> PAGEREF _Toc242301871 \h </w:instrText>
        </w:r>
        <w:r>
          <w:rPr>
            <w:noProof/>
            <w:webHidden/>
          </w:rPr>
        </w:r>
        <w:r>
          <w:rPr>
            <w:noProof/>
            <w:webHidden/>
          </w:rPr>
          <w:fldChar w:fldCharType="separate"/>
        </w:r>
        <w:r>
          <w:rPr>
            <w:noProof/>
            <w:webHidden/>
          </w:rPr>
          <w:t>1</w:t>
        </w:r>
        <w:r>
          <w:rPr>
            <w:noProof/>
            <w:webHidden/>
          </w:rPr>
          <w:fldChar w:fldCharType="end"/>
        </w:r>
        <w:r w:rsidRPr="00673753">
          <w:rPr>
            <w:rStyle w:val="af3"/>
            <w:noProof/>
          </w:rPr>
          <w:fldChar w:fldCharType="end"/>
        </w:r>
      </w:ins>
    </w:p>
    <w:p w14:paraId="7979AAED" w14:textId="02A8940A" w:rsidR="00946361" w:rsidRDefault="00946361">
      <w:pPr>
        <w:pStyle w:val="10"/>
        <w:tabs>
          <w:tab w:val="right" w:leader="dot" w:pos="8494"/>
        </w:tabs>
        <w:rPr>
          <w:ins w:id="20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03"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"_Toc242301872"</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본건</w:t>
        </w:r>
        <w:r w:rsidRPr="00673753">
          <w:rPr>
            <w:rStyle w:val="af3"/>
            <w:noProof/>
          </w:rPr>
          <w:t xml:space="preserve"> </w:t>
        </w:r>
        <w:r w:rsidRPr="00673753">
          <w:rPr>
            <w:rStyle w:val="af3"/>
            <w:noProof/>
          </w:rPr>
          <w:t>부동산</w:t>
        </w:r>
        <w:r w:rsidRPr="00673753">
          <w:rPr>
            <w:rStyle w:val="af3"/>
            <w:noProof/>
          </w:rPr>
          <w:t xml:space="preserve"> </w:t>
        </w:r>
        <w:r w:rsidRPr="00673753">
          <w:rPr>
            <w:rStyle w:val="af3"/>
            <w:noProof/>
          </w:rPr>
          <w:t>목록</w:t>
        </w:r>
        <w:r>
          <w:rPr>
            <w:noProof/>
            <w:webHidden/>
          </w:rPr>
          <w:tab/>
        </w:r>
        <w:r>
          <w:rPr>
            <w:noProof/>
            <w:webHidden/>
          </w:rPr>
          <w:fldChar w:fldCharType="begin"/>
        </w:r>
        <w:r>
          <w:rPr>
            <w:noProof/>
            <w:webHidden/>
          </w:rPr>
          <w:instrText xml:space="preserve"> PAGEREF _Toc242301872 \h </w:instrText>
        </w:r>
        <w:r>
          <w:rPr>
            <w:noProof/>
            <w:webHidden/>
          </w:rPr>
        </w:r>
        <w:r>
          <w:rPr>
            <w:noProof/>
            <w:webHidden/>
          </w:rPr>
          <w:fldChar w:fldCharType="separate"/>
        </w:r>
        <w:r>
          <w:rPr>
            <w:noProof/>
            <w:webHidden/>
          </w:rPr>
          <w:t>1</w:t>
        </w:r>
        <w:r>
          <w:rPr>
            <w:noProof/>
            <w:webHidden/>
          </w:rPr>
          <w:fldChar w:fldCharType="end"/>
        </w:r>
        <w:r w:rsidRPr="00673753">
          <w:rPr>
            <w:rStyle w:val="af3"/>
            <w:noProof/>
          </w:rPr>
          <w:fldChar w:fldCharType="end"/>
        </w:r>
      </w:ins>
    </w:p>
    <w:p w14:paraId="4B9F4733" w14:textId="7FDC5C54" w:rsidR="00946361" w:rsidRDefault="00946361">
      <w:pPr>
        <w:pStyle w:val="10"/>
        <w:tabs>
          <w:tab w:val="right" w:leader="dot" w:pos="8494"/>
        </w:tabs>
        <w:rPr>
          <w:ins w:id="20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0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"_Toc242301873"</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부록</w:t>
        </w:r>
        <w:r w:rsidRPr="00673753">
          <w:rPr>
            <w:rStyle w:val="af3"/>
            <w:bCs/>
            <w:noProof/>
          </w:rPr>
          <w:t xml:space="preserve"> 4</w:t>
        </w:r>
        <w:r>
          <w:rPr>
            <w:noProof/>
            <w:webHidden/>
          </w:rPr>
          <w:tab/>
        </w:r>
        <w:r>
          <w:rPr>
            <w:noProof/>
            <w:webHidden/>
          </w:rPr>
          <w:fldChar w:fldCharType="begin"/>
        </w:r>
        <w:r>
          <w:rPr>
            <w:noProof/>
            <w:webHidden/>
          </w:rPr>
          <w:instrText xml:space="preserve"> PAGEREF _Toc242301873 \h </w:instrText>
        </w:r>
        <w:r>
          <w:rPr>
            <w:noProof/>
            <w:webHidden/>
          </w:rPr>
        </w:r>
        <w:r>
          <w:rPr>
            <w:noProof/>
            <w:webHidden/>
          </w:rPr>
          <w:fldChar w:fldCharType="separate"/>
        </w:r>
        <w:r>
          <w:rPr>
            <w:noProof/>
            <w:webHidden/>
          </w:rPr>
          <w:t>1</w:t>
        </w:r>
        <w:r>
          <w:rPr>
            <w:noProof/>
            <w:webHidden/>
          </w:rPr>
          <w:fldChar w:fldCharType="end"/>
        </w:r>
        <w:r w:rsidRPr="00673753">
          <w:rPr>
            <w:rStyle w:val="af3"/>
            <w:noProof/>
          </w:rPr>
          <w:fldChar w:fldCharType="end"/>
        </w:r>
      </w:ins>
    </w:p>
    <w:p w14:paraId="387B482B" w14:textId="781DF936" w:rsidR="00946361" w:rsidRDefault="00946361">
      <w:pPr>
        <w:pStyle w:val="10"/>
        <w:tabs>
          <w:tab w:val="right" w:leader="dot" w:pos="8494"/>
        </w:tabs>
        <w:rPr>
          <w:ins w:id="20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0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"_Toc242301874"</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noProof/>
          </w:rPr>
          <w:t>임대차계약</w:t>
        </w:r>
        <w:r w:rsidRPr="00673753">
          <w:rPr>
            <w:rStyle w:val="af3"/>
            <w:noProof/>
          </w:rPr>
          <w:t xml:space="preserve"> </w:t>
        </w:r>
        <w:r w:rsidRPr="00673753">
          <w:rPr>
            <w:rStyle w:val="af3"/>
            <w:noProof/>
          </w:rPr>
          <w:t>목록</w:t>
        </w:r>
        <w:r>
          <w:rPr>
            <w:noProof/>
            <w:webHidden/>
          </w:rPr>
          <w:tab/>
        </w:r>
        <w:r>
          <w:rPr>
            <w:noProof/>
            <w:webHidden/>
          </w:rPr>
          <w:fldChar w:fldCharType="begin"/>
        </w:r>
        <w:r>
          <w:rPr>
            <w:noProof/>
            <w:webHidden/>
          </w:rPr>
          <w:instrText xml:space="preserve"> PAGEREF _Toc242301874 \h </w:instrText>
        </w:r>
        <w:r>
          <w:rPr>
            <w:noProof/>
            <w:webHidden/>
          </w:rPr>
        </w:r>
        <w:r>
          <w:rPr>
            <w:noProof/>
            <w:webHidden/>
          </w:rPr>
          <w:fldChar w:fldCharType="separate"/>
        </w:r>
        <w:r>
          <w:rPr>
            <w:noProof/>
            <w:webHidden/>
          </w:rPr>
          <w:t>1</w:t>
        </w:r>
        <w:r>
          <w:rPr>
            <w:noProof/>
            <w:webHidden/>
          </w:rPr>
          <w:fldChar w:fldCharType="end"/>
        </w:r>
        <w:r w:rsidRPr="00673753">
          <w:rPr>
            <w:rStyle w:val="af3"/>
            <w:noProof/>
          </w:rPr>
          <w:fldChar w:fldCharType="end"/>
        </w:r>
      </w:ins>
    </w:p>
    <w:p w14:paraId="6C8C6EE3" w14:textId="4838E1A8" w:rsidR="00946361" w:rsidRDefault="00946361">
      <w:pPr>
        <w:pStyle w:val="10"/>
        <w:tabs>
          <w:tab w:val="right" w:leader="dot" w:pos="8494"/>
        </w:tabs>
        <w:rPr>
          <w:ins w:id="20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0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"_Toc242301875"</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부록</w:t>
        </w:r>
        <w:r w:rsidRPr="00673753">
          <w:rPr>
            <w:rStyle w:val="af3"/>
            <w:bCs/>
            <w:noProof/>
          </w:rPr>
          <w:t xml:space="preserve"> 5</w:t>
        </w:r>
        <w:r>
          <w:rPr>
            <w:noProof/>
            <w:webHidden/>
          </w:rPr>
          <w:tab/>
        </w:r>
        <w:r>
          <w:rPr>
            <w:noProof/>
            <w:webHidden/>
          </w:rPr>
          <w:fldChar w:fldCharType="begin"/>
        </w:r>
        <w:r>
          <w:rPr>
            <w:noProof/>
            <w:webHidden/>
          </w:rPr>
          <w:instrText xml:space="preserve"> PAGEREF _Toc242301875 \h </w:instrText>
        </w:r>
        <w:r>
          <w:rPr>
            <w:noProof/>
            <w:webHidden/>
          </w:rPr>
        </w:r>
        <w:r>
          <w:rPr>
            <w:noProof/>
            <w:webHidden/>
          </w:rPr>
          <w:fldChar w:fldCharType="separate"/>
        </w:r>
        <w:r>
          <w:rPr>
            <w:noProof/>
            <w:webHidden/>
          </w:rPr>
          <w:t>2</w:t>
        </w:r>
        <w:r>
          <w:rPr>
            <w:noProof/>
            <w:webHidden/>
          </w:rPr>
          <w:fldChar w:fldCharType="end"/>
        </w:r>
        <w:r w:rsidRPr="00673753">
          <w:rPr>
            <w:rStyle w:val="af3"/>
            <w:noProof/>
          </w:rPr>
          <w:fldChar w:fldCharType="end"/>
        </w:r>
      </w:ins>
    </w:p>
    <w:p w14:paraId="6286EF6D" w14:textId="2FFE244C" w:rsidR="00946361" w:rsidRDefault="00946361">
      <w:pPr>
        <w:pStyle w:val="10"/>
        <w:tabs>
          <w:tab w:val="right" w:leader="dot" w:pos="8494"/>
        </w:tabs>
        <w:rPr>
          <w:ins w:id="21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11"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"_Toc242301876"</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통지처</w:t>
        </w:r>
        <w:r>
          <w:rPr>
            <w:noProof/>
            <w:webHidden/>
          </w:rPr>
          <w:tab/>
        </w:r>
        <w:r>
          <w:rPr>
            <w:noProof/>
            <w:webHidden/>
          </w:rPr>
          <w:fldChar w:fldCharType="begin"/>
        </w:r>
        <w:r>
          <w:rPr>
            <w:noProof/>
            <w:webHidden/>
          </w:rPr>
          <w:instrText xml:space="preserve"> PAGEREF _Toc242301876 \h </w:instrText>
        </w:r>
        <w:r>
          <w:rPr>
            <w:noProof/>
            <w:webHidden/>
          </w:rPr>
        </w:r>
        <w:r>
          <w:rPr>
            <w:noProof/>
            <w:webHidden/>
          </w:rPr>
          <w:fldChar w:fldCharType="separate"/>
        </w:r>
        <w:r>
          <w:rPr>
            <w:noProof/>
            <w:webHidden/>
          </w:rPr>
          <w:t>2</w:t>
        </w:r>
        <w:r>
          <w:rPr>
            <w:noProof/>
            <w:webHidden/>
          </w:rPr>
          <w:fldChar w:fldCharType="end"/>
        </w:r>
        <w:r w:rsidRPr="00673753">
          <w:rPr>
            <w:rStyle w:val="af3"/>
            <w:noProof/>
          </w:rPr>
          <w:fldChar w:fldCharType="end"/>
        </w:r>
      </w:ins>
    </w:p>
    <w:p w14:paraId="6D9C1744" w14:textId="32868F16" w:rsidR="00946361" w:rsidRDefault="00946361">
      <w:pPr>
        <w:pStyle w:val="10"/>
        <w:tabs>
          <w:tab w:val="right" w:leader="dot" w:pos="8494"/>
        </w:tabs>
        <w:rPr>
          <w:ins w:id="21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13" w:author="BKL" w:date="2026-10-07T21:42:00Z" w16du:dateUtc="2026-10-07T12:42:00Z">
        <w:r w:rsidRPr="00673753">
          <w:rPr>
            <w:rStyle w:val="af3"/>
            <w:noProof/>
          </w:rPr>
          <w:lastRenderedPageBreak/>
          <w:fldChar w:fldCharType="begin"/>
        </w:r>
        <w:r w:rsidRPr="00673753">
          <w:rPr>
            <w:rStyle w:val="af3"/>
            <w:noProof/>
          </w:rPr>
          <w:instrText xml:space="preserve"> </w:instrText>
        </w:r>
        <w:r>
          <w:rPr>
            <w:noProof/>
          </w:rPr>
          <w:instrText>HYPERLINK \l "_Toc242301877"</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별첨</w:t>
        </w:r>
        <w:r w:rsidRPr="00673753">
          <w:rPr>
            <w:rStyle w:val="af3"/>
            <w:bCs/>
            <w:noProof/>
          </w:rPr>
          <w:t xml:space="preserve"> </w:t>
        </w:r>
        <w:r w:rsidRPr="00673753">
          <w:rPr>
            <w:rStyle w:val="af3"/>
            <w:bCs/>
            <w:noProof/>
          </w:rPr>
          <w:t>가</w:t>
        </w:r>
        <w:r>
          <w:rPr>
            <w:noProof/>
            <w:webHidden/>
          </w:rPr>
          <w:tab/>
        </w:r>
        <w:r>
          <w:rPr>
            <w:noProof/>
            <w:webHidden/>
          </w:rPr>
          <w:fldChar w:fldCharType="begin"/>
        </w:r>
        <w:r>
          <w:rPr>
            <w:noProof/>
            <w:webHidden/>
          </w:rPr>
          <w:instrText xml:space="preserve"> PAGEREF _Toc242301877 \h </w:instrText>
        </w:r>
        <w:r>
          <w:rPr>
            <w:noProof/>
            <w:webHidden/>
          </w:rPr>
        </w:r>
        <w:r>
          <w:rPr>
            <w:noProof/>
            <w:webHidden/>
          </w:rPr>
          <w:fldChar w:fldCharType="separate"/>
        </w:r>
        <w:r>
          <w:rPr>
            <w:noProof/>
            <w:webHidden/>
          </w:rPr>
          <w:t>4</w:t>
        </w:r>
        <w:r>
          <w:rPr>
            <w:noProof/>
            <w:webHidden/>
          </w:rPr>
          <w:fldChar w:fldCharType="end"/>
        </w:r>
        <w:r w:rsidRPr="00673753">
          <w:rPr>
            <w:rStyle w:val="af3"/>
            <w:noProof/>
          </w:rPr>
          <w:fldChar w:fldCharType="end"/>
        </w:r>
      </w:ins>
    </w:p>
    <w:p w14:paraId="18357069" w14:textId="08152853" w:rsidR="00946361" w:rsidRDefault="00946361">
      <w:pPr>
        <w:pStyle w:val="10"/>
        <w:tabs>
          <w:tab w:val="right" w:leader="dot" w:pos="8494"/>
        </w:tabs>
        <w:rPr>
          <w:ins w:id="21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15"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"_Toc242301878"</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인출요청서</w:t>
        </w:r>
        <w:r>
          <w:rPr>
            <w:noProof/>
            <w:webHidden/>
          </w:rPr>
          <w:tab/>
        </w:r>
        <w:r>
          <w:rPr>
            <w:noProof/>
            <w:webHidden/>
          </w:rPr>
          <w:fldChar w:fldCharType="begin"/>
        </w:r>
        <w:r>
          <w:rPr>
            <w:noProof/>
            <w:webHidden/>
          </w:rPr>
          <w:instrText xml:space="preserve"> PAGEREF _Toc242301878 \h </w:instrText>
        </w:r>
        <w:r>
          <w:rPr>
            <w:noProof/>
            <w:webHidden/>
          </w:rPr>
        </w:r>
        <w:r>
          <w:rPr>
            <w:noProof/>
            <w:webHidden/>
          </w:rPr>
          <w:fldChar w:fldCharType="separate"/>
        </w:r>
        <w:r>
          <w:rPr>
            <w:noProof/>
            <w:webHidden/>
          </w:rPr>
          <w:t>4</w:t>
        </w:r>
        <w:r>
          <w:rPr>
            <w:noProof/>
            <w:webHidden/>
          </w:rPr>
          <w:fldChar w:fldCharType="end"/>
        </w:r>
        <w:r w:rsidRPr="00673753">
          <w:rPr>
            <w:rStyle w:val="af3"/>
            <w:noProof/>
          </w:rPr>
          <w:fldChar w:fldCharType="end"/>
        </w:r>
      </w:ins>
    </w:p>
    <w:p w14:paraId="5526246A" w14:textId="7D97516A" w:rsidR="00946361" w:rsidRDefault="00946361">
      <w:pPr>
        <w:pStyle w:val="10"/>
        <w:tabs>
          <w:tab w:val="right" w:leader="dot" w:pos="8494"/>
        </w:tabs>
        <w:rPr>
          <w:ins w:id="21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17"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"_Toc242301879"</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별첨</w:t>
        </w:r>
        <w:r w:rsidRPr="00673753">
          <w:rPr>
            <w:rStyle w:val="af3"/>
            <w:bCs/>
            <w:noProof/>
          </w:rPr>
          <w:t xml:space="preserve"> </w:t>
        </w:r>
        <w:r w:rsidRPr="00673753">
          <w:rPr>
            <w:rStyle w:val="af3"/>
            <w:bCs/>
            <w:noProof/>
          </w:rPr>
          <w:t>나</w:t>
        </w:r>
        <w:r>
          <w:rPr>
            <w:noProof/>
            <w:webHidden/>
          </w:rPr>
          <w:tab/>
        </w:r>
        <w:r>
          <w:rPr>
            <w:noProof/>
            <w:webHidden/>
          </w:rPr>
          <w:fldChar w:fldCharType="begin"/>
        </w:r>
        <w:r>
          <w:rPr>
            <w:noProof/>
            <w:webHidden/>
          </w:rPr>
          <w:instrText xml:space="preserve"> PAGEREF _Toc242301879 \h </w:instrText>
        </w:r>
        <w:r>
          <w:rPr>
            <w:noProof/>
            <w:webHidden/>
          </w:rPr>
        </w:r>
        <w:r>
          <w:rPr>
            <w:noProof/>
            <w:webHidden/>
          </w:rPr>
          <w:fldChar w:fldCharType="separate"/>
        </w:r>
        <w:r>
          <w:rPr>
            <w:noProof/>
            <w:webHidden/>
          </w:rPr>
          <w:t>6</w:t>
        </w:r>
        <w:r>
          <w:rPr>
            <w:noProof/>
            <w:webHidden/>
          </w:rPr>
          <w:fldChar w:fldCharType="end"/>
        </w:r>
        <w:r w:rsidRPr="00673753">
          <w:rPr>
            <w:rStyle w:val="af3"/>
            <w:noProof/>
          </w:rPr>
          <w:fldChar w:fldCharType="end"/>
        </w:r>
      </w:ins>
    </w:p>
    <w:p w14:paraId="334FE028" w14:textId="00F8BD6B" w:rsidR="00946361" w:rsidRDefault="00946361">
      <w:pPr>
        <w:pStyle w:val="10"/>
        <w:tabs>
          <w:tab w:val="right" w:leader="dot" w:pos="8494"/>
        </w:tabs>
        <w:rPr>
          <w:ins w:id="21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ins w:id="219" w:author="BKL" w:date="2026-10-07T21:42:00Z" w16du:dateUtc="2026-10-07T12:42:00Z">
        <w:r w:rsidRPr="00673753">
          <w:rPr>
            <w:rStyle w:val="af3"/>
            <w:noProof/>
          </w:rPr>
          <w:fldChar w:fldCharType="begin"/>
        </w:r>
        <w:r w:rsidRPr="00673753">
          <w:rPr>
            <w:rStyle w:val="af3"/>
            <w:noProof/>
          </w:rPr>
          <w:instrText xml:space="preserve"> </w:instrText>
        </w:r>
        <w:r>
          <w:rPr>
            <w:noProof/>
          </w:rPr>
          <w:instrText>HYPERLINK \l "_Toc242301880"</w:instrText>
        </w:r>
        <w:r w:rsidRPr="00673753">
          <w:rPr>
            <w:rStyle w:val="af3"/>
            <w:noProof/>
          </w:rPr>
          <w:instrText xml:space="preserve"> </w:instrText>
        </w:r>
        <w:r w:rsidRPr="00673753">
          <w:rPr>
            <w:rStyle w:val="af3"/>
            <w:noProof/>
          </w:rPr>
        </w:r>
        <w:r w:rsidRPr="00673753">
          <w:rPr>
            <w:rStyle w:val="af3"/>
            <w:noProof/>
          </w:rPr>
          <w:fldChar w:fldCharType="separate"/>
        </w:r>
        <w:r w:rsidRPr="00673753">
          <w:rPr>
            <w:rStyle w:val="af3"/>
            <w:bCs/>
            <w:noProof/>
          </w:rPr>
          <w:t>여신거래기본약관</w:t>
        </w:r>
        <w:r>
          <w:rPr>
            <w:noProof/>
            <w:webHidden/>
          </w:rPr>
          <w:tab/>
        </w:r>
        <w:r>
          <w:rPr>
            <w:noProof/>
            <w:webHidden/>
          </w:rPr>
          <w:fldChar w:fldCharType="begin"/>
        </w:r>
        <w:r>
          <w:rPr>
            <w:noProof/>
            <w:webHidden/>
          </w:rPr>
          <w:instrText xml:space="preserve"> PAGEREF _Toc242301880 \h </w:instrText>
        </w:r>
        <w:r>
          <w:rPr>
            <w:noProof/>
            <w:webHidden/>
          </w:rPr>
        </w:r>
        <w:r>
          <w:rPr>
            <w:noProof/>
            <w:webHidden/>
          </w:rPr>
          <w:fldChar w:fldCharType="separate"/>
        </w:r>
        <w:r>
          <w:rPr>
            <w:noProof/>
            <w:webHidden/>
          </w:rPr>
          <w:t>6</w:t>
        </w:r>
        <w:r>
          <w:rPr>
            <w:noProof/>
            <w:webHidden/>
          </w:rPr>
          <w:fldChar w:fldCharType="end"/>
        </w:r>
        <w:r w:rsidRPr="00673753">
          <w:rPr>
            <w:rStyle w:val="af3"/>
            <w:noProof/>
          </w:rPr>
          <w:fldChar w:fldCharType="end"/>
        </w:r>
      </w:ins>
    </w:p>
    <w:p w14:paraId="0B972EBA" w14:textId="1A573CB8" w:rsidR="00FB02FF" w:rsidDel="00946361" w:rsidRDefault="00FB02FF">
      <w:pPr>
        <w:pStyle w:val="10"/>
        <w:tabs>
          <w:tab w:val="left" w:pos="1200"/>
          <w:tab w:val="right" w:leader="dot" w:pos="8494"/>
        </w:tabs>
        <w:rPr>
          <w:del w:id="22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221"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정</w:delText>
        </w:r>
        <w:r w:rsidRPr="00946361" w:rsidDel="00946361">
          <w:rPr>
            <w:noProof/>
          </w:rPr>
          <w:delText xml:space="preserve">   </w:delText>
        </w:r>
        <w:r w:rsidRPr="00946361" w:rsidDel="00946361">
          <w:rPr>
            <w:noProof/>
          </w:rPr>
          <w:delText>의</w:delText>
        </w:r>
        <w:r w:rsidDel="00946361">
          <w:rPr>
            <w:noProof/>
            <w:webHidden/>
          </w:rPr>
          <w:tab/>
          <w:delText>2</w:delText>
        </w:r>
      </w:del>
    </w:p>
    <w:p w14:paraId="41E856D5" w14:textId="089D10C4" w:rsidR="00FB02FF" w:rsidDel="00946361" w:rsidRDefault="00FB02FF">
      <w:pPr>
        <w:pStyle w:val="20"/>
        <w:tabs>
          <w:tab w:val="left" w:pos="1440"/>
          <w:tab w:val="right" w:leader="dot" w:pos="8494"/>
        </w:tabs>
        <w:rPr>
          <w:del w:id="22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23"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정</w:delText>
        </w:r>
        <w:r w:rsidRPr="00946361" w:rsidDel="00946361">
          <w:rPr>
            <w:noProof/>
          </w:rPr>
          <w:delText xml:space="preserve"> </w:delText>
        </w:r>
        <w:r w:rsidRPr="00946361" w:rsidDel="00946361">
          <w:rPr>
            <w:noProof/>
          </w:rPr>
          <w:delText>의</w:delText>
        </w:r>
        <w:r w:rsidDel="00946361">
          <w:rPr>
            <w:noProof/>
            <w:webHidden/>
          </w:rPr>
          <w:tab/>
          <w:delText>2</w:delText>
        </w:r>
      </w:del>
    </w:p>
    <w:p w14:paraId="09580B3D" w14:textId="68C11FB5" w:rsidR="00FB02FF" w:rsidDel="00946361" w:rsidRDefault="00FB02FF">
      <w:pPr>
        <w:pStyle w:val="20"/>
        <w:tabs>
          <w:tab w:val="left" w:pos="1440"/>
          <w:tab w:val="right" w:leader="dot" w:pos="8494"/>
        </w:tabs>
        <w:rPr>
          <w:del w:id="22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25"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참조사항</w:delText>
        </w:r>
        <w:r w:rsidDel="00946361">
          <w:rPr>
            <w:noProof/>
            <w:webHidden/>
          </w:rPr>
          <w:tab/>
          <w:delText>11</w:delText>
        </w:r>
      </w:del>
    </w:p>
    <w:p w14:paraId="11B3DF2E" w14:textId="5958187B" w:rsidR="00FB02FF" w:rsidDel="00946361" w:rsidRDefault="00FB02FF">
      <w:pPr>
        <w:pStyle w:val="10"/>
        <w:tabs>
          <w:tab w:val="left" w:pos="1200"/>
          <w:tab w:val="right" w:leader="dot" w:pos="8494"/>
        </w:tabs>
        <w:rPr>
          <w:del w:id="22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227"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차입목적</w:delText>
        </w:r>
        <w:r w:rsidDel="00946361">
          <w:rPr>
            <w:noProof/>
            <w:webHidden/>
          </w:rPr>
          <w:tab/>
          <w:delText>12</w:delText>
        </w:r>
      </w:del>
    </w:p>
    <w:p w14:paraId="3C85AE25" w14:textId="4F4D94E7" w:rsidR="00FB02FF" w:rsidDel="00946361" w:rsidRDefault="00FB02FF">
      <w:pPr>
        <w:pStyle w:val="10"/>
        <w:tabs>
          <w:tab w:val="left" w:pos="1200"/>
          <w:tab w:val="right" w:leader="dot" w:pos="8494"/>
        </w:tabs>
        <w:rPr>
          <w:del w:id="22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229"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대출약정</w:delText>
        </w:r>
        <w:r w:rsidDel="00946361">
          <w:rPr>
            <w:noProof/>
            <w:webHidden/>
          </w:rPr>
          <w:tab/>
          <w:delText>12</w:delText>
        </w:r>
      </w:del>
    </w:p>
    <w:p w14:paraId="6F769163" w14:textId="09613DD3" w:rsidR="00FB02FF" w:rsidDel="00946361" w:rsidRDefault="00FB02FF">
      <w:pPr>
        <w:pStyle w:val="20"/>
        <w:tabs>
          <w:tab w:val="left" w:pos="1440"/>
          <w:tab w:val="right" w:leader="dot" w:pos="8494"/>
        </w:tabs>
        <w:rPr>
          <w:del w:id="23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31"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대출약정금</w:delText>
        </w:r>
        <w:r w:rsidDel="00946361">
          <w:rPr>
            <w:noProof/>
            <w:webHidden/>
          </w:rPr>
          <w:tab/>
          <w:delText>12</w:delText>
        </w:r>
      </w:del>
    </w:p>
    <w:p w14:paraId="32B47BE6" w14:textId="557F7E94" w:rsidR="00FB02FF" w:rsidDel="00946361" w:rsidRDefault="00FB02FF">
      <w:pPr>
        <w:pStyle w:val="20"/>
        <w:tabs>
          <w:tab w:val="left" w:pos="1440"/>
          <w:tab w:val="right" w:leader="dot" w:pos="8494"/>
        </w:tabs>
        <w:rPr>
          <w:del w:id="23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33"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 xml:space="preserve">Tranche A </w:delText>
        </w:r>
        <w:r w:rsidRPr="00946361" w:rsidDel="00946361">
          <w:rPr>
            <w:noProof/>
          </w:rPr>
          <w:delText>대출약정</w:delText>
        </w:r>
        <w:r w:rsidDel="00946361">
          <w:rPr>
            <w:noProof/>
            <w:webHidden/>
          </w:rPr>
          <w:tab/>
          <w:delText>12</w:delText>
        </w:r>
      </w:del>
    </w:p>
    <w:p w14:paraId="510206FD" w14:textId="5F4A45B7" w:rsidR="00FB02FF" w:rsidDel="00946361" w:rsidRDefault="00FB02FF">
      <w:pPr>
        <w:pStyle w:val="20"/>
        <w:tabs>
          <w:tab w:val="left" w:pos="1440"/>
          <w:tab w:val="right" w:leader="dot" w:pos="8494"/>
        </w:tabs>
        <w:rPr>
          <w:del w:id="23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35"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 xml:space="preserve">Tranche B </w:delText>
        </w:r>
        <w:r w:rsidRPr="00946361" w:rsidDel="00946361">
          <w:rPr>
            <w:noProof/>
          </w:rPr>
          <w:delText>대출약정</w:delText>
        </w:r>
        <w:r w:rsidDel="00946361">
          <w:rPr>
            <w:noProof/>
            <w:webHidden/>
          </w:rPr>
          <w:tab/>
          <w:delText>13</w:delText>
        </w:r>
      </w:del>
    </w:p>
    <w:p w14:paraId="55D2E8FB" w14:textId="4E223155" w:rsidR="00FB02FF" w:rsidDel="00946361" w:rsidRDefault="00FB02FF">
      <w:pPr>
        <w:pStyle w:val="20"/>
        <w:tabs>
          <w:tab w:val="left" w:pos="1440"/>
          <w:tab w:val="right" w:leader="dot" w:pos="8494"/>
        </w:tabs>
        <w:rPr>
          <w:del w:id="23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37"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각</w:delText>
        </w:r>
        <w:r w:rsidRPr="00946361" w:rsidDel="00946361">
          <w:rPr>
            <w:noProof/>
          </w:rPr>
          <w:delText xml:space="preserve"> </w:delText>
        </w:r>
        <w:r w:rsidRPr="00946361" w:rsidDel="00946361">
          <w:rPr>
            <w:noProof/>
          </w:rPr>
          <w:delText>대주별</w:delText>
        </w:r>
        <w:r w:rsidRPr="00946361" w:rsidDel="00946361">
          <w:rPr>
            <w:noProof/>
          </w:rPr>
          <w:delText xml:space="preserve"> </w:delText>
        </w:r>
        <w:r w:rsidRPr="00946361" w:rsidDel="00946361">
          <w:rPr>
            <w:noProof/>
          </w:rPr>
          <w:delText>대출약정금</w:delText>
        </w:r>
        <w:r w:rsidDel="00946361">
          <w:rPr>
            <w:noProof/>
            <w:webHidden/>
          </w:rPr>
          <w:tab/>
          <w:delText>13</w:delText>
        </w:r>
      </w:del>
    </w:p>
    <w:p w14:paraId="1740D38E" w14:textId="461C163D" w:rsidR="00FB02FF" w:rsidDel="00946361" w:rsidRDefault="00FB02FF">
      <w:pPr>
        <w:pStyle w:val="20"/>
        <w:tabs>
          <w:tab w:val="left" w:pos="1440"/>
          <w:tab w:val="right" w:leader="dot" w:pos="8494"/>
        </w:tabs>
        <w:rPr>
          <w:del w:id="23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39"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개별책임</w:delText>
        </w:r>
        <w:r w:rsidDel="00946361">
          <w:rPr>
            <w:noProof/>
            <w:webHidden/>
          </w:rPr>
          <w:tab/>
          <w:delText>13</w:delText>
        </w:r>
      </w:del>
    </w:p>
    <w:p w14:paraId="2D00B76B" w14:textId="12F3DDDD" w:rsidR="00FB02FF" w:rsidDel="00946361" w:rsidRDefault="00FB02FF">
      <w:pPr>
        <w:pStyle w:val="10"/>
        <w:tabs>
          <w:tab w:val="left" w:pos="1200"/>
          <w:tab w:val="right" w:leader="dot" w:pos="8494"/>
        </w:tabs>
        <w:rPr>
          <w:del w:id="24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241"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대출실행과</w:delText>
        </w:r>
        <w:r w:rsidRPr="00946361" w:rsidDel="00946361">
          <w:rPr>
            <w:noProof/>
          </w:rPr>
          <w:delText xml:space="preserve"> </w:delText>
        </w:r>
        <w:r w:rsidRPr="00946361" w:rsidDel="00946361">
          <w:rPr>
            <w:noProof/>
          </w:rPr>
          <w:delText>대출약정금의</w:delText>
        </w:r>
        <w:r w:rsidRPr="00946361" w:rsidDel="00946361">
          <w:rPr>
            <w:noProof/>
          </w:rPr>
          <w:delText xml:space="preserve"> </w:delText>
        </w:r>
        <w:r w:rsidRPr="00946361" w:rsidDel="00946361">
          <w:rPr>
            <w:noProof/>
          </w:rPr>
          <w:delText>인출</w:delText>
        </w:r>
        <w:r w:rsidDel="00946361">
          <w:rPr>
            <w:noProof/>
            <w:webHidden/>
          </w:rPr>
          <w:tab/>
          <w:delText>13</w:delText>
        </w:r>
      </w:del>
    </w:p>
    <w:p w14:paraId="0F894CA1" w14:textId="52C70441" w:rsidR="00FB02FF" w:rsidDel="00946361" w:rsidRDefault="00FB02FF">
      <w:pPr>
        <w:pStyle w:val="20"/>
        <w:tabs>
          <w:tab w:val="left" w:pos="1440"/>
          <w:tab w:val="right" w:leader="dot" w:pos="8494"/>
        </w:tabs>
        <w:rPr>
          <w:del w:id="24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43"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인출</w:delText>
        </w:r>
        <w:r w:rsidDel="00946361">
          <w:rPr>
            <w:noProof/>
            <w:webHidden/>
          </w:rPr>
          <w:tab/>
          <w:delText>13</w:delText>
        </w:r>
      </w:del>
    </w:p>
    <w:p w14:paraId="214D7E47" w14:textId="35361390" w:rsidR="00FB02FF" w:rsidDel="00946361" w:rsidRDefault="00FB02FF">
      <w:pPr>
        <w:pStyle w:val="20"/>
        <w:tabs>
          <w:tab w:val="left" w:pos="1440"/>
          <w:tab w:val="right" w:leader="dot" w:pos="8494"/>
        </w:tabs>
        <w:rPr>
          <w:del w:id="24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45"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인출선행조건</w:delText>
        </w:r>
        <w:r w:rsidDel="00946361">
          <w:rPr>
            <w:noProof/>
            <w:webHidden/>
          </w:rPr>
          <w:tab/>
          <w:delText>14</w:delText>
        </w:r>
      </w:del>
    </w:p>
    <w:p w14:paraId="34F22FB4" w14:textId="6DBC07D3" w:rsidR="00FB02FF" w:rsidDel="00946361" w:rsidRDefault="00FB02FF">
      <w:pPr>
        <w:pStyle w:val="20"/>
        <w:tabs>
          <w:tab w:val="left" w:pos="1440"/>
          <w:tab w:val="right" w:leader="dot" w:pos="8494"/>
        </w:tabs>
        <w:rPr>
          <w:del w:id="24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47"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인출의</w:delText>
        </w:r>
        <w:r w:rsidRPr="00946361" w:rsidDel="00946361">
          <w:rPr>
            <w:noProof/>
          </w:rPr>
          <w:delText xml:space="preserve"> </w:delText>
        </w:r>
        <w:r w:rsidRPr="00946361" w:rsidDel="00946361">
          <w:rPr>
            <w:noProof/>
          </w:rPr>
          <w:delText>공통조건</w:delText>
        </w:r>
        <w:r w:rsidDel="00946361">
          <w:rPr>
            <w:noProof/>
            <w:webHidden/>
          </w:rPr>
          <w:tab/>
          <w:delText>15</w:delText>
        </w:r>
      </w:del>
    </w:p>
    <w:p w14:paraId="4A1CD1EC" w14:textId="019B2330" w:rsidR="00FB02FF" w:rsidDel="00946361" w:rsidRDefault="00FB02FF">
      <w:pPr>
        <w:pStyle w:val="20"/>
        <w:tabs>
          <w:tab w:val="left" w:pos="1440"/>
          <w:tab w:val="right" w:leader="dot" w:pos="8494"/>
        </w:tabs>
        <w:rPr>
          <w:del w:id="24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49"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대출약정의</w:delText>
        </w:r>
        <w:r w:rsidRPr="00946361" w:rsidDel="00946361">
          <w:rPr>
            <w:noProof/>
          </w:rPr>
          <w:delText xml:space="preserve"> </w:delText>
        </w:r>
        <w:r w:rsidRPr="00946361" w:rsidDel="00946361">
          <w:rPr>
            <w:noProof/>
          </w:rPr>
          <w:delText>실효</w:delText>
        </w:r>
        <w:r w:rsidDel="00946361">
          <w:rPr>
            <w:noProof/>
            <w:webHidden/>
          </w:rPr>
          <w:tab/>
          <w:delText>16</w:delText>
        </w:r>
      </w:del>
    </w:p>
    <w:p w14:paraId="4EAE3A27" w14:textId="417EBC08" w:rsidR="00FB02FF" w:rsidDel="00946361" w:rsidRDefault="00FB02FF">
      <w:pPr>
        <w:pStyle w:val="20"/>
        <w:tabs>
          <w:tab w:val="left" w:pos="1440"/>
          <w:tab w:val="right" w:leader="dot" w:pos="8494"/>
        </w:tabs>
        <w:rPr>
          <w:del w:id="25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51"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인출동시이행조건</w:delText>
        </w:r>
        <w:r w:rsidRPr="00946361" w:rsidDel="00946361">
          <w:rPr>
            <w:noProof/>
          </w:rPr>
          <w:delText xml:space="preserve"> </w:delText>
        </w:r>
        <w:r w:rsidRPr="00946361" w:rsidDel="00946361">
          <w:rPr>
            <w:noProof/>
          </w:rPr>
          <w:delText>및</w:delText>
        </w:r>
        <w:r w:rsidRPr="00946361" w:rsidDel="00946361">
          <w:rPr>
            <w:noProof/>
          </w:rPr>
          <w:delText xml:space="preserve"> </w:delText>
        </w:r>
        <w:r w:rsidRPr="00946361" w:rsidDel="00946361">
          <w:rPr>
            <w:noProof/>
          </w:rPr>
          <w:delText>인출후행조건</w:delText>
        </w:r>
        <w:r w:rsidDel="00946361">
          <w:rPr>
            <w:noProof/>
            <w:webHidden/>
          </w:rPr>
          <w:tab/>
          <w:delText>16</w:delText>
        </w:r>
      </w:del>
    </w:p>
    <w:p w14:paraId="0CF9C7D5" w14:textId="5D40E2D9" w:rsidR="00FB02FF" w:rsidDel="00946361" w:rsidRDefault="00FB02FF">
      <w:pPr>
        <w:pStyle w:val="10"/>
        <w:tabs>
          <w:tab w:val="left" w:pos="1200"/>
          <w:tab w:val="right" w:leader="dot" w:pos="8494"/>
        </w:tabs>
        <w:rPr>
          <w:del w:id="25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253"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이</w:delText>
        </w:r>
        <w:r w:rsidRPr="00946361" w:rsidDel="00946361">
          <w:rPr>
            <w:noProof/>
          </w:rPr>
          <w:delText xml:space="preserve">   </w:delText>
        </w:r>
        <w:r w:rsidRPr="00946361" w:rsidDel="00946361">
          <w:rPr>
            <w:noProof/>
          </w:rPr>
          <w:delText>자</w:delText>
        </w:r>
        <w:r w:rsidDel="00946361">
          <w:rPr>
            <w:noProof/>
            <w:webHidden/>
          </w:rPr>
          <w:tab/>
          <w:delText>17</w:delText>
        </w:r>
      </w:del>
    </w:p>
    <w:p w14:paraId="6573EBCD" w14:textId="6E7C44FF" w:rsidR="00FB02FF" w:rsidDel="00946361" w:rsidRDefault="00FB02FF">
      <w:pPr>
        <w:pStyle w:val="20"/>
        <w:tabs>
          <w:tab w:val="left" w:pos="1440"/>
          <w:tab w:val="right" w:leader="dot" w:pos="8494"/>
        </w:tabs>
        <w:rPr>
          <w:del w:id="25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55"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이자율</w:delText>
        </w:r>
        <w:r w:rsidRPr="00946361" w:rsidDel="00946361">
          <w:rPr>
            <w:noProof/>
          </w:rPr>
          <w:delText xml:space="preserve"> </w:delText>
        </w:r>
        <w:r w:rsidRPr="00946361" w:rsidDel="00946361">
          <w:rPr>
            <w:noProof/>
          </w:rPr>
          <w:delText>및</w:delText>
        </w:r>
        <w:r w:rsidRPr="00946361" w:rsidDel="00946361">
          <w:rPr>
            <w:noProof/>
          </w:rPr>
          <w:delText xml:space="preserve"> </w:delText>
        </w:r>
        <w:r w:rsidRPr="00946361" w:rsidDel="00946361">
          <w:rPr>
            <w:noProof/>
          </w:rPr>
          <w:delText>이자지급</w:delText>
        </w:r>
        <w:r w:rsidDel="00946361">
          <w:rPr>
            <w:noProof/>
            <w:webHidden/>
          </w:rPr>
          <w:tab/>
          <w:delText>17</w:delText>
        </w:r>
      </w:del>
    </w:p>
    <w:p w14:paraId="2B2A04DF" w14:textId="574FF319" w:rsidR="00FB02FF" w:rsidDel="00946361" w:rsidRDefault="00FB02FF">
      <w:pPr>
        <w:pStyle w:val="20"/>
        <w:tabs>
          <w:tab w:val="left" w:pos="1440"/>
          <w:tab w:val="right" w:leader="dot" w:pos="8494"/>
        </w:tabs>
        <w:rPr>
          <w:del w:id="25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57"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이자기간</w:delText>
        </w:r>
        <w:r w:rsidDel="00946361">
          <w:rPr>
            <w:noProof/>
            <w:webHidden/>
          </w:rPr>
          <w:tab/>
          <w:delText>17</w:delText>
        </w:r>
      </w:del>
    </w:p>
    <w:p w14:paraId="060999FC" w14:textId="2E60A82C" w:rsidR="00FB02FF" w:rsidDel="00946361" w:rsidRDefault="00FB02FF">
      <w:pPr>
        <w:pStyle w:val="20"/>
        <w:tabs>
          <w:tab w:val="left" w:pos="1440"/>
          <w:tab w:val="right" w:leader="dot" w:pos="8494"/>
        </w:tabs>
        <w:rPr>
          <w:del w:id="25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59"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연체이자</w:delText>
        </w:r>
        <w:r w:rsidDel="00946361">
          <w:rPr>
            <w:noProof/>
            <w:webHidden/>
          </w:rPr>
          <w:tab/>
          <w:delText>18</w:delText>
        </w:r>
      </w:del>
    </w:p>
    <w:p w14:paraId="39650A26" w14:textId="78C38438" w:rsidR="00FB02FF" w:rsidDel="00946361" w:rsidRDefault="00FB02FF">
      <w:pPr>
        <w:pStyle w:val="20"/>
        <w:tabs>
          <w:tab w:val="left" w:pos="1440"/>
          <w:tab w:val="right" w:leader="dot" w:pos="8494"/>
        </w:tabs>
        <w:rPr>
          <w:del w:id="26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61"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이자지급일</w:delText>
        </w:r>
        <w:r w:rsidDel="00946361">
          <w:rPr>
            <w:noProof/>
            <w:webHidden/>
          </w:rPr>
          <w:tab/>
          <w:delText>18</w:delText>
        </w:r>
      </w:del>
    </w:p>
    <w:p w14:paraId="74433715" w14:textId="296C93C6" w:rsidR="00FB02FF" w:rsidDel="00946361" w:rsidRDefault="00FB02FF">
      <w:pPr>
        <w:pStyle w:val="20"/>
        <w:tabs>
          <w:tab w:val="left" w:pos="1440"/>
          <w:tab w:val="right" w:leader="dot" w:pos="8494"/>
        </w:tabs>
        <w:rPr>
          <w:del w:id="26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63"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이자의</w:delText>
        </w:r>
        <w:r w:rsidRPr="00946361" w:rsidDel="00946361">
          <w:rPr>
            <w:noProof/>
          </w:rPr>
          <w:delText xml:space="preserve"> </w:delText>
        </w:r>
        <w:r w:rsidRPr="00946361" w:rsidDel="00946361">
          <w:rPr>
            <w:noProof/>
          </w:rPr>
          <w:delText>계산</w:delText>
        </w:r>
        <w:r w:rsidDel="00946361">
          <w:rPr>
            <w:noProof/>
            <w:webHidden/>
          </w:rPr>
          <w:tab/>
          <w:delText>18</w:delText>
        </w:r>
      </w:del>
    </w:p>
    <w:p w14:paraId="51A51451" w14:textId="04C86D66" w:rsidR="00FB02FF" w:rsidDel="00946361" w:rsidRDefault="00FB02FF">
      <w:pPr>
        <w:pStyle w:val="10"/>
        <w:tabs>
          <w:tab w:val="left" w:pos="1200"/>
          <w:tab w:val="right" w:leader="dot" w:pos="8494"/>
        </w:tabs>
        <w:rPr>
          <w:del w:id="26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265" w:author="BKL" w:date="2026-10-07T21:42:00Z" w16du:dateUtc="2026-10-07T12:42:00Z">
        <w:r w:rsidRPr="00946361" w:rsidDel="00946361">
          <w:rPr>
            <w:noProof/>
          </w:rPr>
          <w:delText>제</w:delText>
        </w:r>
        <w:r w:rsidRPr="00946361" w:rsidDel="00946361">
          <w:rPr>
            <w:noProof/>
          </w:rPr>
          <w:delText xml:space="preserve"> 6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수수료</w:delText>
        </w:r>
        <w:r w:rsidRPr="00946361" w:rsidDel="00946361">
          <w:rPr>
            <w:noProof/>
          </w:rPr>
          <w:delText xml:space="preserve"> </w:delText>
        </w:r>
        <w:r w:rsidRPr="00946361" w:rsidDel="00946361">
          <w:rPr>
            <w:noProof/>
          </w:rPr>
          <w:delText>및</w:delText>
        </w:r>
        <w:r w:rsidRPr="00946361" w:rsidDel="00946361">
          <w:rPr>
            <w:noProof/>
          </w:rPr>
          <w:delText xml:space="preserve"> </w:delText>
        </w:r>
        <w:r w:rsidRPr="00946361" w:rsidDel="00946361">
          <w:rPr>
            <w:noProof/>
          </w:rPr>
          <w:delText>비용</w:delText>
        </w:r>
        <w:r w:rsidDel="00946361">
          <w:rPr>
            <w:noProof/>
            <w:webHidden/>
          </w:rPr>
          <w:tab/>
          <w:delText>18</w:delText>
        </w:r>
      </w:del>
    </w:p>
    <w:p w14:paraId="450952A6" w14:textId="430B42A8" w:rsidR="00FB02FF" w:rsidDel="00946361" w:rsidRDefault="00FB02FF">
      <w:pPr>
        <w:pStyle w:val="20"/>
        <w:tabs>
          <w:tab w:val="left" w:pos="1440"/>
          <w:tab w:val="right" w:leader="dot" w:pos="8494"/>
        </w:tabs>
        <w:rPr>
          <w:del w:id="26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67"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수수료</w:delText>
        </w:r>
        <w:r w:rsidDel="00946361">
          <w:rPr>
            <w:noProof/>
            <w:webHidden/>
          </w:rPr>
          <w:tab/>
          <w:delText>18</w:delText>
        </w:r>
      </w:del>
    </w:p>
    <w:p w14:paraId="11B48160" w14:textId="75DBAE96" w:rsidR="00FB02FF" w:rsidDel="00946361" w:rsidRDefault="00FB02FF">
      <w:pPr>
        <w:pStyle w:val="20"/>
        <w:tabs>
          <w:tab w:val="left" w:pos="1440"/>
          <w:tab w:val="right" w:leader="dot" w:pos="8494"/>
        </w:tabs>
        <w:rPr>
          <w:del w:id="26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69"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비용</w:delText>
        </w:r>
        <w:r w:rsidDel="00946361">
          <w:rPr>
            <w:noProof/>
            <w:webHidden/>
          </w:rPr>
          <w:tab/>
          <w:delText>19</w:delText>
        </w:r>
      </w:del>
    </w:p>
    <w:p w14:paraId="54D3F5E6" w14:textId="3449AFD2" w:rsidR="00FB02FF" w:rsidDel="00946361" w:rsidRDefault="00FB02FF">
      <w:pPr>
        <w:pStyle w:val="20"/>
        <w:tabs>
          <w:tab w:val="left" w:pos="1440"/>
          <w:tab w:val="right" w:leader="dot" w:pos="8494"/>
        </w:tabs>
        <w:rPr>
          <w:del w:id="27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71"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지급의</w:delText>
        </w:r>
        <w:r w:rsidRPr="00946361" w:rsidDel="00946361">
          <w:rPr>
            <w:noProof/>
          </w:rPr>
          <w:delText xml:space="preserve"> </w:delText>
        </w:r>
        <w:r w:rsidRPr="00946361" w:rsidDel="00946361">
          <w:rPr>
            <w:noProof/>
          </w:rPr>
          <w:delText>지연</w:delText>
        </w:r>
        <w:r w:rsidDel="00946361">
          <w:rPr>
            <w:noProof/>
            <w:webHidden/>
          </w:rPr>
          <w:tab/>
          <w:delText>19</w:delText>
        </w:r>
      </w:del>
    </w:p>
    <w:p w14:paraId="628D50F8" w14:textId="2BE27763" w:rsidR="00FB02FF" w:rsidDel="00946361" w:rsidRDefault="00FB02FF">
      <w:pPr>
        <w:pStyle w:val="10"/>
        <w:tabs>
          <w:tab w:val="left" w:pos="1200"/>
          <w:tab w:val="right" w:leader="dot" w:pos="8494"/>
        </w:tabs>
        <w:rPr>
          <w:del w:id="27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273" w:author="BKL" w:date="2026-10-07T21:42:00Z" w16du:dateUtc="2026-10-07T12:42:00Z">
        <w:r w:rsidRPr="00946361" w:rsidDel="00946361">
          <w:rPr>
            <w:noProof/>
          </w:rPr>
          <w:delText>제</w:delText>
        </w:r>
        <w:r w:rsidRPr="00946361" w:rsidDel="00946361">
          <w:rPr>
            <w:noProof/>
          </w:rPr>
          <w:delText xml:space="preserve"> 7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상환</w:delText>
        </w:r>
        <w:r w:rsidRPr="00946361" w:rsidDel="00946361">
          <w:rPr>
            <w:noProof/>
          </w:rPr>
          <w:delText xml:space="preserve"> </w:delText>
        </w:r>
        <w:r w:rsidRPr="00946361" w:rsidDel="00946361">
          <w:rPr>
            <w:noProof/>
          </w:rPr>
          <w:delText>및</w:delText>
        </w:r>
        <w:r w:rsidRPr="00946361" w:rsidDel="00946361">
          <w:rPr>
            <w:noProof/>
          </w:rPr>
          <w:delText xml:space="preserve"> </w:delText>
        </w:r>
        <w:r w:rsidRPr="00946361" w:rsidDel="00946361">
          <w:rPr>
            <w:noProof/>
          </w:rPr>
          <w:delText>변제의</w:delText>
        </w:r>
        <w:r w:rsidRPr="00946361" w:rsidDel="00946361">
          <w:rPr>
            <w:noProof/>
          </w:rPr>
          <w:delText xml:space="preserve"> </w:delText>
        </w:r>
        <w:r w:rsidRPr="00946361" w:rsidDel="00946361">
          <w:rPr>
            <w:noProof/>
          </w:rPr>
          <w:delText>충당</w:delText>
        </w:r>
        <w:r w:rsidDel="00946361">
          <w:rPr>
            <w:noProof/>
            <w:webHidden/>
          </w:rPr>
          <w:tab/>
          <w:delText>20</w:delText>
        </w:r>
      </w:del>
    </w:p>
    <w:p w14:paraId="626820D2" w14:textId="00868732" w:rsidR="00FB02FF" w:rsidDel="00946361" w:rsidRDefault="00FB02FF">
      <w:pPr>
        <w:pStyle w:val="20"/>
        <w:tabs>
          <w:tab w:val="left" w:pos="1440"/>
          <w:tab w:val="right" w:leader="dot" w:pos="8494"/>
        </w:tabs>
        <w:rPr>
          <w:del w:id="27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75"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원금의</w:delText>
        </w:r>
        <w:r w:rsidRPr="00946361" w:rsidDel="00946361">
          <w:rPr>
            <w:noProof/>
          </w:rPr>
          <w:delText xml:space="preserve"> </w:delText>
        </w:r>
        <w:r w:rsidRPr="00946361" w:rsidDel="00946361">
          <w:rPr>
            <w:noProof/>
          </w:rPr>
          <w:delText>상환</w:delText>
        </w:r>
        <w:r w:rsidDel="00946361">
          <w:rPr>
            <w:noProof/>
            <w:webHidden/>
          </w:rPr>
          <w:tab/>
          <w:delText>20</w:delText>
        </w:r>
      </w:del>
    </w:p>
    <w:p w14:paraId="4FBFF340" w14:textId="66845AE5" w:rsidR="00FB02FF" w:rsidDel="00946361" w:rsidRDefault="00FB02FF">
      <w:pPr>
        <w:pStyle w:val="20"/>
        <w:tabs>
          <w:tab w:val="left" w:pos="1440"/>
          <w:tab w:val="right" w:leader="dot" w:pos="8494"/>
        </w:tabs>
        <w:rPr>
          <w:del w:id="27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77"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임의적</w:delText>
        </w:r>
        <w:r w:rsidRPr="00946361" w:rsidDel="00946361">
          <w:rPr>
            <w:noProof/>
          </w:rPr>
          <w:delText xml:space="preserve"> </w:delText>
        </w:r>
        <w:r w:rsidRPr="00946361" w:rsidDel="00946361">
          <w:rPr>
            <w:noProof/>
          </w:rPr>
          <w:delText>조기상환</w:delText>
        </w:r>
        <w:r w:rsidDel="00946361">
          <w:rPr>
            <w:noProof/>
            <w:webHidden/>
          </w:rPr>
          <w:tab/>
          <w:delText>20</w:delText>
        </w:r>
      </w:del>
    </w:p>
    <w:p w14:paraId="11E3CBB9" w14:textId="520030AB" w:rsidR="00FB02FF" w:rsidDel="00946361" w:rsidRDefault="00FB02FF">
      <w:pPr>
        <w:pStyle w:val="20"/>
        <w:tabs>
          <w:tab w:val="left" w:pos="1440"/>
          <w:tab w:val="right" w:leader="dot" w:pos="8494"/>
        </w:tabs>
        <w:rPr>
          <w:del w:id="27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79"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의무적</w:delText>
        </w:r>
        <w:r w:rsidRPr="00946361" w:rsidDel="00946361">
          <w:rPr>
            <w:noProof/>
          </w:rPr>
          <w:delText xml:space="preserve"> </w:delText>
        </w:r>
        <w:r w:rsidRPr="00946361" w:rsidDel="00946361">
          <w:rPr>
            <w:noProof/>
          </w:rPr>
          <w:delText>조기상환</w:delText>
        </w:r>
        <w:r w:rsidDel="00946361">
          <w:rPr>
            <w:noProof/>
            <w:webHidden/>
          </w:rPr>
          <w:tab/>
          <w:delText>21</w:delText>
        </w:r>
      </w:del>
    </w:p>
    <w:p w14:paraId="6B0B3A24" w14:textId="4A2F3F9A" w:rsidR="00FB02FF" w:rsidDel="00946361" w:rsidRDefault="00FB02FF">
      <w:pPr>
        <w:pStyle w:val="20"/>
        <w:tabs>
          <w:tab w:val="left" w:pos="1440"/>
          <w:tab w:val="right" w:leader="dot" w:pos="8494"/>
        </w:tabs>
        <w:rPr>
          <w:del w:id="28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81"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변제의</w:delText>
        </w:r>
        <w:r w:rsidRPr="00946361" w:rsidDel="00946361">
          <w:rPr>
            <w:noProof/>
          </w:rPr>
          <w:delText xml:space="preserve"> </w:delText>
        </w:r>
        <w:r w:rsidRPr="00946361" w:rsidDel="00946361">
          <w:rPr>
            <w:noProof/>
          </w:rPr>
          <w:delText>충당</w:delText>
        </w:r>
        <w:r w:rsidDel="00946361">
          <w:rPr>
            <w:noProof/>
            <w:webHidden/>
          </w:rPr>
          <w:tab/>
          <w:delText>22</w:delText>
        </w:r>
      </w:del>
    </w:p>
    <w:p w14:paraId="28C2714A" w14:textId="7FCBF33D" w:rsidR="00FB02FF" w:rsidDel="00946361" w:rsidRDefault="00FB02FF">
      <w:pPr>
        <w:pStyle w:val="20"/>
        <w:tabs>
          <w:tab w:val="left" w:pos="1440"/>
          <w:tab w:val="right" w:leader="dot" w:pos="8494"/>
        </w:tabs>
        <w:rPr>
          <w:del w:id="28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83"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대출약정의</w:delText>
        </w:r>
        <w:r w:rsidRPr="00946361" w:rsidDel="00946361">
          <w:rPr>
            <w:noProof/>
          </w:rPr>
          <w:delText xml:space="preserve"> </w:delText>
        </w:r>
        <w:r w:rsidRPr="00946361" w:rsidDel="00946361">
          <w:rPr>
            <w:noProof/>
          </w:rPr>
          <w:delText>종료</w:delText>
        </w:r>
        <w:r w:rsidDel="00946361">
          <w:rPr>
            <w:noProof/>
            <w:webHidden/>
          </w:rPr>
          <w:tab/>
          <w:delText>23</w:delText>
        </w:r>
      </w:del>
    </w:p>
    <w:p w14:paraId="4680E140" w14:textId="24337873" w:rsidR="00FB02FF" w:rsidDel="00946361" w:rsidRDefault="00FB02FF">
      <w:pPr>
        <w:pStyle w:val="20"/>
        <w:tabs>
          <w:tab w:val="left" w:pos="1440"/>
          <w:tab w:val="right" w:leader="dot" w:pos="8494"/>
        </w:tabs>
        <w:rPr>
          <w:del w:id="28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85" w:author="BKL" w:date="2026-10-07T21:42:00Z" w16du:dateUtc="2026-10-07T12:42:00Z">
        <w:r w:rsidRPr="00946361" w:rsidDel="00946361">
          <w:rPr>
            <w:noProof/>
          </w:rPr>
          <w:delText>제</w:delText>
        </w:r>
        <w:r w:rsidRPr="00946361" w:rsidDel="00946361">
          <w:rPr>
            <w:noProof/>
          </w:rPr>
          <w:delText xml:space="preserve"> 6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영업일</w:delText>
        </w:r>
        <w:r w:rsidDel="00946361">
          <w:rPr>
            <w:noProof/>
            <w:webHidden/>
          </w:rPr>
          <w:tab/>
          <w:delText>23</w:delText>
        </w:r>
      </w:del>
    </w:p>
    <w:p w14:paraId="594E2505" w14:textId="7D4FE005" w:rsidR="00FB02FF" w:rsidDel="00946361" w:rsidRDefault="00FB02FF">
      <w:pPr>
        <w:pStyle w:val="20"/>
        <w:tabs>
          <w:tab w:val="left" w:pos="1440"/>
          <w:tab w:val="right" w:leader="dot" w:pos="8494"/>
        </w:tabs>
        <w:rPr>
          <w:del w:id="28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87" w:author="BKL" w:date="2026-10-07T21:42:00Z" w16du:dateUtc="2026-10-07T12:42:00Z">
        <w:r w:rsidRPr="00946361" w:rsidDel="00946361">
          <w:rPr>
            <w:noProof/>
          </w:rPr>
          <w:delText>제</w:delText>
        </w:r>
        <w:r w:rsidRPr="00946361" w:rsidDel="00946361">
          <w:rPr>
            <w:noProof/>
          </w:rPr>
          <w:delText xml:space="preserve"> 7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지급방법</w:delText>
        </w:r>
        <w:r w:rsidDel="00946361">
          <w:rPr>
            <w:noProof/>
            <w:webHidden/>
          </w:rPr>
          <w:tab/>
          <w:delText>23</w:delText>
        </w:r>
      </w:del>
    </w:p>
    <w:p w14:paraId="25EF29AD" w14:textId="40C41A3B" w:rsidR="00FB02FF" w:rsidDel="00946361" w:rsidRDefault="00FB02FF">
      <w:pPr>
        <w:pStyle w:val="10"/>
        <w:tabs>
          <w:tab w:val="left" w:pos="1200"/>
          <w:tab w:val="right" w:leader="dot" w:pos="8494"/>
        </w:tabs>
        <w:rPr>
          <w:del w:id="28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289" w:author="BKL" w:date="2026-10-07T21:42:00Z" w16du:dateUtc="2026-10-07T12:42:00Z">
        <w:r w:rsidRPr="00946361" w:rsidDel="00946361">
          <w:rPr>
            <w:noProof/>
          </w:rPr>
          <w:delText>제</w:delText>
        </w:r>
        <w:r w:rsidRPr="00946361" w:rsidDel="00946361">
          <w:rPr>
            <w:noProof/>
          </w:rPr>
          <w:delText xml:space="preserve"> 8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자금의</w:delText>
        </w:r>
        <w:r w:rsidRPr="00946361" w:rsidDel="00946361">
          <w:rPr>
            <w:noProof/>
          </w:rPr>
          <w:delText xml:space="preserve"> </w:delText>
        </w:r>
        <w:r w:rsidRPr="00946361" w:rsidDel="00946361">
          <w:rPr>
            <w:noProof/>
          </w:rPr>
          <w:delText>관리</w:delText>
        </w:r>
        <w:r w:rsidDel="00946361">
          <w:rPr>
            <w:noProof/>
            <w:webHidden/>
          </w:rPr>
          <w:tab/>
          <w:delText>23</w:delText>
        </w:r>
      </w:del>
    </w:p>
    <w:p w14:paraId="631EAB29" w14:textId="624BD109" w:rsidR="00FB02FF" w:rsidDel="00946361" w:rsidRDefault="00FB02FF">
      <w:pPr>
        <w:pStyle w:val="20"/>
        <w:tabs>
          <w:tab w:val="left" w:pos="1440"/>
          <w:tab w:val="right" w:leader="dot" w:pos="8494"/>
        </w:tabs>
        <w:rPr>
          <w:del w:id="29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91"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계좌의</w:delText>
        </w:r>
        <w:r w:rsidRPr="00946361" w:rsidDel="00946361">
          <w:rPr>
            <w:noProof/>
          </w:rPr>
          <w:delText xml:space="preserve"> </w:delText>
        </w:r>
        <w:r w:rsidRPr="00946361" w:rsidDel="00946361">
          <w:rPr>
            <w:noProof/>
          </w:rPr>
          <w:delText>개설</w:delText>
        </w:r>
        <w:r w:rsidDel="00946361">
          <w:rPr>
            <w:noProof/>
            <w:webHidden/>
          </w:rPr>
          <w:tab/>
          <w:delText>23</w:delText>
        </w:r>
      </w:del>
    </w:p>
    <w:p w14:paraId="2A993184" w14:textId="5F67DCE0" w:rsidR="00FB02FF" w:rsidDel="00946361" w:rsidRDefault="00FB02FF">
      <w:pPr>
        <w:pStyle w:val="20"/>
        <w:tabs>
          <w:tab w:val="left" w:pos="1440"/>
          <w:tab w:val="right" w:leader="dot" w:pos="8494"/>
        </w:tabs>
        <w:rPr>
          <w:del w:id="29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93"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대출금입금계좌</w:delText>
        </w:r>
        <w:r w:rsidDel="00946361">
          <w:rPr>
            <w:noProof/>
            <w:webHidden/>
          </w:rPr>
          <w:tab/>
          <w:delText>24</w:delText>
        </w:r>
      </w:del>
    </w:p>
    <w:p w14:paraId="520D64D3" w14:textId="0F17D642" w:rsidR="00FB02FF" w:rsidDel="00946361" w:rsidRDefault="00FB02FF">
      <w:pPr>
        <w:pStyle w:val="20"/>
        <w:tabs>
          <w:tab w:val="left" w:pos="1440"/>
          <w:tab w:val="right" w:leader="dot" w:pos="8494"/>
        </w:tabs>
        <w:rPr>
          <w:del w:id="29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95"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수입금계좌</w:delText>
        </w:r>
        <w:r w:rsidDel="00946361">
          <w:rPr>
            <w:noProof/>
            <w:webHidden/>
          </w:rPr>
          <w:tab/>
          <w:delText>24</w:delText>
        </w:r>
      </w:del>
    </w:p>
    <w:p w14:paraId="66E1E49E" w14:textId="5C5F4C32" w:rsidR="00FB02FF" w:rsidDel="00946361" w:rsidRDefault="00FB02FF">
      <w:pPr>
        <w:pStyle w:val="20"/>
        <w:tabs>
          <w:tab w:val="left" w:pos="1440"/>
          <w:tab w:val="right" w:leader="dot" w:pos="8494"/>
        </w:tabs>
        <w:rPr>
          <w:del w:id="29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97"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운영계좌</w:delText>
        </w:r>
        <w:r w:rsidDel="00946361">
          <w:rPr>
            <w:noProof/>
            <w:webHidden/>
          </w:rPr>
          <w:tab/>
          <w:delText>25</w:delText>
        </w:r>
      </w:del>
    </w:p>
    <w:p w14:paraId="030C65CE" w14:textId="4982E5C6" w:rsidR="00FB02FF" w:rsidDel="00946361" w:rsidRDefault="00FB02FF">
      <w:pPr>
        <w:pStyle w:val="20"/>
        <w:tabs>
          <w:tab w:val="left" w:pos="1440"/>
          <w:tab w:val="right" w:leader="dot" w:pos="8494"/>
        </w:tabs>
        <w:rPr>
          <w:del w:id="29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299"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이자유보계좌</w:delText>
        </w:r>
        <w:r w:rsidDel="00946361">
          <w:rPr>
            <w:noProof/>
            <w:webHidden/>
          </w:rPr>
          <w:tab/>
          <w:delText>25</w:delText>
        </w:r>
      </w:del>
    </w:p>
    <w:p w14:paraId="0DAA529A" w14:textId="1F90455E" w:rsidR="00FB02FF" w:rsidDel="00946361" w:rsidRDefault="00FB02FF">
      <w:pPr>
        <w:pStyle w:val="20"/>
        <w:tabs>
          <w:tab w:val="left" w:pos="1440"/>
          <w:tab w:val="right" w:leader="dot" w:pos="8494"/>
        </w:tabs>
        <w:rPr>
          <w:del w:id="30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01" w:author="BKL" w:date="2026-10-07T21:42:00Z" w16du:dateUtc="2026-10-07T12:42:00Z">
        <w:r w:rsidRPr="00946361" w:rsidDel="00946361">
          <w:rPr>
            <w:noProof/>
          </w:rPr>
          <w:delText>제</w:delText>
        </w:r>
        <w:r w:rsidRPr="00946361" w:rsidDel="00946361">
          <w:rPr>
            <w:noProof/>
          </w:rPr>
          <w:delText xml:space="preserve"> 6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보험금수령계좌</w:delText>
        </w:r>
        <w:r w:rsidDel="00946361">
          <w:rPr>
            <w:noProof/>
            <w:webHidden/>
          </w:rPr>
          <w:tab/>
          <w:delText>27</w:delText>
        </w:r>
      </w:del>
    </w:p>
    <w:p w14:paraId="5A2F8B5A" w14:textId="46BEE48E" w:rsidR="00FB02FF" w:rsidDel="00946361" w:rsidRDefault="00FB02FF">
      <w:pPr>
        <w:pStyle w:val="20"/>
        <w:tabs>
          <w:tab w:val="left" w:pos="1440"/>
          <w:tab w:val="right" w:leader="dot" w:pos="8494"/>
        </w:tabs>
        <w:rPr>
          <w:del w:id="30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03" w:author="BKL" w:date="2026-10-07T21:42:00Z" w16du:dateUtc="2026-10-07T12:42:00Z">
        <w:r w:rsidRPr="00946361" w:rsidDel="00946361">
          <w:rPr>
            <w:noProof/>
          </w:rPr>
          <w:delText>제</w:delText>
        </w:r>
        <w:r w:rsidRPr="00946361" w:rsidDel="00946361">
          <w:rPr>
            <w:noProof/>
          </w:rPr>
          <w:delText xml:space="preserve"> 7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임대차보증금계좌의</w:delText>
        </w:r>
        <w:r w:rsidRPr="00946361" w:rsidDel="00946361">
          <w:rPr>
            <w:noProof/>
          </w:rPr>
          <w:delText xml:space="preserve"> </w:delText>
        </w:r>
        <w:r w:rsidRPr="00946361" w:rsidDel="00946361">
          <w:rPr>
            <w:noProof/>
          </w:rPr>
          <w:delText>추가</w:delText>
        </w:r>
        <w:r w:rsidRPr="00946361" w:rsidDel="00946361">
          <w:rPr>
            <w:noProof/>
          </w:rPr>
          <w:delText xml:space="preserve"> </w:delText>
        </w:r>
        <w:r w:rsidRPr="00946361" w:rsidDel="00946361">
          <w:rPr>
            <w:noProof/>
          </w:rPr>
          <w:delText>개설</w:delText>
        </w:r>
        <w:r w:rsidDel="00946361">
          <w:rPr>
            <w:noProof/>
            <w:webHidden/>
          </w:rPr>
          <w:tab/>
          <w:delText>28</w:delText>
        </w:r>
      </w:del>
    </w:p>
    <w:p w14:paraId="6D01EF62" w14:textId="49D75716" w:rsidR="00FB02FF" w:rsidDel="00946361" w:rsidRDefault="00FB02FF">
      <w:pPr>
        <w:pStyle w:val="20"/>
        <w:tabs>
          <w:tab w:val="left" w:pos="1440"/>
          <w:tab w:val="right" w:leader="dot" w:pos="8494"/>
        </w:tabs>
        <w:rPr>
          <w:del w:id="30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05" w:author="BKL" w:date="2026-10-07T21:42:00Z" w16du:dateUtc="2026-10-07T12:42:00Z">
        <w:r w:rsidRPr="00946361" w:rsidDel="00946361">
          <w:rPr>
            <w:noProof/>
          </w:rPr>
          <w:delText>제</w:delText>
        </w:r>
        <w:r w:rsidRPr="00946361" w:rsidDel="00946361">
          <w:rPr>
            <w:noProof/>
          </w:rPr>
          <w:delText xml:space="preserve"> 8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수납관리의무</w:delText>
        </w:r>
        <w:r w:rsidDel="00946361">
          <w:rPr>
            <w:noProof/>
            <w:webHidden/>
          </w:rPr>
          <w:tab/>
          <w:delText>28</w:delText>
        </w:r>
      </w:del>
    </w:p>
    <w:p w14:paraId="7E496DD2" w14:textId="6C6019B5" w:rsidR="00FB02FF" w:rsidDel="00946361" w:rsidRDefault="00FB02FF">
      <w:pPr>
        <w:pStyle w:val="10"/>
        <w:tabs>
          <w:tab w:val="left" w:pos="1200"/>
          <w:tab w:val="right" w:leader="dot" w:pos="8494"/>
        </w:tabs>
        <w:rPr>
          <w:del w:id="30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307" w:author="BKL" w:date="2026-10-07T21:42:00Z" w16du:dateUtc="2026-10-07T12:42:00Z">
        <w:r w:rsidRPr="00946361" w:rsidDel="00946361">
          <w:rPr>
            <w:noProof/>
          </w:rPr>
          <w:delText>제</w:delText>
        </w:r>
        <w:r w:rsidRPr="00946361" w:rsidDel="00946361">
          <w:rPr>
            <w:noProof/>
          </w:rPr>
          <w:delText xml:space="preserve"> 9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담보의</w:delText>
        </w:r>
        <w:r w:rsidRPr="00946361" w:rsidDel="00946361">
          <w:rPr>
            <w:noProof/>
          </w:rPr>
          <w:delText xml:space="preserve"> </w:delText>
        </w:r>
        <w:r w:rsidRPr="00946361" w:rsidDel="00946361">
          <w:rPr>
            <w:noProof/>
          </w:rPr>
          <w:delText>제공</w:delText>
        </w:r>
        <w:r w:rsidDel="00946361">
          <w:rPr>
            <w:noProof/>
            <w:webHidden/>
          </w:rPr>
          <w:tab/>
          <w:delText>29</w:delText>
        </w:r>
      </w:del>
    </w:p>
    <w:p w14:paraId="62070ECB" w14:textId="4866880B" w:rsidR="00FB02FF" w:rsidDel="00946361" w:rsidRDefault="00FB02FF">
      <w:pPr>
        <w:pStyle w:val="20"/>
        <w:tabs>
          <w:tab w:val="left" w:pos="1440"/>
          <w:tab w:val="right" w:leader="dot" w:pos="8494"/>
        </w:tabs>
        <w:rPr>
          <w:del w:id="30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09"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본건</w:delText>
        </w:r>
        <w:r w:rsidRPr="00946361" w:rsidDel="00946361">
          <w:rPr>
            <w:noProof/>
          </w:rPr>
          <w:delText xml:space="preserve"> </w:delText>
        </w:r>
        <w:r w:rsidRPr="00946361" w:rsidDel="00946361">
          <w:rPr>
            <w:noProof/>
          </w:rPr>
          <w:delText>부동산에</w:delText>
        </w:r>
        <w:r w:rsidRPr="00946361" w:rsidDel="00946361">
          <w:rPr>
            <w:noProof/>
          </w:rPr>
          <w:delText xml:space="preserve"> </w:delText>
        </w:r>
        <w:r w:rsidRPr="00946361" w:rsidDel="00946361">
          <w:rPr>
            <w:noProof/>
          </w:rPr>
          <w:delText>대한</w:delText>
        </w:r>
        <w:r w:rsidRPr="00946361" w:rsidDel="00946361">
          <w:rPr>
            <w:noProof/>
          </w:rPr>
          <w:delText xml:space="preserve"> </w:delText>
        </w:r>
        <w:r w:rsidRPr="00946361" w:rsidDel="00946361">
          <w:rPr>
            <w:noProof/>
          </w:rPr>
          <w:delText>담보신탁</w:delText>
        </w:r>
        <w:r w:rsidRPr="00946361" w:rsidDel="00946361">
          <w:rPr>
            <w:noProof/>
          </w:rPr>
          <w:delText xml:space="preserve"> </w:delText>
        </w:r>
        <w:r w:rsidRPr="00946361" w:rsidDel="00946361">
          <w:rPr>
            <w:noProof/>
          </w:rPr>
          <w:delText>우선수익권</w:delText>
        </w:r>
        <w:r w:rsidRPr="00946361" w:rsidDel="00946361">
          <w:rPr>
            <w:noProof/>
          </w:rPr>
          <w:delText xml:space="preserve"> </w:delText>
        </w:r>
        <w:r w:rsidRPr="00946361" w:rsidDel="00946361">
          <w:rPr>
            <w:noProof/>
          </w:rPr>
          <w:delText>설정</w:delText>
        </w:r>
        <w:r w:rsidRPr="00946361" w:rsidDel="00946361">
          <w:rPr>
            <w:noProof/>
          </w:rPr>
          <w:delText xml:space="preserve"> </w:delText>
        </w:r>
        <w:r w:rsidRPr="00946361" w:rsidDel="00946361">
          <w:rPr>
            <w:noProof/>
          </w:rPr>
          <w:delText>등</w:delText>
        </w:r>
        <w:r w:rsidDel="00946361">
          <w:rPr>
            <w:noProof/>
            <w:webHidden/>
          </w:rPr>
          <w:tab/>
          <w:delText>29</w:delText>
        </w:r>
      </w:del>
    </w:p>
    <w:p w14:paraId="43CF652D" w14:textId="50684178" w:rsidR="00FB02FF" w:rsidDel="00946361" w:rsidRDefault="00FB02FF">
      <w:pPr>
        <w:pStyle w:val="20"/>
        <w:tabs>
          <w:tab w:val="left" w:pos="1440"/>
          <w:tab w:val="right" w:leader="dot" w:pos="8494"/>
        </w:tabs>
        <w:rPr>
          <w:del w:id="31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11"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보험에</w:delText>
        </w:r>
        <w:r w:rsidRPr="00946361" w:rsidDel="00946361">
          <w:rPr>
            <w:noProof/>
          </w:rPr>
          <w:delText xml:space="preserve"> </w:delText>
        </w:r>
        <w:r w:rsidRPr="00946361" w:rsidDel="00946361">
          <w:rPr>
            <w:noProof/>
          </w:rPr>
          <w:delText>대한</w:delText>
        </w:r>
        <w:r w:rsidRPr="00946361" w:rsidDel="00946361">
          <w:rPr>
            <w:noProof/>
          </w:rPr>
          <w:delText xml:space="preserve"> </w:delText>
        </w:r>
        <w:r w:rsidRPr="00946361" w:rsidDel="00946361">
          <w:rPr>
            <w:noProof/>
          </w:rPr>
          <w:delText>근질권</w:delText>
        </w:r>
        <w:r w:rsidRPr="00946361" w:rsidDel="00946361">
          <w:rPr>
            <w:noProof/>
          </w:rPr>
          <w:delText xml:space="preserve"> </w:delText>
        </w:r>
        <w:r w:rsidRPr="00946361" w:rsidDel="00946361">
          <w:rPr>
            <w:noProof/>
          </w:rPr>
          <w:delText>설정</w:delText>
        </w:r>
        <w:r w:rsidDel="00946361">
          <w:rPr>
            <w:noProof/>
            <w:webHidden/>
          </w:rPr>
          <w:tab/>
          <w:delText>29</w:delText>
        </w:r>
      </w:del>
    </w:p>
    <w:p w14:paraId="06694A9D" w14:textId="7736FBB8" w:rsidR="00FB02FF" w:rsidDel="00946361" w:rsidRDefault="00FB02FF">
      <w:pPr>
        <w:pStyle w:val="20"/>
        <w:tabs>
          <w:tab w:val="left" w:pos="1440"/>
          <w:tab w:val="right" w:leader="dot" w:pos="8494"/>
        </w:tabs>
        <w:rPr>
          <w:del w:id="31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13"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예금채권에</w:delText>
        </w:r>
        <w:r w:rsidRPr="00946361" w:rsidDel="00946361">
          <w:rPr>
            <w:noProof/>
          </w:rPr>
          <w:delText xml:space="preserve"> </w:delText>
        </w:r>
        <w:r w:rsidRPr="00946361" w:rsidDel="00946361">
          <w:rPr>
            <w:noProof/>
          </w:rPr>
          <w:delText>대한</w:delText>
        </w:r>
        <w:r w:rsidRPr="00946361" w:rsidDel="00946361">
          <w:rPr>
            <w:noProof/>
          </w:rPr>
          <w:delText xml:space="preserve"> </w:delText>
        </w:r>
        <w:r w:rsidRPr="00946361" w:rsidDel="00946361">
          <w:rPr>
            <w:noProof/>
          </w:rPr>
          <w:delText>근질권</w:delText>
        </w:r>
        <w:r w:rsidRPr="00946361" w:rsidDel="00946361">
          <w:rPr>
            <w:noProof/>
          </w:rPr>
          <w:delText xml:space="preserve"> </w:delText>
        </w:r>
        <w:r w:rsidRPr="00946361" w:rsidDel="00946361">
          <w:rPr>
            <w:noProof/>
          </w:rPr>
          <w:delText>설정</w:delText>
        </w:r>
        <w:r w:rsidDel="00946361">
          <w:rPr>
            <w:noProof/>
            <w:webHidden/>
          </w:rPr>
          <w:tab/>
          <w:delText>30</w:delText>
        </w:r>
      </w:del>
    </w:p>
    <w:p w14:paraId="106025A8" w14:textId="0C206888" w:rsidR="00FB02FF" w:rsidDel="00946361" w:rsidRDefault="00FB02FF">
      <w:pPr>
        <w:pStyle w:val="10"/>
        <w:tabs>
          <w:tab w:val="left" w:pos="1200"/>
          <w:tab w:val="right" w:leader="dot" w:pos="8494"/>
        </w:tabs>
        <w:rPr>
          <w:del w:id="31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315" w:author="BKL" w:date="2026-10-07T21:42:00Z" w16du:dateUtc="2026-10-07T12:42:00Z">
        <w:r w:rsidRPr="00946361" w:rsidDel="00946361">
          <w:rPr>
            <w:noProof/>
          </w:rPr>
          <w:delText>제</w:delText>
        </w:r>
        <w:r w:rsidRPr="00946361" w:rsidDel="00946361">
          <w:rPr>
            <w:noProof/>
          </w:rPr>
          <w:delText xml:space="preserve"> 10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차주의</w:delText>
        </w:r>
        <w:r w:rsidRPr="00946361" w:rsidDel="00946361">
          <w:rPr>
            <w:noProof/>
          </w:rPr>
          <w:delText xml:space="preserve"> </w:delText>
        </w:r>
        <w:r w:rsidRPr="00946361" w:rsidDel="00946361">
          <w:rPr>
            <w:noProof/>
          </w:rPr>
          <w:delText>진술</w:delText>
        </w:r>
        <w:r w:rsidRPr="00946361" w:rsidDel="00946361">
          <w:rPr>
            <w:noProof/>
          </w:rPr>
          <w:delText xml:space="preserve"> </w:delText>
        </w:r>
        <w:r w:rsidRPr="00946361" w:rsidDel="00946361">
          <w:rPr>
            <w:noProof/>
          </w:rPr>
          <w:delText>및</w:delText>
        </w:r>
        <w:r w:rsidRPr="00946361" w:rsidDel="00946361">
          <w:rPr>
            <w:noProof/>
          </w:rPr>
          <w:delText xml:space="preserve"> </w:delText>
        </w:r>
        <w:r w:rsidRPr="00946361" w:rsidDel="00946361">
          <w:rPr>
            <w:noProof/>
          </w:rPr>
          <w:delText>보장</w:delText>
        </w:r>
        <w:r w:rsidDel="00946361">
          <w:rPr>
            <w:noProof/>
            <w:webHidden/>
          </w:rPr>
          <w:tab/>
          <w:delText>30</w:delText>
        </w:r>
      </w:del>
    </w:p>
    <w:p w14:paraId="53914F7C" w14:textId="5EE5BB27" w:rsidR="00FB02FF" w:rsidDel="00946361" w:rsidRDefault="00FB02FF">
      <w:pPr>
        <w:pStyle w:val="20"/>
        <w:tabs>
          <w:tab w:val="left" w:pos="1440"/>
          <w:tab w:val="right" w:leader="dot" w:pos="8494"/>
        </w:tabs>
        <w:rPr>
          <w:del w:id="31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17"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법인격</w:delText>
        </w:r>
        <w:r w:rsidDel="00946361">
          <w:rPr>
            <w:noProof/>
            <w:webHidden/>
          </w:rPr>
          <w:tab/>
          <w:delText>31</w:delText>
        </w:r>
      </w:del>
    </w:p>
    <w:p w14:paraId="08A31D65" w14:textId="3ECB650A" w:rsidR="00FB02FF" w:rsidDel="00946361" w:rsidRDefault="00FB02FF">
      <w:pPr>
        <w:pStyle w:val="20"/>
        <w:tabs>
          <w:tab w:val="left" w:pos="1440"/>
          <w:tab w:val="right" w:leader="dot" w:pos="8494"/>
        </w:tabs>
        <w:rPr>
          <w:del w:id="31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19"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법과</w:delText>
        </w:r>
        <w:r w:rsidRPr="00946361" w:rsidDel="00946361">
          <w:rPr>
            <w:noProof/>
          </w:rPr>
          <w:delText xml:space="preserve"> </w:delText>
        </w:r>
        <w:r w:rsidRPr="00946361" w:rsidDel="00946361">
          <w:rPr>
            <w:noProof/>
          </w:rPr>
          <w:delText>기타</w:delText>
        </w:r>
        <w:r w:rsidRPr="00946361" w:rsidDel="00946361">
          <w:rPr>
            <w:noProof/>
          </w:rPr>
          <w:delText xml:space="preserve"> </w:delText>
        </w:r>
        <w:r w:rsidRPr="00946361" w:rsidDel="00946361">
          <w:rPr>
            <w:noProof/>
          </w:rPr>
          <w:delText>약정의</w:delText>
        </w:r>
        <w:r w:rsidRPr="00946361" w:rsidDel="00946361">
          <w:rPr>
            <w:noProof/>
          </w:rPr>
          <w:delText xml:space="preserve"> </w:delText>
        </w:r>
        <w:r w:rsidRPr="00946361" w:rsidDel="00946361">
          <w:rPr>
            <w:noProof/>
          </w:rPr>
          <w:delText>준수</w:delText>
        </w:r>
        <w:r w:rsidDel="00946361">
          <w:rPr>
            <w:noProof/>
            <w:webHidden/>
          </w:rPr>
          <w:tab/>
          <w:delText>31</w:delText>
        </w:r>
      </w:del>
    </w:p>
    <w:p w14:paraId="74AB5AE5" w14:textId="5ACF91F1" w:rsidR="00FB02FF" w:rsidDel="00946361" w:rsidRDefault="00FB02FF">
      <w:pPr>
        <w:pStyle w:val="20"/>
        <w:tabs>
          <w:tab w:val="left" w:pos="1440"/>
          <w:tab w:val="right" w:leader="dot" w:pos="8494"/>
        </w:tabs>
        <w:rPr>
          <w:del w:id="32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21"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채무불이행의</w:delText>
        </w:r>
        <w:r w:rsidRPr="00946361" w:rsidDel="00946361">
          <w:rPr>
            <w:noProof/>
          </w:rPr>
          <w:delText xml:space="preserve"> </w:delText>
        </w:r>
        <w:r w:rsidRPr="00946361" w:rsidDel="00946361">
          <w:rPr>
            <w:noProof/>
          </w:rPr>
          <w:delText>부존재</w:delText>
        </w:r>
        <w:r w:rsidDel="00946361">
          <w:rPr>
            <w:noProof/>
            <w:webHidden/>
          </w:rPr>
          <w:tab/>
          <w:delText>31</w:delText>
        </w:r>
      </w:del>
    </w:p>
    <w:p w14:paraId="6CCAEDA9" w14:textId="4E4ED1F4" w:rsidR="00FB02FF" w:rsidDel="00946361" w:rsidRDefault="00FB02FF">
      <w:pPr>
        <w:pStyle w:val="20"/>
        <w:tabs>
          <w:tab w:val="left" w:pos="1440"/>
          <w:tab w:val="right" w:leader="dot" w:pos="8494"/>
        </w:tabs>
        <w:rPr>
          <w:del w:id="32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23"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법령의</w:delText>
        </w:r>
        <w:r w:rsidRPr="00946361" w:rsidDel="00946361">
          <w:rPr>
            <w:noProof/>
          </w:rPr>
          <w:delText xml:space="preserve"> </w:delText>
        </w:r>
        <w:r w:rsidRPr="00946361" w:rsidDel="00946361">
          <w:rPr>
            <w:noProof/>
          </w:rPr>
          <w:delText>준수</w:delText>
        </w:r>
        <w:r w:rsidDel="00946361">
          <w:rPr>
            <w:noProof/>
            <w:webHidden/>
          </w:rPr>
          <w:tab/>
          <w:delText>31</w:delText>
        </w:r>
      </w:del>
    </w:p>
    <w:p w14:paraId="400C70F1" w14:textId="69FD6D83" w:rsidR="00FB02FF" w:rsidDel="00946361" w:rsidRDefault="00FB02FF">
      <w:pPr>
        <w:pStyle w:val="20"/>
        <w:tabs>
          <w:tab w:val="left" w:pos="1440"/>
          <w:tab w:val="right" w:leader="dot" w:pos="8494"/>
        </w:tabs>
        <w:rPr>
          <w:del w:id="32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25"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담보</w:delText>
        </w:r>
        <w:r w:rsidDel="00946361">
          <w:rPr>
            <w:noProof/>
            <w:webHidden/>
          </w:rPr>
          <w:tab/>
          <w:delText>31</w:delText>
        </w:r>
      </w:del>
    </w:p>
    <w:p w14:paraId="3855B3D4" w14:textId="267650D9" w:rsidR="00FB02FF" w:rsidDel="00946361" w:rsidRDefault="00FB02FF">
      <w:pPr>
        <w:pStyle w:val="20"/>
        <w:tabs>
          <w:tab w:val="left" w:pos="1440"/>
          <w:tab w:val="right" w:leader="dot" w:pos="8494"/>
        </w:tabs>
        <w:rPr>
          <w:del w:id="32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27" w:author="BKL" w:date="2026-10-07T21:42:00Z" w16du:dateUtc="2026-10-07T12:42:00Z">
        <w:r w:rsidRPr="00946361" w:rsidDel="00946361">
          <w:rPr>
            <w:noProof/>
          </w:rPr>
          <w:delText>제</w:delText>
        </w:r>
        <w:r w:rsidRPr="00946361" w:rsidDel="00946361">
          <w:rPr>
            <w:noProof/>
          </w:rPr>
          <w:delText xml:space="preserve"> 6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법적</w:delText>
        </w:r>
        <w:r w:rsidRPr="00946361" w:rsidDel="00946361">
          <w:rPr>
            <w:noProof/>
          </w:rPr>
          <w:delText xml:space="preserve"> </w:delText>
        </w:r>
        <w:r w:rsidRPr="00946361" w:rsidDel="00946361">
          <w:rPr>
            <w:noProof/>
          </w:rPr>
          <w:delText>조치</w:delText>
        </w:r>
        <w:r w:rsidDel="00946361">
          <w:rPr>
            <w:noProof/>
            <w:webHidden/>
          </w:rPr>
          <w:tab/>
          <w:delText>32</w:delText>
        </w:r>
      </w:del>
    </w:p>
    <w:p w14:paraId="4AE0A388" w14:textId="5A4561B7" w:rsidR="00FB02FF" w:rsidDel="00946361" w:rsidRDefault="00FB02FF">
      <w:pPr>
        <w:pStyle w:val="20"/>
        <w:tabs>
          <w:tab w:val="left" w:pos="1440"/>
          <w:tab w:val="right" w:leader="dot" w:pos="8494"/>
        </w:tabs>
        <w:rPr>
          <w:del w:id="32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29" w:author="BKL" w:date="2026-10-07T21:42:00Z" w16du:dateUtc="2026-10-07T12:42:00Z">
        <w:r w:rsidRPr="00946361" w:rsidDel="00946361">
          <w:rPr>
            <w:noProof/>
          </w:rPr>
          <w:delText>제</w:delText>
        </w:r>
        <w:r w:rsidRPr="00946361" w:rsidDel="00946361">
          <w:rPr>
            <w:noProof/>
          </w:rPr>
          <w:delText xml:space="preserve"> 7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소송</w:delText>
        </w:r>
        <w:r w:rsidDel="00946361">
          <w:rPr>
            <w:noProof/>
            <w:webHidden/>
          </w:rPr>
          <w:tab/>
          <w:delText>32</w:delText>
        </w:r>
      </w:del>
    </w:p>
    <w:p w14:paraId="26EE783E" w14:textId="6794FF46" w:rsidR="00FB02FF" w:rsidDel="00946361" w:rsidRDefault="00FB02FF">
      <w:pPr>
        <w:pStyle w:val="20"/>
        <w:tabs>
          <w:tab w:val="left" w:pos="1440"/>
          <w:tab w:val="right" w:leader="dot" w:pos="8494"/>
        </w:tabs>
        <w:rPr>
          <w:del w:id="33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31" w:author="BKL" w:date="2026-10-07T21:42:00Z" w16du:dateUtc="2026-10-07T12:42:00Z">
        <w:r w:rsidRPr="00946361" w:rsidDel="00946361">
          <w:rPr>
            <w:noProof/>
          </w:rPr>
          <w:delText>제</w:delText>
        </w:r>
        <w:r w:rsidRPr="00946361" w:rsidDel="00946361">
          <w:rPr>
            <w:noProof/>
          </w:rPr>
          <w:delText xml:space="preserve"> 8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정보의</w:delText>
        </w:r>
        <w:r w:rsidRPr="00946361" w:rsidDel="00946361">
          <w:rPr>
            <w:noProof/>
          </w:rPr>
          <w:delText xml:space="preserve"> </w:delText>
        </w:r>
        <w:r w:rsidRPr="00946361" w:rsidDel="00946361">
          <w:rPr>
            <w:noProof/>
          </w:rPr>
          <w:delText>정확성</w:delText>
        </w:r>
        <w:r w:rsidDel="00946361">
          <w:rPr>
            <w:noProof/>
            <w:webHidden/>
          </w:rPr>
          <w:tab/>
          <w:delText>32</w:delText>
        </w:r>
      </w:del>
    </w:p>
    <w:p w14:paraId="2587A237" w14:textId="02B634CD" w:rsidR="00FB02FF" w:rsidDel="00946361" w:rsidRDefault="00FB02FF">
      <w:pPr>
        <w:pStyle w:val="20"/>
        <w:tabs>
          <w:tab w:val="left" w:pos="1440"/>
          <w:tab w:val="right" w:leader="dot" w:pos="8494"/>
        </w:tabs>
        <w:rPr>
          <w:del w:id="33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33" w:author="BKL" w:date="2026-10-07T21:42:00Z" w16du:dateUtc="2026-10-07T12:42:00Z">
        <w:r w:rsidRPr="00946361" w:rsidDel="00946361">
          <w:rPr>
            <w:noProof/>
          </w:rPr>
          <w:delText>제</w:delText>
        </w:r>
        <w:r w:rsidRPr="00946361" w:rsidDel="00946361">
          <w:rPr>
            <w:noProof/>
          </w:rPr>
          <w:delText xml:space="preserve"> 9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청산</w:delText>
        </w:r>
        <w:r w:rsidRPr="00946361" w:rsidDel="00946361">
          <w:rPr>
            <w:noProof/>
          </w:rPr>
          <w:delText xml:space="preserve">, </w:delText>
        </w:r>
        <w:r w:rsidRPr="00946361" w:rsidDel="00946361">
          <w:rPr>
            <w:noProof/>
          </w:rPr>
          <w:delText>부도</w:delText>
        </w:r>
        <w:r w:rsidRPr="00946361" w:rsidDel="00946361">
          <w:rPr>
            <w:noProof/>
          </w:rPr>
          <w:delText xml:space="preserve"> </w:delText>
        </w:r>
        <w:r w:rsidRPr="00946361" w:rsidDel="00946361">
          <w:rPr>
            <w:noProof/>
          </w:rPr>
          <w:delText>등의</w:delText>
        </w:r>
        <w:r w:rsidRPr="00946361" w:rsidDel="00946361">
          <w:rPr>
            <w:noProof/>
          </w:rPr>
          <w:delText xml:space="preserve"> </w:delText>
        </w:r>
        <w:r w:rsidRPr="00946361" w:rsidDel="00946361">
          <w:rPr>
            <w:noProof/>
          </w:rPr>
          <w:delText>절차의</w:delText>
        </w:r>
        <w:r w:rsidRPr="00946361" w:rsidDel="00946361">
          <w:rPr>
            <w:noProof/>
          </w:rPr>
          <w:delText xml:space="preserve"> </w:delText>
        </w:r>
        <w:r w:rsidRPr="00946361" w:rsidDel="00946361">
          <w:rPr>
            <w:noProof/>
          </w:rPr>
          <w:delText>부재</w:delText>
        </w:r>
        <w:r w:rsidDel="00946361">
          <w:rPr>
            <w:noProof/>
            <w:webHidden/>
          </w:rPr>
          <w:tab/>
          <w:delText>32</w:delText>
        </w:r>
      </w:del>
    </w:p>
    <w:p w14:paraId="5F66DA97" w14:textId="2814C173" w:rsidR="00FB02FF" w:rsidDel="00946361" w:rsidRDefault="00FB02FF">
      <w:pPr>
        <w:pStyle w:val="20"/>
        <w:tabs>
          <w:tab w:val="left" w:pos="1440"/>
          <w:tab w:val="right" w:leader="dot" w:pos="8494"/>
        </w:tabs>
        <w:rPr>
          <w:del w:id="33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35" w:author="BKL" w:date="2026-10-07T21:42:00Z" w16du:dateUtc="2026-10-07T12:42:00Z">
        <w:r w:rsidRPr="00946361" w:rsidDel="00946361">
          <w:rPr>
            <w:noProof/>
          </w:rPr>
          <w:delText>제</w:delText>
        </w:r>
        <w:r w:rsidRPr="00946361" w:rsidDel="00946361">
          <w:rPr>
            <w:noProof/>
          </w:rPr>
          <w:delText xml:space="preserve"> 10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우발채무</w:delText>
        </w:r>
        <w:r w:rsidRPr="00946361" w:rsidDel="00946361">
          <w:rPr>
            <w:noProof/>
          </w:rPr>
          <w:delText xml:space="preserve"> </w:delText>
        </w:r>
        <w:r w:rsidRPr="00946361" w:rsidDel="00946361">
          <w:rPr>
            <w:noProof/>
          </w:rPr>
          <w:delText>등의</w:delText>
        </w:r>
        <w:r w:rsidRPr="00946361" w:rsidDel="00946361">
          <w:rPr>
            <w:noProof/>
          </w:rPr>
          <w:delText xml:space="preserve"> </w:delText>
        </w:r>
        <w:r w:rsidRPr="00946361" w:rsidDel="00946361">
          <w:rPr>
            <w:noProof/>
          </w:rPr>
          <w:delText>부존재</w:delText>
        </w:r>
        <w:r w:rsidDel="00946361">
          <w:rPr>
            <w:noProof/>
            <w:webHidden/>
          </w:rPr>
          <w:tab/>
          <w:delText>32</w:delText>
        </w:r>
      </w:del>
    </w:p>
    <w:p w14:paraId="07DCBF0E" w14:textId="461715AC" w:rsidR="00FB02FF" w:rsidDel="00946361" w:rsidRDefault="00FB02FF">
      <w:pPr>
        <w:pStyle w:val="10"/>
        <w:tabs>
          <w:tab w:val="left" w:pos="1200"/>
          <w:tab w:val="right" w:leader="dot" w:pos="8494"/>
        </w:tabs>
        <w:rPr>
          <w:del w:id="33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337" w:author="BKL" w:date="2026-10-07T21:42:00Z" w16du:dateUtc="2026-10-07T12:42:00Z">
        <w:r w:rsidRPr="00946361" w:rsidDel="00946361">
          <w:rPr>
            <w:noProof/>
          </w:rPr>
          <w:delText>제</w:delText>
        </w:r>
        <w:r w:rsidRPr="00946361" w:rsidDel="00946361">
          <w:rPr>
            <w:noProof/>
          </w:rPr>
          <w:delText xml:space="preserve"> 11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준수사항</w:delText>
        </w:r>
        <w:r w:rsidDel="00946361">
          <w:rPr>
            <w:noProof/>
            <w:webHidden/>
          </w:rPr>
          <w:tab/>
          <w:delText>33</w:delText>
        </w:r>
      </w:del>
    </w:p>
    <w:p w14:paraId="3A9A3AA7" w14:textId="586FCA2D" w:rsidR="00FB02FF" w:rsidDel="00946361" w:rsidRDefault="00FB02FF">
      <w:pPr>
        <w:pStyle w:val="20"/>
        <w:tabs>
          <w:tab w:val="left" w:pos="1440"/>
          <w:tab w:val="right" w:leader="dot" w:pos="8494"/>
        </w:tabs>
        <w:rPr>
          <w:del w:id="33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39"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신고사항</w:delText>
        </w:r>
        <w:r w:rsidRPr="00946361" w:rsidDel="00946361">
          <w:rPr>
            <w:noProof/>
          </w:rPr>
          <w:delText xml:space="preserve"> </w:delText>
        </w:r>
        <w:r w:rsidRPr="00946361" w:rsidDel="00946361">
          <w:rPr>
            <w:noProof/>
          </w:rPr>
          <w:delText>등</w:delText>
        </w:r>
        <w:r w:rsidDel="00946361">
          <w:rPr>
            <w:noProof/>
            <w:webHidden/>
          </w:rPr>
          <w:tab/>
          <w:delText>33</w:delText>
        </w:r>
      </w:del>
    </w:p>
    <w:p w14:paraId="49C8E5D8" w14:textId="6E57BE5B" w:rsidR="00FB02FF" w:rsidDel="00946361" w:rsidRDefault="00FB02FF">
      <w:pPr>
        <w:pStyle w:val="20"/>
        <w:tabs>
          <w:tab w:val="left" w:pos="1440"/>
          <w:tab w:val="right" w:leader="dot" w:pos="8494"/>
        </w:tabs>
        <w:rPr>
          <w:del w:id="34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41"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재무제표</w:delText>
        </w:r>
        <w:r w:rsidDel="00946361">
          <w:rPr>
            <w:noProof/>
            <w:webHidden/>
          </w:rPr>
          <w:tab/>
          <w:delText>33</w:delText>
        </w:r>
      </w:del>
    </w:p>
    <w:p w14:paraId="3B266CC1" w14:textId="28D07A99" w:rsidR="00FB02FF" w:rsidDel="00946361" w:rsidRDefault="00FB02FF">
      <w:pPr>
        <w:pStyle w:val="20"/>
        <w:tabs>
          <w:tab w:val="left" w:pos="1440"/>
          <w:tab w:val="right" w:leader="dot" w:pos="8494"/>
        </w:tabs>
        <w:rPr>
          <w:del w:id="34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43"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정부인허가</w:delText>
        </w:r>
        <w:r w:rsidRPr="00946361" w:rsidDel="00946361">
          <w:rPr>
            <w:noProof/>
          </w:rPr>
          <w:delText xml:space="preserve"> </w:delText>
        </w:r>
        <w:r w:rsidRPr="00946361" w:rsidDel="00946361">
          <w:rPr>
            <w:noProof/>
          </w:rPr>
          <w:delText>및</w:delText>
        </w:r>
        <w:r w:rsidRPr="00946361" w:rsidDel="00946361">
          <w:rPr>
            <w:noProof/>
          </w:rPr>
          <w:delText xml:space="preserve"> </w:delText>
        </w:r>
        <w:r w:rsidRPr="00946361" w:rsidDel="00946361">
          <w:rPr>
            <w:noProof/>
          </w:rPr>
          <w:delText>유지</w:delText>
        </w:r>
        <w:r w:rsidDel="00946361">
          <w:rPr>
            <w:noProof/>
            <w:webHidden/>
          </w:rPr>
          <w:tab/>
          <w:delText>33</w:delText>
        </w:r>
      </w:del>
    </w:p>
    <w:p w14:paraId="4C27076C" w14:textId="7E898E62" w:rsidR="00FB02FF" w:rsidDel="00946361" w:rsidRDefault="00FB02FF">
      <w:pPr>
        <w:pStyle w:val="20"/>
        <w:tabs>
          <w:tab w:val="left" w:pos="1440"/>
          <w:tab w:val="right" w:leader="dot" w:pos="8494"/>
        </w:tabs>
        <w:rPr>
          <w:del w:id="34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45"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본건</w:delText>
        </w:r>
        <w:r w:rsidRPr="00946361" w:rsidDel="00946361">
          <w:rPr>
            <w:noProof/>
          </w:rPr>
          <w:delText xml:space="preserve"> </w:delText>
        </w:r>
        <w:r w:rsidRPr="00946361" w:rsidDel="00946361">
          <w:rPr>
            <w:noProof/>
          </w:rPr>
          <w:delText>부동산의</w:delText>
        </w:r>
        <w:r w:rsidRPr="00946361" w:rsidDel="00946361">
          <w:rPr>
            <w:noProof/>
          </w:rPr>
          <w:delText xml:space="preserve"> </w:delText>
        </w:r>
        <w:r w:rsidRPr="00946361" w:rsidDel="00946361">
          <w:rPr>
            <w:noProof/>
          </w:rPr>
          <w:delText>매각</w:delText>
        </w:r>
        <w:r w:rsidRPr="00946361" w:rsidDel="00946361">
          <w:rPr>
            <w:noProof/>
          </w:rPr>
          <w:delText xml:space="preserve"> </w:delText>
        </w:r>
        <w:r w:rsidRPr="00946361" w:rsidDel="00946361">
          <w:rPr>
            <w:noProof/>
          </w:rPr>
          <w:delText>등</w:delText>
        </w:r>
        <w:r w:rsidDel="00946361">
          <w:rPr>
            <w:noProof/>
            <w:webHidden/>
          </w:rPr>
          <w:tab/>
          <w:delText>34</w:delText>
        </w:r>
      </w:del>
    </w:p>
    <w:p w14:paraId="105495E0" w14:textId="62497D2C" w:rsidR="00FB02FF" w:rsidDel="00946361" w:rsidRDefault="00FB02FF">
      <w:pPr>
        <w:pStyle w:val="20"/>
        <w:tabs>
          <w:tab w:val="left" w:pos="1440"/>
          <w:tab w:val="right" w:leader="dot" w:pos="8494"/>
        </w:tabs>
        <w:rPr>
          <w:del w:id="34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47"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추가</w:delText>
        </w:r>
        <w:r w:rsidRPr="00946361" w:rsidDel="00946361">
          <w:rPr>
            <w:noProof/>
          </w:rPr>
          <w:delText xml:space="preserve"> </w:delText>
        </w:r>
        <w:r w:rsidRPr="00946361" w:rsidDel="00946361">
          <w:rPr>
            <w:noProof/>
          </w:rPr>
          <w:delText>서류</w:delText>
        </w:r>
        <w:r w:rsidRPr="00946361" w:rsidDel="00946361">
          <w:rPr>
            <w:noProof/>
          </w:rPr>
          <w:delText xml:space="preserve"> </w:delText>
        </w:r>
        <w:r w:rsidRPr="00946361" w:rsidDel="00946361">
          <w:rPr>
            <w:noProof/>
          </w:rPr>
          <w:delText>및</w:delText>
        </w:r>
        <w:r w:rsidRPr="00946361" w:rsidDel="00946361">
          <w:rPr>
            <w:noProof/>
          </w:rPr>
          <w:delText xml:space="preserve"> </w:delText>
        </w:r>
        <w:r w:rsidRPr="00946361" w:rsidDel="00946361">
          <w:rPr>
            <w:noProof/>
          </w:rPr>
          <w:delText>조치</w:delText>
        </w:r>
        <w:r w:rsidDel="00946361">
          <w:rPr>
            <w:noProof/>
            <w:webHidden/>
          </w:rPr>
          <w:tab/>
          <w:delText>34</w:delText>
        </w:r>
      </w:del>
    </w:p>
    <w:p w14:paraId="18066B79" w14:textId="60768724" w:rsidR="00FB02FF" w:rsidDel="00946361" w:rsidRDefault="00FB02FF">
      <w:pPr>
        <w:pStyle w:val="20"/>
        <w:tabs>
          <w:tab w:val="left" w:pos="1440"/>
          <w:tab w:val="right" w:leader="dot" w:pos="8494"/>
        </w:tabs>
        <w:rPr>
          <w:del w:id="34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49" w:author="BKL" w:date="2026-10-07T21:42:00Z" w16du:dateUtc="2026-10-07T12:42:00Z">
        <w:r w:rsidRPr="00946361" w:rsidDel="00946361">
          <w:rPr>
            <w:noProof/>
          </w:rPr>
          <w:delText>제</w:delText>
        </w:r>
        <w:r w:rsidRPr="00946361" w:rsidDel="00946361">
          <w:rPr>
            <w:noProof/>
          </w:rPr>
          <w:delText xml:space="preserve"> 6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임대차계약</w:delText>
        </w:r>
        <w:r w:rsidRPr="00946361" w:rsidDel="00946361">
          <w:rPr>
            <w:noProof/>
          </w:rPr>
          <w:delText xml:space="preserve"> </w:delText>
        </w:r>
        <w:r w:rsidRPr="00946361" w:rsidDel="00946361">
          <w:rPr>
            <w:noProof/>
          </w:rPr>
          <w:delText>관련</w:delText>
        </w:r>
        <w:r w:rsidRPr="00946361" w:rsidDel="00946361">
          <w:rPr>
            <w:noProof/>
          </w:rPr>
          <w:delText xml:space="preserve"> </w:delText>
        </w:r>
        <w:r w:rsidRPr="00946361" w:rsidDel="00946361">
          <w:rPr>
            <w:noProof/>
          </w:rPr>
          <w:delText>담보</w:delText>
        </w:r>
        <w:r w:rsidDel="00946361">
          <w:rPr>
            <w:noProof/>
            <w:webHidden/>
          </w:rPr>
          <w:tab/>
          <w:delText>34</w:delText>
        </w:r>
      </w:del>
    </w:p>
    <w:p w14:paraId="4955C42B" w14:textId="74C6DB8E" w:rsidR="00FB02FF" w:rsidDel="00946361" w:rsidRDefault="00FB02FF">
      <w:pPr>
        <w:pStyle w:val="20"/>
        <w:tabs>
          <w:tab w:val="left" w:pos="1440"/>
          <w:tab w:val="right" w:leader="dot" w:pos="8494"/>
        </w:tabs>
        <w:rPr>
          <w:del w:id="35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51" w:author="BKL" w:date="2026-10-07T21:42:00Z" w16du:dateUtc="2026-10-07T12:42:00Z">
        <w:r w:rsidRPr="00946361" w:rsidDel="00946361">
          <w:rPr>
            <w:noProof/>
            <w:snapToGrid w:val="0"/>
          </w:rPr>
          <w:delText>제</w:delText>
        </w:r>
        <w:r w:rsidRPr="00946361" w:rsidDel="00946361">
          <w:rPr>
            <w:noProof/>
            <w:snapToGrid w:val="0"/>
          </w:rPr>
          <w:delText xml:space="preserve"> 7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추가차입의</w:delText>
        </w:r>
        <w:r w:rsidRPr="00946361" w:rsidDel="00946361">
          <w:rPr>
            <w:noProof/>
            <w:snapToGrid w:val="0"/>
          </w:rPr>
          <w:delText xml:space="preserve"> </w:delText>
        </w:r>
        <w:r w:rsidRPr="00946361" w:rsidDel="00946361">
          <w:rPr>
            <w:noProof/>
            <w:snapToGrid w:val="0"/>
          </w:rPr>
          <w:delText>금지</w:delText>
        </w:r>
        <w:r w:rsidRPr="00946361" w:rsidDel="00946361">
          <w:rPr>
            <w:noProof/>
            <w:snapToGrid w:val="0"/>
          </w:rPr>
          <w:delText xml:space="preserve"> </w:delText>
        </w:r>
        <w:r w:rsidRPr="00946361" w:rsidDel="00946361">
          <w:rPr>
            <w:noProof/>
            <w:snapToGrid w:val="0"/>
          </w:rPr>
          <w:delText>및</w:delText>
        </w:r>
        <w:r w:rsidRPr="00946361" w:rsidDel="00946361">
          <w:rPr>
            <w:noProof/>
            <w:snapToGrid w:val="0"/>
          </w:rPr>
          <w:delText xml:space="preserve"> </w:delText>
        </w:r>
        <w:r w:rsidRPr="00946361" w:rsidDel="00946361">
          <w:rPr>
            <w:noProof/>
            <w:snapToGrid w:val="0"/>
          </w:rPr>
          <w:delText>추가차입에</w:delText>
        </w:r>
        <w:r w:rsidRPr="00946361" w:rsidDel="00946361">
          <w:rPr>
            <w:noProof/>
            <w:snapToGrid w:val="0"/>
          </w:rPr>
          <w:delText xml:space="preserve"> </w:delText>
        </w:r>
        <w:r w:rsidRPr="00946361" w:rsidDel="00946361">
          <w:rPr>
            <w:noProof/>
            <w:snapToGrid w:val="0"/>
          </w:rPr>
          <w:delText>따른</w:delText>
        </w:r>
        <w:r w:rsidRPr="00946361" w:rsidDel="00946361">
          <w:rPr>
            <w:noProof/>
            <w:snapToGrid w:val="0"/>
          </w:rPr>
          <w:delText xml:space="preserve"> </w:delText>
        </w:r>
        <w:r w:rsidRPr="00946361" w:rsidDel="00946361">
          <w:rPr>
            <w:noProof/>
            <w:snapToGrid w:val="0"/>
          </w:rPr>
          <w:delText>담보제공의</w:delText>
        </w:r>
        <w:r w:rsidRPr="00946361" w:rsidDel="00946361">
          <w:rPr>
            <w:noProof/>
            <w:snapToGrid w:val="0"/>
          </w:rPr>
          <w:delText xml:space="preserve"> </w:delText>
        </w:r>
        <w:r w:rsidRPr="00946361" w:rsidDel="00946361">
          <w:rPr>
            <w:noProof/>
            <w:snapToGrid w:val="0"/>
          </w:rPr>
          <w:delText>불가</w:delText>
        </w:r>
        <w:r w:rsidDel="00946361">
          <w:rPr>
            <w:noProof/>
            <w:webHidden/>
          </w:rPr>
          <w:tab/>
          <w:delText>35</w:delText>
        </w:r>
      </w:del>
    </w:p>
    <w:p w14:paraId="7A537CD6" w14:textId="039F3B94" w:rsidR="00FB02FF" w:rsidDel="00946361" w:rsidRDefault="00FB02FF">
      <w:pPr>
        <w:pStyle w:val="20"/>
        <w:tabs>
          <w:tab w:val="left" w:pos="1440"/>
          <w:tab w:val="right" w:leader="dot" w:pos="8494"/>
        </w:tabs>
        <w:rPr>
          <w:del w:id="35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53" w:author="BKL" w:date="2026-10-07T21:42:00Z" w16du:dateUtc="2026-10-07T12:42:00Z">
        <w:r w:rsidRPr="00946361" w:rsidDel="00946361">
          <w:rPr>
            <w:noProof/>
          </w:rPr>
          <w:delText>제</w:delText>
        </w:r>
        <w:r w:rsidRPr="00946361" w:rsidDel="00946361">
          <w:rPr>
            <w:noProof/>
          </w:rPr>
          <w:delText xml:space="preserve"> 8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사업의</w:delText>
        </w:r>
        <w:r w:rsidRPr="00946361" w:rsidDel="00946361">
          <w:rPr>
            <w:noProof/>
          </w:rPr>
          <w:delText xml:space="preserve"> </w:delText>
        </w:r>
        <w:r w:rsidRPr="00946361" w:rsidDel="00946361">
          <w:rPr>
            <w:noProof/>
          </w:rPr>
          <w:delText>유지</w:delText>
        </w:r>
        <w:r w:rsidRPr="00946361" w:rsidDel="00946361">
          <w:rPr>
            <w:noProof/>
          </w:rPr>
          <w:delText xml:space="preserve"> </w:delText>
        </w:r>
        <w:r w:rsidRPr="00946361" w:rsidDel="00946361">
          <w:rPr>
            <w:noProof/>
          </w:rPr>
          <w:delText>관련</w:delText>
        </w:r>
        <w:r w:rsidDel="00946361">
          <w:rPr>
            <w:noProof/>
            <w:webHidden/>
          </w:rPr>
          <w:tab/>
          <w:delText>36</w:delText>
        </w:r>
      </w:del>
    </w:p>
    <w:p w14:paraId="6FE90810" w14:textId="6A73D663" w:rsidR="00FB02FF" w:rsidDel="00946361" w:rsidRDefault="00FB02FF">
      <w:pPr>
        <w:pStyle w:val="20"/>
        <w:tabs>
          <w:tab w:val="left" w:pos="1440"/>
          <w:tab w:val="right" w:leader="dot" w:pos="8494"/>
        </w:tabs>
        <w:rPr>
          <w:del w:id="35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55" w:author="BKL" w:date="2026-10-07T21:42:00Z" w16du:dateUtc="2026-10-07T12:42:00Z">
        <w:r w:rsidRPr="00946361" w:rsidDel="00946361">
          <w:rPr>
            <w:noProof/>
          </w:rPr>
          <w:delText>제</w:delText>
        </w:r>
        <w:r w:rsidRPr="00946361" w:rsidDel="00946361">
          <w:rPr>
            <w:noProof/>
          </w:rPr>
          <w:delText xml:space="preserve"> 9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제세공과금</w:delText>
        </w:r>
        <w:r w:rsidDel="00946361">
          <w:rPr>
            <w:noProof/>
            <w:webHidden/>
          </w:rPr>
          <w:tab/>
          <w:delText>36</w:delText>
        </w:r>
      </w:del>
    </w:p>
    <w:p w14:paraId="59E7446C" w14:textId="3D00B516" w:rsidR="00FB02FF" w:rsidDel="00946361" w:rsidRDefault="00FB02FF">
      <w:pPr>
        <w:pStyle w:val="20"/>
        <w:tabs>
          <w:tab w:val="left" w:pos="1440"/>
          <w:tab w:val="right" w:leader="dot" w:pos="8494"/>
        </w:tabs>
        <w:rPr>
          <w:del w:id="35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57" w:author="BKL" w:date="2026-10-07T21:42:00Z" w16du:dateUtc="2026-10-07T12:42:00Z">
        <w:r w:rsidRPr="00946361" w:rsidDel="00946361">
          <w:rPr>
            <w:noProof/>
          </w:rPr>
          <w:delText>제</w:delText>
        </w:r>
        <w:r w:rsidRPr="00946361" w:rsidDel="00946361">
          <w:rPr>
            <w:noProof/>
          </w:rPr>
          <w:delText xml:space="preserve"> 10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통지</w:delText>
        </w:r>
        <w:r w:rsidDel="00946361">
          <w:rPr>
            <w:noProof/>
            <w:webHidden/>
          </w:rPr>
          <w:tab/>
          <w:delText>36</w:delText>
        </w:r>
      </w:del>
    </w:p>
    <w:p w14:paraId="1838D1C2" w14:textId="499526CA" w:rsidR="00FB02FF" w:rsidDel="00946361" w:rsidRDefault="00FB02FF">
      <w:pPr>
        <w:pStyle w:val="20"/>
        <w:tabs>
          <w:tab w:val="left" w:pos="1440"/>
          <w:tab w:val="right" w:leader="dot" w:pos="8494"/>
        </w:tabs>
        <w:rPr>
          <w:del w:id="35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59" w:author="BKL" w:date="2026-10-07T21:42:00Z" w16du:dateUtc="2026-10-07T12:42:00Z">
        <w:r w:rsidRPr="00946361" w:rsidDel="00946361">
          <w:rPr>
            <w:noProof/>
          </w:rPr>
          <w:delText>제</w:delText>
        </w:r>
        <w:r w:rsidRPr="00946361" w:rsidDel="00946361">
          <w:rPr>
            <w:noProof/>
          </w:rPr>
          <w:delText xml:space="preserve"> 11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진술과</w:delText>
        </w:r>
        <w:r w:rsidRPr="00946361" w:rsidDel="00946361">
          <w:rPr>
            <w:noProof/>
          </w:rPr>
          <w:delText xml:space="preserve"> </w:delText>
        </w:r>
        <w:r w:rsidRPr="00946361" w:rsidDel="00946361">
          <w:rPr>
            <w:noProof/>
          </w:rPr>
          <w:delText>보장</w:delText>
        </w:r>
        <w:r w:rsidDel="00946361">
          <w:rPr>
            <w:noProof/>
            <w:webHidden/>
          </w:rPr>
          <w:tab/>
          <w:delText>36</w:delText>
        </w:r>
      </w:del>
    </w:p>
    <w:p w14:paraId="56D3AFE1" w14:textId="75344FD6" w:rsidR="00FB02FF" w:rsidDel="00946361" w:rsidRDefault="00FB02FF">
      <w:pPr>
        <w:pStyle w:val="20"/>
        <w:tabs>
          <w:tab w:val="left" w:pos="1440"/>
          <w:tab w:val="right" w:leader="dot" w:pos="8494"/>
        </w:tabs>
        <w:rPr>
          <w:del w:id="36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61" w:author="BKL" w:date="2026-10-07T21:42:00Z" w16du:dateUtc="2026-10-07T12:42:00Z">
        <w:r w:rsidRPr="00946361" w:rsidDel="00946361">
          <w:rPr>
            <w:noProof/>
          </w:rPr>
          <w:delText>제</w:delText>
        </w:r>
        <w:r w:rsidRPr="00946361" w:rsidDel="00946361">
          <w:rPr>
            <w:noProof/>
          </w:rPr>
          <w:delText xml:space="preserve"> 12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보험</w:delText>
        </w:r>
        <w:r w:rsidDel="00946361">
          <w:rPr>
            <w:noProof/>
            <w:webHidden/>
          </w:rPr>
          <w:tab/>
          <w:delText>37</w:delText>
        </w:r>
      </w:del>
    </w:p>
    <w:p w14:paraId="120F319E" w14:textId="29C496F8" w:rsidR="00FB02FF" w:rsidDel="00946361" w:rsidRDefault="00FB02FF">
      <w:pPr>
        <w:pStyle w:val="20"/>
        <w:tabs>
          <w:tab w:val="left" w:pos="1440"/>
          <w:tab w:val="right" w:leader="dot" w:pos="8494"/>
        </w:tabs>
        <w:rPr>
          <w:del w:id="36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63" w:author="BKL" w:date="2026-10-07T21:42:00Z" w16du:dateUtc="2026-10-07T12:42:00Z">
        <w:r w:rsidRPr="00946361" w:rsidDel="00946361">
          <w:rPr>
            <w:noProof/>
            <w:snapToGrid w:val="0"/>
          </w:rPr>
          <w:delText>제</w:delText>
        </w:r>
        <w:r w:rsidRPr="00946361" w:rsidDel="00946361">
          <w:rPr>
            <w:noProof/>
            <w:snapToGrid w:val="0"/>
          </w:rPr>
          <w:delText xml:space="preserve"> 13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차주의</w:delText>
        </w:r>
        <w:r w:rsidRPr="00946361" w:rsidDel="00946361">
          <w:rPr>
            <w:noProof/>
            <w:snapToGrid w:val="0"/>
          </w:rPr>
          <w:delText xml:space="preserve"> </w:delText>
        </w:r>
        <w:r w:rsidRPr="00946361" w:rsidDel="00946361">
          <w:rPr>
            <w:noProof/>
            <w:snapToGrid w:val="0"/>
          </w:rPr>
          <w:delText>지배구조</w:delText>
        </w:r>
        <w:r w:rsidRPr="00946361" w:rsidDel="00946361">
          <w:rPr>
            <w:noProof/>
            <w:snapToGrid w:val="0"/>
          </w:rPr>
          <w:delText xml:space="preserve"> </w:delText>
        </w:r>
        <w:r w:rsidRPr="00946361" w:rsidDel="00946361">
          <w:rPr>
            <w:noProof/>
            <w:snapToGrid w:val="0"/>
          </w:rPr>
          <w:delText>변경</w:delText>
        </w:r>
        <w:r w:rsidDel="00946361">
          <w:rPr>
            <w:noProof/>
            <w:webHidden/>
          </w:rPr>
          <w:tab/>
          <w:delText>37</w:delText>
        </w:r>
      </w:del>
    </w:p>
    <w:p w14:paraId="6BEF3CEF" w14:textId="03F00D6F" w:rsidR="00FB02FF" w:rsidDel="00946361" w:rsidRDefault="00FB02FF">
      <w:pPr>
        <w:pStyle w:val="20"/>
        <w:tabs>
          <w:tab w:val="left" w:pos="1440"/>
          <w:tab w:val="right" w:leader="dot" w:pos="8494"/>
        </w:tabs>
        <w:rPr>
          <w:del w:id="36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65" w:author="BKL" w:date="2026-10-07T21:42:00Z" w16du:dateUtc="2026-10-07T12:42:00Z">
        <w:r w:rsidRPr="00946361" w:rsidDel="00946361">
          <w:rPr>
            <w:noProof/>
            <w:snapToGrid w:val="0"/>
          </w:rPr>
          <w:delText>제</w:delText>
        </w:r>
        <w:r w:rsidRPr="00946361" w:rsidDel="00946361">
          <w:rPr>
            <w:noProof/>
            <w:snapToGrid w:val="0"/>
          </w:rPr>
          <w:delText xml:space="preserve"> 14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자금의</w:delText>
        </w:r>
        <w:r w:rsidRPr="00946361" w:rsidDel="00946361">
          <w:rPr>
            <w:noProof/>
            <w:snapToGrid w:val="0"/>
          </w:rPr>
          <w:delText xml:space="preserve"> </w:delText>
        </w:r>
        <w:r w:rsidRPr="00946361" w:rsidDel="00946361">
          <w:rPr>
            <w:noProof/>
            <w:snapToGrid w:val="0"/>
          </w:rPr>
          <w:delText>사용</w:delText>
        </w:r>
        <w:r w:rsidDel="00946361">
          <w:rPr>
            <w:noProof/>
            <w:webHidden/>
          </w:rPr>
          <w:tab/>
          <w:delText>38</w:delText>
        </w:r>
      </w:del>
    </w:p>
    <w:p w14:paraId="5401820D" w14:textId="163B2485" w:rsidR="00FB02FF" w:rsidDel="00946361" w:rsidRDefault="00FB02FF">
      <w:pPr>
        <w:pStyle w:val="20"/>
        <w:tabs>
          <w:tab w:val="left" w:pos="1440"/>
          <w:tab w:val="right" w:leader="dot" w:pos="8494"/>
        </w:tabs>
        <w:rPr>
          <w:del w:id="36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67" w:author="BKL" w:date="2026-10-07T21:42:00Z" w16du:dateUtc="2026-10-07T12:42:00Z">
        <w:r w:rsidRPr="00946361" w:rsidDel="00946361">
          <w:rPr>
            <w:noProof/>
            <w:snapToGrid w:val="0"/>
          </w:rPr>
          <w:delText>제</w:delText>
        </w:r>
        <w:r w:rsidRPr="00946361" w:rsidDel="00946361">
          <w:rPr>
            <w:noProof/>
            <w:snapToGrid w:val="0"/>
          </w:rPr>
          <w:delText xml:space="preserve"> 15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계약변경</w:delText>
        </w:r>
        <w:r w:rsidRPr="00946361" w:rsidDel="00946361">
          <w:rPr>
            <w:noProof/>
            <w:snapToGrid w:val="0"/>
          </w:rPr>
          <w:delText xml:space="preserve"> </w:delText>
        </w:r>
        <w:r w:rsidRPr="00946361" w:rsidDel="00946361">
          <w:rPr>
            <w:noProof/>
            <w:snapToGrid w:val="0"/>
          </w:rPr>
          <w:delText>등의</w:delText>
        </w:r>
        <w:r w:rsidRPr="00946361" w:rsidDel="00946361">
          <w:rPr>
            <w:noProof/>
            <w:snapToGrid w:val="0"/>
          </w:rPr>
          <w:delText xml:space="preserve"> </w:delText>
        </w:r>
        <w:r w:rsidRPr="00946361" w:rsidDel="00946361">
          <w:rPr>
            <w:noProof/>
            <w:snapToGrid w:val="0"/>
          </w:rPr>
          <w:delText>금지</w:delText>
        </w:r>
        <w:r w:rsidDel="00946361">
          <w:rPr>
            <w:noProof/>
            <w:webHidden/>
          </w:rPr>
          <w:tab/>
          <w:delText>38</w:delText>
        </w:r>
      </w:del>
    </w:p>
    <w:p w14:paraId="58E715D9" w14:textId="6E63FEA2" w:rsidR="00FB02FF" w:rsidDel="00946361" w:rsidRDefault="00FB02FF">
      <w:pPr>
        <w:pStyle w:val="20"/>
        <w:tabs>
          <w:tab w:val="left" w:pos="1440"/>
          <w:tab w:val="right" w:leader="dot" w:pos="8494"/>
        </w:tabs>
        <w:rPr>
          <w:del w:id="36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69" w:author="BKL" w:date="2026-10-07T21:42:00Z" w16du:dateUtc="2026-10-07T12:42:00Z">
        <w:r w:rsidRPr="00946361" w:rsidDel="00946361">
          <w:rPr>
            <w:noProof/>
            <w:snapToGrid w:val="0"/>
          </w:rPr>
          <w:delText>제</w:delText>
        </w:r>
        <w:r w:rsidRPr="00946361" w:rsidDel="00946361">
          <w:rPr>
            <w:noProof/>
            <w:snapToGrid w:val="0"/>
          </w:rPr>
          <w:delText xml:space="preserve"> 16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중대한</w:delText>
        </w:r>
        <w:r w:rsidRPr="00946361" w:rsidDel="00946361">
          <w:rPr>
            <w:noProof/>
            <w:snapToGrid w:val="0"/>
          </w:rPr>
          <w:delText xml:space="preserve"> </w:delText>
        </w:r>
        <w:r w:rsidRPr="00946361" w:rsidDel="00946361">
          <w:rPr>
            <w:noProof/>
            <w:snapToGrid w:val="0"/>
          </w:rPr>
          <w:delText>부정적</w:delText>
        </w:r>
        <w:r w:rsidRPr="00946361" w:rsidDel="00946361">
          <w:rPr>
            <w:noProof/>
            <w:snapToGrid w:val="0"/>
          </w:rPr>
          <w:delText xml:space="preserve"> </w:delText>
        </w:r>
        <w:r w:rsidRPr="00946361" w:rsidDel="00946361">
          <w:rPr>
            <w:noProof/>
            <w:snapToGrid w:val="0"/>
          </w:rPr>
          <w:delText>영향</w:delText>
        </w:r>
        <w:r w:rsidRPr="00946361" w:rsidDel="00946361">
          <w:rPr>
            <w:noProof/>
            <w:snapToGrid w:val="0"/>
          </w:rPr>
          <w:delText xml:space="preserve"> </w:delText>
        </w:r>
        <w:r w:rsidRPr="00946361" w:rsidDel="00946361">
          <w:rPr>
            <w:noProof/>
            <w:snapToGrid w:val="0"/>
          </w:rPr>
          <w:delText>초래행위</w:delText>
        </w:r>
        <w:r w:rsidRPr="00946361" w:rsidDel="00946361">
          <w:rPr>
            <w:noProof/>
            <w:snapToGrid w:val="0"/>
          </w:rPr>
          <w:delText xml:space="preserve"> </w:delText>
        </w:r>
        <w:r w:rsidRPr="00946361" w:rsidDel="00946361">
          <w:rPr>
            <w:noProof/>
            <w:snapToGrid w:val="0"/>
          </w:rPr>
          <w:delText>금지</w:delText>
        </w:r>
        <w:r w:rsidDel="00946361">
          <w:rPr>
            <w:noProof/>
            <w:webHidden/>
          </w:rPr>
          <w:tab/>
          <w:delText>38</w:delText>
        </w:r>
      </w:del>
    </w:p>
    <w:p w14:paraId="343DF99A" w14:textId="3EAB38D8" w:rsidR="00FB02FF" w:rsidDel="00946361" w:rsidRDefault="00FB02FF">
      <w:pPr>
        <w:pStyle w:val="20"/>
        <w:tabs>
          <w:tab w:val="left" w:pos="1440"/>
          <w:tab w:val="right" w:leader="dot" w:pos="8494"/>
        </w:tabs>
        <w:rPr>
          <w:del w:id="37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71" w:author="BKL" w:date="2026-10-07T21:42:00Z" w16du:dateUtc="2026-10-07T12:42:00Z">
        <w:r w:rsidRPr="00946361" w:rsidDel="00946361">
          <w:rPr>
            <w:noProof/>
            <w:snapToGrid w:val="0"/>
          </w:rPr>
          <w:delText>제</w:delText>
        </w:r>
        <w:r w:rsidRPr="00946361" w:rsidDel="00946361">
          <w:rPr>
            <w:noProof/>
            <w:snapToGrid w:val="0"/>
          </w:rPr>
          <w:delText xml:space="preserve"> 17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이자지급력지수</w:delText>
        </w:r>
        <w:r w:rsidRPr="00946361" w:rsidDel="00946361">
          <w:rPr>
            <w:noProof/>
            <w:snapToGrid w:val="0"/>
          </w:rPr>
          <w:delText xml:space="preserve"> </w:delText>
        </w:r>
        <w:r w:rsidRPr="00946361" w:rsidDel="00946361">
          <w:rPr>
            <w:noProof/>
            <w:snapToGrid w:val="0"/>
          </w:rPr>
          <w:delText>유지</w:delText>
        </w:r>
        <w:r w:rsidRPr="00946361" w:rsidDel="00946361">
          <w:rPr>
            <w:noProof/>
            <w:snapToGrid w:val="0"/>
          </w:rPr>
          <w:delText xml:space="preserve"> </w:delText>
        </w:r>
        <w:r w:rsidRPr="00946361" w:rsidDel="00946361">
          <w:rPr>
            <w:noProof/>
            <w:snapToGrid w:val="0"/>
          </w:rPr>
          <w:delText>의무</w:delText>
        </w:r>
        <w:r w:rsidDel="00946361">
          <w:rPr>
            <w:noProof/>
            <w:webHidden/>
          </w:rPr>
          <w:tab/>
          <w:delText>39</w:delText>
        </w:r>
      </w:del>
    </w:p>
    <w:p w14:paraId="489D65A2" w14:textId="6C230FE1" w:rsidR="00FB02FF" w:rsidDel="00946361" w:rsidRDefault="00FB02FF">
      <w:pPr>
        <w:pStyle w:val="20"/>
        <w:tabs>
          <w:tab w:val="left" w:pos="1440"/>
          <w:tab w:val="right" w:leader="dot" w:pos="8494"/>
        </w:tabs>
        <w:rPr>
          <w:del w:id="37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73" w:author="BKL" w:date="2026-10-07T21:42:00Z" w16du:dateUtc="2026-10-07T12:42:00Z">
        <w:r w:rsidRPr="00946361" w:rsidDel="00946361">
          <w:rPr>
            <w:noProof/>
            <w:snapToGrid w:val="0"/>
          </w:rPr>
          <w:delText>제</w:delText>
        </w:r>
        <w:r w:rsidRPr="00946361" w:rsidDel="00946361">
          <w:rPr>
            <w:noProof/>
            <w:snapToGrid w:val="0"/>
          </w:rPr>
          <w:delText xml:space="preserve"> 18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대출금의</w:delText>
        </w:r>
        <w:r w:rsidRPr="00946361" w:rsidDel="00946361">
          <w:rPr>
            <w:noProof/>
            <w:snapToGrid w:val="0"/>
          </w:rPr>
          <w:delText xml:space="preserve"> </w:delText>
        </w:r>
        <w:r w:rsidRPr="00946361" w:rsidDel="00946361">
          <w:rPr>
            <w:noProof/>
            <w:snapToGrid w:val="0"/>
          </w:rPr>
          <w:delText>상환</w:delText>
        </w:r>
        <w:r w:rsidRPr="00946361" w:rsidDel="00946361">
          <w:rPr>
            <w:noProof/>
            <w:snapToGrid w:val="0"/>
          </w:rPr>
          <w:delText>(</w:delText>
        </w:r>
        <w:r w:rsidRPr="00946361" w:rsidDel="00946361">
          <w:rPr>
            <w:noProof/>
            <w:snapToGrid w:val="0"/>
          </w:rPr>
          <w:delText>리파이낸싱</w:delText>
        </w:r>
        <w:r w:rsidRPr="00946361" w:rsidDel="00946361">
          <w:rPr>
            <w:noProof/>
            <w:snapToGrid w:val="0"/>
          </w:rPr>
          <w:delText>)</w:delText>
        </w:r>
        <w:r w:rsidDel="00946361">
          <w:rPr>
            <w:noProof/>
            <w:webHidden/>
          </w:rPr>
          <w:tab/>
          <w:delText>39</w:delText>
        </w:r>
      </w:del>
    </w:p>
    <w:p w14:paraId="5950C5C7" w14:textId="2080AD4C" w:rsidR="00FB02FF" w:rsidDel="00946361" w:rsidRDefault="00FB02FF">
      <w:pPr>
        <w:pStyle w:val="20"/>
        <w:tabs>
          <w:tab w:val="left" w:pos="1440"/>
          <w:tab w:val="right" w:leader="dot" w:pos="8494"/>
        </w:tabs>
        <w:rPr>
          <w:del w:id="37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75" w:author="BKL" w:date="2026-10-07T21:42:00Z" w16du:dateUtc="2026-10-07T12:42:00Z">
        <w:r w:rsidRPr="00946361" w:rsidDel="00946361">
          <w:rPr>
            <w:noProof/>
            <w:snapToGrid w:val="0"/>
          </w:rPr>
          <w:delText>제</w:delText>
        </w:r>
        <w:r w:rsidRPr="00946361" w:rsidDel="00946361">
          <w:rPr>
            <w:noProof/>
            <w:snapToGrid w:val="0"/>
          </w:rPr>
          <w:delText xml:space="preserve"> 19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배당의</w:delText>
        </w:r>
        <w:r w:rsidRPr="00946361" w:rsidDel="00946361">
          <w:rPr>
            <w:noProof/>
            <w:snapToGrid w:val="0"/>
          </w:rPr>
          <w:delText xml:space="preserve"> </w:delText>
        </w:r>
        <w:r w:rsidRPr="00946361" w:rsidDel="00946361">
          <w:rPr>
            <w:noProof/>
            <w:snapToGrid w:val="0"/>
          </w:rPr>
          <w:delText>제한</w:delText>
        </w:r>
        <w:r w:rsidDel="00946361">
          <w:rPr>
            <w:noProof/>
            <w:webHidden/>
          </w:rPr>
          <w:tab/>
          <w:delText>39</w:delText>
        </w:r>
      </w:del>
    </w:p>
    <w:p w14:paraId="0AC0398A" w14:textId="3C9B8571" w:rsidR="00FB02FF" w:rsidDel="00946361" w:rsidRDefault="00FB02FF">
      <w:pPr>
        <w:pStyle w:val="10"/>
        <w:tabs>
          <w:tab w:val="left" w:pos="1200"/>
          <w:tab w:val="right" w:leader="dot" w:pos="8494"/>
        </w:tabs>
        <w:rPr>
          <w:del w:id="37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377" w:author="BKL" w:date="2026-10-07T21:42:00Z" w16du:dateUtc="2026-10-07T12:42:00Z">
        <w:r w:rsidRPr="00946361" w:rsidDel="00946361">
          <w:rPr>
            <w:noProof/>
            <w:snapToGrid w:val="0"/>
          </w:rPr>
          <w:delText>제</w:delText>
        </w:r>
        <w:r w:rsidRPr="00946361" w:rsidDel="00946361">
          <w:rPr>
            <w:noProof/>
            <w:snapToGrid w:val="0"/>
          </w:rPr>
          <w:delText xml:space="preserve"> 12 </w:delText>
        </w:r>
        <w:r w:rsidRPr="00946361" w:rsidDel="00946361">
          <w:rPr>
            <w:noProof/>
            <w:snapToGrid w:val="0"/>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snapToGrid w:val="0"/>
          </w:rPr>
          <w:delText>기한의</w:delText>
        </w:r>
        <w:r w:rsidRPr="00946361" w:rsidDel="00946361">
          <w:rPr>
            <w:noProof/>
            <w:snapToGrid w:val="0"/>
          </w:rPr>
          <w:delText xml:space="preserve"> </w:delText>
        </w:r>
        <w:r w:rsidRPr="00946361" w:rsidDel="00946361">
          <w:rPr>
            <w:noProof/>
            <w:snapToGrid w:val="0"/>
          </w:rPr>
          <w:delText>이익</w:delText>
        </w:r>
        <w:r w:rsidRPr="00946361" w:rsidDel="00946361">
          <w:rPr>
            <w:noProof/>
            <w:snapToGrid w:val="0"/>
          </w:rPr>
          <w:delText xml:space="preserve"> </w:delText>
        </w:r>
        <w:r w:rsidRPr="00946361" w:rsidDel="00946361">
          <w:rPr>
            <w:noProof/>
            <w:snapToGrid w:val="0"/>
          </w:rPr>
          <w:delText>상실</w:delText>
        </w:r>
        <w:r w:rsidDel="00946361">
          <w:rPr>
            <w:noProof/>
            <w:webHidden/>
          </w:rPr>
          <w:tab/>
          <w:delText>39</w:delText>
        </w:r>
      </w:del>
    </w:p>
    <w:p w14:paraId="0B6C193C" w14:textId="7DB1E1FB" w:rsidR="00FB02FF" w:rsidDel="00946361" w:rsidRDefault="00FB02FF">
      <w:pPr>
        <w:pStyle w:val="20"/>
        <w:tabs>
          <w:tab w:val="left" w:pos="1440"/>
          <w:tab w:val="right" w:leader="dot" w:pos="8494"/>
        </w:tabs>
        <w:rPr>
          <w:del w:id="37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79" w:author="BKL" w:date="2026-10-07T21:42:00Z" w16du:dateUtc="2026-10-07T12:42:00Z">
        <w:r w:rsidRPr="00946361" w:rsidDel="00946361">
          <w:rPr>
            <w:noProof/>
            <w:snapToGrid w:val="0"/>
          </w:rPr>
          <w:delText>제</w:delText>
        </w:r>
        <w:r w:rsidRPr="00946361" w:rsidDel="00946361">
          <w:rPr>
            <w:noProof/>
            <w:snapToGrid w:val="0"/>
          </w:rPr>
          <w:delText xml:space="preserve"> 1 </w:delText>
        </w:r>
        <w:r w:rsidRPr="00946361" w:rsidDel="00946361">
          <w:rPr>
            <w:noProof/>
            <w:snapToGrid w:val="0"/>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snapToGrid w:val="0"/>
          </w:rPr>
          <w:delText>기한의</w:delText>
        </w:r>
        <w:r w:rsidRPr="00946361" w:rsidDel="00946361">
          <w:rPr>
            <w:noProof/>
            <w:snapToGrid w:val="0"/>
          </w:rPr>
          <w:delText xml:space="preserve"> </w:delText>
        </w:r>
        <w:r w:rsidRPr="00946361" w:rsidDel="00946361">
          <w:rPr>
            <w:noProof/>
            <w:snapToGrid w:val="0"/>
          </w:rPr>
          <w:delText>이익</w:delText>
        </w:r>
        <w:r w:rsidRPr="00946361" w:rsidDel="00946361">
          <w:rPr>
            <w:noProof/>
            <w:snapToGrid w:val="0"/>
          </w:rPr>
          <w:delText xml:space="preserve"> </w:delText>
        </w:r>
        <w:r w:rsidRPr="00946361" w:rsidDel="00946361">
          <w:rPr>
            <w:noProof/>
            <w:snapToGrid w:val="0"/>
          </w:rPr>
          <w:delText>상실</w:delText>
        </w:r>
        <w:r w:rsidRPr="00946361" w:rsidDel="00946361">
          <w:rPr>
            <w:noProof/>
            <w:snapToGrid w:val="0"/>
          </w:rPr>
          <w:delText xml:space="preserve"> </w:delText>
        </w:r>
        <w:r w:rsidRPr="00946361" w:rsidDel="00946361">
          <w:rPr>
            <w:noProof/>
            <w:snapToGrid w:val="0"/>
          </w:rPr>
          <w:delText>사유</w:delText>
        </w:r>
        <w:r w:rsidDel="00946361">
          <w:rPr>
            <w:noProof/>
            <w:webHidden/>
          </w:rPr>
          <w:tab/>
          <w:delText>39</w:delText>
        </w:r>
      </w:del>
    </w:p>
    <w:p w14:paraId="4D10CBD1" w14:textId="382EFD01" w:rsidR="00FB02FF" w:rsidDel="00946361" w:rsidRDefault="00FB02FF">
      <w:pPr>
        <w:pStyle w:val="20"/>
        <w:tabs>
          <w:tab w:val="left" w:pos="1440"/>
          <w:tab w:val="right" w:leader="dot" w:pos="8494"/>
        </w:tabs>
        <w:rPr>
          <w:del w:id="38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81"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기한의</w:delText>
        </w:r>
        <w:r w:rsidRPr="00946361" w:rsidDel="00946361">
          <w:rPr>
            <w:noProof/>
          </w:rPr>
          <w:delText xml:space="preserve"> </w:delText>
        </w:r>
        <w:r w:rsidRPr="00946361" w:rsidDel="00946361">
          <w:rPr>
            <w:noProof/>
          </w:rPr>
          <w:delText>이익</w:delText>
        </w:r>
        <w:r w:rsidRPr="00946361" w:rsidDel="00946361">
          <w:rPr>
            <w:noProof/>
          </w:rPr>
          <w:delText xml:space="preserve"> </w:delText>
        </w:r>
        <w:r w:rsidRPr="00946361" w:rsidDel="00946361">
          <w:rPr>
            <w:noProof/>
          </w:rPr>
          <w:delText>상실의</w:delText>
        </w:r>
        <w:r w:rsidRPr="00946361" w:rsidDel="00946361">
          <w:rPr>
            <w:noProof/>
          </w:rPr>
          <w:delText xml:space="preserve"> </w:delText>
        </w:r>
        <w:r w:rsidRPr="00946361" w:rsidDel="00946361">
          <w:rPr>
            <w:noProof/>
          </w:rPr>
          <w:delText>효과</w:delText>
        </w:r>
        <w:r w:rsidDel="00946361">
          <w:rPr>
            <w:noProof/>
            <w:webHidden/>
          </w:rPr>
          <w:tab/>
          <w:delText>41</w:delText>
        </w:r>
      </w:del>
    </w:p>
    <w:p w14:paraId="1867F389" w14:textId="531775F2" w:rsidR="00FB02FF" w:rsidDel="00946361" w:rsidRDefault="00FB02FF">
      <w:pPr>
        <w:pStyle w:val="10"/>
        <w:tabs>
          <w:tab w:val="left" w:pos="1200"/>
          <w:tab w:val="right" w:leader="dot" w:pos="8494"/>
        </w:tabs>
        <w:rPr>
          <w:del w:id="38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383" w:author="BKL" w:date="2026-10-07T21:42:00Z" w16du:dateUtc="2026-10-07T12:42:00Z">
        <w:r w:rsidRPr="00946361" w:rsidDel="00946361">
          <w:rPr>
            <w:noProof/>
          </w:rPr>
          <w:delText>제</w:delText>
        </w:r>
        <w:r w:rsidRPr="00946361" w:rsidDel="00946361">
          <w:rPr>
            <w:noProof/>
          </w:rPr>
          <w:delText xml:space="preserve"> 13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대주의</w:delText>
        </w:r>
        <w:r w:rsidRPr="00946361" w:rsidDel="00946361">
          <w:rPr>
            <w:noProof/>
          </w:rPr>
          <w:delText xml:space="preserve"> </w:delText>
        </w:r>
        <w:r w:rsidRPr="00946361" w:rsidDel="00946361">
          <w:rPr>
            <w:noProof/>
          </w:rPr>
          <w:delText>의사결정</w:delText>
        </w:r>
        <w:r w:rsidDel="00946361">
          <w:rPr>
            <w:noProof/>
            <w:webHidden/>
          </w:rPr>
          <w:tab/>
          <w:delText>42</w:delText>
        </w:r>
      </w:del>
    </w:p>
    <w:p w14:paraId="66F683BE" w14:textId="32AF27A2" w:rsidR="00FB02FF" w:rsidDel="00946361" w:rsidRDefault="00FB02FF">
      <w:pPr>
        <w:pStyle w:val="10"/>
        <w:tabs>
          <w:tab w:val="left" w:pos="1200"/>
          <w:tab w:val="right" w:leader="dot" w:pos="8494"/>
        </w:tabs>
        <w:rPr>
          <w:del w:id="38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385" w:author="BKL" w:date="2026-10-07T21:42:00Z" w16du:dateUtc="2026-10-07T12:42:00Z">
        <w:r w:rsidRPr="00946361" w:rsidDel="00946361">
          <w:rPr>
            <w:noProof/>
          </w:rPr>
          <w:delText>제</w:delText>
        </w:r>
        <w:r w:rsidRPr="00946361" w:rsidDel="00946361">
          <w:rPr>
            <w:noProof/>
          </w:rPr>
          <w:delText xml:space="preserve"> 14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통</w:delText>
        </w:r>
        <w:r w:rsidRPr="00946361" w:rsidDel="00946361">
          <w:rPr>
            <w:noProof/>
          </w:rPr>
          <w:delText xml:space="preserve">   </w:delText>
        </w:r>
        <w:r w:rsidRPr="00946361" w:rsidDel="00946361">
          <w:rPr>
            <w:noProof/>
          </w:rPr>
          <w:delText>지</w:delText>
        </w:r>
        <w:r w:rsidDel="00946361">
          <w:rPr>
            <w:noProof/>
            <w:webHidden/>
          </w:rPr>
          <w:tab/>
          <w:delText>44</w:delText>
        </w:r>
      </w:del>
    </w:p>
    <w:p w14:paraId="1A28F9FA" w14:textId="309D953D" w:rsidR="00FB02FF" w:rsidDel="00946361" w:rsidRDefault="00FB02FF">
      <w:pPr>
        <w:pStyle w:val="10"/>
        <w:tabs>
          <w:tab w:val="left" w:pos="1200"/>
          <w:tab w:val="right" w:leader="dot" w:pos="8494"/>
        </w:tabs>
        <w:rPr>
          <w:del w:id="38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387" w:author="BKL" w:date="2026-10-07T21:42:00Z" w16du:dateUtc="2026-10-07T12:42:00Z">
        <w:r w:rsidRPr="00946361" w:rsidDel="00946361">
          <w:rPr>
            <w:noProof/>
          </w:rPr>
          <w:delText>제</w:delText>
        </w:r>
        <w:r w:rsidRPr="00946361" w:rsidDel="00946361">
          <w:rPr>
            <w:noProof/>
          </w:rPr>
          <w:delText xml:space="preserve"> 15 </w:delText>
        </w:r>
        <w:r w:rsidRPr="00946361" w:rsidDel="00946361">
          <w:rPr>
            <w:noProof/>
          </w:rPr>
          <w:delText>조</w:delText>
        </w:r>
        <w:r w:rsidDel="00946361">
          <w:rPr>
            <w:rFonts w:asciiTheme="minorHAnsi" w:eastAsiaTheme="minorEastAsia" w:hAnsiTheme="minorHAnsi" w:cstheme="minorBidi"/>
            <w:b w:val="0"/>
            <w:caps w:val="0"/>
            <w:noProof/>
            <w:color w:val="auto"/>
            <w:spacing w:val="0"/>
            <w:kern w:val="2"/>
            <w:szCs w:val="24"/>
            <w14:ligatures w14:val="standardContextual"/>
          </w:rPr>
          <w:tab/>
        </w:r>
        <w:r w:rsidRPr="00946361" w:rsidDel="00946361">
          <w:rPr>
            <w:noProof/>
          </w:rPr>
          <w:delText>기</w:delText>
        </w:r>
        <w:r w:rsidRPr="00946361" w:rsidDel="00946361">
          <w:rPr>
            <w:noProof/>
          </w:rPr>
          <w:delText xml:space="preserve">   </w:delText>
        </w:r>
        <w:r w:rsidRPr="00946361" w:rsidDel="00946361">
          <w:rPr>
            <w:noProof/>
          </w:rPr>
          <w:delText>타</w:delText>
        </w:r>
        <w:r w:rsidDel="00946361">
          <w:rPr>
            <w:noProof/>
            <w:webHidden/>
          </w:rPr>
          <w:tab/>
          <w:delText>44</w:delText>
        </w:r>
      </w:del>
    </w:p>
    <w:p w14:paraId="310A9927" w14:textId="7270EA2C" w:rsidR="00FB02FF" w:rsidDel="00946361" w:rsidRDefault="00FB02FF">
      <w:pPr>
        <w:pStyle w:val="20"/>
        <w:tabs>
          <w:tab w:val="left" w:pos="1440"/>
          <w:tab w:val="right" w:leader="dot" w:pos="8494"/>
        </w:tabs>
        <w:rPr>
          <w:del w:id="38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89" w:author="BKL" w:date="2026-10-07T21:42:00Z" w16du:dateUtc="2026-10-07T12:42:00Z">
        <w:r w:rsidRPr="00946361" w:rsidDel="00946361">
          <w:rPr>
            <w:noProof/>
          </w:rPr>
          <w:delText>제</w:delText>
        </w:r>
        <w:r w:rsidRPr="00946361" w:rsidDel="00946361">
          <w:rPr>
            <w:noProof/>
          </w:rPr>
          <w:delText xml:space="preserve"> 1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완전합의</w:delText>
        </w:r>
        <w:r w:rsidDel="00946361">
          <w:rPr>
            <w:noProof/>
            <w:webHidden/>
          </w:rPr>
          <w:tab/>
          <w:delText>44</w:delText>
        </w:r>
      </w:del>
    </w:p>
    <w:p w14:paraId="7EA242E2" w14:textId="22C77349" w:rsidR="00FB02FF" w:rsidDel="00946361" w:rsidRDefault="00FB02FF">
      <w:pPr>
        <w:pStyle w:val="20"/>
        <w:tabs>
          <w:tab w:val="left" w:pos="1440"/>
          <w:tab w:val="right" w:leader="dot" w:pos="8494"/>
        </w:tabs>
        <w:rPr>
          <w:del w:id="39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91" w:author="BKL" w:date="2026-10-07T21:42:00Z" w16du:dateUtc="2026-10-07T12:42:00Z">
        <w:r w:rsidRPr="00946361" w:rsidDel="00946361">
          <w:rPr>
            <w:noProof/>
          </w:rPr>
          <w:delText>제</w:delText>
        </w:r>
        <w:r w:rsidRPr="00946361" w:rsidDel="00946361">
          <w:rPr>
            <w:noProof/>
          </w:rPr>
          <w:delText xml:space="preserve"> 2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수</w:delText>
        </w:r>
        <w:r w:rsidRPr="00946361" w:rsidDel="00946361">
          <w:rPr>
            <w:noProof/>
          </w:rPr>
          <w:delText xml:space="preserve"> </w:delText>
        </w:r>
        <w:r w:rsidRPr="00946361" w:rsidDel="00946361">
          <w:rPr>
            <w:noProof/>
          </w:rPr>
          <w:delText>정</w:delText>
        </w:r>
        <w:r w:rsidDel="00946361">
          <w:rPr>
            <w:noProof/>
            <w:webHidden/>
          </w:rPr>
          <w:tab/>
          <w:delText>44</w:delText>
        </w:r>
      </w:del>
    </w:p>
    <w:p w14:paraId="31ECD083" w14:textId="60D54793" w:rsidR="00FB02FF" w:rsidDel="00946361" w:rsidRDefault="00FB02FF">
      <w:pPr>
        <w:pStyle w:val="20"/>
        <w:tabs>
          <w:tab w:val="left" w:pos="1440"/>
          <w:tab w:val="right" w:leader="dot" w:pos="8494"/>
        </w:tabs>
        <w:rPr>
          <w:del w:id="39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93" w:author="BKL" w:date="2026-10-07T21:42:00Z" w16du:dateUtc="2026-10-07T12:42:00Z">
        <w:r w:rsidRPr="00946361" w:rsidDel="00946361">
          <w:rPr>
            <w:noProof/>
          </w:rPr>
          <w:delText>제</w:delText>
        </w:r>
        <w:r w:rsidRPr="00946361" w:rsidDel="00946361">
          <w:rPr>
            <w:noProof/>
          </w:rPr>
          <w:delText xml:space="preserve"> 3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개별성</w:delText>
        </w:r>
        <w:r w:rsidDel="00946361">
          <w:rPr>
            <w:noProof/>
            <w:webHidden/>
          </w:rPr>
          <w:tab/>
          <w:delText>44</w:delText>
        </w:r>
      </w:del>
    </w:p>
    <w:p w14:paraId="65080788" w14:textId="57FE950A" w:rsidR="00FB02FF" w:rsidDel="00946361" w:rsidRDefault="00FB02FF">
      <w:pPr>
        <w:pStyle w:val="20"/>
        <w:tabs>
          <w:tab w:val="left" w:pos="1440"/>
          <w:tab w:val="right" w:leader="dot" w:pos="8494"/>
        </w:tabs>
        <w:rPr>
          <w:del w:id="39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95" w:author="BKL" w:date="2026-10-07T21:42:00Z" w16du:dateUtc="2026-10-07T12:42:00Z">
        <w:r w:rsidRPr="00946361" w:rsidDel="00946361">
          <w:rPr>
            <w:noProof/>
          </w:rPr>
          <w:delText>제</w:delText>
        </w:r>
        <w:r w:rsidRPr="00946361" w:rsidDel="00946361">
          <w:rPr>
            <w:noProof/>
          </w:rPr>
          <w:delText xml:space="preserve"> 4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양</w:delText>
        </w:r>
        <w:r w:rsidRPr="00946361" w:rsidDel="00946361">
          <w:rPr>
            <w:noProof/>
          </w:rPr>
          <w:delText xml:space="preserve"> </w:delText>
        </w:r>
        <w:r w:rsidRPr="00946361" w:rsidDel="00946361">
          <w:rPr>
            <w:noProof/>
          </w:rPr>
          <w:delText>도</w:delText>
        </w:r>
        <w:r w:rsidDel="00946361">
          <w:rPr>
            <w:noProof/>
            <w:webHidden/>
          </w:rPr>
          <w:tab/>
          <w:delText>45</w:delText>
        </w:r>
      </w:del>
    </w:p>
    <w:p w14:paraId="0015D35D" w14:textId="3D62B033" w:rsidR="00FB02FF" w:rsidDel="00946361" w:rsidRDefault="00FB02FF">
      <w:pPr>
        <w:pStyle w:val="20"/>
        <w:tabs>
          <w:tab w:val="left" w:pos="1440"/>
          <w:tab w:val="right" w:leader="dot" w:pos="8494"/>
        </w:tabs>
        <w:rPr>
          <w:del w:id="396"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97" w:author="BKL" w:date="2026-10-07T21:42:00Z" w16du:dateUtc="2026-10-07T12:42:00Z">
        <w:r w:rsidRPr="00946361" w:rsidDel="00946361">
          <w:rPr>
            <w:noProof/>
          </w:rPr>
          <w:delText>제</w:delText>
        </w:r>
        <w:r w:rsidRPr="00946361" w:rsidDel="00946361">
          <w:rPr>
            <w:noProof/>
          </w:rPr>
          <w:delText xml:space="preserve"> 5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비밀유지</w:delText>
        </w:r>
        <w:r w:rsidDel="00946361">
          <w:rPr>
            <w:noProof/>
            <w:webHidden/>
          </w:rPr>
          <w:tab/>
          <w:delText>45</w:delText>
        </w:r>
      </w:del>
    </w:p>
    <w:p w14:paraId="605A39ED" w14:textId="1465C5B2" w:rsidR="00FB02FF" w:rsidDel="00946361" w:rsidRDefault="00FB02FF">
      <w:pPr>
        <w:pStyle w:val="20"/>
        <w:tabs>
          <w:tab w:val="left" w:pos="1440"/>
          <w:tab w:val="right" w:leader="dot" w:pos="8494"/>
        </w:tabs>
        <w:rPr>
          <w:del w:id="398"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399" w:author="BKL" w:date="2026-10-07T21:42:00Z" w16du:dateUtc="2026-10-07T12:42:00Z">
        <w:r w:rsidRPr="00946361" w:rsidDel="00946361">
          <w:rPr>
            <w:noProof/>
          </w:rPr>
          <w:delText>제</w:delText>
        </w:r>
        <w:r w:rsidRPr="00946361" w:rsidDel="00946361">
          <w:rPr>
            <w:noProof/>
          </w:rPr>
          <w:delText xml:space="preserve"> 6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개별적</w:delText>
        </w:r>
        <w:r w:rsidRPr="00946361" w:rsidDel="00946361">
          <w:rPr>
            <w:noProof/>
          </w:rPr>
          <w:delText xml:space="preserve">, </w:delText>
        </w:r>
        <w:r w:rsidRPr="00946361" w:rsidDel="00946361">
          <w:rPr>
            <w:noProof/>
          </w:rPr>
          <w:delText>누적적</w:delText>
        </w:r>
        <w:r w:rsidRPr="00946361" w:rsidDel="00946361">
          <w:rPr>
            <w:noProof/>
          </w:rPr>
          <w:delText xml:space="preserve"> </w:delText>
        </w:r>
        <w:r w:rsidRPr="00946361" w:rsidDel="00946361">
          <w:rPr>
            <w:noProof/>
          </w:rPr>
          <w:delText>권리</w:delText>
        </w:r>
        <w:r w:rsidDel="00946361">
          <w:rPr>
            <w:noProof/>
            <w:webHidden/>
          </w:rPr>
          <w:tab/>
          <w:delText>45</w:delText>
        </w:r>
      </w:del>
    </w:p>
    <w:p w14:paraId="006D1A36" w14:textId="1D21D03E" w:rsidR="00FB02FF" w:rsidDel="00946361" w:rsidRDefault="00FB02FF">
      <w:pPr>
        <w:pStyle w:val="20"/>
        <w:tabs>
          <w:tab w:val="left" w:pos="1440"/>
          <w:tab w:val="right" w:leader="dot" w:pos="8494"/>
        </w:tabs>
        <w:rPr>
          <w:del w:id="400"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401" w:author="BKL" w:date="2026-10-07T21:42:00Z" w16du:dateUtc="2026-10-07T12:42:00Z">
        <w:r w:rsidRPr="00946361" w:rsidDel="00946361">
          <w:rPr>
            <w:noProof/>
          </w:rPr>
          <w:delText>제</w:delText>
        </w:r>
        <w:r w:rsidRPr="00946361" w:rsidDel="00946361">
          <w:rPr>
            <w:noProof/>
          </w:rPr>
          <w:delText xml:space="preserve"> 7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준거법</w:delText>
        </w:r>
        <w:r w:rsidRPr="00946361" w:rsidDel="00946361">
          <w:rPr>
            <w:noProof/>
          </w:rPr>
          <w:delText xml:space="preserve"> </w:delText>
        </w:r>
        <w:r w:rsidRPr="00946361" w:rsidDel="00946361">
          <w:rPr>
            <w:noProof/>
          </w:rPr>
          <w:delText>및</w:delText>
        </w:r>
        <w:r w:rsidRPr="00946361" w:rsidDel="00946361">
          <w:rPr>
            <w:noProof/>
          </w:rPr>
          <w:delText xml:space="preserve"> </w:delText>
        </w:r>
        <w:r w:rsidRPr="00946361" w:rsidDel="00946361">
          <w:rPr>
            <w:noProof/>
          </w:rPr>
          <w:delText>관할법원</w:delText>
        </w:r>
        <w:r w:rsidDel="00946361">
          <w:rPr>
            <w:noProof/>
            <w:webHidden/>
          </w:rPr>
          <w:tab/>
          <w:delText>45</w:delText>
        </w:r>
      </w:del>
    </w:p>
    <w:p w14:paraId="749333F3" w14:textId="4E1750A6" w:rsidR="00FB02FF" w:rsidDel="00946361" w:rsidRDefault="00FB02FF">
      <w:pPr>
        <w:pStyle w:val="20"/>
        <w:tabs>
          <w:tab w:val="left" w:pos="1440"/>
          <w:tab w:val="right" w:leader="dot" w:pos="8494"/>
        </w:tabs>
        <w:rPr>
          <w:del w:id="402"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403" w:author="BKL" w:date="2026-10-07T21:42:00Z" w16du:dateUtc="2026-10-07T12:42:00Z">
        <w:r w:rsidRPr="00946361" w:rsidDel="00946361">
          <w:rPr>
            <w:noProof/>
          </w:rPr>
          <w:delText>제</w:delText>
        </w:r>
        <w:r w:rsidRPr="00946361" w:rsidDel="00946361">
          <w:rPr>
            <w:noProof/>
          </w:rPr>
          <w:delText xml:space="preserve"> 8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기타계약과의</w:delText>
        </w:r>
        <w:r w:rsidRPr="00946361" w:rsidDel="00946361">
          <w:rPr>
            <w:noProof/>
          </w:rPr>
          <w:delText xml:space="preserve"> </w:delText>
        </w:r>
        <w:r w:rsidRPr="00946361" w:rsidDel="00946361">
          <w:rPr>
            <w:noProof/>
          </w:rPr>
          <w:delText>관계</w:delText>
        </w:r>
        <w:r w:rsidDel="00946361">
          <w:rPr>
            <w:noProof/>
            <w:webHidden/>
          </w:rPr>
          <w:tab/>
          <w:delText>46</w:delText>
        </w:r>
      </w:del>
    </w:p>
    <w:p w14:paraId="4E3CE32B" w14:textId="14798062" w:rsidR="00FB02FF" w:rsidDel="00946361" w:rsidRDefault="00FB02FF">
      <w:pPr>
        <w:pStyle w:val="20"/>
        <w:tabs>
          <w:tab w:val="left" w:pos="1440"/>
          <w:tab w:val="right" w:leader="dot" w:pos="8494"/>
        </w:tabs>
        <w:rPr>
          <w:del w:id="404" w:author="BKL" w:date="2026-10-07T21:42:00Z" w16du:dateUtc="2026-10-07T12:42:00Z"/>
          <w:rFonts w:asciiTheme="minorHAnsi" w:eastAsiaTheme="minorEastAsia" w:hAnsiTheme="minorHAnsi" w:cstheme="minorBidi"/>
          <w:smallCaps w:val="0"/>
          <w:noProof/>
          <w:color w:val="auto"/>
          <w:spacing w:val="0"/>
          <w:kern w:val="2"/>
          <w:szCs w:val="24"/>
          <w14:ligatures w14:val="standardContextual"/>
        </w:rPr>
      </w:pPr>
      <w:del w:id="405" w:author="BKL" w:date="2026-10-07T21:42:00Z" w16du:dateUtc="2026-10-07T12:42:00Z">
        <w:r w:rsidRPr="00946361" w:rsidDel="00946361">
          <w:rPr>
            <w:noProof/>
          </w:rPr>
          <w:delText>제</w:delText>
        </w:r>
        <w:r w:rsidRPr="00946361" w:rsidDel="00946361">
          <w:rPr>
            <w:noProof/>
          </w:rPr>
          <w:delText xml:space="preserve"> 9 </w:delText>
        </w:r>
        <w:r w:rsidRPr="00946361" w:rsidDel="00946361">
          <w:rPr>
            <w:noProof/>
          </w:rPr>
          <w:delText>항</w:delText>
        </w:r>
        <w:r w:rsidDel="00946361">
          <w:rPr>
            <w:rFonts w:asciiTheme="minorHAnsi" w:eastAsiaTheme="minorEastAsia" w:hAnsiTheme="minorHAnsi" w:cstheme="minorBidi"/>
            <w:smallCaps w:val="0"/>
            <w:noProof/>
            <w:color w:val="auto"/>
            <w:spacing w:val="0"/>
            <w:kern w:val="2"/>
            <w:szCs w:val="24"/>
            <w14:ligatures w14:val="standardContextual"/>
          </w:rPr>
          <w:tab/>
        </w:r>
        <w:r w:rsidRPr="00946361" w:rsidDel="00946361">
          <w:rPr>
            <w:noProof/>
          </w:rPr>
          <w:delText>부</w:delText>
        </w:r>
        <w:r w:rsidRPr="00946361" w:rsidDel="00946361">
          <w:rPr>
            <w:noProof/>
          </w:rPr>
          <w:delText xml:space="preserve"> </w:delText>
        </w:r>
        <w:r w:rsidRPr="00946361" w:rsidDel="00946361">
          <w:rPr>
            <w:noProof/>
          </w:rPr>
          <w:delText>본</w:delText>
        </w:r>
        <w:r w:rsidDel="00946361">
          <w:rPr>
            <w:noProof/>
            <w:webHidden/>
          </w:rPr>
          <w:tab/>
          <w:delText>46</w:delText>
        </w:r>
      </w:del>
    </w:p>
    <w:p w14:paraId="10E3D199" w14:textId="6AFA7D9E" w:rsidR="00FB02FF" w:rsidDel="00946361" w:rsidRDefault="00FB02FF">
      <w:pPr>
        <w:pStyle w:val="10"/>
        <w:tabs>
          <w:tab w:val="right" w:leader="dot" w:pos="8494"/>
        </w:tabs>
        <w:rPr>
          <w:del w:id="40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07" w:author="BKL" w:date="2026-10-07T21:42:00Z" w16du:dateUtc="2026-10-07T12:42:00Z">
        <w:r w:rsidRPr="00946361" w:rsidDel="00946361">
          <w:rPr>
            <w:bCs/>
            <w:noProof/>
          </w:rPr>
          <w:delText>별지</w:delText>
        </w:r>
        <w:r w:rsidDel="00946361">
          <w:rPr>
            <w:noProof/>
            <w:webHidden/>
          </w:rPr>
          <w:tab/>
          <w:delText>54</w:delText>
        </w:r>
      </w:del>
    </w:p>
    <w:p w14:paraId="0EECA06B" w14:textId="2569A08A" w:rsidR="00FB02FF" w:rsidDel="00946361" w:rsidRDefault="00FB02FF">
      <w:pPr>
        <w:pStyle w:val="10"/>
        <w:tabs>
          <w:tab w:val="right" w:leader="dot" w:pos="8494"/>
        </w:tabs>
        <w:rPr>
          <w:del w:id="40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09" w:author="BKL" w:date="2026-10-07T21:42:00Z" w16du:dateUtc="2026-10-07T12:42:00Z">
        <w:r w:rsidRPr="00946361" w:rsidDel="00946361">
          <w:rPr>
            <w:bCs/>
            <w:noProof/>
          </w:rPr>
          <w:delText>대주목록</w:delText>
        </w:r>
        <w:r w:rsidRPr="00946361" w:rsidDel="00946361">
          <w:rPr>
            <w:bCs/>
            <w:noProof/>
          </w:rPr>
          <w:delText xml:space="preserve"> </w:delText>
        </w:r>
        <w:r w:rsidRPr="00946361" w:rsidDel="00946361">
          <w:rPr>
            <w:bCs/>
            <w:noProof/>
          </w:rPr>
          <w:delText>및</w:delText>
        </w:r>
        <w:r w:rsidRPr="00946361" w:rsidDel="00946361">
          <w:rPr>
            <w:bCs/>
            <w:noProof/>
          </w:rPr>
          <w:delText xml:space="preserve"> </w:delText>
        </w:r>
        <w:r w:rsidRPr="00946361" w:rsidDel="00946361">
          <w:rPr>
            <w:bCs/>
            <w:noProof/>
          </w:rPr>
          <w:delText>대주별</w:delText>
        </w:r>
        <w:r w:rsidRPr="00946361" w:rsidDel="00946361">
          <w:rPr>
            <w:bCs/>
            <w:noProof/>
          </w:rPr>
          <w:delText xml:space="preserve"> </w:delText>
        </w:r>
        <w:r w:rsidRPr="00946361" w:rsidDel="00946361">
          <w:rPr>
            <w:bCs/>
            <w:noProof/>
          </w:rPr>
          <w:delText>대출약정금</w:delText>
        </w:r>
        <w:r w:rsidDel="00946361">
          <w:rPr>
            <w:noProof/>
            <w:webHidden/>
          </w:rPr>
          <w:tab/>
          <w:delText>54</w:delText>
        </w:r>
      </w:del>
    </w:p>
    <w:p w14:paraId="26D2E770" w14:textId="2841EA20" w:rsidR="00FB02FF" w:rsidDel="00946361" w:rsidRDefault="00FB02FF">
      <w:pPr>
        <w:pStyle w:val="10"/>
        <w:tabs>
          <w:tab w:val="right" w:leader="dot" w:pos="8494"/>
        </w:tabs>
        <w:rPr>
          <w:del w:id="41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11" w:author="BKL" w:date="2026-10-07T21:42:00Z" w16du:dateUtc="2026-10-07T12:42:00Z">
        <w:r w:rsidRPr="00946361" w:rsidDel="00946361">
          <w:rPr>
            <w:bCs/>
            <w:noProof/>
          </w:rPr>
          <w:delText>부록</w:delText>
        </w:r>
        <w:r w:rsidRPr="00946361" w:rsidDel="00946361">
          <w:rPr>
            <w:bCs/>
            <w:noProof/>
          </w:rPr>
          <w:delText xml:space="preserve"> 1</w:delText>
        </w:r>
        <w:r w:rsidDel="00946361">
          <w:rPr>
            <w:noProof/>
            <w:webHidden/>
          </w:rPr>
          <w:tab/>
          <w:delText>55</w:delText>
        </w:r>
      </w:del>
    </w:p>
    <w:p w14:paraId="040580DE" w14:textId="6C91ECE2" w:rsidR="00FB02FF" w:rsidDel="00946361" w:rsidRDefault="00FB02FF">
      <w:pPr>
        <w:pStyle w:val="10"/>
        <w:tabs>
          <w:tab w:val="right" w:leader="dot" w:pos="8494"/>
        </w:tabs>
        <w:rPr>
          <w:del w:id="41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13" w:author="BKL" w:date="2026-10-07T21:42:00Z" w16du:dateUtc="2026-10-07T12:42:00Z">
        <w:r w:rsidRPr="00946361" w:rsidDel="00946361">
          <w:rPr>
            <w:bCs/>
            <w:noProof/>
          </w:rPr>
          <w:delText>인출선행조건서류</w:delText>
        </w:r>
        <w:r w:rsidDel="00946361">
          <w:rPr>
            <w:noProof/>
            <w:webHidden/>
          </w:rPr>
          <w:tab/>
          <w:delText>55</w:delText>
        </w:r>
      </w:del>
    </w:p>
    <w:p w14:paraId="622D7B92" w14:textId="49502793" w:rsidR="00FB02FF" w:rsidDel="00946361" w:rsidRDefault="00FB02FF">
      <w:pPr>
        <w:pStyle w:val="10"/>
        <w:tabs>
          <w:tab w:val="right" w:leader="dot" w:pos="8494"/>
        </w:tabs>
        <w:rPr>
          <w:del w:id="41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15" w:author="BKL" w:date="2026-10-07T21:42:00Z" w16du:dateUtc="2026-10-07T12:42:00Z">
        <w:r w:rsidRPr="00946361" w:rsidDel="00946361">
          <w:rPr>
            <w:bCs/>
            <w:noProof/>
          </w:rPr>
          <w:delText>부록</w:delText>
        </w:r>
        <w:r w:rsidRPr="00946361" w:rsidDel="00946361">
          <w:rPr>
            <w:bCs/>
            <w:noProof/>
          </w:rPr>
          <w:delText xml:space="preserve"> 2</w:delText>
        </w:r>
        <w:r w:rsidDel="00946361">
          <w:rPr>
            <w:noProof/>
            <w:webHidden/>
          </w:rPr>
          <w:tab/>
          <w:delText>57</w:delText>
        </w:r>
      </w:del>
    </w:p>
    <w:p w14:paraId="05EA6F5A" w14:textId="53151906" w:rsidR="00FB02FF" w:rsidDel="00946361" w:rsidRDefault="00FB02FF">
      <w:pPr>
        <w:pStyle w:val="10"/>
        <w:tabs>
          <w:tab w:val="right" w:leader="dot" w:pos="8494"/>
        </w:tabs>
        <w:rPr>
          <w:del w:id="41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17" w:author="BKL" w:date="2026-10-07T21:42:00Z" w16du:dateUtc="2026-10-07T12:42:00Z">
        <w:r w:rsidRPr="00946361" w:rsidDel="00946361">
          <w:rPr>
            <w:bCs/>
            <w:noProof/>
          </w:rPr>
          <w:delText>인출동시이행</w:delText>
        </w:r>
        <w:r w:rsidRPr="00946361" w:rsidDel="00946361">
          <w:rPr>
            <w:bCs/>
            <w:noProof/>
          </w:rPr>
          <w:delText>/</w:delText>
        </w:r>
        <w:r w:rsidRPr="00946361" w:rsidDel="00946361">
          <w:rPr>
            <w:bCs/>
            <w:noProof/>
          </w:rPr>
          <w:delText>후행조건서류</w:delText>
        </w:r>
        <w:r w:rsidDel="00946361">
          <w:rPr>
            <w:noProof/>
            <w:webHidden/>
          </w:rPr>
          <w:tab/>
          <w:delText>57</w:delText>
        </w:r>
      </w:del>
    </w:p>
    <w:p w14:paraId="0DBE84F9" w14:textId="0A8D75CA" w:rsidR="00FB02FF" w:rsidDel="00946361" w:rsidRDefault="00FB02FF">
      <w:pPr>
        <w:pStyle w:val="10"/>
        <w:tabs>
          <w:tab w:val="right" w:leader="dot" w:pos="8494"/>
        </w:tabs>
        <w:rPr>
          <w:del w:id="41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19" w:author="BKL" w:date="2026-10-07T21:42:00Z" w16du:dateUtc="2026-10-07T12:42:00Z">
        <w:r w:rsidRPr="00946361" w:rsidDel="00946361">
          <w:rPr>
            <w:bCs/>
            <w:noProof/>
          </w:rPr>
          <w:delText>부록</w:delText>
        </w:r>
        <w:r w:rsidRPr="00946361" w:rsidDel="00946361">
          <w:rPr>
            <w:bCs/>
            <w:noProof/>
          </w:rPr>
          <w:delText xml:space="preserve"> 3</w:delText>
        </w:r>
        <w:r w:rsidDel="00946361">
          <w:rPr>
            <w:noProof/>
            <w:webHidden/>
          </w:rPr>
          <w:tab/>
          <w:delText>1</w:delText>
        </w:r>
      </w:del>
    </w:p>
    <w:p w14:paraId="60FFFD8D" w14:textId="1C517ECA" w:rsidR="00FB02FF" w:rsidDel="00946361" w:rsidRDefault="00FB02FF">
      <w:pPr>
        <w:pStyle w:val="10"/>
        <w:tabs>
          <w:tab w:val="right" w:leader="dot" w:pos="8494"/>
        </w:tabs>
        <w:rPr>
          <w:del w:id="42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21" w:author="BKL" w:date="2026-10-07T21:42:00Z" w16du:dateUtc="2026-10-07T12:42:00Z">
        <w:r w:rsidRPr="00946361" w:rsidDel="00946361">
          <w:rPr>
            <w:noProof/>
          </w:rPr>
          <w:delText>본건</w:delText>
        </w:r>
        <w:r w:rsidRPr="00946361" w:rsidDel="00946361">
          <w:rPr>
            <w:noProof/>
          </w:rPr>
          <w:delText xml:space="preserve"> </w:delText>
        </w:r>
        <w:r w:rsidRPr="00946361" w:rsidDel="00946361">
          <w:rPr>
            <w:noProof/>
          </w:rPr>
          <w:delText>부동산</w:delText>
        </w:r>
        <w:r w:rsidRPr="00946361" w:rsidDel="00946361">
          <w:rPr>
            <w:noProof/>
          </w:rPr>
          <w:delText xml:space="preserve"> </w:delText>
        </w:r>
        <w:r w:rsidRPr="00946361" w:rsidDel="00946361">
          <w:rPr>
            <w:noProof/>
          </w:rPr>
          <w:delText>목록</w:delText>
        </w:r>
        <w:r w:rsidDel="00946361">
          <w:rPr>
            <w:noProof/>
            <w:webHidden/>
          </w:rPr>
          <w:tab/>
          <w:delText>1</w:delText>
        </w:r>
      </w:del>
    </w:p>
    <w:p w14:paraId="57AEF3CC" w14:textId="6274E013" w:rsidR="00FB02FF" w:rsidDel="00946361" w:rsidRDefault="00FB02FF">
      <w:pPr>
        <w:pStyle w:val="10"/>
        <w:tabs>
          <w:tab w:val="right" w:leader="dot" w:pos="8494"/>
        </w:tabs>
        <w:rPr>
          <w:del w:id="42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23" w:author="BKL" w:date="2026-10-07T21:42:00Z" w16du:dateUtc="2026-10-07T12:42:00Z">
        <w:r w:rsidRPr="00946361" w:rsidDel="00946361">
          <w:rPr>
            <w:bCs/>
            <w:noProof/>
          </w:rPr>
          <w:delText>부록</w:delText>
        </w:r>
        <w:r w:rsidRPr="00946361" w:rsidDel="00946361">
          <w:rPr>
            <w:bCs/>
            <w:noProof/>
          </w:rPr>
          <w:delText xml:space="preserve"> 4</w:delText>
        </w:r>
        <w:r w:rsidDel="00946361">
          <w:rPr>
            <w:noProof/>
            <w:webHidden/>
          </w:rPr>
          <w:tab/>
          <w:delText>1</w:delText>
        </w:r>
      </w:del>
    </w:p>
    <w:p w14:paraId="6DCBB053" w14:textId="64C692FE" w:rsidR="00FB02FF" w:rsidDel="00946361" w:rsidRDefault="00FB02FF">
      <w:pPr>
        <w:pStyle w:val="10"/>
        <w:tabs>
          <w:tab w:val="right" w:leader="dot" w:pos="8494"/>
        </w:tabs>
        <w:rPr>
          <w:del w:id="42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25" w:author="BKL" w:date="2026-10-07T21:42:00Z" w16du:dateUtc="2026-10-07T12:42:00Z">
        <w:r w:rsidRPr="00946361" w:rsidDel="00946361">
          <w:rPr>
            <w:noProof/>
          </w:rPr>
          <w:delText>임대차계약</w:delText>
        </w:r>
        <w:r w:rsidRPr="00946361" w:rsidDel="00946361">
          <w:rPr>
            <w:noProof/>
          </w:rPr>
          <w:delText xml:space="preserve"> </w:delText>
        </w:r>
        <w:r w:rsidRPr="00946361" w:rsidDel="00946361">
          <w:rPr>
            <w:noProof/>
          </w:rPr>
          <w:delText>목록</w:delText>
        </w:r>
        <w:r w:rsidDel="00946361">
          <w:rPr>
            <w:noProof/>
            <w:webHidden/>
          </w:rPr>
          <w:tab/>
          <w:delText>1</w:delText>
        </w:r>
      </w:del>
    </w:p>
    <w:p w14:paraId="3A384A7A" w14:textId="49CD40E0" w:rsidR="00FB02FF" w:rsidDel="00946361" w:rsidRDefault="00FB02FF">
      <w:pPr>
        <w:pStyle w:val="10"/>
        <w:tabs>
          <w:tab w:val="right" w:leader="dot" w:pos="8494"/>
        </w:tabs>
        <w:rPr>
          <w:del w:id="42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27" w:author="BKL" w:date="2026-10-07T21:42:00Z" w16du:dateUtc="2026-10-07T12:42:00Z">
        <w:r w:rsidRPr="00946361" w:rsidDel="00946361">
          <w:rPr>
            <w:bCs/>
            <w:noProof/>
          </w:rPr>
          <w:delText>부록</w:delText>
        </w:r>
        <w:r w:rsidRPr="00946361" w:rsidDel="00946361">
          <w:rPr>
            <w:bCs/>
            <w:noProof/>
          </w:rPr>
          <w:delText xml:space="preserve"> 5</w:delText>
        </w:r>
        <w:r w:rsidDel="00946361">
          <w:rPr>
            <w:noProof/>
            <w:webHidden/>
          </w:rPr>
          <w:tab/>
          <w:delText>2</w:delText>
        </w:r>
      </w:del>
    </w:p>
    <w:p w14:paraId="1C8DFA92" w14:textId="5EE5892F" w:rsidR="00FB02FF" w:rsidDel="00946361" w:rsidRDefault="00FB02FF">
      <w:pPr>
        <w:pStyle w:val="10"/>
        <w:tabs>
          <w:tab w:val="right" w:leader="dot" w:pos="8494"/>
        </w:tabs>
        <w:rPr>
          <w:del w:id="428"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29" w:author="BKL" w:date="2026-10-07T21:42:00Z" w16du:dateUtc="2026-10-07T12:42:00Z">
        <w:r w:rsidRPr="00946361" w:rsidDel="00946361">
          <w:rPr>
            <w:bCs/>
            <w:noProof/>
          </w:rPr>
          <w:delText>통지처</w:delText>
        </w:r>
        <w:r w:rsidDel="00946361">
          <w:rPr>
            <w:noProof/>
            <w:webHidden/>
          </w:rPr>
          <w:tab/>
          <w:delText>2</w:delText>
        </w:r>
      </w:del>
    </w:p>
    <w:p w14:paraId="0DD27B20" w14:textId="15A04783" w:rsidR="00FB02FF" w:rsidDel="00946361" w:rsidRDefault="00FB02FF">
      <w:pPr>
        <w:pStyle w:val="10"/>
        <w:tabs>
          <w:tab w:val="right" w:leader="dot" w:pos="8494"/>
        </w:tabs>
        <w:rPr>
          <w:del w:id="430"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31" w:author="BKL" w:date="2026-10-07T21:42:00Z" w16du:dateUtc="2026-10-07T12:42:00Z">
        <w:r w:rsidRPr="00946361" w:rsidDel="00946361">
          <w:rPr>
            <w:bCs/>
            <w:noProof/>
          </w:rPr>
          <w:delText>별첨</w:delText>
        </w:r>
        <w:r w:rsidRPr="00946361" w:rsidDel="00946361">
          <w:rPr>
            <w:bCs/>
            <w:noProof/>
          </w:rPr>
          <w:delText xml:space="preserve"> </w:delText>
        </w:r>
        <w:r w:rsidRPr="00946361" w:rsidDel="00946361">
          <w:rPr>
            <w:bCs/>
            <w:noProof/>
          </w:rPr>
          <w:delText>가</w:delText>
        </w:r>
        <w:r w:rsidDel="00946361">
          <w:rPr>
            <w:noProof/>
            <w:webHidden/>
          </w:rPr>
          <w:tab/>
          <w:delText>3</w:delText>
        </w:r>
      </w:del>
    </w:p>
    <w:p w14:paraId="5ECA240F" w14:textId="28F3F98E" w:rsidR="00FB02FF" w:rsidDel="00946361" w:rsidRDefault="00FB02FF">
      <w:pPr>
        <w:pStyle w:val="10"/>
        <w:tabs>
          <w:tab w:val="right" w:leader="dot" w:pos="8494"/>
        </w:tabs>
        <w:rPr>
          <w:del w:id="432"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33" w:author="BKL" w:date="2026-10-07T21:42:00Z" w16du:dateUtc="2026-10-07T12:42:00Z">
        <w:r w:rsidRPr="00946361" w:rsidDel="00946361">
          <w:rPr>
            <w:bCs/>
            <w:noProof/>
          </w:rPr>
          <w:delText>인출요청서</w:delText>
        </w:r>
        <w:r w:rsidDel="00946361">
          <w:rPr>
            <w:noProof/>
            <w:webHidden/>
          </w:rPr>
          <w:tab/>
          <w:delText>3</w:delText>
        </w:r>
      </w:del>
    </w:p>
    <w:p w14:paraId="0BD63E73" w14:textId="6BCD5438" w:rsidR="00FB02FF" w:rsidDel="00946361" w:rsidRDefault="00FB02FF">
      <w:pPr>
        <w:pStyle w:val="10"/>
        <w:tabs>
          <w:tab w:val="right" w:leader="dot" w:pos="8494"/>
        </w:tabs>
        <w:rPr>
          <w:del w:id="434"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35" w:author="BKL" w:date="2026-10-07T21:42:00Z" w16du:dateUtc="2026-10-07T12:42:00Z">
        <w:r w:rsidRPr="00946361" w:rsidDel="00946361">
          <w:rPr>
            <w:bCs/>
            <w:noProof/>
          </w:rPr>
          <w:delText>별첨</w:delText>
        </w:r>
        <w:r w:rsidRPr="00946361" w:rsidDel="00946361">
          <w:rPr>
            <w:bCs/>
            <w:noProof/>
          </w:rPr>
          <w:delText xml:space="preserve"> </w:delText>
        </w:r>
        <w:r w:rsidRPr="00946361" w:rsidDel="00946361">
          <w:rPr>
            <w:bCs/>
            <w:noProof/>
          </w:rPr>
          <w:delText>나</w:delText>
        </w:r>
        <w:r w:rsidDel="00946361">
          <w:rPr>
            <w:noProof/>
            <w:webHidden/>
          </w:rPr>
          <w:tab/>
          <w:delText>5</w:delText>
        </w:r>
      </w:del>
    </w:p>
    <w:p w14:paraId="352683F1" w14:textId="4EEFF21F" w:rsidR="00FB02FF" w:rsidDel="00946361" w:rsidRDefault="00FB02FF">
      <w:pPr>
        <w:pStyle w:val="10"/>
        <w:tabs>
          <w:tab w:val="right" w:leader="dot" w:pos="8494"/>
        </w:tabs>
        <w:rPr>
          <w:del w:id="436" w:author="BKL" w:date="2026-10-07T21:42:00Z" w16du:dateUtc="2026-10-07T12:42:00Z"/>
          <w:rFonts w:asciiTheme="minorHAnsi" w:eastAsiaTheme="minorEastAsia" w:hAnsiTheme="minorHAnsi" w:cstheme="minorBidi"/>
          <w:b w:val="0"/>
          <w:caps w:val="0"/>
          <w:noProof/>
          <w:color w:val="auto"/>
          <w:spacing w:val="0"/>
          <w:kern w:val="2"/>
          <w:szCs w:val="24"/>
          <w14:ligatures w14:val="standardContextual"/>
        </w:rPr>
      </w:pPr>
      <w:del w:id="437" w:author="BKL" w:date="2026-10-07T21:42:00Z" w16du:dateUtc="2026-10-07T12:42:00Z">
        <w:r w:rsidRPr="00946361" w:rsidDel="00946361">
          <w:rPr>
            <w:bCs/>
            <w:noProof/>
          </w:rPr>
          <w:delText>여신거래기본약관</w:delText>
        </w:r>
        <w:r w:rsidDel="00946361">
          <w:rPr>
            <w:noProof/>
            <w:webHidden/>
          </w:rPr>
          <w:tab/>
          <w:delText>5</w:delText>
        </w:r>
      </w:del>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4"/>
          <w:footerReference w:type="default" r:id="rId15"/>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5BFA7E25" w14:textId="11969FDD" w:rsidR="004E5475" w:rsidDel="006E4017" w:rsidRDefault="004E5475" w:rsidP="008B24EF">
      <w:pPr>
        <w:tabs>
          <w:tab w:val="left" w:pos="400"/>
        </w:tabs>
        <w:adjustRightInd w:val="0"/>
        <w:snapToGrid w:val="0"/>
        <w:spacing w:line="400" w:lineRule="exact"/>
        <w:rPr>
          <w:del w:id="438" w:author="BKL" w:date="2026-10-07T09:48:00Z" w16du:dateUtc="2026-10-07T00:48:00Z"/>
          <w:rFonts w:ascii="Times New Roman"/>
          <w:sz w:val="22"/>
          <w:szCs w:val="22"/>
        </w:rPr>
      </w:pPr>
    </w:p>
    <w:p w14:paraId="48A2FEBA" w14:textId="3C6899FF" w:rsidR="000F3E52" w:rsidDel="00E15808" w:rsidRDefault="000F3E52" w:rsidP="000F3E52">
      <w:pPr>
        <w:tabs>
          <w:tab w:val="left" w:pos="400"/>
        </w:tabs>
        <w:adjustRightInd w:val="0"/>
        <w:snapToGrid w:val="0"/>
        <w:spacing w:line="400" w:lineRule="exact"/>
        <w:rPr>
          <w:del w:id="439" w:author="상훈 김" w:date="2026-10-06T08:40:00Z" w16du:dateUtc="2026-10-05T23:40:00Z"/>
          <w:rFonts w:ascii="Times New Roman"/>
          <w:kern w:val="0"/>
          <w:sz w:val="22"/>
          <w:szCs w:val="22"/>
        </w:rPr>
      </w:pPr>
      <w:commentRangeStart w:id="440"/>
      <w:del w:id="441" w:author="상훈 김" w:date="2026-10-06T08:40:00Z" w16du:dateUtc="2026-10-05T23:40:00Z">
        <w:r w:rsidRPr="00455680" w:rsidDel="00E15808">
          <w:rPr>
            <w:rFonts w:ascii="Times New Roman" w:hint="eastAsia"/>
            <w:kern w:val="0"/>
            <w:sz w:val="22"/>
            <w:szCs w:val="22"/>
          </w:rPr>
          <w:delText>대주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Del="00E15808">
          <w:rPr>
            <w:rFonts w:ascii="Times New Roman" w:hint="eastAsia"/>
            <w:kern w:val="0"/>
            <w:sz w:val="22"/>
            <w:szCs w:val="22"/>
          </w:rPr>
          <w:delText>[</w:delText>
        </w:r>
        <w:r w:rsidRPr="00455680" w:rsidDel="00E15808">
          <w:rPr>
            <w:rFonts w:ascii="Times New Roman"/>
            <w:kern w:val="0"/>
            <w:sz w:val="22"/>
            <w:szCs w:val="22"/>
          </w:rPr>
          <w:delText>KB</w:delText>
        </w:r>
        <w:r w:rsidRPr="00455680" w:rsidDel="00E15808">
          <w:rPr>
            <w:rFonts w:ascii="Times New Roman"/>
            <w:kern w:val="0"/>
            <w:sz w:val="22"/>
            <w:szCs w:val="22"/>
          </w:rPr>
          <w:delText>부동산대출일반사모부동산투자신탁제</w:delText>
        </w:r>
        <w:r w:rsidRPr="00455680" w:rsidDel="00E15808">
          <w:rPr>
            <w:rFonts w:ascii="Times New Roman"/>
            <w:kern w:val="0"/>
            <w:sz w:val="22"/>
            <w:szCs w:val="22"/>
          </w:rPr>
          <w:delText>1</w:delText>
        </w:r>
        <w:r w:rsidRPr="00455680" w:rsidDel="00E15808">
          <w:rPr>
            <w:rFonts w:ascii="Times New Roman"/>
            <w:kern w:val="0"/>
            <w:sz w:val="22"/>
            <w:szCs w:val="22"/>
          </w:rPr>
          <w:delText>호</w:delText>
        </w:r>
        <w:r w:rsidRPr="00455680" w:rsidDel="00E15808">
          <w:rPr>
            <w:rFonts w:ascii="Times New Roman"/>
            <w:kern w:val="0"/>
            <w:sz w:val="22"/>
            <w:szCs w:val="22"/>
          </w:rPr>
          <w:delText>(</w:delText>
        </w:r>
        <w:r w:rsidRPr="00455680" w:rsidDel="00E15808">
          <w:rPr>
            <w:rFonts w:ascii="Times New Roman"/>
            <w:kern w:val="0"/>
            <w:sz w:val="22"/>
            <w:szCs w:val="22"/>
          </w:rPr>
          <w:delText>전문</w:delText>
        </w:r>
        <w:r w:rsidRPr="00455680" w:rsidDel="00E15808">
          <w:rPr>
            <w:rFonts w:ascii="Times New Roman"/>
            <w:kern w:val="0"/>
            <w:sz w:val="22"/>
            <w:szCs w:val="22"/>
          </w:rPr>
          <w:delText>)</w:delText>
        </w:r>
        <w:r w:rsidRPr="00455680" w:rsidDel="00E15808">
          <w:rPr>
            <w:rFonts w:ascii="Times New Roman"/>
            <w:kern w:val="0"/>
            <w:sz w:val="22"/>
            <w:szCs w:val="22"/>
          </w:rPr>
          <w:delText>의</w:delText>
        </w:r>
        <w:r w:rsidRPr="00455680" w:rsidDel="00E15808">
          <w:rPr>
            <w:rFonts w:ascii="Times New Roman"/>
            <w:kern w:val="0"/>
            <w:sz w:val="22"/>
            <w:szCs w:val="22"/>
          </w:rPr>
          <w:delText xml:space="preserve"> </w:delText>
        </w:r>
        <w:r w:rsidRPr="00455680" w:rsidDel="00E15808">
          <w:rPr>
            <w:rFonts w:ascii="Times New Roman"/>
            <w:kern w:val="0"/>
            <w:sz w:val="22"/>
            <w:szCs w:val="22"/>
          </w:rPr>
          <w:delText>신탁업자로서</w:delText>
        </w:r>
        <w:r w:rsidDel="00E15808">
          <w:rPr>
            <w:rFonts w:ascii="Times New Roman" w:hint="eastAsia"/>
            <w:kern w:val="0"/>
            <w:sz w:val="22"/>
            <w:szCs w:val="22"/>
          </w:rPr>
          <w:delText>]</w:delText>
        </w:r>
        <w:r w:rsidRPr="00455680" w:rsidDel="00E15808">
          <w:rPr>
            <w:rFonts w:ascii="Times New Roman" w:hint="eastAsia"/>
            <w:kern w:val="0"/>
            <w:sz w:val="22"/>
            <w:szCs w:val="22"/>
          </w:rPr>
          <w:delText>은</w:delText>
        </w:r>
        <w:r w:rsidRPr="00455680" w:rsidDel="00E15808">
          <w:rPr>
            <w:rFonts w:ascii="Times New Roman" w:hint="eastAsia"/>
            <w:kern w:val="0"/>
            <w:sz w:val="22"/>
            <w:szCs w:val="22"/>
          </w:rPr>
          <w:delText xml:space="preserve"> </w:delText>
        </w:r>
        <w:r w:rsidRPr="00455680" w:rsidDel="00E15808">
          <w:rPr>
            <w:rFonts w:ascii="Times New Roman"/>
            <w:kern w:val="0"/>
            <w:sz w:val="22"/>
            <w:szCs w:val="22"/>
          </w:rPr>
          <w:delText>KB</w:delText>
        </w:r>
        <w:r w:rsidRPr="00455680" w:rsidDel="00E15808">
          <w:rPr>
            <w:rFonts w:ascii="Times New Roman"/>
            <w:kern w:val="0"/>
            <w:sz w:val="22"/>
            <w:szCs w:val="22"/>
          </w:rPr>
          <w:delText>부동산대출일반사모부동산투자신탁제</w:delText>
        </w:r>
        <w:r w:rsidRPr="00455680" w:rsidDel="00E15808">
          <w:rPr>
            <w:rFonts w:ascii="Times New Roman"/>
            <w:kern w:val="0"/>
            <w:sz w:val="22"/>
            <w:szCs w:val="22"/>
          </w:rPr>
          <w:delText>1</w:delText>
        </w:r>
        <w:r w:rsidRPr="00455680" w:rsidDel="00E15808">
          <w:rPr>
            <w:rFonts w:ascii="Times New Roman"/>
            <w:kern w:val="0"/>
            <w:sz w:val="22"/>
            <w:szCs w:val="22"/>
          </w:rPr>
          <w:delText>호</w:delText>
        </w:r>
        <w:r w:rsidRPr="00455680" w:rsidDel="00E15808">
          <w:rPr>
            <w:rFonts w:ascii="Times New Roman"/>
            <w:kern w:val="0"/>
            <w:sz w:val="22"/>
            <w:szCs w:val="22"/>
          </w:rPr>
          <w:delText>(</w:delText>
        </w:r>
        <w:r w:rsidRPr="00455680" w:rsidDel="00E15808">
          <w:rPr>
            <w:rFonts w:ascii="Times New Roman"/>
            <w:kern w:val="0"/>
            <w:sz w:val="22"/>
            <w:szCs w:val="22"/>
          </w:rPr>
          <w:delText>전문</w:delText>
        </w:r>
        <w:r w:rsidRPr="00455680" w:rsidDel="00E15808">
          <w:rPr>
            <w:rFonts w:ascii="Times New Roman"/>
            <w:kern w:val="0"/>
            <w:sz w:val="22"/>
            <w:szCs w:val="22"/>
          </w:rPr>
          <w:delText>)</w:delText>
        </w:r>
        <w:r w:rsidDel="00E15808">
          <w:rPr>
            <w:rFonts w:ascii="Times New Roman" w:hint="eastAsia"/>
            <w:kern w:val="0"/>
            <w:sz w:val="22"/>
            <w:szCs w:val="22"/>
          </w:rPr>
          <w:delText>(</w:delText>
        </w:r>
        <w:r w:rsidDel="00E15808">
          <w:rPr>
            <w:rFonts w:ascii="Times New Roman" w:hint="eastAsia"/>
            <w:kern w:val="0"/>
            <w:sz w:val="22"/>
            <w:szCs w:val="22"/>
          </w:rPr>
          <w:delText>이하</w:delText>
        </w:r>
        <w:r w:rsidDel="00E15808">
          <w:rPr>
            <w:rFonts w:ascii="Times New Roman" w:hint="eastAsia"/>
            <w:kern w:val="0"/>
            <w:sz w:val="22"/>
            <w:szCs w:val="22"/>
          </w:rPr>
          <w:delText xml:space="preserve"> </w:delText>
        </w:r>
        <w:r w:rsidRPr="00455680" w:rsidDel="00E15808">
          <w:rPr>
            <w:rFonts w:ascii="Times New Roman"/>
            <w:b/>
            <w:bCs/>
            <w:kern w:val="0"/>
            <w:sz w:val="22"/>
            <w:szCs w:val="22"/>
          </w:rPr>
          <w:delText>“</w:delText>
        </w:r>
        <w:r w:rsidRPr="00455680" w:rsidDel="00E15808">
          <w:rPr>
            <w:rFonts w:ascii="Times New Roman" w:hint="eastAsia"/>
            <w:b/>
            <w:bCs/>
            <w:kern w:val="0"/>
            <w:sz w:val="22"/>
            <w:szCs w:val="22"/>
          </w:rPr>
          <w:delText>KB</w:delText>
        </w:r>
        <w:r w:rsidRPr="00455680" w:rsidDel="00E15808">
          <w:rPr>
            <w:rFonts w:ascii="Times New Roman" w:hint="eastAsia"/>
            <w:b/>
            <w:bCs/>
            <w:kern w:val="0"/>
            <w:sz w:val="22"/>
            <w:szCs w:val="22"/>
          </w:rPr>
          <w:delText>부동산대출</w:delText>
        </w:r>
        <w:r w:rsidRPr="00455680" w:rsidDel="00E15808">
          <w:rPr>
            <w:rFonts w:ascii="Times New Roman" w:hint="eastAsia"/>
            <w:b/>
            <w:bCs/>
            <w:kern w:val="0"/>
            <w:sz w:val="22"/>
            <w:szCs w:val="22"/>
          </w:rPr>
          <w:delText>1</w:delText>
        </w:r>
        <w:r w:rsidRPr="00455680" w:rsidDel="00E15808">
          <w:rPr>
            <w:rFonts w:ascii="Times New Roman" w:hint="eastAsia"/>
            <w:b/>
            <w:bCs/>
            <w:kern w:val="0"/>
            <w:sz w:val="22"/>
            <w:szCs w:val="22"/>
          </w:rPr>
          <w:delText>호펀드</w:delText>
        </w:r>
        <w:r w:rsidRPr="00455680" w:rsidDel="00E15808">
          <w:rPr>
            <w:rFonts w:ascii="Times New Roman"/>
            <w:b/>
            <w:bCs/>
            <w:kern w:val="0"/>
            <w:sz w:val="22"/>
            <w:szCs w:val="22"/>
          </w:rPr>
          <w:delText>”</w:delText>
        </w:r>
        <w:r w:rsidDel="00E15808">
          <w:rPr>
            <w:rFonts w:ascii="Times New Roman" w:hint="eastAsia"/>
            <w:kern w:val="0"/>
            <w:sz w:val="22"/>
            <w:szCs w:val="22"/>
          </w:rPr>
          <w:delText>)</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신탁업자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자격으로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당사자가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되었는</w:delText>
        </w:r>
        <w:r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부수하는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제반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계약에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부담하는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모든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권리와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이행과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관련된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모든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행위를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집합투자업자인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처리한다</w:delText>
        </w:r>
        <w:r w:rsidRPr="00455680" w:rsidDel="00E15808">
          <w:rPr>
            <w:rFonts w:ascii="Times New Roman" w:hint="eastAsia"/>
            <w:kern w:val="0"/>
            <w:sz w:val="22"/>
            <w:szCs w:val="22"/>
          </w:rPr>
          <w:delText xml:space="preserve">. </w:delText>
        </w:r>
      </w:del>
    </w:p>
    <w:p w14:paraId="2D9A7A9C" w14:textId="13E8A63A" w:rsidR="000F3E52" w:rsidRPr="00455680" w:rsidDel="00E15808" w:rsidRDefault="000F3E52" w:rsidP="000F3E52">
      <w:pPr>
        <w:tabs>
          <w:tab w:val="left" w:pos="400"/>
        </w:tabs>
        <w:adjustRightInd w:val="0"/>
        <w:snapToGrid w:val="0"/>
        <w:spacing w:line="400" w:lineRule="exact"/>
        <w:rPr>
          <w:del w:id="442" w:author="상훈 김" w:date="2026-10-06T08:40:00Z" w16du:dateUtc="2026-10-05T23:40:00Z"/>
          <w:rFonts w:ascii="Times New Roman"/>
          <w:kern w:val="0"/>
          <w:sz w:val="22"/>
          <w:szCs w:val="22"/>
        </w:rPr>
      </w:pPr>
    </w:p>
    <w:p w14:paraId="30131165" w14:textId="0110330D" w:rsidR="000F3E52" w:rsidDel="00E15808" w:rsidRDefault="000F3E52" w:rsidP="000F3E52">
      <w:pPr>
        <w:tabs>
          <w:tab w:val="left" w:pos="400"/>
        </w:tabs>
        <w:adjustRightInd w:val="0"/>
        <w:snapToGrid w:val="0"/>
        <w:spacing w:line="400" w:lineRule="exact"/>
        <w:rPr>
          <w:del w:id="443" w:author="상훈 김" w:date="2026-10-06T08:40:00Z" w16du:dateUtc="2026-10-05T23:40:00Z"/>
          <w:rFonts w:ascii="Times New Roman"/>
          <w:kern w:val="0"/>
          <w:sz w:val="22"/>
          <w:szCs w:val="22"/>
        </w:rPr>
      </w:pPr>
      <w:del w:id="444" w:author="상훈 김" w:date="2026-10-06T08:40:00Z" w16du:dateUtc="2026-10-05T23:40:00Z">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약정에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의무는</w:delText>
        </w:r>
        <w:r w:rsidRPr="00455680" w:rsidDel="00E15808">
          <w:rPr>
            <w:rFonts w:ascii="Times New Roman" w:hint="eastAsia"/>
            <w:kern w:val="0"/>
            <w:sz w:val="22"/>
            <w:szCs w:val="22"/>
          </w:rPr>
          <w:delText xml:space="preserve"> KB</w:delText>
        </w:r>
        <w:r w:rsidRPr="00455680" w:rsidDel="00E15808">
          <w:rPr>
            <w:rFonts w:ascii="Times New Roman" w:hint="eastAsia"/>
            <w:kern w:val="0"/>
            <w:sz w:val="22"/>
            <w:szCs w:val="22"/>
          </w:rPr>
          <w:delText>부동산대출</w:delText>
        </w:r>
        <w:r w:rsidRPr="00455680" w:rsidDel="00E15808">
          <w:rPr>
            <w:rFonts w:ascii="Times New Roman" w:hint="eastAsia"/>
            <w:kern w:val="0"/>
            <w:sz w:val="22"/>
            <w:szCs w:val="22"/>
          </w:rPr>
          <w:delText>1</w:delText>
        </w:r>
        <w:r w:rsidRPr="00455680" w:rsidDel="00E15808">
          <w:rPr>
            <w:rFonts w:ascii="Times New Roman" w:hint="eastAsia"/>
            <w:kern w:val="0"/>
            <w:sz w:val="22"/>
            <w:szCs w:val="22"/>
          </w:rPr>
          <w:delText>호펀드의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투자신탁재산을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한도로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행사되고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이행되며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결과는</w:delText>
        </w:r>
        <w:r w:rsidRPr="00455680" w:rsidDel="00E15808">
          <w:rPr>
            <w:rFonts w:ascii="Times New Roman" w:hint="eastAsia"/>
            <w:kern w:val="0"/>
            <w:sz w:val="22"/>
            <w:szCs w:val="22"/>
          </w:rPr>
          <w:delText xml:space="preserve"> KB</w:delText>
        </w:r>
        <w:r w:rsidRPr="00455680" w:rsidDel="00E15808">
          <w:rPr>
            <w:rFonts w:ascii="Times New Roman" w:hint="eastAsia"/>
            <w:kern w:val="0"/>
            <w:sz w:val="22"/>
            <w:szCs w:val="22"/>
          </w:rPr>
          <w:delText>부동산대출</w:delText>
        </w:r>
        <w:r w:rsidRPr="00455680" w:rsidDel="00E15808">
          <w:rPr>
            <w:rFonts w:ascii="Times New Roman" w:hint="eastAsia"/>
            <w:kern w:val="0"/>
            <w:sz w:val="22"/>
            <w:szCs w:val="22"/>
          </w:rPr>
          <w:delText>1</w:delText>
        </w:r>
        <w:r w:rsidRPr="00455680" w:rsidDel="00E15808">
          <w:rPr>
            <w:rFonts w:ascii="Times New Roman" w:hint="eastAsia"/>
            <w:kern w:val="0"/>
            <w:sz w:val="22"/>
            <w:szCs w:val="22"/>
          </w:rPr>
          <w:delText>호펀드에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귀속하며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고유재산과는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무관하며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어떠한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경우에도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00780CEA"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고유재산으로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책임을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지거나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00DD6B3B"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고유재산에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영향</w:delText>
        </w:r>
        <w:r w:rsidRPr="00455680" w:rsidDel="00E15808">
          <w:rPr>
            <w:rFonts w:ascii="Times New Roman" w:hint="eastAsia"/>
            <w:kern w:val="0"/>
            <w:sz w:val="22"/>
            <w:szCs w:val="22"/>
          </w:rPr>
          <w:delText>(</w:delText>
        </w:r>
        <w:r w:rsidRPr="00455680" w:rsidDel="00E15808">
          <w:rPr>
            <w:rFonts w:ascii="Times New Roman" w:hint="eastAsia"/>
            <w:kern w:val="0"/>
            <w:sz w:val="22"/>
            <w:szCs w:val="22"/>
          </w:rPr>
          <w:delText>기한의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이익</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상실로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인한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영향</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등</w:delText>
        </w:r>
        <w:r w:rsidR="00936AE0" w:rsidDel="00E15808">
          <w:rPr>
            <w:rFonts w:ascii="Times New Roman" w:hint="eastAsia"/>
            <w:kern w:val="0"/>
            <w:sz w:val="22"/>
            <w:szCs w:val="22"/>
          </w:rPr>
          <w:delText>)</w:delText>
        </w:r>
        <w:r w:rsidRPr="00455680" w:rsidDel="00E15808">
          <w:rPr>
            <w:rFonts w:ascii="Times New Roman" w:hint="eastAsia"/>
            <w:kern w:val="0"/>
            <w:sz w:val="22"/>
            <w:szCs w:val="22"/>
          </w:rPr>
          <w:delText>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미치지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않는다는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점</w:delText>
        </w:r>
        <w:r w:rsidRPr="00455680" w:rsidDel="00E15808">
          <w:rPr>
            <w:rFonts w:ascii="Times New Roman" w:hint="eastAsia"/>
            <w:kern w:val="0"/>
            <w:sz w:val="22"/>
            <w:szCs w:val="22"/>
          </w:rPr>
          <w:delText>(KB</w:delText>
        </w:r>
        <w:r w:rsidRPr="00455680" w:rsidDel="00E15808">
          <w:rPr>
            <w:rFonts w:ascii="Times New Roman" w:hint="eastAsia"/>
            <w:kern w:val="0"/>
            <w:sz w:val="22"/>
            <w:szCs w:val="22"/>
          </w:rPr>
          <w:delText>부동산대출</w:delText>
        </w:r>
        <w:r w:rsidRPr="00455680" w:rsidDel="00E15808">
          <w:rPr>
            <w:rFonts w:ascii="Times New Roman" w:hint="eastAsia"/>
            <w:kern w:val="0"/>
            <w:sz w:val="22"/>
            <w:szCs w:val="22"/>
          </w:rPr>
          <w:delText>1</w:delText>
        </w:r>
        <w:r w:rsidRPr="00455680" w:rsidDel="00E15808">
          <w:rPr>
            <w:rFonts w:ascii="Times New Roman" w:hint="eastAsia"/>
            <w:kern w:val="0"/>
            <w:sz w:val="22"/>
            <w:szCs w:val="22"/>
          </w:rPr>
          <w:delText>호</w:delText>
        </w:r>
        <w:r w:rsidR="003037AF" w:rsidDel="00E15808">
          <w:rPr>
            <w:rFonts w:ascii="Times New Roman" w:hint="eastAsia"/>
            <w:kern w:val="0"/>
            <w:sz w:val="22"/>
            <w:szCs w:val="22"/>
          </w:rPr>
          <w:delText>펀드</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투자신탁재산이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부족한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경우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포함</w:delText>
        </w:r>
        <w:r w:rsidRPr="00455680" w:rsidDel="00E15808">
          <w:rPr>
            <w:rFonts w:ascii="Times New Roman" w:hint="eastAsia"/>
            <w:kern w:val="0"/>
            <w:sz w:val="22"/>
            <w:szCs w:val="22"/>
          </w:rPr>
          <w:delText>)</w:delText>
        </w:r>
        <w:r w:rsidRPr="00455680" w:rsidDel="00E15808">
          <w:rPr>
            <w:rFonts w:ascii="Times New Roman" w:hint="eastAsia"/>
            <w:kern w:val="0"/>
            <w:sz w:val="22"/>
            <w:szCs w:val="22"/>
          </w:rPr>
          <w:delText>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대하여</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모든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당사자는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약정에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날인함으로써</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확인하고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동의한다</w:delText>
        </w:r>
        <w:r w:rsidRPr="00455680" w:rsidDel="00E15808">
          <w:rPr>
            <w:rFonts w:ascii="Times New Roman" w:hint="eastAsia"/>
            <w:kern w:val="0"/>
            <w:sz w:val="22"/>
            <w:szCs w:val="22"/>
          </w:rPr>
          <w:delText>.</w:delText>
        </w:r>
      </w:del>
    </w:p>
    <w:p w14:paraId="12D3140F" w14:textId="658326C1" w:rsidR="000F3E52" w:rsidRPr="00455680" w:rsidDel="00E15808" w:rsidRDefault="000F3E52" w:rsidP="000F3E52">
      <w:pPr>
        <w:tabs>
          <w:tab w:val="left" w:pos="400"/>
        </w:tabs>
        <w:adjustRightInd w:val="0"/>
        <w:snapToGrid w:val="0"/>
        <w:spacing w:line="400" w:lineRule="exact"/>
        <w:rPr>
          <w:del w:id="445" w:author="상훈 김" w:date="2026-10-06T08:40:00Z" w16du:dateUtc="2026-10-05T23:40:00Z"/>
          <w:rFonts w:ascii="Times New Roman"/>
          <w:kern w:val="0"/>
          <w:sz w:val="22"/>
          <w:szCs w:val="22"/>
        </w:rPr>
      </w:pPr>
    </w:p>
    <w:p w14:paraId="668F11C7" w14:textId="3E00246F" w:rsidR="000F3E52" w:rsidRPr="00455680" w:rsidDel="00E15808" w:rsidRDefault="000F3E52" w:rsidP="000F3E52">
      <w:pPr>
        <w:tabs>
          <w:tab w:val="left" w:pos="400"/>
        </w:tabs>
        <w:adjustRightInd w:val="0"/>
        <w:snapToGrid w:val="0"/>
        <w:spacing w:line="400" w:lineRule="exact"/>
        <w:rPr>
          <w:del w:id="446" w:author="상훈 김" w:date="2026-10-06T08:40:00Z" w16du:dateUtc="2026-10-05T23:40:00Z"/>
          <w:rFonts w:ascii="Times New Roman"/>
          <w:kern w:val="0"/>
          <w:sz w:val="22"/>
          <w:szCs w:val="22"/>
        </w:rPr>
      </w:pPr>
      <w:del w:id="447" w:author="상훈 김" w:date="2026-10-06T08:40:00Z" w16du:dateUtc="2026-10-05T23:40:00Z">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Del="00E15808">
          <w:rPr>
            <w:rFonts w:ascii="Times New Roman"/>
            <w:kern w:val="0"/>
            <w:sz w:val="22"/>
            <w:szCs w:val="22"/>
          </w:rPr>
          <w:delText>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상</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준수할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있도록</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하여야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하며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반하는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하여서는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아니된다</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또한</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중소기업은행이</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이행하는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한</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책임</w:delText>
        </w:r>
        <w:r w:rsidRPr="00455680" w:rsidDel="00E15808">
          <w:rPr>
            <w:rFonts w:ascii="Times New Roman" w:hint="eastAsia"/>
            <w:kern w:val="0"/>
            <w:sz w:val="22"/>
            <w:szCs w:val="22"/>
          </w:rPr>
          <w:delText>(</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Del="00E15808">
          <w:rPr>
            <w:rFonts w:ascii="Times New Roman"/>
            <w:kern w:val="0"/>
            <w:sz w:val="22"/>
            <w:szCs w:val="22"/>
          </w:rPr>
          <w:delText>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00320148" w:rsidDel="00E15808">
          <w:rPr>
            <w:rFonts w:ascii="Times New Roman" w:hint="eastAsia"/>
            <w:kern w:val="0"/>
            <w:sz w:val="22"/>
            <w:szCs w:val="22"/>
          </w:rPr>
          <w:delText>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이행할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있는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사항에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대하여</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하지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않는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경우를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포함함</w:delText>
        </w:r>
        <w:r w:rsidRPr="00455680" w:rsidDel="00E15808">
          <w:rPr>
            <w:rFonts w:ascii="Times New Roman" w:hint="eastAsia"/>
            <w:kern w:val="0"/>
            <w:sz w:val="22"/>
            <w:szCs w:val="22"/>
          </w:rPr>
          <w:delText>)</w:delText>
        </w:r>
        <w:r w:rsidRPr="00455680" w:rsidDel="00E15808">
          <w:rPr>
            <w:rFonts w:ascii="Times New Roman" w:hint="eastAsia"/>
            <w:kern w:val="0"/>
            <w:sz w:val="22"/>
            <w:szCs w:val="22"/>
          </w:rPr>
          <w:delText>으로부터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면책하여야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한다</w:delText>
        </w:r>
        <w:r w:rsidRPr="00455680" w:rsidDel="00E15808">
          <w:rPr>
            <w:rFonts w:ascii="Times New Roman" w:hint="eastAsia"/>
            <w:kern w:val="0"/>
            <w:sz w:val="22"/>
            <w:szCs w:val="22"/>
          </w:rPr>
          <w:delText>.</w:delText>
        </w:r>
      </w:del>
      <w:commentRangeEnd w:id="440"/>
      <w:r w:rsidR="00E40CE8" w:rsidRPr="00455680">
        <w:rPr>
          <w:rStyle w:val="afe"/>
          <w:rFonts w:ascii="Times New Roman"/>
          <w:kern w:val="0"/>
          <w:sz w:val="22"/>
          <w:szCs w:val="22"/>
        </w:rPr>
        <w:commentReference w:id="440"/>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448" w:name="_Toc191645600"/>
      <w:bookmarkStart w:id="449" w:name="_Toc240898029"/>
      <w:bookmarkStart w:id="450" w:name="_Toc242301771"/>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448"/>
      <w:bookmarkEnd w:id="449"/>
      <w:bookmarkEnd w:id="450"/>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451" w:name="_Toc191645601"/>
      <w:bookmarkStart w:id="452" w:name="_Toc240898030"/>
      <w:bookmarkStart w:id="453" w:name="_Toc242301772"/>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451"/>
      <w:bookmarkEnd w:id="452"/>
      <w:bookmarkEnd w:id="453"/>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454" w:name="_Hlk165625731"/>
    </w:p>
    <w:p w14:paraId="676059BE" w14:textId="160D963D"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대출금에 관하여 각 이자기간에 적용되는 기준금리로서, 해당 이자율결정일의 삼(3)영업일 전에 한국금융투자협회가 공시하는 CD수익률을 말한다.</w:t>
      </w:r>
      <w:r w:rsidR="00D73CB9" w:rsidRPr="00413874">
        <w:rPr>
          <w:rFonts w:ascii="Times New Roman"/>
          <w:kern w:val="0"/>
          <w:sz w:val="22"/>
          <w:szCs w:val="22"/>
        </w:rPr>
        <w:t xml:space="preserve"> </w:t>
      </w:r>
    </w:p>
    <w:bookmarkEnd w:id="454"/>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5EEAD73A"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w:t>
      </w:r>
      <w:ins w:id="455" w:author="BKL" w:date="2026-10-07T11:10:00Z" w16du:dateUtc="2026-10-07T02:10:00Z">
        <w:r w:rsidR="00A908EB">
          <w:rPr>
            <w:rFonts w:ascii="Times New Roman" w:eastAsia="바탕" w:hint="eastAsia"/>
            <w:bCs/>
            <w:sz w:val="22"/>
            <w:szCs w:val="22"/>
          </w:rPr>
          <w:t>하며</w:t>
        </w:r>
        <w:r w:rsidR="00A908EB">
          <w:rPr>
            <w:rFonts w:ascii="Times New Roman" w:eastAsia="바탕" w:hint="eastAsia"/>
            <w:bCs/>
            <w:sz w:val="22"/>
            <w:szCs w:val="22"/>
          </w:rPr>
          <w:t xml:space="preserve">, </w:t>
        </w:r>
      </w:ins>
      <w:ins w:id="456" w:author="BKL" w:date="2026-10-07T11:10:00Z">
        <w:r w:rsidR="00A908EB" w:rsidRPr="00A908EB">
          <w:rPr>
            <w:rFonts w:ascii="Times New Roman" w:eastAsia="바탕"/>
            <w:bCs/>
            <w:sz w:val="22"/>
            <w:szCs w:val="22"/>
          </w:rPr>
          <w:t>매도인으로부</w:t>
        </w:r>
        <w:r w:rsidR="00A908EB" w:rsidRPr="00A908EB">
          <w:rPr>
            <w:rFonts w:ascii="Times New Roman" w:eastAsia="바탕"/>
            <w:bCs/>
            <w:sz w:val="22"/>
            <w:szCs w:val="22"/>
          </w:rPr>
          <w:lastRenderedPageBreak/>
          <w:t>터</w:t>
        </w:r>
        <w:r w:rsidR="00A908EB" w:rsidRPr="00A908EB">
          <w:rPr>
            <w:rFonts w:ascii="Times New Roman" w:eastAsia="바탕"/>
            <w:bCs/>
            <w:sz w:val="22"/>
            <w:szCs w:val="22"/>
          </w:rPr>
          <w:t xml:space="preserve"> </w:t>
        </w:r>
        <w:r w:rsidR="00A908EB" w:rsidRPr="00A908EB">
          <w:rPr>
            <w:rFonts w:ascii="Times New Roman" w:eastAsia="바탕"/>
            <w:bCs/>
            <w:sz w:val="22"/>
            <w:szCs w:val="22"/>
          </w:rPr>
          <w:t>승계하여</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보험계약자</w:t>
        </w:r>
      </w:ins>
      <w:ins w:id="457" w:author="BKL" w:date="2026-10-07T11:31:00Z" w16du:dateUtc="2026-10-07T02:31:00Z">
        <w:r w:rsidR="00093128">
          <w:rPr>
            <w:rFonts w:ascii="Times New Roman" w:eastAsia="바탕" w:hint="eastAsia"/>
            <w:bCs/>
            <w:sz w:val="22"/>
            <w:szCs w:val="22"/>
          </w:rPr>
          <w:t xml:space="preserve"> </w:t>
        </w:r>
        <w:r w:rsidR="00093128">
          <w:rPr>
            <w:rFonts w:ascii="Times New Roman" w:eastAsia="바탕" w:hint="eastAsia"/>
            <w:bCs/>
            <w:sz w:val="22"/>
            <w:szCs w:val="22"/>
          </w:rPr>
          <w:t>및</w:t>
        </w:r>
      </w:ins>
      <w:ins w:id="458" w:author="BKL" w:date="2026-10-07T11:20:00Z" w16du:dateUtc="2026-10-07T02:20:00Z">
        <w:r w:rsidR="005B2C2D">
          <w:rPr>
            <w:rFonts w:ascii="Times New Roman" w:eastAsia="바탕" w:hint="eastAsia"/>
            <w:bCs/>
            <w:sz w:val="22"/>
            <w:szCs w:val="22"/>
          </w:rPr>
          <w:t xml:space="preserve"> </w:t>
        </w:r>
      </w:ins>
      <w:ins w:id="459" w:author="BKL" w:date="2026-10-07T11:10:00Z">
        <w:r w:rsidR="00A908EB" w:rsidRPr="00A908EB">
          <w:rPr>
            <w:rFonts w:ascii="Times New Roman" w:eastAsia="바탕"/>
            <w:bCs/>
            <w:sz w:val="22"/>
            <w:szCs w:val="22"/>
          </w:rPr>
          <w:t>피보험자를</w:t>
        </w:r>
        <w:r w:rsidR="00A908EB" w:rsidRPr="00A908EB">
          <w:rPr>
            <w:rFonts w:ascii="Times New Roman" w:eastAsia="바탕"/>
            <w:bCs/>
            <w:sz w:val="22"/>
            <w:szCs w:val="22"/>
          </w:rPr>
          <w:t xml:space="preserve"> </w:t>
        </w:r>
        <w:r w:rsidR="00A908EB" w:rsidRPr="00A908EB">
          <w:rPr>
            <w:rFonts w:ascii="Times New Roman" w:eastAsia="바탕"/>
            <w:bCs/>
            <w:sz w:val="22"/>
            <w:szCs w:val="22"/>
          </w:rPr>
          <w:t>차주로</w:t>
        </w:r>
        <w:r w:rsidR="00A908EB" w:rsidRPr="00A908EB">
          <w:rPr>
            <w:rFonts w:ascii="Times New Roman" w:eastAsia="바탕"/>
            <w:bCs/>
            <w:sz w:val="22"/>
            <w:szCs w:val="22"/>
          </w:rPr>
          <w:t xml:space="preserve"> </w:t>
        </w:r>
        <w:r w:rsidR="00A908EB" w:rsidRPr="00A908EB">
          <w:rPr>
            <w:rFonts w:ascii="Times New Roman" w:eastAsia="바탕"/>
            <w:bCs/>
            <w:sz w:val="22"/>
            <w:szCs w:val="22"/>
          </w:rPr>
          <w:t>변경하는</w:t>
        </w:r>
        <w:r w:rsidR="00A908EB" w:rsidRPr="00A908EB">
          <w:rPr>
            <w:rFonts w:ascii="Times New Roman" w:eastAsia="바탕"/>
            <w:bCs/>
            <w:sz w:val="22"/>
            <w:szCs w:val="22"/>
          </w:rPr>
          <w:t xml:space="preserve"> </w:t>
        </w:r>
        <w:r w:rsidR="00A908EB" w:rsidRPr="00A908EB">
          <w:rPr>
            <w:rFonts w:ascii="Times New Roman" w:eastAsia="바탕"/>
            <w:bCs/>
            <w:sz w:val="22"/>
            <w:szCs w:val="22"/>
          </w:rPr>
          <w:t>배서가</w:t>
        </w:r>
        <w:r w:rsidR="00A908EB" w:rsidRPr="00A908EB">
          <w:rPr>
            <w:rFonts w:ascii="Times New Roman" w:eastAsia="바탕"/>
            <w:bCs/>
            <w:sz w:val="22"/>
            <w:szCs w:val="22"/>
          </w:rPr>
          <w:t xml:space="preserve"> </w:t>
        </w:r>
        <w:r w:rsidR="00A908EB" w:rsidRPr="00A908EB">
          <w:rPr>
            <w:rFonts w:ascii="Times New Roman" w:eastAsia="바탕"/>
            <w:bCs/>
            <w:sz w:val="22"/>
            <w:szCs w:val="22"/>
          </w:rPr>
          <w:t>이루어지는</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보험계약을</w:t>
        </w:r>
        <w:r w:rsidR="00A908EB" w:rsidRPr="00A908EB">
          <w:rPr>
            <w:rFonts w:ascii="Times New Roman" w:eastAsia="바탕"/>
            <w:bCs/>
            <w:sz w:val="22"/>
            <w:szCs w:val="22"/>
          </w:rPr>
          <w:t xml:space="preserve"> </w:t>
        </w:r>
        <w:r w:rsidR="00A908EB" w:rsidRPr="00A908EB">
          <w:rPr>
            <w:rFonts w:ascii="Times New Roman" w:eastAsia="바탕"/>
            <w:bCs/>
            <w:sz w:val="22"/>
            <w:szCs w:val="22"/>
          </w:rPr>
          <w:t>포함한다</w:t>
        </w:r>
        <w:r w:rsidR="00A908EB" w:rsidRPr="00A908EB">
          <w:rPr>
            <w:rFonts w:ascii="Times New Roman" w:eastAsia="바탕"/>
            <w:bCs/>
            <w:sz w:val="22"/>
            <w:szCs w:val="22"/>
          </w:rPr>
          <w:t>.</w:t>
        </w:r>
      </w:ins>
      <w:del w:id="460" w:author="BKL" w:date="2026-10-07T11:10:00Z" w16du:dateUtc="2026-10-07T02:10:00Z">
        <w:r w:rsidRPr="00413874" w:rsidDel="00A908EB">
          <w:rPr>
            <w:rFonts w:ascii="Times New Roman" w:eastAsia="바탕"/>
            <w:bCs/>
            <w:sz w:val="22"/>
            <w:szCs w:val="22"/>
          </w:rPr>
          <w:delText>한다</w:delText>
        </w:r>
        <w:r w:rsidRPr="00413874" w:rsidDel="00A908EB">
          <w:rPr>
            <w:rFonts w:ascii="Times New Roman" w:eastAsia="바탕"/>
            <w:bCs/>
            <w:sz w:val="22"/>
            <w:szCs w:val="22"/>
          </w:rPr>
          <w:delText>.</w:delText>
        </w:r>
      </w:del>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w:t>
      </w:r>
      <w:r w:rsidR="00FE56CC" w:rsidRPr="00413874">
        <w:rPr>
          <w:rFonts w:ascii="Times New Roman"/>
          <w:kern w:val="0"/>
          <w:sz w:val="22"/>
          <w:szCs w:val="22"/>
        </w:rPr>
        <w:lastRenderedPageBreak/>
        <w:t>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Tranche B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r w:rsidR="005572F8" w:rsidRPr="00EE6855">
        <w:rPr>
          <w:rFonts w:ascii="Times New Roman"/>
          <w:kern w:val="0"/>
          <w:sz w:val="22"/>
          <w:szCs w:val="22"/>
        </w:rPr>
        <w:t>예금채권근질권설정계약으로서</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r w:rsidR="009A7C31" w:rsidRPr="00516EF8">
        <w:rPr>
          <w:rFonts w:ascii="Times New Roman"/>
          <w:b/>
          <w:kern w:val="0"/>
          <w:sz w:val="22"/>
          <w:szCs w:val="22"/>
        </w:rPr>
        <w:t>이자지급력지수</w:t>
      </w:r>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r w:rsidR="00943F40" w:rsidRPr="00516EF8">
        <w:rPr>
          <w:rFonts w:ascii="Times New Roman"/>
          <w:kern w:val="0"/>
          <w:sz w:val="22"/>
          <w:szCs w:val="22"/>
        </w:rPr>
        <w:t>이자지급력지수</w:t>
      </w:r>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 xml:space="preserve">(i)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r w:rsidR="00602851" w:rsidRPr="00516EF8">
        <w:rPr>
          <w:rFonts w:ascii="Times New Roman" w:hint="eastAsia"/>
          <w:kern w:val="0"/>
          <w:sz w:val="22"/>
          <w:szCs w:val="22"/>
        </w:rPr>
        <w:t>이자지급력지수</w:t>
      </w:r>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lastRenderedPageBreak/>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r w:rsidR="00304DC9" w:rsidRPr="00516EF8">
        <w:rPr>
          <w:rFonts w:ascii="Times New Roman"/>
          <w:kern w:val="0"/>
          <w:sz w:val="22"/>
          <w:szCs w:val="22"/>
        </w:rPr>
        <w:t>이자지급력</w:t>
      </w:r>
      <w:r w:rsidR="00D92BBF" w:rsidRPr="00516EF8">
        <w:rPr>
          <w:rFonts w:ascii="Times New Roman"/>
          <w:kern w:val="0"/>
          <w:sz w:val="22"/>
          <w:szCs w:val="22"/>
        </w:rPr>
        <w:t>지수</w:t>
      </w:r>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r w:rsidR="00A85446" w:rsidRPr="00516EF8">
        <w:rPr>
          <w:rFonts w:ascii="Times New Roman"/>
          <w:kern w:val="0"/>
          <w:sz w:val="22"/>
          <w:szCs w:val="22"/>
        </w:rPr>
        <w:t>이자지급력지수</w:t>
      </w:r>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xml:space="preserve">, (i)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이자지급력지수</w:t>
      </w:r>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r w:rsidR="00A85446" w:rsidRPr="00516EF8">
        <w:rPr>
          <w:rFonts w:ascii="Times New Roman" w:hint="eastAsia"/>
          <w:kern w:val="0"/>
          <w:sz w:val="22"/>
        </w:rPr>
        <w:t>이자지급력지수</w:t>
      </w:r>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r w:rsidR="002A5136" w:rsidRPr="00516EF8">
        <w:rPr>
          <w:rFonts w:ascii="Times New Roman"/>
          <w:b/>
          <w:kern w:val="0"/>
          <w:sz w:val="22"/>
          <w:szCs w:val="22"/>
        </w:rPr>
        <w:t>이자지급력지수</w:t>
      </w:r>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r w:rsidR="002A5136" w:rsidRPr="00516EF8">
        <w:rPr>
          <w:rFonts w:ascii="Times New Roman"/>
          <w:kern w:val="0"/>
          <w:sz w:val="22"/>
          <w:szCs w:val="22"/>
        </w:rPr>
        <w:t>이자지급력지수를</w:t>
      </w:r>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r w:rsidR="00D431CB" w:rsidRPr="00516EF8">
        <w:rPr>
          <w:rFonts w:ascii="Times New Roman"/>
          <w:kern w:val="0"/>
          <w:sz w:val="22"/>
          <w:szCs w:val="22"/>
        </w:rPr>
        <w:t>이자지급력</w:t>
      </w:r>
      <w:r w:rsidR="00D92BBF" w:rsidRPr="00516EF8">
        <w:rPr>
          <w:rFonts w:ascii="Times New Roman"/>
          <w:kern w:val="0"/>
          <w:sz w:val="22"/>
          <w:szCs w:val="22"/>
        </w:rPr>
        <w:t>지수</w:t>
      </w:r>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r w:rsidR="003D765A" w:rsidRPr="00516EF8">
        <w:rPr>
          <w:rFonts w:ascii="Times New Roman"/>
          <w:kern w:val="0"/>
          <w:sz w:val="22"/>
          <w:szCs w:val="22"/>
        </w:rPr>
        <w:t>이자지급력지수가</w:t>
      </w:r>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r w:rsidR="00B87AF1" w:rsidRPr="00516EF8">
        <w:rPr>
          <w:rFonts w:ascii="Times New Roman"/>
          <w:b/>
          <w:kern w:val="0"/>
          <w:sz w:val="22"/>
          <w:szCs w:val="22"/>
        </w:rPr>
        <w:t>이자지급력지수</w:t>
      </w:r>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r w:rsidR="00B87AF1" w:rsidRPr="00516EF8">
        <w:rPr>
          <w:rFonts w:ascii="Times New Roman"/>
          <w:kern w:val="0"/>
          <w:sz w:val="22"/>
          <w:szCs w:val="22"/>
        </w:rPr>
        <w:t>이자지급력지수를</w:t>
      </w:r>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r w:rsidR="00B87AF1" w:rsidRPr="00516EF8">
        <w:rPr>
          <w:rFonts w:ascii="Times New Roman"/>
          <w:kern w:val="0"/>
          <w:sz w:val="22"/>
          <w:szCs w:val="22"/>
        </w:rPr>
        <w:t>이자지급력지수</w:t>
      </w:r>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r w:rsidR="00B87AF1" w:rsidRPr="00516EF8">
        <w:rPr>
          <w:rFonts w:ascii="Times New Roman"/>
          <w:kern w:val="0"/>
          <w:sz w:val="22"/>
          <w:szCs w:val="22"/>
        </w:rPr>
        <w:t>이자지급력지수가</w:t>
      </w:r>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r w:rsidR="00B87AF1" w:rsidRPr="00516EF8">
        <w:rPr>
          <w:rFonts w:ascii="Times New Roman" w:hint="eastAsia"/>
          <w:b/>
          <w:bCs/>
          <w:kern w:val="0"/>
          <w:sz w:val="22"/>
          <w:szCs w:val="22"/>
        </w:rPr>
        <w:t>이자지급력지수</w:t>
      </w:r>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943F40" w:rsidRPr="00516EF8">
        <w:rPr>
          <w:rFonts w:ascii="Times New Roman"/>
          <w:b/>
          <w:kern w:val="0"/>
          <w:sz w:val="22"/>
          <w:szCs w:val="22"/>
        </w:rPr>
        <w:t>이자지급력지수</w:t>
      </w:r>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461" w:name="_Toc488919649"/>
      <w:r w:rsidRPr="00413874">
        <w:rPr>
          <w:sz w:val="22"/>
          <w:szCs w:val="22"/>
        </w:rPr>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461"/>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lastRenderedPageBreak/>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sidR="005572F8" w:rsidRPr="00DD17E3">
        <w:rPr>
          <w:rFonts w:ascii="Times New Roman" w:hint="eastAsia"/>
          <w:kern w:val="0"/>
          <w:sz w:val="22"/>
          <w:szCs w:val="22"/>
        </w:rPr>
        <w:t>코람코라이프인프라리츠</w:t>
      </w:r>
      <w:r w:rsidRPr="00DD17E3">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w:t>
      </w:r>
      <w:r w:rsidRPr="00413874">
        <w:rPr>
          <w:rFonts w:ascii="Times New Roman" w:eastAsia="바탕"/>
          <w:sz w:val="22"/>
          <w:szCs w:val="22"/>
        </w:rPr>
        <w:lastRenderedPageBreak/>
        <w:t>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r w:rsidRPr="00463261">
        <w:rPr>
          <w:rFonts w:ascii="Times New Roman" w:hint="eastAsia"/>
          <w:b/>
          <w:bCs/>
          <w:kern w:val="0"/>
          <w:sz w:val="22"/>
          <w:szCs w:val="22"/>
        </w:rPr>
        <w:t>코람코라이프인프라리츠</w:t>
      </w:r>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r w:rsidRPr="00463261">
        <w:rPr>
          <w:rFonts w:ascii="Times New Roman"/>
          <w:kern w:val="0"/>
          <w:sz w:val="22"/>
          <w:szCs w:val="22"/>
        </w:rPr>
        <w:t>코람코라이프인프라위탁관리부동산투자회사를</w:t>
      </w:r>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6B927EDC"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4CE06CDF"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FAE1C68"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ins w:id="462" w:author="BKL" w:date="2026-10-07T19:41:00Z" w16du:dateUtc="2026-10-07T10:41:00Z">
        <w:r w:rsidR="00792CD0" w:rsidRPr="00792CD0">
          <w:rPr>
            <w:rFonts w:ascii="Times New Roman" w:eastAsia="바탕"/>
            <w:bCs/>
            <w:sz w:val="22"/>
            <w:szCs w:val="22"/>
          </w:rPr>
          <w:t>(</w:t>
        </w:r>
        <w:r w:rsidR="00792CD0" w:rsidRPr="00792CD0">
          <w:rPr>
            <w:rFonts w:ascii="Times New Roman" w:eastAsia="바탕"/>
            <w:bCs/>
            <w:sz w:val="22"/>
            <w:szCs w:val="22"/>
          </w:rPr>
          <w:t>임차인별로</w:t>
        </w:r>
        <w:r w:rsidR="00792CD0" w:rsidRPr="00792CD0">
          <w:rPr>
            <w:rFonts w:ascii="Times New Roman" w:eastAsia="바탕"/>
            <w:bCs/>
            <w:sz w:val="22"/>
            <w:szCs w:val="22"/>
          </w:rPr>
          <w:t xml:space="preserve"> </w:t>
        </w:r>
        <w:r w:rsidR="00792CD0" w:rsidRPr="00792CD0">
          <w:rPr>
            <w:rFonts w:ascii="Times New Roman" w:eastAsia="바탕"/>
            <w:bCs/>
            <w:sz w:val="22"/>
            <w:szCs w:val="22"/>
          </w:rPr>
          <w:t>수</w:t>
        </w:r>
        <w:r w:rsidR="00792CD0" w:rsidRPr="00792CD0">
          <w:rPr>
            <w:rFonts w:ascii="Times New Roman" w:eastAsia="바탕"/>
            <w:bCs/>
            <w:sz w:val="22"/>
            <w:szCs w:val="22"/>
          </w:rPr>
          <w:t xml:space="preserve"> </w:t>
        </w:r>
        <w:r w:rsidR="00792CD0" w:rsidRPr="00792CD0">
          <w:rPr>
            <w:rFonts w:ascii="Times New Roman" w:eastAsia="바탕"/>
            <w:bCs/>
            <w:sz w:val="22"/>
            <w:szCs w:val="22"/>
          </w:rPr>
          <w:t>개를</w:t>
        </w:r>
        <w:r w:rsidR="00792CD0" w:rsidRPr="00792CD0">
          <w:rPr>
            <w:rFonts w:ascii="Times New Roman" w:eastAsia="바탕"/>
            <w:bCs/>
            <w:sz w:val="22"/>
            <w:szCs w:val="22"/>
          </w:rPr>
          <w:t xml:space="preserve"> </w:t>
        </w:r>
        <w:r w:rsidR="00792CD0" w:rsidRPr="00792CD0">
          <w:rPr>
            <w:rFonts w:ascii="Times New Roman" w:eastAsia="바탕"/>
            <w:bCs/>
            <w:sz w:val="22"/>
            <w:szCs w:val="22"/>
          </w:rPr>
          <w:t>개설할</w:t>
        </w:r>
        <w:r w:rsidR="00792CD0" w:rsidRPr="00792CD0">
          <w:rPr>
            <w:rFonts w:ascii="Times New Roman" w:eastAsia="바탕"/>
            <w:bCs/>
            <w:sz w:val="22"/>
            <w:szCs w:val="22"/>
          </w:rPr>
          <w:t xml:space="preserve"> </w:t>
        </w:r>
        <w:r w:rsidR="00792CD0" w:rsidRPr="00792CD0">
          <w:rPr>
            <w:rFonts w:ascii="Times New Roman" w:eastAsia="바탕"/>
            <w:bCs/>
            <w:sz w:val="22"/>
            <w:szCs w:val="22"/>
          </w:rPr>
          <w:t>수</w:t>
        </w:r>
        <w:r w:rsidR="00792CD0" w:rsidRPr="00792CD0">
          <w:rPr>
            <w:rFonts w:ascii="Times New Roman" w:eastAsia="바탕"/>
            <w:bCs/>
            <w:sz w:val="22"/>
            <w:szCs w:val="22"/>
          </w:rPr>
          <w:t xml:space="preserve"> </w:t>
        </w:r>
        <w:r w:rsidR="00792CD0" w:rsidRPr="00792CD0">
          <w:rPr>
            <w:rFonts w:ascii="Times New Roman" w:eastAsia="바탕"/>
            <w:bCs/>
            <w:sz w:val="22"/>
            <w:szCs w:val="22"/>
          </w:rPr>
          <w:t>있다</w:t>
        </w:r>
        <w:r w:rsidR="00792CD0" w:rsidRPr="00792CD0">
          <w:rPr>
            <w:rFonts w:ascii="Times New Roman" w:eastAsia="바탕"/>
            <w:bCs/>
            <w:sz w:val="22"/>
            <w:szCs w:val="22"/>
          </w:rPr>
          <w:t>)</w:t>
        </w:r>
      </w:ins>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463" w:name="_Hlk165625780"/>
      <w:bookmarkStart w:id="464" w:name="_Hlk165625686"/>
      <w:r w:rsidRPr="00413874">
        <w:rPr>
          <w:rFonts w:ascii="Times New Roman"/>
          <w:kern w:val="0"/>
          <w:sz w:val="22"/>
          <w:szCs w:val="22"/>
        </w:rPr>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463"/>
    </w:p>
    <w:bookmarkEnd w:id="464"/>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465" w:name="_Toc191645602"/>
      <w:bookmarkStart w:id="466" w:name="_Toc240898031"/>
      <w:bookmarkStart w:id="467" w:name="_Toc242301773"/>
      <w:r w:rsidRPr="00413874">
        <w:rPr>
          <w:rFonts w:ascii="Times New Roman" w:eastAsia="바탕" w:hAnsi="Times New Roman"/>
          <w:kern w:val="0"/>
          <w:sz w:val="22"/>
          <w:szCs w:val="22"/>
        </w:rPr>
        <w:t>참조사항</w:t>
      </w:r>
      <w:bookmarkEnd w:id="465"/>
      <w:bookmarkEnd w:id="466"/>
      <w:bookmarkEnd w:id="467"/>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468" w:name="_Toc191645603"/>
      <w:bookmarkStart w:id="469" w:name="_Toc240898032"/>
      <w:bookmarkStart w:id="470" w:name="_Toc242301774"/>
      <w:r w:rsidRPr="00413874">
        <w:rPr>
          <w:rFonts w:eastAsia="바탕"/>
          <w:kern w:val="0"/>
          <w:szCs w:val="22"/>
        </w:rPr>
        <w:t>차입목적</w:t>
      </w:r>
      <w:bookmarkEnd w:id="468"/>
      <w:bookmarkEnd w:id="469"/>
      <w:bookmarkEnd w:id="470"/>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471" w:name="_Toc191645606"/>
      <w:bookmarkStart w:id="472" w:name="_Toc240898033"/>
      <w:bookmarkStart w:id="473" w:name="_Toc242301775"/>
      <w:r w:rsidRPr="00413874">
        <w:rPr>
          <w:rFonts w:eastAsia="바탕"/>
          <w:kern w:val="0"/>
          <w:szCs w:val="22"/>
        </w:rPr>
        <w:t>대출약정</w:t>
      </w:r>
      <w:bookmarkEnd w:id="471"/>
      <w:bookmarkEnd w:id="472"/>
      <w:bookmarkEnd w:id="473"/>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474"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475" w:name="_Toc191645607"/>
      <w:bookmarkStart w:id="476" w:name="_Toc240898034"/>
      <w:bookmarkStart w:id="477" w:name="_Toc242301776"/>
      <w:r w:rsidRPr="00413874">
        <w:rPr>
          <w:rFonts w:ascii="Times New Roman" w:eastAsia="바탕" w:hAnsi="Times New Roman"/>
          <w:kern w:val="0"/>
          <w:sz w:val="22"/>
          <w:szCs w:val="22"/>
        </w:rPr>
        <w:t>대출약정금</w:t>
      </w:r>
      <w:bookmarkEnd w:id="475"/>
      <w:bookmarkEnd w:id="476"/>
      <w:bookmarkEnd w:id="477"/>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478"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478"/>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479" w:name="_Toc240898035"/>
      <w:bookmarkStart w:id="480" w:name="_Toc242301777"/>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479"/>
      <w:bookmarkEnd w:id="480"/>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481" w:name="_Toc38501375"/>
      <w:r w:rsidRPr="00413874">
        <w:rPr>
          <w:rFonts w:ascii="Times New Roman"/>
          <w:kern w:val="0"/>
          <w:sz w:val="22"/>
          <w:szCs w:val="22"/>
        </w:rPr>
        <w:t>Tranche A</w:t>
      </w:r>
      <w:bookmarkEnd w:id="481"/>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482" w:name="_Toc38501376"/>
      <w:bookmarkStart w:id="483" w:name="_Toc240898036"/>
      <w:bookmarkStart w:id="484" w:name="_Toc242301778"/>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482"/>
      <w:bookmarkEnd w:id="483"/>
      <w:bookmarkEnd w:id="484"/>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4F576D9D"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r w:rsidR="00587964" w:rsidRPr="00587964">
        <w:rPr>
          <w:rFonts w:hint="eastAsia"/>
        </w:rPr>
        <w:t xml:space="preserve"> </w:t>
      </w:r>
      <w:moveFromRangeStart w:id="485" w:author="BKL" w:date="2026-10-07T19:38:00Z" w:name="move242294345"/>
      <w:moveFrom w:id="486" w:author="BKL" w:date="2026-10-07T19:38:00Z" w16du:dateUtc="2026-10-07T10:38:00Z">
        <w:r w:rsidR="00587964" w:rsidRPr="00587964" w:rsidDel="00792CD0">
          <w:rPr>
            <w:rFonts w:ascii="Times New Roman"/>
            <w:kern w:val="0"/>
            <w:sz w:val="22"/>
            <w:szCs w:val="22"/>
          </w:rPr>
          <w:t>다만</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본</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약정에</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따른</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해당</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대주의</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대출실행</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의무가</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발생하였음에도</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불구하고</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해당</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대주가</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인출일에</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대출을</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실행하지</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아니하는</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경우</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그</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미이행대주는</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차주</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및</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다른</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대주가</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그</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의무불이행으로</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인하여</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입은</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손해</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전액을</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배상하여야</w:t>
        </w:r>
        <w:r w:rsidR="00587964" w:rsidRPr="00587964" w:rsidDel="00792CD0">
          <w:rPr>
            <w:rFonts w:ascii="Times New Roman"/>
            <w:kern w:val="0"/>
            <w:sz w:val="22"/>
            <w:szCs w:val="22"/>
          </w:rPr>
          <w:t xml:space="preserve"> </w:t>
        </w:r>
        <w:r w:rsidR="00587964" w:rsidRPr="00587964" w:rsidDel="00792CD0">
          <w:rPr>
            <w:rFonts w:ascii="Times New Roman"/>
            <w:kern w:val="0"/>
            <w:sz w:val="22"/>
            <w:szCs w:val="22"/>
          </w:rPr>
          <w:t>한다</w:t>
        </w:r>
        <w:r w:rsidR="00587964" w:rsidRPr="00587964" w:rsidDel="00792CD0">
          <w:rPr>
            <w:rFonts w:ascii="Times New Roman"/>
            <w:kern w:val="0"/>
            <w:sz w:val="22"/>
            <w:szCs w:val="22"/>
          </w:rPr>
          <w:t>.</w:t>
        </w:r>
        <w:r w:rsidR="00792CD0" w:rsidDel="00792CD0">
          <w:rPr>
            <w:rFonts w:ascii="Times New Roman" w:hint="eastAsia"/>
            <w:kern w:val="0"/>
            <w:sz w:val="22"/>
            <w:szCs w:val="22"/>
          </w:rPr>
          <w:t xml:space="preserve"> </w:t>
        </w:r>
      </w:moveFrom>
      <w:moveFromRangeEnd w:id="485"/>
      <w:ins w:id="487" w:author="BKL" w:date="2026-10-07T19:37:00Z" w16du:dateUtc="2026-10-07T10:37:00Z">
        <w:r w:rsidR="00792CD0" w:rsidRPr="00792CD0">
          <w:rPr>
            <w:rFonts w:ascii="Times New Roman" w:hint="eastAsia"/>
            <w:kern w:val="0"/>
            <w:sz w:val="22"/>
            <w:szCs w:val="22"/>
            <w:highlight w:val="yellow"/>
          </w:rPr>
          <w:t>[</w:t>
        </w:r>
      </w:ins>
      <w:ins w:id="488" w:author="BKL" w:date="2026-10-07T19:40:00Z" w16du:dateUtc="2026-10-07T10:40:00Z">
        <w:r w:rsidR="00792CD0" w:rsidRPr="00792CD0">
          <w:rPr>
            <w:rFonts w:ascii="Times New Roman" w:hint="eastAsia"/>
            <w:kern w:val="0"/>
            <w:sz w:val="22"/>
            <w:szCs w:val="22"/>
            <w:highlight w:val="yellow"/>
          </w:rPr>
          <w:t>BKL Note</w:t>
        </w:r>
      </w:ins>
      <w:ins w:id="489" w:author="BKL" w:date="2026-10-07T19:37:00Z" w16du:dateUtc="2026-10-07T10:37:00Z">
        <w:r w:rsidR="00792CD0" w:rsidRPr="00792CD0">
          <w:rPr>
            <w:rFonts w:ascii="Times New Roman" w:hint="eastAsia"/>
            <w:kern w:val="0"/>
            <w:sz w:val="22"/>
            <w:szCs w:val="22"/>
            <w:highlight w:val="yellow"/>
          </w:rPr>
          <w:t>:</w:t>
        </w:r>
      </w:ins>
      <w:ins w:id="490" w:author="BKL" w:date="2026-10-07T19:40:00Z" w16du:dateUtc="2026-10-07T10:40:00Z">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약정서의</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체계를</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고려하여</w:t>
        </w:r>
        <w:r w:rsidR="00792CD0" w:rsidRPr="00792CD0">
          <w:rPr>
            <w:rFonts w:ascii="Times New Roman" w:hint="eastAsia"/>
            <w:kern w:val="0"/>
            <w:sz w:val="22"/>
            <w:szCs w:val="22"/>
            <w:highlight w:val="yellow"/>
          </w:rPr>
          <w:t xml:space="preserve"> </w:t>
        </w:r>
      </w:ins>
      <w:ins w:id="491" w:author="BKL" w:date="2026-10-07T19:37:00Z" w16du:dateUtc="2026-10-07T10:37:00Z">
        <w:r w:rsidR="00792CD0" w:rsidRPr="00792CD0">
          <w:rPr>
            <w:rFonts w:ascii="Times New Roman" w:hint="eastAsia"/>
            <w:kern w:val="0"/>
            <w:sz w:val="22"/>
            <w:szCs w:val="22"/>
            <w:highlight w:val="yellow"/>
          </w:rPr>
          <w:t>본</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항</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단서</w:t>
        </w:r>
      </w:ins>
      <w:ins w:id="492" w:author="BKL" w:date="2026-10-07T19:40:00Z" w16du:dateUtc="2026-10-07T10:40:00Z">
        <w:r w:rsidR="00792CD0" w:rsidRPr="00792CD0">
          <w:rPr>
            <w:rFonts w:ascii="Times New Roman" w:hint="eastAsia"/>
            <w:kern w:val="0"/>
            <w:sz w:val="22"/>
            <w:szCs w:val="22"/>
            <w:highlight w:val="yellow"/>
          </w:rPr>
          <w:t>를</w:t>
        </w:r>
      </w:ins>
      <w:ins w:id="493" w:author="BKL" w:date="2026-10-07T19:37:00Z" w16du:dateUtc="2026-10-07T10:37:00Z">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제</w:t>
        </w:r>
        <w:r w:rsidR="00792CD0" w:rsidRPr="00792CD0">
          <w:rPr>
            <w:rFonts w:ascii="Times New Roman" w:hint="eastAsia"/>
            <w:kern w:val="0"/>
            <w:sz w:val="22"/>
            <w:szCs w:val="22"/>
            <w:highlight w:val="yellow"/>
          </w:rPr>
          <w:t>5</w:t>
        </w:r>
        <w:r w:rsidR="00792CD0" w:rsidRPr="00792CD0">
          <w:rPr>
            <w:rFonts w:ascii="Times New Roman" w:hint="eastAsia"/>
            <w:kern w:val="0"/>
            <w:sz w:val="22"/>
            <w:szCs w:val="22"/>
            <w:highlight w:val="yellow"/>
          </w:rPr>
          <w:t>항으로</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이동</w:t>
        </w:r>
      </w:ins>
      <w:ins w:id="494" w:author="BKL" w:date="2026-10-07T19:40:00Z" w16du:dateUtc="2026-10-07T10:40:00Z">
        <w:r w:rsidR="00792CD0" w:rsidRPr="00792CD0">
          <w:rPr>
            <w:rFonts w:ascii="Times New Roman" w:hint="eastAsia"/>
            <w:kern w:val="0"/>
            <w:sz w:val="22"/>
            <w:szCs w:val="22"/>
            <w:highlight w:val="yellow"/>
          </w:rPr>
          <w:t>하였습니다</w:t>
        </w:r>
        <w:r w:rsidR="00792CD0" w:rsidRPr="00792CD0">
          <w:rPr>
            <w:rFonts w:ascii="Times New Roman" w:hint="eastAsia"/>
            <w:kern w:val="0"/>
            <w:sz w:val="22"/>
            <w:szCs w:val="22"/>
            <w:highlight w:val="yellow"/>
          </w:rPr>
          <w:t>.</w:t>
        </w:r>
      </w:ins>
      <w:ins w:id="495" w:author="BKL" w:date="2026-10-07T19:37:00Z" w16du:dateUtc="2026-10-07T10:37:00Z">
        <w:r w:rsidR="00792CD0" w:rsidRPr="00792CD0">
          <w:rPr>
            <w:rFonts w:ascii="Times New Roman" w:hint="eastAsia"/>
            <w:kern w:val="0"/>
            <w:sz w:val="22"/>
            <w:szCs w:val="22"/>
            <w:highlight w:val="yellow"/>
          </w:rPr>
          <w:t>]</w:t>
        </w:r>
      </w:ins>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496" w:name="_Toc38501377"/>
      <w:bookmarkStart w:id="497" w:name="_Toc240898037"/>
      <w:bookmarkStart w:id="498" w:name="_Toc242301779"/>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496"/>
      <w:bookmarkEnd w:id="497"/>
      <w:bookmarkEnd w:id="498"/>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474"/>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499" w:name="_Toc191645608"/>
      <w:bookmarkStart w:id="500" w:name="_Toc240898038"/>
      <w:bookmarkStart w:id="501" w:name="_Toc242301780"/>
      <w:r w:rsidRPr="00413874">
        <w:rPr>
          <w:rFonts w:ascii="Times New Roman" w:eastAsia="바탕" w:hAnsi="Times New Roman"/>
          <w:kern w:val="0"/>
          <w:sz w:val="22"/>
          <w:szCs w:val="22"/>
        </w:rPr>
        <w:t>개별책임</w:t>
      </w:r>
      <w:bookmarkEnd w:id="499"/>
      <w:bookmarkEnd w:id="500"/>
      <w:bookmarkEnd w:id="501"/>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86B5924"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w:t>
      </w:r>
      <w:r w:rsidR="007413B7" w:rsidRPr="00413874">
        <w:rPr>
          <w:rFonts w:ascii="Times New Roman"/>
          <w:kern w:val="0"/>
          <w:sz w:val="22"/>
          <w:szCs w:val="22"/>
        </w:rPr>
        <w:lastRenderedPageBreak/>
        <w:t>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ins w:id="502" w:author="BKL" w:date="2026-10-07T19:38:00Z" w16du:dateUtc="2026-10-07T10:38:00Z">
        <w:r w:rsidR="00792CD0" w:rsidRPr="00792CD0">
          <w:rPr>
            <w:rFonts w:ascii="Times New Roman"/>
            <w:kern w:val="0"/>
            <w:sz w:val="22"/>
            <w:szCs w:val="22"/>
          </w:rPr>
          <w:t xml:space="preserve"> </w:t>
        </w:r>
      </w:ins>
      <w:moveToRangeStart w:id="503" w:author="BKL" w:date="2026-10-07T19:38:00Z" w:name="move242294345"/>
      <w:moveTo w:id="504" w:author="BKL" w:date="2026-10-07T19:38:00Z" w16du:dateUtc="2026-10-07T10:38:00Z">
        <w:r w:rsidR="00792CD0" w:rsidRPr="00587964">
          <w:rPr>
            <w:rFonts w:ascii="Times New Roman"/>
            <w:kern w:val="0"/>
            <w:sz w:val="22"/>
            <w:szCs w:val="22"/>
          </w:rPr>
          <w:t>다만</w:t>
        </w:r>
        <w:r w:rsidR="00792CD0" w:rsidRPr="00587964">
          <w:rPr>
            <w:rFonts w:ascii="Times New Roman"/>
            <w:kern w:val="0"/>
            <w:sz w:val="22"/>
            <w:szCs w:val="22"/>
          </w:rPr>
          <w:t xml:space="preserve">, </w:t>
        </w:r>
        <w:r w:rsidR="00792CD0" w:rsidRPr="00587964">
          <w:rPr>
            <w:rFonts w:ascii="Times New Roman"/>
            <w:kern w:val="0"/>
            <w:sz w:val="22"/>
            <w:szCs w:val="22"/>
          </w:rPr>
          <w:t>본</w:t>
        </w:r>
        <w:r w:rsidR="00792CD0" w:rsidRPr="00587964">
          <w:rPr>
            <w:rFonts w:ascii="Times New Roman"/>
            <w:kern w:val="0"/>
            <w:sz w:val="22"/>
            <w:szCs w:val="22"/>
          </w:rPr>
          <w:t xml:space="preserve"> </w:t>
        </w:r>
        <w:r w:rsidR="00792CD0" w:rsidRPr="00587964">
          <w:rPr>
            <w:rFonts w:ascii="Times New Roman"/>
            <w:kern w:val="0"/>
            <w:sz w:val="22"/>
            <w:szCs w:val="22"/>
          </w:rPr>
          <w:t>약정에</w:t>
        </w:r>
        <w:r w:rsidR="00792CD0" w:rsidRPr="00587964">
          <w:rPr>
            <w:rFonts w:ascii="Times New Roman"/>
            <w:kern w:val="0"/>
            <w:sz w:val="22"/>
            <w:szCs w:val="22"/>
          </w:rPr>
          <w:t xml:space="preserve"> </w:t>
        </w:r>
        <w:r w:rsidR="00792CD0" w:rsidRPr="00587964">
          <w:rPr>
            <w:rFonts w:ascii="Times New Roman"/>
            <w:kern w:val="0"/>
            <w:sz w:val="22"/>
            <w:szCs w:val="22"/>
          </w:rPr>
          <w:t>따른</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대주의</w:t>
        </w:r>
        <w:r w:rsidR="00792CD0" w:rsidRPr="00587964">
          <w:rPr>
            <w:rFonts w:ascii="Times New Roman"/>
            <w:kern w:val="0"/>
            <w:sz w:val="22"/>
            <w:szCs w:val="22"/>
          </w:rPr>
          <w:t xml:space="preserve"> </w:t>
        </w:r>
        <w:r w:rsidR="00792CD0" w:rsidRPr="00587964">
          <w:rPr>
            <w:rFonts w:ascii="Times New Roman"/>
            <w:kern w:val="0"/>
            <w:sz w:val="22"/>
            <w:szCs w:val="22"/>
          </w:rPr>
          <w:t>대출실행</w:t>
        </w:r>
        <w:r w:rsidR="00792CD0" w:rsidRPr="00587964">
          <w:rPr>
            <w:rFonts w:ascii="Times New Roman"/>
            <w:kern w:val="0"/>
            <w:sz w:val="22"/>
            <w:szCs w:val="22"/>
          </w:rPr>
          <w:t xml:space="preserve"> </w:t>
        </w:r>
        <w:r w:rsidR="00792CD0" w:rsidRPr="00587964">
          <w:rPr>
            <w:rFonts w:ascii="Times New Roman"/>
            <w:kern w:val="0"/>
            <w:sz w:val="22"/>
            <w:szCs w:val="22"/>
          </w:rPr>
          <w:t>의무가</w:t>
        </w:r>
        <w:r w:rsidR="00792CD0" w:rsidRPr="00587964">
          <w:rPr>
            <w:rFonts w:ascii="Times New Roman"/>
            <w:kern w:val="0"/>
            <w:sz w:val="22"/>
            <w:szCs w:val="22"/>
          </w:rPr>
          <w:t xml:space="preserve"> </w:t>
        </w:r>
        <w:r w:rsidR="00792CD0" w:rsidRPr="00587964">
          <w:rPr>
            <w:rFonts w:ascii="Times New Roman"/>
            <w:kern w:val="0"/>
            <w:sz w:val="22"/>
            <w:szCs w:val="22"/>
          </w:rPr>
          <w:t>발생하였음에도</w:t>
        </w:r>
        <w:r w:rsidR="00792CD0" w:rsidRPr="00587964">
          <w:rPr>
            <w:rFonts w:ascii="Times New Roman"/>
            <w:kern w:val="0"/>
            <w:sz w:val="22"/>
            <w:szCs w:val="22"/>
          </w:rPr>
          <w:t xml:space="preserve"> </w:t>
        </w:r>
        <w:r w:rsidR="00792CD0" w:rsidRPr="00587964">
          <w:rPr>
            <w:rFonts w:ascii="Times New Roman"/>
            <w:kern w:val="0"/>
            <w:sz w:val="22"/>
            <w:szCs w:val="22"/>
          </w:rPr>
          <w:t>불구하고</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인출일에</w:t>
        </w:r>
        <w:r w:rsidR="00792CD0" w:rsidRPr="00587964">
          <w:rPr>
            <w:rFonts w:ascii="Times New Roman"/>
            <w:kern w:val="0"/>
            <w:sz w:val="22"/>
            <w:szCs w:val="22"/>
          </w:rPr>
          <w:t xml:space="preserve"> </w:t>
        </w:r>
        <w:r w:rsidR="00792CD0" w:rsidRPr="00587964">
          <w:rPr>
            <w:rFonts w:ascii="Times New Roman"/>
            <w:kern w:val="0"/>
            <w:sz w:val="22"/>
            <w:szCs w:val="22"/>
          </w:rPr>
          <w:t>대출을</w:t>
        </w:r>
        <w:r w:rsidR="00792CD0" w:rsidRPr="00587964">
          <w:rPr>
            <w:rFonts w:ascii="Times New Roman"/>
            <w:kern w:val="0"/>
            <w:sz w:val="22"/>
            <w:szCs w:val="22"/>
          </w:rPr>
          <w:t xml:space="preserve"> </w:t>
        </w:r>
        <w:r w:rsidR="00792CD0" w:rsidRPr="00587964">
          <w:rPr>
            <w:rFonts w:ascii="Times New Roman"/>
            <w:kern w:val="0"/>
            <w:sz w:val="22"/>
            <w:szCs w:val="22"/>
          </w:rPr>
          <w:t>실행하지</w:t>
        </w:r>
        <w:r w:rsidR="00792CD0" w:rsidRPr="00587964">
          <w:rPr>
            <w:rFonts w:ascii="Times New Roman"/>
            <w:kern w:val="0"/>
            <w:sz w:val="22"/>
            <w:szCs w:val="22"/>
          </w:rPr>
          <w:t xml:space="preserve"> </w:t>
        </w:r>
        <w:r w:rsidR="00792CD0" w:rsidRPr="00587964">
          <w:rPr>
            <w:rFonts w:ascii="Times New Roman"/>
            <w:kern w:val="0"/>
            <w:sz w:val="22"/>
            <w:szCs w:val="22"/>
          </w:rPr>
          <w:t>아니하는</w:t>
        </w:r>
        <w:r w:rsidR="00792CD0" w:rsidRPr="00587964">
          <w:rPr>
            <w:rFonts w:ascii="Times New Roman"/>
            <w:kern w:val="0"/>
            <w:sz w:val="22"/>
            <w:szCs w:val="22"/>
          </w:rPr>
          <w:t xml:space="preserve"> </w:t>
        </w:r>
        <w:r w:rsidR="00792CD0" w:rsidRPr="00587964">
          <w:rPr>
            <w:rFonts w:ascii="Times New Roman"/>
            <w:kern w:val="0"/>
            <w:sz w:val="22"/>
            <w:szCs w:val="22"/>
          </w:rPr>
          <w:t>경우</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미이행대주는</w:t>
        </w:r>
        <w:r w:rsidR="00792CD0" w:rsidRPr="00587964">
          <w:rPr>
            <w:rFonts w:ascii="Times New Roman"/>
            <w:kern w:val="0"/>
            <w:sz w:val="22"/>
            <w:szCs w:val="22"/>
          </w:rPr>
          <w:t xml:space="preserve"> </w:t>
        </w:r>
        <w:r w:rsidR="00792CD0" w:rsidRPr="00587964">
          <w:rPr>
            <w:rFonts w:ascii="Times New Roman"/>
            <w:kern w:val="0"/>
            <w:sz w:val="22"/>
            <w:szCs w:val="22"/>
          </w:rPr>
          <w:t>차주</w:t>
        </w:r>
        <w:r w:rsidR="00792CD0" w:rsidRPr="00587964">
          <w:rPr>
            <w:rFonts w:ascii="Times New Roman"/>
            <w:kern w:val="0"/>
            <w:sz w:val="22"/>
            <w:szCs w:val="22"/>
          </w:rPr>
          <w:t xml:space="preserve"> </w:t>
        </w:r>
        <w:r w:rsidR="00792CD0" w:rsidRPr="00587964">
          <w:rPr>
            <w:rFonts w:ascii="Times New Roman"/>
            <w:kern w:val="0"/>
            <w:sz w:val="22"/>
            <w:szCs w:val="22"/>
          </w:rPr>
          <w:t>및</w:t>
        </w:r>
        <w:r w:rsidR="00792CD0" w:rsidRPr="00587964">
          <w:rPr>
            <w:rFonts w:ascii="Times New Roman"/>
            <w:kern w:val="0"/>
            <w:sz w:val="22"/>
            <w:szCs w:val="22"/>
          </w:rPr>
          <w:t xml:space="preserve"> </w:t>
        </w:r>
        <w:r w:rsidR="00792CD0" w:rsidRPr="00587964">
          <w:rPr>
            <w:rFonts w:ascii="Times New Roman"/>
            <w:kern w:val="0"/>
            <w:sz w:val="22"/>
            <w:szCs w:val="22"/>
          </w:rPr>
          <w:t>다른</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의무불이행으로</w:t>
        </w:r>
        <w:r w:rsidR="00792CD0" w:rsidRPr="00587964">
          <w:rPr>
            <w:rFonts w:ascii="Times New Roman"/>
            <w:kern w:val="0"/>
            <w:sz w:val="22"/>
            <w:szCs w:val="22"/>
          </w:rPr>
          <w:t xml:space="preserve"> </w:t>
        </w:r>
        <w:r w:rsidR="00792CD0" w:rsidRPr="00587964">
          <w:rPr>
            <w:rFonts w:ascii="Times New Roman"/>
            <w:kern w:val="0"/>
            <w:sz w:val="22"/>
            <w:szCs w:val="22"/>
          </w:rPr>
          <w:t>인하여</w:t>
        </w:r>
        <w:r w:rsidR="00792CD0" w:rsidRPr="00587964">
          <w:rPr>
            <w:rFonts w:ascii="Times New Roman"/>
            <w:kern w:val="0"/>
            <w:sz w:val="22"/>
            <w:szCs w:val="22"/>
          </w:rPr>
          <w:t xml:space="preserve"> </w:t>
        </w:r>
        <w:r w:rsidR="00792CD0" w:rsidRPr="00587964">
          <w:rPr>
            <w:rFonts w:ascii="Times New Roman"/>
            <w:kern w:val="0"/>
            <w:sz w:val="22"/>
            <w:szCs w:val="22"/>
          </w:rPr>
          <w:t>입은</w:t>
        </w:r>
        <w:r w:rsidR="00792CD0" w:rsidRPr="00587964">
          <w:rPr>
            <w:rFonts w:ascii="Times New Roman"/>
            <w:kern w:val="0"/>
            <w:sz w:val="22"/>
            <w:szCs w:val="22"/>
          </w:rPr>
          <w:t xml:space="preserve"> </w:t>
        </w:r>
        <w:r w:rsidR="00792CD0" w:rsidRPr="00587964">
          <w:rPr>
            <w:rFonts w:ascii="Times New Roman"/>
            <w:kern w:val="0"/>
            <w:sz w:val="22"/>
            <w:szCs w:val="22"/>
          </w:rPr>
          <w:t>손해</w:t>
        </w:r>
        <w:r w:rsidR="00792CD0" w:rsidRPr="00587964">
          <w:rPr>
            <w:rFonts w:ascii="Times New Roman"/>
            <w:kern w:val="0"/>
            <w:sz w:val="22"/>
            <w:szCs w:val="22"/>
          </w:rPr>
          <w:t xml:space="preserve"> </w:t>
        </w:r>
        <w:r w:rsidR="00792CD0" w:rsidRPr="00587964">
          <w:rPr>
            <w:rFonts w:ascii="Times New Roman"/>
            <w:kern w:val="0"/>
            <w:sz w:val="22"/>
            <w:szCs w:val="22"/>
          </w:rPr>
          <w:t>전액을</w:t>
        </w:r>
        <w:r w:rsidR="00792CD0" w:rsidRPr="00587964">
          <w:rPr>
            <w:rFonts w:ascii="Times New Roman"/>
            <w:kern w:val="0"/>
            <w:sz w:val="22"/>
            <w:szCs w:val="22"/>
          </w:rPr>
          <w:t xml:space="preserve"> </w:t>
        </w:r>
        <w:r w:rsidR="00792CD0" w:rsidRPr="00587964">
          <w:rPr>
            <w:rFonts w:ascii="Times New Roman"/>
            <w:kern w:val="0"/>
            <w:sz w:val="22"/>
            <w:szCs w:val="22"/>
          </w:rPr>
          <w:t>배상하여야</w:t>
        </w:r>
        <w:r w:rsidR="00792CD0" w:rsidRPr="00587964">
          <w:rPr>
            <w:rFonts w:ascii="Times New Roman"/>
            <w:kern w:val="0"/>
            <w:sz w:val="22"/>
            <w:szCs w:val="22"/>
          </w:rPr>
          <w:t xml:space="preserve"> </w:t>
        </w:r>
        <w:r w:rsidR="00792CD0" w:rsidRPr="00587964">
          <w:rPr>
            <w:rFonts w:ascii="Times New Roman"/>
            <w:kern w:val="0"/>
            <w:sz w:val="22"/>
            <w:szCs w:val="22"/>
          </w:rPr>
          <w:t>한다</w:t>
        </w:r>
        <w:r w:rsidR="00792CD0" w:rsidRPr="00587964">
          <w:rPr>
            <w:rFonts w:ascii="Times New Roman"/>
            <w:kern w:val="0"/>
            <w:sz w:val="22"/>
            <w:szCs w:val="22"/>
          </w:rPr>
          <w:t>.</w:t>
        </w:r>
      </w:moveTo>
      <w:moveToRangeEnd w:id="503"/>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505" w:name="_Toc191645609"/>
      <w:bookmarkStart w:id="506" w:name="_Toc240898039"/>
      <w:bookmarkStart w:id="507" w:name="_Toc242301781"/>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505"/>
      <w:bookmarkEnd w:id="506"/>
      <w:bookmarkEnd w:id="507"/>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508" w:name="_Toc191645610"/>
      <w:bookmarkStart w:id="509" w:name="_Toc240898040"/>
      <w:bookmarkStart w:id="510" w:name="_Toc242301782"/>
      <w:r w:rsidRPr="00413874">
        <w:rPr>
          <w:rFonts w:ascii="Times New Roman" w:eastAsia="바탕" w:hAnsi="Times New Roman"/>
          <w:kern w:val="0"/>
          <w:sz w:val="22"/>
          <w:szCs w:val="22"/>
        </w:rPr>
        <w:t>인출</w:t>
      </w:r>
      <w:bookmarkEnd w:id="508"/>
      <w:bookmarkEnd w:id="509"/>
      <w:bookmarkEnd w:id="510"/>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FDA8A03"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(2)</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511" w:name="_Toc191645613"/>
      <w:bookmarkStart w:id="512" w:name="_Toc240898041"/>
      <w:bookmarkStart w:id="513" w:name="_Toc242301783"/>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511"/>
      <w:bookmarkEnd w:id="512"/>
      <w:bookmarkEnd w:id="513"/>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A645AF">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r w:rsidRPr="00516EF8">
        <w:rPr>
          <w:rFonts w:ascii="Times New Roman" w:hint="eastAsia"/>
          <w:kern w:val="0"/>
          <w:sz w:val="22"/>
          <w:szCs w:val="22"/>
        </w:rPr>
        <w:t>매입확약서가</w:t>
      </w:r>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514" w:name="_Toc191645615"/>
      <w:bookmarkStart w:id="515" w:name="_Toc240898042"/>
      <w:bookmarkStart w:id="516" w:name="_Toc242301784"/>
      <w:r w:rsidRPr="00413874">
        <w:rPr>
          <w:rFonts w:ascii="Times New Roman" w:eastAsia="바탕" w:hAnsi="Times New Roman"/>
          <w:kern w:val="0"/>
          <w:sz w:val="22"/>
          <w:szCs w:val="22"/>
        </w:rPr>
        <w:lastRenderedPageBreak/>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514"/>
      <w:bookmarkEnd w:id="515"/>
      <w:bookmarkEnd w:id="516"/>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517" w:name="_Toc191645616"/>
      <w:bookmarkStart w:id="518" w:name="_Toc240898043"/>
      <w:bookmarkStart w:id="519" w:name="_Toc242301785"/>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517"/>
      <w:bookmarkEnd w:id="518"/>
      <w:bookmarkEnd w:id="519"/>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520"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lastRenderedPageBreak/>
        <w:t xml:space="preserve"> </w:t>
      </w:r>
      <w:bookmarkStart w:id="521" w:name="_Toc240898044"/>
      <w:bookmarkStart w:id="522" w:name="_Toc242301786"/>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520"/>
      <w:bookmarkEnd w:id="521"/>
      <w:bookmarkEnd w:id="522"/>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23" w:name="_Toc34698297"/>
      <w:bookmarkStart w:id="524" w:name="_Toc34835961"/>
      <w:bookmarkStart w:id="525" w:name="_Toc34854802"/>
      <w:bookmarkStart w:id="526" w:name="_Toc34863523"/>
      <w:bookmarkStart w:id="527" w:name="_Toc191645619"/>
      <w:bookmarkStart w:id="528" w:name="_Toc240898045"/>
      <w:bookmarkStart w:id="529" w:name="_Toc242301787"/>
      <w:bookmarkEnd w:id="523"/>
      <w:bookmarkEnd w:id="524"/>
      <w:bookmarkEnd w:id="525"/>
      <w:bookmarkEnd w:id="526"/>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527"/>
      <w:bookmarkEnd w:id="528"/>
      <w:bookmarkEnd w:id="529"/>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30" w:name="_Toc191645620"/>
      <w:bookmarkStart w:id="531" w:name="_Toc240898046"/>
      <w:bookmarkStart w:id="532" w:name="_Toc242301788"/>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530"/>
      <w:bookmarkEnd w:id="531"/>
      <w:bookmarkEnd w:id="532"/>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33" w:name="_Toc191645621"/>
      <w:bookmarkStart w:id="534" w:name="_Toc240898047"/>
      <w:bookmarkStart w:id="535" w:name="_Toc242301789"/>
      <w:r w:rsidRPr="00413874">
        <w:rPr>
          <w:rFonts w:ascii="Times New Roman" w:eastAsia="바탕" w:hAnsi="Times New Roman"/>
          <w:kern w:val="0"/>
          <w:sz w:val="22"/>
          <w:szCs w:val="22"/>
        </w:rPr>
        <w:t>이자기간</w:t>
      </w:r>
      <w:bookmarkEnd w:id="533"/>
      <w:bookmarkEnd w:id="534"/>
      <w:bookmarkEnd w:id="535"/>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61C00A94" w14:textId="142571EB" w:rsidR="0088004E" w:rsidRPr="00413874" w:rsidRDefault="0088004E" w:rsidP="00126DD8">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sidR="00273E7A">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36" w:name="_Toc191645622"/>
      <w:bookmarkStart w:id="537" w:name="_Toc240898048"/>
      <w:bookmarkStart w:id="538" w:name="_Toc242301790"/>
      <w:r w:rsidRPr="00413874">
        <w:rPr>
          <w:rFonts w:ascii="Times New Roman" w:eastAsia="바탕" w:hAnsi="Times New Roman"/>
          <w:kern w:val="0"/>
          <w:sz w:val="22"/>
          <w:szCs w:val="22"/>
        </w:rPr>
        <w:t>연체이자</w:t>
      </w:r>
      <w:bookmarkEnd w:id="536"/>
      <w:bookmarkEnd w:id="537"/>
      <w:bookmarkEnd w:id="538"/>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39" w:name="_Toc191645623"/>
      <w:bookmarkStart w:id="540" w:name="_Toc240898049"/>
      <w:bookmarkStart w:id="541" w:name="_Toc242301791"/>
      <w:r w:rsidRPr="00413874">
        <w:rPr>
          <w:rFonts w:ascii="Times New Roman" w:eastAsia="바탕" w:hAnsi="Times New Roman"/>
          <w:kern w:val="0"/>
          <w:sz w:val="22"/>
          <w:szCs w:val="22"/>
        </w:rPr>
        <w:t>이자지급일</w:t>
      </w:r>
      <w:bookmarkEnd w:id="539"/>
      <w:bookmarkEnd w:id="540"/>
      <w:bookmarkEnd w:id="541"/>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42" w:name="_Toc191645624"/>
      <w:bookmarkStart w:id="543" w:name="_Toc240898050"/>
      <w:bookmarkStart w:id="544" w:name="_Toc242301792"/>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542"/>
      <w:bookmarkEnd w:id="543"/>
      <w:bookmarkEnd w:id="544"/>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45" w:name="_Toc191645625"/>
      <w:bookmarkStart w:id="546" w:name="_Toc240898051"/>
      <w:bookmarkStart w:id="547" w:name="_Toc242301793"/>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545"/>
      <w:bookmarkEnd w:id="546"/>
      <w:bookmarkEnd w:id="547"/>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548" w:name="_Toc191645626"/>
      <w:bookmarkStart w:id="549" w:name="_Toc240898052"/>
      <w:bookmarkStart w:id="550" w:name="_Toc242301794"/>
      <w:r w:rsidRPr="00413874">
        <w:rPr>
          <w:rFonts w:ascii="Times New Roman" w:eastAsia="바탕" w:hAnsi="Times New Roman"/>
          <w:kern w:val="0"/>
          <w:sz w:val="22"/>
          <w:szCs w:val="22"/>
        </w:rPr>
        <w:t>수수료</w:t>
      </w:r>
      <w:bookmarkEnd w:id="548"/>
      <w:bookmarkEnd w:id="549"/>
      <w:bookmarkEnd w:id="550"/>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551" w:name="_Toc191645627"/>
      <w:bookmarkStart w:id="552" w:name="_Toc240898053"/>
      <w:bookmarkStart w:id="553" w:name="_Toc242301795"/>
      <w:r w:rsidRPr="00413874">
        <w:rPr>
          <w:rFonts w:ascii="Times New Roman" w:eastAsia="바탕" w:hAnsi="Times New Roman"/>
          <w:kern w:val="0"/>
          <w:sz w:val="22"/>
          <w:szCs w:val="22"/>
        </w:rPr>
        <w:t>비용</w:t>
      </w:r>
      <w:bookmarkEnd w:id="551"/>
      <w:bookmarkEnd w:id="552"/>
      <w:bookmarkEnd w:id="553"/>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554" w:name="_Toc191645628"/>
      <w:bookmarkStart w:id="555" w:name="_Toc240898054"/>
      <w:bookmarkStart w:id="556" w:name="_Toc242301796"/>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554"/>
      <w:bookmarkEnd w:id="555"/>
      <w:bookmarkEnd w:id="556"/>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57" w:name="_Toc191645629"/>
      <w:bookmarkStart w:id="558" w:name="_Toc240898055"/>
      <w:bookmarkStart w:id="559" w:name="_Toc242301797"/>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557"/>
      <w:bookmarkEnd w:id="558"/>
      <w:bookmarkEnd w:id="559"/>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560" w:name="_Toc191645630"/>
      <w:bookmarkStart w:id="561" w:name="_Toc240898056"/>
      <w:bookmarkStart w:id="562" w:name="_Toc242301798"/>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560"/>
      <w:bookmarkEnd w:id="561"/>
      <w:bookmarkEnd w:id="562"/>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563" w:name="_Toc191645631"/>
      <w:bookmarkStart w:id="564" w:name="_Toc240898057"/>
      <w:bookmarkStart w:id="565" w:name="_Toc242301799"/>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563"/>
      <w:bookmarkEnd w:id="564"/>
      <w:bookmarkEnd w:id="565"/>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lastRenderedPageBreak/>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1E50B4AB"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commentRangeStart w:id="566"/>
      <w:commentRangeStart w:id="567"/>
      <w:commentRangeStart w:id="568"/>
      <w:r w:rsidRPr="00284249">
        <w:rPr>
          <w:rFonts w:ascii="Times New Roman"/>
          <w:kern w:val="0"/>
          <w:sz w:val="22"/>
          <w:szCs w:val="22"/>
        </w:rPr>
        <w:t>1.</w:t>
      </w:r>
      <w:commentRangeEnd w:id="566"/>
      <w:r w:rsidR="00E40CE8">
        <w:rPr>
          <w:rStyle w:val="afe"/>
          <w:rFonts w:ascii="Times New Roman" w:hint="eastAsia"/>
          <w:kern w:val="0"/>
          <w:sz w:val="22"/>
          <w:szCs w:val="22"/>
        </w:rPr>
        <w:commentReference w:id="566"/>
      </w:r>
      <w:commentRangeEnd w:id="567"/>
      <w:r w:rsidR="0005534B">
        <w:rPr>
          <w:rStyle w:val="afe"/>
          <w:rFonts w:ascii="Times New Roman" w:hint="eastAsia"/>
          <w:kern w:val="0"/>
          <w:sz w:val="22"/>
          <w:szCs w:val="22"/>
        </w:rPr>
        <w:commentReference w:id="567"/>
      </w:r>
      <w:commentRangeEnd w:id="568"/>
      <w:r w:rsidR="000905D6">
        <w:rPr>
          <w:rStyle w:val="afe"/>
          <w:rFonts w:ascii="Times New Roman" w:hint="eastAsia"/>
          <w:kern w:val="0"/>
          <w:sz w:val="22"/>
          <w:szCs w:val="22"/>
        </w:rPr>
        <w:commentReference w:id="568"/>
      </w:r>
      <w:r w:rsidR="00EB7E91">
        <w:rPr>
          <w:rFonts w:ascii="Times New Roman" w:hint="eastAsia"/>
          <w:kern w:val="0"/>
          <w:sz w:val="22"/>
          <w:szCs w:val="22"/>
        </w:rPr>
        <w:t>5</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ins w:id="569" w:author="안 용현(Yonghyeon,Ahn)" w:date="2026-10-06T09:58:00Z" w16du:dateUtc="2026-10-06T00:58:00Z">
        <w:r w:rsidR="000905D6">
          <w:rPr>
            <w:rFonts w:ascii="Times New Roman" w:hint="eastAsia"/>
            <w:kern w:val="0"/>
            <w:sz w:val="22"/>
            <w:szCs w:val="22"/>
          </w:rPr>
          <w:t>1.5%</w:t>
        </w:r>
      </w:ins>
      <w:del w:id="570" w:author="안 용현(Yonghyeon,Ahn)" w:date="2026-10-06T09:58:00Z" w16du:dateUtc="2026-10-06T00:58:00Z">
        <w:r w:rsidR="00EB7E91" w:rsidDel="000905D6">
          <w:rPr>
            <w:rFonts w:ascii="Times New Roman" w:hint="eastAsia"/>
            <w:kern w:val="0"/>
            <w:sz w:val="22"/>
            <w:szCs w:val="22"/>
          </w:rPr>
          <w:delText>1.0</w:delText>
        </w:r>
      </w:del>
      <w:r w:rsidRPr="00284249">
        <w:rPr>
          <w:rFonts w:ascii="Times New Roman"/>
          <w:kern w:val="0"/>
          <w:sz w:val="22"/>
          <w:szCs w:val="22"/>
        </w:rPr>
        <w:t>]%</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571" w:name="_Toc288571849"/>
      <w:bookmarkStart w:id="572" w:name="_Toc288572812"/>
      <w:bookmarkStart w:id="573" w:name="_Toc191645632"/>
      <w:bookmarkStart w:id="574" w:name="_Toc240898058"/>
      <w:bookmarkStart w:id="575" w:name="_Toc242301800"/>
      <w:bookmarkEnd w:id="571"/>
      <w:bookmarkEnd w:id="572"/>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573"/>
      <w:bookmarkEnd w:id="574"/>
      <w:bookmarkEnd w:id="575"/>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3FE5299F"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576" w:name="_Toc319876728"/>
      <w:bookmarkStart w:id="577" w:name="_Toc319876828"/>
      <w:bookmarkEnd w:id="576"/>
      <w:bookmarkEnd w:id="577"/>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578" w:name="_Toc191645633"/>
      <w:bookmarkStart w:id="579" w:name="_Toc240898059"/>
      <w:bookmarkStart w:id="580" w:name="_Toc242301801"/>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578"/>
      <w:bookmarkEnd w:id="579"/>
      <w:bookmarkEnd w:id="580"/>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lastRenderedPageBreak/>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581" w:name="_Toc191645634"/>
      <w:bookmarkStart w:id="582" w:name="_Toc240898060"/>
      <w:bookmarkStart w:id="583" w:name="_Toc242301802"/>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581"/>
      <w:bookmarkEnd w:id="582"/>
      <w:bookmarkEnd w:id="583"/>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584" w:name="_Toc191645635"/>
      <w:bookmarkStart w:id="585" w:name="_Toc240898061"/>
      <w:bookmarkStart w:id="586" w:name="_Toc242301803"/>
      <w:r w:rsidRPr="00BA6764">
        <w:rPr>
          <w:rFonts w:ascii="Times New Roman" w:eastAsia="바탕" w:hAnsi="Times New Roman"/>
          <w:kern w:val="0"/>
          <w:sz w:val="22"/>
          <w:szCs w:val="22"/>
        </w:rPr>
        <w:t>영업일</w:t>
      </w:r>
      <w:bookmarkEnd w:id="584"/>
      <w:bookmarkEnd w:id="585"/>
      <w:bookmarkEnd w:id="586"/>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587" w:name="_Toc240898062"/>
      <w:bookmarkStart w:id="588" w:name="_Toc242301804"/>
      <w:r w:rsidRPr="00BA6764">
        <w:rPr>
          <w:rFonts w:ascii="Times New Roman" w:eastAsia="바탕" w:hAnsi="Times New Roman" w:hint="eastAsia"/>
          <w:kern w:val="0"/>
          <w:sz w:val="22"/>
          <w:szCs w:val="22"/>
        </w:rPr>
        <w:t>지급방법</w:t>
      </w:r>
      <w:bookmarkEnd w:id="587"/>
      <w:bookmarkEnd w:id="588"/>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lastRenderedPageBreak/>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589" w:name="_Toc191645636"/>
      <w:bookmarkStart w:id="590" w:name="_Toc240898063"/>
      <w:bookmarkStart w:id="591" w:name="_Toc242301805"/>
      <w:r w:rsidRPr="00413874">
        <w:rPr>
          <w:rFonts w:eastAsia="바탕"/>
          <w:szCs w:val="22"/>
        </w:rPr>
        <w:t>자금의</w:t>
      </w:r>
      <w:r w:rsidRPr="00413874">
        <w:rPr>
          <w:rFonts w:eastAsia="바탕"/>
          <w:szCs w:val="22"/>
        </w:rPr>
        <w:t xml:space="preserve"> </w:t>
      </w:r>
      <w:r w:rsidRPr="00413874">
        <w:rPr>
          <w:rFonts w:eastAsia="바탕"/>
          <w:szCs w:val="22"/>
        </w:rPr>
        <w:t>관리</w:t>
      </w:r>
      <w:bookmarkEnd w:id="589"/>
      <w:bookmarkEnd w:id="590"/>
      <w:bookmarkEnd w:id="591"/>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592" w:name="_Toc191645637"/>
      <w:bookmarkStart w:id="593" w:name="_Toc240898064"/>
      <w:bookmarkStart w:id="594" w:name="_Toc242301806"/>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592"/>
      <w:bookmarkEnd w:id="593"/>
      <w:bookmarkEnd w:id="594"/>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44726AAB" w14:textId="259B2F50" w:rsidR="00FE56CC" w:rsidRPr="005C21C4" w:rsidRDefault="00DD7C7F" w:rsidP="001E61DB">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00AA4584"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3528ED" w:rsidRPr="00413874">
        <w:rPr>
          <w:rFonts w:ascii="Times New Roman"/>
          <w:kern w:val="0"/>
          <w:sz w:val="22"/>
          <w:szCs w:val="22"/>
        </w:rPr>
        <w:t xml:space="preserve"> </w:t>
      </w:r>
      <w:r w:rsidR="009A609C" w:rsidRPr="00413874">
        <w:rPr>
          <w:rFonts w:ascii="Times New Roman"/>
          <w:kern w:val="0"/>
          <w:sz w:val="22"/>
          <w:szCs w:val="22"/>
        </w:rPr>
        <w:t>등</w:t>
      </w:r>
      <w:r w:rsidR="009A609C" w:rsidRPr="00413874">
        <w:rPr>
          <w:rFonts w:ascii="Times New Roman"/>
          <w:kern w:val="0"/>
          <w:sz w:val="22"/>
          <w:szCs w:val="22"/>
        </w:rPr>
        <w:t xml:space="preserve"> </w:t>
      </w:r>
      <w:r w:rsidR="009A609C" w:rsidRPr="00413874">
        <w:rPr>
          <w:rFonts w:ascii="Times New Roman"/>
          <w:kern w:val="0"/>
          <w:sz w:val="22"/>
          <w:szCs w:val="22"/>
        </w:rPr>
        <w:t>제반</w:t>
      </w:r>
      <w:r w:rsidR="009A609C" w:rsidRPr="00413874">
        <w:rPr>
          <w:rFonts w:ascii="Times New Roman"/>
          <w:kern w:val="0"/>
          <w:sz w:val="22"/>
          <w:szCs w:val="22"/>
        </w:rPr>
        <w:t xml:space="preserve"> </w:t>
      </w:r>
      <w:r w:rsidR="009A609C" w:rsidRPr="00413874">
        <w:rPr>
          <w:rFonts w:ascii="Times New Roman"/>
          <w:kern w:val="0"/>
          <w:sz w:val="22"/>
          <w:szCs w:val="22"/>
        </w:rPr>
        <w:t>금융계약</w:t>
      </w:r>
      <w:r w:rsidR="003528ED"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조건</w:t>
      </w:r>
      <w:r w:rsidR="003528ED" w:rsidRPr="00413874">
        <w:rPr>
          <w:rFonts w:ascii="Times New Roman"/>
          <w:kern w:val="0"/>
          <w:sz w:val="22"/>
          <w:szCs w:val="22"/>
        </w:rPr>
        <w:t xml:space="preserve"> </w:t>
      </w:r>
      <w:r w:rsidR="003528ED" w:rsidRPr="00413874">
        <w:rPr>
          <w:rFonts w:ascii="Times New Roman"/>
          <w:kern w:val="0"/>
          <w:sz w:val="22"/>
          <w:szCs w:val="22"/>
        </w:rPr>
        <w:t>및</w:t>
      </w:r>
      <w:r w:rsidR="003528ED" w:rsidRPr="00413874">
        <w:rPr>
          <w:rFonts w:ascii="Times New Roman"/>
          <w:kern w:val="0"/>
          <w:sz w:val="22"/>
          <w:szCs w:val="22"/>
        </w:rPr>
        <w:t xml:space="preserve"> </w:t>
      </w:r>
      <w:r w:rsidR="003528ED" w:rsidRPr="00413874">
        <w:rPr>
          <w:rFonts w:ascii="Times New Roman"/>
          <w:kern w:val="0"/>
          <w:sz w:val="22"/>
          <w:szCs w:val="22"/>
        </w:rPr>
        <w:t>내용</w:t>
      </w:r>
      <w:r w:rsidRPr="00413874">
        <w:rPr>
          <w:rFonts w:ascii="Times New Roman"/>
          <w:kern w:val="0"/>
          <w:sz w:val="22"/>
          <w:szCs w:val="22"/>
        </w:rPr>
        <w:t>이</w:t>
      </w:r>
      <w:r w:rsidRPr="00413874">
        <w:rPr>
          <w:rFonts w:ascii="Times New Roman"/>
          <w:kern w:val="0"/>
          <w:sz w:val="22"/>
          <w:szCs w:val="22"/>
        </w:rPr>
        <w:t xml:space="preserve"> </w:t>
      </w:r>
      <w:r w:rsidR="00264CA7" w:rsidRPr="00413874">
        <w:rPr>
          <w:rFonts w:ascii="Times New Roman"/>
          <w:kern w:val="0"/>
          <w:sz w:val="22"/>
          <w:szCs w:val="22"/>
        </w:rPr>
        <w:t>새로</w:t>
      </w:r>
      <w:r w:rsidR="00264CA7" w:rsidRPr="00413874">
        <w:rPr>
          <w:rFonts w:ascii="Times New Roman"/>
          <w:kern w:val="0"/>
          <w:sz w:val="22"/>
          <w:szCs w:val="22"/>
        </w:rPr>
        <w:t xml:space="preserve"> </w:t>
      </w:r>
      <w:r w:rsidR="00264CA7" w:rsidRPr="00413874">
        <w:rPr>
          <w:rFonts w:ascii="Times New Roman"/>
          <w:kern w:val="0"/>
          <w:sz w:val="22"/>
          <w:szCs w:val="22"/>
        </w:rPr>
        <w:t>개설</w:t>
      </w:r>
      <w:r w:rsidR="00AA4584" w:rsidRPr="00413874">
        <w:rPr>
          <w:rFonts w:ascii="Times New Roman"/>
          <w:kern w:val="0"/>
          <w:sz w:val="22"/>
          <w:szCs w:val="22"/>
        </w:rPr>
        <w:t>될</w:t>
      </w:r>
      <w:r w:rsidR="00264CA7" w:rsidRPr="00413874">
        <w:rPr>
          <w:rFonts w:ascii="Times New Roman"/>
          <w:kern w:val="0"/>
          <w:sz w:val="22"/>
          <w:szCs w:val="22"/>
        </w:rPr>
        <w:t xml:space="preserve"> </w:t>
      </w:r>
      <w:r w:rsidR="00264CA7" w:rsidRPr="00413874">
        <w:rPr>
          <w:rFonts w:ascii="Times New Roman"/>
          <w:kern w:val="0"/>
          <w:sz w:val="22"/>
          <w:szCs w:val="22"/>
        </w:rPr>
        <w:t>예금계좌에</w:t>
      </w:r>
      <w:r w:rsidR="00264CA7"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00264CA7" w:rsidRPr="00413874">
        <w:rPr>
          <w:rFonts w:ascii="Times New Roman"/>
          <w:kern w:val="0"/>
          <w:sz w:val="22"/>
          <w:szCs w:val="22"/>
        </w:rPr>
        <w:t>조건으로</w:t>
      </w:r>
      <w:r w:rsidR="00264CA7"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w:t>
      </w:r>
      <w:r w:rsidR="00264CA7" w:rsidRPr="00413874">
        <w:rPr>
          <w:rFonts w:ascii="Times New Roman"/>
          <w:kern w:val="0"/>
          <w:sz w:val="22"/>
          <w:szCs w:val="22"/>
        </w:rPr>
        <w:t>하</w:t>
      </w:r>
      <w:r w:rsidR="00AA4584" w:rsidRPr="00413874">
        <w:rPr>
          <w:rFonts w:ascii="Times New Roman"/>
          <w:kern w:val="0"/>
          <w:sz w:val="22"/>
          <w:szCs w:val="22"/>
        </w:rPr>
        <w:t>기로</w:t>
      </w:r>
      <w:r w:rsidR="00AA4584"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 xml:space="preserve">. </w:t>
      </w:r>
      <w:r w:rsidR="00264CA7" w:rsidRPr="00413874">
        <w:rPr>
          <w:rFonts w:ascii="Times New Roman"/>
          <w:kern w:val="0"/>
          <w:sz w:val="22"/>
          <w:szCs w:val="22"/>
        </w:rPr>
        <w:t>이</w:t>
      </w:r>
      <w:r w:rsidR="00264CA7" w:rsidRPr="00413874">
        <w:rPr>
          <w:rFonts w:ascii="Times New Roman"/>
          <w:kern w:val="0"/>
          <w:sz w:val="22"/>
          <w:szCs w:val="22"/>
        </w:rPr>
        <w:t xml:space="preserve"> </w:t>
      </w:r>
      <w:r w:rsidR="00264CA7" w:rsidRPr="00413874">
        <w:rPr>
          <w:rFonts w:ascii="Times New Roman"/>
          <w:kern w:val="0"/>
          <w:sz w:val="22"/>
          <w:szCs w:val="22"/>
        </w:rPr>
        <w:t>경우</w:t>
      </w:r>
      <w:r w:rsidR="00264CA7" w:rsidRPr="00413874">
        <w:rPr>
          <w:rFonts w:ascii="Times New Roman"/>
          <w:kern w:val="0"/>
          <w:sz w:val="22"/>
          <w:szCs w:val="22"/>
        </w:rPr>
        <w:t xml:space="preserve"> </w:t>
      </w:r>
      <w:r w:rsidR="00264CA7" w:rsidRPr="00413874">
        <w:rPr>
          <w:rFonts w:ascii="Times New Roman"/>
          <w:kern w:val="0"/>
          <w:sz w:val="22"/>
          <w:szCs w:val="22"/>
        </w:rPr>
        <w:t>대주는</w:t>
      </w:r>
      <w:r w:rsidR="00264CA7" w:rsidRPr="00413874">
        <w:rPr>
          <w:rFonts w:ascii="Times New Roman"/>
          <w:kern w:val="0"/>
          <w:sz w:val="22"/>
          <w:szCs w:val="22"/>
        </w:rPr>
        <w:t xml:space="preserve"> </w:t>
      </w:r>
      <w:r w:rsidR="00AA4584" w:rsidRPr="00413874">
        <w:rPr>
          <w:rFonts w:ascii="Times New Roman"/>
          <w:kern w:val="0"/>
          <w:sz w:val="22"/>
          <w:szCs w:val="22"/>
        </w:rPr>
        <w:t>프로젝트계좌의</w:t>
      </w:r>
      <w:r w:rsidR="00AA4584" w:rsidRPr="00413874">
        <w:rPr>
          <w:rFonts w:ascii="Times New Roman"/>
          <w:kern w:val="0"/>
          <w:sz w:val="22"/>
          <w:szCs w:val="22"/>
        </w:rPr>
        <w:t xml:space="preserve"> </w:t>
      </w:r>
      <w:r w:rsidR="00264CA7" w:rsidRPr="00413874">
        <w:rPr>
          <w:rFonts w:ascii="Times New Roman"/>
          <w:kern w:val="0"/>
          <w:sz w:val="22"/>
          <w:szCs w:val="22"/>
        </w:rPr>
        <w:t>변경</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해지</w:t>
      </w:r>
      <w:r w:rsidR="00D958F4" w:rsidRPr="00413874">
        <w:rPr>
          <w:rFonts w:ascii="Times New Roman"/>
          <w:kern w:val="0"/>
          <w:sz w:val="22"/>
        </w:rPr>
        <w:t xml:space="preserve"> </w:t>
      </w:r>
      <w:r w:rsidR="00D958F4" w:rsidRPr="00413874">
        <w:rPr>
          <w:rFonts w:ascii="Times New Roman"/>
          <w:kern w:val="0"/>
          <w:sz w:val="22"/>
        </w:rPr>
        <w:t>및</w:t>
      </w:r>
      <w:r w:rsidR="00D958F4" w:rsidRPr="00413874">
        <w:rPr>
          <w:rFonts w:ascii="Times New Roman"/>
          <w:kern w:val="0"/>
          <w:sz w:val="22"/>
        </w:rPr>
        <w:t xml:space="preserve"> </w:t>
      </w:r>
      <w:r w:rsidR="00D958F4" w:rsidRPr="00413874">
        <w:rPr>
          <w:rFonts w:ascii="Times New Roman"/>
          <w:kern w:val="0"/>
          <w:sz w:val="22"/>
        </w:rPr>
        <w:t>새로운</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설정에</w:t>
      </w:r>
      <w:r w:rsidR="00D958F4" w:rsidRPr="00413874">
        <w:rPr>
          <w:rFonts w:ascii="Times New Roman"/>
          <w:kern w:val="0"/>
          <w:sz w:val="22"/>
        </w:rPr>
        <w:t xml:space="preserve"> </w:t>
      </w:r>
      <w:r w:rsidR="00264CA7" w:rsidRPr="00413874">
        <w:rPr>
          <w:rFonts w:ascii="Times New Roman"/>
          <w:kern w:val="0"/>
          <w:sz w:val="22"/>
          <w:szCs w:val="22"/>
        </w:rPr>
        <w:t>필요한</w:t>
      </w:r>
      <w:r w:rsidR="00264CA7" w:rsidRPr="00413874">
        <w:rPr>
          <w:rFonts w:ascii="Times New Roman"/>
          <w:kern w:val="0"/>
          <w:sz w:val="22"/>
          <w:szCs w:val="22"/>
        </w:rPr>
        <w:t xml:space="preserve"> </w:t>
      </w:r>
      <w:r w:rsidR="00264CA7" w:rsidRPr="00413874">
        <w:rPr>
          <w:rFonts w:ascii="Times New Roman"/>
          <w:kern w:val="0"/>
          <w:sz w:val="22"/>
          <w:szCs w:val="22"/>
        </w:rPr>
        <w:t>제반</w:t>
      </w:r>
      <w:r w:rsidR="00264CA7" w:rsidRPr="00413874">
        <w:rPr>
          <w:rFonts w:ascii="Times New Roman"/>
          <w:kern w:val="0"/>
          <w:sz w:val="22"/>
          <w:szCs w:val="22"/>
        </w:rPr>
        <w:t xml:space="preserve"> </w:t>
      </w:r>
      <w:r w:rsidR="00264CA7" w:rsidRPr="00413874">
        <w:rPr>
          <w:rFonts w:ascii="Times New Roman"/>
          <w:kern w:val="0"/>
          <w:sz w:val="22"/>
          <w:szCs w:val="22"/>
        </w:rPr>
        <w:t>절차에</w:t>
      </w:r>
      <w:r w:rsidR="00264CA7" w:rsidRPr="00413874">
        <w:rPr>
          <w:rFonts w:ascii="Times New Roman"/>
          <w:kern w:val="0"/>
          <w:sz w:val="22"/>
          <w:szCs w:val="22"/>
        </w:rPr>
        <w:t xml:space="preserve"> </w:t>
      </w:r>
      <w:r w:rsidR="00264CA7" w:rsidRPr="00413874">
        <w:rPr>
          <w:rFonts w:ascii="Times New Roman"/>
          <w:kern w:val="0"/>
          <w:sz w:val="22"/>
          <w:szCs w:val="22"/>
        </w:rPr>
        <w:t>협조하기로</w:t>
      </w:r>
      <w:r w:rsidR="00264CA7"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w:t>
      </w:r>
    </w:p>
    <w:p w14:paraId="7E4744E7" w14:textId="77777777" w:rsidR="005C21C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595" w:name="_Toc191645638"/>
      <w:bookmarkStart w:id="596" w:name="_Toc240898065"/>
      <w:bookmarkStart w:id="597" w:name="_Toc242301807"/>
      <w:r w:rsidRPr="00413874">
        <w:rPr>
          <w:rFonts w:ascii="Times New Roman" w:eastAsia="바탕" w:hAnsi="Times New Roman"/>
          <w:kern w:val="0"/>
          <w:sz w:val="22"/>
          <w:szCs w:val="22"/>
        </w:rPr>
        <w:t>대출금입금계좌</w:t>
      </w:r>
      <w:bookmarkEnd w:id="595"/>
      <w:bookmarkEnd w:id="596"/>
      <w:bookmarkEnd w:id="597"/>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3491035D"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lastRenderedPageBreak/>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w:t>
      </w:r>
      <w:ins w:id="598" w:author="BKL" w:date="2026-10-07T19:39:00Z" w16du:dateUtc="2026-10-07T10:39:00Z">
        <w:r w:rsidR="00792CD0">
          <w:rPr>
            <w:rFonts w:ascii="Times New Roman" w:hint="eastAsia"/>
            <w:sz w:val="22"/>
            <w:szCs w:val="22"/>
          </w:rPr>
          <w:t>하고</w:t>
        </w:r>
        <w:r w:rsidR="00792CD0" w:rsidRPr="00792CD0">
          <w:rPr>
            <w:rFonts w:hint="eastAsia"/>
          </w:rPr>
          <w:t xml:space="preserve"> </w:t>
        </w:r>
        <w:r w:rsidR="00792CD0" w:rsidRPr="00792CD0">
          <w:rPr>
            <w:rFonts w:ascii="Times New Roman"/>
            <w:sz w:val="22"/>
            <w:szCs w:val="22"/>
          </w:rPr>
          <w:t>제</w:t>
        </w:r>
        <w:r w:rsidR="00792CD0" w:rsidRPr="00792CD0">
          <w:rPr>
            <w:rFonts w:ascii="Times New Roman"/>
            <w:sz w:val="22"/>
            <w:szCs w:val="22"/>
          </w:rPr>
          <w:t>7</w:t>
        </w:r>
        <w:r w:rsidR="00792CD0" w:rsidRPr="00792CD0">
          <w:rPr>
            <w:rFonts w:ascii="Times New Roman"/>
            <w:sz w:val="22"/>
            <w:szCs w:val="22"/>
          </w:rPr>
          <w:t>항에</w:t>
        </w:r>
        <w:r w:rsidR="00792CD0" w:rsidRPr="00792CD0">
          <w:rPr>
            <w:rFonts w:ascii="Times New Roman"/>
            <w:sz w:val="22"/>
            <w:szCs w:val="22"/>
          </w:rPr>
          <w:t xml:space="preserve"> </w:t>
        </w:r>
        <w:r w:rsidR="00792CD0" w:rsidRPr="00792CD0">
          <w:rPr>
            <w:rFonts w:ascii="Times New Roman"/>
            <w:sz w:val="22"/>
            <w:szCs w:val="22"/>
          </w:rPr>
          <w:t>따라</w:t>
        </w:r>
        <w:r w:rsidR="00792CD0" w:rsidRPr="00792CD0">
          <w:rPr>
            <w:rFonts w:ascii="Times New Roman"/>
            <w:sz w:val="22"/>
            <w:szCs w:val="22"/>
          </w:rPr>
          <w:t xml:space="preserve"> </w:t>
        </w:r>
        <w:r w:rsidR="00792CD0" w:rsidRPr="00792CD0">
          <w:rPr>
            <w:rFonts w:ascii="Times New Roman"/>
            <w:sz w:val="22"/>
            <w:szCs w:val="22"/>
          </w:rPr>
          <w:t>임대차보증금계좌에</w:t>
        </w:r>
        <w:r w:rsidR="00792CD0" w:rsidRPr="00792CD0">
          <w:rPr>
            <w:rFonts w:ascii="Times New Roman"/>
            <w:sz w:val="22"/>
            <w:szCs w:val="22"/>
          </w:rPr>
          <w:t xml:space="preserve"> </w:t>
        </w:r>
        <w:r w:rsidR="00792CD0" w:rsidRPr="00792CD0">
          <w:rPr>
            <w:rFonts w:ascii="Times New Roman"/>
            <w:sz w:val="22"/>
            <w:szCs w:val="22"/>
          </w:rPr>
          <w:t>예치할</w:t>
        </w:r>
        <w:r w:rsidR="00792CD0" w:rsidRPr="00792CD0">
          <w:rPr>
            <w:rFonts w:ascii="Times New Roman"/>
            <w:sz w:val="22"/>
            <w:szCs w:val="22"/>
          </w:rPr>
          <w:t xml:space="preserve"> </w:t>
        </w:r>
        <w:r w:rsidR="00792CD0" w:rsidRPr="00792CD0">
          <w:rPr>
            <w:rFonts w:ascii="Times New Roman"/>
            <w:sz w:val="22"/>
            <w:szCs w:val="22"/>
          </w:rPr>
          <w:t>금원을</w:t>
        </w:r>
        <w:r w:rsidR="00792CD0" w:rsidRPr="00792CD0">
          <w:rPr>
            <w:rFonts w:ascii="Times New Roman"/>
            <w:sz w:val="22"/>
            <w:szCs w:val="22"/>
          </w:rPr>
          <w:t xml:space="preserve"> </w:t>
        </w:r>
        <w:r w:rsidR="00792CD0" w:rsidRPr="00792CD0">
          <w:rPr>
            <w:rFonts w:ascii="Times New Roman"/>
            <w:sz w:val="22"/>
            <w:szCs w:val="22"/>
          </w:rPr>
          <w:t>이체</w:t>
        </w:r>
      </w:ins>
      <w:r w:rsidR="006C63EC" w:rsidRPr="00AE2BBA">
        <w:rPr>
          <w:rFonts w:ascii="Times New Roman" w:hint="eastAsia"/>
          <w:sz w:val="22"/>
          <w:szCs w:val="22"/>
        </w:rPr>
        <w:t>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ins w:id="599" w:author="BKL" w:date="2026-10-07T19:39:00Z" w16du:dateUtc="2026-10-07T10:39:00Z">
        <w:r w:rsidR="00792CD0">
          <w:rPr>
            <w:rFonts w:ascii="Times New Roman" w:hint="eastAsia"/>
            <w:sz w:val="22"/>
            <w:szCs w:val="22"/>
          </w:rPr>
          <w:t xml:space="preserve"> </w:t>
        </w:r>
        <w:r w:rsidR="00792CD0" w:rsidRPr="00792CD0">
          <w:rPr>
            <w:rFonts w:ascii="Times New Roman" w:hint="eastAsia"/>
            <w:sz w:val="22"/>
            <w:szCs w:val="22"/>
            <w:highlight w:val="yellow"/>
          </w:rPr>
          <w:t xml:space="preserve">[BKL Note: </w:t>
        </w:r>
        <w:r w:rsidR="00792CD0" w:rsidRPr="00792CD0">
          <w:rPr>
            <w:rFonts w:ascii="Times New Roman"/>
            <w:sz w:val="22"/>
            <w:szCs w:val="22"/>
            <w:highlight w:val="yellow"/>
          </w:rPr>
          <w:t>차주는</w:t>
        </w:r>
        <w:r w:rsidR="00792CD0" w:rsidRPr="00792CD0">
          <w:rPr>
            <w:rFonts w:ascii="Times New Roman"/>
            <w:sz w:val="22"/>
            <w:szCs w:val="22"/>
            <w:highlight w:val="yellow"/>
          </w:rPr>
          <w:t xml:space="preserve"> </w:t>
        </w:r>
        <w:r w:rsidR="00792CD0" w:rsidRPr="00792CD0">
          <w:rPr>
            <w:rFonts w:ascii="Times New Roman"/>
            <w:sz w:val="22"/>
            <w:szCs w:val="22"/>
            <w:highlight w:val="yellow"/>
          </w:rPr>
          <w:t>거래종결일에</w:t>
        </w:r>
        <w:r w:rsidR="00792CD0" w:rsidRPr="00792CD0">
          <w:rPr>
            <w:rFonts w:ascii="Times New Roman"/>
            <w:sz w:val="22"/>
            <w:szCs w:val="22"/>
            <w:highlight w:val="yellow"/>
          </w:rPr>
          <w:t xml:space="preserve"> </w:t>
        </w:r>
        <w:r w:rsidR="00792CD0" w:rsidRPr="00792CD0">
          <w:rPr>
            <w:rFonts w:ascii="Times New Roman"/>
            <w:sz w:val="22"/>
            <w:szCs w:val="22"/>
            <w:highlight w:val="yellow"/>
          </w:rPr>
          <w:t>임차인별</w:t>
        </w:r>
        <w:r w:rsidR="00792CD0" w:rsidRPr="00792CD0">
          <w:rPr>
            <w:rFonts w:ascii="Times New Roman"/>
            <w:sz w:val="22"/>
            <w:szCs w:val="22"/>
            <w:highlight w:val="yellow"/>
          </w:rPr>
          <w:t xml:space="preserve"> </w:t>
        </w:r>
        <w:r w:rsidR="00792CD0" w:rsidRPr="00792CD0">
          <w:rPr>
            <w:rFonts w:ascii="Times New Roman"/>
            <w:sz w:val="22"/>
            <w:szCs w:val="22"/>
            <w:highlight w:val="yellow"/>
          </w:rPr>
          <w:t>신규</w:t>
        </w:r>
        <w:r w:rsidR="00792CD0" w:rsidRPr="00792CD0">
          <w:rPr>
            <w:rFonts w:ascii="Times New Roman"/>
            <w:sz w:val="22"/>
            <w:szCs w:val="22"/>
            <w:highlight w:val="yellow"/>
          </w:rPr>
          <w:t xml:space="preserve"> </w:t>
        </w:r>
        <w:r w:rsidR="00792CD0" w:rsidRPr="00792CD0">
          <w:rPr>
            <w:rFonts w:ascii="Times New Roman"/>
            <w:sz w:val="22"/>
            <w:szCs w:val="22"/>
            <w:highlight w:val="yellow"/>
          </w:rPr>
          <w:t>질권을</w:t>
        </w:r>
        <w:r w:rsidR="00792CD0" w:rsidRPr="00792CD0">
          <w:rPr>
            <w:rFonts w:ascii="Times New Roman"/>
            <w:sz w:val="22"/>
            <w:szCs w:val="22"/>
            <w:highlight w:val="yellow"/>
          </w:rPr>
          <w:t xml:space="preserve"> </w:t>
        </w:r>
        <w:r w:rsidR="00792CD0" w:rsidRPr="00792CD0">
          <w:rPr>
            <w:rFonts w:ascii="Times New Roman"/>
            <w:sz w:val="22"/>
            <w:szCs w:val="22"/>
            <w:highlight w:val="yellow"/>
          </w:rPr>
          <w:t>위하여</w:t>
        </w:r>
        <w:r w:rsidR="00792CD0" w:rsidRPr="00792CD0">
          <w:rPr>
            <w:rFonts w:ascii="Times New Roman"/>
            <w:sz w:val="22"/>
            <w:szCs w:val="22"/>
            <w:highlight w:val="yellow"/>
          </w:rPr>
          <w:t xml:space="preserve"> </w:t>
        </w:r>
        <w:r w:rsidR="00792CD0" w:rsidRPr="00792CD0">
          <w:rPr>
            <w:rFonts w:ascii="Times New Roman"/>
            <w:sz w:val="22"/>
            <w:szCs w:val="22"/>
            <w:highlight w:val="yellow"/>
          </w:rPr>
          <w:t>약</w:t>
        </w:r>
        <w:r w:rsidR="00792CD0" w:rsidRPr="00792CD0">
          <w:rPr>
            <w:rFonts w:ascii="Times New Roman"/>
            <w:sz w:val="22"/>
            <w:szCs w:val="22"/>
            <w:highlight w:val="yellow"/>
          </w:rPr>
          <w:t xml:space="preserve"> 50.7</w:t>
        </w:r>
        <w:r w:rsidR="00792CD0" w:rsidRPr="00792CD0">
          <w:rPr>
            <w:rFonts w:ascii="Times New Roman"/>
            <w:sz w:val="22"/>
            <w:szCs w:val="22"/>
            <w:highlight w:val="yellow"/>
          </w:rPr>
          <w:t>억원을</w:t>
        </w:r>
        <w:r w:rsidR="00792CD0" w:rsidRPr="00792CD0">
          <w:rPr>
            <w:rFonts w:ascii="Times New Roman"/>
            <w:sz w:val="22"/>
            <w:szCs w:val="22"/>
            <w:highlight w:val="yellow"/>
          </w:rPr>
          <w:t xml:space="preserve"> </w:t>
        </w:r>
        <w:r w:rsidR="00792CD0" w:rsidRPr="00792CD0">
          <w:rPr>
            <w:rFonts w:ascii="Times New Roman"/>
            <w:sz w:val="22"/>
            <w:szCs w:val="22"/>
            <w:highlight w:val="yellow"/>
          </w:rPr>
          <w:t>차주</w:t>
        </w:r>
        <w:r w:rsidR="00792CD0" w:rsidRPr="00792CD0">
          <w:rPr>
            <w:rFonts w:ascii="Times New Roman"/>
            <w:sz w:val="22"/>
            <w:szCs w:val="22"/>
            <w:highlight w:val="yellow"/>
          </w:rPr>
          <w:t xml:space="preserve"> </w:t>
        </w:r>
        <w:r w:rsidR="00792CD0" w:rsidRPr="00792CD0">
          <w:rPr>
            <w:rFonts w:ascii="Times New Roman"/>
            <w:sz w:val="22"/>
            <w:szCs w:val="22"/>
            <w:highlight w:val="yellow"/>
          </w:rPr>
          <w:t>명의</w:t>
        </w:r>
        <w:r w:rsidR="00792CD0" w:rsidRPr="00792CD0">
          <w:rPr>
            <w:rFonts w:ascii="Times New Roman"/>
            <w:sz w:val="22"/>
            <w:szCs w:val="22"/>
            <w:highlight w:val="yellow"/>
          </w:rPr>
          <w:t xml:space="preserve"> </w:t>
        </w:r>
        <w:r w:rsidR="00792CD0" w:rsidRPr="00792CD0">
          <w:rPr>
            <w:rFonts w:ascii="Times New Roman"/>
            <w:sz w:val="22"/>
            <w:szCs w:val="22"/>
            <w:highlight w:val="yellow"/>
          </w:rPr>
          <w:t>계좌에</w:t>
        </w:r>
        <w:r w:rsidR="00792CD0" w:rsidRPr="00792CD0">
          <w:rPr>
            <w:rFonts w:ascii="Times New Roman"/>
            <w:sz w:val="22"/>
            <w:szCs w:val="22"/>
            <w:highlight w:val="yellow"/>
          </w:rPr>
          <w:t xml:space="preserve"> </w:t>
        </w:r>
        <w:r w:rsidR="00792CD0" w:rsidRPr="00792CD0">
          <w:rPr>
            <w:rFonts w:ascii="Times New Roman"/>
            <w:sz w:val="22"/>
            <w:szCs w:val="22"/>
            <w:highlight w:val="yellow"/>
          </w:rPr>
          <w:t>예치하여야</w:t>
        </w:r>
        <w:r w:rsidR="00792CD0" w:rsidRPr="00792CD0">
          <w:rPr>
            <w:rFonts w:ascii="Times New Roman"/>
            <w:sz w:val="22"/>
            <w:szCs w:val="22"/>
            <w:highlight w:val="yellow"/>
          </w:rPr>
          <w:t xml:space="preserve"> </w:t>
        </w:r>
      </w:ins>
      <w:ins w:id="600" w:author="BKL" w:date="2026-10-07T19:40:00Z" w16du:dateUtc="2026-10-07T10:40:00Z">
        <w:r w:rsidR="00792CD0" w:rsidRPr="00792CD0">
          <w:rPr>
            <w:rFonts w:ascii="Times New Roman" w:hint="eastAsia"/>
            <w:sz w:val="22"/>
            <w:szCs w:val="22"/>
            <w:highlight w:val="yellow"/>
          </w:rPr>
          <w:t>하므로</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위</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내용을</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추가하였습</w:t>
        </w:r>
      </w:ins>
      <w:ins w:id="601" w:author="BKL" w:date="2026-10-07T19:39:00Z" w16du:dateUtc="2026-10-07T10:39:00Z">
        <w:r w:rsidR="00792CD0" w:rsidRPr="00792CD0">
          <w:rPr>
            <w:rFonts w:ascii="Times New Roman"/>
            <w:sz w:val="22"/>
            <w:szCs w:val="22"/>
            <w:highlight w:val="yellow"/>
          </w:rPr>
          <w:t>니다</w:t>
        </w:r>
        <w:r w:rsidR="00792CD0" w:rsidRPr="00792CD0">
          <w:rPr>
            <w:rFonts w:ascii="Times New Roman"/>
            <w:sz w:val="22"/>
            <w:szCs w:val="22"/>
            <w:highlight w:val="yellow"/>
          </w:rPr>
          <w:t>.</w:t>
        </w:r>
      </w:ins>
      <w:ins w:id="602" w:author="BKL" w:date="2026-10-07T19:40:00Z" w16du:dateUtc="2026-10-07T10:40:00Z">
        <w:r w:rsidR="00792CD0" w:rsidRPr="00792CD0">
          <w:rPr>
            <w:rFonts w:ascii="Times New Roman" w:hint="eastAsia"/>
            <w:sz w:val="22"/>
            <w:szCs w:val="22"/>
            <w:highlight w:val="yellow"/>
          </w:rPr>
          <w:t>]</w:t>
        </w:r>
      </w:ins>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03" w:name="_Toc191645639"/>
      <w:bookmarkStart w:id="604" w:name="_Toc240898066"/>
      <w:bookmarkStart w:id="605" w:name="_Toc242301808"/>
      <w:r w:rsidRPr="00413874">
        <w:rPr>
          <w:rFonts w:ascii="Times New Roman" w:eastAsia="바탕" w:hAnsi="Times New Roman"/>
          <w:kern w:val="0"/>
          <w:sz w:val="22"/>
          <w:szCs w:val="22"/>
        </w:rPr>
        <w:t>수입금계좌</w:t>
      </w:r>
      <w:bookmarkEnd w:id="603"/>
      <w:bookmarkEnd w:id="604"/>
      <w:bookmarkEnd w:id="605"/>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06" w:name="_Toc240898067"/>
      <w:bookmarkStart w:id="607" w:name="_Toc242301809"/>
      <w:r>
        <w:rPr>
          <w:rFonts w:ascii="Times New Roman" w:eastAsia="바탕" w:hAnsi="Times New Roman" w:hint="eastAsia"/>
          <w:kern w:val="0"/>
          <w:sz w:val="22"/>
          <w:szCs w:val="22"/>
        </w:rPr>
        <w:t>운영계좌</w:t>
      </w:r>
      <w:bookmarkEnd w:id="606"/>
      <w:bookmarkEnd w:id="607"/>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lastRenderedPageBreak/>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608"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09" w:name="_Toc240898068"/>
      <w:bookmarkStart w:id="610" w:name="_Toc242301810"/>
      <w:r w:rsidRPr="00413874">
        <w:rPr>
          <w:rFonts w:ascii="Times New Roman" w:eastAsia="바탕" w:hAnsi="Times New Roman"/>
          <w:kern w:val="0"/>
          <w:sz w:val="22"/>
          <w:szCs w:val="22"/>
        </w:rPr>
        <w:t>이자유보계좌</w:t>
      </w:r>
      <w:bookmarkEnd w:id="608"/>
      <w:bookmarkEnd w:id="609"/>
      <w:bookmarkEnd w:id="610"/>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 xml:space="preserve">(i)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일십</w:t>
      </w:r>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r w:rsidRPr="00075DE8">
        <w:rPr>
          <w:rFonts w:ascii="Times New Roman"/>
          <w:sz w:val="22"/>
          <w:szCs w:val="22"/>
        </w:rPr>
        <w:t>개월분</w:t>
      </w:r>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일십</w:t>
      </w:r>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r w:rsidRPr="00516EF8">
        <w:rPr>
          <w:rFonts w:ascii="Times New Roman"/>
          <w:sz w:val="22"/>
          <w:szCs w:val="22"/>
        </w:rPr>
        <w:t>개월분</w:t>
      </w:r>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r w:rsidR="00C54713" w:rsidRPr="00516EF8">
        <w:rPr>
          <w:rFonts w:ascii="Times New Roman"/>
          <w:sz w:val="22"/>
          <w:szCs w:val="22"/>
        </w:rPr>
        <w:t>이자지급력지수</w:t>
      </w:r>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Tranche B </w:t>
      </w:r>
      <w:r w:rsidR="00C54713" w:rsidRPr="00516EF8">
        <w:rPr>
          <w:rFonts w:ascii="Times New Roman" w:hint="eastAsia"/>
          <w:sz w:val="22"/>
          <w:szCs w:val="22"/>
        </w:rPr>
        <w:t>이자지급력지수</w:t>
      </w:r>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r w:rsidR="00C54713" w:rsidRPr="00516EF8">
        <w:rPr>
          <w:rFonts w:ascii="Times New Roman" w:hint="eastAsia"/>
          <w:sz w:val="22"/>
          <w:szCs w:val="22"/>
        </w:rPr>
        <w:t>이자유보금만을</w:t>
      </w:r>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w:t>
      </w:r>
      <w:r w:rsidRPr="00516EF8">
        <w:rPr>
          <w:rFonts w:ascii="Times New Roman" w:eastAsia="바탕체"/>
          <w:sz w:val="22"/>
          <w:szCs w:val="20"/>
        </w:rPr>
        <w:lastRenderedPageBreak/>
        <w:t>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r w:rsidRPr="00516EF8">
        <w:rPr>
          <w:rFonts w:ascii="Times New Roman" w:eastAsia="바탕체"/>
          <w:sz w:val="22"/>
          <w:szCs w:val="20"/>
        </w:rPr>
        <w:t>금원은</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r w:rsidRPr="00516EF8">
        <w:rPr>
          <w:rFonts w:ascii="Times New Roman"/>
          <w:sz w:val="22"/>
          <w:szCs w:val="22"/>
        </w:rPr>
        <w:t>예금채권근질권설정계약</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근질권</w:t>
      </w:r>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이자지급력지수를</w:t>
      </w:r>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r w:rsidRPr="00516EF8">
        <w:rPr>
          <w:rFonts w:ascii="Times New Roman"/>
          <w:sz w:val="22"/>
          <w:szCs w:val="22"/>
        </w:rPr>
        <w:t>금원을</w:t>
      </w:r>
      <w:r w:rsidRPr="00516EF8">
        <w:rPr>
          <w:rFonts w:ascii="Times New Roman"/>
          <w:sz w:val="22"/>
          <w:szCs w:val="22"/>
        </w:rPr>
        <w:t xml:space="preserve"> </w:t>
      </w:r>
      <w:r w:rsidRPr="00516EF8">
        <w:rPr>
          <w:rFonts w:ascii="Times New Roman"/>
          <w:sz w:val="22"/>
          <w:szCs w:val="22"/>
        </w:rPr>
        <w:t>제외한다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본항에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lastRenderedPageBreak/>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예금채권근질권설정계약에서</w:t>
      </w:r>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r w:rsidRPr="00604503">
        <w:rPr>
          <w:rFonts w:ascii="Times New Roman"/>
          <w:sz w:val="22"/>
          <w:szCs w:val="22"/>
        </w:rPr>
        <w:t>근질권이</w:t>
      </w:r>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11" w:name="_Toc191645641"/>
      <w:bookmarkStart w:id="612" w:name="_Toc240898069"/>
      <w:bookmarkStart w:id="613" w:name="_Toc242301811"/>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611"/>
      <w:bookmarkEnd w:id="612"/>
      <w:bookmarkEnd w:id="613"/>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lastRenderedPageBreak/>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614" w:name="_Toc181111063"/>
      <w:bookmarkStart w:id="615" w:name="_Toc240898070"/>
      <w:bookmarkStart w:id="616" w:name="_Toc191645642"/>
      <w:bookmarkStart w:id="617" w:name="_Toc24230181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614"/>
      <w:bookmarkEnd w:id="615"/>
      <w:bookmarkEnd w:id="617"/>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243549D1"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ins w:id="618" w:author="BKL" w:date="2026-10-07T19:43:00Z" w16du:dateUtc="2026-10-07T10:43:00Z">
        <w:r w:rsidR="00792CD0" w:rsidRPr="00792CD0">
          <w:rPr>
            <w:rFonts w:ascii="Times New Roman"/>
            <w:sz w:val="22"/>
            <w:szCs w:val="32"/>
            <w:lang w:val="x-none" w:eastAsia="x-none"/>
          </w:rPr>
          <w:t>임대차계약에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따라</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임차인에게</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예금채권에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대한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근질권을</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제공하기로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임대차보증금</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상당액</w:t>
        </w:r>
      </w:ins>
      <w:del w:id="619" w:author="BKL" w:date="2026-10-07T19:43:00Z" w16du:dateUtc="2026-10-07T10:43:00Z">
        <w:r w:rsidR="00CD692D" w:rsidDel="00792CD0">
          <w:rPr>
            <w:rFonts w:ascii="Times New Roman" w:hint="eastAsia"/>
            <w:sz w:val="22"/>
            <w:szCs w:val="32"/>
            <w:lang w:val="x-none"/>
          </w:rPr>
          <w:delText>임대차보증</w:delText>
        </w:r>
        <w:r w:rsidRPr="00217717" w:rsidDel="00792CD0">
          <w:rPr>
            <w:rFonts w:ascii="Times New Roman" w:hint="eastAsia"/>
            <w:sz w:val="22"/>
            <w:szCs w:val="32"/>
            <w:lang w:val="x-none" w:eastAsia="x-none"/>
          </w:rPr>
          <w:delText>금</w:delText>
        </w:r>
      </w:del>
      <w:r w:rsidRPr="00217717">
        <w:rPr>
          <w:rFonts w:ascii="Times New Roman" w:hint="eastAsia"/>
          <w:sz w:val="22"/>
          <w:szCs w:val="32"/>
          <w:lang w:val="x-none" w:eastAsia="x-none"/>
        </w:rPr>
        <w:t>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 xml:space="preserve">. </w:t>
      </w:r>
      <w:ins w:id="620" w:author="BKL" w:date="2026-10-07T19:43:00Z" w16du:dateUtc="2026-10-07T10:43:00Z">
        <w:r w:rsidR="00792CD0" w:rsidRPr="00792CD0">
          <w:rPr>
            <w:rFonts w:ascii="Times New Roman" w:hint="eastAsia"/>
            <w:sz w:val="22"/>
            <w:szCs w:val="32"/>
            <w:highlight w:val="yellow"/>
            <w:lang w:val="x-none"/>
          </w:rPr>
          <w:t>[BKL N</w:t>
        </w:r>
        <w:r w:rsidR="00792CD0" w:rsidRPr="00792CD0">
          <w:rPr>
            <w:rFonts w:ascii="Times New Roman"/>
            <w:sz w:val="22"/>
            <w:szCs w:val="32"/>
            <w:highlight w:val="yellow"/>
            <w:lang w:val="x-none"/>
          </w:rPr>
          <w:t>o</w:t>
        </w:r>
        <w:r w:rsidR="00792CD0" w:rsidRPr="00792CD0">
          <w:rPr>
            <w:rFonts w:ascii="Times New Roman" w:hint="eastAsia"/>
            <w:sz w:val="22"/>
            <w:szCs w:val="32"/>
            <w:highlight w:val="yellow"/>
            <w:lang w:val="x-none"/>
          </w:rPr>
          <w:t>te</w:t>
        </w:r>
      </w:ins>
      <w:ins w:id="621" w:author="BKL" w:date="2026-10-07T19:44:00Z" w16du:dateUtc="2026-10-07T10:44:00Z">
        <w:r w:rsidR="00792CD0" w:rsidRPr="00792CD0">
          <w:rPr>
            <w:rFonts w:ascii="Times New Roman" w:hint="eastAsia"/>
            <w:sz w:val="22"/>
            <w:szCs w:val="32"/>
            <w:highlight w:val="yellow"/>
            <w:lang w:val="x-none"/>
          </w:rPr>
          <w:t xml:space="preserve">: </w:t>
        </w:r>
        <w:r w:rsidR="00792CD0" w:rsidRPr="00792CD0">
          <w:rPr>
            <w:rFonts w:ascii="Times New Roman"/>
            <w:sz w:val="22"/>
            <w:szCs w:val="32"/>
            <w:highlight w:val="yellow"/>
            <w:lang w:val="x-none"/>
          </w:rPr>
          <w:t>쿠팡</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최초</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임대차보증금</w:t>
        </w:r>
        <w:r w:rsidR="00792CD0" w:rsidRPr="00792CD0">
          <w:rPr>
            <w:rFonts w:ascii="Times New Roman"/>
            <w:sz w:val="22"/>
            <w:szCs w:val="32"/>
            <w:highlight w:val="yellow"/>
            <w:lang w:val="x-none"/>
          </w:rPr>
          <w:t xml:space="preserve"> 2,132,586,000</w:t>
        </w:r>
        <w:r w:rsidR="00792CD0" w:rsidRPr="00792CD0">
          <w:rPr>
            <w:rFonts w:ascii="Times New Roman"/>
            <w:sz w:val="22"/>
            <w:szCs w:val="32"/>
            <w:highlight w:val="yellow"/>
            <w:lang w:val="x-none"/>
          </w:rPr>
          <w:t>원은</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신규</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담보신탁의</w:t>
        </w:r>
        <w:r w:rsidR="00792CD0" w:rsidRPr="00792CD0">
          <w:rPr>
            <w:rFonts w:ascii="Times New Roman"/>
            <w:sz w:val="22"/>
            <w:szCs w:val="32"/>
            <w:highlight w:val="yellow"/>
            <w:lang w:val="x-none"/>
          </w:rPr>
          <w:t xml:space="preserve"> 1</w:t>
        </w:r>
        <w:r w:rsidR="00792CD0" w:rsidRPr="00792CD0">
          <w:rPr>
            <w:rFonts w:ascii="Times New Roman"/>
            <w:sz w:val="22"/>
            <w:szCs w:val="32"/>
            <w:highlight w:val="yellow"/>
            <w:lang w:val="x-none"/>
          </w:rPr>
          <w:t>순위</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우선수익권으로</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담보되므로</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임대차계약에</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따른</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근질권</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설정</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대상</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임대차보증금을</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예치하는</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것으로</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수정하였습니다</w:t>
        </w:r>
        <w:r w:rsidR="00792CD0" w:rsidRPr="00792CD0">
          <w:rPr>
            <w:rFonts w:ascii="Times New Roman" w:hint="eastAsia"/>
            <w:sz w:val="22"/>
            <w:szCs w:val="32"/>
            <w:highlight w:val="yellow"/>
            <w:lang w:val="x-none"/>
          </w:rPr>
          <w:t>.]</w:t>
        </w:r>
      </w:ins>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616"/>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22" w:name="_Toc191645644"/>
      <w:bookmarkStart w:id="623" w:name="_Toc240898071"/>
      <w:bookmarkStart w:id="624" w:name="_Toc242301813"/>
      <w:r w:rsidRPr="00413874">
        <w:rPr>
          <w:rFonts w:ascii="Times New Roman" w:eastAsia="바탕" w:hAnsi="Times New Roman"/>
          <w:kern w:val="0"/>
          <w:sz w:val="22"/>
          <w:szCs w:val="22"/>
        </w:rPr>
        <w:t>수납관리의무</w:t>
      </w:r>
      <w:bookmarkEnd w:id="622"/>
      <w:bookmarkEnd w:id="623"/>
      <w:bookmarkEnd w:id="624"/>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625" w:name="_Toc191645645"/>
      <w:bookmarkStart w:id="626" w:name="_Toc240898072"/>
      <w:bookmarkStart w:id="627" w:name="_Toc497629459"/>
      <w:bookmarkStart w:id="628" w:name="_Toc242301814"/>
      <w:r w:rsidRPr="00413874">
        <w:rPr>
          <w:rFonts w:eastAsia="바탕"/>
          <w:szCs w:val="22"/>
        </w:rPr>
        <w:t>담보의</w:t>
      </w:r>
      <w:r w:rsidRPr="00413874">
        <w:rPr>
          <w:rFonts w:eastAsia="바탕"/>
          <w:szCs w:val="22"/>
        </w:rPr>
        <w:t xml:space="preserve"> </w:t>
      </w:r>
      <w:r w:rsidRPr="00413874">
        <w:rPr>
          <w:rFonts w:eastAsia="바탕"/>
          <w:szCs w:val="22"/>
        </w:rPr>
        <w:t>제공</w:t>
      </w:r>
      <w:bookmarkEnd w:id="625"/>
      <w:bookmarkEnd w:id="626"/>
      <w:bookmarkEnd w:id="628"/>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629" w:name="_Toc191645646"/>
      <w:bookmarkStart w:id="630" w:name="_Toc240898073"/>
      <w:bookmarkStart w:id="631" w:name="_Toc242301815"/>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632" w:name="_Toc270676221"/>
      <w:bookmarkEnd w:id="632"/>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629"/>
      <w:bookmarkEnd w:id="630"/>
      <w:bookmarkEnd w:id="631"/>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633" w:name="_Toc270676222"/>
      <w:bookmarkEnd w:id="633"/>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w:t>
      </w:r>
      <w:r w:rsidRPr="005C21C4">
        <w:rPr>
          <w:rFonts w:ascii="Times New Roman"/>
          <w:sz w:val="22"/>
          <w:szCs w:val="22"/>
        </w:rPr>
        <w:lastRenderedPageBreak/>
        <w:t>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634" w:name="_Toc191645647"/>
      <w:bookmarkStart w:id="635" w:name="_Toc240898074"/>
      <w:bookmarkStart w:id="636" w:name="_Toc242301816"/>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634"/>
      <w:bookmarkEnd w:id="635"/>
      <w:bookmarkEnd w:id="636"/>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6018ED98"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del w:id="637" w:author="BKL" w:date="2026-10-07T19:45:00Z" w16du:dateUtc="2026-10-07T10:45:00Z">
        <w:r w:rsidRPr="005C21C4" w:rsidDel="00792CD0">
          <w:rPr>
            <w:rFonts w:ascii="Times New Roman" w:hint="eastAsia"/>
            <w:sz w:val="22"/>
            <w:szCs w:val="22"/>
          </w:rPr>
          <w:delText>원</w:delText>
        </w:r>
      </w:del>
      <w:ins w:id="638" w:author="BKL" w:date="2026-10-07T19:45:00Z" w16du:dateUtc="2026-10-07T10:45:00Z">
        <w:r w:rsidR="00792CD0">
          <w:rPr>
            <w:rFonts w:ascii="Times New Roman" w:hint="eastAsia"/>
            <w:sz w:val="22"/>
            <w:szCs w:val="22"/>
          </w:rPr>
          <w:t>사</w:t>
        </w:r>
      </w:ins>
      <w:r w:rsidRPr="005C21C4">
        <w:rPr>
          <w:rFonts w:ascii="Times New Roman"/>
          <w:sz w:val="22"/>
          <w:szCs w:val="22"/>
        </w:rPr>
        <w:t>본</w:t>
      </w:r>
      <w:ins w:id="639" w:author="BKL" w:date="2026-10-07T19:45:00Z" w16du:dateUtc="2026-10-07T10:45:00Z">
        <w:r w:rsidR="00792CD0" w:rsidRPr="00792CD0">
          <w:rPr>
            <w:rFonts w:ascii="Times New Roman"/>
            <w:sz w:val="22"/>
            <w:szCs w:val="22"/>
          </w:rPr>
          <w:t>(</w:t>
        </w:r>
        <w:r w:rsidR="00792CD0" w:rsidRPr="00792CD0">
          <w:rPr>
            <w:rFonts w:ascii="Times New Roman"/>
            <w:sz w:val="22"/>
            <w:szCs w:val="22"/>
          </w:rPr>
          <w:t>대주가</w:t>
        </w:r>
        <w:r w:rsidR="00792CD0" w:rsidRPr="00792CD0">
          <w:rPr>
            <w:rFonts w:ascii="Times New Roman"/>
            <w:sz w:val="22"/>
            <w:szCs w:val="22"/>
          </w:rPr>
          <w:t xml:space="preserve"> </w:t>
        </w:r>
        <w:r w:rsidR="00792CD0" w:rsidRPr="00792CD0">
          <w:rPr>
            <w:rFonts w:ascii="Times New Roman"/>
            <w:sz w:val="22"/>
            <w:szCs w:val="22"/>
          </w:rPr>
          <w:t>요청하는</w:t>
        </w:r>
        <w:r w:rsidR="00792CD0" w:rsidRPr="00792CD0">
          <w:rPr>
            <w:rFonts w:ascii="Times New Roman"/>
            <w:sz w:val="22"/>
            <w:szCs w:val="22"/>
          </w:rPr>
          <w:t xml:space="preserve"> </w:t>
        </w:r>
        <w:r w:rsidR="00792CD0" w:rsidRPr="00792CD0">
          <w:rPr>
            <w:rFonts w:ascii="Times New Roman"/>
            <w:sz w:val="22"/>
            <w:szCs w:val="22"/>
          </w:rPr>
          <w:t>경우</w:t>
        </w:r>
        <w:r w:rsidR="00792CD0" w:rsidRPr="00792CD0">
          <w:rPr>
            <w:rFonts w:ascii="Times New Roman"/>
            <w:sz w:val="22"/>
            <w:szCs w:val="22"/>
          </w:rPr>
          <w:t xml:space="preserve"> </w:t>
        </w:r>
        <w:r w:rsidR="00792CD0" w:rsidRPr="00792CD0">
          <w:rPr>
            <w:rFonts w:ascii="Times New Roman"/>
            <w:sz w:val="22"/>
            <w:szCs w:val="22"/>
          </w:rPr>
          <w:t>원본</w:t>
        </w:r>
        <w:r w:rsidR="00792CD0" w:rsidRPr="00792CD0">
          <w:rPr>
            <w:rFonts w:ascii="Times New Roman"/>
            <w:sz w:val="22"/>
            <w:szCs w:val="22"/>
          </w:rPr>
          <w:t>)</w:t>
        </w:r>
      </w:ins>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lastRenderedPageBreak/>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ins w:id="640" w:author="BKL" w:date="2026-10-07T11:29:00Z">
        <w:r w:rsidR="00C16E7A" w:rsidRPr="00C16E7A">
          <w:rPr>
            <w:rFonts w:ascii="Times New Roman"/>
            <w:sz w:val="22"/>
            <w:szCs w:val="22"/>
          </w:rPr>
          <w:t>다만</w:t>
        </w:r>
        <w:r w:rsidR="00C16E7A" w:rsidRPr="00C16E7A">
          <w:rPr>
            <w:rFonts w:ascii="Times New Roman"/>
            <w:sz w:val="22"/>
            <w:szCs w:val="22"/>
          </w:rPr>
          <w:t xml:space="preserve">, </w:t>
        </w:r>
        <w:r w:rsidR="00C16E7A" w:rsidRPr="00C16E7A">
          <w:rPr>
            <w:rFonts w:ascii="Times New Roman"/>
            <w:sz w:val="22"/>
            <w:szCs w:val="22"/>
          </w:rPr>
          <w:t>매도인으로부터</w:t>
        </w:r>
        <w:r w:rsidR="00C16E7A" w:rsidRPr="00C16E7A">
          <w:rPr>
            <w:rFonts w:ascii="Times New Roman"/>
            <w:sz w:val="22"/>
            <w:szCs w:val="22"/>
          </w:rPr>
          <w:t xml:space="preserve"> </w:t>
        </w:r>
        <w:r w:rsidR="00C16E7A" w:rsidRPr="00C16E7A">
          <w:rPr>
            <w:rFonts w:ascii="Times New Roman"/>
            <w:sz w:val="22"/>
            <w:szCs w:val="22"/>
          </w:rPr>
          <w:t>승계하는</w:t>
        </w:r>
        <w:r w:rsidR="00C16E7A" w:rsidRPr="00C16E7A">
          <w:rPr>
            <w:rFonts w:ascii="Times New Roman"/>
            <w:sz w:val="22"/>
            <w:szCs w:val="22"/>
          </w:rPr>
          <w:t xml:space="preserve"> </w:t>
        </w:r>
        <w:r w:rsidR="00C16E7A" w:rsidRPr="00C16E7A">
          <w:rPr>
            <w:rFonts w:ascii="Times New Roman"/>
            <w:sz w:val="22"/>
            <w:szCs w:val="22"/>
          </w:rPr>
          <w:t>보험계약의</w:t>
        </w:r>
        <w:r w:rsidR="00C16E7A" w:rsidRPr="00C16E7A">
          <w:rPr>
            <w:rFonts w:ascii="Times New Roman"/>
            <w:sz w:val="22"/>
            <w:szCs w:val="22"/>
          </w:rPr>
          <w:t xml:space="preserve"> </w:t>
        </w:r>
        <w:r w:rsidR="00C16E7A" w:rsidRPr="00C16E7A">
          <w:rPr>
            <w:rFonts w:ascii="Times New Roman"/>
            <w:sz w:val="22"/>
            <w:szCs w:val="22"/>
          </w:rPr>
          <w:t>경우</w:t>
        </w:r>
        <w:r w:rsidR="00C16E7A" w:rsidRPr="00C16E7A">
          <w:rPr>
            <w:rFonts w:ascii="Times New Roman"/>
            <w:sz w:val="22"/>
            <w:szCs w:val="22"/>
          </w:rPr>
          <w:t xml:space="preserve"> </w:t>
        </w:r>
        <w:r w:rsidR="00C16E7A" w:rsidRPr="00C16E7A">
          <w:rPr>
            <w:rFonts w:ascii="Times New Roman"/>
            <w:sz w:val="22"/>
            <w:szCs w:val="22"/>
          </w:rPr>
          <w:t>기존</w:t>
        </w:r>
        <w:r w:rsidR="00C16E7A" w:rsidRPr="00C16E7A">
          <w:rPr>
            <w:rFonts w:ascii="Times New Roman"/>
            <w:sz w:val="22"/>
            <w:szCs w:val="22"/>
          </w:rPr>
          <w:t xml:space="preserve"> </w:t>
        </w:r>
        <w:r w:rsidR="00C16E7A" w:rsidRPr="00C16E7A">
          <w:rPr>
            <w:rFonts w:ascii="Times New Roman"/>
            <w:sz w:val="22"/>
            <w:szCs w:val="22"/>
          </w:rPr>
          <w:t>보험금청구권에</w:t>
        </w:r>
        <w:r w:rsidR="00C16E7A" w:rsidRPr="00C16E7A">
          <w:rPr>
            <w:rFonts w:ascii="Times New Roman"/>
            <w:sz w:val="22"/>
            <w:szCs w:val="22"/>
          </w:rPr>
          <w:t xml:space="preserve"> </w:t>
        </w:r>
        <w:r w:rsidR="00C16E7A" w:rsidRPr="00C16E7A">
          <w:rPr>
            <w:rFonts w:ascii="Times New Roman"/>
            <w:sz w:val="22"/>
            <w:szCs w:val="22"/>
          </w:rPr>
          <w:t>대한</w:t>
        </w:r>
        <w:r w:rsidR="00C16E7A" w:rsidRPr="00C16E7A">
          <w:rPr>
            <w:rFonts w:ascii="Times New Roman"/>
            <w:sz w:val="22"/>
            <w:szCs w:val="22"/>
          </w:rPr>
          <w:t xml:space="preserve"> </w:t>
        </w:r>
        <w:r w:rsidR="00C16E7A" w:rsidRPr="00C16E7A">
          <w:rPr>
            <w:rFonts w:ascii="Times New Roman"/>
            <w:sz w:val="22"/>
            <w:szCs w:val="22"/>
          </w:rPr>
          <w:t>근질권의</w:t>
        </w:r>
        <w:r w:rsidR="00C16E7A" w:rsidRPr="00C16E7A">
          <w:rPr>
            <w:rFonts w:ascii="Times New Roman"/>
            <w:sz w:val="22"/>
            <w:szCs w:val="22"/>
          </w:rPr>
          <w:t xml:space="preserve"> </w:t>
        </w:r>
        <w:r w:rsidR="00C16E7A" w:rsidRPr="00C16E7A">
          <w:rPr>
            <w:rFonts w:ascii="Times New Roman"/>
            <w:sz w:val="22"/>
            <w:szCs w:val="22"/>
          </w:rPr>
          <w:t>해지</w:t>
        </w:r>
        <w:r w:rsidR="00C16E7A" w:rsidRPr="00C16E7A">
          <w:rPr>
            <w:rFonts w:ascii="Times New Roman"/>
            <w:sz w:val="22"/>
            <w:szCs w:val="22"/>
          </w:rPr>
          <w:t xml:space="preserve"> </w:t>
        </w:r>
        <w:r w:rsidR="00C16E7A" w:rsidRPr="00C16E7A">
          <w:rPr>
            <w:rFonts w:ascii="Times New Roman"/>
            <w:sz w:val="22"/>
            <w:szCs w:val="22"/>
          </w:rPr>
          <w:t>및</w:t>
        </w:r>
        <w:r w:rsidR="00C16E7A" w:rsidRPr="00C16E7A">
          <w:rPr>
            <w:rFonts w:ascii="Times New Roman"/>
            <w:sz w:val="22"/>
            <w:szCs w:val="22"/>
          </w:rPr>
          <w:t xml:space="preserve"> </w:t>
        </w:r>
        <w:r w:rsidR="00C16E7A" w:rsidRPr="00C16E7A">
          <w:rPr>
            <w:rFonts w:ascii="Times New Roman"/>
            <w:sz w:val="22"/>
            <w:szCs w:val="22"/>
          </w:rPr>
          <w:t>보험계약자</w:t>
        </w:r>
        <w:r w:rsidR="00C16E7A" w:rsidRPr="00C16E7A">
          <w:rPr>
            <w:rFonts w:ascii="Times New Roman"/>
            <w:sz w:val="22"/>
            <w:szCs w:val="22"/>
          </w:rPr>
          <w:t>·</w:t>
        </w:r>
        <w:r w:rsidR="00C16E7A" w:rsidRPr="00C16E7A">
          <w:rPr>
            <w:rFonts w:ascii="Times New Roman"/>
            <w:sz w:val="22"/>
            <w:szCs w:val="22"/>
          </w:rPr>
          <w:t>피보험자</w:t>
        </w:r>
        <w:r w:rsidR="00C16E7A" w:rsidRPr="00C16E7A">
          <w:rPr>
            <w:rFonts w:ascii="Times New Roman"/>
            <w:sz w:val="22"/>
            <w:szCs w:val="22"/>
          </w:rPr>
          <w:t xml:space="preserve"> </w:t>
        </w:r>
        <w:r w:rsidR="00C16E7A" w:rsidRPr="00C16E7A">
          <w:rPr>
            <w:rFonts w:ascii="Times New Roman"/>
            <w:sz w:val="22"/>
            <w:szCs w:val="22"/>
          </w:rPr>
          <w:t>변경을</w:t>
        </w:r>
        <w:r w:rsidR="00C16E7A" w:rsidRPr="00C16E7A">
          <w:rPr>
            <w:rFonts w:ascii="Times New Roman"/>
            <w:sz w:val="22"/>
            <w:szCs w:val="22"/>
          </w:rPr>
          <w:t xml:space="preserve"> </w:t>
        </w:r>
        <w:r w:rsidR="00C16E7A" w:rsidRPr="00C16E7A">
          <w:rPr>
            <w:rFonts w:ascii="Times New Roman"/>
            <w:sz w:val="22"/>
            <w:szCs w:val="22"/>
          </w:rPr>
          <w:t>위한</w:t>
        </w:r>
        <w:r w:rsidR="00C16E7A" w:rsidRPr="00C16E7A">
          <w:rPr>
            <w:rFonts w:ascii="Times New Roman"/>
            <w:sz w:val="22"/>
            <w:szCs w:val="22"/>
          </w:rPr>
          <w:t xml:space="preserve"> </w:t>
        </w:r>
        <w:r w:rsidR="00C16E7A" w:rsidRPr="00C16E7A">
          <w:rPr>
            <w:rFonts w:ascii="Times New Roman"/>
            <w:sz w:val="22"/>
            <w:szCs w:val="22"/>
          </w:rPr>
          <w:t>보험회사의</w:t>
        </w:r>
        <w:r w:rsidR="00C16E7A" w:rsidRPr="00C16E7A">
          <w:rPr>
            <w:rFonts w:ascii="Times New Roman"/>
            <w:sz w:val="22"/>
            <w:szCs w:val="22"/>
          </w:rPr>
          <w:t xml:space="preserve"> </w:t>
        </w:r>
        <w:r w:rsidR="00C16E7A" w:rsidRPr="00C16E7A">
          <w:rPr>
            <w:rFonts w:ascii="Times New Roman"/>
            <w:sz w:val="22"/>
            <w:szCs w:val="22"/>
          </w:rPr>
          <w:t>절차로</w:t>
        </w:r>
        <w:r w:rsidR="00C16E7A" w:rsidRPr="00C16E7A">
          <w:rPr>
            <w:rFonts w:ascii="Times New Roman"/>
            <w:sz w:val="22"/>
            <w:szCs w:val="22"/>
          </w:rPr>
          <w:t xml:space="preserve"> </w:t>
        </w:r>
        <w:r w:rsidR="00C16E7A" w:rsidRPr="00C16E7A">
          <w:rPr>
            <w:rFonts w:ascii="Times New Roman"/>
            <w:sz w:val="22"/>
            <w:szCs w:val="22"/>
          </w:rPr>
          <w:t>인하여</w:t>
        </w:r>
        <w:r w:rsidR="00C16E7A" w:rsidRPr="00C16E7A">
          <w:rPr>
            <w:rFonts w:ascii="Times New Roman"/>
            <w:sz w:val="22"/>
            <w:szCs w:val="22"/>
          </w:rPr>
          <w:t xml:space="preserve"> </w:t>
        </w:r>
        <w:r w:rsidR="00C16E7A" w:rsidRPr="00C16E7A">
          <w:rPr>
            <w:rFonts w:ascii="Times New Roman"/>
            <w:sz w:val="22"/>
            <w:szCs w:val="22"/>
          </w:rPr>
          <w:t>위</w:t>
        </w:r>
        <w:r w:rsidR="00C16E7A" w:rsidRPr="00C16E7A">
          <w:rPr>
            <w:rFonts w:ascii="Times New Roman"/>
            <w:sz w:val="22"/>
            <w:szCs w:val="22"/>
          </w:rPr>
          <w:t xml:space="preserve"> </w:t>
        </w:r>
        <w:r w:rsidR="00C16E7A" w:rsidRPr="00C16E7A">
          <w:rPr>
            <w:rFonts w:ascii="Times New Roman"/>
            <w:sz w:val="22"/>
            <w:szCs w:val="22"/>
          </w:rPr>
          <w:t>기한</w:t>
        </w:r>
        <w:r w:rsidR="00C16E7A" w:rsidRPr="00C16E7A">
          <w:rPr>
            <w:rFonts w:ascii="Times New Roman"/>
            <w:sz w:val="22"/>
            <w:szCs w:val="22"/>
          </w:rPr>
          <w:t xml:space="preserve"> </w:t>
        </w:r>
        <w:r w:rsidR="00C16E7A" w:rsidRPr="00C16E7A">
          <w:rPr>
            <w:rFonts w:ascii="Times New Roman"/>
            <w:sz w:val="22"/>
            <w:szCs w:val="22"/>
          </w:rPr>
          <w:t>내</w:t>
        </w:r>
        <w:r w:rsidR="00C16E7A" w:rsidRPr="00C16E7A">
          <w:rPr>
            <w:rFonts w:ascii="Times New Roman"/>
            <w:sz w:val="22"/>
            <w:szCs w:val="22"/>
          </w:rPr>
          <w:t xml:space="preserve"> </w:t>
        </w:r>
        <w:r w:rsidR="00C16E7A" w:rsidRPr="00C16E7A">
          <w:rPr>
            <w:rFonts w:ascii="Times New Roman"/>
            <w:sz w:val="22"/>
            <w:szCs w:val="22"/>
          </w:rPr>
          <w:t>제출이</w:t>
        </w:r>
        <w:r w:rsidR="00C16E7A" w:rsidRPr="00C16E7A">
          <w:rPr>
            <w:rFonts w:ascii="Times New Roman"/>
            <w:sz w:val="22"/>
            <w:szCs w:val="22"/>
          </w:rPr>
          <w:t xml:space="preserve"> </w:t>
        </w:r>
        <w:r w:rsidR="00C16E7A" w:rsidRPr="00C16E7A">
          <w:rPr>
            <w:rFonts w:ascii="Times New Roman"/>
            <w:sz w:val="22"/>
            <w:szCs w:val="22"/>
          </w:rPr>
          <w:t>어려운</w:t>
        </w:r>
        <w:r w:rsidR="00C16E7A" w:rsidRPr="00C16E7A">
          <w:rPr>
            <w:rFonts w:ascii="Times New Roman"/>
            <w:sz w:val="22"/>
            <w:szCs w:val="22"/>
          </w:rPr>
          <w:t xml:space="preserve"> </w:t>
        </w:r>
        <w:r w:rsidR="00C16E7A" w:rsidRPr="00C16E7A">
          <w:rPr>
            <w:rFonts w:ascii="Times New Roman"/>
            <w:sz w:val="22"/>
            <w:szCs w:val="22"/>
          </w:rPr>
          <w:t>경우에는</w:t>
        </w:r>
        <w:r w:rsidR="00C16E7A" w:rsidRPr="00C16E7A">
          <w:rPr>
            <w:rFonts w:ascii="Times New Roman"/>
            <w:sz w:val="22"/>
            <w:szCs w:val="22"/>
          </w:rPr>
          <w:t xml:space="preserve"> </w:t>
        </w:r>
        <w:r w:rsidR="00C16E7A" w:rsidRPr="00C16E7A">
          <w:rPr>
            <w:rFonts w:ascii="Times New Roman"/>
            <w:sz w:val="22"/>
            <w:szCs w:val="22"/>
          </w:rPr>
          <w:t>대주와</w:t>
        </w:r>
        <w:r w:rsidR="00C16E7A" w:rsidRPr="00C16E7A">
          <w:rPr>
            <w:rFonts w:ascii="Times New Roman"/>
            <w:sz w:val="22"/>
            <w:szCs w:val="22"/>
          </w:rPr>
          <w:t xml:space="preserve"> </w:t>
        </w:r>
        <w:r w:rsidR="00C16E7A" w:rsidRPr="00C16E7A">
          <w:rPr>
            <w:rFonts w:ascii="Times New Roman"/>
            <w:sz w:val="22"/>
            <w:szCs w:val="22"/>
          </w:rPr>
          <w:t>협의하여</w:t>
        </w:r>
        <w:r w:rsidR="00C16E7A" w:rsidRPr="00C16E7A">
          <w:rPr>
            <w:rFonts w:ascii="Times New Roman"/>
            <w:sz w:val="22"/>
            <w:szCs w:val="22"/>
          </w:rPr>
          <w:t xml:space="preserve"> </w:t>
        </w:r>
        <w:r w:rsidR="00C16E7A" w:rsidRPr="00C16E7A">
          <w:rPr>
            <w:rFonts w:ascii="Times New Roman"/>
            <w:sz w:val="22"/>
            <w:szCs w:val="22"/>
          </w:rPr>
          <w:t>그</w:t>
        </w:r>
        <w:r w:rsidR="00C16E7A" w:rsidRPr="00C16E7A">
          <w:rPr>
            <w:rFonts w:ascii="Times New Roman"/>
            <w:sz w:val="22"/>
            <w:szCs w:val="22"/>
          </w:rPr>
          <w:t xml:space="preserve"> </w:t>
        </w:r>
        <w:r w:rsidR="00C16E7A" w:rsidRPr="00C16E7A">
          <w:rPr>
            <w:rFonts w:ascii="Times New Roman"/>
            <w:sz w:val="22"/>
            <w:szCs w:val="22"/>
          </w:rPr>
          <w:t>제출기한을</w:t>
        </w:r>
        <w:r w:rsidR="00C16E7A" w:rsidRPr="00C16E7A">
          <w:rPr>
            <w:rFonts w:ascii="Times New Roman"/>
            <w:sz w:val="22"/>
            <w:szCs w:val="22"/>
          </w:rPr>
          <w:t xml:space="preserve"> </w:t>
        </w:r>
        <w:r w:rsidR="00C16E7A" w:rsidRPr="00C16E7A">
          <w:rPr>
            <w:rFonts w:ascii="Times New Roman"/>
            <w:sz w:val="22"/>
            <w:szCs w:val="22"/>
          </w:rPr>
          <w:t>연장할</w:t>
        </w:r>
        <w:r w:rsidR="00C16E7A" w:rsidRPr="00C16E7A">
          <w:rPr>
            <w:rFonts w:ascii="Times New Roman"/>
            <w:sz w:val="22"/>
            <w:szCs w:val="22"/>
          </w:rPr>
          <w:t xml:space="preserve"> </w:t>
        </w:r>
        <w:r w:rsidR="00C16E7A" w:rsidRPr="00C16E7A">
          <w:rPr>
            <w:rFonts w:ascii="Times New Roman"/>
            <w:sz w:val="22"/>
            <w:szCs w:val="22"/>
          </w:rPr>
          <w:t>수</w:t>
        </w:r>
        <w:r w:rsidR="00C16E7A" w:rsidRPr="00C16E7A">
          <w:rPr>
            <w:rFonts w:ascii="Times New Roman"/>
            <w:sz w:val="22"/>
            <w:szCs w:val="22"/>
          </w:rPr>
          <w:t xml:space="preserve"> </w:t>
        </w:r>
        <w:r w:rsidR="00C16E7A" w:rsidRPr="00C16E7A">
          <w:rPr>
            <w:rFonts w:ascii="Times New Roman"/>
            <w:sz w:val="22"/>
            <w:szCs w:val="22"/>
          </w:rPr>
          <w:t>있다</w:t>
        </w:r>
        <w:r w:rsidR="00C16E7A" w:rsidRPr="00C16E7A">
          <w:rPr>
            <w:rFonts w:ascii="Times New Roman"/>
            <w:sz w:val="22"/>
            <w:szCs w:val="22"/>
          </w:rPr>
          <w:t>.</w:t>
        </w:r>
      </w:ins>
      <w:ins w:id="641" w:author="BKL" w:date="2026-10-07T19:45:00Z" w16du:dateUtc="2026-10-07T10:45:00Z">
        <w:r w:rsidR="00792CD0">
          <w:rPr>
            <w:rFonts w:ascii="Times New Roman" w:hint="eastAsia"/>
            <w:sz w:val="22"/>
            <w:szCs w:val="22"/>
          </w:rPr>
          <w:t xml:space="preserve"> </w:t>
        </w:r>
        <w:r w:rsidR="00792CD0" w:rsidRPr="00792CD0">
          <w:rPr>
            <w:rFonts w:ascii="Times New Roman" w:hint="eastAsia"/>
            <w:sz w:val="22"/>
            <w:szCs w:val="22"/>
            <w:highlight w:val="yellow"/>
          </w:rPr>
          <w:t xml:space="preserve">[BKL Note: </w:t>
        </w:r>
      </w:ins>
      <w:ins w:id="642" w:author="BKL" w:date="2026-10-07T19:46:00Z" w16du:dateUtc="2026-10-07T10:46:00Z">
        <w:r w:rsidR="00792CD0" w:rsidRPr="00792CD0">
          <w:rPr>
            <w:rFonts w:ascii="Times New Roman" w:hint="eastAsia"/>
            <w:sz w:val="22"/>
            <w:szCs w:val="22"/>
            <w:highlight w:val="yellow"/>
          </w:rPr>
          <w:t>승낙서</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제출의</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경우</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부록</w:t>
        </w:r>
        <w:r w:rsidR="00792CD0" w:rsidRPr="00792CD0">
          <w:rPr>
            <w:rFonts w:ascii="Times New Roman" w:hint="eastAsia"/>
            <w:sz w:val="22"/>
            <w:szCs w:val="22"/>
            <w:highlight w:val="yellow"/>
          </w:rPr>
          <w:t xml:space="preserve">2. </w:t>
        </w:r>
        <w:r w:rsidR="00792CD0" w:rsidRPr="00792CD0">
          <w:rPr>
            <w:rFonts w:ascii="Times New Roman" w:hint="eastAsia"/>
            <w:sz w:val="22"/>
            <w:szCs w:val="22"/>
            <w:highlight w:val="yellow"/>
          </w:rPr>
          <w:t>기재와</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통일하였습니다</w:t>
        </w:r>
        <w:r w:rsidR="00792CD0" w:rsidRPr="00792CD0">
          <w:rPr>
            <w:rFonts w:ascii="Times New Roman" w:hint="eastAsia"/>
            <w:sz w:val="22"/>
            <w:szCs w:val="22"/>
            <w:highlight w:val="yellow"/>
          </w:rPr>
          <w:t>.]</w:t>
        </w:r>
      </w:ins>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643" w:name="_Toc191645648"/>
      <w:bookmarkStart w:id="644" w:name="_Toc240898075"/>
      <w:bookmarkStart w:id="645" w:name="_Toc242301817"/>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643"/>
      <w:bookmarkEnd w:id="644"/>
      <w:bookmarkEnd w:id="645"/>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Pr="00413874">
        <w:rPr>
          <w:rFonts w:ascii="Times New Roman"/>
          <w:sz w:val="22"/>
          <w:szCs w:val="22"/>
        </w:rPr>
        <w:t>예금채권근질권설정계약</w:t>
      </w:r>
      <w:r w:rsidRPr="00A645AF">
        <w:rPr>
          <w:rFonts w:ascii="Times New Roman"/>
          <w:sz w:val="22"/>
          <w:szCs w:val="22"/>
        </w:rPr>
        <w:t>을</w:t>
      </w:r>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646" w:name="_Toc191645649"/>
      <w:bookmarkStart w:id="647" w:name="_Toc240898076"/>
      <w:bookmarkStart w:id="648" w:name="_Toc242301818"/>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627"/>
      <w:bookmarkEnd w:id="646"/>
      <w:bookmarkEnd w:id="647"/>
      <w:bookmarkEnd w:id="648"/>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49" w:name="_Toc203503698"/>
      <w:bookmarkStart w:id="650" w:name="_Toc239084343"/>
      <w:bookmarkStart w:id="651" w:name="_Toc191645650"/>
      <w:bookmarkStart w:id="652" w:name="_Toc240898077"/>
      <w:bookmarkStart w:id="653" w:name="_Toc242301819"/>
      <w:r w:rsidRPr="00413874">
        <w:rPr>
          <w:rFonts w:ascii="Times New Roman" w:eastAsia="바탕" w:hAnsi="Times New Roman"/>
          <w:kern w:val="0"/>
          <w:sz w:val="22"/>
          <w:szCs w:val="22"/>
        </w:rPr>
        <w:t>법인격</w:t>
      </w:r>
      <w:bookmarkEnd w:id="649"/>
      <w:bookmarkEnd w:id="650"/>
      <w:bookmarkEnd w:id="651"/>
      <w:bookmarkEnd w:id="652"/>
      <w:bookmarkEnd w:id="653"/>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54" w:name="_Toc203503699"/>
      <w:bookmarkStart w:id="655" w:name="_Toc239084344"/>
      <w:bookmarkStart w:id="656" w:name="_Toc191645651"/>
      <w:bookmarkStart w:id="657" w:name="_Toc240898078"/>
      <w:bookmarkStart w:id="658" w:name="_Toc242301820"/>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654"/>
      <w:bookmarkEnd w:id="655"/>
      <w:bookmarkEnd w:id="656"/>
      <w:bookmarkEnd w:id="657"/>
      <w:bookmarkEnd w:id="658"/>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59" w:name="_Toc203503700"/>
      <w:bookmarkStart w:id="660" w:name="_Toc239084345"/>
      <w:bookmarkStart w:id="661" w:name="_Toc191645652"/>
      <w:bookmarkStart w:id="662" w:name="_Toc240898079"/>
      <w:bookmarkStart w:id="663" w:name="_Toc242301821"/>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659"/>
      <w:bookmarkEnd w:id="660"/>
      <w:bookmarkEnd w:id="661"/>
      <w:bookmarkEnd w:id="662"/>
      <w:bookmarkEnd w:id="663"/>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64" w:name="_Toc203503701"/>
      <w:bookmarkStart w:id="665" w:name="_Toc239084346"/>
      <w:bookmarkStart w:id="666" w:name="_Toc191645653"/>
      <w:bookmarkStart w:id="667" w:name="_Toc240898080"/>
      <w:bookmarkStart w:id="668" w:name="_Toc242301822"/>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664"/>
      <w:bookmarkEnd w:id="665"/>
      <w:bookmarkEnd w:id="666"/>
      <w:bookmarkEnd w:id="667"/>
      <w:bookmarkEnd w:id="668"/>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69" w:name="_Toc203503702"/>
      <w:bookmarkStart w:id="670" w:name="_Toc239084347"/>
      <w:bookmarkStart w:id="671" w:name="_Toc191645654"/>
      <w:bookmarkStart w:id="672" w:name="_Toc240898081"/>
      <w:bookmarkStart w:id="673" w:name="_Toc242301823"/>
      <w:r w:rsidRPr="00413874">
        <w:rPr>
          <w:rFonts w:ascii="Times New Roman" w:eastAsia="바탕" w:hAnsi="Times New Roman"/>
          <w:kern w:val="0"/>
          <w:sz w:val="22"/>
          <w:szCs w:val="22"/>
        </w:rPr>
        <w:t>담보</w:t>
      </w:r>
      <w:bookmarkEnd w:id="669"/>
      <w:bookmarkEnd w:id="670"/>
      <w:bookmarkEnd w:id="671"/>
      <w:bookmarkEnd w:id="672"/>
      <w:bookmarkEnd w:id="673"/>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5F037D02"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ins w:id="674" w:author="BKL" w:date="2026-10-07T19:47:00Z" w16du:dateUtc="2026-10-07T10:47:00Z">
        <w:r w:rsidR="000E22B2" w:rsidRPr="000E22B2">
          <w:rPr>
            <w:rFonts w:ascii="Times New Roman"/>
            <w:kern w:val="0"/>
            <w:sz w:val="22"/>
            <w:szCs w:val="22"/>
          </w:rPr>
          <w:t>명확히</w:t>
        </w:r>
        <w:r w:rsidR="000E22B2" w:rsidRPr="000E22B2">
          <w:rPr>
            <w:rFonts w:ascii="Times New Roman"/>
            <w:kern w:val="0"/>
            <w:sz w:val="22"/>
            <w:szCs w:val="22"/>
          </w:rPr>
          <w:t xml:space="preserve"> </w:t>
        </w:r>
        <w:r w:rsidR="000E22B2" w:rsidRPr="000E22B2">
          <w:rPr>
            <w:rFonts w:ascii="Times New Roman"/>
            <w:kern w:val="0"/>
            <w:sz w:val="22"/>
            <w:szCs w:val="22"/>
          </w:rPr>
          <w:t>하면</w:t>
        </w:r>
        <w:r w:rsidR="000E22B2" w:rsidRPr="000E22B2">
          <w:rPr>
            <w:rFonts w:ascii="Times New Roman"/>
            <w:kern w:val="0"/>
            <w:sz w:val="22"/>
            <w:szCs w:val="22"/>
          </w:rPr>
          <w:t xml:space="preserve">, </w:t>
        </w:r>
        <w:r w:rsidR="000E22B2" w:rsidRPr="000E22B2">
          <w:rPr>
            <w:rFonts w:ascii="Times New Roman"/>
            <w:kern w:val="0"/>
            <w:sz w:val="22"/>
            <w:szCs w:val="22"/>
          </w:rPr>
          <w:t>기존</w:t>
        </w:r>
        <w:r w:rsidR="000E22B2" w:rsidRPr="000E22B2">
          <w:rPr>
            <w:rFonts w:ascii="Times New Roman"/>
            <w:kern w:val="0"/>
            <w:sz w:val="22"/>
            <w:szCs w:val="22"/>
          </w:rPr>
          <w:t xml:space="preserve"> </w:t>
        </w:r>
        <w:r w:rsidR="000E22B2" w:rsidRPr="000E22B2">
          <w:rPr>
            <w:rFonts w:ascii="Times New Roman"/>
            <w:kern w:val="0"/>
            <w:sz w:val="22"/>
            <w:szCs w:val="22"/>
          </w:rPr>
          <w:t>담보신탁</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그에</w:t>
        </w:r>
        <w:r w:rsidR="000E22B2" w:rsidRPr="000E22B2">
          <w:rPr>
            <w:rFonts w:ascii="Times New Roman"/>
            <w:kern w:val="0"/>
            <w:sz w:val="22"/>
            <w:szCs w:val="22"/>
          </w:rPr>
          <w:t xml:space="preserve"> </w:t>
        </w:r>
        <w:r w:rsidR="000E22B2" w:rsidRPr="000E22B2">
          <w:rPr>
            <w:rFonts w:ascii="Times New Roman"/>
            <w:kern w:val="0"/>
            <w:sz w:val="22"/>
            <w:szCs w:val="22"/>
          </w:rPr>
          <w:t>따른</w:t>
        </w:r>
        <w:r w:rsidR="000E22B2" w:rsidRPr="000E22B2">
          <w:rPr>
            <w:rFonts w:ascii="Times New Roman"/>
            <w:kern w:val="0"/>
            <w:sz w:val="22"/>
            <w:szCs w:val="22"/>
          </w:rPr>
          <w:t xml:space="preserve"> </w:t>
        </w:r>
        <w:r w:rsidR="000E22B2" w:rsidRPr="000E22B2">
          <w:rPr>
            <w:rFonts w:ascii="Times New Roman"/>
            <w:kern w:val="0"/>
            <w:sz w:val="22"/>
            <w:szCs w:val="22"/>
          </w:rPr>
          <w:t>우선수익권</w:t>
        </w:r>
        <w:r w:rsidR="000E22B2" w:rsidRPr="000E22B2">
          <w:rPr>
            <w:rFonts w:ascii="Times New Roman"/>
            <w:kern w:val="0"/>
            <w:sz w:val="22"/>
            <w:szCs w:val="22"/>
          </w:rPr>
          <w:t>·</w:t>
        </w:r>
        <w:r w:rsidR="000E22B2" w:rsidRPr="000E22B2">
          <w:rPr>
            <w:rFonts w:ascii="Times New Roman"/>
            <w:kern w:val="0"/>
            <w:sz w:val="22"/>
            <w:szCs w:val="22"/>
          </w:rPr>
          <w:t>근질권과</w:t>
        </w:r>
        <w:r w:rsidR="000E22B2" w:rsidRPr="000E22B2">
          <w:rPr>
            <w:rFonts w:ascii="Times New Roman"/>
            <w:kern w:val="0"/>
            <w:sz w:val="22"/>
            <w:szCs w:val="22"/>
          </w:rPr>
          <w:t xml:space="preserve"> </w:t>
        </w:r>
        <w:r w:rsidR="000E22B2" w:rsidRPr="000E22B2">
          <w:rPr>
            <w:rFonts w:ascii="Times New Roman"/>
            <w:kern w:val="0"/>
            <w:sz w:val="22"/>
            <w:szCs w:val="22"/>
          </w:rPr>
          <w:t>매도인이</w:t>
        </w:r>
        <w:r w:rsidR="000E22B2" w:rsidRPr="000E22B2">
          <w:rPr>
            <w:rFonts w:ascii="Times New Roman"/>
            <w:kern w:val="0"/>
            <w:sz w:val="22"/>
            <w:szCs w:val="22"/>
          </w:rPr>
          <w:t xml:space="preserve"> </w:t>
        </w:r>
        <w:r w:rsidR="000E22B2" w:rsidRPr="000E22B2">
          <w:rPr>
            <w:rFonts w:ascii="Times New Roman"/>
            <w:kern w:val="0"/>
            <w:sz w:val="22"/>
            <w:szCs w:val="22"/>
          </w:rPr>
          <w:t>체결한</w:t>
        </w:r>
        <w:r w:rsidR="000E22B2" w:rsidRPr="000E22B2">
          <w:rPr>
            <w:rFonts w:ascii="Times New Roman"/>
            <w:kern w:val="0"/>
            <w:sz w:val="22"/>
            <w:szCs w:val="22"/>
          </w:rPr>
          <w:t xml:space="preserve"> </w:t>
        </w:r>
        <w:r w:rsidR="000E22B2" w:rsidRPr="000E22B2">
          <w:rPr>
            <w:rFonts w:ascii="Times New Roman"/>
            <w:kern w:val="0"/>
            <w:sz w:val="22"/>
            <w:szCs w:val="22"/>
          </w:rPr>
          <w:t>보험계약의</w:t>
        </w:r>
        <w:r w:rsidR="000E22B2" w:rsidRPr="000E22B2">
          <w:rPr>
            <w:rFonts w:ascii="Times New Roman"/>
            <w:kern w:val="0"/>
            <w:sz w:val="22"/>
            <w:szCs w:val="22"/>
          </w:rPr>
          <w:t xml:space="preserve"> </w:t>
        </w:r>
        <w:r w:rsidR="000E22B2" w:rsidRPr="000E22B2">
          <w:rPr>
            <w:rFonts w:ascii="Times New Roman"/>
            <w:kern w:val="0"/>
            <w:sz w:val="22"/>
            <w:szCs w:val="22"/>
          </w:rPr>
          <w:t>보험금청구권에</w:t>
        </w:r>
        <w:r w:rsidR="000E22B2" w:rsidRPr="000E22B2">
          <w:rPr>
            <w:rFonts w:ascii="Times New Roman"/>
            <w:kern w:val="0"/>
            <w:sz w:val="22"/>
            <w:szCs w:val="22"/>
          </w:rPr>
          <w:t xml:space="preserve"> </w:t>
        </w:r>
        <w:r w:rsidR="000E22B2" w:rsidRPr="000E22B2">
          <w:rPr>
            <w:rFonts w:ascii="Times New Roman"/>
            <w:kern w:val="0"/>
            <w:sz w:val="22"/>
            <w:szCs w:val="22"/>
          </w:rPr>
          <w:t>설정된</w:t>
        </w:r>
        <w:r w:rsidR="000E22B2" w:rsidRPr="000E22B2">
          <w:rPr>
            <w:rFonts w:ascii="Times New Roman"/>
            <w:kern w:val="0"/>
            <w:sz w:val="22"/>
            <w:szCs w:val="22"/>
          </w:rPr>
          <w:t xml:space="preserve"> </w:t>
        </w:r>
        <w:r w:rsidR="000E22B2" w:rsidRPr="000E22B2">
          <w:rPr>
            <w:rFonts w:ascii="Times New Roman"/>
            <w:kern w:val="0"/>
            <w:sz w:val="22"/>
            <w:szCs w:val="22"/>
          </w:rPr>
          <w:t>근질권은</w:t>
        </w:r>
        <w:r w:rsidR="000E22B2" w:rsidRPr="000E22B2">
          <w:rPr>
            <w:rFonts w:ascii="Times New Roman"/>
            <w:kern w:val="0"/>
            <w:sz w:val="22"/>
            <w:szCs w:val="22"/>
          </w:rPr>
          <w:t xml:space="preserve"> </w:t>
        </w:r>
        <w:r w:rsidR="000E22B2" w:rsidRPr="000E22B2">
          <w:rPr>
            <w:rFonts w:ascii="Times New Roman"/>
            <w:kern w:val="0"/>
            <w:sz w:val="22"/>
            <w:szCs w:val="22"/>
          </w:rPr>
          <w:t>허용된</w:t>
        </w:r>
        <w:r w:rsidR="000E22B2" w:rsidRPr="000E22B2">
          <w:rPr>
            <w:rFonts w:ascii="Times New Roman"/>
            <w:kern w:val="0"/>
            <w:sz w:val="22"/>
            <w:szCs w:val="22"/>
          </w:rPr>
          <w:t xml:space="preserve"> </w:t>
        </w:r>
        <w:r w:rsidR="000E22B2" w:rsidRPr="000E22B2">
          <w:rPr>
            <w:rFonts w:ascii="Times New Roman"/>
            <w:kern w:val="0"/>
            <w:sz w:val="22"/>
            <w:szCs w:val="22"/>
          </w:rPr>
          <w:t>부담으로서</w:t>
        </w:r>
        <w:r w:rsidR="000E22B2" w:rsidRPr="000E22B2">
          <w:rPr>
            <w:rFonts w:ascii="Times New Roman"/>
            <w:kern w:val="0"/>
            <w:sz w:val="22"/>
            <w:szCs w:val="22"/>
          </w:rPr>
          <w:t xml:space="preserve"> </w:t>
        </w:r>
        <w:r w:rsidR="000E22B2" w:rsidRPr="000E22B2">
          <w:rPr>
            <w:rFonts w:ascii="Times New Roman"/>
            <w:kern w:val="0"/>
            <w:sz w:val="22"/>
            <w:szCs w:val="22"/>
          </w:rPr>
          <w:t>인출일에</w:t>
        </w:r>
        <w:r w:rsidR="000E22B2" w:rsidRPr="000E22B2">
          <w:rPr>
            <w:rFonts w:ascii="Times New Roman"/>
            <w:kern w:val="0"/>
            <w:sz w:val="22"/>
            <w:szCs w:val="22"/>
          </w:rPr>
          <w:t xml:space="preserve"> </w:t>
        </w:r>
        <w:r w:rsidR="000E22B2" w:rsidRPr="000E22B2">
          <w:rPr>
            <w:rFonts w:ascii="Times New Roman"/>
            <w:kern w:val="0"/>
            <w:sz w:val="22"/>
            <w:szCs w:val="22"/>
          </w:rPr>
          <w:t>해지</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말소</w:t>
        </w:r>
        <w:r w:rsidR="000E22B2" w:rsidRPr="000E22B2">
          <w:rPr>
            <w:rFonts w:ascii="Times New Roman"/>
            <w:kern w:val="0"/>
            <w:sz w:val="22"/>
            <w:szCs w:val="22"/>
          </w:rPr>
          <w:t>(</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신청</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통지를</w:t>
        </w:r>
        <w:r w:rsidR="000E22B2" w:rsidRPr="000E22B2">
          <w:rPr>
            <w:rFonts w:ascii="Times New Roman"/>
            <w:kern w:val="0"/>
            <w:sz w:val="22"/>
            <w:szCs w:val="22"/>
          </w:rPr>
          <w:t xml:space="preserve"> </w:t>
        </w:r>
        <w:r w:rsidR="000E22B2" w:rsidRPr="000E22B2">
          <w:rPr>
            <w:rFonts w:ascii="Times New Roman"/>
            <w:kern w:val="0"/>
            <w:sz w:val="22"/>
            <w:szCs w:val="22"/>
          </w:rPr>
          <w:t>포함한다</w:t>
        </w:r>
        <w:r w:rsidR="000E22B2" w:rsidRPr="000E22B2">
          <w:rPr>
            <w:rFonts w:ascii="Times New Roman"/>
            <w:kern w:val="0"/>
            <w:sz w:val="22"/>
            <w:szCs w:val="22"/>
          </w:rPr>
          <w:t>)</w:t>
        </w:r>
        <w:r w:rsidR="000E22B2" w:rsidRPr="000E22B2">
          <w:rPr>
            <w:rFonts w:ascii="Times New Roman"/>
            <w:kern w:val="0"/>
            <w:sz w:val="22"/>
            <w:szCs w:val="22"/>
          </w:rPr>
          <w:t>될</w:t>
        </w:r>
        <w:r w:rsidR="000E22B2" w:rsidRPr="000E22B2">
          <w:rPr>
            <w:rFonts w:ascii="Times New Roman"/>
            <w:kern w:val="0"/>
            <w:sz w:val="22"/>
            <w:szCs w:val="22"/>
          </w:rPr>
          <w:t xml:space="preserve"> </w:t>
        </w:r>
        <w:r w:rsidR="000E22B2" w:rsidRPr="000E22B2">
          <w:rPr>
            <w:rFonts w:ascii="Times New Roman"/>
            <w:kern w:val="0"/>
            <w:sz w:val="22"/>
            <w:szCs w:val="22"/>
          </w:rPr>
          <w:t>때까지</w:t>
        </w:r>
        <w:r w:rsidR="000E22B2" w:rsidRPr="000E22B2">
          <w:rPr>
            <w:rFonts w:ascii="Times New Roman"/>
            <w:kern w:val="0"/>
            <w:sz w:val="22"/>
            <w:szCs w:val="22"/>
          </w:rPr>
          <w:t xml:space="preserve"> </w:t>
        </w:r>
        <w:r w:rsidR="000E22B2" w:rsidRPr="000E22B2">
          <w:rPr>
            <w:rFonts w:ascii="Times New Roman"/>
            <w:kern w:val="0"/>
            <w:sz w:val="22"/>
            <w:szCs w:val="22"/>
          </w:rPr>
          <w:t>존속할</w:t>
        </w:r>
        <w:r w:rsidR="000E22B2" w:rsidRPr="000E22B2">
          <w:rPr>
            <w:rFonts w:ascii="Times New Roman"/>
            <w:kern w:val="0"/>
            <w:sz w:val="22"/>
            <w:szCs w:val="22"/>
          </w:rPr>
          <w:t xml:space="preserve"> </w:t>
        </w:r>
        <w:r w:rsidR="000E22B2" w:rsidRPr="000E22B2">
          <w:rPr>
            <w:rFonts w:ascii="Times New Roman"/>
            <w:kern w:val="0"/>
            <w:sz w:val="22"/>
            <w:szCs w:val="22"/>
          </w:rPr>
          <w:t>수</w:t>
        </w:r>
        <w:r w:rsidR="000E22B2" w:rsidRPr="000E22B2">
          <w:rPr>
            <w:rFonts w:ascii="Times New Roman"/>
            <w:kern w:val="0"/>
            <w:sz w:val="22"/>
            <w:szCs w:val="22"/>
          </w:rPr>
          <w:t xml:space="preserve"> </w:t>
        </w:r>
        <w:r w:rsidR="000E22B2" w:rsidRPr="000E22B2">
          <w:rPr>
            <w:rFonts w:ascii="Times New Roman"/>
            <w:kern w:val="0"/>
            <w:sz w:val="22"/>
            <w:szCs w:val="22"/>
          </w:rPr>
          <w:t>있으며</w:t>
        </w:r>
        <w:r w:rsidR="000E22B2" w:rsidRPr="000E22B2">
          <w:rPr>
            <w:rFonts w:ascii="Times New Roman"/>
            <w:kern w:val="0"/>
            <w:sz w:val="22"/>
            <w:szCs w:val="22"/>
          </w:rPr>
          <w:t xml:space="preserve">, </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존속은</w:t>
        </w:r>
        <w:r w:rsidR="000E22B2" w:rsidRPr="000E22B2">
          <w:rPr>
            <w:rFonts w:ascii="Times New Roman"/>
            <w:kern w:val="0"/>
            <w:sz w:val="22"/>
            <w:szCs w:val="22"/>
          </w:rPr>
          <w:t xml:space="preserve"> </w:t>
        </w:r>
        <w:r w:rsidR="000E22B2" w:rsidRPr="000E22B2">
          <w:rPr>
            <w:rFonts w:ascii="Times New Roman"/>
            <w:kern w:val="0"/>
            <w:sz w:val="22"/>
            <w:szCs w:val="22"/>
          </w:rPr>
          <w:t>본</w:t>
        </w:r>
        <w:r w:rsidR="000E22B2" w:rsidRPr="000E22B2">
          <w:rPr>
            <w:rFonts w:ascii="Times New Roman"/>
            <w:kern w:val="0"/>
            <w:sz w:val="22"/>
            <w:szCs w:val="22"/>
          </w:rPr>
          <w:t xml:space="preserve"> </w:t>
        </w:r>
        <w:r w:rsidR="000E22B2" w:rsidRPr="000E22B2">
          <w:rPr>
            <w:rFonts w:ascii="Times New Roman"/>
            <w:kern w:val="0"/>
            <w:sz w:val="22"/>
            <w:szCs w:val="22"/>
          </w:rPr>
          <w:t>항의</w:t>
        </w:r>
        <w:r w:rsidR="000E22B2" w:rsidRPr="000E22B2">
          <w:rPr>
            <w:rFonts w:ascii="Times New Roman"/>
            <w:kern w:val="0"/>
            <w:sz w:val="22"/>
            <w:szCs w:val="22"/>
          </w:rPr>
          <w:t xml:space="preserve"> </w:t>
        </w:r>
        <w:r w:rsidR="000E22B2" w:rsidRPr="000E22B2">
          <w:rPr>
            <w:rFonts w:ascii="Times New Roman"/>
            <w:kern w:val="0"/>
            <w:sz w:val="22"/>
            <w:szCs w:val="22"/>
          </w:rPr>
          <w:t>진술</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보장에</w:t>
        </w:r>
        <w:r w:rsidR="000E22B2" w:rsidRPr="000E22B2">
          <w:rPr>
            <w:rFonts w:ascii="Times New Roman"/>
            <w:kern w:val="0"/>
            <w:sz w:val="22"/>
            <w:szCs w:val="22"/>
          </w:rPr>
          <w:t xml:space="preserve"> </w:t>
        </w:r>
        <w:r w:rsidR="000E22B2" w:rsidRPr="000E22B2">
          <w:rPr>
            <w:rFonts w:ascii="Times New Roman"/>
            <w:kern w:val="0"/>
            <w:sz w:val="22"/>
            <w:szCs w:val="22"/>
          </w:rPr>
          <w:t>위반되지</w:t>
        </w:r>
        <w:r w:rsidR="000E22B2" w:rsidRPr="000E22B2">
          <w:rPr>
            <w:rFonts w:ascii="Times New Roman"/>
            <w:kern w:val="0"/>
            <w:sz w:val="22"/>
            <w:szCs w:val="22"/>
          </w:rPr>
          <w:t xml:space="preserve"> </w:t>
        </w:r>
        <w:r w:rsidR="000E22B2" w:rsidRPr="000E22B2">
          <w:rPr>
            <w:rFonts w:ascii="Times New Roman"/>
            <w:kern w:val="0"/>
            <w:sz w:val="22"/>
            <w:szCs w:val="22"/>
          </w:rPr>
          <w:t>아니한다</w:t>
        </w:r>
        <w:r w:rsidR="000E22B2" w:rsidRPr="000E22B2">
          <w:rPr>
            <w:rFonts w:ascii="Times New Roman"/>
            <w:kern w:val="0"/>
            <w:sz w:val="22"/>
            <w:szCs w:val="22"/>
          </w:rPr>
          <w:t>.</w:t>
        </w:r>
      </w:ins>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75" w:name="_Toc203503703"/>
      <w:bookmarkStart w:id="676" w:name="_Toc239084348"/>
      <w:bookmarkStart w:id="677" w:name="_Toc191645655"/>
      <w:bookmarkStart w:id="678" w:name="_Toc240898082"/>
      <w:bookmarkStart w:id="679" w:name="_Toc242301824"/>
      <w:r w:rsidRPr="00413874">
        <w:rPr>
          <w:rFonts w:ascii="Times New Roman" w:eastAsia="바탕" w:hAnsi="Times New Roman"/>
          <w:kern w:val="0"/>
          <w:sz w:val="22"/>
          <w:szCs w:val="22"/>
        </w:rPr>
        <w:lastRenderedPageBreak/>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675"/>
      <w:bookmarkEnd w:id="676"/>
      <w:bookmarkEnd w:id="677"/>
      <w:bookmarkEnd w:id="678"/>
      <w:bookmarkEnd w:id="679"/>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80" w:name="_Toc203503704"/>
      <w:bookmarkStart w:id="681" w:name="_Toc239084349"/>
      <w:bookmarkStart w:id="682" w:name="_Toc191645656"/>
      <w:bookmarkStart w:id="683" w:name="_Toc240898083"/>
      <w:bookmarkStart w:id="684" w:name="_Toc242301825"/>
      <w:r w:rsidRPr="00413874">
        <w:rPr>
          <w:rFonts w:ascii="Times New Roman" w:eastAsia="바탕" w:hAnsi="Times New Roman"/>
          <w:kern w:val="0"/>
          <w:sz w:val="22"/>
          <w:szCs w:val="22"/>
        </w:rPr>
        <w:t>소송</w:t>
      </w:r>
      <w:bookmarkEnd w:id="680"/>
      <w:bookmarkEnd w:id="681"/>
      <w:bookmarkEnd w:id="682"/>
      <w:bookmarkEnd w:id="683"/>
      <w:bookmarkEnd w:id="684"/>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85" w:name="_Toc203503705"/>
      <w:bookmarkStart w:id="686" w:name="_Toc239084350"/>
      <w:bookmarkStart w:id="687" w:name="_Toc191645657"/>
      <w:bookmarkStart w:id="688" w:name="_Toc240898084"/>
      <w:bookmarkStart w:id="689" w:name="_Toc242301826"/>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685"/>
      <w:bookmarkEnd w:id="686"/>
      <w:bookmarkEnd w:id="687"/>
      <w:bookmarkEnd w:id="688"/>
      <w:bookmarkEnd w:id="689"/>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90" w:name="_Toc203503706"/>
      <w:bookmarkStart w:id="691" w:name="_Toc239084351"/>
      <w:bookmarkStart w:id="692" w:name="_Toc191645658"/>
      <w:bookmarkStart w:id="693" w:name="_Toc240898085"/>
      <w:bookmarkStart w:id="694" w:name="_Toc242301827"/>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690"/>
      <w:bookmarkEnd w:id="691"/>
      <w:bookmarkEnd w:id="692"/>
      <w:bookmarkEnd w:id="693"/>
      <w:bookmarkEnd w:id="694"/>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695"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696" w:name="_Toc101866338"/>
      <w:bookmarkStart w:id="697" w:name="_Toc191645659"/>
      <w:bookmarkStart w:id="698" w:name="_Toc240898086"/>
      <w:bookmarkStart w:id="699" w:name="_Toc242301828"/>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696"/>
      <w:bookmarkEnd w:id="697"/>
      <w:bookmarkEnd w:id="698"/>
      <w:bookmarkEnd w:id="699"/>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lastRenderedPageBreak/>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700" w:name="_Toc191645661"/>
      <w:bookmarkStart w:id="701" w:name="_Toc240898087"/>
      <w:bookmarkStart w:id="702" w:name="_Toc242301829"/>
      <w:r w:rsidRPr="00413874">
        <w:rPr>
          <w:rFonts w:eastAsia="바탕"/>
          <w:kern w:val="0"/>
          <w:szCs w:val="22"/>
        </w:rPr>
        <w:t>준수사항</w:t>
      </w:r>
      <w:bookmarkEnd w:id="700"/>
      <w:bookmarkEnd w:id="701"/>
      <w:bookmarkEnd w:id="702"/>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03" w:name="_Toc191645662"/>
      <w:bookmarkStart w:id="704" w:name="_Toc240898088"/>
      <w:bookmarkStart w:id="705" w:name="_Toc242301830"/>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703"/>
      <w:bookmarkEnd w:id="704"/>
      <w:bookmarkEnd w:id="705"/>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06" w:name="_Toc191645663"/>
      <w:bookmarkStart w:id="707" w:name="_Toc240898089"/>
      <w:bookmarkStart w:id="708" w:name="_Toc242301831"/>
      <w:r w:rsidRPr="00413874">
        <w:rPr>
          <w:rFonts w:ascii="Times New Roman" w:eastAsia="바탕" w:hAnsi="Times New Roman"/>
          <w:sz w:val="22"/>
          <w:szCs w:val="22"/>
        </w:rPr>
        <w:t>재무제표</w:t>
      </w:r>
      <w:bookmarkEnd w:id="706"/>
      <w:bookmarkEnd w:id="707"/>
      <w:bookmarkEnd w:id="708"/>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09" w:name="_Toc191645664"/>
      <w:bookmarkStart w:id="710" w:name="_Toc240898090"/>
      <w:bookmarkStart w:id="711" w:name="_Toc242301832"/>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709"/>
      <w:bookmarkEnd w:id="710"/>
      <w:bookmarkEnd w:id="711"/>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w:t>
      </w:r>
      <w:r w:rsidRPr="00413874">
        <w:rPr>
          <w:rFonts w:ascii="Times New Roman"/>
          <w:kern w:val="0"/>
          <w:sz w:val="22"/>
          <w:szCs w:val="22"/>
        </w:rPr>
        <w:lastRenderedPageBreak/>
        <w:t>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12" w:name="_Toc191645665"/>
      <w:bookmarkStart w:id="713" w:name="_Toc240898091"/>
      <w:bookmarkStart w:id="714" w:name="_Toc242301833"/>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712"/>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713"/>
      <w:bookmarkEnd w:id="714"/>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15" w:name="_Toc191645666"/>
      <w:bookmarkStart w:id="716" w:name="_Toc240898092"/>
      <w:bookmarkStart w:id="717" w:name="_Toc242301834"/>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715"/>
      <w:bookmarkEnd w:id="716"/>
      <w:bookmarkEnd w:id="717"/>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18" w:name="_Toc34698342"/>
      <w:bookmarkStart w:id="719" w:name="_Toc191645667"/>
      <w:bookmarkStart w:id="720" w:name="_Toc240898093"/>
      <w:bookmarkStart w:id="721" w:name="_Toc242301835"/>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718"/>
      <w:bookmarkEnd w:id="719"/>
      <w:bookmarkEnd w:id="720"/>
      <w:bookmarkEnd w:id="721"/>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705E3BA1"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주식회사에</w:t>
      </w:r>
      <w:r w:rsidR="001D7BC3" w:rsidRPr="000E22B2">
        <w:rPr>
          <w:rFonts w:ascii="Times New Roman" w:hint="eastAsia"/>
          <w:kern w:val="0"/>
          <w:sz w:val="22"/>
          <w:szCs w:val="22"/>
        </w:rPr>
        <w:t>게</w:t>
      </w:r>
      <w:r w:rsidR="001D7BC3" w:rsidRPr="000E22B2">
        <w:rPr>
          <w:rFonts w:ascii="Times New Roman" w:hint="eastAsia"/>
          <w:kern w:val="0"/>
          <w:sz w:val="22"/>
          <w:szCs w:val="22"/>
        </w:rPr>
        <w:t xml:space="preserve"> </w:t>
      </w:r>
      <w:r w:rsidR="001D7BC3" w:rsidRPr="000E22B2">
        <w:rPr>
          <w:rFonts w:ascii="Times New Roman" w:hint="eastAsia"/>
          <w:sz w:val="22"/>
          <w:szCs w:val="22"/>
        </w:rPr>
        <w:t>2,132,586,000</w:t>
      </w:r>
      <w:r w:rsidR="001D7BC3" w:rsidRPr="000E22B2">
        <w:rPr>
          <w:rFonts w:ascii="Times New Roman" w:hint="eastAsia"/>
          <w:sz w:val="22"/>
          <w:szCs w:val="22"/>
        </w:rPr>
        <w:t>원의</w:t>
      </w:r>
      <w:r w:rsidR="001D7BC3" w:rsidRPr="000E22B2">
        <w:rPr>
          <w:rFonts w:ascii="Times New Roman" w:hint="eastAsia"/>
          <w:sz w:val="22"/>
          <w:szCs w:val="22"/>
        </w:rPr>
        <w:t xml:space="preserve"> </w:t>
      </w:r>
      <w:r w:rsidR="001D7BC3" w:rsidRPr="000E22B2">
        <w:rPr>
          <w:rFonts w:ascii="Times New Roman" w:hint="eastAsia"/>
          <w:sz w:val="22"/>
          <w:szCs w:val="22"/>
        </w:rPr>
        <w:t>임대차보증금</w:t>
      </w:r>
      <w:r w:rsidR="001D7BC3" w:rsidRPr="000E22B2">
        <w:rPr>
          <w:rFonts w:ascii="Times New Roman" w:hint="eastAsia"/>
          <w:sz w:val="22"/>
          <w:szCs w:val="22"/>
        </w:rPr>
        <w:t xml:space="preserve"> </w:t>
      </w:r>
      <w:r w:rsidR="001D7BC3" w:rsidRPr="000E22B2">
        <w:rPr>
          <w:rFonts w:ascii="Times New Roman" w:hint="eastAsia"/>
          <w:kern w:val="0"/>
          <w:sz w:val="22"/>
          <w:szCs w:val="22"/>
        </w:rPr>
        <w:t>반환채권의</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담보로</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제공</w:t>
      </w:r>
      <w:r w:rsidR="00CD692D" w:rsidRPr="000E22B2">
        <w:rPr>
          <w:rFonts w:ascii="Times New Roman" w:hint="eastAsia"/>
          <w:kern w:val="0"/>
          <w:sz w:val="22"/>
          <w:szCs w:val="22"/>
        </w:rPr>
        <w:t>되는</w:t>
      </w:r>
      <w:r w:rsidR="001D7BC3" w:rsidRPr="000E22B2">
        <w:rPr>
          <w:rFonts w:ascii="Times New Roman" w:hint="eastAsia"/>
          <w:snapToGrid w:val="0"/>
          <w:kern w:val="0"/>
          <w:sz w:val="22"/>
          <w:szCs w:val="22"/>
        </w:rPr>
        <w:t xml:space="preserve"> 1</w:t>
      </w:r>
      <w:r w:rsidR="001D7BC3" w:rsidRPr="000E22B2">
        <w:rPr>
          <w:rFonts w:ascii="Times New Roman" w:hint="eastAsia"/>
          <w:snapToGrid w:val="0"/>
          <w:kern w:val="0"/>
          <w:sz w:val="22"/>
          <w:szCs w:val="22"/>
        </w:rPr>
        <w:t>순위</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우선수익권</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외에</w:t>
      </w:r>
      <w:r w:rsidR="001D7BC3"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약정</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체결일까지</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본건</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부동산에</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대하여</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체결된</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임대차계약</w:t>
      </w:r>
      <w:r w:rsidRPr="000E22B2">
        <w:rPr>
          <w:rFonts w:ascii="Times New Roman" w:hint="eastAsia"/>
          <w:snapToGrid w:val="0"/>
          <w:kern w:val="0"/>
          <w:sz w:val="22"/>
          <w:szCs w:val="22"/>
        </w:rPr>
        <w:t>(</w:t>
      </w:r>
      <w:r w:rsidRPr="000E22B2">
        <w:rPr>
          <w:rFonts w:ascii="Times New Roman" w:hint="eastAsia"/>
          <w:snapToGrid w:val="0"/>
          <w:kern w:val="0"/>
          <w:sz w:val="22"/>
          <w:szCs w:val="22"/>
        </w:rPr>
        <w:t>전세</w:t>
      </w:r>
      <w:r w:rsidRPr="000E22B2">
        <w:rPr>
          <w:rFonts w:ascii="Times New Roman" w:hint="eastAsia"/>
          <w:snapToGrid w:val="0"/>
          <w:kern w:val="0"/>
          <w:sz w:val="22"/>
          <w:szCs w:val="22"/>
        </w:rPr>
        <w:t>,</w:t>
      </w:r>
      <w:r w:rsidRPr="000E22B2">
        <w:rPr>
          <w:rFonts w:ascii="Times New Roman"/>
          <w:snapToGrid w:val="0"/>
          <w:kern w:val="0"/>
          <w:sz w:val="22"/>
          <w:szCs w:val="22"/>
        </w:rPr>
        <w:t xml:space="preserve"> </w:t>
      </w:r>
      <w:r w:rsidRPr="000E22B2">
        <w:rPr>
          <w:rFonts w:ascii="Times New Roman" w:hint="eastAsia"/>
          <w:snapToGrid w:val="0"/>
          <w:kern w:val="0"/>
          <w:sz w:val="22"/>
          <w:szCs w:val="22"/>
        </w:rPr>
        <w:t>월세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계약</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등</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ins w:id="722" w:author="BKL" w:date="2026-10-07T19:49:00Z" w16du:dateUtc="2026-10-07T10:49:00Z">
        <w:r w:rsidR="000E22B2">
          <w:rPr>
            <w:rFonts w:ascii="Times New Roman" w:hint="eastAsia"/>
            <w:snapToGrid w:val="0"/>
            <w:kern w:val="0"/>
            <w:sz w:val="22"/>
            <w:szCs w:val="22"/>
          </w:rPr>
          <w:t>본건</w:t>
        </w:r>
        <w:r w:rsidR="000E22B2">
          <w:rPr>
            <w:rFonts w:ascii="Times New Roman" w:hint="eastAsia"/>
            <w:snapToGrid w:val="0"/>
            <w:kern w:val="0"/>
            <w:sz w:val="22"/>
            <w:szCs w:val="22"/>
          </w:rPr>
          <w:t xml:space="preserve"> </w:t>
        </w:r>
        <w:r w:rsidR="000E22B2">
          <w:rPr>
            <w:rFonts w:ascii="Times New Roman" w:hint="eastAsia"/>
            <w:snapToGrid w:val="0"/>
            <w:kern w:val="0"/>
            <w:sz w:val="22"/>
            <w:szCs w:val="22"/>
          </w:rPr>
          <w:t>부동산에</w:t>
        </w:r>
        <w:r w:rsidR="000E22B2">
          <w:rPr>
            <w:rFonts w:ascii="Times New Roman" w:hint="eastAsia"/>
            <w:snapToGrid w:val="0"/>
            <w:kern w:val="0"/>
            <w:sz w:val="22"/>
            <w:szCs w:val="22"/>
          </w:rPr>
          <w:t xml:space="preserve"> </w:t>
        </w:r>
      </w:ins>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ins w:id="723" w:author="BKL" w:date="2026-10-07T19:49:00Z" w16du:dateUtc="2026-10-07T10:49:00Z">
        <w:r w:rsidR="000E22B2">
          <w:rPr>
            <w:rFonts w:ascii="Times New Roman" w:hint="eastAsia"/>
            <w:snapToGrid w:val="0"/>
            <w:kern w:val="0"/>
            <w:sz w:val="22"/>
            <w:szCs w:val="22"/>
          </w:rPr>
          <w:t xml:space="preserve"> </w:t>
        </w:r>
        <w:r w:rsidR="000E22B2" w:rsidRPr="000E22B2">
          <w:rPr>
            <w:rFonts w:ascii="Times New Roman"/>
            <w:snapToGrid w:val="0"/>
            <w:kern w:val="0"/>
            <w:sz w:val="22"/>
            <w:szCs w:val="22"/>
          </w:rPr>
          <w:t>명확히</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하면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매도인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명의의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예금계좌에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임차인을</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위하여</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예금채권</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근질권은</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부동산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또는</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차주의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자산에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담보권이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아니므로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및</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10</w:t>
        </w:r>
        <w:r w:rsidR="000E22B2" w:rsidRPr="000E22B2">
          <w:rPr>
            <w:rFonts w:ascii="Times New Roman"/>
            <w:snapToGrid w:val="0"/>
            <w:kern w:val="0"/>
            <w:sz w:val="22"/>
            <w:szCs w:val="22"/>
          </w:rPr>
          <w:t>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5</w:t>
        </w:r>
        <w:r w:rsidR="000E22B2" w:rsidRPr="000E22B2">
          <w:rPr>
            <w:rFonts w:ascii="Times New Roman"/>
            <w:snapToGrid w:val="0"/>
            <w:kern w:val="0"/>
            <w:sz w:val="22"/>
            <w:szCs w:val="22"/>
          </w:rPr>
          <w:t>항의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적용</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대상이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아니다</w:t>
        </w:r>
        <w:r w:rsidR="000E22B2" w:rsidRPr="000E22B2">
          <w:rPr>
            <w:rFonts w:ascii="Times New Roman"/>
            <w:snapToGrid w:val="0"/>
            <w:kern w:val="0"/>
            <w:sz w:val="22"/>
            <w:szCs w:val="22"/>
          </w:rPr>
          <w:t>.</w:t>
        </w:r>
        <w:r w:rsidR="000E22B2">
          <w:rPr>
            <w:rFonts w:ascii="Times New Roman" w:hint="eastAsia"/>
            <w:snapToGrid w:val="0"/>
            <w:kern w:val="0"/>
            <w:sz w:val="22"/>
            <w:szCs w:val="22"/>
          </w:rPr>
          <w:t xml:space="preserve"> </w:t>
        </w:r>
        <w:r w:rsidR="000E22B2" w:rsidRPr="000E22B2">
          <w:rPr>
            <w:rFonts w:ascii="Times New Roman" w:hint="eastAsia"/>
            <w:snapToGrid w:val="0"/>
            <w:kern w:val="0"/>
            <w:sz w:val="22"/>
            <w:szCs w:val="22"/>
            <w:highlight w:val="yellow"/>
          </w:rPr>
          <w:t xml:space="preserve">[BKL Note: </w:t>
        </w:r>
        <w:r w:rsidR="000E22B2" w:rsidRPr="000E22B2">
          <w:rPr>
            <w:rFonts w:ascii="Times New Roman" w:hint="eastAsia"/>
            <w:snapToGrid w:val="0"/>
            <w:kern w:val="0"/>
            <w:sz w:val="22"/>
            <w:szCs w:val="22"/>
            <w:highlight w:val="yellow"/>
          </w:rPr>
          <w:t>매도인의</w:t>
        </w:r>
        <w:r w:rsidR="000E22B2" w:rsidRPr="000E22B2">
          <w:rPr>
            <w:rFonts w:ascii="Times New Roman" w:hint="eastAsia"/>
            <w:snapToGrid w:val="0"/>
            <w:kern w:val="0"/>
            <w:sz w:val="22"/>
            <w:szCs w:val="22"/>
            <w:highlight w:val="yellow"/>
          </w:rPr>
          <w:t xml:space="preserve"> </w:t>
        </w:r>
        <w:r w:rsidR="000E22B2" w:rsidRPr="000E22B2">
          <w:rPr>
            <w:rFonts w:ascii="Times New Roman" w:hint="eastAsia"/>
            <w:snapToGrid w:val="0"/>
            <w:kern w:val="0"/>
            <w:sz w:val="22"/>
            <w:szCs w:val="22"/>
            <w:highlight w:val="yellow"/>
          </w:rPr>
          <w:t>설명에</w:t>
        </w:r>
        <w:r w:rsidR="000E22B2" w:rsidRPr="000E22B2">
          <w:rPr>
            <w:rFonts w:ascii="Times New Roman" w:hint="eastAsia"/>
            <w:snapToGrid w:val="0"/>
            <w:kern w:val="0"/>
            <w:sz w:val="22"/>
            <w:szCs w:val="22"/>
            <w:highlight w:val="yellow"/>
          </w:rPr>
          <w:t xml:space="preserve"> </w:t>
        </w:r>
      </w:ins>
      <w:ins w:id="724" w:author="BKL" w:date="2026-10-07T19:50:00Z" w16du:dateUtc="2026-10-07T10:50:00Z">
        <w:r w:rsidR="000E22B2" w:rsidRPr="000E22B2">
          <w:rPr>
            <w:rFonts w:ascii="Times New Roman" w:hint="eastAsia"/>
            <w:snapToGrid w:val="0"/>
            <w:kern w:val="0"/>
            <w:sz w:val="22"/>
            <w:szCs w:val="22"/>
            <w:highlight w:val="yellow"/>
          </w:rPr>
          <w:t>따르면</w:t>
        </w:r>
        <w:r w:rsidR="000E22B2" w:rsidRPr="000E22B2">
          <w:rPr>
            <w:rFonts w:ascii="Times New Roman" w:hint="eastAsia"/>
            <w:snapToGrid w:val="0"/>
            <w:kern w:val="0"/>
            <w:sz w:val="22"/>
            <w:szCs w:val="22"/>
            <w:highlight w:val="yellow"/>
          </w:rPr>
          <w:t xml:space="preserve">, </w:t>
        </w:r>
        <w:r w:rsidR="000E22B2" w:rsidRPr="000E22B2">
          <w:rPr>
            <w:rFonts w:ascii="Times New Roman"/>
            <w:snapToGrid w:val="0"/>
            <w:kern w:val="0"/>
            <w:sz w:val="22"/>
            <w:szCs w:val="22"/>
            <w:highlight w:val="yellow"/>
          </w:rPr>
          <w:t>임차인의</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기존</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예금근질권</w:t>
        </w:r>
        <w:r w:rsidR="000E22B2" w:rsidRPr="000E22B2">
          <w:rPr>
            <w:rFonts w:ascii="Times New Roman"/>
            <w:snapToGrid w:val="0"/>
            <w:kern w:val="0"/>
            <w:sz w:val="22"/>
            <w:szCs w:val="22"/>
            <w:highlight w:val="yellow"/>
          </w:rPr>
          <w:t>(</w:t>
        </w:r>
        <w:r w:rsidR="000E22B2" w:rsidRPr="000E22B2">
          <w:rPr>
            <w:rFonts w:ascii="Times New Roman"/>
            <w:snapToGrid w:val="0"/>
            <w:kern w:val="0"/>
            <w:sz w:val="22"/>
            <w:szCs w:val="22"/>
            <w:highlight w:val="yellow"/>
          </w:rPr>
          <w:t>매도인</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계좌</w:t>
        </w:r>
        <w:r w:rsidR="000E22B2" w:rsidRPr="000E22B2">
          <w:rPr>
            <w:rFonts w:ascii="Times New Roman"/>
            <w:snapToGrid w:val="0"/>
            <w:kern w:val="0"/>
            <w:sz w:val="22"/>
            <w:szCs w:val="22"/>
            <w:highlight w:val="yellow"/>
          </w:rPr>
          <w:t>)</w:t>
        </w:r>
        <w:r w:rsidR="000E22B2" w:rsidRPr="000E22B2">
          <w:rPr>
            <w:rFonts w:ascii="Times New Roman"/>
            <w:snapToGrid w:val="0"/>
            <w:kern w:val="0"/>
            <w:sz w:val="22"/>
            <w:szCs w:val="22"/>
            <w:highlight w:val="yellow"/>
          </w:rPr>
          <w:t>이</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거래종결일</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이후에</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해지될</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수</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있습니다</w:t>
        </w:r>
        <w:r w:rsidR="000E22B2" w:rsidRPr="000E22B2">
          <w:rPr>
            <w:rFonts w:ascii="Times New Roman"/>
            <w:snapToGrid w:val="0"/>
            <w:kern w:val="0"/>
            <w:sz w:val="22"/>
            <w:szCs w:val="22"/>
            <w:highlight w:val="yellow"/>
          </w:rPr>
          <w:t xml:space="preserve">. </w:t>
        </w:r>
      </w:ins>
      <w:ins w:id="725" w:author="BKL" w:date="2026-10-07T19:49:00Z" w16du:dateUtc="2026-10-07T10:49:00Z">
        <w:r w:rsidR="000E22B2" w:rsidRPr="000E22B2">
          <w:rPr>
            <w:rFonts w:ascii="Times New Roman"/>
            <w:snapToGrid w:val="0"/>
            <w:kern w:val="0"/>
            <w:sz w:val="22"/>
            <w:szCs w:val="22"/>
            <w:highlight w:val="yellow"/>
          </w:rPr>
          <w:t>매도인</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계좌의</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질권은</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차주</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자산에</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대한</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부담이</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아니고</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거래종결로</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피담보채무</w:t>
        </w:r>
        <w:r w:rsidR="000E22B2" w:rsidRPr="000E22B2">
          <w:rPr>
            <w:rFonts w:ascii="Times New Roman"/>
            <w:snapToGrid w:val="0"/>
            <w:kern w:val="0"/>
            <w:sz w:val="22"/>
            <w:szCs w:val="22"/>
            <w:highlight w:val="yellow"/>
          </w:rPr>
          <w:t>(</w:t>
        </w:r>
        <w:r w:rsidR="000E22B2" w:rsidRPr="000E22B2">
          <w:rPr>
            <w:rFonts w:ascii="Times New Roman"/>
            <w:snapToGrid w:val="0"/>
            <w:kern w:val="0"/>
            <w:sz w:val="22"/>
            <w:szCs w:val="22"/>
            <w:highlight w:val="yellow"/>
          </w:rPr>
          <w:t>매도인의</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보증금</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반환채무</w:t>
        </w:r>
        <w:r w:rsidR="000E22B2" w:rsidRPr="000E22B2">
          <w:rPr>
            <w:rFonts w:ascii="Times New Roman"/>
            <w:snapToGrid w:val="0"/>
            <w:kern w:val="0"/>
            <w:sz w:val="22"/>
            <w:szCs w:val="22"/>
            <w:highlight w:val="yellow"/>
          </w:rPr>
          <w:t>)</w:t>
        </w:r>
        <w:r w:rsidR="000E22B2" w:rsidRPr="000E22B2">
          <w:rPr>
            <w:rFonts w:ascii="Times New Roman"/>
            <w:snapToGrid w:val="0"/>
            <w:kern w:val="0"/>
            <w:sz w:val="22"/>
            <w:szCs w:val="22"/>
            <w:highlight w:val="yellow"/>
          </w:rPr>
          <w:t>가</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없어지므로</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대주</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담보에</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영향이</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없다는</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점을</w:t>
        </w:r>
        <w:r w:rsidR="000E22B2" w:rsidRPr="000E22B2">
          <w:rPr>
            <w:rFonts w:ascii="Times New Roman"/>
            <w:snapToGrid w:val="0"/>
            <w:kern w:val="0"/>
            <w:sz w:val="22"/>
            <w:szCs w:val="22"/>
            <w:highlight w:val="yellow"/>
          </w:rPr>
          <w:t xml:space="preserve"> </w:t>
        </w:r>
      </w:ins>
      <w:ins w:id="726" w:author="BKL" w:date="2026-10-07T19:50:00Z" w16du:dateUtc="2026-10-07T10:50:00Z">
        <w:r w:rsidR="000E22B2" w:rsidRPr="000E22B2">
          <w:rPr>
            <w:rFonts w:ascii="Times New Roman" w:hint="eastAsia"/>
            <w:snapToGrid w:val="0"/>
            <w:kern w:val="0"/>
            <w:sz w:val="22"/>
            <w:szCs w:val="22"/>
            <w:highlight w:val="yellow"/>
          </w:rPr>
          <w:t>명시하였습</w:t>
        </w:r>
      </w:ins>
      <w:ins w:id="727" w:author="BKL" w:date="2026-10-07T19:49:00Z" w16du:dateUtc="2026-10-07T10:49:00Z">
        <w:r w:rsidR="000E22B2" w:rsidRPr="000E22B2">
          <w:rPr>
            <w:rFonts w:ascii="Times New Roman"/>
            <w:snapToGrid w:val="0"/>
            <w:kern w:val="0"/>
            <w:sz w:val="22"/>
            <w:szCs w:val="22"/>
            <w:highlight w:val="yellow"/>
          </w:rPr>
          <w:t>니다</w:t>
        </w:r>
        <w:r w:rsidR="000E22B2" w:rsidRPr="000E22B2">
          <w:rPr>
            <w:rFonts w:ascii="Times New Roman"/>
            <w:snapToGrid w:val="0"/>
            <w:kern w:val="0"/>
            <w:sz w:val="22"/>
            <w:szCs w:val="22"/>
            <w:highlight w:val="yellow"/>
          </w:rPr>
          <w:t>.</w:t>
        </w:r>
      </w:ins>
      <w:ins w:id="728" w:author="BKL" w:date="2026-10-07T19:50:00Z" w16du:dateUtc="2026-10-07T10:50:00Z">
        <w:r w:rsidR="000E22B2" w:rsidRPr="000E22B2">
          <w:rPr>
            <w:rFonts w:ascii="Times New Roman" w:hint="eastAsia"/>
            <w:snapToGrid w:val="0"/>
            <w:kern w:val="0"/>
            <w:sz w:val="22"/>
            <w:szCs w:val="22"/>
            <w:highlight w:val="yellow"/>
          </w:rPr>
          <w:t>]</w:t>
        </w:r>
      </w:ins>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lastRenderedPageBreak/>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729" w:name="_Toc198324849"/>
      <w:bookmarkStart w:id="730" w:name="_Toc191645668"/>
      <w:bookmarkStart w:id="731" w:name="_Toc240898094"/>
      <w:bookmarkStart w:id="732" w:name="_Toc242301836"/>
      <w:bookmarkEnd w:id="729"/>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730"/>
      <w:bookmarkEnd w:id="731"/>
      <w:bookmarkEnd w:id="732"/>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442A490F"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ins w:id="733" w:author="BKL" w:date="2026-10-07T19:50:00Z" w16du:dateUtc="2026-10-07T10:50:00Z">
        <w:r w:rsidR="000E22B2">
          <w:rPr>
            <w:rFonts w:ascii="Times New Roman" w:hint="eastAsia"/>
            <w:sz w:val="22"/>
            <w:szCs w:val="22"/>
          </w:rPr>
          <w:t>본건</w:t>
        </w:r>
        <w:r w:rsidR="000E22B2">
          <w:rPr>
            <w:rFonts w:ascii="Times New Roman" w:hint="eastAsia"/>
            <w:sz w:val="22"/>
            <w:szCs w:val="22"/>
          </w:rPr>
          <w:t xml:space="preserve"> </w:t>
        </w:r>
        <w:r w:rsidR="000E22B2">
          <w:rPr>
            <w:rFonts w:ascii="Times New Roman" w:hint="eastAsia"/>
            <w:sz w:val="22"/>
            <w:szCs w:val="22"/>
          </w:rPr>
          <w:t>매매계약</w:t>
        </w:r>
        <w:r w:rsidR="000E22B2">
          <w:rPr>
            <w:rFonts w:ascii="Times New Roman" w:hint="eastAsia"/>
            <w:sz w:val="22"/>
            <w:szCs w:val="22"/>
          </w:rPr>
          <w:t xml:space="preserve">, </w:t>
        </w:r>
      </w:ins>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ins w:id="734" w:author="BKL" w:date="2026-10-07T19:51:00Z" w16du:dateUtc="2026-10-07T10:51:00Z">
        <w:r w:rsidR="000E22B2">
          <w:rPr>
            <w:rFonts w:ascii="Times New Roman" w:hint="eastAsia"/>
            <w:sz w:val="22"/>
            <w:szCs w:val="22"/>
          </w:rPr>
          <w:t xml:space="preserve"> </w:t>
        </w:r>
        <w:r w:rsidR="000E22B2" w:rsidRPr="000E22B2">
          <w:rPr>
            <w:rFonts w:ascii="Times New Roman" w:hint="eastAsia"/>
            <w:sz w:val="22"/>
            <w:szCs w:val="22"/>
            <w:highlight w:val="yellow"/>
          </w:rPr>
          <w:t xml:space="preserve">[BKL Note: </w:t>
        </w:r>
        <w:r w:rsidR="000E22B2" w:rsidRPr="000E22B2">
          <w:rPr>
            <w:rFonts w:ascii="Times New Roman"/>
            <w:sz w:val="22"/>
            <w:szCs w:val="22"/>
            <w:highlight w:val="yellow"/>
          </w:rPr>
          <w:t>본건</w:t>
        </w:r>
        <w:r w:rsidR="000E22B2" w:rsidRPr="000E22B2">
          <w:rPr>
            <w:rFonts w:ascii="Times New Roman"/>
            <w:sz w:val="22"/>
            <w:szCs w:val="22"/>
            <w:highlight w:val="yellow"/>
          </w:rPr>
          <w:t xml:space="preserve"> </w:t>
        </w:r>
        <w:r w:rsidR="000E22B2" w:rsidRPr="000E22B2">
          <w:rPr>
            <w:rFonts w:ascii="Times New Roman"/>
            <w:sz w:val="22"/>
            <w:szCs w:val="22"/>
            <w:highlight w:val="yellow"/>
          </w:rPr>
          <w:t>매매계약에</w:t>
        </w:r>
        <w:r w:rsidR="000E22B2" w:rsidRPr="000E22B2">
          <w:rPr>
            <w:rFonts w:ascii="Times New Roman"/>
            <w:sz w:val="22"/>
            <w:szCs w:val="22"/>
            <w:highlight w:val="yellow"/>
          </w:rPr>
          <w:t xml:space="preserve"> </w:t>
        </w:r>
        <w:r w:rsidR="000E22B2" w:rsidRPr="000E22B2">
          <w:rPr>
            <w:rFonts w:ascii="Times New Roman"/>
            <w:sz w:val="22"/>
            <w:szCs w:val="22"/>
            <w:highlight w:val="yellow"/>
          </w:rPr>
          <w:t>따른</w:t>
        </w:r>
        <w:r w:rsidR="000E22B2" w:rsidRPr="000E22B2">
          <w:rPr>
            <w:rFonts w:ascii="Times New Roman"/>
            <w:sz w:val="22"/>
            <w:szCs w:val="22"/>
            <w:highlight w:val="yellow"/>
          </w:rPr>
          <w:t xml:space="preserve"> </w:t>
        </w:r>
        <w:r w:rsidR="000E22B2" w:rsidRPr="000E22B2">
          <w:rPr>
            <w:rFonts w:ascii="Times New Roman"/>
            <w:sz w:val="22"/>
            <w:szCs w:val="22"/>
            <w:highlight w:val="yellow"/>
          </w:rPr>
          <w:t>채무가</w:t>
        </w:r>
        <w:r w:rsidR="000E22B2" w:rsidRPr="000E22B2">
          <w:rPr>
            <w:rFonts w:ascii="Times New Roman"/>
            <w:sz w:val="22"/>
            <w:szCs w:val="22"/>
            <w:highlight w:val="yellow"/>
          </w:rPr>
          <w:t xml:space="preserve"> </w:t>
        </w:r>
        <w:r w:rsidR="000E22B2" w:rsidRPr="000E22B2">
          <w:rPr>
            <w:rFonts w:ascii="Times New Roman"/>
            <w:sz w:val="22"/>
            <w:szCs w:val="22"/>
            <w:highlight w:val="yellow"/>
          </w:rPr>
          <w:t>허용된</w:t>
        </w:r>
        <w:r w:rsidR="000E22B2" w:rsidRPr="000E22B2">
          <w:rPr>
            <w:rFonts w:ascii="Times New Roman"/>
            <w:sz w:val="22"/>
            <w:szCs w:val="22"/>
            <w:highlight w:val="yellow"/>
          </w:rPr>
          <w:t xml:space="preserve"> </w:t>
        </w:r>
        <w:r w:rsidR="000E22B2" w:rsidRPr="000E22B2">
          <w:rPr>
            <w:rFonts w:ascii="Times New Roman"/>
            <w:sz w:val="22"/>
            <w:szCs w:val="22"/>
            <w:highlight w:val="yellow"/>
          </w:rPr>
          <w:t>채무에</w:t>
        </w:r>
        <w:r w:rsidR="000E22B2" w:rsidRPr="000E22B2">
          <w:rPr>
            <w:rFonts w:ascii="Times New Roman"/>
            <w:sz w:val="22"/>
            <w:szCs w:val="22"/>
            <w:highlight w:val="yellow"/>
          </w:rPr>
          <w:t xml:space="preserve"> </w:t>
        </w:r>
        <w:r w:rsidR="000E22B2" w:rsidRPr="000E22B2">
          <w:rPr>
            <w:rFonts w:ascii="Times New Roman"/>
            <w:sz w:val="22"/>
            <w:szCs w:val="22"/>
            <w:highlight w:val="yellow"/>
          </w:rPr>
          <w:t>명시되어</w:t>
        </w:r>
        <w:r w:rsidR="000E22B2" w:rsidRPr="000E22B2">
          <w:rPr>
            <w:rFonts w:ascii="Times New Roman"/>
            <w:sz w:val="22"/>
            <w:szCs w:val="22"/>
            <w:highlight w:val="yellow"/>
          </w:rPr>
          <w:t xml:space="preserve"> </w:t>
        </w:r>
        <w:r w:rsidR="000E22B2" w:rsidRPr="000E22B2">
          <w:rPr>
            <w:rFonts w:ascii="Times New Roman"/>
            <w:sz w:val="22"/>
            <w:szCs w:val="22"/>
            <w:highlight w:val="yellow"/>
          </w:rPr>
          <w:t>있지</w:t>
        </w:r>
        <w:r w:rsidR="000E22B2" w:rsidRPr="000E22B2">
          <w:rPr>
            <w:rFonts w:ascii="Times New Roman"/>
            <w:sz w:val="22"/>
            <w:szCs w:val="22"/>
            <w:highlight w:val="yellow"/>
          </w:rPr>
          <w:t xml:space="preserve"> </w:t>
        </w:r>
        <w:r w:rsidR="000E22B2" w:rsidRPr="000E22B2">
          <w:rPr>
            <w:rFonts w:ascii="Times New Roman"/>
            <w:sz w:val="22"/>
            <w:szCs w:val="22"/>
            <w:highlight w:val="yellow"/>
          </w:rPr>
          <w:t>않</w:t>
        </w:r>
        <w:r w:rsidR="000E22B2" w:rsidRPr="000E22B2">
          <w:rPr>
            <w:rFonts w:ascii="Times New Roman" w:hint="eastAsia"/>
            <w:sz w:val="22"/>
            <w:szCs w:val="22"/>
            <w:highlight w:val="yellow"/>
          </w:rPr>
          <w:t>아</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이를</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추가하였습니다</w:t>
        </w:r>
        <w:r w:rsidR="000E22B2" w:rsidRPr="000E22B2">
          <w:rPr>
            <w:rFonts w:ascii="Times New Roman" w:hint="eastAsia"/>
            <w:sz w:val="22"/>
            <w:szCs w:val="22"/>
            <w:highlight w:val="yellow"/>
          </w:rPr>
          <w:t>.]</w:t>
        </w:r>
      </w:ins>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2ED8C8C4"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lastRenderedPageBreak/>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ins w:id="735" w:author="BKL" w:date="2026-10-07T13:08:00Z" w16du:dateUtc="2026-10-07T04:08:00Z">
        <w:r w:rsidR="00453957">
          <w:rPr>
            <w:rFonts w:ascii="Times New Roman" w:hint="eastAsia"/>
            <w:sz w:val="22"/>
            <w:szCs w:val="22"/>
          </w:rPr>
          <w:t xml:space="preserve"> </w:t>
        </w:r>
        <w:r w:rsidR="00453957">
          <w:rPr>
            <w:rFonts w:ascii="Times New Roman" w:hint="eastAsia"/>
            <w:sz w:val="22"/>
            <w:szCs w:val="22"/>
          </w:rPr>
          <w:t>및</w:t>
        </w:r>
        <w:r w:rsidR="00453957">
          <w:rPr>
            <w:rFonts w:ascii="Times New Roman" w:hint="eastAsia"/>
            <w:sz w:val="22"/>
            <w:szCs w:val="22"/>
          </w:rPr>
          <w:t xml:space="preserve"> </w:t>
        </w:r>
        <w:r w:rsidR="00453957">
          <w:rPr>
            <w:rFonts w:ascii="Times New Roman" w:hint="eastAsia"/>
            <w:sz w:val="22"/>
            <w:szCs w:val="22"/>
          </w:rPr>
          <w:t>매도인이</w:t>
        </w:r>
        <w:r w:rsidR="00453957">
          <w:rPr>
            <w:rFonts w:ascii="Times New Roman" w:hint="eastAsia"/>
            <w:sz w:val="22"/>
            <w:szCs w:val="22"/>
          </w:rPr>
          <w:t xml:space="preserve"> </w:t>
        </w:r>
        <w:r w:rsidR="00453957">
          <w:rPr>
            <w:rFonts w:ascii="Times New Roman" w:hint="eastAsia"/>
            <w:sz w:val="22"/>
            <w:szCs w:val="22"/>
          </w:rPr>
          <w:t>체결한</w:t>
        </w:r>
        <w:r w:rsidR="00453957">
          <w:rPr>
            <w:rFonts w:ascii="Times New Roman" w:hint="eastAsia"/>
            <w:sz w:val="22"/>
            <w:szCs w:val="22"/>
          </w:rPr>
          <w:t xml:space="preserve"> </w:t>
        </w:r>
        <w:r w:rsidR="00453957">
          <w:rPr>
            <w:rFonts w:ascii="Times New Roman" w:hint="eastAsia"/>
            <w:sz w:val="22"/>
            <w:szCs w:val="22"/>
          </w:rPr>
          <w:t>보험계약의</w:t>
        </w:r>
        <w:r w:rsidR="00453957">
          <w:rPr>
            <w:rFonts w:ascii="Times New Roman" w:hint="eastAsia"/>
            <w:sz w:val="22"/>
            <w:szCs w:val="22"/>
          </w:rPr>
          <w:t xml:space="preserve"> </w:t>
        </w:r>
        <w:r w:rsidR="00453957">
          <w:rPr>
            <w:rFonts w:ascii="Times New Roman" w:hint="eastAsia"/>
            <w:sz w:val="22"/>
            <w:szCs w:val="22"/>
          </w:rPr>
          <w:t>보험금청구권에</w:t>
        </w:r>
        <w:r w:rsidR="00453957">
          <w:rPr>
            <w:rFonts w:ascii="Times New Roman" w:hint="eastAsia"/>
            <w:sz w:val="22"/>
            <w:szCs w:val="22"/>
          </w:rPr>
          <w:t xml:space="preserve"> </w:t>
        </w:r>
        <w:r w:rsidR="00453957">
          <w:rPr>
            <w:rFonts w:ascii="Times New Roman" w:hint="eastAsia"/>
            <w:sz w:val="22"/>
            <w:szCs w:val="22"/>
          </w:rPr>
          <w:t>설정된</w:t>
        </w:r>
        <w:r w:rsidR="00453957">
          <w:rPr>
            <w:rFonts w:ascii="Times New Roman" w:hint="eastAsia"/>
            <w:sz w:val="22"/>
            <w:szCs w:val="22"/>
          </w:rPr>
          <w:t xml:space="preserve"> </w:t>
        </w:r>
        <w:r w:rsidR="00453957">
          <w:rPr>
            <w:rFonts w:ascii="Times New Roman" w:hint="eastAsia"/>
            <w:sz w:val="22"/>
            <w:szCs w:val="22"/>
          </w:rPr>
          <w:t>근질권으로서</w:t>
        </w:r>
        <w:r w:rsidR="00453957">
          <w:rPr>
            <w:rFonts w:ascii="Times New Roman" w:hint="eastAsia"/>
            <w:sz w:val="22"/>
            <w:szCs w:val="22"/>
          </w:rPr>
          <w:t xml:space="preserve"> </w:t>
        </w:r>
        <w:r w:rsidR="00453957">
          <w:rPr>
            <w:rFonts w:ascii="Times New Roman" w:hint="eastAsia"/>
            <w:sz w:val="22"/>
            <w:szCs w:val="22"/>
          </w:rPr>
          <w:t>인출일에</w:t>
        </w:r>
        <w:r w:rsidR="00453957">
          <w:rPr>
            <w:rFonts w:ascii="Times New Roman" w:hint="eastAsia"/>
            <w:sz w:val="22"/>
            <w:szCs w:val="22"/>
          </w:rPr>
          <w:t xml:space="preserve"> </w:t>
        </w:r>
        <w:r w:rsidR="00453957">
          <w:rPr>
            <w:rFonts w:ascii="Times New Roman" w:hint="eastAsia"/>
            <w:sz w:val="22"/>
            <w:szCs w:val="22"/>
          </w:rPr>
          <w:t>해지되는</w:t>
        </w:r>
        <w:r w:rsidR="00453957">
          <w:rPr>
            <w:rFonts w:ascii="Times New Roman" w:hint="eastAsia"/>
            <w:sz w:val="22"/>
            <w:szCs w:val="22"/>
          </w:rPr>
          <w:t xml:space="preserve"> </w:t>
        </w:r>
        <w:r w:rsidR="00453957">
          <w:rPr>
            <w:rFonts w:ascii="Times New Roman" w:hint="eastAsia"/>
            <w:sz w:val="22"/>
            <w:szCs w:val="22"/>
          </w:rPr>
          <w:t>것</w:t>
        </w:r>
      </w:ins>
      <w:ins w:id="736" w:author="BKL" w:date="2026-10-07T20:21:00Z" w16du:dateUtc="2026-10-07T11:21:00Z">
        <w:r w:rsidR="00D14DF7" w:rsidRPr="00D14DF7">
          <w:rPr>
            <w:rFonts w:ascii="Times New Roman" w:hint="eastAsia"/>
            <w:sz w:val="22"/>
            <w:szCs w:val="22"/>
            <w:highlight w:val="yellow"/>
          </w:rPr>
          <w:t>(</w:t>
        </w:r>
        <w:r w:rsidR="00D14DF7" w:rsidRPr="00D14DF7">
          <w:rPr>
            <w:rFonts w:ascii="Times New Roman"/>
            <w:sz w:val="22"/>
            <w:szCs w:val="22"/>
            <w:highlight w:val="yellow"/>
          </w:rPr>
          <w:t>보험회사의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해지</w:t>
        </w:r>
        <w:r w:rsidR="00D14DF7" w:rsidRPr="00D14DF7">
          <w:rPr>
            <w:rFonts w:ascii="Times New Roman"/>
            <w:sz w:val="22"/>
            <w:szCs w:val="22"/>
            <w:highlight w:val="yellow"/>
          </w:rPr>
          <w:t xml:space="preserve"> </w:t>
        </w:r>
        <w:r w:rsidR="00D14DF7" w:rsidRPr="00D14DF7">
          <w:rPr>
            <w:rFonts w:ascii="Times New Roman"/>
            <w:sz w:val="22"/>
            <w:szCs w:val="22"/>
            <w:highlight w:val="yellow"/>
          </w:rPr>
          <w:t>처리</w:t>
        </w:r>
        <w:r w:rsidR="00D14DF7" w:rsidRPr="00D14DF7">
          <w:rPr>
            <w:rFonts w:ascii="Times New Roman"/>
            <w:sz w:val="22"/>
            <w:szCs w:val="22"/>
            <w:highlight w:val="yellow"/>
          </w:rPr>
          <w:t xml:space="preserve"> </w:t>
        </w:r>
        <w:r w:rsidR="00D14DF7" w:rsidRPr="00D14DF7">
          <w:rPr>
            <w:rFonts w:ascii="Times New Roman"/>
            <w:sz w:val="22"/>
            <w:szCs w:val="22"/>
            <w:highlight w:val="yellow"/>
          </w:rPr>
          <w:t>또는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근질권</w:t>
        </w:r>
        <w:r w:rsidR="00D14DF7" w:rsidRPr="00D14DF7">
          <w:rPr>
            <w:rFonts w:ascii="Times New Roman"/>
            <w:sz w:val="22"/>
            <w:szCs w:val="22"/>
            <w:highlight w:val="yellow"/>
          </w:rPr>
          <w:t xml:space="preserve"> </w:t>
        </w:r>
        <w:r w:rsidR="00D14DF7" w:rsidRPr="00D14DF7">
          <w:rPr>
            <w:rFonts w:ascii="Times New Roman"/>
            <w:sz w:val="22"/>
            <w:szCs w:val="22"/>
            <w:highlight w:val="yellow"/>
          </w:rPr>
          <w:t>기재의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말소가</w:t>
        </w:r>
        <w:r w:rsidR="00D14DF7" w:rsidRPr="00D14DF7">
          <w:rPr>
            <w:rFonts w:ascii="Times New Roman"/>
            <w:sz w:val="22"/>
            <w:szCs w:val="22"/>
            <w:highlight w:val="yellow"/>
          </w:rPr>
          <w:t xml:space="preserve"> </w:t>
        </w:r>
        <w:r w:rsidR="00D14DF7" w:rsidRPr="00D14DF7">
          <w:rPr>
            <w:rFonts w:ascii="Times New Roman"/>
            <w:sz w:val="22"/>
            <w:szCs w:val="22"/>
            <w:highlight w:val="yellow"/>
          </w:rPr>
          <w:t>인출일</w:t>
        </w:r>
        <w:r w:rsidR="00D14DF7" w:rsidRPr="00D14DF7">
          <w:rPr>
            <w:rFonts w:ascii="Times New Roman"/>
            <w:sz w:val="22"/>
            <w:szCs w:val="22"/>
            <w:highlight w:val="yellow"/>
          </w:rPr>
          <w:t xml:space="preserve"> </w:t>
        </w:r>
        <w:r w:rsidR="00D14DF7" w:rsidRPr="00D14DF7">
          <w:rPr>
            <w:rFonts w:ascii="Times New Roman"/>
            <w:sz w:val="22"/>
            <w:szCs w:val="22"/>
            <w:highlight w:val="yellow"/>
          </w:rPr>
          <w:t>후에</w:t>
        </w:r>
        <w:r w:rsidR="00D14DF7" w:rsidRPr="00D14DF7">
          <w:rPr>
            <w:rFonts w:ascii="Times New Roman"/>
            <w:sz w:val="22"/>
            <w:szCs w:val="22"/>
            <w:highlight w:val="yellow"/>
          </w:rPr>
          <w:t xml:space="preserve"> </w:t>
        </w:r>
        <w:r w:rsidR="00D14DF7" w:rsidRPr="00D14DF7">
          <w:rPr>
            <w:rFonts w:ascii="Times New Roman"/>
            <w:sz w:val="22"/>
            <w:szCs w:val="22"/>
            <w:highlight w:val="yellow"/>
          </w:rPr>
          <w:t>완료되는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경우를</w:t>
        </w:r>
        <w:r w:rsidR="00D14DF7" w:rsidRPr="00D14DF7">
          <w:rPr>
            <w:rFonts w:ascii="Times New Roman"/>
            <w:sz w:val="22"/>
            <w:szCs w:val="22"/>
            <w:highlight w:val="yellow"/>
          </w:rPr>
          <w:t xml:space="preserve"> </w:t>
        </w:r>
        <w:r w:rsidR="00D14DF7" w:rsidRPr="00D14DF7">
          <w:rPr>
            <w:rFonts w:ascii="Times New Roman"/>
            <w:sz w:val="22"/>
            <w:szCs w:val="22"/>
            <w:highlight w:val="yellow"/>
          </w:rPr>
          <w:t>포함한다</w:t>
        </w:r>
        <w:r w:rsidR="00D14DF7" w:rsidRPr="00D14DF7">
          <w:rPr>
            <w:rFonts w:ascii="Times New Roman"/>
            <w:sz w:val="22"/>
            <w:szCs w:val="22"/>
            <w:highlight w:val="yellow"/>
          </w:rPr>
          <w:t>)</w:t>
        </w:r>
      </w:ins>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737" w:name="_Toc36812373"/>
      <w:bookmarkStart w:id="738" w:name="_Toc36823059"/>
      <w:bookmarkStart w:id="739" w:name="_Toc36843255"/>
      <w:bookmarkStart w:id="740" w:name="_Toc287006951"/>
      <w:bookmarkStart w:id="741" w:name="_Toc287006952"/>
      <w:bookmarkStart w:id="742" w:name="_Toc287006953"/>
      <w:bookmarkStart w:id="743" w:name="_Toc287006954"/>
      <w:bookmarkStart w:id="744" w:name="_Toc191645670"/>
      <w:bookmarkStart w:id="745" w:name="_Toc240898095"/>
      <w:bookmarkStart w:id="746" w:name="_Toc242301837"/>
      <w:bookmarkEnd w:id="737"/>
      <w:bookmarkEnd w:id="738"/>
      <w:bookmarkEnd w:id="739"/>
      <w:bookmarkEnd w:id="740"/>
      <w:bookmarkEnd w:id="741"/>
      <w:bookmarkEnd w:id="742"/>
      <w:bookmarkEnd w:id="743"/>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744"/>
      <w:bookmarkEnd w:id="745"/>
      <w:bookmarkEnd w:id="746"/>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47" w:name="_Toc191645671"/>
      <w:bookmarkStart w:id="748" w:name="_Toc240898096"/>
      <w:bookmarkStart w:id="749" w:name="_Toc242301838"/>
      <w:r w:rsidRPr="00413874">
        <w:rPr>
          <w:rFonts w:ascii="Times New Roman" w:eastAsia="바탕" w:hAnsi="Times New Roman"/>
          <w:sz w:val="22"/>
          <w:szCs w:val="22"/>
        </w:rPr>
        <w:t>제세공과금</w:t>
      </w:r>
      <w:bookmarkEnd w:id="747"/>
      <w:bookmarkEnd w:id="748"/>
      <w:bookmarkEnd w:id="749"/>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50" w:name="_Toc191645672"/>
      <w:bookmarkStart w:id="751" w:name="_Toc240898097"/>
      <w:bookmarkStart w:id="752" w:name="_Toc242301839"/>
      <w:r w:rsidRPr="00413874">
        <w:rPr>
          <w:rFonts w:ascii="Times New Roman" w:eastAsia="바탕" w:hAnsi="Times New Roman"/>
          <w:sz w:val="22"/>
          <w:szCs w:val="22"/>
        </w:rPr>
        <w:t>통지</w:t>
      </w:r>
      <w:bookmarkEnd w:id="750"/>
      <w:bookmarkEnd w:id="751"/>
      <w:bookmarkEnd w:id="752"/>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w:t>
      </w:r>
      <w:r w:rsidR="000877D6" w:rsidRPr="00413874">
        <w:rPr>
          <w:rFonts w:ascii="Times New Roman"/>
          <w:sz w:val="22"/>
          <w:szCs w:val="22"/>
        </w:rPr>
        <w:lastRenderedPageBreak/>
        <w:t>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53" w:name="_Toc191645673"/>
      <w:bookmarkStart w:id="754" w:name="_Toc240898098"/>
      <w:bookmarkStart w:id="755" w:name="_Toc242301840"/>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753"/>
      <w:bookmarkEnd w:id="754"/>
      <w:bookmarkEnd w:id="755"/>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56" w:name="_Toc191645674"/>
      <w:bookmarkStart w:id="757" w:name="_Toc240898099"/>
      <w:bookmarkStart w:id="758" w:name="_Toc242301841"/>
      <w:r w:rsidRPr="00413874">
        <w:rPr>
          <w:rFonts w:ascii="Times New Roman" w:eastAsia="바탕" w:hAnsi="Times New Roman"/>
          <w:sz w:val="22"/>
          <w:szCs w:val="22"/>
        </w:rPr>
        <w:t>보험</w:t>
      </w:r>
      <w:bookmarkEnd w:id="756"/>
      <w:bookmarkEnd w:id="757"/>
      <w:bookmarkEnd w:id="758"/>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28839F8B"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w:t>
      </w:r>
      <w:ins w:id="759" w:author="BKL" w:date="2026-10-07T19:53:00Z" w16du:dateUtc="2026-10-07T10:53:00Z">
        <w:r w:rsidR="000E22B2" w:rsidRPr="000E22B2">
          <w:rPr>
            <w:rFonts w:ascii="Times New Roman"/>
            <w:sz w:val="22"/>
            <w:szCs w:val="22"/>
          </w:rPr>
          <w:t>(</w:t>
        </w:r>
        <w:r w:rsidR="000E22B2" w:rsidRPr="000E22B2">
          <w:rPr>
            <w:rFonts w:ascii="Times New Roman"/>
            <w:sz w:val="22"/>
            <w:szCs w:val="22"/>
          </w:rPr>
          <w:t>매도인으로부터</w:t>
        </w:r>
        <w:r w:rsidR="000E22B2" w:rsidRPr="000E22B2">
          <w:rPr>
            <w:rFonts w:ascii="Times New Roman"/>
            <w:sz w:val="22"/>
            <w:szCs w:val="22"/>
          </w:rPr>
          <w:t xml:space="preserve"> </w:t>
        </w:r>
        <w:r w:rsidR="000E22B2" w:rsidRPr="000E22B2">
          <w:rPr>
            <w:rFonts w:ascii="Times New Roman"/>
            <w:sz w:val="22"/>
            <w:szCs w:val="22"/>
          </w:rPr>
          <w:t>보험계약을</w:t>
        </w:r>
        <w:r w:rsidR="000E22B2" w:rsidRPr="000E22B2">
          <w:rPr>
            <w:rFonts w:ascii="Times New Roman"/>
            <w:sz w:val="22"/>
            <w:szCs w:val="22"/>
          </w:rPr>
          <w:t xml:space="preserve"> </w:t>
        </w:r>
        <w:r w:rsidR="000E22B2" w:rsidRPr="000E22B2">
          <w:rPr>
            <w:rFonts w:ascii="Times New Roman"/>
            <w:sz w:val="22"/>
            <w:szCs w:val="22"/>
          </w:rPr>
          <w:t>승계하는</w:t>
        </w:r>
        <w:r w:rsidR="000E22B2" w:rsidRPr="000E22B2">
          <w:rPr>
            <w:rFonts w:ascii="Times New Roman"/>
            <w:sz w:val="22"/>
            <w:szCs w:val="22"/>
          </w:rPr>
          <w:t xml:space="preserve"> </w:t>
        </w:r>
        <w:r w:rsidR="000E22B2" w:rsidRPr="000E22B2">
          <w:rPr>
            <w:rFonts w:ascii="Times New Roman"/>
            <w:sz w:val="22"/>
            <w:szCs w:val="22"/>
          </w:rPr>
          <w:t>것을</w:t>
        </w:r>
        <w:r w:rsidR="000E22B2" w:rsidRPr="000E22B2">
          <w:rPr>
            <w:rFonts w:ascii="Times New Roman"/>
            <w:sz w:val="22"/>
            <w:szCs w:val="22"/>
          </w:rPr>
          <w:t xml:space="preserve"> </w:t>
        </w:r>
        <w:r w:rsidR="000E22B2" w:rsidRPr="000E22B2">
          <w:rPr>
            <w:rFonts w:ascii="Times New Roman"/>
            <w:sz w:val="22"/>
            <w:szCs w:val="22"/>
          </w:rPr>
          <w:t>포함한다</w:t>
        </w:r>
        <w:r w:rsidR="000E22B2" w:rsidRPr="000E22B2">
          <w:rPr>
            <w:rFonts w:ascii="Times New Roman"/>
            <w:sz w:val="22"/>
            <w:szCs w:val="22"/>
          </w:rPr>
          <w:t>)</w:t>
        </w:r>
      </w:ins>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ins w:id="760" w:author="BKL" w:date="2026-10-07T19:54:00Z" w16du:dateUtc="2026-10-07T10:54:00Z">
        <w:r w:rsidR="000E22B2">
          <w:rPr>
            <w:rFonts w:ascii="Times New Roman" w:hint="eastAsia"/>
            <w:sz w:val="22"/>
            <w:szCs w:val="22"/>
          </w:rPr>
          <w:t xml:space="preserve"> </w:t>
        </w:r>
        <w:r w:rsidR="000E22B2" w:rsidRPr="000E22B2">
          <w:rPr>
            <w:rFonts w:ascii="Times New Roman"/>
            <w:sz w:val="22"/>
            <w:szCs w:val="22"/>
          </w:rPr>
          <w:t>보험계약이</w:t>
        </w:r>
        <w:r w:rsidR="000E22B2" w:rsidRPr="000E22B2">
          <w:rPr>
            <w:rFonts w:ascii="Times New Roman"/>
            <w:sz w:val="22"/>
            <w:szCs w:val="22"/>
          </w:rPr>
          <w:t xml:space="preserve"> </w:t>
        </w:r>
        <w:r w:rsidR="000E22B2" w:rsidRPr="000E22B2">
          <w:rPr>
            <w:rFonts w:ascii="Times New Roman"/>
            <w:sz w:val="22"/>
            <w:szCs w:val="22"/>
          </w:rPr>
          <w:t>갱신</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대체되는</w:t>
        </w:r>
        <w:r w:rsidR="000E22B2" w:rsidRPr="000E22B2">
          <w:rPr>
            <w:rFonts w:ascii="Times New Roman"/>
            <w:sz w:val="22"/>
            <w:szCs w:val="22"/>
          </w:rPr>
          <w:t xml:space="preserve"> </w:t>
        </w:r>
        <w:r w:rsidR="000E22B2" w:rsidRPr="000E22B2">
          <w:rPr>
            <w:rFonts w:ascii="Times New Roman"/>
            <w:sz w:val="22"/>
            <w:szCs w:val="22"/>
          </w:rPr>
          <w:t>경우</w:t>
        </w:r>
        <w:r w:rsidR="000E22B2" w:rsidRPr="000E22B2">
          <w:rPr>
            <w:rFonts w:ascii="Times New Roman"/>
            <w:sz w:val="22"/>
            <w:szCs w:val="22"/>
          </w:rPr>
          <w:t xml:space="preserve"> </w:t>
        </w:r>
        <w:r w:rsidR="000E22B2" w:rsidRPr="000E22B2">
          <w:rPr>
            <w:rFonts w:ascii="Times New Roman"/>
            <w:sz w:val="22"/>
            <w:szCs w:val="22"/>
          </w:rPr>
          <w:t>차주는</w:t>
        </w:r>
        <w:r w:rsidR="000E22B2" w:rsidRPr="000E22B2">
          <w:rPr>
            <w:rFonts w:ascii="Times New Roman"/>
            <w:sz w:val="22"/>
            <w:szCs w:val="22"/>
          </w:rPr>
          <w:t xml:space="preserve"> </w:t>
        </w:r>
        <w:r w:rsidR="000E22B2" w:rsidRPr="000E22B2">
          <w:rPr>
            <w:rFonts w:ascii="Times New Roman"/>
            <w:sz w:val="22"/>
            <w:szCs w:val="22"/>
          </w:rPr>
          <w:t>그</w:t>
        </w:r>
        <w:r w:rsidR="000E22B2" w:rsidRPr="000E22B2">
          <w:rPr>
            <w:rFonts w:ascii="Times New Roman"/>
            <w:sz w:val="22"/>
            <w:szCs w:val="22"/>
          </w:rPr>
          <w:t xml:space="preserve"> </w:t>
        </w:r>
        <w:r w:rsidR="000E22B2" w:rsidRPr="000E22B2">
          <w:rPr>
            <w:rFonts w:ascii="Times New Roman"/>
            <w:sz w:val="22"/>
            <w:szCs w:val="22"/>
          </w:rPr>
          <w:t>갱신일</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대체일로부터</w:t>
        </w:r>
        <w:r w:rsidR="000E22B2" w:rsidRPr="000E22B2">
          <w:rPr>
            <w:rFonts w:ascii="Times New Roman"/>
            <w:sz w:val="22"/>
            <w:szCs w:val="22"/>
          </w:rPr>
          <w:t xml:space="preserve"> [</w:t>
        </w:r>
        <w:r w:rsidR="000E22B2" w:rsidRPr="000E22B2">
          <w:rPr>
            <w:rFonts w:ascii="Times New Roman"/>
            <w:sz w:val="22"/>
            <w:szCs w:val="22"/>
          </w:rPr>
          <w:t>일십</w:t>
        </w:r>
        <w:r w:rsidR="000E22B2" w:rsidRPr="000E22B2">
          <w:rPr>
            <w:rFonts w:ascii="Times New Roman"/>
            <w:sz w:val="22"/>
            <w:szCs w:val="22"/>
          </w:rPr>
          <w:t>(10)]</w:t>
        </w:r>
        <w:r w:rsidR="000E22B2" w:rsidRPr="000E22B2">
          <w:rPr>
            <w:rFonts w:ascii="Times New Roman"/>
            <w:sz w:val="22"/>
            <w:szCs w:val="22"/>
          </w:rPr>
          <w:t>영업일</w:t>
        </w:r>
        <w:r w:rsidR="000E22B2" w:rsidRPr="000E22B2">
          <w:rPr>
            <w:rFonts w:ascii="Times New Roman"/>
            <w:sz w:val="22"/>
            <w:szCs w:val="22"/>
          </w:rPr>
          <w:t xml:space="preserve"> </w:t>
        </w:r>
        <w:r w:rsidR="000E22B2" w:rsidRPr="000E22B2">
          <w:rPr>
            <w:rFonts w:ascii="Times New Roman"/>
            <w:sz w:val="22"/>
            <w:szCs w:val="22"/>
          </w:rPr>
          <w:t>이내에</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9</w:t>
        </w:r>
        <w:r w:rsidR="000E22B2" w:rsidRPr="000E22B2">
          <w:rPr>
            <w:rFonts w:ascii="Times New Roman"/>
            <w:sz w:val="22"/>
            <w:szCs w:val="22"/>
          </w:rPr>
          <w:t>조</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항</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호에</w:t>
        </w:r>
        <w:r w:rsidR="000E22B2" w:rsidRPr="000E22B2">
          <w:rPr>
            <w:rFonts w:ascii="Times New Roman"/>
            <w:sz w:val="22"/>
            <w:szCs w:val="22"/>
          </w:rPr>
          <w:t xml:space="preserve"> </w:t>
        </w:r>
        <w:r w:rsidR="000E22B2" w:rsidRPr="000E22B2">
          <w:rPr>
            <w:rFonts w:ascii="Times New Roman"/>
            <w:sz w:val="22"/>
            <w:szCs w:val="22"/>
          </w:rPr>
          <w:t>준하여</w:t>
        </w:r>
        <w:r w:rsidR="000E22B2" w:rsidRPr="000E22B2">
          <w:rPr>
            <w:rFonts w:ascii="Times New Roman"/>
            <w:sz w:val="22"/>
            <w:szCs w:val="22"/>
          </w:rPr>
          <w:t xml:space="preserve"> </w:t>
        </w:r>
        <w:r w:rsidR="000E22B2" w:rsidRPr="000E22B2">
          <w:rPr>
            <w:rFonts w:ascii="Times New Roman"/>
            <w:sz w:val="22"/>
            <w:szCs w:val="22"/>
          </w:rPr>
          <w:t>근질권</w:t>
        </w:r>
        <w:r w:rsidR="000E22B2" w:rsidRPr="000E22B2">
          <w:rPr>
            <w:rFonts w:ascii="Times New Roman"/>
            <w:sz w:val="22"/>
            <w:szCs w:val="22"/>
          </w:rPr>
          <w:t xml:space="preserve"> </w:t>
        </w:r>
        <w:r w:rsidR="000E22B2" w:rsidRPr="000E22B2">
          <w:rPr>
            <w:rFonts w:ascii="Times New Roman"/>
            <w:sz w:val="22"/>
            <w:szCs w:val="22"/>
          </w:rPr>
          <w:t>설정의</w:t>
        </w:r>
        <w:r w:rsidR="000E22B2" w:rsidRPr="000E22B2">
          <w:rPr>
            <w:rFonts w:ascii="Times New Roman"/>
            <w:sz w:val="22"/>
            <w:szCs w:val="22"/>
          </w:rPr>
          <w:t xml:space="preserve"> </w:t>
        </w:r>
        <w:r w:rsidR="000E22B2" w:rsidRPr="000E22B2">
          <w:rPr>
            <w:rFonts w:ascii="Times New Roman"/>
            <w:sz w:val="22"/>
            <w:szCs w:val="22"/>
          </w:rPr>
          <w:t>통지</w:t>
        </w:r>
        <w:r w:rsidR="000E22B2" w:rsidRPr="000E22B2">
          <w:rPr>
            <w:rFonts w:ascii="Times New Roman"/>
            <w:sz w:val="22"/>
            <w:szCs w:val="22"/>
          </w:rPr>
          <w:t xml:space="preserve"> </w:t>
        </w:r>
        <w:r w:rsidR="000E22B2" w:rsidRPr="000E22B2">
          <w:rPr>
            <w:rFonts w:ascii="Times New Roman"/>
            <w:sz w:val="22"/>
            <w:szCs w:val="22"/>
          </w:rPr>
          <w:t>및</w:t>
        </w:r>
        <w:r w:rsidR="000E22B2" w:rsidRPr="000E22B2">
          <w:rPr>
            <w:rFonts w:ascii="Times New Roman"/>
            <w:sz w:val="22"/>
            <w:szCs w:val="22"/>
          </w:rPr>
          <w:t xml:space="preserve"> </w:t>
        </w:r>
        <w:r w:rsidR="000E22B2" w:rsidRPr="000E22B2">
          <w:rPr>
            <w:rFonts w:ascii="Times New Roman"/>
            <w:sz w:val="22"/>
            <w:szCs w:val="22"/>
          </w:rPr>
          <w:t>승낙</w:t>
        </w:r>
        <w:r w:rsidR="000E22B2" w:rsidRPr="000E22B2">
          <w:rPr>
            <w:rFonts w:ascii="Times New Roman"/>
            <w:sz w:val="22"/>
            <w:szCs w:val="22"/>
          </w:rPr>
          <w:t xml:space="preserve"> </w:t>
        </w:r>
        <w:r w:rsidR="000E22B2" w:rsidRPr="000E22B2">
          <w:rPr>
            <w:rFonts w:ascii="Times New Roman"/>
            <w:sz w:val="22"/>
            <w:szCs w:val="22"/>
          </w:rPr>
          <w:t>절차를</w:t>
        </w:r>
        <w:r w:rsidR="000E22B2" w:rsidRPr="000E22B2">
          <w:rPr>
            <w:rFonts w:ascii="Times New Roman"/>
            <w:sz w:val="22"/>
            <w:szCs w:val="22"/>
          </w:rPr>
          <w:t xml:space="preserve"> </w:t>
        </w:r>
        <w:r w:rsidR="000E22B2" w:rsidRPr="000E22B2">
          <w:rPr>
            <w:rFonts w:ascii="Times New Roman"/>
            <w:sz w:val="22"/>
            <w:szCs w:val="22"/>
          </w:rPr>
          <w:t>이행한다</w:t>
        </w:r>
        <w:r w:rsidR="000E22B2" w:rsidRPr="000E22B2">
          <w:rPr>
            <w:rFonts w:ascii="Times New Roman"/>
            <w:sz w:val="22"/>
            <w:szCs w:val="22"/>
          </w:rPr>
          <w:t>.</w:t>
        </w:r>
        <w:r w:rsidR="000E22B2">
          <w:rPr>
            <w:rFonts w:ascii="Times New Roman" w:hint="eastAsia"/>
            <w:sz w:val="22"/>
            <w:szCs w:val="22"/>
          </w:rPr>
          <w:t xml:space="preserve"> </w:t>
        </w:r>
        <w:r w:rsidR="000E22B2" w:rsidRPr="000E22B2">
          <w:rPr>
            <w:rFonts w:ascii="Times New Roman" w:hint="eastAsia"/>
            <w:sz w:val="22"/>
            <w:szCs w:val="22"/>
            <w:highlight w:val="yellow"/>
          </w:rPr>
          <w:t xml:space="preserve">[BKL Note: </w:t>
        </w:r>
        <w:r w:rsidR="000E22B2" w:rsidRPr="000E22B2">
          <w:rPr>
            <w:rFonts w:ascii="Times New Roman" w:hint="eastAsia"/>
            <w:sz w:val="22"/>
            <w:szCs w:val="22"/>
            <w:highlight w:val="yellow"/>
          </w:rPr>
          <w:t>보험계약</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승계</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및</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갱신계약의</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근질권</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설정</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절차를</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규정하였습니다</w:t>
        </w:r>
        <w:r w:rsidR="000E22B2" w:rsidRPr="000E22B2">
          <w:rPr>
            <w:rFonts w:ascii="Times New Roman" w:hint="eastAsia"/>
            <w:sz w:val="22"/>
            <w:szCs w:val="22"/>
            <w:highlight w:val="yellow"/>
          </w:rPr>
          <w:t>.]</w:t>
        </w:r>
      </w:ins>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761" w:name="_Toc191645676"/>
      <w:bookmarkStart w:id="762" w:name="_Toc240898100"/>
      <w:bookmarkStart w:id="763" w:name="_Toc242301842"/>
      <w:bookmarkEnd w:id="695"/>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761"/>
      <w:bookmarkEnd w:id="762"/>
      <w:bookmarkEnd w:id="763"/>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6047B958"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w:t>
      </w:r>
      <w:r w:rsidR="00E81A1D">
        <w:rPr>
          <w:rFonts w:ascii="Times New Roman" w:hint="eastAsia"/>
          <w:snapToGrid w:val="0"/>
          <w:kern w:val="0"/>
          <w:sz w:val="22"/>
          <w:szCs w:val="22"/>
        </w:rPr>
        <w:lastRenderedPageBreak/>
        <w:t>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r w:rsidR="001577AB" w:rsidRPr="008F0621">
        <w:rPr>
          <w:rFonts w:ascii="Times New Roman" w:hint="eastAsia"/>
          <w:snapToGrid w:val="0"/>
          <w:kern w:val="0"/>
          <w:sz w:val="22"/>
          <w:szCs w:val="22"/>
        </w:rPr>
        <w:t>차주가</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합병등을</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하고자</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하는</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경우</w:t>
      </w:r>
      <w:r w:rsidR="001577AB" w:rsidRPr="008F0621">
        <w:rPr>
          <w:rFonts w:ascii="Times New Roman" w:hint="eastAsia"/>
          <w:snapToGrid w:val="0"/>
          <w:kern w:val="0"/>
          <w:sz w:val="22"/>
          <w:szCs w:val="22"/>
        </w:rPr>
        <w:t xml:space="preserve">, </w:t>
      </w:r>
      <w:r w:rsidR="0028130F" w:rsidRPr="008F0621">
        <w:rPr>
          <w:rFonts w:ascii="Times New Roman" w:hint="eastAsia"/>
          <w:snapToGrid w:val="0"/>
          <w:kern w:val="0"/>
          <w:sz w:val="22"/>
          <w:szCs w:val="22"/>
        </w:rPr>
        <w:t>차주는</w:t>
      </w:r>
      <w:r w:rsidR="0028130F" w:rsidRPr="008F0621">
        <w:rPr>
          <w:rFonts w:ascii="Times New Roman" w:hint="eastAsia"/>
          <w:snapToGrid w:val="0"/>
          <w:kern w:val="0"/>
          <w:sz w:val="22"/>
          <w:szCs w:val="22"/>
        </w:rPr>
        <w:t xml:space="preserve"> </w:t>
      </w:r>
      <w:r w:rsidR="00B43884" w:rsidRPr="008F0621">
        <w:rPr>
          <w:rFonts w:ascii="Times New Roman" w:hint="eastAsia"/>
          <w:snapToGrid w:val="0"/>
          <w:kern w:val="0"/>
          <w:sz w:val="22"/>
          <w:szCs w:val="22"/>
        </w:rPr>
        <w:t>해당</w:t>
      </w:r>
      <w:r w:rsidR="00B43884"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합병등에</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관한</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주주총회</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결의일로부터</w:t>
      </w:r>
      <w:r w:rsidR="0028130F" w:rsidRPr="008F0621">
        <w:rPr>
          <w:rFonts w:ascii="Times New Roman"/>
          <w:snapToGrid w:val="0"/>
          <w:kern w:val="0"/>
          <w:sz w:val="22"/>
          <w:szCs w:val="22"/>
        </w:rPr>
        <w:t xml:space="preserve"> </w:t>
      </w:r>
      <w:r w:rsidR="00466E71" w:rsidRPr="00E2589E">
        <w:rPr>
          <w:rFonts w:ascii="Times New Roman" w:hint="eastAsia"/>
          <w:snapToGrid w:val="0"/>
          <w:kern w:val="0"/>
          <w:sz w:val="22"/>
          <w:szCs w:val="22"/>
        </w:rPr>
        <w:t>일</w:t>
      </w:r>
      <w:r w:rsidR="004A59A9" w:rsidRPr="00E2589E">
        <w:rPr>
          <w:rFonts w:ascii="Times New Roman" w:hint="eastAsia"/>
          <w:snapToGrid w:val="0"/>
          <w:kern w:val="0"/>
          <w:sz w:val="22"/>
          <w:szCs w:val="22"/>
        </w:rPr>
        <w:t>십</w:t>
      </w:r>
      <w:r w:rsidR="0028130F" w:rsidRPr="006F2E8B">
        <w:rPr>
          <w:rFonts w:ascii="Times New Roman"/>
          <w:snapToGrid w:val="0"/>
          <w:kern w:val="0"/>
          <w:sz w:val="22"/>
          <w:szCs w:val="22"/>
        </w:rPr>
        <w:t>(</w:t>
      </w:r>
      <w:r w:rsidR="004A59A9" w:rsidRPr="006F2E8B">
        <w:rPr>
          <w:rFonts w:ascii="Times New Roman"/>
          <w:snapToGrid w:val="0"/>
          <w:kern w:val="0"/>
          <w:sz w:val="22"/>
          <w:szCs w:val="22"/>
        </w:rPr>
        <w:t>10</w:t>
      </w:r>
      <w:r w:rsidR="0028130F" w:rsidRPr="006F2E8B">
        <w:rPr>
          <w:rFonts w:ascii="Times New Roman"/>
          <w:snapToGrid w:val="0"/>
          <w:kern w:val="0"/>
          <w:sz w:val="22"/>
          <w:szCs w:val="22"/>
        </w:rPr>
        <w:t>)</w:t>
      </w:r>
      <w:r w:rsidR="0028130F" w:rsidRPr="006F2E8B">
        <w:rPr>
          <w:rFonts w:ascii="Times New Roman" w:hint="eastAsia"/>
          <w:snapToGrid w:val="0"/>
          <w:kern w:val="0"/>
          <w:sz w:val="22"/>
          <w:szCs w:val="22"/>
        </w:rPr>
        <w:t>영업일</w:t>
      </w:r>
      <w:r w:rsidR="0028130F" w:rsidRPr="006F2E8B">
        <w:rPr>
          <w:rFonts w:ascii="Times New Roman"/>
          <w:snapToGrid w:val="0"/>
          <w:kern w:val="0"/>
          <w:sz w:val="22"/>
          <w:szCs w:val="22"/>
        </w:rPr>
        <w:t xml:space="preserve"> </w:t>
      </w:r>
      <w:r w:rsidR="0028130F" w:rsidRPr="00E2589E">
        <w:rPr>
          <w:rFonts w:ascii="Times New Roman" w:hint="eastAsia"/>
          <w:snapToGrid w:val="0"/>
          <w:kern w:val="0"/>
          <w:sz w:val="22"/>
          <w:szCs w:val="22"/>
        </w:rPr>
        <w:t>전까지</w:t>
      </w:r>
      <w:r w:rsidR="0028130F" w:rsidRPr="00E2589E">
        <w:rPr>
          <w:rFonts w:ascii="Times New Roman"/>
          <w:snapToGrid w:val="0"/>
          <w:kern w:val="0"/>
          <w:sz w:val="22"/>
          <w:szCs w:val="22"/>
        </w:rPr>
        <w:t xml:space="preserve"> </w:t>
      </w:r>
      <w:r w:rsidR="0028130F" w:rsidRPr="00E2589E">
        <w:rPr>
          <w:rFonts w:ascii="Times New Roman" w:hint="eastAsia"/>
          <w:snapToGrid w:val="0"/>
          <w:kern w:val="0"/>
          <w:sz w:val="22"/>
          <w:szCs w:val="22"/>
        </w:rPr>
        <w:t>대주에게</w:t>
      </w:r>
      <w:r w:rsidR="0028130F" w:rsidRPr="00E2589E">
        <w:rPr>
          <w:rFonts w:ascii="Times New Roman"/>
          <w:snapToGrid w:val="0"/>
          <w:kern w:val="0"/>
          <w:sz w:val="22"/>
          <w:szCs w:val="22"/>
        </w:rPr>
        <w:t xml:space="preserve"> </w:t>
      </w:r>
      <w:r w:rsidR="00B43884" w:rsidRPr="00413874">
        <w:rPr>
          <w:rFonts w:ascii="Times New Roman" w:hint="eastAsia"/>
          <w:snapToGrid w:val="0"/>
          <w:kern w:val="0"/>
          <w:sz w:val="22"/>
          <w:szCs w:val="22"/>
        </w:rPr>
        <w:t>이에</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대한</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동의를</w:t>
      </w:r>
      <w:r w:rsidR="00B43884"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요청하여야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하며</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대주가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주주총회</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결의일까지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서면</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또는</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유선</w:t>
      </w:r>
      <w:r w:rsidR="0028130F" w:rsidRPr="00413874">
        <w:rPr>
          <w:rFonts w:ascii="Times New Roman" w:hint="eastAsia"/>
          <w:snapToGrid w:val="0"/>
          <w:kern w:val="0"/>
          <w:sz w:val="22"/>
          <w:szCs w:val="22"/>
        </w:rPr>
        <w:t>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명시적인</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반대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의사를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통지하지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아니하는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경우에는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합병등에</w:t>
      </w:r>
      <w:r w:rsidR="0028130F"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대하여</w:t>
      </w:r>
      <w:r w:rsidR="001577AB"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동의한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것으로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간주한다</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5AC84D14" w:rsidR="00B27381" w:rsidRPr="00516EF8" w:rsidRDefault="00B27381" w:rsidP="00B27381">
      <w:pPr>
        <w:numPr>
          <w:ilvl w:val="3"/>
          <w:numId w:val="149"/>
        </w:numPr>
        <w:adjustRightInd w:val="0"/>
        <w:snapToGrid w:val="0"/>
        <w:spacing w:line="400" w:lineRule="exact"/>
        <w:rPr>
          <w:rFonts w:ascii="Times New Roman"/>
          <w:kern w:val="0"/>
          <w:sz w:val="22"/>
          <w:szCs w:val="22"/>
        </w:rPr>
      </w:pPr>
      <w:del w:id="764" w:author="BKL" w:date="2026-10-07T19:55:00Z" w16du:dateUtc="2026-10-07T10:55:00Z">
        <w:r w:rsidRPr="00516EF8" w:rsidDel="000E22B2">
          <w:rPr>
            <w:rFonts w:ascii="Times New Roman" w:hint="eastAsia"/>
            <w:kern w:val="0"/>
            <w:sz w:val="22"/>
            <w:szCs w:val="22"/>
          </w:rPr>
          <w:delText>[</w:delText>
        </w:r>
      </w:del>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r w:rsidRPr="00516EF8">
        <w:rPr>
          <w:rFonts w:ascii="Times New Roman" w:hint="eastAsia"/>
          <w:kern w:val="0"/>
          <w:sz w:val="22"/>
          <w:szCs w:val="22"/>
        </w:rPr>
        <w:t>리파이낸싱</w:t>
      </w:r>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del w:id="765" w:author="BKL" w:date="2026-10-07T19:55:00Z" w16du:dateUtc="2026-10-07T10:55:00Z">
        <w:r w:rsidRPr="00516EF8" w:rsidDel="000E22B2">
          <w:rPr>
            <w:rFonts w:ascii="Times New Roman" w:hint="eastAsia"/>
            <w:kern w:val="0"/>
            <w:sz w:val="22"/>
            <w:szCs w:val="22"/>
          </w:rPr>
          <w:delText>]</w:delText>
        </w:r>
      </w:del>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766" w:name="_Toc191645677"/>
      <w:bookmarkStart w:id="767" w:name="_Toc240898101"/>
      <w:bookmarkStart w:id="768" w:name="_Toc242301843"/>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766"/>
      <w:bookmarkEnd w:id="767"/>
      <w:bookmarkEnd w:id="768"/>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769" w:name="_Toc191645678"/>
      <w:bookmarkStart w:id="770" w:name="_Toc240898102"/>
      <w:bookmarkStart w:id="771" w:name="_Toc242301844"/>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769"/>
      <w:bookmarkEnd w:id="770"/>
      <w:bookmarkEnd w:id="771"/>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lastRenderedPageBreak/>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772" w:name="_Toc191645680"/>
      <w:bookmarkStart w:id="773" w:name="_Toc240898103"/>
      <w:bookmarkStart w:id="774" w:name="_Toc242301845"/>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772"/>
      <w:bookmarkEnd w:id="773"/>
      <w:bookmarkEnd w:id="774"/>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775" w:name="_Toc191645682"/>
      <w:bookmarkStart w:id="776" w:name="_Toc240898104"/>
      <w:bookmarkStart w:id="777" w:name="_Toc242301846"/>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775"/>
      <w:bookmarkEnd w:id="776"/>
      <w:bookmarkEnd w:id="777"/>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778" w:name="_Toc240898105"/>
      <w:bookmarkStart w:id="779" w:name="_Toc242301847"/>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778"/>
      <w:bookmarkEnd w:id="779"/>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5E6C2125" w14:textId="343A1BE6" w:rsidR="001755B2" w:rsidRDefault="001755B2" w:rsidP="001755B2">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w:t>
      </w:r>
      <w:r w:rsidR="003D575E" w:rsidRPr="005C2BE6">
        <w:rPr>
          <w:rFonts w:ascii="Times New Roman" w:hint="eastAsia"/>
          <w:snapToGrid w:val="0"/>
          <w:kern w:val="0"/>
          <w:sz w:val="22"/>
          <w:szCs w:val="22"/>
        </w:rPr>
        <w:t>와</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유상감자를</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해당</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거래에</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관한</w:t>
      </w:r>
      <w:r w:rsidR="003D575E"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w:t>
      </w:r>
      <w:r w:rsidR="003D575E" w:rsidRPr="005C2BE6">
        <w:rPr>
          <w:rFonts w:ascii="Times New Roman" w:hint="eastAsia"/>
          <w:snapToGrid w:val="0"/>
          <w:kern w:val="0"/>
          <w:sz w:val="22"/>
          <w:szCs w:val="22"/>
        </w:rPr>
        <w:t>과</w:t>
      </w:r>
      <w:r w:rsidR="003D575E"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감자대금</w:t>
      </w:r>
      <w:r w:rsidR="00787D3B"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지급일</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중</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늦은</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날</w:t>
      </w:r>
      <w:r w:rsidR="00787D3B">
        <w:rPr>
          <w:rFonts w:ascii="Times New Roman" w:hint="eastAsia"/>
          <w:snapToGrid w:val="0"/>
          <w:kern w:val="0"/>
          <w:sz w:val="22"/>
          <w:szCs w:val="22"/>
        </w:rPr>
        <w:t>을</w:t>
      </w:r>
      <w:r w:rsidR="00787D3B">
        <w:rPr>
          <w:rFonts w:ascii="Times New Roman" w:hint="eastAsia"/>
          <w:snapToGrid w:val="0"/>
          <w:kern w:val="0"/>
          <w:sz w:val="22"/>
          <w:szCs w:val="22"/>
        </w:rPr>
        <w:t xml:space="preserve"> </w:t>
      </w:r>
      <w:r w:rsidR="00787D3B">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1E0511F8" w14:textId="77777777" w:rsidR="004E4743" w:rsidRDefault="004E4743" w:rsidP="008B24EF">
      <w:pPr>
        <w:tabs>
          <w:tab w:val="left" w:pos="400"/>
        </w:tabs>
        <w:adjustRightInd w:val="0"/>
        <w:snapToGrid w:val="0"/>
        <w:spacing w:line="400" w:lineRule="exact"/>
        <w:rPr>
          <w:rFonts w:ascii="Times New Roman"/>
          <w:snapToGrid w:val="0"/>
          <w:kern w:val="0"/>
          <w:sz w:val="22"/>
          <w:szCs w:val="22"/>
        </w:rPr>
      </w:pPr>
    </w:p>
    <w:p w14:paraId="7A93F4A9" w14:textId="1DC3C876" w:rsidR="00567C97" w:rsidRPr="00567C97" w:rsidRDefault="00567C97" w:rsidP="00567C97">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780" w:name="_Toc242301848"/>
      <w:r w:rsidRPr="00567C97">
        <w:rPr>
          <w:rFonts w:ascii="Times New Roman" w:eastAsia="바탕" w:hAnsi="Times New Roman" w:hint="eastAsia"/>
          <w:snapToGrid w:val="0"/>
          <w:kern w:val="0"/>
          <w:sz w:val="22"/>
          <w:szCs w:val="22"/>
        </w:rPr>
        <w:t>배당의</w:t>
      </w:r>
      <w:r w:rsidRPr="00567C97">
        <w:rPr>
          <w:rFonts w:ascii="Times New Roman" w:eastAsia="바탕" w:hAnsi="Times New Roman" w:hint="eastAsia"/>
          <w:snapToGrid w:val="0"/>
          <w:kern w:val="0"/>
          <w:sz w:val="22"/>
          <w:szCs w:val="22"/>
        </w:rPr>
        <w:t xml:space="preserve"> </w:t>
      </w:r>
      <w:r w:rsidRPr="00567C97">
        <w:rPr>
          <w:rFonts w:ascii="Times New Roman" w:eastAsia="바탕" w:hAnsi="Times New Roman" w:hint="eastAsia"/>
          <w:snapToGrid w:val="0"/>
          <w:kern w:val="0"/>
          <w:sz w:val="22"/>
          <w:szCs w:val="22"/>
        </w:rPr>
        <w:t>제한</w:t>
      </w:r>
      <w:bookmarkEnd w:id="780"/>
    </w:p>
    <w:p w14:paraId="0EA5DEFB"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commentRangeStart w:id="781"/>
      <w:commentRangeStart w:id="782"/>
    </w:p>
    <w:p w14:paraId="623C684A" w14:textId="163FACB5" w:rsidR="00567C97" w:rsidRDefault="00567C97" w:rsidP="008B24EF">
      <w:pPr>
        <w:tabs>
          <w:tab w:val="left" w:pos="400"/>
        </w:tabs>
        <w:adjustRightInd w:val="0"/>
        <w:snapToGrid w:val="0"/>
        <w:spacing w:line="400" w:lineRule="exact"/>
        <w:rPr>
          <w:rFonts w:ascii="Times New Roman"/>
          <w:snapToGrid w:val="0"/>
          <w:kern w:val="0"/>
          <w:sz w:val="22"/>
          <w:szCs w:val="22"/>
        </w:rPr>
      </w:pPr>
      <w:r w:rsidRPr="00567C97">
        <w:rPr>
          <w:rFonts w:ascii="Times New Roman"/>
          <w:snapToGrid w:val="0"/>
          <w:kern w:val="0"/>
          <w:sz w:val="22"/>
          <w:szCs w:val="22"/>
        </w:rPr>
        <w:t>차주는</w:t>
      </w:r>
      <w:r w:rsidRPr="00567C97">
        <w:rPr>
          <w:rFonts w:ascii="Times New Roman"/>
          <w:snapToGrid w:val="0"/>
          <w:kern w:val="0"/>
          <w:sz w:val="22"/>
          <w:szCs w:val="22"/>
        </w:rPr>
        <w:t xml:space="preserve"> </w:t>
      </w:r>
      <w:r w:rsidRPr="00567C97">
        <w:rPr>
          <w:rFonts w:ascii="Times New Roman"/>
          <w:snapToGrid w:val="0"/>
          <w:kern w:val="0"/>
          <w:sz w:val="22"/>
          <w:szCs w:val="22"/>
        </w:rPr>
        <w:t>어느</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미만인</w:t>
      </w:r>
      <w:r w:rsidRPr="00567C97">
        <w:rPr>
          <w:rFonts w:ascii="Times New Roman"/>
          <w:snapToGrid w:val="0"/>
          <w:kern w:val="0"/>
          <w:sz w:val="22"/>
          <w:szCs w:val="22"/>
        </w:rPr>
        <w:t xml:space="preserve"> </w:t>
      </w:r>
      <w:r w:rsidRPr="00567C97">
        <w:rPr>
          <w:rFonts w:ascii="Times New Roman"/>
          <w:snapToGrid w:val="0"/>
          <w:kern w:val="0"/>
          <w:sz w:val="22"/>
          <w:szCs w:val="22"/>
        </w:rPr>
        <w:t>경우</w:t>
      </w:r>
      <w:r w:rsidRPr="00567C97">
        <w:rPr>
          <w:rFonts w:ascii="Times New Roman"/>
          <w:snapToGrid w:val="0"/>
          <w:kern w:val="0"/>
          <w:sz w:val="22"/>
          <w:szCs w:val="22"/>
        </w:rPr>
        <w:t xml:space="preserve">, </w:t>
      </w:r>
      <w:r w:rsidRPr="00567C97">
        <w:rPr>
          <w:rFonts w:ascii="Times New Roman"/>
          <w:snapToGrid w:val="0"/>
          <w:kern w:val="0"/>
          <w:sz w:val="22"/>
          <w:szCs w:val="22"/>
        </w:rPr>
        <w:t>그</w:t>
      </w:r>
      <w:r w:rsidRPr="00567C97">
        <w:rPr>
          <w:rFonts w:ascii="Times New Roman"/>
          <w:snapToGrid w:val="0"/>
          <w:kern w:val="0"/>
          <w:sz w:val="22"/>
          <w:szCs w:val="22"/>
        </w:rPr>
        <w:t xml:space="preserve"> </w:t>
      </w:r>
      <w:r w:rsidRPr="00567C97">
        <w:rPr>
          <w:rFonts w:ascii="Times New Roman"/>
          <w:snapToGrid w:val="0"/>
          <w:kern w:val="0"/>
          <w:sz w:val="22"/>
          <w:szCs w:val="22"/>
        </w:rPr>
        <w:t>다음</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이상이</w:t>
      </w:r>
      <w:r w:rsidRPr="00567C97">
        <w:rPr>
          <w:rFonts w:ascii="Times New Roman"/>
          <w:snapToGrid w:val="0"/>
          <w:kern w:val="0"/>
          <w:sz w:val="22"/>
          <w:szCs w:val="22"/>
        </w:rPr>
        <w:t xml:space="preserve"> </w:t>
      </w:r>
      <w:r w:rsidRPr="00567C97">
        <w:rPr>
          <w:rFonts w:ascii="Times New Roman"/>
          <w:snapToGrid w:val="0"/>
          <w:kern w:val="0"/>
          <w:sz w:val="22"/>
          <w:szCs w:val="22"/>
        </w:rPr>
        <w:t>될</w:t>
      </w:r>
      <w:r w:rsidRPr="00567C97">
        <w:rPr>
          <w:rFonts w:ascii="Times New Roman"/>
          <w:snapToGrid w:val="0"/>
          <w:kern w:val="0"/>
          <w:sz w:val="22"/>
          <w:szCs w:val="22"/>
        </w:rPr>
        <w:t xml:space="preserve"> </w:t>
      </w:r>
      <w:r w:rsidRPr="00567C97">
        <w:rPr>
          <w:rFonts w:ascii="Times New Roman"/>
          <w:snapToGrid w:val="0"/>
          <w:kern w:val="0"/>
          <w:sz w:val="22"/>
          <w:szCs w:val="22"/>
        </w:rPr>
        <w:t>때까지</w:t>
      </w:r>
      <w:r w:rsidRPr="00567C97">
        <w:rPr>
          <w:rFonts w:ascii="Times New Roman"/>
          <w:snapToGrid w:val="0"/>
          <w:kern w:val="0"/>
          <w:sz w:val="22"/>
          <w:szCs w:val="22"/>
        </w:rPr>
        <w:t xml:space="preserve"> </w:t>
      </w:r>
      <w:r w:rsidRPr="00567C97">
        <w:rPr>
          <w:rFonts w:ascii="Times New Roman"/>
          <w:snapToGrid w:val="0"/>
          <w:kern w:val="0"/>
          <w:sz w:val="22"/>
          <w:szCs w:val="22"/>
        </w:rPr>
        <w:t>보통주식에</w:t>
      </w:r>
      <w:r w:rsidRPr="00567C97">
        <w:rPr>
          <w:rFonts w:ascii="Times New Roman"/>
          <w:snapToGrid w:val="0"/>
          <w:kern w:val="0"/>
          <w:sz w:val="22"/>
          <w:szCs w:val="22"/>
        </w:rPr>
        <w:t xml:space="preserve"> </w:t>
      </w:r>
      <w:r w:rsidRPr="00567C97">
        <w:rPr>
          <w:rFonts w:ascii="Times New Roman"/>
          <w:snapToGrid w:val="0"/>
          <w:kern w:val="0"/>
          <w:sz w:val="22"/>
          <w:szCs w:val="22"/>
        </w:rPr>
        <w:t>대한</w:t>
      </w:r>
      <w:r w:rsidRPr="00567C97">
        <w:rPr>
          <w:rFonts w:ascii="Times New Roman"/>
          <w:snapToGrid w:val="0"/>
          <w:kern w:val="0"/>
          <w:sz w:val="22"/>
          <w:szCs w:val="22"/>
        </w:rPr>
        <w:t xml:space="preserve"> </w:t>
      </w:r>
      <w:r w:rsidRPr="00567C97">
        <w:rPr>
          <w:rFonts w:ascii="Times New Roman"/>
          <w:snapToGrid w:val="0"/>
          <w:kern w:val="0"/>
          <w:sz w:val="22"/>
          <w:szCs w:val="22"/>
        </w:rPr>
        <w:t>이익배당을</w:t>
      </w:r>
      <w:r w:rsidRPr="00567C97">
        <w:rPr>
          <w:rFonts w:ascii="Times New Roman"/>
          <w:snapToGrid w:val="0"/>
          <w:kern w:val="0"/>
          <w:sz w:val="22"/>
          <w:szCs w:val="22"/>
        </w:rPr>
        <w:t xml:space="preserve"> </w:t>
      </w:r>
      <w:r w:rsidRPr="00567C97">
        <w:rPr>
          <w:rFonts w:ascii="Times New Roman"/>
          <w:snapToGrid w:val="0"/>
          <w:kern w:val="0"/>
          <w:sz w:val="22"/>
          <w:szCs w:val="22"/>
        </w:rPr>
        <w:t>하여서는</w:t>
      </w:r>
      <w:r w:rsidRPr="00567C97">
        <w:rPr>
          <w:rFonts w:ascii="Times New Roman"/>
          <w:snapToGrid w:val="0"/>
          <w:kern w:val="0"/>
          <w:sz w:val="22"/>
          <w:szCs w:val="22"/>
        </w:rPr>
        <w:t xml:space="preserve"> </w:t>
      </w:r>
      <w:r w:rsidRPr="00567C97">
        <w:rPr>
          <w:rFonts w:ascii="Times New Roman"/>
          <w:snapToGrid w:val="0"/>
          <w:kern w:val="0"/>
          <w:sz w:val="22"/>
          <w:szCs w:val="22"/>
        </w:rPr>
        <w:t>아니</w:t>
      </w:r>
      <w:r w:rsidRPr="00567C97">
        <w:rPr>
          <w:rFonts w:ascii="Times New Roman"/>
          <w:snapToGrid w:val="0"/>
          <w:kern w:val="0"/>
          <w:sz w:val="22"/>
          <w:szCs w:val="22"/>
        </w:rPr>
        <w:t xml:space="preserve"> </w:t>
      </w:r>
      <w:r w:rsidRPr="00567C97">
        <w:rPr>
          <w:rFonts w:ascii="Times New Roman"/>
          <w:snapToGrid w:val="0"/>
          <w:kern w:val="0"/>
          <w:sz w:val="22"/>
          <w:szCs w:val="22"/>
        </w:rPr>
        <w:t>된다</w:t>
      </w:r>
      <w:r w:rsidRPr="00567C97">
        <w:rPr>
          <w:rFonts w:ascii="Times New Roman"/>
          <w:snapToGrid w:val="0"/>
          <w:kern w:val="0"/>
          <w:sz w:val="22"/>
          <w:szCs w:val="22"/>
        </w:rPr>
        <w:t>.</w:t>
      </w:r>
      <w:commentRangeEnd w:id="781"/>
      <w:r w:rsidR="00E40CE8">
        <w:rPr>
          <w:rStyle w:val="afe"/>
          <w:rFonts w:ascii="Times New Roman"/>
          <w:snapToGrid w:val="0"/>
          <w:kern w:val="0"/>
          <w:sz w:val="22"/>
          <w:szCs w:val="22"/>
        </w:rPr>
        <w:commentReference w:id="781"/>
      </w:r>
      <w:commentRangeEnd w:id="782"/>
      <w:r w:rsidR="0005534B">
        <w:rPr>
          <w:rStyle w:val="afe"/>
          <w:rFonts w:ascii="Times New Roman"/>
          <w:snapToGrid w:val="0"/>
          <w:kern w:val="0"/>
          <w:sz w:val="22"/>
          <w:szCs w:val="22"/>
        </w:rPr>
        <w:commentReference w:id="782"/>
      </w:r>
    </w:p>
    <w:p w14:paraId="4EE902FC"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783" w:name="_Toc191645684"/>
      <w:bookmarkStart w:id="784" w:name="_Toc240898106"/>
      <w:bookmarkStart w:id="785" w:name="_Toc242301849"/>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783"/>
      <w:bookmarkEnd w:id="784"/>
      <w:bookmarkEnd w:id="785"/>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786" w:name="_Toc191645685"/>
      <w:bookmarkStart w:id="787" w:name="_Toc240898107"/>
      <w:bookmarkStart w:id="788" w:name="_Toc242301850"/>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786"/>
      <w:bookmarkEnd w:id="787"/>
      <w:bookmarkEnd w:id="788"/>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6A5016C5" w14:textId="6CCB9E64" w:rsidR="00AC7260"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Pr="00042DB9">
        <w:rPr>
          <w:rFonts w:ascii="Times New Roman"/>
          <w:sz w:val="22"/>
          <w:szCs w:val="22"/>
        </w:rPr>
        <w:t>일십사</w:t>
      </w:r>
      <w:r w:rsidRPr="00042DB9">
        <w:rPr>
          <w:rFonts w:ascii="Times New Roman"/>
          <w:sz w:val="22"/>
          <w:szCs w:val="22"/>
        </w:rPr>
        <w:t>(14)</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4160ACC0" w:rsidR="00422798"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Pr="00413874">
        <w:rPr>
          <w:rFonts w:ascii="Times New Roman"/>
          <w:sz w:val="22"/>
          <w:szCs w:val="22"/>
        </w:rPr>
        <w:t>절차</w:t>
      </w:r>
      <w:r w:rsidRPr="00413874">
        <w:rPr>
          <w:rFonts w:ascii="Times New Roman"/>
          <w:sz w:val="22"/>
          <w:szCs w:val="22"/>
        </w:rPr>
        <w:t>(</w:t>
      </w:r>
      <w:r w:rsidRPr="00413874">
        <w:rPr>
          <w:rFonts w:ascii="Times New Roman"/>
          <w:sz w:val="22"/>
          <w:szCs w:val="22"/>
        </w:rPr>
        <w:t>기업개선작업</w:t>
      </w:r>
      <w:r w:rsidRPr="00413874">
        <w:rPr>
          <w:rFonts w:ascii="Times New Roman"/>
          <w:sz w:val="22"/>
          <w:szCs w:val="22"/>
        </w:rPr>
        <w:t xml:space="preserve">, </w:t>
      </w:r>
      <w:r w:rsidRPr="00413874">
        <w:rPr>
          <w:rFonts w:ascii="Times New Roman"/>
          <w:sz w:val="22"/>
          <w:szCs w:val="22"/>
        </w:rPr>
        <w:t>채권금융기관의</w:t>
      </w:r>
      <w:r w:rsidRPr="00413874">
        <w:rPr>
          <w:rFonts w:ascii="Times New Roman"/>
          <w:sz w:val="22"/>
          <w:szCs w:val="22"/>
        </w:rPr>
        <w:t xml:space="preserve"> </w:t>
      </w:r>
      <w:r w:rsidRPr="00413874">
        <w:rPr>
          <w:rFonts w:ascii="Times New Roman"/>
          <w:sz w:val="22"/>
          <w:szCs w:val="22"/>
        </w:rPr>
        <w:t>퇴출결정</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개시신청이</w:t>
      </w:r>
      <w:r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lastRenderedPageBreak/>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lastRenderedPageBreak/>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789" w:name="_Toc191645686"/>
      <w:bookmarkStart w:id="790" w:name="_Toc240898108"/>
      <w:bookmarkStart w:id="791" w:name="_Toc242301851"/>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789"/>
      <w:bookmarkEnd w:id="790"/>
      <w:bookmarkEnd w:id="791"/>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6A4933A"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391EF4" w:rsidRPr="00413874">
        <w:rPr>
          <w:rFonts w:ascii="Times New Roman"/>
          <w:sz w:val="22"/>
          <w:szCs w:val="22"/>
        </w:rPr>
        <w:t>의</w:t>
      </w:r>
      <w:r w:rsidR="00391EF4" w:rsidRPr="00413874">
        <w:rPr>
          <w:rFonts w:ascii="Times New Roman"/>
          <w:sz w:val="22"/>
          <w:szCs w:val="22"/>
        </w:rPr>
        <w:t xml:space="preserve"> </w:t>
      </w:r>
      <w:r w:rsidR="00901602" w:rsidRPr="00413874">
        <w:rPr>
          <w:rFonts w:ascii="Times New Roman"/>
          <w:sz w:val="22"/>
          <w:szCs w:val="22"/>
        </w:rPr>
        <w:t>각</w:t>
      </w:r>
      <w:r w:rsidR="00901602"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lastRenderedPageBreak/>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792" w:name="_Toc191645687"/>
      <w:bookmarkStart w:id="793" w:name="_Toc240898109"/>
      <w:bookmarkStart w:id="794" w:name="_Toc315099106"/>
      <w:bookmarkStart w:id="795" w:name="_Toc242301852"/>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792"/>
      <w:bookmarkEnd w:id="793"/>
      <w:bookmarkEnd w:id="795"/>
      <w:r w:rsidRPr="00413874">
        <w:rPr>
          <w:rFonts w:eastAsia="바탕"/>
          <w:kern w:val="0"/>
          <w:szCs w:val="22"/>
        </w:rPr>
        <w:t xml:space="preserve"> </w:t>
      </w:r>
      <w:bookmarkEnd w:id="794"/>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lastRenderedPageBreak/>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3792BBFF"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796" w:name="_Toc191645688"/>
      <w:bookmarkStart w:id="797" w:name="_Toc240898110"/>
      <w:bookmarkStart w:id="798" w:name="_Toc242301853"/>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796"/>
      <w:bookmarkEnd w:id="797"/>
      <w:bookmarkEnd w:id="798"/>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799" w:name="_Toc191645689"/>
      <w:bookmarkStart w:id="800" w:name="_Toc240898111"/>
      <w:bookmarkStart w:id="801" w:name="_Toc242301854"/>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799"/>
      <w:bookmarkEnd w:id="800"/>
      <w:bookmarkEnd w:id="801"/>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02" w:name="_Toc191645690"/>
      <w:bookmarkStart w:id="803" w:name="_Toc240898112"/>
      <w:bookmarkStart w:id="804" w:name="_Toc242301855"/>
      <w:r w:rsidRPr="00413874">
        <w:rPr>
          <w:rFonts w:ascii="Times New Roman" w:eastAsia="바탕" w:hAnsi="Times New Roman"/>
          <w:kern w:val="0"/>
          <w:sz w:val="22"/>
          <w:szCs w:val="22"/>
        </w:rPr>
        <w:t>완전합의</w:t>
      </w:r>
      <w:bookmarkEnd w:id="802"/>
      <w:bookmarkEnd w:id="803"/>
      <w:bookmarkEnd w:id="804"/>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lastRenderedPageBreak/>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05" w:name="_Toc191645691"/>
      <w:bookmarkStart w:id="806" w:name="_Toc240898113"/>
      <w:bookmarkStart w:id="807" w:name="_Toc242301856"/>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805"/>
      <w:bookmarkEnd w:id="806"/>
      <w:bookmarkEnd w:id="807"/>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08" w:name="_Toc191645692"/>
      <w:bookmarkStart w:id="809" w:name="_Toc240898114"/>
      <w:bookmarkStart w:id="810" w:name="_Toc242301857"/>
      <w:r w:rsidRPr="00413874">
        <w:rPr>
          <w:rFonts w:ascii="Times New Roman" w:eastAsia="바탕" w:hAnsi="Times New Roman"/>
          <w:kern w:val="0"/>
          <w:sz w:val="22"/>
          <w:szCs w:val="22"/>
        </w:rPr>
        <w:t>개별성</w:t>
      </w:r>
      <w:bookmarkEnd w:id="808"/>
      <w:bookmarkEnd w:id="809"/>
      <w:bookmarkEnd w:id="810"/>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11" w:name="_Toc286964676"/>
      <w:bookmarkStart w:id="812" w:name="_Toc286964677"/>
      <w:bookmarkStart w:id="813" w:name="_Toc286964678"/>
      <w:bookmarkStart w:id="814" w:name="_Toc286964679"/>
      <w:bookmarkStart w:id="815" w:name="_Toc286964680"/>
      <w:bookmarkStart w:id="816" w:name="_Toc286964681"/>
      <w:bookmarkStart w:id="817" w:name="_Toc286964683"/>
      <w:bookmarkStart w:id="818" w:name="_Toc191645693"/>
      <w:bookmarkStart w:id="819" w:name="_Toc240898115"/>
      <w:bookmarkStart w:id="820" w:name="_Toc242301858"/>
      <w:bookmarkEnd w:id="811"/>
      <w:bookmarkEnd w:id="812"/>
      <w:bookmarkEnd w:id="813"/>
      <w:bookmarkEnd w:id="814"/>
      <w:bookmarkEnd w:id="815"/>
      <w:bookmarkEnd w:id="816"/>
      <w:bookmarkEnd w:id="817"/>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818"/>
      <w:bookmarkEnd w:id="819"/>
      <w:bookmarkEnd w:id="820"/>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21" w:name="_Toc191645694"/>
      <w:bookmarkStart w:id="822" w:name="_Toc240898116"/>
      <w:bookmarkStart w:id="823" w:name="_Toc242301859"/>
      <w:r w:rsidRPr="00413874">
        <w:rPr>
          <w:rFonts w:ascii="Times New Roman" w:eastAsia="바탕" w:hAnsi="Times New Roman"/>
          <w:kern w:val="0"/>
          <w:sz w:val="22"/>
          <w:szCs w:val="22"/>
        </w:rPr>
        <w:t>비밀유지</w:t>
      </w:r>
      <w:bookmarkEnd w:id="821"/>
      <w:bookmarkEnd w:id="822"/>
      <w:bookmarkEnd w:id="823"/>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w:t>
      </w:r>
      <w:r w:rsidR="001603B5" w:rsidRPr="001603B5">
        <w:rPr>
          <w:rFonts w:ascii="Times New Roman"/>
          <w:kern w:val="0"/>
          <w:sz w:val="22"/>
          <w:szCs w:val="22"/>
        </w:rPr>
        <w:lastRenderedPageBreak/>
        <w:t>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754FA638"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24" w:name="_Toc191645695"/>
      <w:bookmarkStart w:id="825" w:name="_Toc240898117"/>
      <w:bookmarkStart w:id="826" w:name="_Toc242301860"/>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824"/>
      <w:bookmarkEnd w:id="825"/>
      <w:bookmarkEnd w:id="826"/>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27" w:name="_Toc191645696"/>
      <w:bookmarkStart w:id="828" w:name="_Toc240898118"/>
      <w:bookmarkStart w:id="829" w:name="_Toc242301861"/>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827"/>
      <w:bookmarkEnd w:id="828"/>
      <w:bookmarkEnd w:id="829"/>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30" w:name="_Toc191645697"/>
      <w:bookmarkStart w:id="831" w:name="_Toc240898119"/>
      <w:bookmarkStart w:id="832" w:name="_Toc242301862"/>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830"/>
      <w:bookmarkEnd w:id="831"/>
      <w:bookmarkEnd w:id="832"/>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33" w:name="_Toc191645698"/>
      <w:bookmarkStart w:id="834" w:name="_Toc240898120"/>
      <w:bookmarkStart w:id="835" w:name="_Toc242301863"/>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833"/>
      <w:bookmarkEnd w:id="834"/>
      <w:bookmarkEnd w:id="835"/>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Default="00455680" w:rsidP="00455680">
      <w:pPr>
        <w:tabs>
          <w:tab w:val="left" w:pos="400"/>
        </w:tabs>
        <w:adjustRightInd w:val="0"/>
        <w:snapToGrid w:val="0"/>
        <w:spacing w:line="400" w:lineRule="exact"/>
        <w:rPr>
          <w:ins w:id="836" w:author="BKL" w:date="2026-10-07T09:55:00Z" w16du:dateUtc="2026-10-07T00:55:00Z"/>
          <w:rFonts w:ascii="Times New Roman"/>
          <w:kern w:val="0"/>
          <w:sz w:val="22"/>
          <w:szCs w:val="22"/>
        </w:rPr>
      </w:pPr>
    </w:p>
    <w:p w14:paraId="2168CF00" w14:textId="359522AA" w:rsidR="009A6A96" w:rsidRPr="009A6A96" w:rsidRDefault="009A6A96" w:rsidP="009A6A96">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37" w:name="_Toc242301864"/>
      <w:ins w:id="838" w:author="BKL" w:date="2026-10-07T09:55:00Z" w16du:dateUtc="2026-10-07T00:55:00Z">
        <w:r w:rsidRPr="009A6A96">
          <w:rPr>
            <w:rFonts w:ascii="Times New Roman" w:eastAsia="바탕" w:hAnsi="Times New Roman" w:hint="eastAsia"/>
            <w:kern w:val="0"/>
            <w:sz w:val="22"/>
            <w:szCs w:val="22"/>
          </w:rPr>
          <w:t>금융소비자</w:t>
        </w:r>
      </w:ins>
      <w:ins w:id="839" w:author="BKL" w:date="2026-10-07T09:56:00Z" w16du:dateUtc="2026-10-07T00:56:00Z">
        <w:r w:rsidRPr="009A6A96">
          <w:rPr>
            <w:rFonts w:ascii="Times New Roman" w:eastAsia="바탕" w:hAnsi="Times New Roman" w:hint="eastAsia"/>
            <w:kern w:val="0"/>
            <w:sz w:val="22"/>
            <w:szCs w:val="22"/>
          </w:rPr>
          <w:t>보호</w:t>
        </w:r>
      </w:ins>
      <w:ins w:id="840" w:author="BKL" w:date="2026-10-07T09:55:00Z" w16du:dateUtc="2026-10-07T00:55:00Z">
        <w:r w:rsidRPr="009A6A96">
          <w:rPr>
            <w:rFonts w:ascii="Times New Roman" w:eastAsia="바탕" w:hAnsi="Times New Roman" w:hint="eastAsia"/>
            <w:kern w:val="0"/>
            <w:sz w:val="22"/>
            <w:szCs w:val="22"/>
          </w:rPr>
          <w:t>법</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관련</w:t>
        </w:r>
        <w:r w:rsidRPr="009A6A96">
          <w:rPr>
            <w:rFonts w:ascii="Times New Roman" w:eastAsia="바탕" w:hAnsi="Times New Roman" w:hint="eastAsia"/>
            <w:kern w:val="0"/>
            <w:sz w:val="22"/>
            <w:szCs w:val="22"/>
          </w:rPr>
          <w:t xml:space="preserve"> </w:t>
        </w:r>
      </w:ins>
      <w:ins w:id="841" w:author="BKL" w:date="2026-10-07T09:56:00Z" w16du:dateUtc="2026-10-07T00:56:00Z">
        <w:r w:rsidRPr="009A6A96">
          <w:rPr>
            <w:rFonts w:ascii="Times New Roman" w:eastAsia="바탕" w:hAnsi="Times New Roman" w:hint="eastAsia"/>
            <w:kern w:val="0"/>
            <w:sz w:val="22"/>
            <w:szCs w:val="22"/>
          </w:rPr>
          <w:t>사항</w:t>
        </w:r>
      </w:ins>
      <w:bookmarkEnd w:id="837"/>
    </w:p>
    <w:p w14:paraId="67A19720" w14:textId="77777777" w:rsidR="00455680" w:rsidRDefault="00455680" w:rsidP="008B24EF">
      <w:pPr>
        <w:tabs>
          <w:tab w:val="left" w:pos="400"/>
        </w:tabs>
        <w:adjustRightInd w:val="0"/>
        <w:snapToGrid w:val="0"/>
        <w:spacing w:line="400" w:lineRule="exact"/>
        <w:rPr>
          <w:ins w:id="842" w:author="BKL" w:date="2026-10-07T09:56:00Z" w16du:dateUtc="2026-10-07T00:56:00Z"/>
          <w:rFonts w:ascii="Times New Roman"/>
          <w:kern w:val="0"/>
          <w:sz w:val="22"/>
          <w:szCs w:val="22"/>
        </w:rPr>
      </w:pPr>
    </w:p>
    <w:p w14:paraId="1F499D60" w14:textId="5A52D453"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ins w:id="843" w:author="BKL" w:date="2026-10-07T09:56:00Z" w16du:dateUtc="2026-10-07T00:56:00Z"/>
          <w:rFonts w:ascii="Times New Roman"/>
          <w:kern w:val="0"/>
          <w:sz w:val="22"/>
          <w:szCs w:val="22"/>
        </w:rPr>
      </w:pPr>
      <w:ins w:id="844" w:author="BKL" w:date="2026-10-07T09:57:00Z">
        <w:r w:rsidRPr="009A6A96">
          <w:rPr>
            <w:rFonts w:ascii="Times New Roman"/>
            <w:kern w:val="0"/>
            <w:sz w:val="22"/>
            <w:szCs w:val="22"/>
          </w:rPr>
          <w:t>대주</w:t>
        </w:r>
        <w:r w:rsidRPr="009A6A96">
          <w:rPr>
            <w:rFonts w:ascii="Times New Roman"/>
            <w:kern w:val="0"/>
            <w:sz w:val="22"/>
            <w:szCs w:val="22"/>
          </w:rPr>
          <w:t xml:space="preserve"> </w:t>
        </w:r>
        <w:r w:rsidRPr="009A6A96">
          <w:rPr>
            <w:rFonts w:ascii="Times New Roman"/>
            <w:kern w:val="0"/>
            <w:sz w:val="22"/>
            <w:szCs w:val="22"/>
          </w:rPr>
          <w:t>중</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법률」의</w:t>
        </w:r>
        <w:r w:rsidRPr="009A6A96">
          <w:rPr>
            <w:rFonts w:ascii="Times New Roman"/>
            <w:kern w:val="0"/>
            <w:sz w:val="22"/>
            <w:szCs w:val="22"/>
          </w:rPr>
          <w:t xml:space="preserve"> </w:t>
        </w:r>
        <w:r w:rsidRPr="009A6A96">
          <w:rPr>
            <w:rFonts w:ascii="Times New Roman"/>
            <w:kern w:val="0"/>
            <w:sz w:val="22"/>
            <w:szCs w:val="22"/>
          </w:rPr>
          <w:t>적용을</w:t>
        </w:r>
        <w:r w:rsidRPr="009A6A96">
          <w:rPr>
            <w:rFonts w:ascii="Times New Roman"/>
            <w:kern w:val="0"/>
            <w:sz w:val="22"/>
            <w:szCs w:val="22"/>
          </w:rPr>
          <w:t xml:space="preserve"> </w:t>
        </w:r>
        <w:r w:rsidRPr="009A6A96">
          <w:rPr>
            <w:rFonts w:ascii="Times New Roman"/>
            <w:kern w:val="0"/>
            <w:sz w:val="22"/>
            <w:szCs w:val="22"/>
          </w:rPr>
          <w:t>받는</w:t>
        </w:r>
        <w:r w:rsidRPr="009A6A96">
          <w:rPr>
            <w:rFonts w:ascii="Times New Roman"/>
            <w:kern w:val="0"/>
            <w:sz w:val="22"/>
            <w:szCs w:val="22"/>
          </w:rPr>
          <w:t xml:space="preserve"> </w:t>
        </w:r>
        <w:r w:rsidRPr="009A6A96">
          <w:rPr>
            <w:rFonts w:ascii="Times New Roman"/>
            <w:kern w:val="0"/>
            <w:sz w:val="22"/>
            <w:szCs w:val="22"/>
          </w:rPr>
          <w:t>금융기관에</w:t>
        </w:r>
        <w:r w:rsidRPr="009A6A96">
          <w:rPr>
            <w:rFonts w:ascii="Times New Roman"/>
            <w:kern w:val="0"/>
            <w:sz w:val="22"/>
            <w:szCs w:val="22"/>
          </w:rPr>
          <w:t xml:space="preserve"> </w:t>
        </w:r>
        <w:r w:rsidRPr="009A6A96">
          <w:rPr>
            <w:rFonts w:ascii="Times New Roman"/>
            <w:kern w:val="0"/>
            <w:sz w:val="22"/>
            <w:szCs w:val="22"/>
          </w:rPr>
          <w:t>한하여</w:t>
        </w:r>
        <w:r w:rsidRPr="009A6A96">
          <w:rPr>
            <w:rFonts w:ascii="Times New Roman"/>
            <w:kern w:val="0"/>
            <w:sz w:val="22"/>
            <w:szCs w:val="22"/>
          </w:rPr>
          <w:t xml:space="preserve"> </w:t>
        </w:r>
        <w:r w:rsidRPr="009A6A96">
          <w:rPr>
            <w:rFonts w:ascii="Times New Roman"/>
            <w:kern w:val="0"/>
            <w:sz w:val="22"/>
            <w:szCs w:val="22"/>
          </w:rPr>
          <w:t>동</w:t>
        </w:r>
        <w:r w:rsidRPr="009A6A96">
          <w:rPr>
            <w:rFonts w:ascii="Times New Roman"/>
            <w:kern w:val="0"/>
            <w:sz w:val="22"/>
            <w:szCs w:val="22"/>
          </w:rPr>
          <w:t xml:space="preserve"> </w:t>
        </w:r>
        <w:r w:rsidRPr="009A6A96">
          <w:rPr>
            <w:rFonts w:ascii="Times New Roman"/>
            <w:kern w:val="0"/>
            <w:sz w:val="22"/>
            <w:szCs w:val="22"/>
          </w:rPr>
          <w:t>법이</w:t>
        </w:r>
        <w:r w:rsidRPr="009A6A96">
          <w:rPr>
            <w:rFonts w:ascii="Times New Roman"/>
            <w:kern w:val="0"/>
            <w:sz w:val="22"/>
            <w:szCs w:val="22"/>
          </w:rPr>
          <w:t xml:space="preserve"> </w:t>
        </w:r>
        <w:r w:rsidRPr="009A6A96">
          <w:rPr>
            <w:rFonts w:ascii="Times New Roman"/>
            <w:kern w:val="0"/>
            <w:sz w:val="22"/>
            <w:szCs w:val="22"/>
          </w:rPr>
          <w:t>적용된다</w:t>
        </w:r>
        <w:r w:rsidRPr="009A6A96">
          <w:rPr>
            <w:rFonts w:ascii="Times New Roman"/>
            <w:kern w:val="0"/>
            <w:sz w:val="22"/>
            <w:szCs w:val="22"/>
          </w:rPr>
          <w:t>.</w:t>
        </w:r>
      </w:ins>
    </w:p>
    <w:p w14:paraId="1342A311" w14:textId="77777777" w:rsidR="009A6A96" w:rsidRDefault="009A6A96" w:rsidP="008B24EF">
      <w:pPr>
        <w:tabs>
          <w:tab w:val="left" w:pos="400"/>
        </w:tabs>
        <w:adjustRightInd w:val="0"/>
        <w:snapToGrid w:val="0"/>
        <w:spacing w:line="400" w:lineRule="exact"/>
        <w:rPr>
          <w:ins w:id="845" w:author="BKL" w:date="2026-10-07T09:57:00Z" w16du:dateUtc="2026-10-07T00:57:00Z"/>
          <w:rFonts w:ascii="Times New Roman"/>
          <w:kern w:val="0"/>
          <w:sz w:val="22"/>
          <w:szCs w:val="22"/>
        </w:rPr>
      </w:pPr>
    </w:p>
    <w:p w14:paraId="563E9307" w14:textId="2C2D6E16"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ins w:id="846" w:author="BKL" w:date="2026-10-07T09:57:00Z" w16du:dateUtc="2026-10-07T00:57:00Z"/>
          <w:rFonts w:ascii="Times New Roman"/>
          <w:kern w:val="0"/>
          <w:sz w:val="22"/>
          <w:szCs w:val="22"/>
        </w:rPr>
      </w:pPr>
      <w:ins w:id="847" w:author="BKL" w:date="2026-10-07T09:57:00Z">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금융계약은</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등</w:t>
        </w:r>
        <w:r w:rsidRPr="009A6A96">
          <w:rPr>
            <w:rFonts w:ascii="Times New Roman"/>
            <w:kern w:val="0"/>
            <w:sz w:val="22"/>
            <w:szCs w:val="22"/>
          </w:rPr>
          <w:t xml:space="preserve"> </w:t>
        </w:r>
        <w:r w:rsidRPr="009A6A96">
          <w:rPr>
            <w:rFonts w:ascii="Times New Roman"/>
            <w:kern w:val="0"/>
            <w:sz w:val="22"/>
            <w:szCs w:val="22"/>
          </w:rPr>
          <w:t>관련</w:t>
        </w:r>
        <w:r w:rsidRPr="009A6A96">
          <w:rPr>
            <w:rFonts w:ascii="Times New Roman"/>
            <w:kern w:val="0"/>
            <w:sz w:val="22"/>
            <w:szCs w:val="22"/>
          </w:rPr>
          <w:t xml:space="preserve"> </w:t>
        </w:r>
        <w:r w:rsidRPr="009A6A96">
          <w:rPr>
            <w:rFonts w:ascii="Times New Roman"/>
            <w:kern w:val="0"/>
            <w:sz w:val="22"/>
            <w:szCs w:val="22"/>
          </w:rPr>
          <w:t>법령</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각</w:t>
        </w:r>
        <w:r w:rsidRPr="009A6A96">
          <w:rPr>
            <w:rFonts w:ascii="Times New Roman"/>
            <w:kern w:val="0"/>
            <w:sz w:val="22"/>
            <w:szCs w:val="22"/>
          </w:rPr>
          <w:t xml:space="preserve"> </w:t>
        </w:r>
        <w:r w:rsidRPr="009A6A96">
          <w:rPr>
            <w:rFonts w:ascii="Times New Roman"/>
            <w:kern w:val="0"/>
            <w:sz w:val="22"/>
            <w:szCs w:val="22"/>
          </w:rPr>
          <w:t>대주의</w:t>
        </w:r>
        <w:r w:rsidRPr="009A6A96">
          <w:rPr>
            <w:rFonts w:ascii="Times New Roman"/>
            <w:kern w:val="0"/>
            <w:sz w:val="22"/>
            <w:szCs w:val="22"/>
          </w:rPr>
          <w:t xml:space="preserve"> </w:t>
        </w:r>
        <w:r w:rsidRPr="009A6A96">
          <w:rPr>
            <w:rFonts w:ascii="Times New Roman"/>
            <w:kern w:val="0"/>
            <w:sz w:val="22"/>
            <w:szCs w:val="22"/>
          </w:rPr>
          <w:t>내부통제기준에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절차를</w:t>
        </w:r>
        <w:r w:rsidRPr="009A6A96">
          <w:rPr>
            <w:rFonts w:ascii="Times New Roman"/>
            <w:kern w:val="0"/>
            <w:sz w:val="22"/>
            <w:szCs w:val="22"/>
          </w:rPr>
          <w:t xml:space="preserve"> </w:t>
        </w:r>
        <w:r w:rsidRPr="009A6A96">
          <w:rPr>
            <w:rFonts w:ascii="Times New Roman"/>
            <w:kern w:val="0"/>
            <w:sz w:val="22"/>
            <w:szCs w:val="22"/>
          </w:rPr>
          <w:t>거쳐</w:t>
        </w:r>
        <w:r w:rsidRPr="009A6A96">
          <w:rPr>
            <w:rFonts w:ascii="Times New Roman"/>
            <w:kern w:val="0"/>
            <w:sz w:val="22"/>
            <w:szCs w:val="22"/>
          </w:rPr>
          <w:t xml:space="preserve"> </w:t>
        </w:r>
        <w:r w:rsidRPr="009A6A96">
          <w:rPr>
            <w:rFonts w:ascii="Times New Roman"/>
            <w:kern w:val="0"/>
            <w:sz w:val="22"/>
            <w:szCs w:val="22"/>
          </w:rPr>
          <w:t>제공되는</w:t>
        </w:r>
        <w:r w:rsidRPr="009A6A96">
          <w:rPr>
            <w:rFonts w:ascii="Times New Roman"/>
            <w:kern w:val="0"/>
            <w:sz w:val="22"/>
            <w:szCs w:val="22"/>
          </w:rPr>
          <w:t xml:space="preserve"> </w:t>
        </w:r>
        <w:r w:rsidRPr="009A6A96">
          <w:rPr>
            <w:rFonts w:ascii="Times New Roman"/>
            <w:kern w:val="0"/>
            <w:sz w:val="22"/>
            <w:szCs w:val="22"/>
          </w:rPr>
          <w:t>것이다</w:t>
        </w:r>
        <w:r w:rsidRPr="009A6A96">
          <w:rPr>
            <w:rFonts w:ascii="Times New Roman"/>
            <w:kern w:val="0"/>
            <w:sz w:val="22"/>
            <w:szCs w:val="22"/>
          </w:rPr>
          <w:t>.</w:t>
        </w:r>
      </w:ins>
    </w:p>
    <w:p w14:paraId="694B6117" w14:textId="77777777" w:rsidR="009A6A96" w:rsidRDefault="009A6A96" w:rsidP="008B24EF">
      <w:pPr>
        <w:tabs>
          <w:tab w:val="left" w:pos="400"/>
        </w:tabs>
        <w:adjustRightInd w:val="0"/>
        <w:snapToGrid w:val="0"/>
        <w:spacing w:line="400" w:lineRule="exact"/>
        <w:rPr>
          <w:ins w:id="848" w:author="BKL" w:date="2026-10-07T09:57:00Z" w16du:dateUtc="2026-10-07T00:57:00Z"/>
          <w:rFonts w:ascii="Times New Roman"/>
          <w:kern w:val="0"/>
          <w:sz w:val="22"/>
          <w:szCs w:val="22"/>
        </w:rPr>
      </w:pPr>
    </w:p>
    <w:p w14:paraId="5016579F" w14:textId="78DF094B"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ins w:id="849" w:author="BKL" w:date="2026-10-07T09:57:00Z" w16du:dateUtc="2026-10-07T00:57:00Z"/>
          <w:rFonts w:ascii="Times New Roman"/>
          <w:kern w:val="0"/>
          <w:sz w:val="22"/>
          <w:szCs w:val="22"/>
        </w:rPr>
      </w:pPr>
      <w:ins w:id="850" w:author="BKL" w:date="2026-10-07T09:57:00Z">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제반</w:t>
        </w:r>
        <w:r w:rsidRPr="009A6A96">
          <w:rPr>
            <w:rFonts w:ascii="Times New Roman"/>
            <w:kern w:val="0"/>
            <w:sz w:val="22"/>
            <w:szCs w:val="22"/>
          </w:rPr>
          <w:t xml:space="preserve"> </w:t>
        </w:r>
        <w:r w:rsidRPr="009A6A96">
          <w:rPr>
            <w:rFonts w:ascii="Times New Roman"/>
            <w:kern w:val="0"/>
            <w:sz w:val="22"/>
            <w:szCs w:val="22"/>
          </w:rPr>
          <w:t>서류는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23</w:t>
        </w:r>
        <w:r w:rsidRPr="009A6A96">
          <w:rPr>
            <w:rFonts w:ascii="Times New Roman"/>
            <w:kern w:val="0"/>
            <w:sz w:val="22"/>
            <w:szCs w:val="22"/>
          </w:rPr>
          <w:t>조</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동법</w:t>
        </w:r>
        <w:r w:rsidRPr="009A6A96">
          <w:rPr>
            <w:rFonts w:ascii="Times New Roman"/>
            <w:kern w:val="0"/>
            <w:sz w:val="22"/>
            <w:szCs w:val="22"/>
          </w:rPr>
          <w:t xml:space="preserve"> </w:t>
        </w:r>
        <w:r w:rsidRPr="009A6A96">
          <w:rPr>
            <w:rFonts w:ascii="Times New Roman"/>
            <w:kern w:val="0"/>
            <w:sz w:val="22"/>
            <w:szCs w:val="22"/>
          </w:rPr>
          <w:t>시행령</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22</w:t>
        </w:r>
        <w:r w:rsidRPr="009A6A96">
          <w:rPr>
            <w:rFonts w:ascii="Times New Roman"/>
            <w:kern w:val="0"/>
            <w:sz w:val="22"/>
            <w:szCs w:val="22"/>
          </w:rPr>
          <w:t>조에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작성</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제공되었으며</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약정의</w:t>
        </w:r>
        <w:r w:rsidRPr="009A6A96">
          <w:rPr>
            <w:rFonts w:ascii="Times New Roman"/>
            <w:kern w:val="0"/>
            <w:sz w:val="22"/>
            <w:szCs w:val="22"/>
          </w:rPr>
          <w:t xml:space="preserve"> </w:t>
        </w:r>
        <w:r w:rsidRPr="009A6A96">
          <w:rPr>
            <w:rFonts w:ascii="Times New Roman"/>
            <w:kern w:val="0"/>
            <w:sz w:val="22"/>
            <w:szCs w:val="22"/>
          </w:rPr>
          <w:t>당사자들은</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약정에</w:t>
        </w:r>
        <w:r w:rsidRPr="009A6A96">
          <w:rPr>
            <w:rFonts w:ascii="Times New Roman"/>
            <w:kern w:val="0"/>
            <w:sz w:val="22"/>
            <w:szCs w:val="22"/>
          </w:rPr>
          <w:t xml:space="preserve"> </w:t>
        </w:r>
        <w:r w:rsidRPr="009A6A96">
          <w:rPr>
            <w:rFonts w:ascii="Times New Roman"/>
            <w:kern w:val="0"/>
            <w:sz w:val="22"/>
            <w:szCs w:val="22"/>
          </w:rPr>
          <w:t>서명</w:t>
        </w:r>
        <w:r w:rsidRPr="009A6A96">
          <w:rPr>
            <w:rFonts w:ascii="Times New Roman"/>
            <w:kern w:val="0"/>
            <w:sz w:val="22"/>
            <w:szCs w:val="22"/>
          </w:rPr>
          <w:t xml:space="preserve"> </w:t>
        </w:r>
        <w:r w:rsidRPr="009A6A96">
          <w:rPr>
            <w:rFonts w:ascii="Times New Roman"/>
            <w:kern w:val="0"/>
            <w:sz w:val="22"/>
            <w:szCs w:val="22"/>
          </w:rPr>
          <w:t>또는</w:t>
        </w:r>
        <w:r w:rsidRPr="009A6A96">
          <w:rPr>
            <w:rFonts w:ascii="Times New Roman"/>
            <w:kern w:val="0"/>
            <w:sz w:val="22"/>
            <w:szCs w:val="22"/>
          </w:rPr>
          <w:t xml:space="preserve"> </w:t>
        </w:r>
        <w:r w:rsidRPr="009A6A96">
          <w:rPr>
            <w:rFonts w:ascii="Times New Roman"/>
            <w:kern w:val="0"/>
            <w:sz w:val="22"/>
            <w:szCs w:val="22"/>
          </w:rPr>
          <w:t>기명날인함으로써</w:t>
        </w:r>
        <w:r w:rsidRPr="009A6A96">
          <w:rPr>
            <w:rFonts w:ascii="Times New Roman"/>
            <w:kern w:val="0"/>
            <w:sz w:val="22"/>
            <w:szCs w:val="22"/>
          </w:rPr>
          <w:t xml:space="preserve"> </w:t>
        </w:r>
        <w:r w:rsidRPr="009A6A96">
          <w:rPr>
            <w:rFonts w:ascii="Times New Roman"/>
            <w:kern w:val="0"/>
            <w:sz w:val="22"/>
            <w:szCs w:val="22"/>
          </w:rPr>
          <w:t>이를</w:t>
        </w:r>
        <w:r w:rsidRPr="009A6A96">
          <w:rPr>
            <w:rFonts w:ascii="Times New Roman"/>
            <w:kern w:val="0"/>
            <w:sz w:val="22"/>
            <w:szCs w:val="22"/>
          </w:rPr>
          <w:t xml:space="preserve"> </w:t>
        </w:r>
        <w:r w:rsidRPr="009A6A96">
          <w:rPr>
            <w:rFonts w:ascii="Times New Roman"/>
            <w:kern w:val="0"/>
            <w:sz w:val="22"/>
            <w:szCs w:val="22"/>
          </w:rPr>
          <w:t>확인한</w:t>
        </w:r>
        <w:r w:rsidRPr="009A6A96">
          <w:rPr>
            <w:rFonts w:ascii="Times New Roman"/>
            <w:kern w:val="0"/>
            <w:sz w:val="22"/>
            <w:szCs w:val="22"/>
          </w:rPr>
          <w:t xml:space="preserve"> </w:t>
        </w:r>
        <w:r w:rsidRPr="009A6A96">
          <w:rPr>
            <w:rFonts w:ascii="Times New Roman"/>
            <w:kern w:val="0"/>
            <w:sz w:val="22"/>
            <w:szCs w:val="22"/>
          </w:rPr>
          <w:t>것으로</w:t>
        </w:r>
        <w:r w:rsidRPr="009A6A96">
          <w:rPr>
            <w:rFonts w:ascii="Times New Roman"/>
            <w:kern w:val="0"/>
            <w:sz w:val="22"/>
            <w:szCs w:val="22"/>
          </w:rPr>
          <w:t xml:space="preserve"> </w:t>
        </w:r>
        <w:r w:rsidRPr="009A6A96">
          <w:rPr>
            <w:rFonts w:ascii="Times New Roman"/>
            <w:kern w:val="0"/>
            <w:sz w:val="22"/>
            <w:szCs w:val="22"/>
          </w:rPr>
          <w:t>본다</w:t>
        </w:r>
        <w:r w:rsidRPr="009A6A96">
          <w:rPr>
            <w:rFonts w:ascii="Times New Roman"/>
            <w:kern w:val="0"/>
            <w:sz w:val="22"/>
            <w:szCs w:val="22"/>
          </w:rPr>
          <w:t>.</w:t>
        </w:r>
      </w:ins>
    </w:p>
    <w:p w14:paraId="2A8647DA" w14:textId="77777777" w:rsidR="009A6A96" w:rsidRDefault="009A6A96" w:rsidP="008B24EF">
      <w:pPr>
        <w:tabs>
          <w:tab w:val="left" w:pos="400"/>
        </w:tabs>
        <w:adjustRightInd w:val="0"/>
        <w:snapToGrid w:val="0"/>
        <w:spacing w:line="400" w:lineRule="exact"/>
        <w:rPr>
          <w:ins w:id="851" w:author="BKL" w:date="2026-10-07T09:57:00Z" w16du:dateUtc="2026-10-07T00:57:00Z"/>
          <w:rFonts w:ascii="Times New Roman"/>
          <w:kern w:val="0"/>
          <w:sz w:val="22"/>
          <w:szCs w:val="22"/>
        </w:rPr>
      </w:pPr>
    </w:p>
    <w:p w14:paraId="72D9679F" w14:textId="731BD8FC"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ins w:id="852" w:author="BKL" w:date="2026-10-07T09:57:00Z" w16du:dateUtc="2026-10-07T00:57:00Z"/>
          <w:rFonts w:ascii="Times New Roman"/>
          <w:kern w:val="0"/>
          <w:sz w:val="22"/>
          <w:szCs w:val="22"/>
        </w:rPr>
      </w:pPr>
      <w:ins w:id="853" w:author="BKL" w:date="2026-10-07T09:57:00Z">
        <w:r w:rsidRPr="009A6A96">
          <w:rPr>
            <w:rFonts w:ascii="Times New Roman"/>
            <w:kern w:val="0"/>
            <w:sz w:val="22"/>
            <w:szCs w:val="22"/>
          </w:rPr>
          <w:t>차주는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전문금융소비자에</w:t>
        </w:r>
        <w:r w:rsidRPr="009A6A96">
          <w:rPr>
            <w:rFonts w:ascii="Times New Roman"/>
            <w:kern w:val="0"/>
            <w:sz w:val="22"/>
            <w:szCs w:val="22"/>
          </w:rPr>
          <w:t xml:space="preserve"> </w:t>
        </w:r>
        <w:r w:rsidRPr="009A6A96">
          <w:rPr>
            <w:rFonts w:ascii="Times New Roman"/>
            <w:kern w:val="0"/>
            <w:sz w:val="22"/>
            <w:szCs w:val="22"/>
          </w:rPr>
          <w:t>해당하며</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금융계약상</w:t>
        </w:r>
        <w:r w:rsidRPr="009A6A96">
          <w:rPr>
            <w:rFonts w:ascii="Times New Roman"/>
            <w:kern w:val="0"/>
            <w:sz w:val="22"/>
            <w:szCs w:val="22"/>
          </w:rPr>
          <w:t xml:space="preserve"> </w:t>
        </w:r>
        <w:r w:rsidRPr="009A6A96">
          <w:rPr>
            <w:rFonts w:ascii="Times New Roman"/>
            <w:kern w:val="0"/>
            <w:sz w:val="22"/>
            <w:szCs w:val="22"/>
          </w:rPr>
          <w:t>차주가</w:t>
        </w:r>
        <w:r w:rsidRPr="009A6A96">
          <w:rPr>
            <w:rFonts w:ascii="Times New Roman"/>
            <w:kern w:val="0"/>
            <w:sz w:val="22"/>
            <w:szCs w:val="22"/>
          </w:rPr>
          <w:t xml:space="preserve"> </w:t>
        </w:r>
        <w:r w:rsidRPr="009A6A96">
          <w:rPr>
            <w:rFonts w:ascii="Times New Roman"/>
            <w:kern w:val="0"/>
            <w:sz w:val="22"/>
            <w:szCs w:val="22"/>
          </w:rPr>
          <w:t>동법에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전문금융소비자로</w:t>
        </w:r>
        <w:r w:rsidRPr="009A6A96">
          <w:rPr>
            <w:rFonts w:ascii="Times New Roman"/>
            <w:kern w:val="0"/>
            <w:sz w:val="22"/>
            <w:szCs w:val="22"/>
          </w:rPr>
          <w:t xml:space="preserve"> </w:t>
        </w:r>
        <w:r w:rsidRPr="009A6A96">
          <w:rPr>
            <w:rFonts w:ascii="Times New Roman"/>
            <w:kern w:val="0"/>
            <w:sz w:val="22"/>
            <w:szCs w:val="22"/>
          </w:rPr>
          <w:t>취급되는</w:t>
        </w:r>
        <w:r w:rsidRPr="009A6A96">
          <w:rPr>
            <w:rFonts w:ascii="Times New Roman"/>
            <w:kern w:val="0"/>
            <w:sz w:val="22"/>
            <w:szCs w:val="22"/>
          </w:rPr>
          <w:t xml:space="preserve"> </w:t>
        </w:r>
        <w:r w:rsidRPr="009A6A96">
          <w:rPr>
            <w:rFonts w:ascii="Times New Roman"/>
            <w:kern w:val="0"/>
            <w:sz w:val="22"/>
            <w:szCs w:val="22"/>
          </w:rPr>
          <w:t>것에</w:t>
        </w:r>
        <w:r w:rsidRPr="009A6A96">
          <w:rPr>
            <w:rFonts w:ascii="Times New Roman"/>
            <w:kern w:val="0"/>
            <w:sz w:val="22"/>
            <w:szCs w:val="22"/>
          </w:rPr>
          <w:t xml:space="preserve"> </w:t>
        </w:r>
        <w:r w:rsidRPr="009A6A96">
          <w:rPr>
            <w:rFonts w:ascii="Times New Roman"/>
            <w:kern w:val="0"/>
            <w:sz w:val="22"/>
            <w:szCs w:val="22"/>
          </w:rPr>
          <w:t>대하여</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체결함으로써</w:t>
        </w:r>
        <w:r w:rsidRPr="009A6A96">
          <w:rPr>
            <w:rFonts w:ascii="Times New Roman"/>
            <w:kern w:val="0"/>
            <w:sz w:val="22"/>
            <w:szCs w:val="22"/>
          </w:rPr>
          <w:t xml:space="preserve"> </w:t>
        </w:r>
        <w:r w:rsidRPr="009A6A96">
          <w:rPr>
            <w:rFonts w:ascii="Times New Roman"/>
            <w:kern w:val="0"/>
            <w:sz w:val="22"/>
            <w:szCs w:val="22"/>
          </w:rPr>
          <w:t>동의한다</w:t>
        </w:r>
        <w:r w:rsidRPr="009A6A96">
          <w:rPr>
            <w:rFonts w:ascii="Times New Roman"/>
            <w:kern w:val="0"/>
            <w:sz w:val="22"/>
            <w:szCs w:val="22"/>
          </w:rPr>
          <w:t>.</w:t>
        </w:r>
      </w:ins>
    </w:p>
    <w:p w14:paraId="50757EDE"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D41ABF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5489A109" w14:textId="77655811" w:rsidR="00A8500E"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8500E">
        <w:rPr>
          <w:rFonts w:ascii="Times New Roman"/>
          <w:b/>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826A37" w14:textId="2C62C2CD" w:rsidR="00A8500E" w:rsidRDefault="0044712E">
      <w:pPr>
        <w:widowControl/>
        <w:wordWrap/>
        <w:autoSpaceDE/>
        <w:autoSpaceDN/>
        <w:jc w:val="left"/>
        <w:rPr>
          <w:rFonts w:ascii="Times New Roman"/>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1D6EE4" w:rsidRPr="001D6EE4">
        <w:rPr>
          <w:rFonts w:ascii="Times New Roman"/>
          <w:b/>
          <w:kern w:val="0"/>
          <w:sz w:val="22"/>
          <w:szCs w:val="22"/>
        </w:rPr>
        <w:t xml:space="preserve"> </w:t>
      </w:r>
      <w:r w:rsidR="001D6EE4">
        <w:rPr>
          <w:rFonts w:ascii="Times New Roman"/>
          <w:b/>
          <w:kern w:val="0"/>
          <w:sz w:val="22"/>
          <w:szCs w:val="22"/>
        </w:rPr>
        <w:tab/>
      </w:r>
      <w:r w:rsidR="001D6EE4">
        <w:rPr>
          <w:rFonts w:ascii="Times New Roman" w:hint="eastAsia"/>
          <w:b/>
          <w:kern w:val="0"/>
          <w:sz w:val="22"/>
          <w:szCs w:val="22"/>
        </w:rPr>
        <w:t>키움캐피탈</w:t>
      </w:r>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Pr>
          <w:rFonts w:ascii="Times New Roman" w:hint="eastAsia"/>
          <w:b/>
          <w:kern w:val="0"/>
          <w:sz w:val="22"/>
          <w:szCs w:val="22"/>
        </w:rPr>
        <w:t>엠지캐피탈</w:t>
      </w:r>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5C0ABA1D"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commentRangeStart w:id="854"/>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del w:id="855" w:author="상훈 김" w:date="2026-10-06T08:46:00Z" w16du:dateUtc="2026-10-05T23:46:00Z">
        <w:r w:rsidRPr="00CC1220" w:rsidDel="00E15808">
          <w:rPr>
            <w:rFonts w:ascii="Times New Roman" w:hint="eastAsia"/>
            <w:b/>
            <w:kern w:val="0"/>
            <w:sz w:val="22"/>
            <w:szCs w:val="22"/>
          </w:rPr>
          <w:delText>중소기업은행</w:delText>
        </w:r>
        <w:r w:rsidRPr="00CC1220" w:rsidDel="00E15808">
          <w:rPr>
            <w:rFonts w:ascii="Times New Roman" w:hint="eastAsia"/>
            <w:b/>
            <w:kern w:val="0"/>
            <w:sz w:val="22"/>
            <w:szCs w:val="22"/>
          </w:rPr>
          <w:delText>[KB</w:delText>
        </w:r>
        <w:r w:rsidRPr="00CC1220" w:rsidDel="00E15808">
          <w:rPr>
            <w:rFonts w:ascii="Times New Roman" w:hint="eastAsia"/>
            <w:b/>
            <w:kern w:val="0"/>
            <w:sz w:val="22"/>
            <w:szCs w:val="22"/>
          </w:rPr>
          <w:delText>부동산대출일반사모부동산투자신탁제</w:delText>
        </w:r>
        <w:r w:rsidRPr="00CC1220" w:rsidDel="00E15808">
          <w:rPr>
            <w:rFonts w:ascii="Times New Roman" w:hint="eastAsia"/>
            <w:b/>
            <w:kern w:val="0"/>
            <w:sz w:val="22"/>
            <w:szCs w:val="22"/>
          </w:rPr>
          <w:delText>1</w:delText>
        </w:r>
        <w:r w:rsidRPr="00CC1220" w:rsidDel="00E15808">
          <w:rPr>
            <w:rFonts w:ascii="Times New Roman" w:hint="eastAsia"/>
            <w:b/>
            <w:kern w:val="0"/>
            <w:sz w:val="22"/>
            <w:szCs w:val="22"/>
          </w:rPr>
          <w:delText>호</w:delText>
        </w:r>
        <w:r w:rsidRPr="00CC1220" w:rsidDel="00E15808">
          <w:rPr>
            <w:rFonts w:ascii="Times New Roman" w:hint="eastAsia"/>
            <w:b/>
            <w:kern w:val="0"/>
            <w:sz w:val="22"/>
            <w:szCs w:val="22"/>
          </w:rPr>
          <w:delText>(</w:delText>
        </w:r>
        <w:r w:rsidRPr="00CC1220" w:rsidDel="00E15808">
          <w:rPr>
            <w:rFonts w:ascii="Times New Roman" w:hint="eastAsia"/>
            <w:b/>
            <w:kern w:val="0"/>
            <w:sz w:val="22"/>
            <w:szCs w:val="22"/>
          </w:rPr>
          <w:delText>전문</w:delText>
        </w:r>
        <w:r w:rsidRPr="00CC1220" w:rsidDel="00E15808">
          <w:rPr>
            <w:rFonts w:ascii="Times New Roman" w:hint="eastAsia"/>
            <w:b/>
            <w:kern w:val="0"/>
            <w:sz w:val="22"/>
            <w:szCs w:val="22"/>
          </w:rPr>
          <w:delText>)</w:delText>
        </w:r>
        <w:r w:rsidRPr="00CC1220" w:rsidDel="00E15808">
          <w:rPr>
            <w:rFonts w:ascii="Times New Roman" w:hint="eastAsia"/>
            <w:b/>
            <w:kern w:val="0"/>
            <w:sz w:val="22"/>
            <w:szCs w:val="22"/>
          </w:rPr>
          <w:delText>의</w:delText>
        </w:r>
        <w:r w:rsidRPr="00CC1220" w:rsidDel="00E15808">
          <w:rPr>
            <w:rFonts w:ascii="Times New Roman" w:hint="eastAsia"/>
            <w:b/>
            <w:kern w:val="0"/>
            <w:sz w:val="22"/>
            <w:szCs w:val="22"/>
          </w:rPr>
          <w:delText xml:space="preserve"> </w:delText>
        </w:r>
        <w:r w:rsidRPr="00CC1220" w:rsidDel="00E15808">
          <w:rPr>
            <w:rFonts w:ascii="Times New Roman" w:hint="eastAsia"/>
            <w:b/>
            <w:kern w:val="0"/>
            <w:sz w:val="22"/>
            <w:szCs w:val="22"/>
          </w:rPr>
          <w:delText>신탁업자로서</w:delText>
        </w:r>
        <w:r w:rsidRPr="00CC1220" w:rsidDel="00E15808">
          <w:rPr>
            <w:rFonts w:ascii="Times New Roman" w:hint="eastAsia"/>
            <w:b/>
            <w:kern w:val="0"/>
            <w:sz w:val="22"/>
            <w:szCs w:val="22"/>
          </w:rPr>
          <w:delText>]</w:delText>
        </w:r>
      </w:del>
      <w:ins w:id="856" w:author="BKL" w:date="2026-10-07T19:56:00Z" w16du:dateUtc="2026-10-07T10:56:00Z">
        <w:r w:rsidR="00A2093A">
          <w:rPr>
            <w:rFonts w:ascii="Times New Roman" w:hint="eastAsia"/>
            <w:b/>
            <w:kern w:val="0"/>
            <w:sz w:val="22"/>
            <w:szCs w:val="22"/>
          </w:rPr>
          <w:t>주식회사</w:t>
        </w:r>
        <w:r w:rsidR="00A2093A">
          <w:rPr>
            <w:rFonts w:ascii="Times New Roman" w:hint="eastAsia"/>
            <w:b/>
            <w:kern w:val="0"/>
            <w:sz w:val="22"/>
            <w:szCs w:val="22"/>
          </w:rPr>
          <w:t xml:space="preserve"> </w:t>
        </w:r>
        <w:r w:rsidR="00A2093A">
          <w:rPr>
            <w:rFonts w:ascii="Times New Roman" w:hint="eastAsia"/>
            <w:b/>
            <w:kern w:val="0"/>
            <w:sz w:val="22"/>
            <w:szCs w:val="22"/>
          </w:rPr>
          <w:t>디비</w:t>
        </w:r>
      </w:ins>
      <w:ins w:id="857" w:author="상훈 김" w:date="2026-10-06T08:46:00Z" w16du:dateUtc="2026-10-05T23:46:00Z">
        <w:del w:id="858" w:author="BKL" w:date="2026-10-07T19:56:00Z" w16du:dateUtc="2026-10-07T10:56:00Z">
          <w:r w:rsidR="00E15808" w:rsidDel="00A2093A">
            <w:rPr>
              <w:rFonts w:ascii="Times New Roman" w:hint="eastAsia"/>
              <w:b/>
              <w:kern w:val="0"/>
              <w:sz w:val="22"/>
              <w:szCs w:val="22"/>
            </w:rPr>
            <w:delText>DB</w:delText>
          </w:r>
        </w:del>
        <w:r w:rsidR="00E15808">
          <w:rPr>
            <w:rFonts w:ascii="Times New Roman" w:hint="eastAsia"/>
            <w:b/>
            <w:kern w:val="0"/>
            <w:sz w:val="22"/>
            <w:szCs w:val="22"/>
          </w:rPr>
          <w:t>저축은행</w:t>
        </w:r>
        <w:r w:rsidR="00E15808">
          <w:rPr>
            <w:rFonts w:ascii="Times New Roman" w:hint="eastAsia"/>
            <w:b/>
            <w:kern w:val="0"/>
            <w:sz w:val="22"/>
            <w:szCs w:val="22"/>
          </w:rPr>
          <w:t xml:space="preserve"> </w:t>
        </w:r>
      </w:ins>
    </w:p>
    <w:p w14:paraId="4F29BBBD" w14:textId="35988594"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del w:id="859" w:author="상훈 김" w:date="2026-10-06T08:46:00Z" w16du:dateUtc="2026-10-05T23:46:00Z">
        <w:r w:rsidRPr="00CC1220" w:rsidDel="00E15808">
          <w:rPr>
            <w:rFonts w:ascii="Times New Roman" w:hint="eastAsia"/>
            <w:kern w:val="0"/>
            <w:sz w:val="22"/>
            <w:szCs w:val="22"/>
          </w:rPr>
          <w:delText>을지로</w:delText>
        </w:r>
        <w:r w:rsidRPr="00CC1220" w:rsidDel="00E15808">
          <w:rPr>
            <w:rFonts w:ascii="Times New Roman" w:hint="eastAsia"/>
            <w:kern w:val="0"/>
            <w:sz w:val="22"/>
            <w:szCs w:val="22"/>
          </w:rPr>
          <w:delText xml:space="preserve"> 79(</w:delText>
        </w:r>
        <w:r w:rsidRPr="00CC1220" w:rsidDel="00E15808">
          <w:rPr>
            <w:rFonts w:ascii="Times New Roman" w:hint="eastAsia"/>
            <w:kern w:val="0"/>
            <w:sz w:val="22"/>
            <w:szCs w:val="22"/>
          </w:rPr>
          <w:delText>을지로</w:delText>
        </w:r>
        <w:r w:rsidRPr="00CC1220" w:rsidDel="00E15808">
          <w:rPr>
            <w:rFonts w:ascii="Times New Roman" w:hint="eastAsia"/>
            <w:kern w:val="0"/>
            <w:sz w:val="22"/>
            <w:szCs w:val="22"/>
          </w:rPr>
          <w:delText xml:space="preserve"> 2 </w:delText>
        </w:r>
        <w:r w:rsidRPr="00CC1220" w:rsidDel="00E15808">
          <w:rPr>
            <w:rFonts w:ascii="Times New Roman" w:hint="eastAsia"/>
            <w:kern w:val="0"/>
            <w:sz w:val="22"/>
            <w:szCs w:val="22"/>
          </w:rPr>
          <w:delText>가</w:delText>
        </w:r>
        <w:r w:rsidRPr="00CC1220" w:rsidDel="00E15808">
          <w:rPr>
            <w:rFonts w:ascii="Times New Roman" w:hint="eastAsia"/>
            <w:kern w:val="0"/>
            <w:sz w:val="22"/>
            <w:szCs w:val="22"/>
          </w:rPr>
          <w:delText>)</w:delText>
        </w:r>
      </w:del>
      <w:ins w:id="860" w:author="상훈 김" w:date="2026-10-06T08:46:00Z" w16du:dateUtc="2026-10-05T23:46:00Z">
        <w:r w:rsidR="00E15808">
          <w:rPr>
            <w:rFonts w:ascii="Times New Roman" w:hint="eastAsia"/>
            <w:kern w:val="0"/>
            <w:sz w:val="22"/>
            <w:szCs w:val="22"/>
          </w:rPr>
          <w:t>남대문로</w:t>
        </w:r>
        <w:r w:rsidR="00E15808">
          <w:rPr>
            <w:rFonts w:ascii="Times New Roman" w:hint="eastAsia"/>
            <w:kern w:val="0"/>
            <w:sz w:val="22"/>
            <w:szCs w:val="22"/>
          </w:rPr>
          <w:t xml:space="preserve"> 113, </w:t>
        </w:r>
        <w:r w:rsidR="00E15808">
          <w:rPr>
            <w:rFonts w:ascii="Times New Roman" w:hint="eastAsia"/>
            <w:kern w:val="0"/>
            <w:sz w:val="22"/>
            <w:szCs w:val="22"/>
          </w:rPr>
          <w:t>다동</w:t>
        </w:r>
      </w:ins>
    </w:p>
    <w:p w14:paraId="77597C65" w14:textId="0F65240D" w:rsidR="00CC1220" w:rsidRPr="00413874" w:rsidDel="00E15808" w:rsidRDefault="00CC1220" w:rsidP="00E15808">
      <w:pPr>
        <w:tabs>
          <w:tab w:val="left" w:pos="400"/>
        </w:tabs>
        <w:adjustRightInd w:val="0"/>
        <w:snapToGrid w:val="0"/>
        <w:spacing w:line="400" w:lineRule="exact"/>
        <w:rPr>
          <w:del w:id="861" w:author="상훈 김" w:date="2026-10-06T08:47:00Z" w16du:dateUtc="2026-10-05T23:47:00Z"/>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ins w:id="862" w:author="상훈 김" w:date="2026-10-06T08:47:00Z" w16du:dateUtc="2026-10-05T23:47:00Z">
        <w:r w:rsidR="00E15808">
          <w:rPr>
            <w:rFonts w:ascii="Times New Roman" w:hint="eastAsia"/>
            <w:kern w:val="0"/>
            <w:sz w:val="22"/>
            <w:szCs w:val="22"/>
          </w:rPr>
          <w:t>대표이사</w:t>
        </w:r>
        <w:r w:rsidR="00E15808">
          <w:rPr>
            <w:rFonts w:ascii="Times New Roman" w:hint="eastAsia"/>
            <w:kern w:val="0"/>
            <w:sz w:val="22"/>
            <w:szCs w:val="22"/>
          </w:rPr>
          <w:t xml:space="preserve"> </w:t>
        </w:r>
        <w:r w:rsidR="00E15808">
          <w:rPr>
            <w:rFonts w:ascii="Times New Roman" w:hint="eastAsia"/>
            <w:kern w:val="0"/>
            <w:sz w:val="22"/>
            <w:szCs w:val="22"/>
          </w:rPr>
          <w:t>윤</w:t>
        </w:r>
        <w:r w:rsidR="00E15808">
          <w:rPr>
            <w:rFonts w:ascii="Times New Roman" w:hint="eastAsia"/>
            <w:kern w:val="0"/>
            <w:sz w:val="22"/>
            <w:szCs w:val="22"/>
          </w:rPr>
          <w:t xml:space="preserve"> </w:t>
        </w:r>
        <w:r w:rsidR="00E15808">
          <w:rPr>
            <w:rFonts w:ascii="Times New Roman" w:hint="eastAsia"/>
            <w:kern w:val="0"/>
            <w:sz w:val="22"/>
            <w:szCs w:val="22"/>
          </w:rPr>
          <w:t>재</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w:t>
        </w:r>
      </w:ins>
      <w:del w:id="863" w:author="상훈 김" w:date="2026-10-06T08:47:00Z" w16du:dateUtc="2026-10-05T23:47:00Z">
        <w:r w:rsidRPr="00CC1220" w:rsidDel="00E15808">
          <w:rPr>
            <w:rFonts w:ascii="Times New Roman"/>
            <w:kern w:val="0"/>
            <w:sz w:val="22"/>
            <w:szCs w:val="22"/>
          </w:rPr>
          <w:delText>은행장</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장</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민</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영</w:delText>
        </w:r>
      </w:del>
      <w:commentRangeEnd w:id="854"/>
      <w:r w:rsidR="00E40CE8" w:rsidRPr="00413874">
        <w:rPr>
          <w:rStyle w:val="afe"/>
          <w:rFonts w:ascii="Times New Roman"/>
          <w:kern w:val="0"/>
          <w:sz w:val="22"/>
          <w:szCs w:val="22"/>
        </w:rPr>
        <w:commentReference w:id="854"/>
      </w:r>
    </w:p>
    <w:p w14:paraId="0F14217F" w14:textId="78F42C9B" w:rsidR="00CC1220" w:rsidRPr="00413874" w:rsidRDefault="00CC1220" w:rsidP="00E15808">
      <w:pPr>
        <w:tabs>
          <w:tab w:val="left" w:pos="400"/>
        </w:tabs>
        <w:adjustRightInd w:val="0"/>
        <w:snapToGrid w:val="0"/>
        <w:spacing w:line="400" w:lineRule="exact"/>
        <w:rPr>
          <w:rFonts w:ascii="Times New Roman"/>
          <w:kern w:val="0"/>
          <w:sz w:val="22"/>
          <w:szCs w:val="22"/>
        </w:rPr>
      </w:pPr>
      <w:del w:id="864" w:author="상훈 김" w:date="2026-10-06T08:47:00Z" w16du:dateUtc="2026-10-05T23:47:00Z">
        <w:r w:rsidDel="00E15808">
          <w:rPr>
            <w:rFonts w:ascii="Times New Roman"/>
            <w:kern w:val="0"/>
            <w:sz w:val="22"/>
            <w:szCs w:val="22"/>
          </w:rPr>
          <w:tab/>
        </w:r>
        <w:r w:rsidRPr="00CC1220" w:rsidDel="00E15808">
          <w:rPr>
            <w:rFonts w:ascii="Times New Roman"/>
            <w:kern w:val="0"/>
            <w:sz w:val="22"/>
            <w:szCs w:val="22"/>
          </w:rPr>
          <w:delText>위</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대리인</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수탁사업부장</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권</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재</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환</w:delText>
        </w:r>
        <w:r w:rsidRPr="00413874" w:rsidDel="00E15808">
          <w:rPr>
            <w:rFonts w:ascii="Times New Roman"/>
            <w:kern w:val="0"/>
            <w:sz w:val="22"/>
            <w:szCs w:val="22"/>
          </w:rPr>
          <w:tab/>
        </w:r>
        <w:r w:rsidRPr="00413874" w:rsidDel="00E15808">
          <w:rPr>
            <w:rFonts w:ascii="Times New Roman"/>
            <w:kern w:val="0"/>
            <w:sz w:val="22"/>
            <w:szCs w:val="22"/>
          </w:rPr>
          <w:tab/>
        </w:r>
        <w:r w:rsidRPr="00413874" w:rsidDel="00E15808">
          <w:rPr>
            <w:rFonts w:ascii="Times New Roman"/>
            <w:kern w:val="0"/>
            <w:sz w:val="22"/>
            <w:szCs w:val="22"/>
          </w:rPr>
          <w:tab/>
          <w:delText>(</w:delText>
        </w:r>
        <w:r w:rsidRPr="00413874" w:rsidDel="00E15808">
          <w:rPr>
            <w:rFonts w:ascii="Times New Roman"/>
            <w:kern w:val="0"/>
            <w:sz w:val="22"/>
            <w:szCs w:val="22"/>
          </w:rPr>
          <w:delText>인</w:delText>
        </w:r>
        <w:r w:rsidRPr="00413874" w:rsidDel="00E15808">
          <w:rPr>
            <w:rFonts w:ascii="Times New Roman"/>
            <w:kern w:val="0"/>
            <w:sz w:val="22"/>
            <w:szCs w:val="22"/>
          </w:rPr>
          <w:delText>)</w:delText>
        </w:r>
      </w:del>
    </w:p>
    <w:p w14:paraId="6752C52D" w14:textId="77777777" w:rsidR="00DE6145" w:rsidRDefault="00DE6145">
      <w:pPr>
        <w:widowControl/>
        <w:wordWrap/>
        <w:autoSpaceDE/>
        <w:autoSpaceDN/>
        <w:jc w:val="left"/>
        <w:rPr>
          <w:rFonts w:ascii="Times New Roman"/>
          <w:kern w:val="0"/>
          <w:sz w:val="22"/>
          <w:szCs w:val="22"/>
        </w:rPr>
      </w:pPr>
      <w:r>
        <w:rPr>
          <w:rFonts w:ascii="Times New Roman"/>
          <w:kern w:val="0"/>
          <w:sz w:val="22"/>
          <w:szCs w:val="22"/>
        </w:rPr>
        <w:br w:type="page"/>
      </w:r>
    </w:p>
    <w:p w14:paraId="681672D3" w14:textId="603EB565" w:rsidR="00DE6145" w:rsidRPr="00413874" w:rsidDel="00E15808" w:rsidRDefault="00DE6145" w:rsidP="00DE6145">
      <w:pPr>
        <w:tabs>
          <w:tab w:val="left" w:pos="400"/>
        </w:tabs>
        <w:adjustRightInd w:val="0"/>
        <w:snapToGrid w:val="0"/>
        <w:spacing w:line="400" w:lineRule="exact"/>
        <w:rPr>
          <w:del w:id="865" w:author="상훈 김" w:date="2026-10-06T08:46:00Z" w16du:dateUtc="2026-10-05T23:46:00Z"/>
          <w:rFonts w:ascii="Times New Roman"/>
          <w:kern w:val="0"/>
          <w:sz w:val="22"/>
          <w:szCs w:val="22"/>
        </w:rPr>
      </w:pPr>
      <w:commentRangeStart w:id="866"/>
      <w:del w:id="867" w:author="상훈 김" w:date="2026-10-06T08:46:00Z" w16du:dateUtc="2026-10-05T23:46:00Z">
        <w:r w:rsidRPr="00413874" w:rsidDel="00E15808">
          <w:rPr>
            <w:rFonts w:ascii="Times New Roman"/>
            <w:kern w:val="0"/>
            <w:sz w:val="22"/>
            <w:szCs w:val="22"/>
          </w:rPr>
          <w:lastRenderedPageBreak/>
          <w:delText>위</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합의사항을</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증명하기</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위하여</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당사자들은</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약정서</w:delText>
        </w:r>
        <w:r w:rsidRPr="00413874" w:rsidDel="00E15808">
          <w:rPr>
            <w:rFonts w:ascii="Times New Roman"/>
            <w:kern w:val="0"/>
            <w:sz w:val="22"/>
            <w:szCs w:val="22"/>
          </w:rPr>
          <w:delText xml:space="preserve"> 1</w:delText>
        </w:r>
        <w:r w:rsidRPr="00413874" w:rsidDel="00E15808">
          <w:rPr>
            <w:rFonts w:ascii="Times New Roman"/>
            <w:kern w:val="0"/>
            <w:sz w:val="22"/>
            <w:szCs w:val="22"/>
          </w:rPr>
          <w:delText>부를</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작성하여</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차주가</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원본을</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보관하고</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나머지</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당사자는</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사본을</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보관한다</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편의를</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위하여</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약정의</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간인은</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법무법인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또는</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당사자들이</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합의하여</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지정하는</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자의</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날인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또는</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철인으로</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갈음할</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수</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있다</w:delText>
        </w:r>
        <w:r w:rsidRPr="00413874" w:rsidDel="00E15808">
          <w:rPr>
            <w:rFonts w:ascii="Times New Roman"/>
            <w:kern w:val="0"/>
            <w:sz w:val="22"/>
            <w:szCs w:val="22"/>
          </w:rPr>
          <w:delText>.</w:delText>
        </w:r>
      </w:del>
    </w:p>
    <w:p w14:paraId="403FF1C7" w14:textId="60C1D608" w:rsidR="00DE6145" w:rsidRPr="00413874" w:rsidDel="00E15808" w:rsidRDefault="00DE6145" w:rsidP="00DE6145">
      <w:pPr>
        <w:tabs>
          <w:tab w:val="left" w:pos="400"/>
        </w:tabs>
        <w:adjustRightInd w:val="0"/>
        <w:snapToGrid w:val="0"/>
        <w:spacing w:line="400" w:lineRule="exact"/>
        <w:rPr>
          <w:del w:id="868" w:author="상훈 김" w:date="2026-10-06T08:46:00Z" w16du:dateUtc="2026-10-05T23:46:00Z"/>
          <w:rFonts w:ascii="Times New Roman"/>
          <w:kern w:val="0"/>
          <w:sz w:val="22"/>
          <w:szCs w:val="22"/>
        </w:rPr>
      </w:pPr>
    </w:p>
    <w:p w14:paraId="702B330F" w14:textId="073CD1CB" w:rsidR="00DE6145" w:rsidRPr="00413874" w:rsidDel="00E15808" w:rsidRDefault="00DE6145" w:rsidP="00DE6145">
      <w:pPr>
        <w:tabs>
          <w:tab w:val="left" w:pos="400"/>
        </w:tabs>
        <w:adjustRightInd w:val="0"/>
        <w:snapToGrid w:val="0"/>
        <w:spacing w:line="400" w:lineRule="exact"/>
        <w:rPr>
          <w:del w:id="869" w:author="상훈 김" w:date="2026-10-06T08:46:00Z" w16du:dateUtc="2026-10-05T23:46:00Z"/>
          <w:rFonts w:ascii="Times New Roman"/>
          <w:kern w:val="0"/>
          <w:sz w:val="22"/>
          <w:szCs w:val="22"/>
        </w:rPr>
      </w:pPr>
    </w:p>
    <w:p w14:paraId="19EFC237" w14:textId="434906E7" w:rsidR="004B19D5" w:rsidRPr="00413874" w:rsidDel="00E15808" w:rsidRDefault="004B19D5" w:rsidP="00DE6145">
      <w:pPr>
        <w:tabs>
          <w:tab w:val="left" w:pos="400"/>
        </w:tabs>
        <w:adjustRightInd w:val="0"/>
        <w:snapToGrid w:val="0"/>
        <w:spacing w:line="400" w:lineRule="exact"/>
        <w:rPr>
          <w:del w:id="870" w:author="상훈 김" w:date="2026-10-06T08:46:00Z" w16du:dateUtc="2026-10-05T23:46:00Z"/>
          <w:rFonts w:ascii="Times New Roman"/>
          <w:b/>
          <w:snapToGrid w:val="0"/>
          <w:kern w:val="0"/>
          <w:sz w:val="22"/>
          <w:szCs w:val="22"/>
        </w:rPr>
      </w:pPr>
    </w:p>
    <w:p w14:paraId="5F797B9B" w14:textId="5A7055EC" w:rsidR="004B19D5" w:rsidDel="00E15808" w:rsidRDefault="00DE6145" w:rsidP="00DE6145">
      <w:pPr>
        <w:tabs>
          <w:tab w:val="left" w:pos="400"/>
        </w:tabs>
        <w:adjustRightInd w:val="0"/>
        <w:snapToGrid w:val="0"/>
        <w:spacing w:line="400" w:lineRule="exact"/>
        <w:ind w:left="1796" w:hanging="1796"/>
        <w:rPr>
          <w:del w:id="871" w:author="상훈 김" w:date="2026-10-06T08:46:00Z" w16du:dateUtc="2026-10-05T23:46:00Z"/>
          <w:rFonts w:ascii="Times New Roman"/>
          <w:b/>
          <w:kern w:val="0"/>
          <w:sz w:val="22"/>
          <w:szCs w:val="22"/>
        </w:rPr>
      </w:pPr>
      <w:del w:id="872" w:author="상훈 김" w:date="2026-10-06T08:46:00Z" w16du:dateUtc="2026-10-05T23:46:00Z">
        <w:r w:rsidRPr="00413874" w:rsidDel="00E15808">
          <w:rPr>
            <w:rFonts w:ascii="Times New Roman"/>
            <w:b/>
            <w:kern w:val="0"/>
            <w:sz w:val="22"/>
            <w:szCs w:val="22"/>
          </w:rPr>
          <w:delText xml:space="preserve">Tranche B </w:delText>
        </w:r>
        <w:r w:rsidRPr="00413874" w:rsidDel="00E15808">
          <w:rPr>
            <w:rFonts w:ascii="Times New Roman"/>
            <w:b/>
            <w:kern w:val="0"/>
            <w:sz w:val="22"/>
            <w:szCs w:val="22"/>
          </w:rPr>
          <w:delText>대주</w:delText>
        </w:r>
        <w:r w:rsidR="004B19D5" w:rsidDel="00E15808">
          <w:rPr>
            <w:rFonts w:ascii="Times New Roman"/>
            <w:b/>
            <w:kern w:val="0"/>
            <w:sz w:val="22"/>
            <w:szCs w:val="22"/>
          </w:rPr>
          <w:tab/>
        </w:r>
        <w:r w:rsidR="004B19D5" w:rsidDel="00E15808">
          <w:rPr>
            <w:rFonts w:ascii="Times New Roman" w:hint="eastAsia"/>
            <w:b/>
            <w:kern w:val="0"/>
            <w:sz w:val="22"/>
            <w:szCs w:val="22"/>
          </w:rPr>
          <w:delText>케이비자산운용</w:delText>
        </w:r>
        <w:r w:rsidR="004B19D5" w:rsidDel="00E15808">
          <w:rPr>
            <w:rFonts w:ascii="Times New Roman" w:hint="eastAsia"/>
            <w:b/>
            <w:kern w:val="0"/>
            <w:sz w:val="22"/>
            <w:szCs w:val="22"/>
          </w:rPr>
          <w:delText xml:space="preserve"> </w:delText>
        </w:r>
        <w:r w:rsidR="004B19D5" w:rsidDel="00E15808">
          <w:rPr>
            <w:rFonts w:ascii="Times New Roman" w:hint="eastAsia"/>
            <w:b/>
            <w:kern w:val="0"/>
            <w:sz w:val="22"/>
            <w:szCs w:val="22"/>
          </w:rPr>
          <w:delText>주식회사</w:delText>
        </w:r>
        <w:r w:rsidR="004B19D5" w:rsidRPr="00CC1220" w:rsidDel="00E15808">
          <w:rPr>
            <w:rFonts w:ascii="Times New Roman"/>
            <w:b/>
            <w:kern w:val="0"/>
            <w:sz w:val="22"/>
            <w:szCs w:val="22"/>
          </w:rPr>
          <w:delText>[KB</w:delText>
        </w:r>
        <w:r w:rsidR="004B19D5" w:rsidRPr="00CC1220" w:rsidDel="00E15808">
          <w:rPr>
            <w:rFonts w:ascii="Times New Roman"/>
            <w:b/>
            <w:kern w:val="0"/>
            <w:sz w:val="22"/>
            <w:szCs w:val="22"/>
          </w:rPr>
          <w:delText>부동산대출일반사모부동산투자신탁제</w:delText>
        </w:r>
      </w:del>
    </w:p>
    <w:p w14:paraId="37090180" w14:textId="7AB0C229" w:rsidR="00DE6145" w:rsidRPr="00413874" w:rsidDel="00E15808" w:rsidRDefault="004B19D5" w:rsidP="00DE6145">
      <w:pPr>
        <w:tabs>
          <w:tab w:val="left" w:pos="400"/>
        </w:tabs>
        <w:adjustRightInd w:val="0"/>
        <w:snapToGrid w:val="0"/>
        <w:spacing w:line="400" w:lineRule="exact"/>
        <w:ind w:left="1796" w:hanging="1796"/>
        <w:rPr>
          <w:del w:id="873" w:author="상훈 김" w:date="2026-10-06T08:46:00Z" w16du:dateUtc="2026-10-05T23:46:00Z"/>
          <w:rFonts w:ascii="Times New Roman"/>
          <w:b/>
          <w:kern w:val="0"/>
          <w:sz w:val="22"/>
          <w:szCs w:val="22"/>
        </w:rPr>
      </w:pPr>
      <w:del w:id="874" w:author="상훈 김" w:date="2026-10-06T08:46:00Z" w16du:dateUtc="2026-10-05T23:46:00Z">
        <w:r w:rsidDel="00E15808">
          <w:rPr>
            <w:rFonts w:ascii="Times New Roman" w:hint="eastAsia"/>
            <w:b/>
            <w:kern w:val="0"/>
            <w:sz w:val="22"/>
            <w:szCs w:val="22"/>
          </w:rPr>
          <w:delText>집합투자업자</w:delText>
        </w:r>
        <w:r w:rsidR="00DE6145" w:rsidRPr="001D6EE4" w:rsidDel="00E15808">
          <w:rPr>
            <w:rFonts w:ascii="Times New Roman"/>
            <w:b/>
            <w:kern w:val="0"/>
            <w:sz w:val="22"/>
            <w:szCs w:val="22"/>
          </w:rPr>
          <w:delText xml:space="preserve"> </w:delText>
        </w:r>
        <w:r w:rsidR="00DE6145" w:rsidDel="00E15808">
          <w:rPr>
            <w:rFonts w:ascii="Times New Roman"/>
            <w:b/>
            <w:kern w:val="0"/>
            <w:sz w:val="22"/>
            <w:szCs w:val="22"/>
          </w:rPr>
          <w:tab/>
        </w:r>
        <w:r w:rsidR="00DE6145" w:rsidRPr="00CC1220" w:rsidDel="00E15808">
          <w:rPr>
            <w:rFonts w:ascii="Times New Roman"/>
            <w:b/>
            <w:kern w:val="0"/>
            <w:sz w:val="22"/>
            <w:szCs w:val="22"/>
          </w:rPr>
          <w:delText>1</w:delText>
        </w:r>
        <w:r w:rsidR="00DE6145" w:rsidRPr="00CC1220" w:rsidDel="00E15808">
          <w:rPr>
            <w:rFonts w:ascii="Times New Roman"/>
            <w:b/>
            <w:kern w:val="0"/>
            <w:sz w:val="22"/>
            <w:szCs w:val="22"/>
          </w:rPr>
          <w:delText>호</w:delText>
        </w:r>
        <w:r w:rsidR="00DE6145" w:rsidRPr="00CC1220" w:rsidDel="00E15808">
          <w:rPr>
            <w:rFonts w:ascii="Times New Roman"/>
            <w:b/>
            <w:kern w:val="0"/>
            <w:sz w:val="22"/>
            <w:szCs w:val="22"/>
          </w:rPr>
          <w:delText>(</w:delText>
        </w:r>
        <w:r w:rsidR="00DE6145" w:rsidRPr="00CC1220" w:rsidDel="00E15808">
          <w:rPr>
            <w:rFonts w:ascii="Times New Roman"/>
            <w:b/>
            <w:kern w:val="0"/>
            <w:sz w:val="22"/>
            <w:szCs w:val="22"/>
          </w:rPr>
          <w:delText>전문</w:delText>
        </w:r>
        <w:r w:rsidR="00DE6145" w:rsidRPr="00CC1220" w:rsidDel="00E15808">
          <w:rPr>
            <w:rFonts w:ascii="Times New Roman"/>
            <w:b/>
            <w:kern w:val="0"/>
            <w:sz w:val="22"/>
            <w:szCs w:val="22"/>
          </w:rPr>
          <w:delText>)</w:delText>
        </w:r>
        <w:r w:rsidR="00DE6145" w:rsidRPr="00CC1220" w:rsidDel="00E15808">
          <w:rPr>
            <w:rFonts w:ascii="Times New Roman"/>
            <w:b/>
            <w:kern w:val="0"/>
            <w:sz w:val="22"/>
            <w:szCs w:val="22"/>
          </w:rPr>
          <w:delText>의</w:delText>
        </w:r>
        <w:r w:rsidR="00DE6145" w:rsidRPr="00CC1220" w:rsidDel="00E15808">
          <w:rPr>
            <w:rFonts w:ascii="Times New Roman"/>
            <w:b/>
            <w:kern w:val="0"/>
            <w:sz w:val="22"/>
            <w:szCs w:val="22"/>
          </w:rPr>
          <w:delText xml:space="preserve"> </w:delText>
        </w:r>
        <w:r w:rsidR="00DE6145" w:rsidDel="00E15808">
          <w:rPr>
            <w:rFonts w:ascii="Times New Roman" w:hint="eastAsia"/>
            <w:b/>
            <w:kern w:val="0"/>
            <w:sz w:val="22"/>
            <w:szCs w:val="22"/>
          </w:rPr>
          <w:delText>집합투자</w:delText>
        </w:r>
        <w:r w:rsidR="00DE6145" w:rsidRPr="00CC1220" w:rsidDel="00E15808">
          <w:rPr>
            <w:rFonts w:ascii="Times New Roman"/>
            <w:b/>
            <w:kern w:val="0"/>
            <w:sz w:val="22"/>
            <w:szCs w:val="22"/>
          </w:rPr>
          <w:delText>업자로서</w:delText>
        </w:r>
        <w:r w:rsidR="00DE6145" w:rsidRPr="00CC1220" w:rsidDel="00E15808">
          <w:rPr>
            <w:rFonts w:ascii="Times New Roman"/>
            <w:b/>
            <w:kern w:val="0"/>
            <w:sz w:val="22"/>
            <w:szCs w:val="22"/>
          </w:rPr>
          <w:delText>]</w:delText>
        </w:r>
      </w:del>
    </w:p>
    <w:p w14:paraId="6F8B68B5" w14:textId="60F82961" w:rsidR="00DE6145" w:rsidDel="00E15808" w:rsidRDefault="00DE6145" w:rsidP="00DE6145">
      <w:pPr>
        <w:tabs>
          <w:tab w:val="left" w:pos="400"/>
        </w:tabs>
        <w:adjustRightInd w:val="0"/>
        <w:snapToGrid w:val="0"/>
        <w:spacing w:line="400" w:lineRule="exact"/>
        <w:rPr>
          <w:del w:id="875" w:author="상훈 김" w:date="2026-10-06T08:46:00Z" w16du:dateUtc="2026-10-05T23:46:00Z"/>
          <w:rFonts w:ascii="Times New Roman"/>
          <w:kern w:val="0"/>
          <w:sz w:val="22"/>
          <w:szCs w:val="22"/>
        </w:rPr>
      </w:pPr>
      <w:del w:id="876" w:author="상훈 김" w:date="2026-10-06T08:46:00Z" w16du:dateUtc="2026-10-05T23:46:00Z">
        <w:r w:rsidRPr="00413874" w:rsidDel="00E15808">
          <w:rPr>
            <w:rFonts w:ascii="Times New Roman"/>
            <w:kern w:val="0"/>
            <w:sz w:val="22"/>
            <w:szCs w:val="22"/>
          </w:rPr>
          <w:tab/>
        </w:r>
        <w:r w:rsidRPr="00413874" w:rsidDel="00E15808">
          <w:rPr>
            <w:rFonts w:ascii="Times New Roman"/>
            <w:kern w:val="0"/>
            <w:sz w:val="22"/>
            <w:szCs w:val="22"/>
          </w:rPr>
          <w:tab/>
        </w:r>
        <w:r w:rsidRPr="00413874" w:rsidDel="00E15808">
          <w:rPr>
            <w:rFonts w:ascii="Times New Roman"/>
            <w:kern w:val="0"/>
            <w:sz w:val="22"/>
            <w:szCs w:val="22"/>
          </w:rPr>
          <w:tab/>
        </w:r>
        <w:r w:rsidDel="00E15808">
          <w:rPr>
            <w:rFonts w:ascii="Times New Roman"/>
            <w:kern w:val="0"/>
            <w:sz w:val="22"/>
            <w:szCs w:val="22"/>
          </w:rPr>
          <w:tab/>
        </w:r>
        <w:r w:rsidRPr="00DE6145" w:rsidDel="00E15808">
          <w:rPr>
            <w:rFonts w:ascii="Times New Roman"/>
            <w:kern w:val="0"/>
            <w:sz w:val="22"/>
            <w:szCs w:val="22"/>
          </w:rPr>
          <w:delText>서울특별시</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영등포구</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국제금융로</w:delText>
        </w:r>
        <w:r w:rsidRPr="00DE6145" w:rsidDel="00E15808">
          <w:rPr>
            <w:rFonts w:ascii="Times New Roman"/>
            <w:kern w:val="0"/>
            <w:sz w:val="22"/>
            <w:szCs w:val="22"/>
          </w:rPr>
          <w:delText xml:space="preserve"> 10(</w:delText>
        </w:r>
        <w:r w:rsidRPr="00DE6145" w:rsidDel="00E15808">
          <w:rPr>
            <w:rFonts w:ascii="Times New Roman"/>
            <w:kern w:val="0"/>
            <w:sz w:val="22"/>
            <w:szCs w:val="22"/>
          </w:rPr>
          <w:delText>여의도동</w:delText>
        </w:r>
        <w:r w:rsidRPr="00DE6145" w:rsidDel="00E15808">
          <w:rPr>
            <w:rFonts w:ascii="Times New Roman"/>
            <w:kern w:val="0"/>
            <w:sz w:val="22"/>
            <w:szCs w:val="22"/>
          </w:rPr>
          <w:delText>)</w:delText>
        </w:r>
      </w:del>
    </w:p>
    <w:p w14:paraId="0561F657" w14:textId="1651AC56" w:rsidR="00DE6145" w:rsidRPr="00413874" w:rsidDel="00E15808" w:rsidRDefault="00DE6145" w:rsidP="00DE6145">
      <w:pPr>
        <w:tabs>
          <w:tab w:val="left" w:pos="400"/>
        </w:tabs>
        <w:adjustRightInd w:val="0"/>
        <w:snapToGrid w:val="0"/>
        <w:spacing w:line="400" w:lineRule="exact"/>
        <w:ind w:leftChars="600" w:left="1200"/>
        <w:rPr>
          <w:del w:id="877" w:author="상훈 김" w:date="2026-10-06T08:46:00Z" w16du:dateUtc="2026-10-05T23:46:00Z"/>
          <w:rFonts w:ascii="Times New Roman"/>
          <w:kern w:val="0"/>
          <w:sz w:val="22"/>
          <w:szCs w:val="22"/>
        </w:rPr>
      </w:pPr>
      <w:del w:id="878" w:author="상훈 김" w:date="2026-10-06T08:46:00Z" w16du:dateUtc="2026-10-05T23:46:00Z">
        <w:r w:rsidDel="00E15808">
          <w:rPr>
            <w:rFonts w:ascii="Times New Roman"/>
            <w:kern w:val="0"/>
            <w:sz w:val="22"/>
            <w:szCs w:val="22"/>
          </w:rPr>
          <w:tab/>
        </w:r>
        <w:r w:rsidRPr="00DE6145" w:rsidDel="00E15808">
          <w:rPr>
            <w:rFonts w:ascii="Times New Roman"/>
            <w:kern w:val="0"/>
            <w:sz w:val="22"/>
            <w:szCs w:val="22"/>
          </w:rPr>
          <w:delText>대표이사</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김</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영</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성</w:delText>
        </w:r>
        <w:r w:rsidRPr="00413874" w:rsidDel="00E15808">
          <w:rPr>
            <w:rFonts w:ascii="Times New Roman"/>
            <w:kern w:val="0"/>
            <w:sz w:val="22"/>
            <w:szCs w:val="22"/>
          </w:rPr>
          <w:tab/>
        </w:r>
        <w:r w:rsidRPr="00413874" w:rsidDel="00E15808">
          <w:rPr>
            <w:rFonts w:ascii="Times New Roman"/>
            <w:kern w:val="0"/>
            <w:sz w:val="22"/>
            <w:szCs w:val="22"/>
          </w:rPr>
          <w:tab/>
        </w:r>
        <w:r w:rsidRPr="00413874" w:rsidDel="00E15808">
          <w:rPr>
            <w:rFonts w:ascii="Times New Roman"/>
            <w:kern w:val="0"/>
            <w:sz w:val="22"/>
            <w:szCs w:val="22"/>
          </w:rPr>
          <w:tab/>
          <w:delText>(</w:delText>
        </w:r>
        <w:r w:rsidRPr="00413874" w:rsidDel="00E15808">
          <w:rPr>
            <w:rFonts w:ascii="Times New Roman"/>
            <w:kern w:val="0"/>
            <w:sz w:val="22"/>
            <w:szCs w:val="22"/>
          </w:rPr>
          <w:delText>인</w:delText>
        </w:r>
        <w:r w:rsidRPr="00413874" w:rsidDel="00E15808">
          <w:rPr>
            <w:rFonts w:ascii="Times New Roman"/>
            <w:kern w:val="0"/>
            <w:sz w:val="22"/>
            <w:szCs w:val="22"/>
          </w:rPr>
          <w:delText>)</w:delText>
        </w:r>
      </w:del>
      <w:commentRangeEnd w:id="866"/>
      <w:r w:rsidR="00E40CE8" w:rsidRPr="00413874">
        <w:rPr>
          <w:rStyle w:val="afe"/>
          <w:rFonts w:ascii="Times New Roman"/>
          <w:kern w:val="0"/>
          <w:sz w:val="22"/>
          <w:szCs w:val="22"/>
        </w:rPr>
        <w:commentReference w:id="866"/>
      </w:r>
    </w:p>
    <w:p w14:paraId="4CF2904A" w14:textId="77777777" w:rsidR="00E2029D" w:rsidRPr="00DE6145" w:rsidRDefault="00E2029D" w:rsidP="00A8500E">
      <w:pPr>
        <w:tabs>
          <w:tab w:val="left" w:pos="400"/>
        </w:tabs>
        <w:adjustRightInd w:val="0"/>
        <w:snapToGrid w:val="0"/>
        <w:spacing w:line="400" w:lineRule="exac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879"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880" w:name="_Toc240898121"/>
      <w:bookmarkStart w:id="881" w:name="_Toc242301865"/>
      <w:r>
        <w:rPr>
          <w:rFonts w:eastAsia="바탕" w:hint="eastAsia"/>
          <w:bCs/>
          <w:szCs w:val="22"/>
        </w:rPr>
        <w:lastRenderedPageBreak/>
        <w:t>별지</w:t>
      </w:r>
      <w:bookmarkEnd w:id="880"/>
      <w:bookmarkEnd w:id="881"/>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882" w:name="_Toc240898122"/>
      <w:bookmarkStart w:id="883" w:name="_Toc242301866"/>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882"/>
      <w:bookmarkEnd w:id="883"/>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A31642" w:rsidRPr="00A31642" w14:paraId="08C2BB40" w14:textId="77777777" w:rsidTr="00381D55">
        <w:tc>
          <w:tcPr>
            <w:tcW w:w="1159" w:type="dxa"/>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884" w:name="_Hlk198326137"/>
            <w:r w:rsidRPr="00AE2BBA">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대주명</w:t>
            </w:r>
          </w:p>
        </w:tc>
        <w:tc>
          <w:tcPr>
            <w:tcW w:w="3553"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882"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381D55">
        <w:tc>
          <w:tcPr>
            <w:tcW w:w="1159"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r w:rsidRPr="00AE2BBA">
              <w:rPr>
                <w:rFonts w:ascii="Times New Roman" w:hint="eastAsia"/>
                <w:kern w:val="0"/>
                <w:sz w:val="18"/>
                <w:szCs w:val="18"/>
              </w:rPr>
              <w:t>대주</w:t>
            </w:r>
          </w:p>
        </w:tc>
        <w:tc>
          <w:tcPr>
            <w:tcW w:w="806"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r w:rsidRPr="00AE2BBA">
              <w:rPr>
                <w:rFonts w:ascii="Times New Roman" w:hint="eastAsia"/>
                <w:kern w:val="0"/>
                <w:sz w:val="18"/>
                <w:szCs w:val="18"/>
              </w:rPr>
              <w:t>대주</w:t>
            </w:r>
          </w:p>
        </w:tc>
        <w:tc>
          <w:tcPr>
            <w:tcW w:w="2094" w:type="dxa"/>
            <w:vAlign w:val="center"/>
          </w:tcPr>
          <w:p w14:paraId="638C9065" w14:textId="3A8F85A5" w:rsidR="00A26F20" w:rsidRPr="00AE2BBA" w:rsidRDefault="00A26F20" w:rsidP="00A31642">
            <w:pPr>
              <w:adjustRightInd w:val="0"/>
              <w:snapToGrid w:val="0"/>
              <w:spacing w:line="400" w:lineRule="exact"/>
              <w:jc w:val="center"/>
              <w:rPr>
                <w:rFonts w:ascii="Times New Roman"/>
                <w:kern w:val="0"/>
                <w:sz w:val="18"/>
                <w:szCs w:val="18"/>
              </w:rPr>
            </w:pPr>
          </w:p>
        </w:tc>
        <w:tc>
          <w:tcPr>
            <w:tcW w:w="3553" w:type="dxa"/>
            <w:vAlign w:val="center"/>
          </w:tcPr>
          <w:p w14:paraId="7CA5A076" w14:textId="5AC41EDE"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381D55">
        <w:tc>
          <w:tcPr>
            <w:tcW w:w="1159"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7564DD46" w14:textId="30E11413"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7490724A" w14:textId="79A6407F"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381D55">
        <w:tc>
          <w:tcPr>
            <w:tcW w:w="1159"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59493BB3" w14:textId="6FAF1952"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698429A7" w14:textId="0FEDD1FD"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381D55">
        <w:tc>
          <w:tcPr>
            <w:tcW w:w="1159"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2094" w:type="dxa"/>
            <w:vAlign w:val="center"/>
          </w:tcPr>
          <w:p w14:paraId="07F73EA2" w14:textId="44C0837A" w:rsidR="002F58C5" w:rsidRPr="00AE2BBA" w:rsidRDefault="002F58C5" w:rsidP="005F72BA">
            <w:pPr>
              <w:adjustRightInd w:val="0"/>
              <w:snapToGrid w:val="0"/>
              <w:spacing w:line="400" w:lineRule="exact"/>
              <w:jc w:val="center"/>
              <w:rPr>
                <w:rFonts w:ascii="Times New Roman"/>
                <w:kern w:val="0"/>
                <w:sz w:val="18"/>
                <w:szCs w:val="18"/>
              </w:rPr>
            </w:pPr>
          </w:p>
        </w:tc>
        <w:tc>
          <w:tcPr>
            <w:tcW w:w="3553" w:type="dxa"/>
            <w:vAlign w:val="center"/>
          </w:tcPr>
          <w:p w14:paraId="332A8593" w14:textId="6E2F802E" w:rsidR="002F58C5" w:rsidRPr="00AE2BBA" w:rsidDel="00123038" w:rsidRDefault="002F58C5" w:rsidP="00A31642">
            <w:pPr>
              <w:adjustRightInd w:val="0"/>
              <w:snapToGrid w:val="0"/>
              <w:spacing w:line="400" w:lineRule="exact"/>
              <w:jc w:val="right"/>
              <w:rPr>
                <w:rFonts w:ascii="Times New Roman"/>
                <w:bCs/>
                <w:sz w:val="18"/>
                <w:szCs w:val="18"/>
              </w:rPr>
            </w:pPr>
          </w:p>
        </w:tc>
        <w:tc>
          <w:tcPr>
            <w:tcW w:w="882"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A31642" w:rsidRPr="00A31642" w14:paraId="5DC17A63" w14:textId="77777777" w:rsidTr="00381D55">
        <w:tc>
          <w:tcPr>
            <w:tcW w:w="1159" w:type="dxa"/>
            <w:vMerge/>
            <w:vAlign w:val="center"/>
          </w:tcPr>
          <w:p w14:paraId="5904C2A0"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B510A"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50A91A" w14:textId="2F55636B"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2741453" w14:textId="4419E35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4A3C91BD"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56177BF2" w14:textId="77777777" w:rsidTr="00381D55">
        <w:tc>
          <w:tcPr>
            <w:tcW w:w="1159" w:type="dxa"/>
            <w:vMerge/>
            <w:vAlign w:val="center"/>
          </w:tcPr>
          <w:p w14:paraId="521F4857"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152705AE"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11900C" w14:textId="5FA3F788"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DCFD9CD" w14:textId="1FE3C56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9E36538"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3838C46F" w14:textId="77777777" w:rsidTr="00381D55">
        <w:tc>
          <w:tcPr>
            <w:tcW w:w="1159"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4435" w:type="dxa"/>
            <w:gridSpan w:val="2"/>
            <w:vAlign w:val="center"/>
          </w:tcPr>
          <w:p w14:paraId="4C0D606B" w14:textId="16F0CAE7" w:rsidR="00D237BF" w:rsidRPr="00AE2BBA" w:rsidRDefault="00D237BF" w:rsidP="005F72BA">
            <w:pPr>
              <w:adjustRightInd w:val="0"/>
              <w:snapToGrid w:val="0"/>
              <w:spacing w:line="400" w:lineRule="exact"/>
              <w:jc w:val="right"/>
              <w:rPr>
                <w:rFonts w:ascii="Times New Roman"/>
                <w:kern w:val="0"/>
                <w:sz w:val="18"/>
                <w:szCs w:val="18"/>
              </w:rPr>
            </w:pPr>
          </w:p>
        </w:tc>
      </w:tr>
      <w:tr w:rsidR="00A31642" w:rsidRPr="00A31642" w14:paraId="26775BBD" w14:textId="77777777" w:rsidTr="00381D55">
        <w:tc>
          <w:tcPr>
            <w:tcW w:w="1159" w:type="dxa"/>
            <w:vMerge/>
            <w:vAlign w:val="center"/>
          </w:tcPr>
          <w:p w14:paraId="74D4AED0"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restart"/>
            <w:vAlign w:val="center"/>
          </w:tcPr>
          <w:p w14:paraId="1E434F43"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r w:rsidRPr="00AE2BBA">
              <w:rPr>
                <w:rFonts w:ascii="Times New Roman" w:hint="eastAsia"/>
                <w:kern w:val="0"/>
                <w:sz w:val="18"/>
                <w:szCs w:val="18"/>
              </w:rPr>
              <w:t>대주</w:t>
            </w:r>
          </w:p>
        </w:tc>
        <w:tc>
          <w:tcPr>
            <w:tcW w:w="2094" w:type="dxa"/>
            <w:vAlign w:val="center"/>
          </w:tcPr>
          <w:p w14:paraId="17446DD2" w14:textId="65BEE189"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27C9E259" w14:textId="261F3A6B"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06FD2F93" w14:textId="77777777" w:rsidR="00A31642" w:rsidRPr="00AE2BBA" w:rsidRDefault="00A31642"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5D78689F" w14:textId="77777777" w:rsidTr="00381D55">
        <w:tc>
          <w:tcPr>
            <w:tcW w:w="1159" w:type="dxa"/>
            <w:vMerge/>
            <w:vAlign w:val="center"/>
          </w:tcPr>
          <w:p w14:paraId="5F2C6146"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ign w:val="center"/>
          </w:tcPr>
          <w:p w14:paraId="449CAE92" w14:textId="77777777" w:rsidR="00A31642" w:rsidRPr="00AE2BBA" w:rsidRDefault="00A31642" w:rsidP="00A31642">
            <w:pPr>
              <w:adjustRightInd w:val="0"/>
              <w:snapToGrid w:val="0"/>
              <w:spacing w:line="400" w:lineRule="exact"/>
              <w:jc w:val="center"/>
              <w:rPr>
                <w:rFonts w:ascii="Times New Roman"/>
                <w:kern w:val="0"/>
                <w:sz w:val="18"/>
                <w:szCs w:val="18"/>
              </w:rPr>
            </w:pPr>
          </w:p>
        </w:tc>
        <w:tc>
          <w:tcPr>
            <w:tcW w:w="2094" w:type="dxa"/>
            <w:vAlign w:val="center"/>
          </w:tcPr>
          <w:p w14:paraId="49E1DF58" w14:textId="1710ED38"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794217AB" w14:textId="32901042"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ign w:val="center"/>
          </w:tcPr>
          <w:p w14:paraId="7793001E" w14:textId="77777777" w:rsidR="00A31642" w:rsidRPr="00AE2BBA" w:rsidRDefault="00A31642" w:rsidP="00A31642">
            <w:pPr>
              <w:adjustRightInd w:val="0"/>
              <w:snapToGrid w:val="0"/>
              <w:spacing w:line="400" w:lineRule="exact"/>
              <w:jc w:val="center"/>
              <w:rPr>
                <w:rFonts w:ascii="Times New Roman"/>
                <w:kern w:val="0"/>
                <w:sz w:val="18"/>
                <w:szCs w:val="18"/>
              </w:rPr>
            </w:pPr>
          </w:p>
        </w:tc>
      </w:tr>
      <w:tr w:rsidR="00A31642" w:rsidRPr="00A31642" w14:paraId="3E690698" w14:textId="77777777" w:rsidTr="00381D55">
        <w:tc>
          <w:tcPr>
            <w:tcW w:w="1159"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4435" w:type="dxa"/>
            <w:gridSpan w:val="2"/>
            <w:vAlign w:val="center"/>
          </w:tcPr>
          <w:p w14:paraId="25300629" w14:textId="1F90BA03" w:rsidR="00A31642" w:rsidRPr="00AE2BBA" w:rsidRDefault="00A31642" w:rsidP="00AE2BBA">
            <w:pPr>
              <w:adjustRightInd w:val="0"/>
              <w:snapToGrid w:val="0"/>
              <w:spacing w:line="400" w:lineRule="exact"/>
              <w:jc w:val="right"/>
              <w:rPr>
                <w:rFonts w:ascii="Times New Roman"/>
                <w:kern w:val="0"/>
                <w:sz w:val="18"/>
                <w:szCs w:val="18"/>
              </w:rPr>
            </w:pPr>
          </w:p>
        </w:tc>
      </w:tr>
      <w:tr w:rsidR="00A31642" w:rsidRPr="00A31642" w14:paraId="086B27F5" w14:textId="77777777" w:rsidTr="00381D55">
        <w:tc>
          <w:tcPr>
            <w:tcW w:w="1159"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4435"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4400B8" w:rsidRPr="00A31642" w14:paraId="5A81DE06" w14:textId="77777777" w:rsidTr="00381D55">
        <w:tc>
          <w:tcPr>
            <w:tcW w:w="1159" w:type="dxa"/>
            <w:vMerge w:val="restart"/>
            <w:vAlign w:val="center"/>
          </w:tcPr>
          <w:p w14:paraId="11E88FB7" w14:textId="77777777" w:rsidR="004400B8" w:rsidRPr="00AE2BBA" w:rsidRDefault="004400B8"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r w:rsidRPr="00AE2BBA">
              <w:rPr>
                <w:rFonts w:ascii="Times New Roman" w:hint="eastAsia"/>
                <w:kern w:val="0"/>
                <w:sz w:val="18"/>
                <w:szCs w:val="18"/>
              </w:rPr>
              <w:t>대주</w:t>
            </w:r>
          </w:p>
        </w:tc>
        <w:tc>
          <w:tcPr>
            <w:tcW w:w="2900" w:type="dxa"/>
            <w:gridSpan w:val="2"/>
            <w:vAlign w:val="center"/>
          </w:tcPr>
          <w:p w14:paraId="21DE0B51" w14:textId="2E62E58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키움캐피탈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5EED1F63" w14:textId="0520C626" w:rsidR="004400B8" w:rsidRPr="00AE2BBA" w:rsidRDefault="000A53A1" w:rsidP="00A31642">
            <w:pPr>
              <w:adjustRightInd w:val="0"/>
              <w:snapToGrid w:val="0"/>
              <w:spacing w:line="400" w:lineRule="exact"/>
              <w:jc w:val="right"/>
              <w:rPr>
                <w:rFonts w:ascii="Times New Roman"/>
                <w:kern w:val="0"/>
                <w:sz w:val="18"/>
                <w:szCs w:val="18"/>
              </w:rPr>
            </w:pPr>
            <w:r>
              <w:rPr>
                <w:rFonts w:ascii="Times New Roman" w:hint="eastAsia"/>
                <w:bCs/>
                <w:sz w:val="18"/>
                <w:szCs w:val="18"/>
              </w:rPr>
              <w:t>금</w:t>
            </w:r>
            <w:ins w:id="885" w:author="상훈 김" w:date="2026-10-06T08:48:00Z" w16du:dateUtc="2026-10-05T23:48:00Z">
              <w:r w:rsidR="002E40F8">
                <w:rPr>
                  <w:rFonts w:ascii="Times New Roman" w:hint="eastAsia"/>
                  <w:bCs/>
                  <w:sz w:val="18"/>
                  <w:szCs w:val="18"/>
                </w:rPr>
                <w:t>이백</w:t>
              </w:r>
            </w:ins>
            <w:del w:id="886" w:author="상훈 김" w:date="2026-10-06T08:48:00Z" w16du:dateUtc="2026-10-05T23:48:00Z">
              <w:r w:rsidDel="002E40F8">
                <w:rPr>
                  <w:rFonts w:ascii="Times New Roman" w:hint="eastAsia"/>
                  <w:bCs/>
                  <w:sz w:val="18"/>
                  <w:szCs w:val="18"/>
                </w:rPr>
                <w:delText>일백이십</w:delText>
              </w:r>
            </w:del>
            <w:r>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ins w:id="887" w:author="상훈 김" w:date="2026-10-06T08:48:00Z" w16du:dateUtc="2026-10-05T23:48:00Z">
              <w:r w:rsidR="002E40F8">
                <w:rPr>
                  <w:rFonts w:ascii="Times New Roman" w:hint="eastAsia"/>
                  <w:bCs/>
                  <w:sz w:val="18"/>
                  <w:szCs w:val="18"/>
                </w:rPr>
                <w:t>20</w:t>
              </w:r>
            </w:ins>
            <w:del w:id="888" w:author="상훈 김" w:date="2026-10-06T08:48:00Z" w16du:dateUtc="2026-10-05T23:48:00Z">
              <w:r w:rsidDel="002E40F8">
                <w:rPr>
                  <w:rFonts w:ascii="Times New Roman" w:hint="eastAsia"/>
                  <w:bCs/>
                  <w:sz w:val="18"/>
                  <w:szCs w:val="18"/>
                </w:rPr>
                <w:delText>12</w:delText>
              </w:r>
            </w:del>
            <w:r>
              <w:rPr>
                <w:rFonts w:ascii="Times New Roman" w:hint="eastAsia"/>
                <w:bCs/>
                <w:sz w:val="18"/>
                <w:szCs w:val="18"/>
              </w:rPr>
              <w:t>,000,000,000</w:t>
            </w:r>
            <w:r w:rsidRPr="00AE2BBA">
              <w:rPr>
                <w:rFonts w:ascii="Times New Roman"/>
                <w:bCs/>
                <w:sz w:val="18"/>
                <w:szCs w:val="18"/>
              </w:rPr>
              <w:t>)</w:t>
            </w:r>
          </w:p>
        </w:tc>
        <w:tc>
          <w:tcPr>
            <w:tcW w:w="882" w:type="dxa"/>
            <w:vMerge w:val="restart"/>
            <w:vAlign w:val="center"/>
          </w:tcPr>
          <w:p w14:paraId="49DA0DB4" w14:textId="47D468BC" w:rsidR="004400B8" w:rsidRPr="00AE2BBA" w:rsidRDefault="004400B8"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Pr="00AE2BBA">
              <w:rPr>
                <w:rFonts w:ascii="Times New Roman" w:hint="eastAsia"/>
                <w:kern w:val="0"/>
                <w:sz w:val="18"/>
                <w:szCs w:val="18"/>
              </w:rPr>
              <w:t>대출</w:t>
            </w:r>
          </w:p>
        </w:tc>
      </w:tr>
      <w:tr w:rsidR="004400B8" w:rsidRPr="00A31642" w14:paraId="25ED7671" w14:textId="77777777" w:rsidTr="00381D55">
        <w:tc>
          <w:tcPr>
            <w:tcW w:w="1159" w:type="dxa"/>
            <w:vMerge/>
            <w:vAlign w:val="center"/>
          </w:tcPr>
          <w:p w14:paraId="07205752"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7EC29EC8" w14:textId="3359B40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엠지캐피탈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0B524F21" w14:textId="4FBD0328"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w:t>
            </w:r>
            <w:ins w:id="889" w:author="상훈 김" w:date="2026-10-06T08:48:00Z" w16du:dateUtc="2026-10-05T23:48:00Z">
              <w:r w:rsidR="002E40F8">
                <w:rPr>
                  <w:rFonts w:ascii="Times New Roman" w:hint="eastAsia"/>
                  <w:bCs/>
                  <w:sz w:val="18"/>
                  <w:szCs w:val="18"/>
                </w:rPr>
                <w:t>일백</w:t>
              </w:r>
            </w:ins>
            <w:del w:id="890" w:author="상훈 김" w:date="2026-10-06T08:48:00Z" w16du:dateUtc="2026-10-05T23:48:00Z">
              <w:r w:rsidDel="002E40F8">
                <w:rPr>
                  <w:rFonts w:ascii="Times New Roman" w:hint="eastAsia"/>
                  <w:bCs/>
                  <w:sz w:val="18"/>
                  <w:szCs w:val="18"/>
                </w:rPr>
                <w:delText>육십</w:delText>
              </w:r>
            </w:del>
            <w:r>
              <w:rPr>
                <w:rFonts w:ascii="Times New Roman" w:hint="eastAsia"/>
                <w:bCs/>
                <w:sz w:val="18"/>
                <w:szCs w:val="18"/>
              </w:rPr>
              <w:t>억원</w:t>
            </w:r>
            <w:r>
              <w:rPr>
                <w:rFonts w:ascii="Times New Roman" w:hint="eastAsia"/>
                <w:bCs/>
                <w:sz w:val="18"/>
                <w:szCs w:val="18"/>
              </w:rPr>
              <w:t>(</w:t>
            </w:r>
            <w:r w:rsidRPr="00AE2BBA">
              <w:rPr>
                <w:rFonts w:ascii="Times New Roman" w:hint="eastAsia"/>
                <w:bCs/>
                <w:sz w:val="18"/>
                <w:szCs w:val="18"/>
              </w:rPr>
              <w:t>￦</w:t>
            </w:r>
            <w:ins w:id="891" w:author="상훈 김" w:date="2026-10-06T08:48:00Z" w16du:dateUtc="2026-10-05T23:48:00Z">
              <w:r w:rsidR="002E40F8">
                <w:rPr>
                  <w:rFonts w:ascii="Times New Roman" w:hint="eastAsia"/>
                  <w:bCs/>
                  <w:sz w:val="18"/>
                  <w:szCs w:val="18"/>
                </w:rPr>
                <w:t>10</w:t>
              </w:r>
            </w:ins>
            <w:del w:id="892" w:author="상훈 김" w:date="2026-10-06T08:48:00Z" w16du:dateUtc="2026-10-05T23:48:00Z">
              <w:r w:rsidDel="002E40F8">
                <w:rPr>
                  <w:rFonts w:ascii="Times New Roman" w:hint="eastAsia"/>
                  <w:bCs/>
                  <w:sz w:val="18"/>
                  <w:szCs w:val="18"/>
                </w:rPr>
                <w:delText>6</w:delText>
              </w:r>
            </w:del>
            <w:r>
              <w:rPr>
                <w:rFonts w:ascii="Times New Roman" w:hint="eastAsia"/>
                <w:bCs/>
                <w:sz w:val="18"/>
                <w:szCs w:val="18"/>
              </w:rPr>
              <w:t>,000,000,000)</w:t>
            </w:r>
          </w:p>
        </w:tc>
        <w:tc>
          <w:tcPr>
            <w:tcW w:w="882" w:type="dxa"/>
            <w:vMerge/>
            <w:vAlign w:val="center"/>
          </w:tcPr>
          <w:p w14:paraId="6FB24AD3" w14:textId="77777777" w:rsidR="004400B8" w:rsidRDefault="004400B8" w:rsidP="00AE2BBA">
            <w:pPr>
              <w:adjustRightInd w:val="0"/>
              <w:snapToGrid w:val="0"/>
              <w:spacing w:line="400" w:lineRule="exact"/>
              <w:jc w:val="center"/>
              <w:rPr>
                <w:rFonts w:ascii="Times New Roman"/>
                <w:kern w:val="0"/>
                <w:sz w:val="18"/>
                <w:szCs w:val="18"/>
              </w:rPr>
            </w:pPr>
          </w:p>
        </w:tc>
      </w:tr>
      <w:tr w:rsidR="004400B8" w:rsidRPr="00A31642" w14:paraId="69595417" w14:textId="77777777" w:rsidTr="00381D55">
        <w:tc>
          <w:tcPr>
            <w:tcW w:w="1159" w:type="dxa"/>
            <w:vMerge/>
            <w:vAlign w:val="center"/>
          </w:tcPr>
          <w:p w14:paraId="4B8F07DD"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492D74AA" w14:textId="7383D1CF" w:rsidR="004400B8" w:rsidRPr="00AE2BBA" w:rsidRDefault="000A53A1" w:rsidP="00A31642">
            <w:pPr>
              <w:adjustRightInd w:val="0"/>
              <w:snapToGrid w:val="0"/>
              <w:spacing w:line="400" w:lineRule="exact"/>
              <w:jc w:val="center"/>
              <w:rPr>
                <w:rFonts w:ascii="Times New Roman"/>
                <w:kern w:val="0"/>
                <w:sz w:val="18"/>
                <w:szCs w:val="18"/>
              </w:rPr>
            </w:pPr>
            <w:commentRangeStart w:id="893"/>
            <w:del w:id="894" w:author="상훈 김" w:date="2026-10-06T08:47:00Z" w16du:dateUtc="2026-10-05T23:47:00Z">
              <w:r w:rsidDel="002E40F8">
                <w:rPr>
                  <w:rFonts w:ascii="Times New Roman" w:hint="eastAsia"/>
                  <w:kern w:val="0"/>
                  <w:sz w:val="18"/>
                  <w:szCs w:val="18"/>
                </w:rPr>
                <w:delText>중소기업은행</w:delText>
              </w:r>
              <w:r w:rsidDel="002E40F8">
                <w:rPr>
                  <w:rFonts w:hint="eastAsia"/>
                </w:rPr>
                <w:delText xml:space="preserve"> </w:delText>
              </w:r>
              <w:r w:rsidRPr="000A53A1" w:rsidDel="002E40F8">
                <w:rPr>
                  <w:rFonts w:ascii="Times New Roman" w:hint="eastAsia"/>
                  <w:kern w:val="0"/>
                  <w:sz w:val="18"/>
                  <w:szCs w:val="18"/>
                </w:rPr>
                <w:delText>[KB</w:delText>
              </w:r>
              <w:r w:rsidRPr="000A53A1" w:rsidDel="002E40F8">
                <w:rPr>
                  <w:rFonts w:ascii="Times New Roman" w:hint="eastAsia"/>
                  <w:kern w:val="0"/>
                  <w:sz w:val="18"/>
                  <w:szCs w:val="18"/>
                </w:rPr>
                <w:delText>부동산대출일반사모부동산투자신탁제</w:delText>
              </w:r>
              <w:r w:rsidRPr="000A53A1" w:rsidDel="002E40F8">
                <w:rPr>
                  <w:rFonts w:ascii="Times New Roman" w:hint="eastAsia"/>
                  <w:kern w:val="0"/>
                  <w:sz w:val="18"/>
                  <w:szCs w:val="18"/>
                </w:rPr>
                <w:delText>1</w:delText>
              </w:r>
              <w:r w:rsidRPr="000A53A1" w:rsidDel="002E40F8">
                <w:rPr>
                  <w:rFonts w:ascii="Times New Roman" w:hint="eastAsia"/>
                  <w:kern w:val="0"/>
                  <w:sz w:val="18"/>
                  <w:szCs w:val="18"/>
                </w:rPr>
                <w:delText>호</w:delText>
              </w:r>
              <w:r w:rsidRPr="000A53A1" w:rsidDel="002E40F8">
                <w:rPr>
                  <w:rFonts w:ascii="Times New Roman" w:hint="eastAsia"/>
                  <w:kern w:val="0"/>
                  <w:sz w:val="18"/>
                  <w:szCs w:val="18"/>
                </w:rPr>
                <w:delText>(</w:delText>
              </w:r>
              <w:r w:rsidRPr="000A53A1" w:rsidDel="002E40F8">
                <w:rPr>
                  <w:rFonts w:ascii="Times New Roman" w:hint="eastAsia"/>
                  <w:kern w:val="0"/>
                  <w:sz w:val="18"/>
                  <w:szCs w:val="18"/>
                </w:rPr>
                <w:delText>전문</w:delText>
              </w:r>
              <w:r w:rsidRPr="000A53A1" w:rsidDel="002E40F8">
                <w:rPr>
                  <w:rFonts w:ascii="Times New Roman" w:hint="eastAsia"/>
                  <w:kern w:val="0"/>
                  <w:sz w:val="18"/>
                  <w:szCs w:val="18"/>
                </w:rPr>
                <w:delText>)</w:delText>
              </w:r>
              <w:r w:rsidRPr="000A53A1" w:rsidDel="002E40F8">
                <w:rPr>
                  <w:rFonts w:ascii="Times New Roman" w:hint="eastAsia"/>
                  <w:kern w:val="0"/>
                  <w:sz w:val="18"/>
                  <w:szCs w:val="18"/>
                </w:rPr>
                <w:delText>의</w:delText>
              </w:r>
              <w:r w:rsidRPr="000A53A1" w:rsidDel="002E40F8">
                <w:rPr>
                  <w:rFonts w:ascii="Times New Roman" w:hint="eastAsia"/>
                  <w:kern w:val="0"/>
                  <w:sz w:val="18"/>
                  <w:szCs w:val="18"/>
                </w:rPr>
                <w:delText xml:space="preserve"> </w:delText>
              </w:r>
              <w:r w:rsidRPr="000A53A1" w:rsidDel="002E40F8">
                <w:rPr>
                  <w:rFonts w:ascii="Times New Roman" w:hint="eastAsia"/>
                  <w:kern w:val="0"/>
                  <w:sz w:val="18"/>
                  <w:szCs w:val="18"/>
                </w:rPr>
                <w:delText>신탁업자로서</w:delText>
              </w:r>
              <w:r w:rsidRPr="000A53A1" w:rsidDel="002E40F8">
                <w:rPr>
                  <w:rFonts w:ascii="Times New Roman" w:hint="eastAsia"/>
                  <w:kern w:val="0"/>
                  <w:sz w:val="18"/>
                  <w:szCs w:val="18"/>
                </w:rPr>
                <w:delText>]</w:delText>
              </w:r>
            </w:del>
            <w:ins w:id="895" w:author="상훈 김" w:date="2026-10-06T08:47:00Z" w16du:dateUtc="2026-10-05T23:47:00Z">
              <w:r w:rsidR="002E40F8">
                <w:rPr>
                  <w:rFonts w:ascii="Times New Roman" w:hint="eastAsia"/>
                  <w:kern w:val="0"/>
                  <w:sz w:val="18"/>
                  <w:szCs w:val="18"/>
                </w:rPr>
                <w:t>주</w:t>
              </w:r>
            </w:ins>
            <w:ins w:id="896" w:author="상훈 김" w:date="2026-10-06T08:48:00Z" w16du:dateUtc="2026-10-05T23:48:00Z">
              <w:r w:rsidR="002E40F8">
                <w:rPr>
                  <w:rFonts w:ascii="Times New Roman" w:hint="eastAsia"/>
                  <w:kern w:val="0"/>
                  <w:sz w:val="18"/>
                  <w:szCs w:val="18"/>
                </w:rPr>
                <w:t>식회사</w:t>
              </w:r>
              <w:r w:rsidR="002E40F8">
                <w:rPr>
                  <w:rFonts w:ascii="Times New Roman" w:hint="eastAsia"/>
                  <w:kern w:val="0"/>
                  <w:sz w:val="18"/>
                  <w:szCs w:val="18"/>
                </w:rPr>
                <w:t xml:space="preserve"> </w:t>
              </w:r>
              <w:r w:rsidR="002E40F8">
                <w:rPr>
                  <w:rFonts w:ascii="Times New Roman" w:hint="eastAsia"/>
                  <w:kern w:val="0"/>
                  <w:sz w:val="18"/>
                  <w:szCs w:val="18"/>
                </w:rPr>
                <w:t>디비저축은행</w:t>
              </w:r>
            </w:ins>
          </w:p>
        </w:tc>
        <w:tc>
          <w:tcPr>
            <w:tcW w:w="3553" w:type="dxa"/>
            <w:vAlign w:val="center"/>
          </w:tcPr>
          <w:p w14:paraId="6FE16D41" w14:textId="57E6AB95"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w:t>
            </w:r>
            <w:del w:id="897" w:author="상훈 김" w:date="2026-10-06T08:48:00Z" w16du:dateUtc="2026-10-05T23:48:00Z">
              <w:r w:rsidDel="002E40F8">
                <w:rPr>
                  <w:rFonts w:ascii="Times New Roman" w:hint="eastAsia"/>
                  <w:bCs/>
                  <w:sz w:val="18"/>
                  <w:szCs w:val="18"/>
                </w:rPr>
                <w:delText>이백</w:delText>
              </w:r>
            </w:del>
            <w:ins w:id="898" w:author="상훈 김" w:date="2026-10-06T08:48:00Z" w16du:dateUtc="2026-10-05T23:48:00Z">
              <w:r w:rsidR="002E40F8">
                <w:rPr>
                  <w:rFonts w:ascii="Times New Roman" w:hint="eastAsia"/>
                  <w:bCs/>
                  <w:sz w:val="18"/>
                  <w:szCs w:val="18"/>
                </w:rPr>
                <w:t>팔십</w:t>
              </w:r>
            </w:ins>
            <w:r>
              <w:rPr>
                <w:rFonts w:ascii="Times New Roman" w:hint="eastAsia"/>
                <w:bCs/>
                <w:sz w:val="18"/>
                <w:szCs w:val="18"/>
              </w:rPr>
              <w:t>억원</w:t>
            </w:r>
            <w:r>
              <w:rPr>
                <w:rFonts w:ascii="Times New Roman" w:hint="eastAsia"/>
                <w:bCs/>
                <w:sz w:val="18"/>
                <w:szCs w:val="18"/>
              </w:rPr>
              <w:t>(</w:t>
            </w:r>
            <w:r w:rsidRPr="00AE2BBA">
              <w:rPr>
                <w:rFonts w:ascii="Times New Roman" w:hint="eastAsia"/>
                <w:bCs/>
                <w:sz w:val="18"/>
                <w:szCs w:val="18"/>
              </w:rPr>
              <w:t>￦</w:t>
            </w:r>
            <w:ins w:id="899" w:author="상훈 김" w:date="2026-10-06T08:48:00Z" w16du:dateUtc="2026-10-05T23:48:00Z">
              <w:r w:rsidR="002E40F8">
                <w:rPr>
                  <w:rFonts w:ascii="Times New Roman" w:hint="eastAsia"/>
                  <w:bCs/>
                  <w:sz w:val="18"/>
                  <w:szCs w:val="18"/>
                </w:rPr>
                <w:t>8</w:t>
              </w:r>
            </w:ins>
            <w:del w:id="900" w:author="상훈 김" w:date="2026-10-06T08:48:00Z" w16du:dateUtc="2026-10-05T23:48:00Z">
              <w:r w:rsidDel="002E40F8">
                <w:rPr>
                  <w:rFonts w:ascii="Times New Roman" w:hint="eastAsia"/>
                  <w:bCs/>
                  <w:sz w:val="18"/>
                  <w:szCs w:val="18"/>
                </w:rPr>
                <w:delText>20</w:delText>
              </w:r>
            </w:del>
            <w:r>
              <w:rPr>
                <w:rFonts w:ascii="Times New Roman" w:hint="eastAsia"/>
                <w:bCs/>
                <w:sz w:val="18"/>
                <w:szCs w:val="18"/>
              </w:rPr>
              <w:t>,000,000,000)</w:t>
            </w:r>
            <w:commentRangeEnd w:id="893"/>
            <w:r w:rsidR="00E40CE8">
              <w:rPr>
                <w:rStyle w:val="afe"/>
                <w:rFonts w:ascii="Times New Roman"/>
                <w:bCs/>
              </w:rPr>
              <w:commentReference w:id="893"/>
            </w:r>
          </w:p>
        </w:tc>
        <w:tc>
          <w:tcPr>
            <w:tcW w:w="882" w:type="dxa"/>
            <w:vMerge/>
            <w:vAlign w:val="center"/>
          </w:tcPr>
          <w:p w14:paraId="36294C1A" w14:textId="77777777" w:rsidR="004400B8" w:rsidRDefault="004400B8" w:rsidP="00AE2BBA">
            <w:pPr>
              <w:adjustRightInd w:val="0"/>
              <w:snapToGrid w:val="0"/>
              <w:spacing w:line="400" w:lineRule="exact"/>
              <w:jc w:val="center"/>
              <w:rPr>
                <w:rFonts w:ascii="Times New Roman"/>
                <w:kern w:val="0"/>
                <w:sz w:val="18"/>
                <w:szCs w:val="18"/>
              </w:rPr>
            </w:pPr>
          </w:p>
        </w:tc>
      </w:tr>
      <w:tr w:rsidR="00381D55" w:rsidRPr="00A31642" w14:paraId="33534FD4" w14:textId="77777777" w:rsidTr="00381D55">
        <w:tc>
          <w:tcPr>
            <w:tcW w:w="1159" w:type="dxa"/>
            <w:vMerge/>
            <w:vAlign w:val="center"/>
          </w:tcPr>
          <w:p w14:paraId="6C7D28DC" w14:textId="77777777" w:rsidR="00381D55" w:rsidRPr="00AE2BBA" w:rsidRDefault="00381D55"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18956B99" w14:textId="77777777" w:rsidR="00381D55" w:rsidRPr="00AE2BBA" w:rsidRDefault="00381D55"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w:t>
            </w:r>
            <w:r>
              <w:rPr>
                <w:rFonts w:ascii="Times New Roman" w:hint="eastAsia"/>
                <w:kern w:val="0"/>
                <w:sz w:val="18"/>
                <w:szCs w:val="18"/>
              </w:rPr>
              <w:t>B</w:t>
            </w:r>
            <w:r w:rsidRPr="00AE2BBA">
              <w:rPr>
                <w:rFonts w:ascii="Times New Roman"/>
                <w:kern w:val="0"/>
                <w:sz w:val="18"/>
                <w:szCs w:val="18"/>
              </w:rPr>
              <w:t xml:space="preserve"> </w:t>
            </w:r>
            <w:r w:rsidRPr="00AE2BBA">
              <w:rPr>
                <w:rFonts w:ascii="Times New Roman" w:hint="eastAsia"/>
                <w:kern w:val="0"/>
                <w:sz w:val="18"/>
                <w:szCs w:val="18"/>
              </w:rPr>
              <w:t>합계</w:t>
            </w:r>
          </w:p>
        </w:tc>
        <w:tc>
          <w:tcPr>
            <w:tcW w:w="4435" w:type="dxa"/>
            <w:gridSpan w:val="2"/>
            <w:vAlign w:val="center"/>
          </w:tcPr>
          <w:p w14:paraId="374D80CF" w14:textId="77777777" w:rsidR="00381D55" w:rsidRDefault="00381D55" w:rsidP="004400B8">
            <w:pPr>
              <w:adjustRightInd w:val="0"/>
              <w:snapToGrid w:val="0"/>
              <w:spacing w:line="400" w:lineRule="exact"/>
              <w:jc w:val="right"/>
              <w:rPr>
                <w:rFonts w:ascii="Times New Roman"/>
                <w:kern w:val="0"/>
                <w:sz w:val="18"/>
                <w:szCs w:val="18"/>
              </w:rPr>
            </w:pPr>
            <w:r>
              <w:rPr>
                <w:rFonts w:ascii="Times New Roman" w:hint="eastAsia"/>
                <w:bCs/>
                <w:sz w:val="18"/>
                <w:szCs w:val="18"/>
              </w:rPr>
              <w:t>금삼</w:t>
            </w:r>
            <w:r w:rsidRPr="00AE2BBA">
              <w:rPr>
                <w:rFonts w:ascii="Times New Roman" w:hint="eastAsia"/>
                <w:bCs/>
                <w:sz w:val="18"/>
                <w:szCs w:val="18"/>
              </w:rPr>
              <w:t>백팔십억원</w:t>
            </w:r>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3</w:t>
            </w:r>
            <w:r w:rsidRPr="00AE2BBA">
              <w:rPr>
                <w:rFonts w:ascii="Times New Roman"/>
                <w:bCs/>
                <w:sz w:val="18"/>
                <w:szCs w:val="18"/>
              </w:rPr>
              <w:t>8,000,000,000)</w:t>
            </w:r>
          </w:p>
        </w:tc>
      </w:tr>
      <w:tr w:rsidR="00A31642" w:rsidRPr="00A31642" w14:paraId="7918AB03" w14:textId="77777777" w:rsidTr="00381D55">
        <w:tc>
          <w:tcPr>
            <w:tcW w:w="4059"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4435"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884"/>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901" w:name="_Toc240898123"/>
      <w:bookmarkStart w:id="902" w:name="_Toc242301867"/>
      <w:r w:rsidRPr="00413874">
        <w:rPr>
          <w:rFonts w:eastAsia="바탕"/>
          <w:bCs/>
          <w:szCs w:val="22"/>
        </w:rPr>
        <w:lastRenderedPageBreak/>
        <w:t>부록</w:t>
      </w:r>
      <w:r w:rsidRPr="00413874">
        <w:rPr>
          <w:rFonts w:eastAsia="바탕"/>
          <w:bCs/>
          <w:szCs w:val="22"/>
        </w:rPr>
        <w:t xml:space="preserve"> 1</w:t>
      </w:r>
      <w:bookmarkEnd w:id="879"/>
      <w:bookmarkEnd w:id="901"/>
      <w:bookmarkEnd w:id="902"/>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903" w:name="_Toc191645700"/>
      <w:bookmarkStart w:id="904" w:name="_Toc240898124"/>
      <w:bookmarkStart w:id="905" w:name="_Toc242301868"/>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903"/>
      <w:bookmarkEnd w:id="904"/>
      <w:bookmarkEnd w:id="905"/>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C603046"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p>
    <w:p w14:paraId="4C49F645" w14:textId="50E8536C" w:rsidR="00740958" w:rsidRPr="00F23A35"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코람코라이프인프라리츠가</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w:t>
      </w:r>
      <w:r>
        <w:rPr>
          <w:rFonts w:ascii="Times New Roman" w:hint="eastAsia"/>
          <w:kern w:val="0"/>
          <w:sz w:val="22"/>
          <w:szCs w:val="22"/>
        </w:rPr>
        <w:lastRenderedPageBreak/>
        <w:t>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r>
        <w:rPr>
          <w:rFonts w:ascii="Times New Roman" w:hint="eastAsia"/>
          <w:kern w:val="0"/>
          <w:sz w:val="22"/>
          <w:szCs w:val="22"/>
        </w:rPr>
        <w:t>리파이낸싱에</w:t>
      </w:r>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14A71C1E" w14:textId="44E62DC2" w:rsidR="00EB7E91" w:rsidRDefault="00EB7E91" w:rsidP="00AE2BBA">
      <w:pPr>
        <w:numPr>
          <w:ilvl w:val="0"/>
          <w:numId w:val="93"/>
        </w:numPr>
        <w:adjustRightInd w:val="0"/>
        <w:snapToGrid w:val="0"/>
        <w:spacing w:line="400" w:lineRule="exact"/>
        <w:rPr>
          <w:rFonts w:ascii="Times New Roman"/>
          <w:kern w:val="0"/>
          <w:sz w:val="22"/>
          <w:szCs w:val="22"/>
        </w:rPr>
      </w:pPr>
      <w:commentRangeStart w:id="906"/>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2</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매입확약서</w:t>
      </w:r>
      <w:r>
        <w:rPr>
          <w:rFonts w:ascii="Times New Roman" w:hint="eastAsia"/>
          <w:kern w:val="0"/>
          <w:sz w:val="22"/>
          <w:szCs w:val="22"/>
        </w:rPr>
        <w:t xml:space="preserve"> </w:t>
      </w:r>
      <w:commentRangeEnd w:id="906"/>
      <w:r w:rsidR="00E40CE8">
        <w:rPr>
          <w:rStyle w:val="afe"/>
          <w:rFonts w:ascii="Times New Roman"/>
          <w:kern w:val="0"/>
          <w:sz w:val="22"/>
          <w:szCs w:val="22"/>
        </w:rPr>
        <w:commentReference w:id="906"/>
      </w:r>
    </w:p>
    <w:p w14:paraId="69670A0E" w14:textId="77777777" w:rsidR="00EB7E91" w:rsidRPr="00413874" w:rsidRDefault="00EB7E91" w:rsidP="00EB7E91">
      <w:pPr>
        <w:adjustRightInd w:val="0"/>
        <w:snapToGrid w:val="0"/>
        <w:spacing w:line="400" w:lineRule="exact"/>
        <w:ind w:left="567"/>
        <w:rPr>
          <w:rFonts w:ascii="Times New Roman"/>
          <w:kern w:val="0"/>
          <w:sz w:val="22"/>
          <w:szCs w:val="22"/>
        </w:rPr>
      </w:pP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907"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908" w:name="_Toc240898125"/>
      <w:bookmarkStart w:id="909" w:name="_Toc242301869"/>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907"/>
      <w:bookmarkEnd w:id="908"/>
      <w:bookmarkEnd w:id="909"/>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910" w:name="_Toc191645704"/>
      <w:bookmarkStart w:id="911" w:name="_Toc240898126"/>
      <w:bookmarkStart w:id="912" w:name="_Toc242301870"/>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910"/>
      <w:bookmarkEnd w:id="911"/>
      <w:bookmarkEnd w:id="912"/>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1C6E07F7" w14:textId="2BC58984" w:rsidR="001A061C" w:rsidRPr="001A061C" w:rsidRDefault="001A061C" w:rsidP="001A061C">
      <w:pPr>
        <w:numPr>
          <w:ilvl w:val="0"/>
          <w:numId w:val="92"/>
        </w:numPr>
        <w:tabs>
          <w:tab w:val="left" w:pos="400"/>
        </w:tabs>
        <w:adjustRightInd w:val="0"/>
        <w:snapToGrid w:val="0"/>
        <w:spacing w:line="400" w:lineRule="exact"/>
        <w:rPr>
          <w:rFonts w:ascii="Times New Roman"/>
          <w:kern w:val="0"/>
          <w:sz w:val="22"/>
          <w:szCs w:val="22"/>
        </w:rPr>
      </w:pPr>
      <w:commentRangeStart w:id="913"/>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있는</w:t>
      </w:r>
      <w:r>
        <w:rPr>
          <w:rFonts w:ascii="Times New Roman" w:hint="eastAsia"/>
          <w:kern w:val="0"/>
          <w:sz w:val="22"/>
          <w:szCs w:val="22"/>
        </w:rPr>
        <w:t xml:space="preserve"> </w:t>
      </w:r>
      <w:r>
        <w:rPr>
          <w:rFonts w:ascii="Times New Roman" w:hint="eastAsia"/>
          <w:kern w:val="0"/>
          <w:sz w:val="22"/>
          <w:szCs w:val="22"/>
        </w:rPr>
        <w:t>제한물권</w:t>
      </w:r>
      <w:r>
        <w:rPr>
          <w:rFonts w:ascii="Times New Roman" w:hint="eastAsia"/>
          <w:kern w:val="0"/>
          <w:sz w:val="22"/>
          <w:szCs w:val="22"/>
        </w:rPr>
        <w:t xml:space="preserve"> </w:t>
      </w:r>
      <w:r>
        <w:rPr>
          <w:rFonts w:ascii="Times New Roman" w:hint="eastAsia"/>
          <w:kern w:val="0"/>
          <w:sz w:val="22"/>
          <w:szCs w:val="22"/>
        </w:rPr>
        <w:t>말소</w:t>
      </w:r>
      <w:r>
        <w:rPr>
          <w:rFonts w:ascii="Times New Roman" w:hint="eastAsia"/>
          <w:kern w:val="0"/>
          <w:sz w:val="22"/>
          <w:szCs w:val="22"/>
        </w:rPr>
        <w:t xml:space="preserve"> </w:t>
      </w:r>
      <w:r>
        <w:rPr>
          <w:rFonts w:ascii="Times New Roman" w:hint="eastAsia"/>
          <w:kern w:val="0"/>
          <w:sz w:val="22"/>
          <w:szCs w:val="22"/>
        </w:rPr>
        <w:t>접수증</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commentRangeEnd w:id="913"/>
      <w:r w:rsidR="00E40CE8" w:rsidRPr="001A061C">
        <w:rPr>
          <w:rStyle w:val="afe"/>
          <w:rFonts w:ascii="Times New Roman"/>
          <w:kern w:val="0"/>
          <w:sz w:val="22"/>
          <w:szCs w:val="22"/>
        </w:rPr>
        <w:commentReference w:id="913"/>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2173B5E0" w14:textId="77777777" w:rsidR="00A2093A" w:rsidRDefault="00E01346" w:rsidP="00F74E6B">
      <w:pPr>
        <w:numPr>
          <w:ilvl w:val="0"/>
          <w:numId w:val="92"/>
        </w:numPr>
        <w:tabs>
          <w:tab w:val="left" w:pos="400"/>
        </w:tabs>
        <w:adjustRightInd w:val="0"/>
        <w:snapToGrid w:val="0"/>
        <w:spacing w:line="400" w:lineRule="exact"/>
        <w:rPr>
          <w:ins w:id="914" w:author="BKL" w:date="2026-10-07T19:59:00Z" w16du:dateUtc="2026-10-07T10:59:00Z"/>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ins w:id="915" w:author="BKL" w:date="2026-10-07T13:04:00Z" w16du:dateUtc="2026-10-07T04:04:00Z">
        <w:r w:rsidR="001B20C7">
          <w:rPr>
            <w:rFonts w:ascii="Times New Roman" w:hint="eastAsia"/>
            <w:kern w:val="0"/>
            <w:sz w:val="22"/>
            <w:szCs w:val="22"/>
          </w:rPr>
          <w:t xml:space="preserve"> </w:t>
        </w:r>
      </w:ins>
      <w:ins w:id="916" w:author="BKL" w:date="2026-10-07T19:58:00Z" w16du:dateUtc="2026-10-07T10:58:00Z">
        <w:r w:rsidR="00A2093A">
          <w:rPr>
            <w:rFonts w:ascii="Times New Roman" w:hint="eastAsia"/>
            <w:kern w:val="0"/>
            <w:sz w:val="22"/>
            <w:szCs w:val="22"/>
          </w:rPr>
          <w:t>다음</w:t>
        </w:r>
        <w:r w:rsidR="00A2093A">
          <w:rPr>
            <w:rFonts w:ascii="Times New Roman" w:hint="eastAsia"/>
            <w:kern w:val="0"/>
            <w:sz w:val="22"/>
            <w:szCs w:val="22"/>
          </w:rPr>
          <w:t xml:space="preserve"> </w:t>
        </w:r>
        <w:r w:rsidR="00A2093A">
          <w:rPr>
            <w:rFonts w:ascii="Times New Roman" w:hint="eastAsia"/>
            <w:kern w:val="0"/>
            <w:sz w:val="22"/>
            <w:szCs w:val="22"/>
          </w:rPr>
          <w:t>각</w:t>
        </w:r>
        <w:r w:rsidR="00A2093A">
          <w:rPr>
            <w:rFonts w:ascii="Times New Roman" w:hint="eastAsia"/>
            <w:kern w:val="0"/>
            <w:sz w:val="22"/>
            <w:szCs w:val="22"/>
          </w:rPr>
          <w:t xml:space="preserve"> </w:t>
        </w:r>
        <w:r w:rsidR="00A2093A">
          <w:rPr>
            <w:rFonts w:ascii="Times New Roman" w:hint="eastAsia"/>
            <w:kern w:val="0"/>
            <w:sz w:val="22"/>
            <w:szCs w:val="22"/>
          </w:rPr>
          <w:t>목의</w:t>
        </w:r>
        <w:r w:rsidR="00A2093A">
          <w:rPr>
            <w:rFonts w:ascii="Times New Roman" w:hint="eastAsia"/>
            <w:kern w:val="0"/>
            <w:sz w:val="22"/>
            <w:szCs w:val="22"/>
          </w:rPr>
          <w:t xml:space="preserve"> </w:t>
        </w:r>
      </w:ins>
      <w:ins w:id="917" w:author="BKL" w:date="2026-10-07T19:59:00Z" w16du:dateUtc="2026-10-07T10:59:00Z">
        <w:r w:rsidR="00A2093A">
          <w:rPr>
            <w:rFonts w:ascii="Times New Roman" w:hint="eastAsia"/>
            <w:kern w:val="0"/>
            <w:sz w:val="22"/>
            <w:szCs w:val="22"/>
          </w:rPr>
          <w:t>서류</w:t>
        </w:r>
      </w:ins>
    </w:p>
    <w:p w14:paraId="6818DFD8" w14:textId="1AC8AC96"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ins w:id="918" w:author="BKL" w:date="2026-10-07T19:59:00Z" w16du:dateUtc="2026-10-07T10:59:00Z"/>
          <w:rFonts w:ascii="Times New Roman"/>
          <w:kern w:val="0"/>
          <w:sz w:val="22"/>
          <w:szCs w:val="22"/>
        </w:rPr>
      </w:pPr>
      <w:ins w:id="919" w:author="BKL" w:date="2026-10-07T13:05:00Z" w16du:dateUtc="2026-10-07T04:05:00Z">
        <w:r w:rsidRPr="00A2093A">
          <w:rPr>
            <w:rFonts w:ascii="Times New Roman" w:hint="eastAsia"/>
            <w:kern w:val="0"/>
            <w:sz w:val="22"/>
            <w:szCs w:val="22"/>
          </w:rPr>
          <w:t>신규로</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체결하는</w:t>
        </w:r>
        <w:r w:rsidRPr="00A2093A">
          <w:rPr>
            <w:rFonts w:ascii="Times New Roman" w:hint="eastAsia"/>
            <w:kern w:val="0"/>
            <w:sz w:val="22"/>
            <w:szCs w:val="22"/>
          </w:rPr>
          <w:t xml:space="preserve"> </w:t>
        </w:r>
        <w:r w:rsidRPr="00A2093A">
          <w:rPr>
            <w:rFonts w:ascii="Times New Roman" w:hint="eastAsia"/>
            <w:kern w:val="0"/>
            <w:sz w:val="22"/>
            <w:szCs w:val="22"/>
          </w:rPr>
          <w:t>경우</w:t>
        </w:r>
      </w:ins>
      <w:ins w:id="920" w:author="BKL" w:date="2026-10-07T19:59:00Z" w16du:dateUtc="2026-10-07T10:59:00Z">
        <w:r w:rsidR="00A2093A">
          <w:rPr>
            <w:rFonts w:ascii="Times New Roman" w:hint="eastAsia"/>
            <w:kern w:val="0"/>
            <w:sz w:val="22"/>
            <w:szCs w:val="22"/>
          </w:rPr>
          <w:t>:</w:t>
        </w:r>
      </w:ins>
      <w:r w:rsidR="00E01346" w:rsidRPr="00A2093A">
        <w:rPr>
          <w:rFonts w:ascii="Times New Roman"/>
          <w:kern w:val="0"/>
          <w:sz w:val="22"/>
          <w:szCs w:val="22"/>
        </w:rPr>
        <w:t xml:space="preserve"> </w:t>
      </w:r>
      <w:r w:rsidR="00E01346" w:rsidRPr="00A2093A">
        <w:rPr>
          <w:rFonts w:ascii="Times New Roman"/>
          <w:kern w:val="0"/>
          <w:sz w:val="22"/>
          <w:szCs w:val="22"/>
        </w:rPr>
        <w:t>보험계약</w:t>
      </w:r>
      <w:r w:rsidR="00E01346" w:rsidRPr="00A2093A">
        <w:rPr>
          <w:rFonts w:ascii="Times New Roman"/>
          <w:kern w:val="0"/>
          <w:sz w:val="22"/>
          <w:szCs w:val="22"/>
        </w:rPr>
        <w:t xml:space="preserve"> </w:t>
      </w:r>
      <w:r w:rsidR="00E01346" w:rsidRPr="00A2093A">
        <w:rPr>
          <w:rFonts w:ascii="Times New Roman"/>
          <w:kern w:val="0"/>
          <w:sz w:val="22"/>
          <w:szCs w:val="22"/>
        </w:rPr>
        <w:t>체결을</w:t>
      </w:r>
      <w:r w:rsidR="00E01346" w:rsidRPr="00A2093A">
        <w:rPr>
          <w:rFonts w:ascii="Times New Roman"/>
          <w:kern w:val="0"/>
          <w:sz w:val="22"/>
          <w:szCs w:val="22"/>
        </w:rPr>
        <w:t xml:space="preserve"> </w:t>
      </w:r>
      <w:r w:rsidR="00E01346" w:rsidRPr="00A2093A">
        <w:rPr>
          <w:rFonts w:ascii="Times New Roman"/>
          <w:kern w:val="0"/>
          <w:sz w:val="22"/>
          <w:szCs w:val="22"/>
        </w:rPr>
        <w:t>증빙하는</w:t>
      </w:r>
      <w:r w:rsidR="00E01346" w:rsidRPr="00A2093A">
        <w:rPr>
          <w:rFonts w:ascii="Times New Roman"/>
          <w:kern w:val="0"/>
          <w:sz w:val="22"/>
          <w:szCs w:val="22"/>
        </w:rPr>
        <w:t xml:space="preserve"> </w:t>
      </w:r>
      <w:r w:rsidR="00E01346" w:rsidRPr="00A2093A">
        <w:rPr>
          <w:rFonts w:ascii="Times New Roman"/>
          <w:kern w:val="0"/>
          <w:sz w:val="22"/>
          <w:szCs w:val="22"/>
        </w:rPr>
        <w:t>자료</w:t>
      </w:r>
      <w:r w:rsidR="00E01346" w:rsidRPr="00A2093A">
        <w:rPr>
          <w:rFonts w:ascii="Times New Roman"/>
          <w:kern w:val="0"/>
          <w:sz w:val="22"/>
          <w:szCs w:val="22"/>
        </w:rPr>
        <w:t xml:space="preserve"> </w:t>
      </w:r>
      <w:r w:rsidR="00E01346" w:rsidRPr="00A2093A">
        <w:rPr>
          <w:rFonts w:ascii="Times New Roman"/>
          <w:kern w:val="0"/>
          <w:sz w:val="22"/>
          <w:szCs w:val="22"/>
        </w:rPr>
        <w:t>및</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w:t>
      </w:r>
      <w:r w:rsidR="00E01346" w:rsidRPr="00A2093A">
        <w:rPr>
          <w:rFonts w:ascii="Times New Roman"/>
          <w:kern w:val="0"/>
          <w:sz w:val="22"/>
          <w:szCs w:val="22"/>
        </w:rPr>
        <w:t xml:space="preserve"> </w:t>
      </w:r>
      <w:r w:rsidR="00E01346" w:rsidRPr="00A2093A">
        <w:rPr>
          <w:rFonts w:ascii="Times New Roman"/>
          <w:kern w:val="0"/>
          <w:sz w:val="22"/>
          <w:szCs w:val="22"/>
        </w:rPr>
        <w:t>영수증</w:t>
      </w:r>
      <w:r w:rsidR="00E01346" w:rsidRPr="00A2093A">
        <w:rPr>
          <w:rFonts w:ascii="Times New Roman"/>
          <w:kern w:val="0"/>
          <w:sz w:val="22"/>
          <w:szCs w:val="22"/>
        </w:rPr>
        <w:t>(</w:t>
      </w:r>
      <w:r w:rsidR="00E01346" w:rsidRPr="00A2093A">
        <w:rPr>
          <w:rFonts w:ascii="Times New Roman"/>
          <w:kern w:val="0"/>
          <w:sz w:val="22"/>
          <w:szCs w:val="22"/>
        </w:rPr>
        <w:t>또는</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납입을</w:t>
      </w:r>
      <w:r w:rsidR="00E01346" w:rsidRPr="00A2093A">
        <w:rPr>
          <w:rFonts w:ascii="Times New Roman"/>
          <w:kern w:val="0"/>
          <w:sz w:val="22"/>
          <w:szCs w:val="22"/>
        </w:rPr>
        <w:t xml:space="preserve"> </w:t>
      </w:r>
      <w:r w:rsidR="00E01346" w:rsidRPr="00A2093A">
        <w:rPr>
          <w:rFonts w:ascii="Times New Roman"/>
          <w:kern w:val="0"/>
          <w:sz w:val="22"/>
          <w:szCs w:val="22"/>
        </w:rPr>
        <w:t>완료하였다는</w:t>
      </w:r>
      <w:r w:rsidR="00E01346" w:rsidRPr="00A2093A">
        <w:rPr>
          <w:rFonts w:ascii="Times New Roman"/>
          <w:kern w:val="0"/>
          <w:sz w:val="22"/>
          <w:szCs w:val="22"/>
        </w:rPr>
        <w:t xml:space="preserve"> </w:t>
      </w:r>
      <w:r w:rsidR="00E01346" w:rsidRPr="00A2093A">
        <w:rPr>
          <w:rFonts w:ascii="Times New Roman"/>
          <w:kern w:val="0"/>
          <w:sz w:val="22"/>
          <w:szCs w:val="22"/>
        </w:rPr>
        <w:t>것을</w:t>
      </w:r>
      <w:r w:rsidR="00E01346" w:rsidRPr="00A2093A">
        <w:rPr>
          <w:rFonts w:ascii="Times New Roman"/>
          <w:kern w:val="0"/>
          <w:sz w:val="22"/>
          <w:szCs w:val="22"/>
        </w:rPr>
        <w:t xml:space="preserve"> </w:t>
      </w:r>
      <w:r w:rsidR="00E01346" w:rsidRPr="00A2093A">
        <w:rPr>
          <w:rFonts w:ascii="Times New Roman"/>
          <w:kern w:val="0"/>
          <w:sz w:val="22"/>
          <w:szCs w:val="22"/>
        </w:rPr>
        <w:t>증명할</w:t>
      </w:r>
      <w:r w:rsidR="00E01346" w:rsidRPr="00A2093A">
        <w:rPr>
          <w:rFonts w:ascii="Times New Roman"/>
          <w:kern w:val="0"/>
          <w:sz w:val="22"/>
          <w:szCs w:val="22"/>
        </w:rPr>
        <w:t xml:space="preserve"> </w:t>
      </w:r>
      <w:r w:rsidR="00E01346" w:rsidRPr="00A2093A">
        <w:rPr>
          <w:rFonts w:ascii="Times New Roman"/>
          <w:kern w:val="0"/>
          <w:sz w:val="22"/>
          <w:szCs w:val="22"/>
        </w:rPr>
        <w:t>수</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서류로서</w:t>
      </w:r>
      <w:r w:rsidR="00E01346" w:rsidRPr="00A2093A">
        <w:rPr>
          <w:rFonts w:ascii="Times New Roman"/>
          <w:kern w:val="0"/>
          <w:sz w:val="22"/>
          <w:szCs w:val="22"/>
        </w:rPr>
        <w:t xml:space="preserve"> </w:t>
      </w:r>
      <w:r w:rsidR="00E01346" w:rsidRPr="00A2093A">
        <w:rPr>
          <w:rFonts w:ascii="Times New Roman"/>
          <w:kern w:val="0"/>
          <w:sz w:val="22"/>
          <w:szCs w:val="22"/>
        </w:rPr>
        <w:t>보험료납입</w:t>
      </w:r>
      <w:r w:rsidR="00E01346" w:rsidRPr="00A2093A">
        <w:rPr>
          <w:rFonts w:ascii="Times New Roman"/>
          <w:kern w:val="0"/>
          <w:sz w:val="22"/>
          <w:szCs w:val="22"/>
        </w:rPr>
        <w:t xml:space="preserve"> </w:t>
      </w:r>
      <w:r w:rsidR="00E01346" w:rsidRPr="00A2093A">
        <w:rPr>
          <w:rFonts w:ascii="Times New Roman"/>
          <w:kern w:val="0"/>
          <w:sz w:val="22"/>
          <w:szCs w:val="22"/>
        </w:rPr>
        <w:t>계좌이체내역</w:t>
      </w:r>
      <w:r w:rsidR="00E01346" w:rsidRPr="00A2093A">
        <w:rPr>
          <w:rFonts w:ascii="Times New Roman"/>
          <w:kern w:val="0"/>
          <w:sz w:val="22"/>
          <w:szCs w:val="22"/>
        </w:rPr>
        <w:t>)</w:t>
      </w:r>
      <w:del w:id="921" w:author="BKL" w:date="2026-10-07T19:59:00Z" w16du:dateUtc="2026-10-07T10:59:00Z">
        <w:r w:rsidR="00E01346" w:rsidRPr="00A2093A" w:rsidDel="00A2093A">
          <w:rPr>
            <w:rFonts w:ascii="Times New Roman"/>
            <w:kern w:val="0"/>
            <w:sz w:val="22"/>
            <w:szCs w:val="22"/>
          </w:rPr>
          <w:delText>,</w:delText>
        </w:r>
      </w:del>
    </w:p>
    <w:p w14:paraId="4F035547" w14:textId="3140C853"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ins w:id="922" w:author="BKL" w:date="2026-10-07T20:00:00Z" w16du:dateUtc="2026-10-07T11:00:00Z"/>
          <w:rFonts w:ascii="Times New Roman"/>
          <w:kern w:val="0"/>
          <w:sz w:val="22"/>
          <w:szCs w:val="22"/>
        </w:rPr>
      </w:pPr>
      <w:ins w:id="923" w:author="BKL" w:date="2026-10-07T13:05:00Z" w16du:dateUtc="2026-10-07T04:05:00Z">
        <w:r w:rsidRPr="00A2093A">
          <w:rPr>
            <w:rFonts w:ascii="Times New Roman" w:hint="eastAsia"/>
            <w:kern w:val="0"/>
            <w:sz w:val="22"/>
            <w:szCs w:val="22"/>
          </w:rPr>
          <w:t>매도인으로부터</w:t>
        </w:r>
        <w:r w:rsidRPr="00A2093A">
          <w:rPr>
            <w:rFonts w:ascii="Times New Roman" w:hint="eastAsia"/>
            <w:kern w:val="0"/>
            <w:sz w:val="22"/>
            <w:szCs w:val="22"/>
          </w:rPr>
          <w:t xml:space="preserve"> </w:t>
        </w:r>
        <w:r w:rsidRPr="00A2093A">
          <w:rPr>
            <w:rFonts w:ascii="Times New Roman" w:hint="eastAsia"/>
            <w:kern w:val="0"/>
            <w:sz w:val="22"/>
            <w:szCs w:val="22"/>
          </w:rPr>
          <w:t>보험계</w:t>
        </w:r>
      </w:ins>
      <w:ins w:id="924" w:author="BKL" w:date="2026-10-07T13:06:00Z" w16du:dateUtc="2026-10-07T04:06:00Z">
        <w:r w:rsidRPr="00A2093A">
          <w:rPr>
            <w:rFonts w:ascii="Times New Roman" w:hint="eastAsia"/>
            <w:kern w:val="0"/>
            <w:sz w:val="22"/>
            <w:szCs w:val="22"/>
          </w:rPr>
          <w:t>약을</w:t>
        </w:r>
        <w:r w:rsidRPr="00A2093A">
          <w:rPr>
            <w:rFonts w:ascii="Times New Roman" w:hint="eastAsia"/>
            <w:kern w:val="0"/>
            <w:sz w:val="22"/>
            <w:szCs w:val="22"/>
          </w:rPr>
          <w:t xml:space="preserve"> </w:t>
        </w:r>
        <w:r w:rsidRPr="00A2093A">
          <w:rPr>
            <w:rFonts w:ascii="Times New Roman" w:hint="eastAsia"/>
            <w:kern w:val="0"/>
            <w:sz w:val="22"/>
            <w:szCs w:val="22"/>
          </w:rPr>
          <w:t>승계하는</w:t>
        </w:r>
        <w:r w:rsidRPr="00A2093A">
          <w:rPr>
            <w:rFonts w:ascii="Times New Roman" w:hint="eastAsia"/>
            <w:kern w:val="0"/>
            <w:sz w:val="22"/>
            <w:szCs w:val="22"/>
          </w:rPr>
          <w:t xml:space="preserve"> </w:t>
        </w:r>
        <w:r w:rsidRPr="00A2093A">
          <w:rPr>
            <w:rFonts w:ascii="Times New Roman" w:hint="eastAsia"/>
            <w:kern w:val="0"/>
            <w:sz w:val="22"/>
            <w:szCs w:val="22"/>
          </w:rPr>
          <w:t>경우</w:t>
        </w:r>
      </w:ins>
      <w:ins w:id="925" w:author="BKL" w:date="2026-10-07T19:59:00Z" w16du:dateUtc="2026-10-07T10:59:00Z">
        <w:r w:rsidR="00A2093A">
          <w:rPr>
            <w:rFonts w:ascii="Times New Roman" w:hint="eastAsia"/>
            <w:kern w:val="0"/>
            <w:sz w:val="22"/>
            <w:szCs w:val="22"/>
          </w:rPr>
          <w:t>:</w:t>
        </w:r>
      </w:ins>
      <w:ins w:id="926" w:author="BKL" w:date="2026-10-07T13:06:00Z" w16du:dateUtc="2026-10-07T04:06:00Z">
        <w:r w:rsidRPr="00A2093A">
          <w:rPr>
            <w:rFonts w:ascii="Times New Roman" w:hint="eastAsia"/>
            <w:kern w:val="0"/>
            <w:sz w:val="22"/>
            <w:szCs w:val="22"/>
          </w:rPr>
          <w:t xml:space="preserve"> </w:t>
        </w:r>
      </w:ins>
      <w:ins w:id="927" w:author="BKL" w:date="2026-10-07T20:24:00Z" w16du:dateUtc="2026-10-07T11:24:00Z">
        <w:r w:rsidR="00D14DF7">
          <w:rPr>
            <w:rFonts w:ascii="Times New Roman" w:hint="eastAsia"/>
            <w:kern w:val="0"/>
            <w:sz w:val="22"/>
            <w:szCs w:val="22"/>
          </w:rPr>
          <w:t xml:space="preserve">(i) </w:t>
        </w:r>
        <w:r w:rsidR="00D14DF7" w:rsidRPr="00D14DF7">
          <w:rPr>
            <w:rFonts w:ascii="Times New Roman"/>
            <w:kern w:val="0"/>
            <w:sz w:val="22"/>
            <w:szCs w:val="22"/>
          </w:rPr>
          <w:t>보험계약자</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sidRPr="00D14DF7">
          <w:rPr>
            <w:rFonts w:ascii="Times New Roman"/>
            <w:kern w:val="0"/>
            <w:sz w:val="22"/>
            <w:szCs w:val="22"/>
          </w:rPr>
          <w:t>피보험자가</w:t>
        </w:r>
        <w:r w:rsidR="00D14DF7" w:rsidRPr="00D14DF7">
          <w:rPr>
            <w:rFonts w:ascii="Times New Roman"/>
            <w:kern w:val="0"/>
            <w:sz w:val="22"/>
            <w:szCs w:val="22"/>
          </w:rPr>
          <w:t xml:space="preserve"> </w:t>
        </w:r>
        <w:r w:rsidR="00D14DF7" w:rsidRPr="00D14DF7">
          <w:rPr>
            <w:rFonts w:ascii="Times New Roman"/>
            <w:kern w:val="0"/>
            <w:sz w:val="22"/>
            <w:szCs w:val="22"/>
          </w:rPr>
          <w:t>차주로</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w:t>
        </w:r>
        <w:r w:rsidR="00D14DF7" w:rsidRPr="00D14DF7">
          <w:rPr>
            <w:rFonts w:ascii="Times New Roman"/>
            <w:kern w:val="0"/>
            <w:sz w:val="22"/>
            <w:szCs w:val="22"/>
          </w:rPr>
          <w:t>(</w:t>
        </w:r>
        <w:r w:rsidR="00D14DF7" w:rsidRPr="00D14DF7">
          <w:rPr>
            <w:rFonts w:ascii="Times New Roman"/>
            <w:kern w:val="0"/>
            <w:sz w:val="22"/>
            <w:szCs w:val="22"/>
          </w:rPr>
          <w:t>인출일에</w:t>
        </w:r>
        <w:r w:rsidR="00D14DF7" w:rsidRPr="00D14DF7">
          <w:rPr>
            <w:rFonts w:ascii="Times New Roman"/>
            <w:kern w:val="0"/>
            <w:sz w:val="22"/>
            <w:szCs w:val="22"/>
          </w:rPr>
          <w:t xml:space="preserve"> </w:t>
        </w:r>
        <w:r w:rsidR="00D14DF7" w:rsidRPr="00D14DF7">
          <w:rPr>
            <w:rFonts w:ascii="Times New Roman"/>
            <w:kern w:val="0"/>
            <w:sz w:val="22"/>
            <w:szCs w:val="22"/>
          </w:rPr>
          <w:t>발급되지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경우에는</w:t>
        </w:r>
        <w:r w:rsidR="00D14DF7" w:rsidRPr="00D14DF7">
          <w:rPr>
            <w:rFonts w:ascii="Times New Roman"/>
            <w:kern w:val="0"/>
            <w:sz w:val="22"/>
            <w:szCs w:val="22"/>
          </w:rPr>
          <w:t xml:space="preserve"> </w:t>
        </w:r>
        <w:r w:rsidR="00D14DF7" w:rsidRPr="00D14DF7">
          <w:rPr>
            <w:rFonts w:ascii="Times New Roman"/>
            <w:kern w:val="0"/>
            <w:sz w:val="22"/>
            <w:szCs w:val="22"/>
          </w:rPr>
          <w:t>보험회사가</w:t>
        </w:r>
        <w:r w:rsidR="00D14DF7" w:rsidRPr="00D14DF7">
          <w:rPr>
            <w:rFonts w:ascii="Times New Roman"/>
            <w:kern w:val="0"/>
            <w:sz w:val="22"/>
            <w:szCs w:val="22"/>
          </w:rPr>
          <w:t xml:space="preserve"> </w:t>
        </w:r>
        <w:r w:rsidR="00D14DF7" w:rsidRPr="00D14DF7">
          <w:rPr>
            <w:rFonts w:ascii="Times New Roman"/>
            <w:kern w:val="0"/>
            <w:sz w:val="22"/>
            <w:szCs w:val="22"/>
          </w:rPr>
          <w:t>그</w:t>
        </w:r>
        <w:r w:rsidR="00D14DF7" w:rsidRPr="00D14DF7">
          <w:rPr>
            <w:rFonts w:ascii="Times New Roman"/>
            <w:kern w:val="0"/>
            <w:sz w:val="22"/>
            <w:szCs w:val="22"/>
          </w:rPr>
          <w:t xml:space="preserve"> </w:t>
        </w:r>
        <w:r w:rsidR="00D14DF7" w:rsidRPr="00D14DF7">
          <w:rPr>
            <w:rFonts w:ascii="Times New Roman"/>
            <w:kern w:val="0"/>
            <w:sz w:val="22"/>
            <w:szCs w:val="22"/>
          </w:rPr>
          <w:t>변경을</w:t>
        </w:r>
        <w:r w:rsidR="00D14DF7" w:rsidRPr="00D14DF7">
          <w:rPr>
            <w:rFonts w:ascii="Times New Roman"/>
            <w:kern w:val="0"/>
            <w:sz w:val="22"/>
            <w:szCs w:val="22"/>
          </w:rPr>
          <w:t xml:space="preserve"> </w:t>
        </w:r>
        <w:r w:rsidR="00D14DF7" w:rsidRPr="00D14DF7">
          <w:rPr>
            <w:rFonts w:ascii="Times New Roman"/>
            <w:kern w:val="0"/>
            <w:sz w:val="22"/>
            <w:szCs w:val="22"/>
          </w:rPr>
          <w:t>승인하였거나</w:t>
        </w:r>
        <w:r w:rsidR="00D14DF7" w:rsidRPr="00D14DF7">
          <w:rPr>
            <w:rFonts w:ascii="Times New Roman"/>
            <w:kern w:val="0"/>
            <w:sz w:val="22"/>
            <w:szCs w:val="22"/>
          </w:rPr>
          <w:t xml:space="preserve"> </w:t>
        </w:r>
        <w:r w:rsidR="00D14DF7" w:rsidRPr="00D14DF7">
          <w:rPr>
            <w:rFonts w:ascii="Times New Roman"/>
            <w:kern w:val="0"/>
            <w:sz w:val="22"/>
            <w:szCs w:val="22"/>
          </w:rPr>
          <w:t>변경</w:t>
        </w:r>
        <w:r w:rsidR="00D14DF7" w:rsidRPr="00D14DF7">
          <w:rPr>
            <w:rFonts w:ascii="Times New Roman"/>
            <w:kern w:val="0"/>
            <w:sz w:val="22"/>
            <w:szCs w:val="22"/>
          </w:rPr>
          <w:t xml:space="preserve"> </w:t>
        </w:r>
        <w:r w:rsidR="00D14DF7" w:rsidRPr="00D14DF7">
          <w:rPr>
            <w:rFonts w:ascii="Times New Roman"/>
            <w:kern w:val="0"/>
            <w:sz w:val="22"/>
            <w:szCs w:val="22"/>
          </w:rPr>
          <w:t>신청을</w:t>
        </w:r>
        <w:r w:rsidR="00D14DF7" w:rsidRPr="00D14DF7">
          <w:rPr>
            <w:rFonts w:ascii="Times New Roman"/>
            <w:kern w:val="0"/>
            <w:sz w:val="22"/>
            <w:szCs w:val="22"/>
          </w:rPr>
          <w:t xml:space="preserve"> </w:t>
        </w:r>
        <w:r w:rsidR="00D14DF7" w:rsidRPr="00D14DF7">
          <w:rPr>
            <w:rFonts w:ascii="Times New Roman"/>
            <w:kern w:val="0"/>
            <w:sz w:val="22"/>
            <w:szCs w:val="22"/>
          </w:rPr>
          <w:t>접수하였음을</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서류로</w:t>
        </w:r>
        <w:r w:rsidR="00D14DF7" w:rsidRPr="00D14DF7">
          <w:rPr>
            <w:rFonts w:ascii="Times New Roman"/>
            <w:kern w:val="0"/>
            <w:sz w:val="22"/>
            <w:szCs w:val="22"/>
          </w:rPr>
          <w:t xml:space="preserve"> </w:t>
        </w:r>
        <w:r w:rsidR="00D14DF7" w:rsidRPr="00D14DF7">
          <w:rPr>
            <w:rFonts w:ascii="Times New Roman"/>
            <w:kern w:val="0"/>
            <w:sz w:val="22"/>
            <w:szCs w:val="22"/>
          </w:rPr>
          <w:t>갈음하고</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사본은</w:t>
        </w:r>
        <w:r w:rsidR="00D14DF7" w:rsidRPr="00D14DF7">
          <w:rPr>
            <w:rFonts w:ascii="Times New Roman"/>
            <w:kern w:val="0"/>
            <w:sz w:val="22"/>
            <w:szCs w:val="22"/>
          </w:rPr>
          <w:t xml:space="preserve"> </w:t>
        </w:r>
        <w:r w:rsidR="00D14DF7" w:rsidRPr="00D14DF7">
          <w:rPr>
            <w:rFonts w:ascii="Times New Roman"/>
            <w:kern w:val="0"/>
            <w:sz w:val="22"/>
            <w:szCs w:val="22"/>
          </w:rPr>
          <w:t>발급</w:t>
        </w:r>
        <w:r w:rsidR="00D14DF7" w:rsidRPr="00D14DF7">
          <w:rPr>
            <w:rFonts w:ascii="Times New Roman"/>
            <w:kern w:val="0"/>
            <w:sz w:val="22"/>
            <w:szCs w:val="22"/>
          </w:rPr>
          <w:t xml:space="preserve"> </w:t>
        </w:r>
        <w:r w:rsidR="00D14DF7" w:rsidRPr="00D14DF7">
          <w:rPr>
            <w:rFonts w:ascii="Times New Roman"/>
            <w:kern w:val="0"/>
            <w:sz w:val="22"/>
            <w:szCs w:val="22"/>
          </w:rPr>
          <w:t>후</w:t>
        </w:r>
        <w:r w:rsidR="00D14DF7" w:rsidRPr="00D14DF7">
          <w:rPr>
            <w:rFonts w:ascii="Times New Roman"/>
            <w:kern w:val="0"/>
            <w:sz w:val="22"/>
            <w:szCs w:val="22"/>
          </w:rPr>
          <w:t xml:space="preserve"> </w:t>
        </w:r>
        <w:r w:rsidR="00D14DF7" w:rsidRPr="00D14DF7">
          <w:rPr>
            <w:rFonts w:ascii="Times New Roman"/>
            <w:kern w:val="0"/>
            <w:sz w:val="22"/>
            <w:szCs w:val="22"/>
          </w:rPr>
          <w:t>지체</w:t>
        </w:r>
        <w:r w:rsidR="00D14DF7" w:rsidRPr="00D14DF7">
          <w:rPr>
            <w:rFonts w:ascii="Times New Roman"/>
            <w:kern w:val="0"/>
            <w:sz w:val="22"/>
            <w:szCs w:val="22"/>
          </w:rPr>
          <w:t xml:space="preserve"> </w:t>
        </w:r>
        <w:r w:rsidR="00D14DF7" w:rsidRPr="00D14DF7">
          <w:rPr>
            <w:rFonts w:ascii="Times New Roman"/>
            <w:kern w:val="0"/>
            <w:sz w:val="22"/>
            <w:szCs w:val="22"/>
          </w:rPr>
          <w:t>없이</w:t>
        </w:r>
        <w:r w:rsidR="00D14DF7" w:rsidRPr="00D14DF7">
          <w:rPr>
            <w:rFonts w:ascii="Times New Roman"/>
            <w:kern w:val="0"/>
            <w:sz w:val="22"/>
            <w:szCs w:val="22"/>
          </w:rPr>
          <w:t xml:space="preserve"> </w:t>
        </w:r>
        <w:r w:rsidR="00D14DF7" w:rsidRPr="00D14DF7">
          <w:rPr>
            <w:rFonts w:ascii="Times New Roman"/>
            <w:kern w:val="0"/>
            <w:sz w:val="22"/>
            <w:szCs w:val="22"/>
          </w:rPr>
          <w:t>제출한다</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ins>
      <w:ins w:id="928" w:author="BKL" w:date="2026-10-07T20:25:00Z" w16du:dateUtc="2026-10-07T11:25:00Z">
        <w:r w:rsidR="00D14DF7">
          <w:rPr>
            <w:rFonts w:ascii="Times New Roman" w:hint="eastAsia"/>
            <w:kern w:val="0"/>
            <w:sz w:val="22"/>
            <w:szCs w:val="22"/>
          </w:rPr>
          <w:t>(</w:t>
        </w:r>
        <w:r w:rsidR="00D14DF7">
          <w:rPr>
            <w:rFonts w:ascii="Cambria Math" w:hAnsi="Cambria Math" w:cs="Cambria Math" w:hint="eastAsia"/>
            <w:kern w:val="0"/>
            <w:sz w:val="22"/>
            <w:szCs w:val="22"/>
          </w:rPr>
          <w:t>ii)</w:t>
        </w:r>
      </w:ins>
      <w:ins w:id="929" w:author="BKL" w:date="2026-10-07T20:24:00Z" w16du:dateUtc="2026-10-07T11:24:00Z">
        <w:r w:rsidR="00D14DF7" w:rsidRPr="00D14DF7">
          <w:rPr>
            <w:rFonts w:ascii="Times New Roman"/>
            <w:kern w:val="0"/>
            <w:sz w:val="22"/>
            <w:szCs w:val="22"/>
          </w:rPr>
          <w:t xml:space="preserve"> </w:t>
        </w:r>
        <w:r w:rsidR="00D14DF7" w:rsidRPr="00D14DF7">
          <w:rPr>
            <w:rFonts w:ascii="Times New Roman"/>
            <w:kern w:val="0"/>
            <w:sz w:val="22"/>
            <w:szCs w:val="22"/>
          </w:rPr>
          <w:t>매도인이</w:t>
        </w:r>
        <w:r w:rsidR="00D14DF7" w:rsidRPr="00D14DF7">
          <w:rPr>
            <w:rFonts w:ascii="Times New Roman"/>
            <w:kern w:val="0"/>
            <w:sz w:val="22"/>
            <w:szCs w:val="22"/>
          </w:rPr>
          <w:t xml:space="preserve"> </w:t>
        </w:r>
        <w:r w:rsidR="00D14DF7" w:rsidRPr="00D14DF7">
          <w:rPr>
            <w:rFonts w:ascii="Times New Roman"/>
            <w:kern w:val="0"/>
            <w:sz w:val="22"/>
            <w:szCs w:val="22"/>
          </w:rPr>
          <w:t>체결한</w:t>
        </w:r>
        <w:r w:rsidR="00D14DF7" w:rsidRPr="00D14DF7">
          <w:rPr>
            <w:rFonts w:ascii="Times New Roman"/>
            <w:kern w:val="0"/>
            <w:sz w:val="22"/>
            <w:szCs w:val="22"/>
          </w:rPr>
          <w:t xml:space="preserve"> </w:t>
        </w:r>
        <w:r w:rsidR="00D14DF7" w:rsidRPr="00D14DF7">
          <w:rPr>
            <w:rFonts w:ascii="Times New Roman"/>
            <w:kern w:val="0"/>
            <w:sz w:val="22"/>
            <w:szCs w:val="22"/>
          </w:rPr>
          <w:t>보험계약의</w:t>
        </w:r>
        <w:r w:rsidR="00D14DF7" w:rsidRPr="00D14DF7">
          <w:rPr>
            <w:rFonts w:ascii="Times New Roman"/>
            <w:kern w:val="0"/>
            <w:sz w:val="22"/>
            <w:szCs w:val="22"/>
          </w:rPr>
          <w:t xml:space="preserve"> </w:t>
        </w:r>
        <w:r w:rsidR="00D14DF7" w:rsidRPr="00D14DF7">
          <w:rPr>
            <w:rFonts w:ascii="Times New Roman"/>
            <w:kern w:val="0"/>
            <w:sz w:val="22"/>
            <w:szCs w:val="22"/>
          </w:rPr>
          <w:t>보험금청구권에</w:t>
        </w:r>
        <w:r w:rsidR="00D14DF7" w:rsidRPr="00D14DF7">
          <w:rPr>
            <w:rFonts w:ascii="Times New Roman"/>
            <w:kern w:val="0"/>
            <w:sz w:val="22"/>
            <w:szCs w:val="22"/>
          </w:rPr>
          <w:t xml:space="preserve"> </w:t>
        </w:r>
        <w:r w:rsidR="00D14DF7" w:rsidRPr="00D14DF7">
          <w:rPr>
            <w:rFonts w:ascii="Times New Roman"/>
            <w:kern w:val="0"/>
            <w:sz w:val="22"/>
            <w:szCs w:val="22"/>
          </w:rPr>
          <w:t>설정된</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해지를</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w:t>
        </w:r>
        <w:r w:rsidR="00D14DF7" w:rsidRPr="00D14DF7">
          <w:rPr>
            <w:rFonts w:ascii="Times New Roman"/>
            <w:kern w:val="0"/>
            <w:sz w:val="22"/>
            <w:szCs w:val="22"/>
          </w:rPr>
          <w:t>(</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소멸을</w:t>
        </w:r>
        <w:r w:rsidR="00D14DF7" w:rsidRPr="00D14DF7">
          <w:rPr>
            <w:rFonts w:ascii="Times New Roman"/>
            <w:kern w:val="0"/>
            <w:sz w:val="22"/>
            <w:szCs w:val="22"/>
          </w:rPr>
          <w:t xml:space="preserve"> </w:t>
        </w:r>
        <w:r w:rsidR="00D14DF7" w:rsidRPr="00D14DF7">
          <w:rPr>
            <w:rFonts w:ascii="Times New Roman"/>
            <w:kern w:val="0"/>
            <w:sz w:val="22"/>
            <w:szCs w:val="22"/>
          </w:rPr>
          <w:t>확인하는</w:t>
        </w:r>
        <w:r w:rsidR="00D14DF7" w:rsidRPr="00D14DF7">
          <w:rPr>
            <w:rFonts w:ascii="Times New Roman"/>
            <w:kern w:val="0"/>
            <w:sz w:val="22"/>
            <w:szCs w:val="22"/>
          </w:rPr>
          <w:t xml:space="preserve"> </w:t>
        </w:r>
        <w:r w:rsidR="00D14DF7" w:rsidRPr="00D14DF7">
          <w:rPr>
            <w:rFonts w:ascii="Times New Roman"/>
            <w:kern w:val="0"/>
            <w:sz w:val="22"/>
            <w:szCs w:val="22"/>
          </w:rPr>
          <w:t>내용이</w:t>
        </w:r>
        <w:r w:rsidR="00D14DF7" w:rsidRPr="00D14DF7">
          <w:rPr>
            <w:rFonts w:ascii="Times New Roman"/>
            <w:kern w:val="0"/>
            <w:sz w:val="22"/>
            <w:szCs w:val="22"/>
          </w:rPr>
          <w:t xml:space="preserve"> </w:t>
        </w:r>
        <w:r w:rsidR="00D14DF7" w:rsidRPr="00D14DF7">
          <w:rPr>
            <w:rFonts w:ascii="Times New Roman"/>
            <w:kern w:val="0"/>
            <w:sz w:val="22"/>
            <w:szCs w:val="22"/>
          </w:rPr>
          <w:t>기재된</w:t>
        </w:r>
        <w:r w:rsidR="00D14DF7" w:rsidRPr="00D14DF7">
          <w:rPr>
            <w:rFonts w:ascii="Times New Roman"/>
            <w:kern w:val="0"/>
            <w:sz w:val="22"/>
            <w:szCs w:val="22"/>
          </w:rPr>
          <w:t xml:space="preserve"> </w:t>
        </w:r>
      </w:ins>
      <w:ins w:id="930" w:author="BKL" w:date="2026-10-07T20:26:00Z" w16du:dateUtc="2026-10-07T11:26:00Z">
        <w:r w:rsidR="00D14DF7">
          <w:rPr>
            <w:rFonts w:ascii="Times New Roman" w:hint="eastAsia"/>
            <w:kern w:val="0"/>
            <w:sz w:val="22"/>
            <w:szCs w:val="22"/>
          </w:rPr>
          <w:t>아래</w:t>
        </w:r>
        <w:r w:rsidR="00D14DF7">
          <w:rPr>
            <w:rFonts w:ascii="Times New Roman" w:hint="eastAsia"/>
            <w:kern w:val="0"/>
            <w:sz w:val="22"/>
            <w:szCs w:val="22"/>
          </w:rPr>
          <w:t xml:space="preserve"> </w:t>
        </w:r>
      </w:ins>
      <w:ins w:id="931" w:author="BKL" w:date="2026-10-07T20:24:00Z" w16du:dateUtc="2026-10-07T11:24:00Z">
        <w:r w:rsidR="00D14DF7" w:rsidRPr="00D14DF7">
          <w:rPr>
            <w:rFonts w:ascii="Times New Roman"/>
            <w:kern w:val="0"/>
            <w:sz w:val="22"/>
            <w:szCs w:val="22"/>
          </w:rPr>
          <w:t>제</w:t>
        </w:r>
        <w:r w:rsidR="00D14DF7" w:rsidRPr="00D14DF7">
          <w:rPr>
            <w:rFonts w:ascii="Times New Roman"/>
            <w:kern w:val="0"/>
            <w:sz w:val="22"/>
            <w:szCs w:val="22"/>
          </w:rPr>
          <w:t>2</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(1)</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승낙서</w:t>
        </w:r>
        <w:r w:rsidR="00D14DF7" w:rsidRPr="00D14DF7">
          <w:rPr>
            <w:rFonts w:ascii="Times New Roman"/>
            <w:kern w:val="0"/>
            <w:sz w:val="22"/>
            <w:szCs w:val="22"/>
          </w:rPr>
          <w:t xml:space="preserve"> </w:t>
        </w:r>
        <w:r w:rsidR="00D14DF7" w:rsidRPr="00D14DF7">
          <w:rPr>
            <w:rFonts w:ascii="Times New Roman"/>
            <w:kern w:val="0"/>
            <w:sz w:val="22"/>
            <w:szCs w:val="22"/>
          </w:rPr>
          <w:t>또는</w:t>
        </w:r>
        <w:r w:rsidR="00D14DF7" w:rsidRPr="00D14DF7">
          <w:rPr>
            <w:rFonts w:ascii="Times New Roman"/>
            <w:kern w:val="0"/>
            <w:sz w:val="22"/>
            <w:szCs w:val="22"/>
          </w:rPr>
          <w:t xml:space="preserve"> </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근질권이</w:t>
        </w:r>
        <w:r w:rsidR="00D14DF7" w:rsidRPr="00D14DF7">
          <w:rPr>
            <w:rFonts w:ascii="Times New Roman"/>
            <w:kern w:val="0"/>
            <w:sz w:val="22"/>
            <w:szCs w:val="22"/>
          </w:rPr>
          <w:t xml:space="preserve"> </w:t>
        </w:r>
        <w:r w:rsidR="00D14DF7" w:rsidRPr="00D14DF7">
          <w:rPr>
            <w:rFonts w:ascii="Times New Roman"/>
            <w:kern w:val="0"/>
            <w:sz w:val="22"/>
            <w:szCs w:val="22"/>
          </w:rPr>
          <w:t>기재되지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보험배서증권을</w:t>
        </w:r>
        <w:r w:rsidR="00D14DF7" w:rsidRPr="00D14DF7">
          <w:rPr>
            <w:rFonts w:ascii="Times New Roman"/>
            <w:kern w:val="0"/>
            <w:sz w:val="22"/>
            <w:szCs w:val="22"/>
          </w:rPr>
          <w:t xml:space="preserve"> </w:t>
        </w:r>
        <w:r w:rsidR="00D14DF7" w:rsidRPr="00D14DF7">
          <w:rPr>
            <w:rFonts w:ascii="Times New Roman"/>
            <w:kern w:val="0"/>
            <w:sz w:val="22"/>
            <w:szCs w:val="22"/>
          </w:rPr>
          <w:t>각</w:t>
        </w:r>
        <w:r w:rsidR="00D14DF7" w:rsidRPr="00D14DF7">
          <w:rPr>
            <w:rFonts w:ascii="Times New Roman"/>
            <w:kern w:val="0"/>
            <w:sz w:val="22"/>
            <w:szCs w:val="22"/>
          </w:rPr>
          <w:t xml:space="preserve"> </w:t>
        </w:r>
        <w:r w:rsidR="00D14DF7" w:rsidRPr="00D14DF7">
          <w:rPr>
            <w:rFonts w:ascii="Times New Roman"/>
            <w:kern w:val="0"/>
            <w:sz w:val="22"/>
            <w:szCs w:val="22"/>
          </w:rPr>
          <w:t>해당</w:t>
        </w:r>
        <w:r w:rsidR="00D14DF7" w:rsidRPr="00D14DF7">
          <w:rPr>
            <w:rFonts w:ascii="Times New Roman"/>
            <w:kern w:val="0"/>
            <w:sz w:val="22"/>
            <w:szCs w:val="22"/>
          </w:rPr>
          <w:t xml:space="preserve"> </w:t>
        </w:r>
        <w:r w:rsidR="00D14DF7" w:rsidRPr="00D14DF7">
          <w:rPr>
            <w:rFonts w:ascii="Times New Roman"/>
            <w:kern w:val="0"/>
            <w:sz w:val="22"/>
            <w:szCs w:val="22"/>
          </w:rPr>
          <w:t>기한</w:t>
        </w:r>
        <w:r w:rsidR="00D14DF7" w:rsidRPr="00D14DF7">
          <w:rPr>
            <w:rFonts w:ascii="Times New Roman"/>
            <w:kern w:val="0"/>
            <w:sz w:val="22"/>
            <w:szCs w:val="22"/>
          </w:rPr>
          <w:t xml:space="preserve"> </w:t>
        </w:r>
        <w:r w:rsidR="00D14DF7" w:rsidRPr="00D14DF7">
          <w:rPr>
            <w:rFonts w:ascii="Times New Roman"/>
            <w:kern w:val="0"/>
            <w:sz w:val="22"/>
            <w:szCs w:val="22"/>
          </w:rPr>
          <w:t>내에</w:t>
        </w:r>
        <w:r w:rsidR="00D14DF7" w:rsidRPr="00D14DF7">
          <w:rPr>
            <w:rFonts w:ascii="Times New Roman"/>
            <w:kern w:val="0"/>
            <w:sz w:val="22"/>
            <w:szCs w:val="22"/>
          </w:rPr>
          <w:t xml:space="preserve"> </w:t>
        </w:r>
        <w:r w:rsidR="00D14DF7" w:rsidRPr="00D14DF7">
          <w:rPr>
            <w:rFonts w:ascii="Times New Roman"/>
            <w:kern w:val="0"/>
            <w:sz w:val="22"/>
            <w:szCs w:val="22"/>
          </w:rPr>
          <w:t>제출하는</w:t>
        </w:r>
        <w:r w:rsidR="00D14DF7" w:rsidRPr="00D14DF7">
          <w:rPr>
            <w:rFonts w:ascii="Times New Roman"/>
            <w:kern w:val="0"/>
            <w:sz w:val="22"/>
            <w:szCs w:val="22"/>
          </w:rPr>
          <w:t xml:space="preserve"> </w:t>
        </w:r>
        <w:r w:rsidR="00D14DF7" w:rsidRPr="00D14DF7">
          <w:rPr>
            <w:rFonts w:ascii="Times New Roman"/>
            <w:kern w:val="0"/>
            <w:sz w:val="22"/>
            <w:szCs w:val="22"/>
          </w:rPr>
          <w:t>것으로</w:t>
        </w:r>
        <w:r w:rsidR="00D14DF7" w:rsidRPr="00D14DF7">
          <w:rPr>
            <w:rFonts w:ascii="Times New Roman"/>
            <w:kern w:val="0"/>
            <w:sz w:val="22"/>
            <w:szCs w:val="22"/>
          </w:rPr>
          <w:t xml:space="preserve"> </w:t>
        </w:r>
        <w:r w:rsidR="00D14DF7" w:rsidRPr="00D14DF7">
          <w:rPr>
            <w:rFonts w:ascii="Times New Roman"/>
            <w:kern w:val="0"/>
            <w:sz w:val="22"/>
            <w:szCs w:val="22"/>
          </w:rPr>
          <w:t>갈음할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있다</w:t>
        </w:r>
        <w:r w:rsidR="00D14DF7" w:rsidRPr="00D14DF7">
          <w:rPr>
            <w:rFonts w:ascii="Times New Roman"/>
            <w:kern w:val="0"/>
            <w:sz w:val="22"/>
            <w:szCs w:val="22"/>
          </w:rPr>
          <w:t>)</w:t>
        </w:r>
      </w:ins>
      <w:ins w:id="932" w:author="BKL" w:date="2026-10-07T20:27:00Z" w16du:dateUtc="2026-10-07T11:27:00Z">
        <w:r w:rsidR="00D14DF7">
          <w:rPr>
            <w:rFonts w:ascii="Times New Roman" w:hint="eastAsia"/>
            <w:kern w:val="0"/>
            <w:sz w:val="22"/>
            <w:szCs w:val="22"/>
          </w:rPr>
          <w:t xml:space="preserve"> </w:t>
        </w:r>
        <w:r w:rsidR="00D14DF7" w:rsidRPr="00D14DF7">
          <w:rPr>
            <w:rFonts w:ascii="Times New Roman" w:hint="eastAsia"/>
            <w:kern w:val="0"/>
            <w:sz w:val="22"/>
            <w:szCs w:val="22"/>
            <w:highlight w:val="yellow"/>
          </w:rPr>
          <w:t xml:space="preserve">[BKL Note: </w:t>
        </w:r>
      </w:ins>
      <w:ins w:id="933" w:author="BKL" w:date="2026-10-07T20:28:00Z" w16du:dateUtc="2026-10-07T11:28:00Z">
        <w:r w:rsidR="00D14DF7" w:rsidRPr="00D14DF7">
          <w:rPr>
            <w:rFonts w:ascii="Times New Roman" w:hint="eastAsia"/>
            <w:kern w:val="0"/>
            <w:sz w:val="22"/>
            <w:szCs w:val="22"/>
            <w:highlight w:val="yellow"/>
          </w:rPr>
          <w:t>기존</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보험근질권</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해지</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관련</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서류의</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교부를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위해서는</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매도인</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및</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매도인</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대주의</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협조를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얻어야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하므로</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보험계약</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승계</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및</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기존</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근질권</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해지를</w:t>
        </w:r>
        <w:r w:rsidR="00D14DF7" w:rsidRPr="00D14DF7">
          <w:rPr>
            <w:rFonts w:ascii="Times New Roman" w:hint="eastAsia"/>
            <w:kern w:val="0"/>
            <w:sz w:val="22"/>
            <w:szCs w:val="22"/>
            <w:highlight w:val="yellow"/>
          </w:rPr>
          <w:t xml:space="preserve"> </w:t>
        </w:r>
      </w:ins>
      <w:ins w:id="934" w:author="BKL" w:date="2026-10-07T20:29:00Z" w16du:dateUtc="2026-10-07T11:29:00Z">
        <w:r w:rsidR="00D14DF7" w:rsidRPr="00D14DF7">
          <w:rPr>
            <w:rFonts w:ascii="Times New Roman" w:hint="eastAsia"/>
            <w:kern w:val="0"/>
            <w:sz w:val="22"/>
            <w:szCs w:val="22"/>
            <w:highlight w:val="yellow"/>
          </w:rPr>
          <w:t>확인할</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수</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있는</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대체</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서류를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함께</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기재하였습니다</w:t>
        </w:r>
        <w:r w:rsidR="00D14DF7" w:rsidRPr="00D14DF7">
          <w:rPr>
            <w:rFonts w:ascii="Times New Roman" w:hint="eastAsia"/>
            <w:kern w:val="0"/>
            <w:sz w:val="22"/>
            <w:szCs w:val="22"/>
            <w:highlight w:val="yellow"/>
          </w:rPr>
          <w:t>.]</w:t>
        </w:r>
      </w:ins>
    </w:p>
    <w:p w14:paraId="31DFCD68" w14:textId="061B3562" w:rsidR="00E01346" w:rsidRPr="00A2093A" w:rsidRDefault="00A2093A"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ins w:id="935" w:author="BKL" w:date="2026-10-07T20:00:00Z" w16du:dateUtc="2026-10-07T11:00:00Z">
        <w:r>
          <w:rPr>
            <w:rFonts w:ascii="Times New Roman" w:hint="eastAsia"/>
            <w:kern w:val="0"/>
            <w:sz w:val="22"/>
            <w:szCs w:val="22"/>
          </w:rPr>
          <w:t>위</w:t>
        </w:r>
      </w:ins>
      <w:ins w:id="936" w:author="BKL" w:date="2026-10-07T13:07:00Z" w16du:dateUtc="2026-10-07T04:07:00Z">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각</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경우</w:t>
        </w:r>
      </w:ins>
      <w:r w:rsidR="00E01346" w:rsidRPr="00A2093A">
        <w:rPr>
          <w:rFonts w:ascii="Times New Roman"/>
          <w:kern w:val="0"/>
          <w:sz w:val="22"/>
          <w:szCs w:val="22"/>
        </w:rPr>
        <w:t xml:space="preserve"> </w:t>
      </w:r>
      <w:r w:rsidR="00E01346" w:rsidRPr="00A2093A">
        <w:rPr>
          <w:rFonts w:ascii="Times New Roman"/>
          <w:kern w:val="0"/>
          <w:sz w:val="22"/>
          <w:szCs w:val="22"/>
        </w:rPr>
        <w:t>확정일자</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보험근질권설정</w:t>
      </w:r>
      <w:r w:rsidR="00E01346" w:rsidRPr="00A2093A">
        <w:rPr>
          <w:rFonts w:ascii="Times New Roman"/>
          <w:kern w:val="0"/>
          <w:sz w:val="22"/>
          <w:szCs w:val="22"/>
        </w:rPr>
        <w:t xml:space="preserve"> </w:t>
      </w:r>
      <w:r w:rsidR="00E01346" w:rsidRPr="00A2093A">
        <w:rPr>
          <w:rFonts w:ascii="Times New Roman"/>
          <w:kern w:val="0"/>
          <w:sz w:val="22"/>
          <w:szCs w:val="22"/>
        </w:rPr>
        <w:t>통지서</w:t>
      </w:r>
      <w:r w:rsidR="00E01346" w:rsidRPr="00A2093A">
        <w:rPr>
          <w:rFonts w:ascii="Times New Roman"/>
          <w:kern w:val="0"/>
          <w:sz w:val="22"/>
          <w:szCs w:val="22"/>
        </w:rPr>
        <w:t xml:space="preserve"> </w:t>
      </w:r>
      <w:del w:id="937" w:author="BKL" w:date="2026-10-07T13:07:00Z" w16du:dateUtc="2026-10-07T04:07:00Z">
        <w:r w:rsidR="00E01346" w:rsidRPr="00A2093A" w:rsidDel="001B20C7">
          <w:rPr>
            <w:rFonts w:ascii="Times New Roman"/>
            <w:kern w:val="0"/>
            <w:sz w:val="22"/>
            <w:szCs w:val="22"/>
          </w:rPr>
          <w:delText>각</w:delText>
        </w:r>
        <w:r w:rsidR="00E01346" w:rsidRPr="00A2093A" w:rsidDel="001B20C7">
          <w:rPr>
            <w:rFonts w:ascii="Times New Roman"/>
            <w:kern w:val="0"/>
            <w:sz w:val="22"/>
            <w:szCs w:val="22"/>
          </w:rPr>
          <w:delText xml:space="preserve"> </w:delText>
        </w:r>
      </w:del>
      <w:r w:rsidR="00E01346" w:rsidRPr="00A2093A">
        <w:rPr>
          <w:rFonts w:ascii="Times New Roman"/>
          <w:kern w:val="0"/>
          <w:sz w:val="22"/>
          <w:szCs w:val="22"/>
        </w:rPr>
        <w:t>사본</w:t>
      </w:r>
    </w:p>
    <w:p w14:paraId="48E53468" w14:textId="6E857758" w:rsidR="00F961D4" w:rsidRPr="00413874" w:rsidRDefault="00C00A86" w:rsidP="00A2093A">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5163ED10" w14:textId="77777777" w:rsidR="001A061C" w:rsidRPr="00A735CC" w:rsidRDefault="001A061C" w:rsidP="001A061C">
      <w:pPr>
        <w:numPr>
          <w:ilvl w:val="0"/>
          <w:numId w:val="145"/>
        </w:numPr>
        <w:tabs>
          <w:tab w:val="left" w:pos="400"/>
        </w:tabs>
        <w:adjustRightInd w:val="0"/>
        <w:snapToGrid w:val="0"/>
        <w:spacing w:line="400" w:lineRule="exact"/>
        <w:rPr>
          <w:rFonts w:ascii="Times New Roman"/>
          <w:kern w:val="0"/>
          <w:sz w:val="22"/>
          <w:szCs w:val="22"/>
        </w:rPr>
      </w:pPr>
      <w:commentRangeStart w:id="938"/>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있던</w:t>
      </w:r>
      <w:r>
        <w:rPr>
          <w:rFonts w:ascii="Times New Roman" w:hint="eastAsia"/>
          <w:kern w:val="0"/>
          <w:sz w:val="22"/>
          <w:szCs w:val="22"/>
        </w:rPr>
        <w:t xml:space="preserve"> </w:t>
      </w:r>
      <w:r>
        <w:rPr>
          <w:rFonts w:ascii="Times New Roman" w:hint="eastAsia"/>
          <w:kern w:val="0"/>
          <w:sz w:val="22"/>
          <w:szCs w:val="22"/>
        </w:rPr>
        <w:t>제한물권이</w:t>
      </w:r>
      <w:r>
        <w:rPr>
          <w:rFonts w:ascii="Times New Roman" w:hint="eastAsia"/>
          <w:kern w:val="0"/>
          <w:sz w:val="22"/>
          <w:szCs w:val="22"/>
        </w:rPr>
        <w:t xml:space="preserve"> </w:t>
      </w:r>
      <w:r>
        <w:rPr>
          <w:rFonts w:ascii="Times New Roman" w:hint="eastAsia"/>
          <w:kern w:val="0"/>
          <w:sz w:val="22"/>
          <w:szCs w:val="22"/>
        </w:rPr>
        <w:t>말소되었다는</w:t>
      </w:r>
      <w:r>
        <w:rPr>
          <w:rFonts w:ascii="Times New Roman" w:hint="eastAsia"/>
          <w:kern w:val="0"/>
          <w:sz w:val="22"/>
          <w:szCs w:val="22"/>
        </w:rPr>
        <w:t xml:space="preserve"> </w:t>
      </w:r>
      <w:r>
        <w:rPr>
          <w:rFonts w:ascii="Times New Roman" w:hint="eastAsia"/>
          <w:kern w:val="0"/>
          <w:sz w:val="22"/>
          <w:szCs w:val="22"/>
        </w:rPr>
        <w:t>증빙</w:t>
      </w:r>
      <w:r>
        <w:rPr>
          <w:rFonts w:ascii="Times New Roman" w:hint="eastAsia"/>
          <w:kern w:val="0"/>
          <w:sz w:val="22"/>
          <w:szCs w:val="22"/>
        </w:rPr>
        <w:t xml:space="preserve"> </w:t>
      </w:r>
      <w:r>
        <w:rPr>
          <w:rFonts w:ascii="Times New Roman" w:hint="eastAsia"/>
          <w:kern w:val="0"/>
          <w:sz w:val="22"/>
          <w:szCs w:val="22"/>
        </w:rPr>
        <w:t>서류</w:t>
      </w:r>
      <w:r>
        <w:rPr>
          <w:rFonts w:ascii="Times New Roman" w:hint="eastAsia"/>
          <w:kern w:val="0"/>
          <w:sz w:val="22"/>
          <w:szCs w:val="22"/>
        </w:rPr>
        <w:t xml:space="preserve"> </w:t>
      </w:r>
      <w:commentRangeEnd w:id="938"/>
      <w:r w:rsidR="00E40CE8" w:rsidRPr="00A735CC">
        <w:rPr>
          <w:rStyle w:val="afe"/>
          <w:rFonts w:ascii="Times New Roman"/>
          <w:kern w:val="0"/>
          <w:sz w:val="22"/>
          <w:szCs w:val="22"/>
        </w:rPr>
        <w:commentReference w:id="938"/>
      </w:r>
    </w:p>
    <w:p w14:paraId="70A3A7A9" w14:textId="77777777" w:rsidR="001A061C" w:rsidRPr="00A735CC" w:rsidRDefault="001A061C" w:rsidP="001A061C">
      <w:pPr>
        <w:tabs>
          <w:tab w:val="left" w:pos="400"/>
        </w:tabs>
        <w:adjustRightInd w:val="0"/>
        <w:snapToGrid w:val="0"/>
        <w:spacing w:line="400" w:lineRule="exact"/>
        <w:ind w:left="1134"/>
        <w:rPr>
          <w:rFonts w:ascii="Times New Roman"/>
          <w:kern w:val="0"/>
          <w:sz w:val="22"/>
          <w:szCs w:val="22"/>
        </w:rPr>
      </w:pP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20"/>
          <w:footerReference w:type="first" r:id="rId21"/>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939"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940" w:name="_Toc240898127"/>
      <w:bookmarkStart w:id="941" w:name="_Toc242301871"/>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939"/>
      <w:bookmarkEnd w:id="940"/>
      <w:bookmarkEnd w:id="941"/>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942" w:name="_Toc191645706"/>
      <w:bookmarkStart w:id="943" w:name="_Toc240898128"/>
      <w:bookmarkStart w:id="944" w:name="_Toc242301872"/>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942"/>
      <w:bookmarkEnd w:id="943"/>
      <w:bookmarkEnd w:id="944"/>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945" w:name="_Toc34698382"/>
      <w:bookmarkStart w:id="946"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947" w:name="_Toc240898129"/>
      <w:bookmarkStart w:id="948" w:name="_Toc242301873"/>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945"/>
      <w:bookmarkEnd w:id="946"/>
      <w:bookmarkEnd w:id="947"/>
      <w:bookmarkEnd w:id="948"/>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949" w:name="_Toc34698383"/>
      <w:bookmarkStart w:id="950" w:name="_Toc191645708"/>
      <w:bookmarkStart w:id="951" w:name="_Toc240898130"/>
      <w:bookmarkStart w:id="952" w:name="_Toc242301874"/>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949"/>
      <w:bookmarkEnd w:id="950"/>
      <w:bookmarkEnd w:id="951"/>
      <w:bookmarkEnd w:id="952"/>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953" w:name="_Toc286909557"/>
      <w:bookmarkStart w:id="954" w:name="_Toc240898131"/>
      <w:bookmarkStart w:id="955" w:name="_Toc242301875"/>
      <w:r w:rsidRPr="00413874">
        <w:rPr>
          <w:rFonts w:eastAsia="바탕" w:hint="eastAsia"/>
          <w:bCs/>
          <w:szCs w:val="22"/>
        </w:rPr>
        <w:t>부록</w:t>
      </w:r>
      <w:r w:rsidRPr="00413874">
        <w:rPr>
          <w:rFonts w:eastAsia="바탕"/>
          <w:bCs/>
          <w:szCs w:val="22"/>
        </w:rPr>
        <w:t xml:space="preserve"> </w:t>
      </w:r>
      <w:bookmarkEnd w:id="953"/>
      <w:r w:rsidR="00BE44FD">
        <w:rPr>
          <w:rFonts w:eastAsia="바탕" w:hint="eastAsia"/>
          <w:bCs/>
          <w:szCs w:val="22"/>
        </w:rPr>
        <w:t>5</w:t>
      </w:r>
      <w:bookmarkEnd w:id="954"/>
      <w:bookmarkEnd w:id="955"/>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956" w:name="_Toc191645713"/>
      <w:bookmarkStart w:id="957" w:name="_Toc240898132"/>
      <w:bookmarkStart w:id="958" w:name="_Toc242301876"/>
      <w:r w:rsidRPr="00413874">
        <w:rPr>
          <w:rFonts w:eastAsia="바탕"/>
          <w:bCs/>
          <w:sz w:val="28"/>
          <w:szCs w:val="28"/>
        </w:rPr>
        <w:t>통지처</w:t>
      </w:r>
      <w:bookmarkEnd w:id="956"/>
      <w:bookmarkEnd w:id="957"/>
      <w:bookmarkEnd w:id="958"/>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959"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579E0184" w:rsidR="00162C27" w:rsidRPr="00AE2BBA" w:rsidRDefault="001B673C" w:rsidP="005F72BA">
            <w:pPr>
              <w:adjustRightInd w:val="0"/>
              <w:snapToGrid w:val="0"/>
              <w:spacing w:line="400" w:lineRule="exact"/>
              <w:jc w:val="center"/>
              <w:rPr>
                <w:rFonts w:ascii="Times New Roman"/>
                <w:kern w:val="0"/>
                <w:szCs w:val="20"/>
              </w:rPr>
            </w:pPr>
            <w:ins w:id="960" w:author="상훈 김" w:date="2026-10-06T08:39:00Z" w16du:dateUtc="2026-10-05T23:39:00Z">
              <w:r>
                <w:rPr>
                  <w:rFonts w:ascii="Times New Roman" w:hint="eastAsia"/>
                  <w:kern w:val="0"/>
                  <w:szCs w:val="20"/>
                </w:rPr>
                <w:t>키움캐피탈</w:t>
              </w:r>
            </w:ins>
          </w:p>
        </w:tc>
        <w:tc>
          <w:tcPr>
            <w:tcW w:w="5386" w:type="dxa"/>
            <w:vAlign w:val="center"/>
          </w:tcPr>
          <w:p w14:paraId="6AD25DED" w14:textId="77777777" w:rsidR="001B673C" w:rsidRPr="001B673C" w:rsidRDefault="001B673C" w:rsidP="001B673C">
            <w:pPr>
              <w:pStyle w:val="s0"/>
              <w:snapToGrid w:val="0"/>
              <w:spacing w:line="400" w:lineRule="exact"/>
              <w:rPr>
                <w:ins w:id="961" w:author="상훈 김" w:date="2026-10-06T08:39:00Z" w16du:dateUtc="2026-10-05T23:39:00Z"/>
                <w:rFonts w:ascii="Times New Roman"/>
                <w:sz w:val="20"/>
                <w:szCs w:val="20"/>
              </w:rPr>
            </w:pPr>
            <w:ins w:id="962" w:author="상훈 김" w:date="2026-10-06T08:39:00Z" w16du:dateUtc="2026-10-05T23:39:00Z">
              <w:r w:rsidRPr="001B673C">
                <w:rPr>
                  <w:rFonts w:ascii="Times New Roman" w:hint="eastAsia"/>
                  <w:sz w:val="20"/>
                  <w:szCs w:val="20"/>
                </w:rPr>
                <w:t>주소</w:t>
              </w:r>
              <w:r w:rsidRPr="001B673C">
                <w:rPr>
                  <w:rFonts w:ascii="Times New Roman" w:hint="eastAsia"/>
                  <w:sz w:val="20"/>
                  <w:szCs w:val="20"/>
                </w:rPr>
                <w:t xml:space="preserve">: </w:t>
              </w:r>
              <w:r w:rsidRPr="001B673C">
                <w:rPr>
                  <w:rFonts w:ascii="Times New Roman" w:hint="eastAsia"/>
                  <w:sz w:val="20"/>
                  <w:szCs w:val="20"/>
                </w:rPr>
                <w:t>서울특별시</w:t>
              </w:r>
              <w:r w:rsidRPr="001B673C">
                <w:rPr>
                  <w:rFonts w:ascii="Times New Roman" w:hint="eastAsia"/>
                  <w:sz w:val="20"/>
                  <w:szCs w:val="20"/>
                </w:rPr>
                <w:t xml:space="preserve"> </w:t>
              </w:r>
              <w:r w:rsidRPr="001B673C">
                <w:rPr>
                  <w:rFonts w:ascii="Times New Roman" w:hint="eastAsia"/>
                  <w:sz w:val="20"/>
                  <w:szCs w:val="20"/>
                </w:rPr>
                <w:t>영등포구</w:t>
              </w:r>
              <w:r w:rsidRPr="001B673C">
                <w:rPr>
                  <w:rFonts w:ascii="Times New Roman" w:hint="eastAsia"/>
                  <w:sz w:val="20"/>
                  <w:szCs w:val="20"/>
                </w:rPr>
                <w:t xml:space="preserve"> </w:t>
              </w:r>
              <w:r w:rsidRPr="001B673C">
                <w:rPr>
                  <w:rFonts w:ascii="Times New Roman" w:hint="eastAsia"/>
                  <w:sz w:val="20"/>
                  <w:szCs w:val="20"/>
                </w:rPr>
                <w:t>여의대로</w:t>
              </w:r>
              <w:r w:rsidRPr="001B673C">
                <w:rPr>
                  <w:rFonts w:ascii="Times New Roman" w:hint="eastAsia"/>
                  <w:sz w:val="20"/>
                  <w:szCs w:val="20"/>
                </w:rPr>
                <w:t xml:space="preserve"> 66, 17</w:t>
              </w:r>
              <w:r w:rsidRPr="001B673C">
                <w:rPr>
                  <w:rFonts w:ascii="Times New Roman" w:hint="eastAsia"/>
                  <w:sz w:val="20"/>
                  <w:szCs w:val="20"/>
                </w:rPr>
                <w:t>층</w:t>
              </w:r>
            </w:ins>
          </w:p>
          <w:p w14:paraId="236A4D9A" w14:textId="1081E136" w:rsidR="001B673C" w:rsidRPr="001B673C" w:rsidRDefault="001B673C" w:rsidP="001B673C">
            <w:pPr>
              <w:pStyle w:val="s0"/>
              <w:snapToGrid w:val="0"/>
              <w:spacing w:line="400" w:lineRule="exact"/>
              <w:rPr>
                <w:ins w:id="963" w:author="상훈 김" w:date="2026-10-06T08:39:00Z" w16du:dateUtc="2026-10-05T23:39:00Z"/>
                <w:rFonts w:ascii="Times New Roman"/>
                <w:sz w:val="20"/>
                <w:szCs w:val="20"/>
              </w:rPr>
            </w:pPr>
            <w:ins w:id="964" w:author="상훈 김" w:date="2026-10-06T08:39:00Z" w16du:dateUtc="2026-10-05T23:39:00Z">
              <w:r w:rsidRPr="001B673C">
                <w:rPr>
                  <w:rFonts w:ascii="Times New Roman" w:hint="eastAsia"/>
                  <w:sz w:val="20"/>
                  <w:szCs w:val="20"/>
                </w:rPr>
                <w:t>전화번호</w:t>
              </w:r>
              <w:r w:rsidRPr="001B673C">
                <w:rPr>
                  <w:rFonts w:ascii="Times New Roman" w:hint="eastAsia"/>
                  <w:sz w:val="20"/>
                  <w:szCs w:val="20"/>
                </w:rPr>
                <w:t>: 02-780-42</w:t>
              </w:r>
            </w:ins>
            <w:ins w:id="965" w:author="BKL" w:date="2026-10-07T09:49:00Z" w16du:dateUtc="2026-10-07T00:49:00Z">
              <w:r w:rsidR="007713A9">
                <w:rPr>
                  <w:rFonts w:ascii="Times New Roman" w:hint="eastAsia"/>
                  <w:sz w:val="20"/>
                  <w:szCs w:val="20"/>
                </w:rPr>
                <w:t>95</w:t>
              </w:r>
            </w:ins>
            <w:ins w:id="966" w:author="상훈 김" w:date="2026-10-06T08:39:00Z" w16du:dateUtc="2026-10-05T23:39:00Z">
              <w:del w:id="967" w:author="BKL" w:date="2026-10-07T09:49:00Z" w16du:dateUtc="2026-10-07T00:49:00Z">
                <w:r w:rsidRPr="001B673C" w:rsidDel="007713A9">
                  <w:rPr>
                    <w:rFonts w:ascii="Times New Roman" w:hint="eastAsia"/>
                    <w:sz w:val="20"/>
                    <w:szCs w:val="20"/>
                  </w:rPr>
                  <w:delText>65</w:delText>
                </w:r>
              </w:del>
              <w:r w:rsidRPr="001B673C">
                <w:rPr>
                  <w:rFonts w:ascii="Times New Roman" w:hint="eastAsia"/>
                  <w:sz w:val="20"/>
                  <w:szCs w:val="20"/>
                </w:rPr>
                <w:t xml:space="preserve"> / 010-</w:t>
              </w:r>
            </w:ins>
            <w:ins w:id="968" w:author="BKL" w:date="2026-10-07T09:49:00Z" w16du:dateUtc="2026-10-07T00:49:00Z">
              <w:r w:rsidR="007713A9">
                <w:rPr>
                  <w:rFonts w:ascii="Times New Roman" w:hint="eastAsia"/>
                  <w:sz w:val="20"/>
                  <w:szCs w:val="20"/>
                </w:rPr>
                <w:t>4339</w:t>
              </w:r>
            </w:ins>
            <w:ins w:id="969" w:author="상훈 김" w:date="2026-10-06T08:39:00Z" w16du:dateUtc="2026-10-05T23:39:00Z">
              <w:del w:id="970" w:author="BKL" w:date="2026-10-07T09:49:00Z" w16du:dateUtc="2026-10-07T00:49:00Z">
                <w:r w:rsidRPr="001B673C" w:rsidDel="007713A9">
                  <w:rPr>
                    <w:rFonts w:ascii="Times New Roman" w:hint="eastAsia"/>
                    <w:sz w:val="20"/>
                    <w:szCs w:val="20"/>
                  </w:rPr>
                  <w:delText>3720</w:delText>
                </w:r>
              </w:del>
              <w:r w:rsidRPr="001B673C">
                <w:rPr>
                  <w:rFonts w:ascii="Times New Roman" w:hint="eastAsia"/>
                  <w:sz w:val="20"/>
                  <w:szCs w:val="20"/>
                </w:rPr>
                <w:t>-</w:t>
              </w:r>
            </w:ins>
            <w:ins w:id="971" w:author="BKL" w:date="2026-10-07T09:49:00Z" w16du:dateUtc="2026-10-07T00:49:00Z">
              <w:r w:rsidR="007713A9">
                <w:rPr>
                  <w:rFonts w:ascii="Times New Roman" w:hint="eastAsia"/>
                  <w:sz w:val="20"/>
                  <w:szCs w:val="20"/>
                </w:rPr>
                <w:t>3878</w:t>
              </w:r>
            </w:ins>
            <w:ins w:id="972" w:author="상훈 김" w:date="2026-10-06T08:39:00Z" w16du:dateUtc="2026-10-05T23:39:00Z">
              <w:del w:id="973" w:author="BKL" w:date="2026-10-07T09:49:00Z" w16du:dateUtc="2026-10-07T00:49:00Z">
                <w:r w:rsidRPr="001B673C" w:rsidDel="007713A9">
                  <w:rPr>
                    <w:rFonts w:ascii="Times New Roman" w:hint="eastAsia"/>
                    <w:sz w:val="20"/>
                    <w:szCs w:val="20"/>
                  </w:rPr>
                  <w:delText>7151</w:delText>
                </w:r>
              </w:del>
            </w:ins>
          </w:p>
          <w:p w14:paraId="402FD434" w14:textId="77777777" w:rsidR="001B673C" w:rsidRPr="001B673C" w:rsidRDefault="001B673C" w:rsidP="001B673C">
            <w:pPr>
              <w:pStyle w:val="s0"/>
              <w:snapToGrid w:val="0"/>
              <w:spacing w:line="400" w:lineRule="exact"/>
              <w:rPr>
                <w:ins w:id="974" w:author="상훈 김" w:date="2026-10-06T08:39:00Z" w16du:dateUtc="2026-10-05T23:39:00Z"/>
                <w:rFonts w:ascii="Times New Roman"/>
                <w:sz w:val="20"/>
                <w:szCs w:val="20"/>
              </w:rPr>
            </w:pPr>
            <w:ins w:id="975" w:author="상훈 김" w:date="2026-10-06T08:39:00Z" w16du:dateUtc="2026-10-05T23:39:00Z">
              <w:r w:rsidRPr="001B673C">
                <w:rPr>
                  <w:rFonts w:ascii="Times New Roman" w:hint="eastAsia"/>
                  <w:sz w:val="20"/>
                  <w:szCs w:val="20"/>
                </w:rPr>
                <w:t>팩스번호</w:t>
              </w:r>
              <w:r w:rsidRPr="001B673C">
                <w:rPr>
                  <w:rFonts w:ascii="Times New Roman" w:hint="eastAsia"/>
                  <w:sz w:val="20"/>
                  <w:szCs w:val="20"/>
                </w:rPr>
                <w:t>: 02-780-1517</w:t>
              </w:r>
            </w:ins>
          </w:p>
          <w:p w14:paraId="05EC9EC5" w14:textId="1B030629" w:rsidR="001B673C" w:rsidRPr="001B673C" w:rsidRDefault="001B673C" w:rsidP="001B673C">
            <w:pPr>
              <w:pStyle w:val="s0"/>
              <w:snapToGrid w:val="0"/>
              <w:spacing w:line="400" w:lineRule="exact"/>
              <w:rPr>
                <w:ins w:id="976" w:author="상훈 김" w:date="2026-10-06T08:39:00Z" w16du:dateUtc="2026-10-05T23:39:00Z"/>
                <w:rFonts w:ascii="Times New Roman"/>
                <w:sz w:val="20"/>
                <w:szCs w:val="20"/>
              </w:rPr>
            </w:pPr>
            <w:ins w:id="977" w:author="상훈 김" w:date="2026-10-06T08:39:00Z" w16du:dateUtc="2026-10-05T23:39:00Z">
              <w:r w:rsidRPr="001B673C">
                <w:rPr>
                  <w:rFonts w:ascii="Times New Roman" w:hint="eastAsia"/>
                  <w:sz w:val="20"/>
                  <w:szCs w:val="20"/>
                </w:rPr>
                <w:t>담당자</w:t>
              </w:r>
              <w:r w:rsidRPr="001B673C">
                <w:rPr>
                  <w:rFonts w:ascii="Times New Roman" w:hint="eastAsia"/>
                  <w:sz w:val="20"/>
                  <w:szCs w:val="20"/>
                </w:rPr>
                <w:t xml:space="preserve">: </w:t>
              </w:r>
            </w:ins>
            <w:ins w:id="978" w:author="BKL" w:date="2026-10-07T09:49:00Z" w16du:dateUtc="2026-10-07T00:49:00Z">
              <w:r w:rsidR="007713A9">
                <w:rPr>
                  <w:rFonts w:ascii="Times New Roman" w:hint="eastAsia"/>
                  <w:sz w:val="20"/>
                  <w:szCs w:val="20"/>
                </w:rPr>
                <w:t>이승근</w:t>
              </w:r>
            </w:ins>
            <w:ins w:id="979" w:author="상훈 김" w:date="2026-10-06T08:39:00Z" w16du:dateUtc="2026-10-05T23:39:00Z">
              <w:del w:id="980" w:author="BKL" w:date="2026-10-07T09:49:00Z" w16du:dateUtc="2026-10-07T00:49:00Z">
                <w:r w:rsidRPr="001B673C" w:rsidDel="007713A9">
                  <w:rPr>
                    <w:rFonts w:ascii="Times New Roman" w:hint="eastAsia"/>
                    <w:sz w:val="20"/>
                    <w:szCs w:val="20"/>
                  </w:rPr>
                  <w:delText>류지석</w:delText>
                </w:r>
              </w:del>
              <w:r w:rsidRPr="001B673C">
                <w:rPr>
                  <w:rFonts w:ascii="Times New Roman" w:hint="eastAsia"/>
                  <w:sz w:val="20"/>
                  <w:szCs w:val="20"/>
                </w:rPr>
                <w:t xml:space="preserve"> </w:t>
              </w:r>
            </w:ins>
            <w:ins w:id="981" w:author="BKL" w:date="2026-10-07T09:49:00Z" w16du:dateUtc="2026-10-07T00:49:00Z">
              <w:r w:rsidR="007713A9">
                <w:rPr>
                  <w:rFonts w:ascii="Times New Roman" w:hint="eastAsia"/>
                  <w:sz w:val="20"/>
                  <w:szCs w:val="20"/>
                </w:rPr>
                <w:t>주임</w:t>
              </w:r>
            </w:ins>
            <w:ins w:id="982" w:author="상훈 김" w:date="2026-10-06T08:39:00Z" w16du:dateUtc="2026-10-05T23:39:00Z">
              <w:del w:id="983" w:author="BKL" w:date="2026-10-07T09:49:00Z" w16du:dateUtc="2026-10-07T00:49:00Z">
                <w:r w:rsidRPr="001B673C" w:rsidDel="007713A9">
                  <w:rPr>
                    <w:rFonts w:ascii="Times New Roman" w:hint="eastAsia"/>
                    <w:sz w:val="20"/>
                    <w:szCs w:val="20"/>
                  </w:rPr>
                  <w:delText>대리</w:delText>
                </w:r>
              </w:del>
            </w:ins>
          </w:p>
          <w:p w14:paraId="677D392A" w14:textId="70AAD5D5" w:rsidR="00162C27" w:rsidRPr="00AE2BBA" w:rsidRDefault="001B673C" w:rsidP="001B673C">
            <w:pPr>
              <w:pStyle w:val="s0"/>
              <w:snapToGrid w:val="0"/>
              <w:spacing w:line="400" w:lineRule="exact"/>
              <w:rPr>
                <w:rFonts w:ascii="Times New Roman"/>
                <w:sz w:val="20"/>
                <w:szCs w:val="20"/>
              </w:rPr>
            </w:pPr>
            <w:ins w:id="984" w:author="상훈 김" w:date="2026-10-06T08:39:00Z" w16du:dateUtc="2026-10-05T23:39:00Z">
              <w:r w:rsidRPr="001B673C">
                <w:rPr>
                  <w:rFonts w:ascii="Times New Roman" w:hint="eastAsia"/>
                  <w:sz w:val="20"/>
                  <w:szCs w:val="20"/>
                </w:rPr>
                <w:t>전자우편</w:t>
              </w:r>
              <w:r w:rsidRPr="001B673C">
                <w:rPr>
                  <w:rFonts w:ascii="Times New Roman" w:hint="eastAsia"/>
                  <w:sz w:val="20"/>
                  <w:szCs w:val="20"/>
                </w:rPr>
                <w:t xml:space="preserve">: </w:t>
              </w:r>
              <w:del w:id="985" w:author="BKL" w:date="2026-10-07T09:49:00Z" w16du:dateUtc="2026-10-07T00:49:00Z">
                <w:r w:rsidRPr="001B673C" w:rsidDel="007713A9">
                  <w:rPr>
                    <w:rFonts w:ascii="Times New Roman" w:hint="eastAsia"/>
                    <w:sz w:val="20"/>
                    <w:szCs w:val="20"/>
                  </w:rPr>
                  <w:delText>ryuu@kiwoomcapital.com</w:delText>
                </w:r>
              </w:del>
            </w:ins>
            <w:ins w:id="986" w:author="BKL" w:date="2026-10-07T09:49:00Z" w16du:dateUtc="2026-10-07T00:49:00Z">
              <w:r w:rsidR="007713A9">
                <w:rPr>
                  <w:rFonts w:ascii="Times New Roman" w:hint="eastAsia"/>
                  <w:sz w:val="20"/>
                  <w:szCs w:val="20"/>
                </w:rPr>
                <w:t>tmd</w:t>
              </w:r>
            </w:ins>
            <w:ins w:id="987" w:author="BKL" w:date="2026-10-07T09:50:00Z" w16du:dateUtc="2026-10-07T00:50:00Z">
              <w:r w:rsidR="007713A9">
                <w:rPr>
                  <w:rFonts w:ascii="Times New Roman" w:hint="eastAsia"/>
                  <w:sz w:val="20"/>
                  <w:szCs w:val="20"/>
                </w:rPr>
                <w:t>283@kiwoomcapital.com</w:t>
              </w:r>
            </w:ins>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4402A465" w:rsidR="00162C27" w:rsidRPr="00AE2BBA" w:rsidRDefault="001B673C" w:rsidP="005F72BA">
            <w:pPr>
              <w:adjustRightInd w:val="0"/>
              <w:snapToGrid w:val="0"/>
              <w:spacing w:line="400" w:lineRule="exact"/>
              <w:jc w:val="center"/>
              <w:rPr>
                <w:rFonts w:ascii="Times New Roman"/>
                <w:kern w:val="0"/>
                <w:szCs w:val="20"/>
              </w:rPr>
            </w:pPr>
            <w:ins w:id="988" w:author="상훈 김" w:date="2026-10-06T08:39:00Z" w16du:dateUtc="2026-10-05T23:39:00Z">
              <w:r>
                <w:rPr>
                  <w:rFonts w:ascii="Times New Roman" w:hint="eastAsia"/>
                  <w:kern w:val="0"/>
                  <w:szCs w:val="20"/>
                </w:rPr>
                <w:t>엠지캐피탈</w:t>
              </w:r>
            </w:ins>
          </w:p>
        </w:tc>
        <w:tc>
          <w:tcPr>
            <w:tcW w:w="5386" w:type="dxa"/>
            <w:vAlign w:val="center"/>
          </w:tcPr>
          <w:p w14:paraId="685F0A61" w14:textId="77777777" w:rsidR="001B673C" w:rsidRPr="001B673C" w:rsidRDefault="001B673C" w:rsidP="001B673C">
            <w:pPr>
              <w:adjustRightInd w:val="0"/>
              <w:snapToGrid w:val="0"/>
              <w:spacing w:line="400" w:lineRule="exact"/>
              <w:jc w:val="left"/>
              <w:rPr>
                <w:ins w:id="989" w:author="상훈 김" w:date="2026-10-06T08:39:00Z" w16du:dateUtc="2026-10-05T23:39:00Z"/>
                <w:rFonts w:ascii="Times New Roman"/>
                <w:kern w:val="0"/>
                <w:szCs w:val="20"/>
              </w:rPr>
            </w:pPr>
            <w:ins w:id="990" w:author="상훈 김" w:date="2026-10-06T08:39:00Z" w16du:dateUtc="2026-10-05T23:39:00Z">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55, MG</w:t>
              </w:r>
              <w:r w:rsidRPr="001B673C">
                <w:rPr>
                  <w:rFonts w:ascii="Times New Roman" w:hint="eastAsia"/>
                  <w:kern w:val="0"/>
                  <w:szCs w:val="20"/>
                </w:rPr>
                <w:t>파이낸스센터</w:t>
              </w:r>
              <w:r w:rsidRPr="001B673C">
                <w:rPr>
                  <w:rFonts w:ascii="Times New Roman" w:hint="eastAsia"/>
                  <w:kern w:val="0"/>
                  <w:szCs w:val="20"/>
                </w:rPr>
                <w:t xml:space="preserve"> 12</w:t>
              </w:r>
              <w:r w:rsidRPr="001B673C">
                <w:rPr>
                  <w:rFonts w:ascii="Times New Roman" w:hint="eastAsia"/>
                  <w:kern w:val="0"/>
                  <w:szCs w:val="20"/>
                </w:rPr>
                <w:t>층</w:t>
              </w:r>
            </w:ins>
          </w:p>
          <w:p w14:paraId="211E1BDC" w14:textId="77777777" w:rsidR="001B673C" w:rsidRPr="001B673C" w:rsidRDefault="001B673C" w:rsidP="001B673C">
            <w:pPr>
              <w:adjustRightInd w:val="0"/>
              <w:snapToGrid w:val="0"/>
              <w:spacing w:line="400" w:lineRule="exact"/>
              <w:jc w:val="left"/>
              <w:rPr>
                <w:ins w:id="991" w:author="상훈 김" w:date="2026-10-06T08:39:00Z" w16du:dateUtc="2026-10-05T23:39:00Z"/>
                <w:rFonts w:ascii="Times New Roman"/>
                <w:kern w:val="0"/>
                <w:szCs w:val="20"/>
              </w:rPr>
            </w:pPr>
            <w:ins w:id="992" w:author="상훈 김" w:date="2026-10-06T08:39:00Z" w16du:dateUtc="2026-10-05T23:39:00Z">
              <w:r w:rsidRPr="001B673C">
                <w:rPr>
                  <w:rFonts w:ascii="Times New Roman" w:hint="eastAsia"/>
                  <w:kern w:val="0"/>
                  <w:szCs w:val="20"/>
                </w:rPr>
                <w:t>전화번호</w:t>
              </w:r>
              <w:r w:rsidRPr="001B673C">
                <w:rPr>
                  <w:rFonts w:ascii="Times New Roman" w:hint="eastAsia"/>
                  <w:kern w:val="0"/>
                  <w:szCs w:val="20"/>
                </w:rPr>
                <w:t>: 02-2200-7423 / 010-5241-8897</w:t>
              </w:r>
            </w:ins>
          </w:p>
          <w:p w14:paraId="1B1F7AA0" w14:textId="77777777" w:rsidR="001B673C" w:rsidRPr="001B673C" w:rsidRDefault="001B673C" w:rsidP="001B673C">
            <w:pPr>
              <w:adjustRightInd w:val="0"/>
              <w:snapToGrid w:val="0"/>
              <w:spacing w:line="400" w:lineRule="exact"/>
              <w:jc w:val="left"/>
              <w:rPr>
                <w:ins w:id="993" w:author="상훈 김" w:date="2026-10-06T08:39:00Z" w16du:dateUtc="2026-10-05T23:39:00Z"/>
                <w:rFonts w:ascii="Times New Roman"/>
                <w:kern w:val="0"/>
                <w:szCs w:val="20"/>
              </w:rPr>
            </w:pPr>
            <w:ins w:id="994" w:author="상훈 김" w:date="2026-10-06T08:39:00Z" w16du:dateUtc="2026-10-05T23:39:00Z">
              <w:r w:rsidRPr="001B673C">
                <w:rPr>
                  <w:rFonts w:ascii="Times New Roman" w:hint="eastAsia"/>
                  <w:kern w:val="0"/>
                  <w:szCs w:val="20"/>
                </w:rPr>
                <w:t>팩스번호</w:t>
              </w:r>
              <w:r w:rsidRPr="001B673C">
                <w:rPr>
                  <w:rFonts w:ascii="Times New Roman" w:hint="eastAsia"/>
                  <w:kern w:val="0"/>
                  <w:szCs w:val="20"/>
                </w:rPr>
                <w:t>: 02-511-3021</w:t>
              </w:r>
            </w:ins>
          </w:p>
          <w:p w14:paraId="21B00C57" w14:textId="77777777" w:rsidR="001B673C" w:rsidRPr="001B673C" w:rsidRDefault="001B673C" w:rsidP="001B673C">
            <w:pPr>
              <w:adjustRightInd w:val="0"/>
              <w:snapToGrid w:val="0"/>
              <w:spacing w:line="400" w:lineRule="exact"/>
              <w:jc w:val="left"/>
              <w:rPr>
                <w:ins w:id="995" w:author="상훈 김" w:date="2026-10-06T08:39:00Z" w16du:dateUtc="2026-10-05T23:39:00Z"/>
                <w:rFonts w:ascii="Times New Roman"/>
                <w:kern w:val="0"/>
                <w:szCs w:val="20"/>
              </w:rPr>
            </w:pPr>
            <w:ins w:id="996" w:author="상훈 김" w:date="2026-10-06T08:39:00Z" w16du:dateUtc="2026-10-05T23:39:00Z">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박소현</w:t>
              </w:r>
              <w:r w:rsidRPr="001B673C">
                <w:rPr>
                  <w:rFonts w:ascii="Times New Roman" w:hint="eastAsia"/>
                  <w:kern w:val="0"/>
                  <w:szCs w:val="20"/>
                </w:rPr>
                <w:t xml:space="preserve"> </w:t>
              </w:r>
              <w:r w:rsidRPr="001B673C">
                <w:rPr>
                  <w:rFonts w:ascii="Times New Roman" w:hint="eastAsia"/>
                  <w:kern w:val="0"/>
                  <w:szCs w:val="20"/>
                </w:rPr>
                <w:t>과장</w:t>
              </w:r>
            </w:ins>
          </w:p>
          <w:p w14:paraId="508E682F" w14:textId="79D632A1" w:rsidR="00162C27" w:rsidRPr="00AE2BBA" w:rsidRDefault="001B673C" w:rsidP="001B673C">
            <w:pPr>
              <w:adjustRightInd w:val="0"/>
              <w:snapToGrid w:val="0"/>
              <w:spacing w:line="400" w:lineRule="exact"/>
              <w:jc w:val="left"/>
              <w:rPr>
                <w:rFonts w:ascii="Times New Roman"/>
                <w:kern w:val="0"/>
                <w:szCs w:val="20"/>
              </w:rPr>
            </w:pPr>
            <w:ins w:id="997" w:author="상훈 김" w:date="2026-10-06T08:39:00Z" w16du:dateUtc="2026-10-05T23:39:00Z">
              <w:r w:rsidRPr="001B673C">
                <w:rPr>
                  <w:rFonts w:ascii="Times New Roman" w:hint="eastAsia"/>
                  <w:kern w:val="0"/>
                  <w:szCs w:val="20"/>
                </w:rPr>
                <w:t>전자우편</w:t>
              </w:r>
              <w:r w:rsidRPr="001B673C">
                <w:rPr>
                  <w:rFonts w:ascii="Times New Roman" w:hint="eastAsia"/>
                  <w:kern w:val="0"/>
                  <w:szCs w:val="20"/>
                </w:rPr>
                <w:t>: sopark@mgcap.co.kr</w:t>
              </w:r>
            </w:ins>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023DA970" w:rsidR="00162C27" w:rsidRPr="00AE2BBA" w:rsidRDefault="002E40F8" w:rsidP="005F72BA">
            <w:pPr>
              <w:adjustRightInd w:val="0"/>
              <w:snapToGrid w:val="0"/>
              <w:spacing w:line="400" w:lineRule="exact"/>
              <w:jc w:val="center"/>
              <w:rPr>
                <w:rFonts w:ascii="Times New Roman"/>
                <w:kern w:val="0"/>
                <w:szCs w:val="20"/>
              </w:rPr>
            </w:pPr>
            <w:ins w:id="998" w:author="상훈 김" w:date="2026-10-06T08:49:00Z" w16du:dateUtc="2026-10-05T23:49:00Z">
              <w:r>
                <w:rPr>
                  <w:rFonts w:ascii="Times New Roman" w:hint="eastAsia"/>
                  <w:kern w:val="0"/>
                  <w:szCs w:val="20"/>
                </w:rPr>
                <w:t>주식회사</w:t>
              </w:r>
              <w:r>
                <w:rPr>
                  <w:rFonts w:ascii="Times New Roman" w:hint="eastAsia"/>
                  <w:kern w:val="0"/>
                  <w:szCs w:val="20"/>
                </w:rPr>
                <w:t xml:space="preserve"> </w:t>
              </w:r>
              <w:r>
                <w:rPr>
                  <w:rFonts w:ascii="Times New Roman" w:hint="eastAsia"/>
                  <w:kern w:val="0"/>
                  <w:szCs w:val="20"/>
                </w:rPr>
                <w:t>디비저축은행</w:t>
              </w:r>
            </w:ins>
          </w:p>
        </w:tc>
        <w:tc>
          <w:tcPr>
            <w:tcW w:w="5386" w:type="dxa"/>
            <w:vAlign w:val="center"/>
          </w:tcPr>
          <w:p w14:paraId="793F51B8" w14:textId="77777777" w:rsidR="001B673C" w:rsidRPr="001B673C" w:rsidRDefault="001B673C" w:rsidP="001B673C">
            <w:pPr>
              <w:adjustRightInd w:val="0"/>
              <w:snapToGrid w:val="0"/>
              <w:spacing w:line="400" w:lineRule="exact"/>
              <w:jc w:val="left"/>
              <w:rPr>
                <w:ins w:id="999" w:author="상훈 김" w:date="2026-10-06T08:39:00Z" w16du:dateUtc="2026-10-05T23:39:00Z"/>
                <w:rFonts w:ascii="Times New Roman"/>
                <w:kern w:val="0"/>
                <w:szCs w:val="20"/>
              </w:rPr>
            </w:pPr>
            <w:ins w:id="1000" w:author="상훈 김" w:date="2026-10-06T08:39:00Z" w16du:dateUtc="2026-10-05T23:39:00Z">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113, </w:t>
              </w:r>
              <w:r w:rsidRPr="001B673C">
                <w:rPr>
                  <w:rFonts w:ascii="Times New Roman" w:hint="eastAsia"/>
                  <w:kern w:val="0"/>
                  <w:szCs w:val="20"/>
                </w:rPr>
                <w:t>다동</w:t>
              </w:r>
            </w:ins>
          </w:p>
          <w:p w14:paraId="0D2EF5EF" w14:textId="77777777" w:rsidR="001B673C" w:rsidRPr="001B673C" w:rsidRDefault="001B673C" w:rsidP="001B673C">
            <w:pPr>
              <w:adjustRightInd w:val="0"/>
              <w:snapToGrid w:val="0"/>
              <w:spacing w:line="400" w:lineRule="exact"/>
              <w:jc w:val="left"/>
              <w:rPr>
                <w:ins w:id="1001" w:author="상훈 김" w:date="2026-10-06T08:39:00Z" w16du:dateUtc="2026-10-05T23:39:00Z"/>
                <w:rFonts w:ascii="Times New Roman"/>
                <w:kern w:val="0"/>
                <w:szCs w:val="20"/>
              </w:rPr>
            </w:pPr>
            <w:ins w:id="1002" w:author="상훈 김" w:date="2026-10-06T08:39:00Z" w16du:dateUtc="2026-10-05T23:39:00Z">
              <w:r w:rsidRPr="001B673C">
                <w:rPr>
                  <w:rFonts w:ascii="Times New Roman" w:hint="eastAsia"/>
                  <w:kern w:val="0"/>
                  <w:szCs w:val="20"/>
                </w:rPr>
                <w:t>전화번호</w:t>
              </w:r>
              <w:r w:rsidRPr="001B673C">
                <w:rPr>
                  <w:rFonts w:ascii="Times New Roman" w:hint="eastAsia"/>
                  <w:kern w:val="0"/>
                  <w:szCs w:val="20"/>
                </w:rPr>
                <w:t>: 02-3705-1759 / 010-4440-4730</w:t>
              </w:r>
            </w:ins>
          </w:p>
          <w:p w14:paraId="5D9D8F7D" w14:textId="77777777" w:rsidR="001B673C" w:rsidRPr="001B673C" w:rsidRDefault="001B673C" w:rsidP="001B673C">
            <w:pPr>
              <w:adjustRightInd w:val="0"/>
              <w:snapToGrid w:val="0"/>
              <w:spacing w:line="400" w:lineRule="exact"/>
              <w:jc w:val="left"/>
              <w:rPr>
                <w:ins w:id="1003" w:author="상훈 김" w:date="2026-10-06T08:39:00Z" w16du:dateUtc="2026-10-05T23:39:00Z"/>
                <w:rFonts w:ascii="Times New Roman"/>
                <w:kern w:val="0"/>
                <w:szCs w:val="20"/>
              </w:rPr>
            </w:pPr>
            <w:ins w:id="1004" w:author="상훈 김" w:date="2026-10-06T08:39:00Z" w16du:dateUtc="2026-10-05T23:39:00Z">
              <w:r w:rsidRPr="001B673C">
                <w:rPr>
                  <w:rFonts w:ascii="Times New Roman" w:hint="eastAsia"/>
                  <w:kern w:val="0"/>
                  <w:szCs w:val="20"/>
                </w:rPr>
                <w:t>팩스번호</w:t>
              </w:r>
              <w:r w:rsidRPr="001B673C">
                <w:rPr>
                  <w:rFonts w:ascii="Times New Roman" w:hint="eastAsia"/>
                  <w:kern w:val="0"/>
                  <w:szCs w:val="20"/>
                </w:rPr>
                <w:t>: 02-3705-1850</w:t>
              </w:r>
            </w:ins>
          </w:p>
          <w:p w14:paraId="00969B0F" w14:textId="77777777" w:rsidR="001B673C" w:rsidRPr="001B673C" w:rsidRDefault="001B673C" w:rsidP="001B673C">
            <w:pPr>
              <w:adjustRightInd w:val="0"/>
              <w:snapToGrid w:val="0"/>
              <w:spacing w:line="400" w:lineRule="exact"/>
              <w:jc w:val="left"/>
              <w:rPr>
                <w:ins w:id="1005" w:author="상훈 김" w:date="2026-10-06T08:39:00Z" w16du:dateUtc="2026-10-05T23:39:00Z"/>
                <w:rFonts w:ascii="Times New Roman"/>
                <w:kern w:val="0"/>
                <w:szCs w:val="20"/>
              </w:rPr>
            </w:pPr>
            <w:ins w:id="1006" w:author="상훈 김" w:date="2026-10-06T08:39:00Z" w16du:dateUtc="2026-10-05T23:39:00Z">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정성범</w:t>
              </w:r>
              <w:r w:rsidRPr="001B673C">
                <w:rPr>
                  <w:rFonts w:ascii="Times New Roman" w:hint="eastAsia"/>
                  <w:kern w:val="0"/>
                  <w:szCs w:val="20"/>
                </w:rPr>
                <w:t xml:space="preserve"> </w:t>
              </w:r>
              <w:r w:rsidRPr="001B673C">
                <w:rPr>
                  <w:rFonts w:ascii="Times New Roman" w:hint="eastAsia"/>
                  <w:kern w:val="0"/>
                  <w:szCs w:val="20"/>
                </w:rPr>
                <w:t>선임</w:t>
              </w:r>
            </w:ins>
          </w:p>
          <w:p w14:paraId="57D32320" w14:textId="2CC75076" w:rsidR="00162C27" w:rsidRPr="00A316C4" w:rsidRDefault="001B673C" w:rsidP="001B673C">
            <w:pPr>
              <w:adjustRightInd w:val="0"/>
              <w:snapToGrid w:val="0"/>
              <w:spacing w:line="400" w:lineRule="exact"/>
              <w:jc w:val="left"/>
              <w:rPr>
                <w:rFonts w:ascii="Times New Roman"/>
                <w:kern w:val="0"/>
                <w:szCs w:val="20"/>
              </w:rPr>
            </w:pPr>
            <w:ins w:id="1007" w:author="상훈 김" w:date="2026-10-06T08:39:00Z" w16du:dateUtc="2026-10-05T23:39:00Z">
              <w:r w:rsidRPr="001B673C">
                <w:rPr>
                  <w:rFonts w:ascii="Times New Roman" w:hint="eastAsia"/>
                  <w:kern w:val="0"/>
                  <w:szCs w:val="20"/>
                </w:rPr>
                <w:t>전자우편</w:t>
              </w:r>
              <w:r w:rsidRPr="001B673C">
                <w:rPr>
                  <w:rFonts w:ascii="Times New Roman" w:hint="eastAsia"/>
                  <w:kern w:val="0"/>
                  <w:szCs w:val="20"/>
                </w:rPr>
                <w:t>: seongbeom4730j@dbgroup.co.kr</w:t>
              </w:r>
            </w:ins>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7BB1B72B"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7BFCDF16" w14:textId="4F46F8BD" w:rsidR="00162C27" w:rsidRPr="00A316C4" w:rsidRDefault="00162C27" w:rsidP="00790DFF">
            <w:pPr>
              <w:adjustRightInd w:val="0"/>
              <w:snapToGrid w:val="0"/>
              <w:spacing w:line="400" w:lineRule="exact"/>
              <w:jc w:val="left"/>
              <w:rPr>
                <w:rFonts w:ascii="Times New Roman"/>
                <w:kern w:val="0"/>
                <w:szCs w:val="20"/>
              </w:rPr>
            </w:pPr>
          </w:p>
        </w:tc>
      </w:tr>
      <w:tr w:rsidR="00162C27" w:rsidRPr="00884E2E" w14:paraId="14E830B1" w14:textId="1C243E50" w:rsidTr="00AE2BBA">
        <w:tc>
          <w:tcPr>
            <w:tcW w:w="846" w:type="dxa"/>
            <w:vAlign w:val="center"/>
          </w:tcPr>
          <w:p w14:paraId="454332AA" w14:textId="400260C2" w:rsidR="00162C27" w:rsidRPr="00AE2BBA" w:rsidRDefault="00162C27" w:rsidP="005F72BA">
            <w:pPr>
              <w:adjustRightInd w:val="0"/>
              <w:snapToGrid w:val="0"/>
              <w:spacing w:line="400" w:lineRule="exact"/>
              <w:jc w:val="center"/>
              <w:rPr>
                <w:rFonts w:ascii="Times New Roman"/>
                <w:kern w:val="0"/>
                <w:szCs w:val="20"/>
              </w:rPr>
            </w:pPr>
            <w:del w:id="1008" w:author="상훈 김" w:date="2026-10-06T08:39:00Z" w16du:dateUtc="2026-10-05T23:39:00Z">
              <w:r w:rsidRPr="00AE2BBA" w:rsidDel="001B673C">
                <w:rPr>
                  <w:rFonts w:ascii="Times New Roman"/>
                  <w:kern w:val="0"/>
                  <w:szCs w:val="20"/>
                </w:rPr>
                <w:delText>5</w:delText>
              </w:r>
            </w:del>
          </w:p>
        </w:tc>
        <w:tc>
          <w:tcPr>
            <w:tcW w:w="2268" w:type="dxa"/>
            <w:vAlign w:val="center"/>
          </w:tcPr>
          <w:p w14:paraId="792113F3" w14:textId="38D0DEDC" w:rsidR="00162C27" w:rsidRPr="00AE2BBA" w:rsidRDefault="00641DA0" w:rsidP="005F72BA">
            <w:pPr>
              <w:adjustRightInd w:val="0"/>
              <w:snapToGrid w:val="0"/>
              <w:spacing w:line="400" w:lineRule="exact"/>
              <w:jc w:val="center"/>
              <w:rPr>
                <w:rFonts w:ascii="Times New Roman"/>
                <w:kern w:val="0"/>
                <w:szCs w:val="20"/>
              </w:rPr>
            </w:pPr>
            <w:del w:id="1009" w:author="상훈 김" w:date="2026-10-06T08:39:00Z" w16du:dateUtc="2026-10-05T23:39:00Z">
              <w:r w:rsidRPr="00641DA0" w:rsidDel="001B673C">
                <w:rPr>
                  <w:rFonts w:ascii="Times New Roman"/>
                  <w:kern w:val="0"/>
                  <w:szCs w:val="20"/>
                </w:rPr>
                <w:delText>중소기업은행</w:delText>
              </w:r>
              <w:r w:rsidRPr="00641DA0" w:rsidDel="001B673C">
                <w:rPr>
                  <w:rFonts w:ascii="Times New Roman"/>
                  <w:kern w:val="0"/>
                  <w:szCs w:val="20"/>
                </w:rPr>
                <w:delText xml:space="preserve"> [KB</w:delText>
              </w:r>
              <w:r w:rsidRPr="00641DA0" w:rsidDel="001B673C">
                <w:rPr>
                  <w:rFonts w:ascii="Times New Roman"/>
                  <w:kern w:val="0"/>
                  <w:szCs w:val="20"/>
                </w:rPr>
                <w:delText>부동산대출일반사모부동산투자신탁제</w:delText>
              </w:r>
              <w:r w:rsidRPr="00641DA0" w:rsidDel="001B673C">
                <w:rPr>
                  <w:rFonts w:ascii="Times New Roman"/>
                  <w:kern w:val="0"/>
                  <w:szCs w:val="20"/>
                </w:rPr>
                <w:delText>1</w:delText>
              </w:r>
              <w:r w:rsidRPr="00641DA0" w:rsidDel="001B673C">
                <w:rPr>
                  <w:rFonts w:ascii="Times New Roman"/>
                  <w:kern w:val="0"/>
                  <w:szCs w:val="20"/>
                </w:rPr>
                <w:delText>호</w:delText>
              </w:r>
              <w:r w:rsidRPr="00641DA0" w:rsidDel="001B673C">
                <w:rPr>
                  <w:rFonts w:ascii="Times New Roman"/>
                  <w:kern w:val="0"/>
                  <w:szCs w:val="20"/>
                </w:rPr>
                <w:delText>(</w:delText>
              </w:r>
              <w:r w:rsidRPr="00641DA0" w:rsidDel="001B673C">
                <w:rPr>
                  <w:rFonts w:ascii="Times New Roman"/>
                  <w:kern w:val="0"/>
                  <w:szCs w:val="20"/>
                </w:rPr>
                <w:delText>전문</w:delText>
              </w:r>
              <w:r w:rsidRPr="00641DA0" w:rsidDel="001B673C">
                <w:rPr>
                  <w:rFonts w:ascii="Times New Roman"/>
                  <w:kern w:val="0"/>
                  <w:szCs w:val="20"/>
                </w:rPr>
                <w:delText>)</w:delText>
              </w:r>
              <w:r w:rsidRPr="00641DA0" w:rsidDel="001B673C">
                <w:rPr>
                  <w:rFonts w:ascii="Times New Roman"/>
                  <w:kern w:val="0"/>
                  <w:szCs w:val="20"/>
                </w:rPr>
                <w:delText>의</w:delText>
              </w:r>
              <w:r w:rsidRPr="00641DA0" w:rsidDel="001B673C">
                <w:rPr>
                  <w:rFonts w:ascii="Times New Roman"/>
                  <w:kern w:val="0"/>
                  <w:szCs w:val="20"/>
                </w:rPr>
                <w:delText xml:space="preserve"> </w:delText>
              </w:r>
              <w:r w:rsidRPr="00641DA0" w:rsidDel="001B673C">
                <w:rPr>
                  <w:rFonts w:ascii="Times New Roman"/>
                  <w:kern w:val="0"/>
                  <w:szCs w:val="20"/>
                </w:rPr>
                <w:delText>신탁업자로서</w:delText>
              </w:r>
              <w:r w:rsidRPr="00641DA0" w:rsidDel="001B673C">
                <w:rPr>
                  <w:rFonts w:ascii="Times New Roman"/>
                  <w:kern w:val="0"/>
                  <w:szCs w:val="20"/>
                </w:rPr>
                <w:delText>]</w:delText>
              </w:r>
            </w:del>
          </w:p>
        </w:tc>
        <w:tc>
          <w:tcPr>
            <w:tcW w:w="5386" w:type="dxa"/>
            <w:vAlign w:val="center"/>
          </w:tcPr>
          <w:p w14:paraId="68FEBD54" w14:textId="3A9D3082" w:rsidR="00162C27" w:rsidRPr="00641DA0" w:rsidDel="001B673C" w:rsidRDefault="00641DA0" w:rsidP="00A316C4">
            <w:pPr>
              <w:pStyle w:val="s0"/>
              <w:rPr>
                <w:del w:id="1010" w:author="상훈 김" w:date="2026-10-06T08:39:00Z" w16du:dateUtc="2026-10-05T23:39:00Z"/>
                <w:rFonts w:ascii="Times New Roman"/>
                <w:sz w:val="20"/>
                <w:szCs w:val="20"/>
              </w:rPr>
            </w:pPr>
            <w:del w:id="1011" w:author="상훈 김" w:date="2026-10-06T08:39:00Z" w16du:dateUtc="2026-10-05T23:39:00Z">
              <w:r w:rsidRPr="00641DA0" w:rsidDel="001B673C">
                <w:rPr>
                  <w:rFonts w:ascii="Times New Roman"/>
                  <w:sz w:val="20"/>
                  <w:szCs w:val="20"/>
                </w:rPr>
                <w:delText>주소</w:delText>
              </w:r>
              <w:r w:rsidRPr="00641DA0" w:rsidDel="001B673C">
                <w:rPr>
                  <w:rFonts w:ascii="Times New Roman"/>
                  <w:sz w:val="20"/>
                  <w:szCs w:val="20"/>
                </w:rPr>
                <w:delText xml:space="preserve"> : </w:delText>
              </w:r>
              <w:r w:rsidRPr="00641DA0" w:rsidDel="001B673C">
                <w:rPr>
                  <w:rFonts w:ascii="Times New Roman"/>
                  <w:sz w:val="20"/>
                  <w:szCs w:val="20"/>
                </w:rPr>
                <w:delText>서울특별시</w:delText>
              </w:r>
              <w:r w:rsidRPr="00641DA0" w:rsidDel="001B673C">
                <w:rPr>
                  <w:rFonts w:ascii="Times New Roman"/>
                  <w:sz w:val="20"/>
                  <w:szCs w:val="20"/>
                </w:rPr>
                <w:delText xml:space="preserve"> </w:delText>
              </w:r>
              <w:r w:rsidRPr="00641DA0" w:rsidDel="001B673C">
                <w:rPr>
                  <w:rFonts w:ascii="Times New Roman"/>
                  <w:sz w:val="20"/>
                  <w:szCs w:val="20"/>
                </w:rPr>
                <w:delText>중구</w:delText>
              </w:r>
              <w:r w:rsidRPr="00641DA0" w:rsidDel="001B673C">
                <w:rPr>
                  <w:rFonts w:ascii="Times New Roman"/>
                  <w:sz w:val="20"/>
                  <w:szCs w:val="20"/>
                </w:rPr>
                <w:delText xml:space="preserve"> </w:delText>
              </w:r>
              <w:r w:rsidRPr="00641DA0" w:rsidDel="001B673C">
                <w:rPr>
                  <w:rFonts w:ascii="Times New Roman"/>
                  <w:sz w:val="20"/>
                  <w:szCs w:val="20"/>
                </w:rPr>
                <w:delText>을지로</w:delText>
              </w:r>
              <w:r w:rsidRPr="00641DA0" w:rsidDel="001B673C">
                <w:rPr>
                  <w:rFonts w:ascii="Times New Roman"/>
                  <w:sz w:val="20"/>
                  <w:szCs w:val="20"/>
                </w:rPr>
                <w:delText xml:space="preserve"> 82</w:delText>
              </w:r>
            </w:del>
          </w:p>
          <w:p w14:paraId="530F1EF1" w14:textId="22D3BF42" w:rsidR="00641DA0" w:rsidRPr="00641DA0" w:rsidDel="001B673C" w:rsidRDefault="00641DA0" w:rsidP="00A316C4">
            <w:pPr>
              <w:pStyle w:val="s0"/>
              <w:rPr>
                <w:del w:id="1012" w:author="상훈 김" w:date="2026-10-06T08:39:00Z" w16du:dateUtc="2026-10-05T23:39:00Z"/>
                <w:rFonts w:ascii="Times New Roman"/>
                <w:sz w:val="20"/>
                <w:szCs w:val="20"/>
              </w:rPr>
            </w:pPr>
            <w:del w:id="1013" w:author="상훈 김" w:date="2026-10-06T08:39:00Z" w16du:dateUtc="2026-10-05T23:39:00Z">
              <w:r w:rsidRPr="00641DA0" w:rsidDel="001B673C">
                <w:rPr>
                  <w:rFonts w:ascii="Times New Roman"/>
                  <w:sz w:val="20"/>
                  <w:szCs w:val="20"/>
                </w:rPr>
                <w:delText>전화번호</w:delText>
              </w:r>
              <w:r w:rsidRPr="00641DA0" w:rsidDel="001B673C">
                <w:rPr>
                  <w:rFonts w:ascii="Times New Roman"/>
                  <w:sz w:val="20"/>
                  <w:szCs w:val="20"/>
                </w:rPr>
                <w:delText xml:space="preserve"> : 02-2031-5406</w:delText>
              </w:r>
            </w:del>
          </w:p>
          <w:p w14:paraId="7BDA77BD" w14:textId="6C6C5012" w:rsidR="00641DA0" w:rsidRPr="00641DA0" w:rsidDel="001B673C" w:rsidRDefault="00641DA0" w:rsidP="00A316C4">
            <w:pPr>
              <w:pStyle w:val="s0"/>
              <w:rPr>
                <w:del w:id="1014" w:author="상훈 김" w:date="2026-10-06T08:39:00Z" w16du:dateUtc="2026-10-05T23:39:00Z"/>
                <w:rFonts w:ascii="Times New Roman"/>
                <w:sz w:val="20"/>
                <w:szCs w:val="20"/>
              </w:rPr>
            </w:pPr>
            <w:del w:id="1015" w:author="상훈 김" w:date="2026-10-06T08:39:00Z" w16du:dateUtc="2026-10-05T23:39:00Z">
              <w:r w:rsidRPr="00641DA0" w:rsidDel="001B673C">
                <w:rPr>
                  <w:rFonts w:ascii="Times New Roman"/>
                  <w:sz w:val="20"/>
                  <w:szCs w:val="20"/>
                </w:rPr>
                <w:delText>팩스번호</w:delText>
              </w:r>
              <w:r w:rsidRPr="00641DA0" w:rsidDel="001B673C">
                <w:rPr>
                  <w:rFonts w:ascii="Times New Roman"/>
                  <w:sz w:val="20"/>
                  <w:szCs w:val="20"/>
                </w:rPr>
                <w:delText xml:space="preserve"> : 0505-075-0867</w:delText>
              </w:r>
            </w:del>
          </w:p>
          <w:p w14:paraId="5A2AD064" w14:textId="069B8EDB" w:rsidR="00641DA0" w:rsidRPr="00641DA0" w:rsidDel="001B673C" w:rsidRDefault="00641DA0" w:rsidP="00A316C4">
            <w:pPr>
              <w:pStyle w:val="s0"/>
              <w:rPr>
                <w:del w:id="1016" w:author="상훈 김" w:date="2026-10-06T08:39:00Z" w16du:dateUtc="2026-10-05T23:39:00Z"/>
                <w:rFonts w:ascii="Times New Roman"/>
                <w:sz w:val="20"/>
                <w:szCs w:val="20"/>
              </w:rPr>
            </w:pPr>
            <w:del w:id="1017" w:author="상훈 김" w:date="2026-10-06T08:39:00Z" w16du:dateUtc="2026-10-05T23:39:00Z">
              <w:r w:rsidRPr="00641DA0" w:rsidDel="001B673C">
                <w:rPr>
                  <w:rFonts w:ascii="Times New Roman"/>
                  <w:sz w:val="20"/>
                  <w:szCs w:val="20"/>
                </w:rPr>
                <w:delText>담당자</w:delText>
              </w:r>
              <w:r w:rsidRPr="00641DA0" w:rsidDel="001B673C">
                <w:rPr>
                  <w:rFonts w:ascii="Times New Roman"/>
                  <w:sz w:val="20"/>
                  <w:szCs w:val="20"/>
                </w:rPr>
                <w:delText xml:space="preserve"> : </w:delText>
              </w:r>
              <w:r w:rsidRPr="00641DA0" w:rsidDel="001B673C">
                <w:rPr>
                  <w:rFonts w:ascii="Times New Roman"/>
                  <w:sz w:val="20"/>
                  <w:szCs w:val="20"/>
                </w:rPr>
                <w:delText>수탁사업부</w:delText>
              </w:r>
            </w:del>
          </w:p>
          <w:p w14:paraId="050749B1" w14:textId="3553E532" w:rsidR="00641DA0" w:rsidRPr="00790DFF" w:rsidRDefault="00641DA0" w:rsidP="00A316C4">
            <w:pPr>
              <w:pStyle w:val="s0"/>
              <w:rPr>
                <w:rFonts w:ascii="Times New Roman"/>
                <w:szCs w:val="20"/>
              </w:rPr>
            </w:pPr>
            <w:del w:id="1018" w:author="상훈 김" w:date="2026-10-06T08:39:00Z" w16du:dateUtc="2026-10-05T23:39:00Z">
              <w:r w:rsidRPr="00641DA0" w:rsidDel="001B673C">
                <w:rPr>
                  <w:rFonts w:ascii="Times New Roman"/>
                  <w:sz w:val="20"/>
                  <w:szCs w:val="20"/>
                </w:rPr>
                <w:delText>전자우편</w:delText>
              </w:r>
              <w:r w:rsidRPr="00641DA0" w:rsidDel="001B673C">
                <w:rPr>
                  <w:rFonts w:ascii="Times New Roman"/>
                  <w:sz w:val="20"/>
                  <w:szCs w:val="20"/>
                </w:rPr>
                <w:delText xml:space="preserve"> : trustibk@ibk.co.kr</w:delText>
              </w:r>
            </w:del>
          </w:p>
        </w:tc>
      </w:tr>
      <w:tr w:rsidR="00162C27" w:rsidRPr="00884E2E" w14:paraId="50C0869E" w14:textId="77777777" w:rsidTr="00AE2BBA">
        <w:tc>
          <w:tcPr>
            <w:tcW w:w="846" w:type="dxa"/>
            <w:vAlign w:val="center"/>
          </w:tcPr>
          <w:p w14:paraId="759516AA" w14:textId="1BF5456A" w:rsidR="00162C27" w:rsidRPr="00AE2BBA" w:rsidRDefault="00162C27" w:rsidP="005F72BA">
            <w:pPr>
              <w:adjustRightInd w:val="0"/>
              <w:snapToGrid w:val="0"/>
              <w:spacing w:line="400" w:lineRule="exact"/>
              <w:jc w:val="center"/>
              <w:rPr>
                <w:rFonts w:ascii="Times New Roman"/>
                <w:kern w:val="0"/>
                <w:szCs w:val="20"/>
              </w:rPr>
            </w:pPr>
            <w:del w:id="1019" w:author="상훈 김" w:date="2026-10-06T08:39:00Z" w16du:dateUtc="2026-10-05T23:39:00Z">
              <w:r w:rsidRPr="00AE2BBA" w:rsidDel="001B673C">
                <w:rPr>
                  <w:rFonts w:ascii="Times New Roman"/>
                  <w:kern w:val="0"/>
                  <w:szCs w:val="20"/>
                </w:rPr>
                <w:lastRenderedPageBreak/>
                <w:delText>6</w:delText>
              </w:r>
            </w:del>
          </w:p>
        </w:tc>
        <w:tc>
          <w:tcPr>
            <w:tcW w:w="2268" w:type="dxa"/>
            <w:vAlign w:val="center"/>
          </w:tcPr>
          <w:p w14:paraId="1EA860FA" w14:textId="1E0409B6" w:rsidR="00162C27" w:rsidRPr="00AE2BBA" w:rsidRDefault="00641DA0" w:rsidP="005F72BA">
            <w:pPr>
              <w:adjustRightInd w:val="0"/>
              <w:snapToGrid w:val="0"/>
              <w:spacing w:line="400" w:lineRule="exact"/>
              <w:jc w:val="center"/>
              <w:rPr>
                <w:rFonts w:ascii="Times New Roman"/>
                <w:kern w:val="0"/>
                <w:szCs w:val="20"/>
              </w:rPr>
            </w:pPr>
            <w:del w:id="1020" w:author="상훈 김" w:date="2026-10-06T08:39:00Z" w16du:dateUtc="2026-10-05T23:39:00Z">
              <w:r w:rsidRPr="00641DA0" w:rsidDel="001B673C">
                <w:rPr>
                  <w:rFonts w:ascii="Times New Roman"/>
                  <w:kern w:val="0"/>
                  <w:szCs w:val="20"/>
                </w:rPr>
                <w:delText>케이비자산운용㈜</w:delText>
              </w:r>
              <w:r w:rsidRPr="00641DA0" w:rsidDel="001B673C">
                <w:rPr>
                  <w:rFonts w:ascii="Times New Roman"/>
                  <w:kern w:val="0"/>
                  <w:szCs w:val="20"/>
                </w:rPr>
                <w:delText xml:space="preserve"> [KB</w:delText>
              </w:r>
              <w:r w:rsidRPr="00641DA0" w:rsidDel="001B673C">
                <w:rPr>
                  <w:rFonts w:ascii="Times New Roman"/>
                  <w:kern w:val="0"/>
                  <w:szCs w:val="20"/>
                </w:rPr>
                <w:delText>부동산대출일반사모부동산투자신탁제</w:delText>
              </w:r>
              <w:r w:rsidRPr="00641DA0" w:rsidDel="001B673C">
                <w:rPr>
                  <w:rFonts w:ascii="Times New Roman"/>
                  <w:kern w:val="0"/>
                  <w:szCs w:val="20"/>
                </w:rPr>
                <w:delText>1</w:delText>
              </w:r>
              <w:r w:rsidRPr="00641DA0" w:rsidDel="001B673C">
                <w:rPr>
                  <w:rFonts w:ascii="Times New Roman"/>
                  <w:kern w:val="0"/>
                  <w:szCs w:val="20"/>
                </w:rPr>
                <w:delText>호</w:delText>
              </w:r>
              <w:r w:rsidRPr="00641DA0" w:rsidDel="001B673C">
                <w:rPr>
                  <w:rFonts w:ascii="Times New Roman"/>
                  <w:kern w:val="0"/>
                  <w:szCs w:val="20"/>
                </w:rPr>
                <w:delText>(</w:delText>
              </w:r>
              <w:r w:rsidRPr="00641DA0" w:rsidDel="001B673C">
                <w:rPr>
                  <w:rFonts w:ascii="Times New Roman"/>
                  <w:kern w:val="0"/>
                  <w:szCs w:val="20"/>
                </w:rPr>
                <w:delText>전문</w:delText>
              </w:r>
              <w:r w:rsidRPr="00641DA0" w:rsidDel="001B673C">
                <w:rPr>
                  <w:rFonts w:ascii="Times New Roman"/>
                  <w:kern w:val="0"/>
                  <w:szCs w:val="20"/>
                </w:rPr>
                <w:delText>)</w:delText>
              </w:r>
              <w:r w:rsidRPr="00641DA0" w:rsidDel="001B673C">
                <w:rPr>
                  <w:rFonts w:ascii="Times New Roman"/>
                  <w:kern w:val="0"/>
                  <w:szCs w:val="20"/>
                </w:rPr>
                <w:delText>의</w:delText>
              </w:r>
              <w:r w:rsidRPr="00641DA0" w:rsidDel="001B673C">
                <w:rPr>
                  <w:rFonts w:ascii="Times New Roman"/>
                  <w:kern w:val="0"/>
                  <w:szCs w:val="20"/>
                </w:rPr>
                <w:delText xml:space="preserve"> </w:delText>
              </w:r>
              <w:r w:rsidRPr="00641DA0" w:rsidDel="001B673C">
                <w:rPr>
                  <w:rFonts w:ascii="Times New Roman"/>
                  <w:kern w:val="0"/>
                  <w:szCs w:val="20"/>
                </w:rPr>
                <w:delText>집합투자업자로서</w:delText>
              </w:r>
              <w:r w:rsidRPr="00641DA0" w:rsidDel="001B673C">
                <w:rPr>
                  <w:rFonts w:ascii="Times New Roman"/>
                  <w:kern w:val="0"/>
                  <w:szCs w:val="20"/>
                </w:rPr>
                <w:delText>]</w:delText>
              </w:r>
            </w:del>
          </w:p>
        </w:tc>
        <w:tc>
          <w:tcPr>
            <w:tcW w:w="5386" w:type="dxa"/>
            <w:vAlign w:val="center"/>
          </w:tcPr>
          <w:p w14:paraId="3743BF43" w14:textId="61D20FB1" w:rsidR="00641DA0" w:rsidRPr="00641DA0" w:rsidDel="001B673C" w:rsidRDefault="00641DA0" w:rsidP="00641DA0">
            <w:pPr>
              <w:pStyle w:val="s0"/>
              <w:rPr>
                <w:del w:id="1021" w:author="상훈 김" w:date="2026-10-06T08:39:00Z" w16du:dateUtc="2026-10-05T23:39:00Z"/>
                <w:rFonts w:ascii="Times New Roman"/>
                <w:sz w:val="20"/>
                <w:szCs w:val="20"/>
              </w:rPr>
            </w:pPr>
            <w:del w:id="1022" w:author="상훈 김" w:date="2026-10-06T08:39:00Z" w16du:dateUtc="2026-10-05T23:39:00Z">
              <w:r w:rsidRPr="00641DA0" w:rsidDel="001B673C">
                <w:rPr>
                  <w:rFonts w:ascii="Times New Roman"/>
                  <w:sz w:val="20"/>
                  <w:szCs w:val="20"/>
                </w:rPr>
                <w:delText>주소</w:delText>
              </w:r>
              <w:r w:rsidRPr="00641DA0" w:rsidDel="001B673C">
                <w:rPr>
                  <w:rFonts w:ascii="Times New Roman"/>
                  <w:sz w:val="20"/>
                  <w:szCs w:val="20"/>
                </w:rPr>
                <w:delText xml:space="preserve"> : </w:delText>
              </w:r>
              <w:r w:rsidRPr="00641DA0" w:rsidDel="001B673C">
                <w:rPr>
                  <w:rFonts w:ascii="Times New Roman"/>
                  <w:sz w:val="20"/>
                  <w:szCs w:val="20"/>
                </w:rPr>
                <w:delText>서울특별시</w:delText>
              </w:r>
              <w:r w:rsidRPr="00641DA0" w:rsidDel="001B673C">
                <w:rPr>
                  <w:rFonts w:ascii="Times New Roman"/>
                  <w:sz w:val="20"/>
                  <w:szCs w:val="20"/>
                </w:rPr>
                <w:delText xml:space="preserve"> </w:delText>
              </w:r>
              <w:r w:rsidRPr="00641DA0" w:rsidDel="001B673C">
                <w:rPr>
                  <w:rFonts w:ascii="Times New Roman"/>
                  <w:sz w:val="20"/>
                  <w:szCs w:val="20"/>
                </w:rPr>
                <w:delText>영등포구</w:delText>
              </w:r>
              <w:r w:rsidRPr="00641DA0" w:rsidDel="001B673C">
                <w:rPr>
                  <w:rFonts w:ascii="Times New Roman"/>
                  <w:sz w:val="20"/>
                  <w:szCs w:val="20"/>
                </w:rPr>
                <w:delText xml:space="preserve"> </w:delText>
              </w:r>
              <w:r w:rsidRPr="00641DA0" w:rsidDel="001B673C">
                <w:rPr>
                  <w:rFonts w:ascii="Times New Roman"/>
                  <w:sz w:val="20"/>
                  <w:szCs w:val="20"/>
                </w:rPr>
                <w:delText>국제금융로</w:delText>
              </w:r>
              <w:r w:rsidRPr="00641DA0" w:rsidDel="001B673C">
                <w:rPr>
                  <w:rFonts w:ascii="Times New Roman"/>
                  <w:sz w:val="20"/>
                  <w:szCs w:val="20"/>
                </w:rPr>
                <w:delText xml:space="preserve"> 10, 3IFC 40</w:delText>
              </w:r>
              <w:r w:rsidRPr="00641DA0" w:rsidDel="001B673C">
                <w:rPr>
                  <w:rFonts w:ascii="Times New Roman"/>
                  <w:sz w:val="20"/>
                  <w:szCs w:val="20"/>
                </w:rPr>
                <w:delText>층</w:delText>
              </w:r>
            </w:del>
          </w:p>
          <w:p w14:paraId="3D0D418D" w14:textId="061DAB97" w:rsidR="00641DA0" w:rsidRPr="00641DA0" w:rsidDel="001B673C" w:rsidRDefault="00641DA0" w:rsidP="00641DA0">
            <w:pPr>
              <w:pStyle w:val="s0"/>
              <w:rPr>
                <w:del w:id="1023" w:author="상훈 김" w:date="2026-10-06T08:39:00Z" w16du:dateUtc="2026-10-05T23:39:00Z"/>
                <w:rFonts w:ascii="Times New Roman"/>
                <w:sz w:val="20"/>
                <w:szCs w:val="20"/>
              </w:rPr>
            </w:pPr>
            <w:del w:id="1024" w:author="상훈 김" w:date="2026-10-06T08:39:00Z" w16du:dateUtc="2026-10-05T23:39:00Z">
              <w:r w:rsidRPr="00641DA0" w:rsidDel="001B673C">
                <w:rPr>
                  <w:rFonts w:ascii="Times New Roman"/>
                  <w:sz w:val="20"/>
                  <w:szCs w:val="20"/>
                </w:rPr>
                <w:delText>전화번호</w:delText>
              </w:r>
              <w:r w:rsidRPr="00641DA0" w:rsidDel="001B673C">
                <w:rPr>
                  <w:rFonts w:ascii="Times New Roman"/>
                  <w:sz w:val="20"/>
                  <w:szCs w:val="20"/>
                </w:rPr>
                <w:delText xml:space="preserve"> : 02-2163-5649</w:delText>
              </w:r>
            </w:del>
          </w:p>
          <w:p w14:paraId="40988F12" w14:textId="17AEFFBF" w:rsidR="00641DA0" w:rsidRPr="00641DA0" w:rsidDel="001B673C" w:rsidRDefault="00641DA0" w:rsidP="00641DA0">
            <w:pPr>
              <w:pStyle w:val="s0"/>
              <w:rPr>
                <w:del w:id="1025" w:author="상훈 김" w:date="2026-10-06T08:39:00Z" w16du:dateUtc="2026-10-05T23:39:00Z"/>
                <w:rFonts w:ascii="Times New Roman"/>
                <w:sz w:val="20"/>
                <w:szCs w:val="20"/>
              </w:rPr>
            </w:pPr>
            <w:del w:id="1026" w:author="상훈 김" w:date="2026-10-06T08:39:00Z" w16du:dateUtc="2026-10-05T23:39:00Z">
              <w:r w:rsidRPr="00641DA0" w:rsidDel="001B673C">
                <w:rPr>
                  <w:rFonts w:ascii="Times New Roman"/>
                  <w:sz w:val="20"/>
                  <w:szCs w:val="20"/>
                </w:rPr>
                <w:delText>팩스번호</w:delText>
              </w:r>
              <w:r w:rsidRPr="00641DA0" w:rsidDel="001B673C">
                <w:rPr>
                  <w:rFonts w:ascii="Times New Roman"/>
                  <w:sz w:val="20"/>
                  <w:szCs w:val="20"/>
                </w:rPr>
                <w:delText xml:space="preserve"> : 02-761-3211</w:delText>
              </w:r>
            </w:del>
          </w:p>
          <w:p w14:paraId="37B57F01" w14:textId="700E0103" w:rsidR="00641DA0" w:rsidRPr="00641DA0" w:rsidDel="001B673C" w:rsidRDefault="00641DA0" w:rsidP="00641DA0">
            <w:pPr>
              <w:pStyle w:val="s0"/>
              <w:rPr>
                <w:del w:id="1027" w:author="상훈 김" w:date="2026-10-06T08:39:00Z" w16du:dateUtc="2026-10-05T23:39:00Z"/>
                <w:rFonts w:ascii="Times New Roman"/>
                <w:sz w:val="20"/>
                <w:szCs w:val="20"/>
              </w:rPr>
            </w:pPr>
            <w:del w:id="1028" w:author="상훈 김" w:date="2026-10-06T08:39:00Z" w16du:dateUtc="2026-10-05T23:39:00Z">
              <w:r w:rsidRPr="00641DA0" w:rsidDel="001B673C">
                <w:rPr>
                  <w:rFonts w:ascii="Times New Roman"/>
                  <w:sz w:val="20"/>
                  <w:szCs w:val="20"/>
                </w:rPr>
                <w:delText>담당자</w:delText>
              </w:r>
              <w:r w:rsidRPr="00641DA0" w:rsidDel="001B673C">
                <w:rPr>
                  <w:rFonts w:ascii="Times New Roman"/>
                  <w:sz w:val="20"/>
                  <w:szCs w:val="20"/>
                </w:rPr>
                <w:delText xml:space="preserve"> : </w:delText>
              </w:r>
              <w:r w:rsidRPr="00641DA0" w:rsidDel="001B673C">
                <w:rPr>
                  <w:rFonts w:ascii="Times New Roman"/>
                  <w:sz w:val="20"/>
                  <w:szCs w:val="20"/>
                </w:rPr>
                <w:delText>정창훈</w:delText>
              </w:r>
              <w:r w:rsidRPr="00641DA0" w:rsidDel="001B673C">
                <w:rPr>
                  <w:rFonts w:ascii="Times New Roman"/>
                  <w:sz w:val="20"/>
                  <w:szCs w:val="20"/>
                </w:rPr>
                <w:delText xml:space="preserve"> </w:delText>
              </w:r>
              <w:r w:rsidRPr="00641DA0" w:rsidDel="001B673C">
                <w:rPr>
                  <w:rFonts w:ascii="Times New Roman"/>
                  <w:sz w:val="20"/>
                  <w:szCs w:val="20"/>
                </w:rPr>
                <w:delText>수석</w:delText>
              </w:r>
            </w:del>
          </w:p>
          <w:p w14:paraId="3C9D202D" w14:textId="68E6D3A6" w:rsidR="00162C27" w:rsidRPr="00790DFF" w:rsidRDefault="00641DA0" w:rsidP="00641DA0">
            <w:pPr>
              <w:pStyle w:val="s0"/>
              <w:rPr>
                <w:rFonts w:ascii="Times New Roman"/>
                <w:szCs w:val="20"/>
              </w:rPr>
            </w:pPr>
            <w:del w:id="1029" w:author="상훈 김" w:date="2026-10-06T08:39:00Z" w16du:dateUtc="2026-10-05T23:39:00Z">
              <w:r w:rsidRPr="00641DA0" w:rsidDel="001B673C">
                <w:rPr>
                  <w:rFonts w:ascii="Times New Roman"/>
                  <w:sz w:val="20"/>
                  <w:szCs w:val="20"/>
                </w:rPr>
                <w:delText>전자우편</w:delText>
              </w:r>
              <w:r w:rsidRPr="00641DA0" w:rsidDel="001B673C">
                <w:rPr>
                  <w:rFonts w:ascii="Times New Roman"/>
                  <w:sz w:val="20"/>
                  <w:szCs w:val="20"/>
                </w:rPr>
                <w:delText xml:space="preserve"> : </w:delText>
              </w:r>
              <w:r w:rsidR="003C43CF" w:rsidDel="001B673C">
                <w:fldChar w:fldCharType="begin"/>
              </w:r>
              <w:r w:rsidR="003C43CF" w:rsidDel="001B673C">
                <w:delInstrText>HYPERLINK "mailto:changhun.jeong@kbfg.com"</w:delInstrText>
              </w:r>
              <w:r w:rsidR="003C43CF" w:rsidDel="001B673C">
                <w:fldChar w:fldCharType="separate"/>
              </w:r>
              <w:r w:rsidR="003C43CF" w:rsidRPr="00823671" w:rsidDel="001B673C">
                <w:rPr>
                  <w:rStyle w:val="af3"/>
                  <w:rFonts w:ascii="Times New Roman"/>
                  <w:sz w:val="20"/>
                  <w:szCs w:val="20"/>
                </w:rPr>
                <w:delText>changhun.jeong@kbfg.com</w:delText>
              </w:r>
              <w:r w:rsidR="003C43CF" w:rsidDel="001B673C">
                <w:fldChar w:fldCharType="end"/>
              </w:r>
            </w:del>
          </w:p>
        </w:tc>
      </w:tr>
      <w:tr w:rsidR="00162C27" w:rsidRPr="00884E2E" w14:paraId="71CF1B96" w14:textId="77777777" w:rsidTr="00AE2BBA">
        <w:tc>
          <w:tcPr>
            <w:tcW w:w="846" w:type="dxa"/>
            <w:vAlign w:val="center"/>
          </w:tcPr>
          <w:p w14:paraId="315B20F6" w14:textId="669BEF7C"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0EBCEC47"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1505330A" w14:textId="18ECCC58" w:rsidR="00162C27" w:rsidRPr="00AE2BBA" w:rsidRDefault="00162C27" w:rsidP="00AE2BBA">
            <w:pPr>
              <w:adjustRightInd w:val="0"/>
              <w:snapToGrid w:val="0"/>
              <w:spacing w:line="400" w:lineRule="exact"/>
              <w:jc w:val="left"/>
              <w:rPr>
                <w:rFonts w:ascii="Times New Roman"/>
                <w:kern w:val="0"/>
                <w:szCs w:val="20"/>
              </w:rPr>
            </w:pPr>
          </w:p>
        </w:tc>
      </w:tr>
      <w:bookmarkEnd w:id="959"/>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1030" w:name="_Toc191645714"/>
      <w:bookmarkStart w:id="1031" w:name="_Toc240898133"/>
      <w:bookmarkStart w:id="1032" w:name="_Toc242301877"/>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1030"/>
      <w:bookmarkEnd w:id="1031"/>
      <w:bookmarkEnd w:id="1032"/>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1033" w:name="_Toc191645715"/>
      <w:bookmarkStart w:id="1034" w:name="_Toc240898134"/>
      <w:bookmarkStart w:id="1035" w:name="_Toc242301878"/>
      <w:r w:rsidRPr="00413874">
        <w:rPr>
          <w:rFonts w:eastAsia="바탕"/>
          <w:bCs/>
          <w:sz w:val="28"/>
          <w:szCs w:val="28"/>
        </w:rPr>
        <w:t>인출요청서</w:t>
      </w:r>
      <w:bookmarkEnd w:id="1033"/>
      <w:bookmarkEnd w:id="1034"/>
      <w:bookmarkEnd w:id="1035"/>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1036" w:name="_Toc191645720"/>
      <w:bookmarkStart w:id="1037" w:name="_Toc240898135"/>
      <w:bookmarkStart w:id="1038" w:name="_Toc242301879"/>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1036"/>
      <w:bookmarkEnd w:id="1037"/>
      <w:bookmarkEnd w:id="1038"/>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1039" w:name="_Toc191645721"/>
      <w:bookmarkStart w:id="1040" w:name="_Toc240898136"/>
      <w:bookmarkStart w:id="1041" w:name="_Toc242301880"/>
      <w:r w:rsidRPr="00413874">
        <w:rPr>
          <w:rFonts w:eastAsia="바탕"/>
          <w:bCs/>
          <w:sz w:val="28"/>
          <w:szCs w:val="28"/>
        </w:rPr>
        <w:t>여신거래기본약관</w:t>
      </w:r>
      <w:bookmarkEnd w:id="1039"/>
      <w:bookmarkEnd w:id="1040"/>
      <w:bookmarkEnd w:id="1041"/>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1042" w:name="_Toc149756351"/>
      <w:bookmarkStart w:id="1043" w:name="_Toc149756917"/>
      <w:bookmarkStart w:id="1044" w:name="_Toc149765004"/>
      <w:bookmarkStart w:id="1045" w:name="_Toc149767803"/>
      <w:bookmarkStart w:id="1046" w:name="_Toc175541198"/>
      <w:bookmarkStart w:id="1047" w:name="_Toc175541220"/>
      <w:bookmarkStart w:id="1048" w:name="_Toc175541242"/>
      <w:bookmarkStart w:id="1049" w:name="_Toc175541349"/>
      <w:bookmarkStart w:id="1050" w:name="_Toc175541855"/>
      <w:bookmarkStart w:id="1051" w:name="_Toc175542585"/>
      <w:bookmarkStart w:id="1052" w:name="_Toc175553949"/>
      <w:bookmarkStart w:id="1053" w:name="_Toc175541199"/>
      <w:bookmarkStart w:id="1054" w:name="_Toc175541221"/>
      <w:bookmarkStart w:id="1055" w:name="_Toc175541243"/>
      <w:bookmarkStart w:id="1056" w:name="_Toc175541350"/>
      <w:bookmarkStart w:id="1057" w:name="_Toc175541856"/>
      <w:bookmarkStart w:id="1058" w:name="_Toc175542586"/>
      <w:bookmarkStart w:id="1059" w:name="_Toc175553950"/>
      <w:bookmarkStart w:id="1060" w:name="_Toc175541201"/>
      <w:bookmarkStart w:id="1061" w:name="_Toc175541223"/>
      <w:bookmarkStart w:id="1062" w:name="_Toc175541245"/>
      <w:bookmarkStart w:id="1063" w:name="_Toc175541352"/>
      <w:bookmarkStart w:id="1064" w:name="_Toc175541858"/>
      <w:bookmarkStart w:id="1065" w:name="_Toc175542588"/>
      <w:bookmarkStart w:id="1066" w:name="_Toc175553952"/>
      <w:bookmarkStart w:id="1067" w:name="_Toc165220219"/>
      <w:bookmarkStart w:id="1068" w:name="_Toc165220220"/>
      <w:bookmarkStart w:id="1069" w:name="_Toc165220221"/>
      <w:bookmarkStart w:id="1070" w:name="_Toc165220222"/>
      <w:bookmarkStart w:id="1071" w:name="_Toc165220223"/>
      <w:bookmarkStart w:id="1072" w:name="_Toc149767817"/>
      <w:bookmarkStart w:id="1073" w:name="_Toc149767818"/>
      <w:bookmarkStart w:id="1074" w:name="_Toc149767820"/>
      <w:bookmarkStart w:id="1075" w:name="_Toc149767822"/>
      <w:bookmarkStart w:id="1076" w:name="_Toc149767823"/>
      <w:bookmarkStart w:id="1077" w:name="_Toc149767824"/>
      <w:bookmarkStart w:id="1078" w:name="_Toc149767825"/>
      <w:bookmarkStart w:id="1079" w:name="_Toc149767826"/>
      <w:bookmarkStart w:id="1080" w:name="_Toc149767827"/>
      <w:bookmarkStart w:id="1081" w:name="_Toc149767828"/>
      <w:bookmarkStart w:id="1082" w:name="_Toc149767829"/>
      <w:bookmarkStart w:id="1083" w:name="_Toc149767830"/>
      <w:bookmarkStart w:id="1084" w:name="_Toc149767831"/>
      <w:bookmarkStart w:id="1085" w:name="_Toc149767832"/>
      <w:bookmarkStart w:id="1086" w:name="_Toc149767833"/>
      <w:bookmarkStart w:id="1087" w:name="_Toc149767834"/>
      <w:bookmarkStart w:id="1088" w:name="_Toc149767835"/>
      <w:bookmarkStart w:id="1089" w:name="_Toc149767836"/>
      <w:bookmarkStart w:id="1090" w:name="_Toc149767837"/>
      <w:bookmarkStart w:id="1091" w:name="_Toc149767838"/>
      <w:bookmarkStart w:id="1092" w:name="_Toc149767839"/>
      <w:bookmarkStart w:id="1093" w:name="_Toc149767840"/>
      <w:bookmarkStart w:id="1094" w:name="_Toc149767841"/>
      <w:bookmarkStart w:id="1095" w:name="_Toc149767842"/>
      <w:bookmarkStart w:id="1096" w:name="_Toc149767843"/>
      <w:bookmarkStart w:id="1097" w:name="_Toc175553960"/>
      <w:bookmarkStart w:id="1098" w:name="_Toc175553962"/>
      <w:bookmarkStart w:id="1099" w:name="_Toc175553963"/>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0" w:author="상훈 김" w:date="2026-10-06T08:40:00Z" w:initials="상김">
    <w:p w14:paraId="43F4CF3B" w14:textId="77777777" w:rsidR="00E15808" w:rsidRDefault="00E15808" w:rsidP="00E15808">
      <w:pPr>
        <w:pStyle w:val="aff"/>
      </w:pPr>
      <w:r>
        <w:rPr>
          <w:rStyle w:val="afe"/>
        </w:rPr>
        <w:annotationRef/>
      </w:r>
      <w:r>
        <w:rPr>
          <w:rFonts w:hint="eastAsia"/>
        </w:rPr>
        <w:t>변경된 중순위 대주로 반영</w:t>
      </w:r>
    </w:p>
  </w:comment>
  <w:comment w:id="566" w:author="안 용현(Yonghyeon,Ahn)" w:date="2026-10-02T09:40:00Z" w:initials="안용">
    <w:p w14:paraId="6CA8512D" w14:textId="77777777" w:rsidR="00EB7E91" w:rsidRDefault="00EB7E91" w:rsidP="00EB7E91">
      <w:pPr>
        <w:pStyle w:val="aff"/>
      </w:pPr>
      <w:r>
        <w:rPr>
          <w:rStyle w:val="afe"/>
        </w:rPr>
        <w:annotationRef/>
      </w:r>
      <w:r>
        <w:rPr>
          <w:rFonts w:hint="eastAsia"/>
        </w:rPr>
        <w:t>중도상환수수료에 대하여 선순위</w:t>
      </w:r>
      <w:r>
        <w:t xml:space="preserve">, </w:t>
      </w:r>
      <w:r>
        <w:rPr>
          <w:rFonts w:hint="eastAsia"/>
        </w:rPr>
        <w:t>중순위 대출기관의 요청으로 변경하였습니다</w:t>
      </w:r>
      <w:r>
        <w:t>.</w:t>
      </w:r>
      <w:r>
        <w:br/>
      </w:r>
      <w:r>
        <w:br/>
      </w:r>
      <w:r>
        <w:rPr>
          <w:rFonts w:hint="eastAsia"/>
        </w:rPr>
        <w:t xml:space="preserve">선 </w:t>
      </w:r>
      <w:r>
        <w:t xml:space="preserve">: 1.0% </w:t>
      </w:r>
      <w:r>
        <w:rPr>
          <w:rFonts w:hint="eastAsia"/>
        </w:rPr>
        <w:t xml:space="preserve">→ </w:t>
      </w:r>
      <w:r>
        <w:t>1.5%</w:t>
      </w:r>
      <w:r>
        <w:br/>
      </w:r>
      <w:r>
        <w:rPr>
          <w:rFonts w:hint="eastAsia"/>
        </w:rPr>
        <w:t xml:space="preserve">중 </w:t>
      </w:r>
      <w:r>
        <w:t xml:space="preserve">: 0.5% </w:t>
      </w:r>
      <w:r>
        <w:rPr>
          <w:rFonts w:hint="eastAsia"/>
        </w:rPr>
        <w:t>→ 1.0%</w:t>
      </w:r>
    </w:p>
  </w:comment>
  <w:comment w:id="567" w:author="상훈 김" w:date="2026-10-02T10:59:00Z" w:initials="상김">
    <w:p w14:paraId="11C90823" w14:textId="77777777" w:rsidR="0005534B" w:rsidRDefault="0005534B" w:rsidP="0005534B">
      <w:pPr>
        <w:pStyle w:val="aff"/>
      </w:pPr>
      <w:r>
        <w:rPr>
          <w:rStyle w:val="afe"/>
        </w:rPr>
        <w:annotationRef/>
      </w:r>
      <w:r>
        <w:rPr>
          <w:rFonts w:hint="eastAsia"/>
        </w:rPr>
        <w:t xml:space="preserve">선중순위 통일해야하며 일괄 </w:t>
      </w:r>
      <w:r>
        <w:t>1.5%</w:t>
      </w:r>
      <w:r>
        <w:rPr>
          <w:rFonts w:hint="eastAsia"/>
        </w:rPr>
        <w:t>로 수정 요청드립니다</w:t>
      </w:r>
    </w:p>
  </w:comment>
  <w:comment w:id="568" w:author="안 용현(Yonghyeon,Ahn)" w:date="2026-10-06T09:58:00Z" w:initials="안용">
    <w:p w14:paraId="5980A952" w14:textId="77777777" w:rsidR="000905D6" w:rsidRDefault="000905D6" w:rsidP="000905D6">
      <w:pPr>
        <w:pStyle w:val="aff"/>
      </w:pPr>
      <w:r>
        <w:rPr>
          <w:rStyle w:val="afe"/>
        </w:rPr>
        <w:annotationRef/>
      </w:r>
      <w:r>
        <w:rPr>
          <w:rFonts w:hint="eastAsia"/>
        </w:rPr>
        <w:t>반영하였습니다</w:t>
      </w:r>
      <w:r>
        <w:t>.</w:t>
      </w:r>
    </w:p>
  </w:comment>
  <w:comment w:id="781" w:author="안 용현(Yonghyeon,Ahn)" w:date="2026-10-02T09:41:00Z" w:initials="안용">
    <w:p w14:paraId="0A43C06F" w14:textId="77777777" w:rsidR="00EB7E91" w:rsidRDefault="00EB7E91" w:rsidP="00EB7E91">
      <w:pPr>
        <w:pStyle w:val="aff"/>
      </w:pPr>
      <w:r>
        <w:rPr>
          <w:rStyle w:val="afe"/>
        </w:rPr>
        <w:annotationRef/>
      </w:r>
      <w:r>
        <w:rPr>
          <w:rFonts w:hint="eastAsia"/>
        </w:rPr>
        <w:t>선순위 대출기관의 요청으로 변경하였습니다</w:t>
      </w:r>
      <w:r>
        <w:t>.</w:t>
      </w:r>
      <w:r>
        <w:br/>
        <w:t>(</w:t>
      </w:r>
      <w:r>
        <w:rPr>
          <w:rFonts w:hint="eastAsia"/>
          <w:color w:val="000000"/>
        </w:rPr>
        <w:t>우리: 중순위 기준 DSCR 1.0x 미만시 보통주 배당금지 조항 추가 요청 드립니다)</w:t>
      </w:r>
      <w:r>
        <w:t xml:space="preserve"> </w:t>
      </w:r>
    </w:p>
  </w:comment>
  <w:comment w:id="782" w:author="상훈 김" w:date="2026-10-02T11:01:00Z" w:initials="상김">
    <w:p w14:paraId="5AE469C4" w14:textId="77777777" w:rsidR="00A64B01" w:rsidRDefault="0005534B" w:rsidP="00A64B01">
      <w:pPr>
        <w:pStyle w:val="aff"/>
      </w:pPr>
      <w:r>
        <w:rPr>
          <w:rStyle w:val="afe"/>
        </w:rPr>
        <w:annotationRef/>
      </w:r>
      <w:r w:rsidR="00A64B01">
        <w:rPr>
          <w:rFonts w:hint="eastAsia"/>
        </w:rPr>
        <w:t>추가 조건 수용 가능</w:t>
      </w:r>
    </w:p>
  </w:comment>
  <w:comment w:id="854" w:author="상훈 김" w:date="2026-10-06T08:47:00Z" w:initials="상김">
    <w:p w14:paraId="56F72A33" w14:textId="77777777" w:rsidR="00E15808" w:rsidRDefault="00E15808" w:rsidP="00E15808">
      <w:pPr>
        <w:pStyle w:val="aff"/>
      </w:pPr>
      <w:r>
        <w:rPr>
          <w:rStyle w:val="afe"/>
        </w:rPr>
        <w:annotationRef/>
      </w:r>
      <w:r>
        <w:rPr>
          <w:rFonts w:hint="eastAsia"/>
        </w:rPr>
        <w:t>변경된 중순위 대주로 반영</w:t>
      </w:r>
    </w:p>
  </w:comment>
  <w:comment w:id="866" w:author="상훈 김" w:date="2026-10-06T08:46:00Z" w:initials="상김">
    <w:p w14:paraId="1D558CD3" w14:textId="77777777" w:rsidR="00E15808" w:rsidRDefault="00E15808" w:rsidP="00E15808">
      <w:pPr>
        <w:pStyle w:val="aff"/>
      </w:pPr>
      <w:r>
        <w:rPr>
          <w:rStyle w:val="afe"/>
        </w:rPr>
        <w:annotationRef/>
      </w:r>
      <w:r>
        <w:rPr>
          <w:rFonts w:hint="eastAsia"/>
        </w:rPr>
        <w:t>변경된 중순위 대주로 반영</w:t>
      </w:r>
    </w:p>
  </w:comment>
  <w:comment w:id="893" w:author="상훈 김" w:date="2026-10-06T08:49:00Z" w:initials="상김">
    <w:p w14:paraId="065D289E" w14:textId="77777777" w:rsidR="002E40F8" w:rsidRDefault="002E40F8" w:rsidP="002E40F8">
      <w:pPr>
        <w:pStyle w:val="aff"/>
      </w:pPr>
      <w:r>
        <w:rPr>
          <w:rStyle w:val="afe"/>
        </w:rPr>
        <w:annotationRef/>
      </w:r>
      <w:r>
        <w:rPr>
          <w:rFonts w:hint="eastAsia"/>
        </w:rPr>
        <w:t>변경된 중순위 대주로 반영</w:t>
      </w:r>
    </w:p>
  </w:comment>
  <w:comment w:id="906" w:author="woori" w:date="2026-10-01T09:14:00Z" w:initials="w">
    <w:p w14:paraId="4D7640F8" w14:textId="77777777" w:rsidR="00EB7E91" w:rsidRDefault="00EB7E91">
      <w:pPr>
        <w:pStyle w:val="aff"/>
      </w:pPr>
      <w:r>
        <w:rPr>
          <w:rStyle w:val="afe"/>
        </w:rPr>
        <w:annotationRef/>
      </w:r>
      <w:r>
        <w:rPr>
          <w:rFonts w:hint="eastAsia"/>
        </w:rPr>
        <w:t xml:space="preserve">제4조제2항 인출선행조건 </w:t>
      </w:r>
      <w:r>
        <w:t>10</w:t>
      </w:r>
      <w:r>
        <w:rPr>
          <w:rFonts w:hint="eastAsia"/>
        </w:rPr>
        <w:t>항 내용이 빠져있어 추가 부탁드립니다</w:t>
      </w:r>
    </w:p>
  </w:comment>
  <w:comment w:id="913" w:author="woori" w:date="2026-10-01T09:24:00Z" w:initials="w">
    <w:p w14:paraId="284949F9" w14:textId="77777777" w:rsidR="001A061C" w:rsidRDefault="001A061C">
      <w:pPr>
        <w:pStyle w:val="aff"/>
      </w:pPr>
      <w:r>
        <w:rPr>
          <w:rStyle w:val="afe"/>
        </w:rPr>
        <w:annotationRef/>
      </w:r>
      <w:r>
        <w:rPr>
          <w:rFonts w:hint="eastAsia"/>
        </w:rPr>
        <w:t>당일 제공 증빙서류에 제외되어 있어 추가 부탁드립니다</w:t>
      </w:r>
    </w:p>
  </w:comment>
  <w:comment w:id="938" w:author="woori" w:date="2026-10-01T09:21:00Z" w:initials="w">
    <w:p w14:paraId="018A6398" w14:textId="77777777" w:rsidR="001A061C" w:rsidRDefault="001A061C">
      <w:pPr>
        <w:pStyle w:val="aff"/>
      </w:pPr>
      <w:r>
        <w:rPr>
          <w:rStyle w:val="afe"/>
        </w:rPr>
        <w:annotationRef/>
      </w:r>
      <w:r>
        <w:rPr>
          <w:rFonts w:hint="eastAsia"/>
        </w:rPr>
        <w:t>인출후행조건</w:t>
      </w:r>
      <w:r>
        <w:t xml:space="preserve"> </w:t>
      </w:r>
      <w:r>
        <w:rPr>
          <w:rFonts w:hint="eastAsia"/>
        </w:rPr>
        <w:t xml:space="preserve">관련 </w:t>
      </w:r>
      <w:r>
        <w:t>10</w:t>
      </w:r>
      <w:r>
        <w:rPr>
          <w:rFonts w:hint="eastAsia"/>
        </w:rPr>
        <w:t>영업일 내</w:t>
      </w:r>
      <w:r>
        <w:t xml:space="preserve"> </w:t>
      </w:r>
      <w:r>
        <w:rPr>
          <w:rFonts w:hint="eastAsia"/>
        </w:rPr>
        <w:t>제출 항목에 제외되어 있어 추가 부탁드립니다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F4CF3B" w15:done="0"/>
  <w15:commentEx w15:paraId="6CA8512D" w15:done="0"/>
  <w15:commentEx w15:paraId="11C90823" w15:paraIdParent="6CA8512D" w15:done="0"/>
  <w15:commentEx w15:paraId="5980A952" w15:paraIdParent="6CA8512D" w15:done="0"/>
  <w15:commentEx w15:paraId="0A43C06F" w15:done="0"/>
  <w15:commentEx w15:paraId="5AE469C4" w15:paraIdParent="0A43C06F" w15:done="0"/>
  <w15:commentEx w15:paraId="56F72A33" w15:done="0"/>
  <w15:commentEx w15:paraId="1D558CD3" w15:done="0"/>
  <w15:commentEx w15:paraId="065D289E" w15:done="0"/>
  <w15:commentEx w15:paraId="4D7640F8" w15:done="0"/>
  <w15:commentEx w15:paraId="284949F9" w15:done="0"/>
  <w15:commentEx w15:paraId="018A6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E661AC" w16cex:dateUtc="2026-10-05T23:40:00Z"/>
  <w16cex:commentExtensible w16cex:durableId="35C84A22" w16cex:dateUtc="2026-10-02T00:40:00Z"/>
  <w16cex:commentExtensible w16cex:durableId="61B7FC9A" w16cex:dateUtc="2026-10-02T01:59:00Z"/>
  <w16cex:commentExtensible w16cex:durableId="30AA5097" w16cex:dateUtc="2026-10-06T00:58:00Z"/>
  <w16cex:commentExtensible w16cex:durableId="0FCBD64E" w16cex:dateUtc="2026-10-02T00:41:00Z"/>
  <w16cex:commentExtensible w16cex:durableId="57494B5D" w16cex:dateUtc="2026-10-02T02:01:00Z"/>
  <w16cex:commentExtensible w16cex:durableId="5B843BAB" w16cex:dateUtc="2026-10-05T23:47:00Z"/>
  <w16cex:commentExtensible w16cex:durableId="1F7446C4" w16cex:dateUtc="2026-10-05T23:46:00Z"/>
  <w16cex:commentExtensible w16cex:durableId="7431E9C0" w16cex:dateUtc="2026-10-05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F4CF3B" w16cid:durableId="24E661AC"/>
  <w16cid:commentId w16cid:paraId="6CA8512D" w16cid:durableId="35C84A22"/>
  <w16cid:commentId w16cid:paraId="11C90823" w16cid:durableId="61B7FC9A"/>
  <w16cid:commentId w16cid:paraId="5980A952" w16cid:durableId="30AA5097"/>
  <w16cid:commentId w16cid:paraId="0A43C06F" w16cid:durableId="0FCBD64E"/>
  <w16cid:commentId w16cid:paraId="5AE469C4" w16cid:durableId="57494B5D"/>
  <w16cid:commentId w16cid:paraId="56F72A33" w16cid:durableId="5B843BAB"/>
  <w16cid:commentId w16cid:paraId="1D558CD3" w16cid:durableId="1F7446C4"/>
  <w16cid:commentId w16cid:paraId="065D289E" w16cid:durableId="7431E9C0"/>
  <w16cid:commentId w16cid:paraId="4D7640F8" w16cid:durableId="4A1FEF30"/>
  <w16cid:commentId w16cid:paraId="284949F9" w16cid:durableId="1433E085"/>
  <w16cid:commentId w16cid:paraId="018A6398" w16cid:durableId="3E8C5C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6E1A3" w14:textId="77777777" w:rsidR="003D2E79" w:rsidRDefault="003D2E79">
      <w:r>
        <w:separator/>
      </w:r>
    </w:p>
    <w:p w14:paraId="7C6B210C" w14:textId="77777777" w:rsidR="003D2E79" w:rsidRDefault="003D2E79"/>
    <w:p w14:paraId="34DFCCB6" w14:textId="77777777" w:rsidR="003D2E79" w:rsidRDefault="003D2E79"/>
  </w:endnote>
  <w:endnote w:type="continuationSeparator" w:id="0">
    <w:p w14:paraId="5B595E37" w14:textId="77777777" w:rsidR="003D2E79" w:rsidRDefault="003D2E79">
      <w:r>
        <w:continuationSeparator/>
      </w:r>
    </w:p>
    <w:p w14:paraId="0E803DD3" w14:textId="77777777" w:rsidR="003D2E79" w:rsidRDefault="003D2E79"/>
    <w:p w14:paraId="68D072F5" w14:textId="77777777" w:rsidR="003D2E79" w:rsidRDefault="003D2E79"/>
  </w:endnote>
  <w:endnote w:type="continuationNotice" w:id="1">
    <w:p w14:paraId="1B1080B4" w14:textId="77777777" w:rsidR="003D2E79" w:rsidRDefault="003D2E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2DD1" w14:textId="77777777" w:rsidR="00DE62F4" w:rsidRDefault="00DE62F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886C" w14:textId="77777777" w:rsidR="00DE62F4" w:rsidRDefault="00DE62F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AFB07" w14:textId="77777777" w:rsidR="003D2E79" w:rsidRDefault="003D2E79">
      <w:r>
        <w:separator/>
      </w:r>
    </w:p>
    <w:p w14:paraId="541D0160" w14:textId="77777777" w:rsidR="003D2E79" w:rsidRDefault="003D2E79"/>
    <w:p w14:paraId="77CAA4CD" w14:textId="77777777" w:rsidR="003D2E79" w:rsidRDefault="003D2E79"/>
  </w:footnote>
  <w:footnote w:type="continuationSeparator" w:id="0">
    <w:p w14:paraId="7AA19086" w14:textId="77777777" w:rsidR="003D2E79" w:rsidRDefault="003D2E79">
      <w:r>
        <w:continuationSeparator/>
      </w:r>
    </w:p>
    <w:p w14:paraId="233251ED" w14:textId="77777777" w:rsidR="003D2E79" w:rsidRDefault="003D2E79"/>
    <w:p w14:paraId="5C7DC4A4" w14:textId="77777777" w:rsidR="003D2E79" w:rsidRDefault="003D2E79"/>
  </w:footnote>
  <w:footnote w:type="continuationNotice" w:id="1">
    <w:p w14:paraId="3D61547F" w14:textId="77777777" w:rsidR="003D2E79" w:rsidRDefault="003D2E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AB28" w14:textId="77777777" w:rsidR="00DE62F4" w:rsidRDefault="00DE62F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7748" w14:textId="77777777" w:rsidR="00DE62F4" w:rsidRDefault="00DE62F4">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3"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4"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5"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8"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0"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2"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3"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1"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3"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5"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7"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8"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0"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1"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2"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9"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0"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1"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3"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4"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7"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8"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0"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1"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5"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6"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3"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5"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6"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7"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9"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0"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1"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2"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3"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4"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6"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7"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8"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9"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0"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1"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2"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3"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4"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6"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8"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9"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0"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1"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2"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3"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4"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5"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7"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1"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2"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3"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4"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6"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7"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0"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2"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4"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5"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6"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7"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8"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9"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1"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2"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3"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4"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5"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6"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7"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8"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9"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0"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2"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3"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5"/>
  </w:num>
  <w:num w:numId="2" w16cid:durableId="694576775">
    <w:abstractNumId w:val="112"/>
  </w:num>
  <w:num w:numId="3" w16cid:durableId="756832544">
    <w:abstractNumId w:val="42"/>
  </w:num>
  <w:num w:numId="4" w16cid:durableId="1653096124">
    <w:abstractNumId w:val="49"/>
  </w:num>
  <w:num w:numId="5" w16cid:durableId="1621909239">
    <w:abstractNumId w:val="94"/>
  </w:num>
  <w:num w:numId="6" w16cid:durableId="1033383329">
    <w:abstractNumId w:val="10"/>
  </w:num>
  <w:num w:numId="7" w16cid:durableId="565409812">
    <w:abstractNumId w:val="76"/>
  </w:num>
  <w:num w:numId="8" w16cid:durableId="979652843">
    <w:abstractNumId w:val="41"/>
  </w:num>
  <w:num w:numId="9" w16cid:durableId="806628795">
    <w:abstractNumId w:val="21"/>
  </w:num>
  <w:num w:numId="10" w16cid:durableId="648634627">
    <w:abstractNumId w:val="87"/>
  </w:num>
  <w:num w:numId="11" w16cid:durableId="407071534">
    <w:abstractNumId w:val="3"/>
  </w:num>
  <w:num w:numId="12" w16cid:durableId="624508106">
    <w:abstractNumId w:val="2"/>
  </w:num>
  <w:num w:numId="13" w16cid:durableId="1890997027">
    <w:abstractNumId w:val="129"/>
  </w:num>
  <w:num w:numId="14" w16cid:durableId="1943102036">
    <w:abstractNumId w:val="131"/>
  </w:num>
  <w:num w:numId="15" w16cid:durableId="114644505">
    <w:abstractNumId w:val="100"/>
  </w:num>
  <w:num w:numId="16" w16cid:durableId="2039088791">
    <w:abstractNumId w:val="48"/>
  </w:num>
  <w:num w:numId="17" w16cid:durableId="1953853042">
    <w:abstractNumId w:val="68"/>
  </w:num>
  <w:num w:numId="18" w16cid:durableId="1610971363">
    <w:abstractNumId w:val="104"/>
  </w:num>
  <w:num w:numId="19" w16cid:durableId="69280012">
    <w:abstractNumId w:val="125"/>
  </w:num>
  <w:num w:numId="20" w16cid:durableId="578639242">
    <w:abstractNumId w:val="64"/>
  </w:num>
  <w:num w:numId="21" w16cid:durableId="1396002523">
    <w:abstractNumId w:val="74"/>
  </w:num>
  <w:num w:numId="22" w16cid:durableId="756749383">
    <w:abstractNumId w:val="1"/>
  </w:num>
  <w:num w:numId="23" w16cid:durableId="1057821165">
    <w:abstractNumId w:val="114"/>
  </w:num>
  <w:num w:numId="24" w16cid:durableId="1594632234">
    <w:abstractNumId w:val="118"/>
  </w:num>
  <w:num w:numId="25" w16cid:durableId="152069328">
    <w:abstractNumId w:val="31"/>
  </w:num>
  <w:num w:numId="26" w16cid:durableId="1763145034">
    <w:abstractNumId w:val="51"/>
  </w:num>
  <w:num w:numId="27" w16cid:durableId="41180532">
    <w:abstractNumId w:val="52"/>
  </w:num>
  <w:num w:numId="28" w16cid:durableId="180977249">
    <w:abstractNumId w:val="128"/>
  </w:num>
  <w:num w:numId="29" w16cid:durableId="235163808">
    <w:abstractNumId w:val="36"/>
  </w:num>
  <w:num w:numId="30" w16cid:durableId="1368332121">
    <w:abstractNumId w:val="93"/>
  </w:num>
  <w:num w:numId="31" w16cid:durableId="983971973">
    <w:abstractNumId w:val="92"/>
  </w:num>
  <w:num w:numId="32" w16cid:durableId="85082388">
    <w:abstractNumId w:val="110"/>
  </w:num>
  <w:num w:numId="33" w16cid:durableId="87848606">
    <w:abstractNumId w:val="72"/>
  </w:num>
  <w:num w:numId="34" w16cid:durableId="1608274387">
    <w:abstractNumId w:val="82"/>
  </w:num>
  <w:num w:numId="35" w16cid:durableId="1820027828">
    <w:abstractNumId w:val="96"/>
  </w:num>
  <w:num w:numId="36" w16cid:durableId="1117020286">
    <w:abstractNumId w:val="67"/>
  </w:num>
  <w:num w:numId="37" w16cid:durableId="1876235233">
    <w:abstractNumId w:val="53"/>
  </w:num>
  <w:num w:numId="38" w16cid:durableId="287129230">
    <w:abstractNumId w:val="140"/>
  </w:num>
  <w:num w:numId="39" w16cid:durableId="759957086">
    <w:abstractNumId w:val="78"/>
  </w:num>
  <w:num w:numId="40" w16cid:durableId="728766085">
    <w:abstractNumId w:val="25"/>
  </w:num>
  <w:num w:numId="41" w16cid:durableId="1874264916">
    <w:abstractNumId w:val="71"/>
  </w:num>
  <w:num w:numId="42" w16cid:durableId="1872113678">
    <w:abstractNumId w:val="149"/>
  </w:num>
  <w:num w:numId="43" w16cid:durableId="545875217">
    <w:abstractNumId w:val="80"/>
  </w:num>
  <w:num w:numId="44" w16cid:durableId="650526419">
    <w:abstractNumId w:val="81"/>
  </w:num>
  <w:num w:numId="45" w16cid:durableId="329063084">
    <w:abstractNumId w:val="28"/>
  </w:num>
  <w:num w:numId="46" w16cid:durableId="925966294">
    <w:abstractNumId w:val="120"/>
  </w:num>
  <w:num w:numId="47" w16cid:durableId="1201286266">
    <w:abstractNumId w:val="54"/>
  </w:num>
  <w:num w:numId="48" w16cid:durableId="1023942525">
    <w:abstractNumId w:val="124"/>
  </w:num>
  <w:num w:numId="49" w16cid:durableId="720985986">
    <w:abstractNumId w:val="148"/>
  </w:num>
  <w:num w:numId="50" w16cid:durableId="2086490509">
    <w:abstractNumId w:val="84"/>
  </w:num>
  <w:num w:numId="51" w16cid:durableId="123619617">
    <w:abstractNumId w:val="66"/>
  </w:num>
  <w:num w:numId="52" w16cid:durableId="123932839">
    <w:abstractNumId w:val="107"/>
  </w:num>
  <w:num w:numId="53" w16cid:durableId="1251700748">
    <w:abstractNumId w:val="22"/>
  </w:num>
  <w:num w:numId="54" w16cid:durableId="193883463">
    <w:abstractNumId w:val="7"/>
  </w:num>
  <w:num w:numId="55" w16cid:durableId="1525513250">
    <w:abstractNumId w:val="83"/>
  </w:num>
  <w:num w:numId="56" w16cid:durableId="688525701">
    <w:abstractNumId w:val="132"/>
  </w:num>
  <w:num w:numId="57" w16cid:durableId="264728146">
    <w:abstractNumId w:val="146"/>
  </w:num>
  <w:num w:numId="58" w16cid:durableId="596251594">
    <w:abstractNumId w:val="56"/>
  </w:num>
  <w:num w:numId="59" w16cid:durableId="1241984841">
    <w:abstractNumId w:val="23"/>
  </w:num>
  <w:num w:numId="60" w16cid:durableId="1326083342">
    <w:abstractNumId w:val="139"/>
  </w:num>
  <w:num w:numId="61" w16cid:durableId="1483963696">
    <w:abstractNumId w:val="106"/>
  </w:num>
  <w:num w:numId="62" w16cid:durableId="529878042">
    <w:abstractNumId w:val="138"/>
  </w:num>
  <w:num w:numId="63" w16cid:durableId="1703936594">
    <w:abstractNumId w:val="32"/>
  </w:num>
  <w:num w:numId="64" w16cid:durableId="1563756378">
    <w:abstractNumId w:val="8"/>
  </w:num>
  <w:num w:numId="65" w16cid:durableId="411466026">
    <w:abstractNumId w:val="59"/>
  </w:num>
  <w:num w:numId="66" w16cid:durableId="1283731889">
    <w:abstractNumId w:val="29"/>
  </w:num>
  <w:num w:numId="67" w16cid:durableId="1581518444">
    <w:abstractNumId w:val="46"/>
  </w:num>
  <w:num w:numId="68" w16cid:durableId="138306443">
    <w:abstractNumId w:val="99"/>
  </w:num>
  <w:num w:numId="69" w16cid:durableId="147209620">
    <w:abstractNumId w:val="150"/>
  </w:num>
  <w:num w:numId="70" w16cid:durableId="31535325">
    <w:abstractNumId w:val="117"/>
  </w:num>
  <w:num w:numId="71" w16cid:durableId="230504075">
    <w:abstractNumId w:val="91"/>
  </w:num>
  <w:num w:numId="72" w16cid:durableId="1033117645">
    <w:abstractNumId w:val="79"/>
  </w:num>
  <w:num w:numId="73" w16cid:durableId="655189671">
    <w:abstractNumId w:val="27"/>
  </w:num>
  <w:num w:numId="74" w16cid:durableId="1185363187">
    <w:abstractNumId w:val="63"/>
  </w:num>
  <w:num w:numId="75" w16cid:durableId="1235748008">
    <w:abstractNumId w:val="47"/>
  </w:num>
  <w:num w:numId="76" w16cid:durableId="1160463928">
    <w:abstractNumId w:val="89"/>
  </w:num>
  <w:num w:numId="77" w16cid:durableId="230509164">
    <w:abstractNumId w:val="88"/>
  </w:num>
  <w:num w:numId="78" w16cid:durableId="1089547028">
    <w:abstractNumId w:val="69"/>
  </w:num>
  <w:num w:numId="79" w16cid:durableId="2111046774">
    <w:abstractNumId w:val="43"/>
  </w:num>
  <w:num w:numId="80" w16cid:durableId="172301679">
    <w:abstractNumId w:val="0"/>
  </w:num>
  <w:num w:numId="81" w16cid:durableId="1859000722">
    <w:abstractNumId w:val="12"/>
  </w:num>
  <w:num w:numId="82" w16cid:durableId="1736471253">
    <w:abstractNumId w:val="40"/>
  </w:num>
  <w:num w:numId="83" w16cid:durableId="1301611455">
    <w:abstractNumId w:val="58"/>
  </w:num>
  <w:num w:numId="84" w16cid:durableId="1445423188">
    <w:abstractNumId w:val="86"/>
  </w:num>
  <w:num w:numId="85" w16cid:durableId="1556551055">
    <w:abstractNumId w:val="141"/>
  </w:num>
  <w:num w:numId="86" w16cid:durableId="1075322123">
    <w:abstractNumId w:val="85"/>
  </w:num>
  <w:num w:numId="87" w16cid:durableId="1212494659">
    <w:abstractNumId w:val="39"/>
  </w:num>
  <w:num w:numId="88" w16cid:durableId="2110076658">
    <w:abstractNumId w:val="102"/>
  </w:num>
  <w:num w:numId="89" w16cid:durableId="1632125070">
    <w:abstractNumId w:val="50"/>
  </w:num>
  <w:num w:numId="90" w16cid:durableId="849831183">
    <w:abstractNumId w:val="9"/>
  </w:num>
  <w:num w:numId="91" w16cid:durableId="259224084">
    <w:abstractNumId w:val="35"/>
  </w:num>
  <w:num w:numId="92" w16cid:durableId="1966691652">
    <w:abstractNumId w:val="24"/>
  </w:num>
  <w:num w:numId="93" w16cid:durableId="977148125">
    <w:abstractNumId w:val="109"/>
  </w:num>
  <w:num w:numId="94" w16cid:durableId="1674533158">
    <w:abstractNumId w:val="136"/>
  </w:num>
  <w:num w:numId="95" w16cid:durableId="184172315">
    <w:abstractNumId w:val="37"/>
  </w:num>
  <w:num w:numId="96" w16cid:durableId="1861427771">
    <w:abstractNumId w:val="4"/>
  </w:num>
  <w:num w:numId="97" w16cid:durableId="1639257856">
    <w:abstractNumId w:val="17"/>
  </w:num>
  <w:num w:numId="98" w16cid:durableId="1748569958">
    <w:abstractNumId w:val="60"/>
  </w:num>
  <w:num w:numId="99" w16cid:durableId="1615012635">
    <w:abstractNumId w:val="153"/>
  </w:num>
  <w:num w:numId="100" w16cid:durableId="166403080">
    <w:abstractNumId w:val="55"/>
  </w:num>
  <w:num w:numId="101" w16cid:durableId="1715350177">
    <w:abstractNumId w:val="77"/>
  </w:num>
  <w:num w:numId="102" w16cid:durableId="729423495">
    <w:abstractNumId w:val="45"/>
  </w:num>
  <w:num w:numId="103" w16cid:durableId="681930296">
    <w:abstractNumId w:val="57"/>
  </w:num>
  <w:num w:numId="104" w16cid:durableId="661733720">
    <w:abstractNumId w:val="26"/>
  </w:num>
  <w:num w:numId="105" w16cid:durableId="338655845">
    <w:abstractNumId w:val="14"/>
  </w:num>
  <w:num w:numId="106" w16cid:durableId="1798452612">
    <w:abstractNumId w:val="123"/>
  </w:num>
  <w:num w:numId="107" w16cid:durableId="1251888247">
    <w:abstractNumId w:val="75"/>
  </w:num>
  <w:num w:numId="108" w16cid:durableId="760612473">
    <w:abstractNumId w:val="145"/>
  </w:num>
  <w:num w:numId="109" w16cid:durableId="917515878">
    <w:abstractNumId w:val="13"/>
  </w:num>
  <w:num w:numId="110" w16cid:durableId="1076324678">
    <w:abstractNumId w:val="151"/>
  </w:num>
  <w:num w:numId="111" w16cid:durableId="1104299806">
    <w:abstractNumId w:val="143"/>
  </w:num>
  <w:num w:numId="112" w16cid:durableId="1990741585">
    <w:abstractNumId w:val="147"/>
  </w:num>
  <w:num w:numId="113" w16cid:durableId="1406608576">
    <w:abstractNumId w:val="142"/>
  </w:num>
  <w:num w:numId="114" w16cid:durableId="1365011446">
    <w:abstractNumId w:val="5"/>
  </w:num>
  <w:num w:numId="115" w16cid:durableId="1216891713">
    <w:abstractNumId w:val="144"/>
  </w:num>
  <w:num w:numId="116" w16cid:durableId="1806700708">
    <w:abstractNumId w:val="98"/>
  </w:num>
  <w:num w:numId="117" w16cid:durableId="546915914">
    <w:abstractNumId w:val="38"/>
  </w:num>
  <w:num w:numId="118" w16cid:durableId="94254286">
    <w:abstractNumId w:val="108"/>
  </w:num>
  <w:num w:numId="119" w16cid:durableId="406464835">
    <w:abstractNumId w:val="18"/>
  </w:num>
  <w:num w:numId="120" w16cid:durableId="1469737117">
    <w:abstractNumId w:val="115"/>
  </w:num>
  <w:num w:numId="121" w16cid:durableId="1125661874">
    <w:abstractNumId w:val="34"/>
  </w:num>
  <w:num w:numId="122" w16cid:durableId="1345281069">
    <w:abstractNumId w:val="134"/>
  </w:num>
  <w:num w:numId="123" w16cid:durableId="1899902706">
    <w:abstractNumId w:val="111"/>
  </w:num>
  <w:num w:numId="124" w16cid:durableId="1547066998">
    <w:abstractNumId w:val="16"/>
  </w:num>
  <w:num w:numId="125" w16cid:durableId="2010012908">
    <w:abstractNumId w:val="62"/>
  </w:num>
  <w:num w:numId="126" w16cid:durableId="1288587368">
    <w:abstractNumId w:val="137"/>
  </w:num>
  <w:num w:numId="127" w16cid:durableId="2017417451">
    <w:abstractNumId w:val="122"/>
  </w:num>
  <w:num w:numId="128" w16cid:durableId="505246962">
    <w:abstractNumId w:val="33"/>
  </w:num>
  <w:num w:numId="129" w16cid:durableId="837965986">
    <w:abstractNumId w:val="130"/>
  </w:num>
  <w:num w:numId="130" w16cid:durableId="2025788259">
    <w:abstractNumId w:val="70"/>
  </w:num>
  <w:num w:numId="131" w16cid:durableId="2115007120">
    <w:abstractNumId w:val="95"/>
  </w:num>
  <w:num w:numId="132" w16cid:durableId="2040931600">
    <w:abstractNumId w:val="103"/>
  </w:num>
  <w:num w:numId="133" w16cid:durableId="618336771">
    <w:abstractNumId w:val="119"/>
  </w:num>
  <w:num w:numId="134" w16cid:durableId="159152912">
    <w:abstractNumId w:val="135"/>
  </w:num>
  <w:num w:numId="135" w16cid:durableId="306934443">
    <w:abstractNumId w:val="6"/>
  </w:num>
  <w:num w:numId="136" w16cid:durableId="373503671">
    <w:abstractNumId w:val="15"/>
  </w:num>
  <w:num w:numId="137" w16cid:durableId="1888101547">
    <w:abstractNumId w:val="152"/>
  </w:num>
  <w:num w:numId="138" w16cid:durableId="1595288646">
    <w:abstractNumId w:val="61"/>
  </w:num>
  <w:num w:numId="139" w16cid:durableId="504899865">
    <w:abstractNumId w:val="116"/>
  </w:num>
  <w:num w:numId="140" w16cid:durableId="1275553845">
    <w:abstractNumId w:val="19"/>
  </w:num>
  <w:num w:numId="141" w16cid:durableId="1048725765">
    <w:abstractNumId w:val="121"/>
  </w:num>
  <w:num w:numId="142" w16cid:durableId="900092274">
    <w:abstractNumId w:val="73"/>
  </w:num>
  <w:num w:numId="143" w16cid:durableId="401374455">
    <w:abstractNumId w:val="30"/>
  </w:num>
  <w:num w:numId="144" w16cid:durableId="1764836377">
    <w:abstractNumId w:val="127"/>
  </w:num>
  <w:num w:numId="145" w16cid:durableId="1041396822">
    <w:abstractNumId w:val="126"/>
  </w:num>
  <w:num w:numId="146" w16cid:durableId="1214073928">
    <w:abstractNumId w:val="65"/>
  </w:num>
  <w:num w:numId="147" w16cid:durableId="1475680107">
    <w:abstractNumId w:val="101"/>
  </w:num>
  <w:num w:numId="148" w16cid:durableId="1945308634">
    <w:abstractNumId w:val="133"/>
  </w:num>
  <w:num w:numId="149" w16cid:durableId="1695302686">
    <w:abstractNumId w:val="44"/>
  </w:num>
  <w:num w:numId="150" w16cid:durableId="584729668">
    <w:abstractNumId w:val="97"/>
  </w:num>
  <w:num w:numId="151" w16cid:durableId="705566998">
    <w:abstractNumId w:val="20"/>
  </w:num>
  <w:num w:numId="152" w16cid:durableId="728308805">
    <w:abstractNumId w:val="11"/>
  </w:num>
  <w:num w:numId="153" w16cid:durableId="1372876917">
    <w:abstractNumId w:val="113"/>
  </w:num>
  <w:num w:numId="154" w16cid:durableId="955601109">
    <w:abstractNumId w:val="90"/>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KL">
    <w15:presenceInfo w15:providerId="None" w15:userId="BKL"/>
  </w15:person>
  <w15:person w15:author="상훈 김">
    <w15:presenceInfo w15:providerId="Windows Live" w15:userId="0cef18f5953d66fe"/>
  </w15:person>
  <w15:person w15:author="안 용현(Yonghyeon,Ahn)">
    <w15:presenceInfo w15:providerId="Windows Live" w15:userId="8b8453e97f026ad7"/>
  </w15:person>
  <w15:person w15:author="woori">
    <w15:presenceInfo w15:providerId="None" w15:userId="woo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FD4"/>
    <w:rsid w:val="00013234"/>
    <w:rsid w:val="00013BD8"/>
    <w:rsid w:val="00013E88"/>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7B7"/>
    <w:rsid w:val="001550BC"/>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61C"/>
    <w:rsid w:val="001A0997"/>
    <w:rsid w:val="001A0B22"/>
    <w:rsid w:val="001A14F6"/>
    <w:rsid w:val="001A20DB"/>
    <w:rsid w:val="001A2775"/>
    <w:rsid w:val="001A2EB6"/>
    <w:rsid w:val="001A2FE5"/>
    <w:rsid w:val="001A3098"/>
    <w:rsid w:val="001A3221"/>
    <w:rsid w:val="001A329B"/>
    <w:rsid w:val="001A363F"/>
    <w:rsid w:val="001A3761"/>
    <w:rsid w:val="001A3997"/>
    <w:rsid w:val="001A4591"/>
    <w:rsid w:val="001A47AB"/>
    <w:rsid w:val="001A5082"/>
    <w:rsid w:val="001A50A7"/>
    <w:rsid w:val="001A52AD"/>
    <w:rsid w:val="001A53A2"/>
    <w:rsid w:val="001A57DA"/>
    <w:rsid w:val="001A5DB2"/>
    <w:rsid w:val="001A626C"/>
    <w:rsid w:val="001A6DC4"/>
    <w:rsid w:val="001A6E4B"/>
    <w:rsid w:val="001A7311"/>
    <w:rsid w:val="001A7320"/>
    <w:rsid w:val="001A7442"/>
    <w:rsid w:val="001A7450"/>
    <w:rsid w:val="001A77F8"/>
    <w:rsid w:val="001A7ACB"/>
    <w:rsid w:val="001A7CFC"/>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2E79"/>
    <w:rsid w:val="003D3045"/>
    <w:rsid w:val="003D3779"/>
    <w:rsid w:val="003D3B02"/>
    <w:rsid w:val="003D3C45"/>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FBE"/>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0FB"/>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4A63"/>
    <w:rsid w:val="00925521"/>
    <w:rsid w:val="00925D88"/>
    <w:rsid w:val="0092673B"/>
    <w:rsid w:val="00926C2F"/>
    <w:rsid w:val="009302E3"/>
    <w:rsid w:val="009319EE"/>
    <w:rsid w:val="0093243F"/>
    <w:rsid w:val="009325BA"/>
    <w:rsid w:val="00932621"/>
    <w:rsid w:val="0093267D"/>
    <w:rsid w:val="009328D4"/>
    <w:rsid w:val="00932CB0"/>
    <w:rsid w:val="00932EE2"/>
    <w:rsid w:val="00933017"/>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55F7"/>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EB7"/>
    <w:rsid w:val="00AC36FB"/>
    <w:rsid w:val="00AC377F"/>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119"/>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640"/>
    <w:rsid w:val="00CC37B1"/>
    <w:rsid w:val="00CC3E90"/>
    <w:rsid w:val="00CC4638"/>
    <w:rsid w:val="00CC5164"/>
    <w:rsid w:val="00CC531F"/>
    <w:rsid w:val="00CC5405"/>
    <w:rsid w:val="00CC54FE"/>
    <w:rsid w:val="00CC571F"/>
    <w:rsid w:val="00CC573E"/>
    <w:rsid w:val="00CC5C83"/>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6067"/>
    <w:rsid w:val="00D46508"/>
    <w:rsid w:val="00D46517"/>
    <w:rsid w:val="00D466C8"/>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289"/>
    <w:rsid w:val="00DB2A72"/>
    <w:rsid w:val="00DB2BB6"/>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5808"/>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60AF"/>
    <w:rsid w:val="00E86D90"/>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BB"/>
    <w:rsid w:val="00EE736A"/>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4206"/>
    <w:rsid w:val="00F64B41"/>
    <w:rsid w:val="00F64D8B"/>
    <w:rsid w:val="00F64E9E"/>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21A"/>
    <w:rsid w:val="00F93489"/>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A18"/>
    <w:rsid w:val="00FF20B1"/>
    <w:rsid w:val="00FF2A73"/>
    <w:rsid w:val="00FF38B5"/>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microsoft.com/office/2011/relationships/people" Target="people.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13391</Words>
  <Characters>44327</Characters>
  <Application>Microsoft Office Word</Application>
  <DocSecurity>0</DocSecurity>
  <Lines>2462</Lines>
  <Paragraphs>1109</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56609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BKL</cp:lastModifiedBy>
  <cp:revision>2</cp:revision>
  <cp:lastPrinted>2025-04-29T02:12:00Z</cp:lastPrinted>
  <dcterms:created xsi:type="dcterms:W3CDTF">2026-10-07T12:43:00Z</dcterms:created>
  <dcterms:modified xsi:type="dcterms:W3CDTF">2026-10-07T12:43:00Z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chUid">
    <vt:lpwstr>ltmufVlQbBUeZn9rz_-lKNLHPNM202402010000000</vt:lpwstr>
  </property>
  <property fmtid="{D5CDD505-2E9C-101B-9397-08002B2CF9AE}" pid="3" name="docPath">
    <vt:lpwstr>QzpcVXNlcnNceW9uZ2h5ZW9uYWhuXERvd25sb2Fkc1zsvZTrnozsvZTrnbzsnbTtlITroZzsp4DsiqTrpqzsuKBf64u067O064yA7Lac7JW97KCV7IScKDI1NzMwMDcyLnYyMSlfbWFya3VwLmRvY3g=</vt:lpwstr>
  </property>
  <property fmtid="{D5CDD505-2E9C-101B-9397-08002B2CF9AE}" pid="4" name="docUid">
    <vt:lpwstr>ltmufVlQbBUeZn9rz_-lKNLHPNM</vt:lpwstr>
  </property>
  <property fmtid="{D5CDD505-2E9C-101B-9397-08002B2CF9AE}" pid="5" name="parentBranchUid">
    <vt:lpwstr/>
  </property>
</Properties>
</file>