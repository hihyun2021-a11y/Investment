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228" w:before="0" w:after="0"/>
        <w:jc w:val="center"/>
        <w:textAlignment w:val="baseline"/>
        <w:rPr>
          <w:rFonts w:ascii="Times New Roman" w:hAnsi="Times New Roman" w:eastAsia="HY견고딕" w:cs="Times New Roman"/>
          <w:b/>
          <w:bCs/>
          <w:spacing w:val="-20"/>
          <w:kern w:val="0"/>
          <w:sz w:val="70"/>
          <w:szCs w:val="70"/>
        </w:rPr>
      </w:pPr>
      <w:r>
        <w:rPr>
          <w:rFonts w:eastAsia="HY견고딕" w:cs="Times New Roman" w:ascii="Times New Roman" w:hAnsi="Times New Roman"/>
          <w:b/>
          <w:bCs/>
          <w:spacing w:val="-20"/>
          <w:kern w:val="0"/>
          <w:sz w:val="70"/>
          <w:szCs w:val="70"/>
        </w:rPr>
      </w:r>
    </w:p>
    <w:p>
      <w:pPr>
        <w:pStyle w:val="Normal"/>
        <w:snapToGrid w:val="false"/>
        <w:spacing w:lineRule="auto" w:line="228" w:before="0" w:after="0"/>
        <w:jc w:val="center"/>
        <w:textAlignment w:val="baseline"/>
        <w:rPr>
          <w:rFonts w:ascii="Times New Roman" w:hAnsi="Times New Roman" w:eastAsia="HY견고딕" w:cs="Times New Roman"/>
          <w:b/>
          <w:bCs/>
          <w:spacing w:val="-20"/>
          <w:kern w:val="0"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pacing w:val="-20"/>
          <w:kern w:val="0"/>
          <w:sz w:val="70"/>
          <w:szCs w:val="70"/>
        </w:rPr>
        <w:t xml:space="preserve"> </w:t>
      </w:r>
      <w:r>
        <w:rPr>
          <w:rFonts w:ascii="Times New Roman" w:hAnsi="Times New Roman" w:cs="Times New Roman" w:eastAsia="HY견고딕"/>
          <w:b/>
          <w:bCs/>
          <w:spacing w:val="-20"/>
          <w:kern w:val="0"/>
          <w:sz w:val="70"/>
          <w:szCs w:val="70"/>
        </w:rPr>
        <w:t>부동산담보신탁계약서</w:t>
      </w:r>
    </w:p>
    <w:p>
      <w:pPr>
        <w:pStyle w:val="Normal"/>
        <w:snapToGrid w:val="false"/>
        <w:spacing w:lineRule="auto" w:line="240" w:before="0" w:after="0"/>
        <w:jc w:val="center"/>
        <w:textAlignment w:val="baseline"/>
        <w:rPr>
          <w:rFonts w:ascii="Times New Roman" w:hAnsi="Times New Roman" w:eastAsia="HY견고딕" w:cs="Times New Roman"/>
          <w:b/>
          <w:bCs/>
          <w:spacing w:val="-20"/>
          <w:kern w:val="0"/>
          <w:sz w:val="40"/>
          <w:szCs w:val="40"/>
        </w:rPr>
      </w:pPr>
      <w:r>
        <w:rPr>
          <w:rFonts w:eastAsia="HY견고딕" w:cs="Times New Roman" w:ascii="Times New Roman" w:hAnsi="Times New Roman"/>
          <w:b/>
          <w:bCs/>
          <w:spacing w:val="-20"/>
          <w:kern w:val="0"/>
          <w:sz w:val="40"/>
          <w:szCs w:val="40"/>
        </w:rPr>
      </w:r>
    </w:p>
    <w:p>
      <w:pPr>
        <w:pStyle w:val="Normal"/>
        <w:snapToGrid w:val="false"/>
        <w:spacing w:lineRule="auto" w:line="240" w:before="0" w:after="0"/>
        <w:jc w:val="center"/>
        <w:textAlignment w:val="baseline"/>
        <w:rPr>
          <w:rFonts w:ascii="Times New Roman" w:hAnsi="Times New Roman" w:eastAsia="HY견고딕" w:cs="Times New Roman"/>
          <w:kern w:val="0"/>
          <w:sz w:val="40"/>
          <w:szCs w:val="40"/>
        </w:rPr>
      </w:pPr>
      <w:r>
        <w:rPr>
          <w:rFonts w:eastAsia="HY견고딕" w:cs="Times New Roman" w:ascii="Times New Roman" w:hAnsi="Times New Roman"/>
          <w:kern w:val="0"/>
          <w:sz w:val="40"/>
          <w:szCs w:val="40"/>
        </w:rPr>
      </w:r>
    </w:p>
    <w:p>
      <w:pPr>
        <w:pStyle w:val="Normal"/>
        <w:snapToGrid w:val="false"/>
        <w:spacing w:lineRule="auto" w:line="240" w:before="0" w:after="0"/>
        <w:jc w:val="center"/>
        <w:textAlignment w:val="baseline"/>
        <w:rPr>
          <w:rFonts w:ascii="Times New Roman" w:hAnsi="Times New Roman" w:eastAsia="HY견고딕" w:cs="Times New Roman"/>
          <w:kern w:val="0"/>
          <w:sz w:val="40"/>
          <w:szCs w:val="40"/>
        </w:rPr>
      </w:pPr>
      <w:r>
        <w:rPr>
          <w:rFonts w:eastAsia="HY견고딕" w:cs="Times New Roman" w:ascii="Times New Roman" w:hAnsi="Times New Roman"/>
          <w:kern w:val="0"/>
          <w:sz w:val="40"/>
          <w:szCs w:val="40"/>
        </w:rPr>
      </w:r>
    </w:p>
    <w:p>
      <w:pPr>
        <w:pStyle w:val="Normal"/>
        <w:snapToGrid w:val="false"/>
        <w:spacing w:lineRule="auto" w:line="240" w:before="0" w:after="0"/>
        <w:jc w:val="center"/>
        <w:textAlignment w:val="baseline"/>
        <w:rPr>
          <w:rFonts w:ascii="Times New Roman" w:hAnsi="Times New Roman" w:eastAsia="HY견고딕" w:cs="Times New Roman"/>
          <w:kern w:val="0"/>
          <w:sz w:val="40"/>
          <w:szCs w:val="40"/>
        </w:rPr>
      </w:pPr>
      <w:r>
        <w:rPr>
          <w:rFonts w:eastAsia="HY견고딕" w:cs="Times New Roman" w:ascii="Times New Roman" w:hAnsi="Times New Roman"/>
          <w:kern w:val="0"/>
          <w:sz w:val="40"/>
          <w:szCs w:val="40"/>
        </w:rPr>
      </w:r>
    </w:p>
    <w:p>
      <w:pPr>
        <w:pStyle w:val="Normal"/>
        <w:snapToGrid w:val="false"/>
        <w:spacing w:lineRule="auto" w:line="240" w:before="0" w:after="0"/>
        <w:jc w:val="center"/>
        <w:textAlignment w:val="baseline"/>
        <w:rPr>
          <w:rFonts w:ascii="Times New Roman" w:hAnsi="Times New Roman" w:eastAsia="HY견고딕" w:cs="Times New Roman"/>
          <w:kern w:val="0"/>
          <w:sz w:val="40"/>
          <w:szCs w:val="40"/>
        </w:rPr>
      </w:pPr>
      <w:r>
        <w:rPr>
          <w:rFonts w:eastAsia="HY견고딕" w:cs="Times New Roman" w:ascii="Times New Roman" w:hAnsi="Times New Roman"/>
          <w:kern w:val="0"/>
          <w:sz w:val="40"/>
          <w:szCs w:val="40"/>
        </w:rPr>
      </w:r>
    </w:p>
    <w:p>
      <w:pPr>
        <w:pStyle w:val="Normal"/>
        <w:snapToGrid w:val="false"/>
        <w:spacing w:lineRule="auto" w:line="240" w:before="0" w:after="0"/>
        <w:jc w:val="center"/>
        <w:textAlignment w:val="baseline"/>
        <w:rPr>
          <w:rFonts w:ascii="Times New Roman" w:hAnsi="Times New Roman" w:eastAsia="HY견고딕" w:cs="Times New Roman"/>
          <w:kern w:val="0"/>
          <w:sz w:val="40"/>
          <w:szCs w:val="40"/>
        </w:rPr>
      </w:pPr>
      <w:r>
        <w:rPr>
          <w:rFonts w:eastAsia="HY견고딕" w:cs="Times New Roman" w:ascii="Times New Roman" w:hAnsi="Times New Roman"/>
          <w:kern w:val="0"/>
          <w:sz w:val="40"/>
          <w:szCs w:val="40"/>
        </w:rPr>
      </w:r>
    </w:p>
    <w:tbl>
      <w:tblPr>
        <w:tblW w:w="7572" w:type="dxa"/>
        <w:jc w:val="start"/>
        <w:tblInd w:w="936" w:type="dxa"/>
        <w:tblLayout w:type="fixed"/>
        <w:tblCellMar>
          <w:top w:w="23" w:type="dxa"/>
          <w:start w:w="85" w:type="dxa"/>
          <w:bottom w:w="23" w:type="dxa"/>
          <w:end w:w="85" w:type="dxa"/>
        </w:tblCellMar>
      </w:tblPr>
      <w:tblGrid>
        <w:gridCol w:w="3142"/>
        <w:gridCol w:w="4430"/>
      </w:tblGrid>
      <w:tr>
        <w:trPr>
          <w:trHeight w:val="813" w:hRule="atLeast"/>
        </w:trPr>
        <w:tc>
          <w:tcPr>
            <w:tcW w:w="3142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위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탁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자</w:t>
            </w:r>
          </w:p>
        </w:tc>
        <w:tc>
          <w:tcPr>
            <w:tcW w:w="4430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distribute"/>
              <w:textAlignment w:val="baseline"/>
              <w:rPr>
                <w:rFonts w:eastAsia="함초롬바탕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주식회사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코람코라이프로지스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      </w:t>
            </w:r>
          </w:p>
          <w:p>
            <w:pPr>
              <w:pStyle w:val="Normal"/>
              <w:snapToGrid w:val="false"/>
              <w:spacing w:before="0" w:after="0"/>
              <w:jc w:val="distribute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 xml:space="preserve">위탁관리</w:t>
            </w:r>
            <w:commentRangeStart w:id="2"/>
            <w:del w:id="1015" w:author="코람코 상장리츠팀" w:date="2026-10-07T09:00:00Z">
              <w:r>
                <w:rPr>
                  <w:rFonts w:ascii="Times New Roman" w:hAnsi="Times New Roman" w:cs="Times New Roman" w:eastAsia="함초롬바탕"/>
                  <w:b/>
                  <w:kern w:val="0"/>
                  <w:sz w:val="24"/>
                  <w:szCs w:val="24"/>
                </w:rPr>
                <w:delText xml:space="preserve">자</w:delText>
              </w:r>
            </w:del>
            <w:commentRangeEnd w:id="2"/>
            <w:r>
              <w:rPr>
                <w:rStyle w:val="CommentReference"/>
              </w:rPr>
              <w:commentReference w:id="2"/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 xml:space="preserve">부동산투자회사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</w:t>
            </w:r>
          </w:p>
        </w:tc>
      </w:tr>
      <w:tr>
        <w:trPr>
          <w:trHeight w:val="1005" w:hRule="atLeast"/>
        </w:trPr>
        <w:tc>
          <w:tcPr>
            <w:tcW w:w="31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탁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자</w:t>
            </w:r>
          </w:p>
        </w:tc>
        <w:tc>
          <w:tcPr>
            <w:tcW w:w="443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distribute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주식회사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우리은행</w:t>
            </w:r>
          </w:p>
        </w:tc>
      </w:tr>
      <w:tr>
        <w:trPr>
          <w:trHeight w:val="985" w:hRule="atLeast"/>
        </w:trPr>
        <w:tc>
          <w:tcPr>
            <w:tcW w:w="31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ind w:firstLine="240" w:end="0"/>
              <w:jc w:val="distribute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제</w:t>
            </w:r>
            <w:r>
              <w:rPr>
                <w:rFonts w:eastAsia="함초롬바탕" w:cs="Times New Roman" w:ascii="Times New Roman" w:hAnsi="Times New Roman"/>
                <w:b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순위</w:t>
            </w:r>
          </w:p>
          <w:p>
            <w:pPr>
              <w:pStyle w:val="Normal"/>
              <w:snapToGrid w:val="false"/>
              <w:spacing w:lineRule="auto" w:line="360" w:before="0" w:after="0"/>
              <w:ind w:firstLine="240" w:end="0"/>
              <w:jc w:val="center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우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선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익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자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443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commentRangeStart w:id="0"/>
            <w:del w:id="1004" w:author="코람코 상장리츠팀" w:date="2026-10-07T09:00:00Z">
              <w:r>
                <w:rPr>
                  <w:rFonts w:ascii="Times New Roman" w:hAnsi="Times New Roman" w:cs="Times New Roman" w:eastAsia="함초롬바탕"/>
                  <w:b/>
                  <w:kern w:val="0"/>
                  <w:sz w:val="24"/>
                  <w:szCs w:val="24"/>
                </w:rPr>
                <w:delText>별첨</w:delText>
              </w:r>
            </w:del>
            <w:del w:id="1005" w:author="코람코 상장리츠팀" w:date="2026-10-07T09:00:00Z">
              <w:r>
                <w:rPr>
                  <w:rFonts w:ascii="Times New Roman" w:hAnsi="Times New Roman" w:cs="Times New Roman" w:eastAsia="Times New Roman"/>
                  <w:b/>
                  <w:kern w:val="0"/>
                  <w:sz w:val="24"/>
                  <w:szCs w:val="24"/>
                </w:rPr>
                <w:delText xml:space="preserve"> </w:delText>
              </w:r>
            </w:del>
            <w:del w:id="1006" w:author="코람코 상장리츠팀" w:date="2026-10-07T09:00:00Z">
              <w:r>
                <w:rPr>
                  <w:rFonts w:eastAsia="함초롬바탕" w:cs="Times New Roman" w:ascii="Times New Roman" w:hAnsi="Times New Roman"/>
                  <w:b/>
                  <w:kern w:val="0"/>
                  <w:sz w:val="24"/>
                  <w:szCs w:val="24"/>
                </w:rPr>
                <w:delText xml:space="preserve">1. </w:delText>
              </w:r>
            </w:del>
            <w:del w:id="1007" w:author="코람코 상장리츠팀" w:date="2026-10-07T09:00:00Z">
              <w:r>
                <w:rPr>
                  <w:rFonts w:ascii="Times New Roman" w:hAnsi="Times New Roman" w:cs="Times New Roman" w:eastAsia="함초롬바탕"/>
                  <w:b/>
                  <w:kern w:val="0"/>
                  <w:sz w:val="24"/>
                  <w:szCs w:val="24"/>
                </w:rPr>
                <w:delText>기재</w:delText>
              </w:r>
            </w:del>
            <w:del w:id="1008" w:author="코람코 상장리츠팀" w:date="2026-10-07T09:00:00Z">
              <w:r>
                <w:rPr>
                  <w:rFonts w:ascii="Times New Roman" w:hAnsi="Times New Roman" w:cs="Times New Roman" w:eastAsia="Times New Roman"/>
                  <w:b/>
                  <w:kern w:val="0"/>
                  <w:sz w:val="24"/>
                  <w:szCs w:val="24"/>
                </w:rPr>
                <w:delText xml:space="preserve"> </w:delText>
              </w:r>
            </w:del>
            <w:del w:id="1009" w:author="코람코 상장리츠팀" w:date="2026-10-07T09:00:00Z">
              <w:r>
                <w:rPr>
                  <w:rFonts w:ascii="Times New Roman" w:hAnsi="Times New Roman" w:cs="Times New Roman" w:eastAsia="함초롬바탕"/>
                  <w:b/>
                  <w:kern w:val="0"/>
                  <w:sz w:val="24"/>
                  <w:szCs w:val="24"/>
                </w:rPr>
                <w:delText>회사들</w:delText>
              </w:r>
            </w:del>
            <w:ins w:id="1010" w:author="코람코 상장리츠팀" w:date="2026-10-07T09:00:00Z">
              <w:r>
                <w:rPr>
                  <w:rFonts w:ascii="Times New Roman" w:hAnsi="Times New Roman" w:cs="Times New Roman" w:eastAsia="함초롬바탕"/>
                  <w:b/>
                  <w:kern w:val="0"/>
                  <w:sz w:val="24"/>
                  <w:szCs w:val="24"/>
                </w:rPr>
                <w:t xml:space="preserve">쿠팡 주식회사</w:t>
              </w:r>
            </w:ins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>
        <w:trPr>
          <w:trHeight w:val="937" w:hRule="atLeast"/>
        </w:trPr>
        <w:tc>
          <w:tcPr>
            <w:tcW w:w="3142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ind w:firstLine="240" w:end="0"/>
              <w:jc w:val="distribute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commentRangeStart w:id="1"/>
            <w:del w:id="1011" w:author="코람코 상장리츠팀" w:date="2026-10-07T09:00:00Z">
              <w:r>
                <w:rPr>
                  <w:rFonts w:ascii="Times New Roman" w:hAnsi="Times New Roman" w:cs="Times New Roman" w:eastAsia="함초롬바탕"/>
                  <w:b/>
                  <w:kern w:val="0"/>
                  <w:sz w:val="24"/>
                  <w:szCs w:val="24"/>
                </w:rPr>
                <w:delText>제</w:delText>
              </w:r>
            </w:del>
            <w:del w:id="1012" w:author="코람코 상장리츠팀" w:date="2026-10-07T09:00:00Z">
              <w:r>
                <w:rPr>
                  <w:rFonts w:eastAsia="함초롬바탕" w:cs="Times New Roman" w:ascii="Times New Roman" w:hAnsi="Times New Roman"/>
                  <w:b/>
                  <w:kern w:val="0"/>
                  <w:sz w:val="24"/>
                  <w:szCs w:val="24"/>
                </w:rPr>
                <w:delText>2</w:delText>
              </w:r>
            </w:del>
            <w:del w:id="1013" w:author="코람코 상장리츠팀" w:date="2026-10-07T09:00:00Z">
              <w:r>
                <w:rPr>
                  <w:rFonts w:ascii="Times New Roman" w:hAnsi="Times New Roman" w:cs="Times New Roman" w:eastAsia="함초롬바탕"/>
                  <w:b/>
                  <w:kern w:val="0"/>
                  <w:sz w:val="24"/>
                  <w:szCs w:val="24"/>
                </w:rPr>
                <w:delText>순위</w:delText>
              </w:r>
            </w:del>
            <w:ins w:id="1014" w:author="코람코 상장리츠팀" w:date="2026-10-07T09:00:00Z">
              <w:r>
                <w:rPr>
                  <w:rFonts w:ascii="Times New Roman" w:hAnsi="Times New Roman" w:cs="Times New Roman" w:eastAsia="함초롬바탕"/>
                  <w:b/>
                  <w:kern w:val="0"/>
                  <w:sz w:val="24"/>
                  <w:szCs w:val="24"/>
                </w:rPr>
                <w:t xml:space="preserve">(공동) 제2순위 및 (공동) 제3순위</w:t>
              </w:r>
            </w:ins>
            <w:commentRangeEnd w:id="1"/>
            <w:r>
              <w:rPr>
                <w:rStyle w:val="CommentReference"/>
              </w:rPr>
              <w:commentReference w:id="1"/>
            </w:r>
          </w:p>
          <w:p>
            <w:pPr>
              <w:pStyle w:val="Normal"/>
              <w:snapToGrid w:val="false"/>
              <w:spacing w:lineRule="auto" w:line="360" w:before="0" w:after="0"/>
              <w:ind w:firstLine="240" w:end="0"/>
              <w:jc w:val="distribute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우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선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익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자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430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textAlignment w:val="baseline"/>
              <w:rPr>
                <w:rFonts w:ascii="Times New Roman" w:hAnsi="Times New Roman" w:eastAsia="함초롬바탕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별첨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eastAsia="함초롬바탕" w:cs="Times New Roman" w:ascii="Times New Roman" w:hAnsi="Times New Roman"/>
                <w:b/>
                <w:kern w:val="0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기재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eastAsia="함초롬바탕"/>
                <w:b/>
                <w:kern w:val="0"/>
                <w:sz w:val="24"/>
                <w:szCs w:val="24"/>
              </w:rPr>
              <w:t>회사들</w:t>
            </w:r>
          </w:p>
        </w:tc>
      </w:tr>
    </w:tbl>
    <w:p>
      <w:pPr>
        <w:pStyle w:val="Normal"/>
        <w:snapToGrid w:val="false"/>
        <w:spacing w:lineRule="auto" w:line="24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24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24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24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24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24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sectPr>
          <w:footerReference w:type="default" r:id="rId3"/>
          <w:type w:val="nextPage"/>
          <w:pgSz w:w="11906" w:h="16838"/>
          <w:pgMar w:left="1440" w:right="1440" w:gutter="0" w:header="0" w:top="1701" w:footer="992" w:bottom="1440"/>
          <w:pgNumType w:fmt="decimal"/>
          <w:formProt w:val="false"/>
          <w:textDirection w:val="lrTb"/>
          <w:docGrid w:type="default" w:linePitch="360" w:charSpace="0"/>
        </w:sectPr>
        <w:pStyle w:val="Normal"/>
        <w:snapToGrid w:val="false"/>
        <w:spacing w:lineRule="auto" w:line="240" w:before="0" w:after="0"/>
        <w:jc w:val="center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  <w:lang w:val="en-US" w:eastAsia="en-US"/>
        </w:rPr>
        <w:drawing>
          <wp:inline distT="0" distB="0" distL="0" distR="0">
            <wp:extent cx="923290" cy="837565"/>
            <wp:effectExtent l="0" t="0" r="0" b="0"/>
            <wp:docPr id="1" name="그림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9" t="-41" r="-39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napToGrid w:val="false"/>
        <w:spacing w:lineRule="auto" w:line="360" w:before="0" w:after="0"/>
        <w:jc w:val="center"/>
        <w:textAlignment w:val="baseline"/>
        <w:rPr>
          <w:rFonts w:ascii="Times New Roman" w:hAnsi="Times New Roman" w:eastAsia="바탕체" w:cs="Times New Roman"/>
          <w:kern w:val="0"/>
          <w:sz w:val="40"/>
          <w:szCs w:val="40"/>
        </w:rPr>
      </w:pPr>
      <w:r>
        <w:rPr>
          <w:rFonts w:ascii="Times New Roman" w:hAnsi="Times New Roman" w:cs="Times New Roman" w:eastAsia="바탕체"/>
          <w:b/>
          <w:bCs/>
          <w:kern w:val="0"/>
          <w:sz w:val="40"/>
          <w:szCs w:val="40"/>
          <w:u w:val="single" w:color="000000"/>
        </w:rPr>
        <w:t>부동산담보신탁계약서</w:t>
      </w:r>
    </w:p>
    <w:p>
      <w:pPr>
        <w:pStyle w:val="Normal"/>
        <w:snapToGrid w:val="false"/>
        <w:spacing w:lineRule="auto" w:line="360" w:before="0" w:after="0"/>
        <w:jc w:val="start"/>
        <w:textAlignment w:val="baseline"/>
        <w:rPr>
          <w:rFonts w:ascii="Times New Roman" w:hAnsi="Times New Roman" w:eastAsia="바탕체" w:cs="Times New Roman"/>
          <w:kern w:val="0"/>
          <w:sz w:val="22"/>
          <w:szCs w:val="40"/>
        </w:rPr>
      </w:pPr>
      <w:r>
        <w:rPr>
          <w:rFonts w:eastAsia="바탕체" w:cs="Times New Roman" w:ascii="Times New Roman" w:hAnsi="Times New Roman"/>
          <w:kern w:val="0"/>
          <w:sz w:val="22"/>
          <w:szCs w:val="40"/>
        </w:rPr>
      </w:r>
    </w:p>
    <w:p>
      <w:pPr>
        <w:pStyle w:val="Normal"/>
        <w:snapToGrid w:val="false"/>
        <w:spacing w:lineRule="auto" w:line="360" w:before="0" w:after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주식회사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color w:val="000000"/>
          <w:sz w:val="22"/>
        </w:rPr>
        <w:t xml:space="preserve">코람코라이프로지스위탁관리</w:t>
      </w:r>
      <w:del w:id="1016" w:author="코람코 상장리츠팀" w:date="2026-10-07T09:00:00Z">
        <w:r>
          <w:rPr>
            <w:rFonts w:ascii="Times New Roman" w:hAnsi="Times New Roman" w:cs="Times New Roman" w:eastAsia="바탕체"/>
            <w:color w:val="000000"/>
            <w:sz w:val="22"/>
          </w:rPr>
          <w:delText xml:space="preserve">자</w:delText>
        </w:r>
      </w:del>
      <w:r>
        <w:rPr>
          <w:rFonts w:ascii="Times New Roman" w:hAnsi="Times New Roman" w:cs="Times New Roman" w:eastAsia="바탕체"/>
          <w:color w:val="000000"/>
          <w:sz w:val="22"/>
        </w:rPr>
        <w:t xml:space="preserve">부동산투자회사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이하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“위탁자”라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『별지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1 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목록』의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부동산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이하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“신탁부동산”이라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주식회사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우리은행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이하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“은행”이라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인수함에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다음과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같이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부동산담보신탁계약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이하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“이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계약”이라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신탁목적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책임의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이행을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보장하기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통해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소유권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담보가치를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보전하고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채무불이행시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환가</w:t>
      </w:r>
      <w:r>
        <w:rPr>
          <w:rFonts w:eastAsia="MS Mincho" w:cs="Times New Roman" w:ascii="Times New Roman" w:hAnsi="Times New Roman"/>
          <w:kern w:val="0"/>
          <w:sz w:val="22"/>
        </w:rPr>
        <w:t>·</w:t>
      </w:r>
      <w:r>
        <w:rPr>
          <w:rFonts w:ascii="Times New Roman" w:hAnsi="Times New Roman" w:cs="Times New Roman" w:eastAsia="바탕체"/>
          <w:kern w:val="0"/>
          <w:sz w:val="22"/>
        </w:rPr>
        <w:t>정산하는데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목적이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신탁가액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ascii="Times New Roman" w:hAnsi="Times New Roman" w:cs="Times New Roman" w:eastAsia="바탕체"/>
          <w:kern w:val="0"/>
          <w:sz w:val="22"/>
        </w:rPr>
        <w:t>신탁가액은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호에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기준에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산정된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『별지</w:t>
      </w:r>
      <w:r>
        <w:rPr>
          <w:rFonts w:eastAsia="바탕체" w:cs="Times New Roman" w:ascii="Times New Roman" w:hAnsi="Times New Roman"/>
          <w:kern w:val="0"/>
          <w:sz w:val="22"/>
        </w:rPr>
        <w:t xml:space="preserve">1 </w:t>
      </w:r>
      <w:r>
        <w:rPr>
          <w:rFonts w:ascii="Times New Roman" w:hAnsi="Times New Roman" w:cs="Times New Roman" w:eastAsia="바탕체"/>
          <w:kern w:val="0"/>
          <w:sz w:val="22"/>
        </w:rPr>
        <w:t>신탁재산목록』에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기재된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금원으로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220" w:start="88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1. </w:t>
      </w:r>
      <w:r>
        <w:rPr>
          <w:rFonts w:ascii="Times New Roman" w:hAnsi="Times New Roman" w:cs="Times New Roman" w:eastAsia="바탕체"/>
          <w:kern w:val="0"/>
          <w:sz w:val="22"/>
        </w:rPr>
        <w:t>토지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</w:t>
      </w:r>
      <w:r>
        <w:rPr>
          <w:rFonts w:ascii="Times New Roman" w:hAnsi="Times New Roman" w:cs="Times New Roman" w:eastAsia="바탕체"/>
          <w:kern w:val="0"/>
          <w:sz w:val="22"/>
        </w:rPr>
        <w:t>수탁시점의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건설교통부에서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고시한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개별지가</w:t>
      </w:r>
    </w:p>
    <w:p>
      <w:pPr>
        <w:pStyle w:val="Normal"/>
        <w:snapToGrid w:val="false"/>
        <w:spacing w:lineRule="auto" w:line="360" w:before="0" w:after="0"/>
        <w:ind w:hanging="220" w:start="88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2. </w:t>
      </w:r>
      <w:r>
        <w:rPr>
          <w:rFonts w:ascii="Times New Roman" w:hAnsi="Times New Roman" w:cs="Times New Roman" w:eastAsia="바탕체"/>
          <w:kern w:val="0"/>
          <w:sz w:val="22"/>
        </w:rPr>
        <w:t>건물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</w:t>
      </w:r>
      <w:r>
        <w:rPr>
          <w:rFonts w:ascii="Times New Roman" w:hAnsi="Times New Roman" w:cs="Times New Roman" w:eastAsia="바탕체"/>
          <w:kern w:val="0"/>
          <w:sz w:val="22"/>
        </w:rPr>
        <w:t>수탁시점의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행정자치부에서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고시한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과세시가표준액</w:t>
      </w:r>
    </w:p>
    <w:p>
      <w:pPr>
        <w:pStyle w:val="Normal"/>
        <w:snapToGrid w:val="false"/>
        <w:spacing w:lineRule="auto" w:line="360" w:before="0" w:after="0"/>
        <w:ind w:hanging="220" w:start="88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3.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호에도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불구하고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합의한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공인된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감정평가법인의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평가금액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내부규정에서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평가방법에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평가한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가액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3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신탁기간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신탁기간은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『별지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』와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같이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신탁종료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협의하여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연장할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우선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요청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만료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매수인에게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소유권이전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등기를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마친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종료되는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본다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4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수익자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신탁원본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신탁원본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신탁수익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구분하여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『별지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』와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같이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연서로써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승낙을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얻어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새로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지정하거나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있으며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권리는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전속되며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상속되지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아니한다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5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원본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원본은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물상대위로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취득한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재산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임대인으로서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취득</w:t>
      </w:r>
      <w:r>
        <w:rPr>
          <w:rFonts w:eastAsia="MS Mincho" w:cs="Times New Roman" w:ascii="Times New Roman" w:hAnsi="Times New Roman"/>
          <w:kern w:val="0"/>
          <w:sz w:val="22"/>
        </w:rPr>
        <w:t>·</w:t>
      </w:r>
      <w:r>
        <w:rPr>
          <w:rFonts w:ascii="Times New Roman" w:hAnsi="Times New Roman" w:cs="Times New Roman" w:eastAsia="바탕체"/>
          <w:kern w:val="0"/>
          <w:sz w:val="22"/>
        </w:rPr>
        <w:t>보관하는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임대차보증금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처분대금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처분절차와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관련하여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위약금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준하는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6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수익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신탁부동산으로부터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신탁재산에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속하는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운용에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이익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준하는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7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수익권증서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요청이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증명하기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발행하여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교부할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신탁등기</w:t>
      </w:r>
      <w:commentRangeStart w:id="3"/>
      <w:del w:id="1022" w:author="코람코 상장리츠팀" w:date="2026-10-07T09:00:00Z">
        <w:r>
          <w:rPr>
            <w:rFonts w:ascii="Times New Roman" w:hAnsi="Times New Roman" w:cs="Times New Roman" w:eastAsia="Times New Roman"/>
            <w:kern w:val="0"/>
            <w:sz w:val="22"/>
          </w:rPr>
          <w:delText xml:space="preserve"> </w:delText>
        </w:r>
      </w:del>
      <w:del w:id="1023" w:author="코람코 상장리츠팀" w:date="2026-10-07T09:00:00Z">
        <w:r>
          <w:rPr>
            <w:rFonts w:ascii="Times New Roman" w:hAnsi="Times New Roman" w:cs="Times New Roman" w:eastAsia="바탕체"/>
            <w:kern w:val="0"/>
            <w:sz w:val="22"/>
          </w:rPr>
          <w:delText>및</w:delText>
        </w:r>
      </w:del>
      <w:del w:id="1024" w:author="코람코 상장리츠팀" w:date="2026-10-07T09:00:00Z">
        <w:r>
          <w:rPr>
            <w:rFonts w:ascii="Times New Roman" w:hAnsi="Times New Roman" w:cs="Times New Roman" w:eastAsia="Times New Roman"/>
            <w:kern w:val="0"/>
            <w:sz w:val="22"/>
          </w:rPr>
          <w:delText xml:space="preserve"> </w:delText>
        </w:r>
      </w:del>
      <w:del w:id="1025" w:author="코람코 상장리츠팀" w:date="2026-10-07T09:00:00Z">
        <w:r>
          <w:rPr>
            <w:rFonts w:ascii="Times New Roman" w:hAnsi="Times New Roman" w:cs="Times New Roman" w:eastAsia="바탕체"/>
            <w:kern w:val="0"/>
            <w:sz w:val="22"/>
          </w:rPr>
          <w:delText xml:space="preserve">보험부보</w:delText>
        </w:r>
      </w:del>
      <w:commentRangeEnd w:id="3"/>
      <w:r>
        <w:rPr>
          <w:rStyle w:val="CommentReference"/>
        </w:rPr>
        <w:commentReference w:id="3"/>
      </w:r>
      <w:r>
        <w:rPr>
          <w:rFonts w:ascii="Times New Roman" w:hAnsi="Times New Roman" w:cs="Times New Roman" w:eastAsia="바탕체"/>
          <w:kern w:val="0"/>
          <w:sz w:val="22"/>
        </w:rPr>
        <w:t xml:space="preserve">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완료한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신탁금액에서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선순위임대차보증금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저당채권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권리설정액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차감한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가액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이하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“유효담보가액”이라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) </w:t>
      </w:r>
      <w:r>
        <w:rPr>
          <w:rFonts w:ascii="Times New Roman" w:hAnsi="Times New Roman" w:cs="Times New Roman" w:eastAsia="바탕체"/>
          <w:kern w:val="0"/>
          <w:sz w:val="22"/>
        </w:rPr>
        <w:t>범위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담보목적의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교부한다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신탁기간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추가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지정하여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발급을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요청하는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유효담보가액에서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발행된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수익권금액을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차감한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범위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발행할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신탁원부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기재내용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일체의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④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지정하고자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commentRangeStart w:id="4"/>
      <w:r>
        <w:rPr>
          <w:rFonts w:ascii="Times New Roman" w:hAnsi="Times New Roman" w:cs="Times New Roman" w:eastAsia="바탕체"/>
          <w:kern w:val="0"/>
          <w:sz w:val="22"/>
        </w:rPr>
        <w:t>후순위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한하여</w:t>
      </w:r>
      <w:commentRangeEnd w:id="4"/>
      <w:r>
        <w:rPr>
          <w:rStyle w:val="CommentReference"/>
        </w:rPr>
        <w:commentReference w:id="4"/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발행된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상환으로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재발행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신탁원부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기재내용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일체의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⑤</w:t>
      </w:r>
      <w:r>
        <w:rPr>
          <w:rFonts w:ascii="Times New Roman" w:hAnsi="Times New Roman" w:cs="Times New Roman" w:eastAsia="바탕체"/>
          <w:kern w:val="0"/>
          <w:sz w:val="22"/>
        </w:rPr>
        <w:t>우선수익자가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신탁원본의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교부순서는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기재되어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순위에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⑥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신탁목적에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적합하게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사용하여야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동의없이는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타인에게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양도하거나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담보의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목적으로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질권설정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처분행위를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8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우선권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우선수익자가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갖는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수익범위는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채무자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별지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2) </w:t>
      </w:r>
      <w:r>
        <w:rPr>
          <w:rFonts w:ascii="Times New Roman" w:hAnsi="Times New Roman" w:cs="Times New Roman" w:eastAsia="바탕체"/>
          <w:kern w:val="0"/>
          <w:sz w:val="22"/>
        </w:rPr>
        <w:t>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여신거래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보증채무로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증감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변동되는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원금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이자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지연손해금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『별지</w:t>
      </w:r>
      <w:r>
        <w:rPr>
          <w:rFonts w:eastAsia="바탕체" w:cs="Times New Roman" w:ascii="Times New Roman" w:hAnsi="Times New Roman"/>
          <w:kern w:val="0"/>
          <w:sz w:val="22"/>
        </w:rPr>
        <w:t xml:space="preserve">2 </w:t>
      </w:r>
      <w:r>
        <w:rPr>
          <w:rFonts w:ascii="Times New Roman" w:hAnsi="Times New Roman" w:cs="Times New Roman" w:eastAsia="바탕체"/>
          <w:kern w:val="0"/>
          <w:sz w:val="22"/>
        </w:rPr>
        <w:t>수익권증서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발행금액』을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최고한도로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항에도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불구하고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주채무자가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범위는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보증계약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담보설정계약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기준으로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신탁원본에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수익권보다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6</w:t>
      </w:r>
      <w:r>
        <w:rPr>
          <w:rFonts w:ascii="Times New Roman" w:hAnsi="Times New Roman" w:cs="Times New Roman" w:eastAsia="바탕체"/>
          <w:kern w:val="0"/>
          <w:sz w:val="22"/>
        </w:rPr>
        <w:t>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신탁수익에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귀속은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합의에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④</w:t>
      </w:r>
      <w:r>
        <w:rPr>
          <w:rFonts w:ascii="Times New Roman" w:hAnsi="Times New Roman" w:cs="Times New Roman" w:eastAsia="바탕체"/>
          <w:kern w:val="0"/>
          <w:sz w:val="22"/>
        </w:rPr>
        <w:t>우선수익자가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갖는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유효기간은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등기된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날로부터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종료일까지로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⑤</w:t>
      </w:r>
      <w:r>
        <w:rPr>
          <w:rFonts w:ascii="Times New Roman" w:hAnsi="Times New Roman" w:cs="Times New Roman" w:eastAsia="바탕체"/>
          <w:kern w:val="0"/>
          <w:sz w:val="22"/>
        </w:rPr>
        <w:t>우선수익자는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동의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없이는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지위를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타인에게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양도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변경하거나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질권의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설정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처분행위를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⑥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승계인은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지위를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⑦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처분정산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선순위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우선수익권이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소멸한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차순위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순위가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승진한다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9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소유권이전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신탁등기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즉시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원인으로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소유권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이전등기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신탁등기를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소유권이전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신탁등기에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필요한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등기권리증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인감증명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위임장등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제반서류를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제공하여야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소요되는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제비용은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10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보전관리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등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사실상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계속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점유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사용하고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신탁부동산에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보존</w:t>
      </w:r>
      <w:r>
        <w:rPr>
          <w:rFonts w:eastAsia="바탕체" w:cs="바탕체" w:ascii="바탕체" w:hAnsi="바탕체"/>
          <w:kern w:val="0"/>
          <w:sz w:val="22"/>
        </w:rPr>
        <w:t>·</w:t>
      </w:r>
      <w:r>
        <w:rPr>
          <w:rFonts w:ascii="Times New Roman" w:hAnsi="Times New Roman" w:cs="Times New Roman" w:eastAsia="바탕체"/>
          <w:kern w:val="0"/>
          <w:sz w:val="22"/>
        </w:rPr>
        <w:t>유지</w:t>
      </w:r>
      <w:r>
        <w:rPr>
          <w:rFonts w:eastAsia="바탕체" w:cs="바탕체" w:ascii="바탕체" w:hAnsi="바탕체"/>
          <w:kern w:val="0"/>
          <w:sz w:val="22"/>
        </w:rPr>
        <w:t>·</w:t>
      </w:r>
      <w:r>
        <w:rPr>
          <w:rFonts w:ascii="Times New Roman" w:hAnsi="Times New Roman" w:cs="Times New Roman" w:eastAsia="바탕체"/>
          <w:kern w:val="0"/>
          <w:sz w:val="22"/>
        </w:rPr>
        <w:t>수선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실질적인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관리행위와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소요되는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일체의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승낙이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저당권설정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전세권설정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소유권을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제한하는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행위나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현상을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방법으로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저감하는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행위를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하여서는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멸실</w:t>
      </w:r>
      <w:r>
        <w:rPr>
          <w:rFonts w:eastAsia="바탕체" w:cs="바탕체" w:ascii="바탕체" w:hAnsi="바탕체"/>
          <w:kern w:val="0"/>
          <w:sz w:val="22"/>
        </w:rPr>
        <w:t>·</w:t>
      </w:r>
      <w:r>
        <w:rPr>
          <w:rFonts w:ascii="Times New Roman" w:hAnsi="Times New Roman" w:cs="Times New Roman" w:eastAsia="바탕체"/>
          <w:kern w:val="0"/>
          <w:sz w:val="22"/>
        </w:rPr>
        <w:t>훼손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기타의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같은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사태의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예상되는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통지하여야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④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항을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위배함으로써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부담하게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손해배상책임에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대해서는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부담하기로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⑤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가치보전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필요한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재산관리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행위를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용인</w:t>
      </w:r>
      <w:r>
        <w:rPr>
          <w:rFonts w:ascii="MS Mincho" w:hAnsi="MS Mincho" w:cs="MS Mincho" w:eastAsia="MS Mincho"/>
          <w:kern w:val="0"/>
          <w:sz w:val="22"/>
        </w:rPr>
        <w:t>․</w:t>
      </w:r>
      <w:r>
        <w:rPr>
          <w:rFonts w:ascii="Times New Roman" w:hAnsi="Times New Roman" w:cs="Times New Roman" w:eastAsia="바탕체"/>
          <w:kern w:val="0"/>
          <w:sz w:val="22"/>
        </w:rPr>
        <w:t>협조하여야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⑥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재산관리기간은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존속하는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기간으로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신탁기간이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연장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단축되는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같다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11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임대차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등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임차인간에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임대차계약은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유효하며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임대차보증금의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반환의무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임대인으로서의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책임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권리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지위를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계속하여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유지하는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임대차계약상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갱신하고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임대차보증금을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인수</w:t>
      </w:r>
      <w:r>
        <w:rPr>
          <w:rFonts w:ascii="MS Mincho" w:hAnsi="MS Mincho" w:cs="MS Mincho" w:eastAsia="MS Mincho"/>
          <w:kern w:val="0"/>
          <w:sz w:val="22"/>
        </w:rPr>
        <w:t>․</w:t>
      </w:r>
      <w:r>
        <w:rPr>
          <w:rFonts w:ascii="Times New Roman" w:hAnsi="Times New Roman" w:cs="Times New Roman" w:eastAsia="바탕체"/>
          <w:kern w:val="0"/>
          <w:sz w:val="22"/>
        </w:rPr>
        <w:t>인계하는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지위를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승계하는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임대보증금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외에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임차인이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차임이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차임은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계속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수령하는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수령하는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차임은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관련하여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주채무자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여신거래계약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보증채무계약상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원리금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상환에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우선적으로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충당함을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원칙으로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물상보증인인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보증채무가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그러하다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신탁기간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임대차계약기간의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만료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임대차계약의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새로운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임대차계약을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10</w:t>
      </w:r>
      <w:r>
        <w:rPr>
          <w:rFonts w:ascii="Times New Roman" w:hAnsi="Times New Roman" w:cs="Times New Roman" w:eastAsia="바탕체"/>
          <w:kern w:val="0"/>
          <w:sz w:val="22"/>
        </w:rPr>
        <w:t>조제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항에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승낙을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얻어야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임대차계약과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관련하여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권리의무를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않으며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19</w:t>
      </w:r>
      <w:r>
        <w:rPr>
          <w:rFonts w:ascii="Times New Roman" w:hAnsi="Times New Roman" w:cs="Times New Roman" w:eastAsia="바탕체"/>
          <w:kern w:val="0"/>
          <w:sz w:val="22"/>
        </w:rPr>
        <w:t>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임차인에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명도청구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조치사항을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임대차계약서에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명기하여야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④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규정에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불구하고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임의로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임대차계약은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효력을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주장할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없으며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그로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배상하여야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⑤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규정에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명의로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새로운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임대차계약을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임차인의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요구가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공동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날인한다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⑥</w:t>
      </w:r>
      <w:r>
        <w:rPr>
          <w:rFonts w:ascii="Times New Roman" w:hAnsi="Times New Roman" w:cs="Times New Roman" w:eastAsia="바탕체"/>
          <w:kern w:val="0"/>
          <w:sz w:val="22"/>
        </w:rPr>
        <w:t>신탁계약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새로운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임대차계약을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별도의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특약을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따르기로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⑦</w:t>
      </w:r>
      <w:r>
        <w:rPr>
          <w:rFonts w:ascii="Times New Roman" w:hAnsi="Times New Roman" w:cs="Times New Roman" w:eastAsia="바탕체"/>
          <w:kern w:val="0"/>
          <w:sz w:val="22"/>
        </w:rPr>
        <w:t>신규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임대차보증금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재임대차보증금이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임대차보증금보다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많은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협의하여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결과에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처리하거나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특약을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관리하도록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12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보험계약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신탁부동산에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보험계약은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방법으로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체결하며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존속하는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동안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계속하여야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보험계약의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commentRangeStart w:id="5"/>
      <w:r>
        <w:rPr>
          <w:rFonts w:ascii="Times New Roman" w:hAnsi="Times New Roman" w:cs="Times New Roman" w:eastAsia="바탕체"/>
          <w:kern w:val="0"/>
          <w:sz w:val="22"/>
        </w:rPr>
        <w:t>수익자는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commentRangeEnd w:id="5"/>
      <w:r>
        <w:rPr>
          <w:rStyle w:val="CommentReference"/>
        </w:rPr>
        <w:commentReference w:id="5"/>
      </w:r>
      <w:r>
        <w:rPr>
          <w:rFonts w:eastAsia="바탕체" w:cs="Times New Roman" w:ascii="Times New Roman" w:hAnsi="Times New Roman"/>
          <w:kern w:val="0"/>
          <w:sz w:val="22"/>
        </w:rPr>
        <w:t>,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신탁계약체결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보험계약이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보험수익자를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이때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소요되는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일체의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보험계약에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근거하여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보험금을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수령하였을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신탁목적물을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추가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제공하는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상당한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이유가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수령금으로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이해관계를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권리자의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채권을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보전하기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만료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전이라도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보험금으로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23</w:t>
      </w:r>
      <w:r>
        <w:rPr>
          <w:rFonts w:ascii="Times New Roman" w:hAnsi="Times New Roman" w:cs="Times New Roman" w:eastAsia="바탕체"/>
          <w:kern w:val="0"/>
          <w:sz w:val="22"/>
        </w:rPr>
        <w:t>조에서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방법에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정산할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13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추가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제공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가치가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저감되어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채권보전에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예견되는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청구에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인정하는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부동산을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목적물로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추가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제공하여야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목적물의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추가제공을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거부하거나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상당기간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이행하지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못하는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청구에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14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선관주의의무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하자담보책임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보전관리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신탁사무에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선량한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관리자로서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주의의무를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가진다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발생하더라도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고의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과실에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아니한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책임을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아니한다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권리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책임을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15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신탁재산에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속하는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금전의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운용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관련된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계약보증금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위약금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포함</w:t>
      </w:r>
      <w:r>
        <w:rPr>
          <w:rFonts w:eastAsia="바탕체" w:cs="Times New Roman" w:ascii="Times New Roman" w:hAnsi="Times New Roman"/>
          <w:kern w:val="0"/>
          <w:sz w:val="22"/>
        </w:rPr>
        <w:t xml:space="preserve">), </w:t>
      </w:r>
      <w:r>
        <w:rPr>
          <w:rFonts w:ascii="Times New Roman" w:hAnsi="Times New Roman" w:cs="Times New Roman" w:eastAsia="바탕체"/>
          <w:kern w:val="0"/>
          <w:sz w:val="22"/>
        </w:rPr>
        <w:t>중도금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잔금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신탁재산에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속하는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교부하게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때까지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자본시장과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금융투자업에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법률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관련법령에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바에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운용할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관계법령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범위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운용방법을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별도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지정할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720" w:start="144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신탁재산을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신탁재산과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구분하여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관리</w:t>
      </w:r>
      <w:r>
        <w:rPr>
          <w:rFonts w:ascii="MS Mincho" w:hAnsi="MS Mincho" w:cs="MS Mincho" w:eastAsia="MS Mincho"/>
          <w:kern w:val="0"/>
          <w:sz w:val="22"/>
        </w:rPr>
        <w:t>․</w:t>
      </w:r>
      <w:r>
        <w:rPr>
          <w:rFonts w:ascii="Times New Roman" w:hAnsi="Times New Roman" w:cs="Times New Roman" w:eastAsia="바탕체"/>
          <w:kern w:val="0"/>
          <w:sz w:val="22"/>
        </w:rPr>
        <w:t>운용한다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16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비용의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부담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신탁이익에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제세공과금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유지관리비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금융비용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신탁사무의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처리에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필요한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신탁사무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처리에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있어서의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책임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사유로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신탁재산에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속하는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금전으로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부족하고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위탁자로부터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부족금액을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받을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상당하다고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인정하는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방법으로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일부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전부를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충당할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지급시기에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납부하지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않는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납부할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있으며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대지급일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익일부터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상환일까지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고유계정의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연체대출금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이자율을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기준으로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산출한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이자를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원금에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포함하여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④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대지급금과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지연손해금을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재산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공제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수취할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⑤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기인하여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대지급한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청구에도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불구하고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계속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거부하는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해지예정을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통지한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적정하다고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인정하는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방법으로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신탁재산을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충당할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17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계산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수익의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교부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신탁재산에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계산기일은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매년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12</w:t>
      </w:r>
      <w:r>
        <w:rPr>
          <w:rFonts w:ascii="Times New Roman" w:hAnsi="Times New Roman" w:cs="Times New Roman" w:eastAsia="바탕체"/>
          <w:kern w:val="0"/>
          <w:sz w:val="22"/>
        </w:rPr>
        <w:t>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31</w:t>
      </w:r>
      <w:r>
        <w:rPr>
          <w:rFonts w:ascii="Times New Roman" w:hAnsi="Times New Roman" w:cs="Times New Roman" w:eastAsia="바탕체"/>
          <w:kern w:val="0"/>
          <w:sz w:val="22"/>
        </w:rPr>
        <w:t>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신탁종료일로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하고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당해기의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수지계산서를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작성해서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통보하고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신탁수익은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현상대로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교부한다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계산기일이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도래하기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합의하는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신탁재산에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신탁보수를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매월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매분기별로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가정산할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18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신탁보수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관리보수는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『별지</w:t>
      </w:r>
      <w:r>
        <w:rPr>
          <w:rFonts w:eastAsia="바탕체" w:cs="Times New Roman" w:ascii="Times New Roman" w:hAnsi="Times New Roman"/>
          <w:kern w:val="0"/>
          <w:sz w:val="22"/>
        </w:rPr>
        <w:t xml:space="preserve">3 </w:t>
      </w:r>
      <w:r>
        <w:rPr>
          <w:rFonts w:ascii="Times New Roman" w:hAnsi="Times New Roman" w:cs="Times New Roman" w:eastAsia="바탕체"/>
          <w:kern w:val="0"/>
          <w:sz w:val="22"/>
        </w:rPr>
        <w:t>신탁보수에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약정』에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신탁보수는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발급함으로써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지급의무가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신탁보수는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신탁보수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외에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별도로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신탁재산의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처분금액을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기준으로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『별지</w:t>
      </w:r>
      <w:r>
        <w:rPr>
          <w:rFonts w:eastAsia="바탕체" w:cs="Times New Roman" w:ascii="Times New Roman" w:hAnsi="Times New Roman"/>
          <w:kern w:val="0"/>
          <w:sz w:val="22"/>
        </w:rPr>
        <w:t xml:space="preserve">3 </w:t>
      </w:r>
      <w:r>
        <w:rPr>
          <w:rFonts w:ascii="Times New Roman" w:hAnsi="Times New Roman" w:cs="Times New Roman" w:eastAsia="바탕체"/>
          <w:kern w:val="0"/>
          <w:sz w:val="22"/>
        </w:rPr>
        <w:t>신탁보수에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약정』에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산출한다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④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항에서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신탁보수는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계약보증금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수령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50%</w:t>
      </w:r>
      <w:r>
        <w:rPr>
          <w:rFonts w:ascii="Times New Roman" w:hAnsi="Times New Roman" w:cs="Times New Roman" w:eastAsia="바탕체"/>
          <w:kern w:val="0"/>
          <w:sz w:val="22"/>
        </w:rPr>
        <w:t>를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처분대금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완전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수령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나머지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50%</w:t>
      </w:r>
      <w:r>
        <w:rPr>
          <w:rFonts w:ascii="Times New Roman" w:hAnsi="Times New Roman" w:cs="Times New Roman" w:eastAsia="바탕체"/>
          <w:kern w:val="0"/>
          <w:sz w:val="22"/>
        </w:rPr>
        <w:t>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지급기로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처분계약이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해지된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계약보증금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수령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받은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신탁보수를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환급하지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않는다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;Batang" w:cs="바탕;Batang" w:ascii="바탕;Batang" w:hAnsi="바탕;Batang"/>
          <w:kern w:val="0"/>
          <w:sz w:val="22"/>
        </w:rPr>
        <w:t>⑤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중개한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신탁보수와는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별도로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중개수수료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상당액을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받을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19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처분시기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해당하는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종료전이라도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청구에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220" w:start="940" w:end="0"/>
        <w:textAlignment w:val="baseline"/>
        <w:rPr>
          <w:rFonts w:eastAsia="바탕체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1. </w:t>
      </w:r>
      <w:r>
        <w:rPr>
          <w:rFonts w:ascii="Times New Roman" w:hAnsi="Times New Roman" w:cs="Times New Roman" w:eastAsia="바탕체"/>
          <w:kern w:val="0"/>
          <w:sz w:val="22"/>
        </w:rPr>
        <w:t>우선수익자와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채무자간에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여신거래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보증채무약정을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불이행한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주채무자가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보증계약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담보설정계약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불이행한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ind w:hanging="220" w:start="94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2.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위반한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</w:p>
    <w:p>
      <w:pPr>
        <w:pStyle w:val="Normal"/>
        <w:snapToGrid w:val="false"/>
        <w:spacing w:lineRule="auto" w:line="360" w:before="0" w:after="0"/>
        <w:ind w:hanging="220" w:start="94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3.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담보가치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저감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환가요인이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신탁계약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위탁자로부터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임대차보증금을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받지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못한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신탁등기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주택임대차보호법상의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대항력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임차인으로부터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임대차보증금의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반환을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요청받고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동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사실을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통지하여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임대차보증금의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반환을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촉구하였으나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이행하지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아니하는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신고된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최종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주소지로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서면통지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발송하면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보통의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우송기간이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경과한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도달한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처분사실을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인지하지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못한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처분행위에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제기하지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못한다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20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처분방법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신탁부동산은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공개시장에서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경쟁을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통하여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원칙으로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유찰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공고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전까지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직전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조건으로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수의계약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21</w:t>
      </w:r>
      <w:r>
        <w:rPr>
          <w:rFonts w:ascii="Times New Roman" w:hAnsi="Times New Roman" w:cs="Times New Roman" w:eastAsia="바탕체"/>
          <w:kern w:val="0"/>
          <w:sz w:val="22"/>
        </w:rPr>
        <w:t>조에서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예정가격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이상을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제시한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매수희망자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가장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높은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금액을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제시한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자를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매수인으로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결정한다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21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공매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예정가격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예정가격은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감정평가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전문기관의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감정평가액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이상으로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결정하는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원칙으로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신탁개시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6</w:t>
      </w:r>
      <w:r>
        <w:rPr>
          <w:rFonts w:ascii="Times New Roman" w:hAnsi="Times New Roman" w:cs="Times New Roman" w:eastAsia="바탕체"/>
          <w:kern w:val="0"/>
          <w:sz w:val="22"/>
        </w:rPr>
        <w:t>개월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이내로서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가격변동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요인이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않는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신탁부동산가격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이상으로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결정할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예정가격으로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않을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처분예정가격은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직전의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예정가격을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기준으로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10% </w:t>
      </w:r>
      <w:r>
        <w:rPr>
          <w:rFonts w:ascii="Times New Roman" w:hAnsi="Times New Roman" w:cs="Times New Roman" w:eastAsia="바탕체"/>
          <w:kern w:val="0"/>
          <w:sz w:val="22"/>
        </w:rPr>
        <w:t>해당액을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순차적으로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차감한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금액으로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22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처분대금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납부기한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처분대금은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처분계약을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날로부터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30</w:t>
      </w:r>
      <w:r>
        <w:rPr>
          <w:rFonts w:ascii="Times New Roman" w:hAnsi="Times New Roman" w:cs="Times New Roman" w:eastAsia="바탕체"/>
          <w:kern w:val="0"/>
          <w:sz w:val="22"/>
        </w:rPr>
        <w:t>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완납하는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원칙으로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회이상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시도하여도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않을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매수자를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용이하게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확보하기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이해관계인이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가지는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채권을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만족시킬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범위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처분대금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납부기한을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연장하여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분할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납부하게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예정가격은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직전의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예정가격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미만으로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23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처분대금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정산방법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처분대금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환가절차에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정산순서는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다음과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같이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>
          <w:rFonts w:eastAsia="바탕체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1. </w:t>
      </w:r>
      <w:r>
        <w:rPr>
          <w:rFonts w:ascii="Times New Roman" w:hAnsi="Times New Roman" w:cs="Times New Roman" w:eastAsia="바탕체"/>
          <w:kern w:val="0"/>
          <w:sz w:val="22"/>
        </w:rPr>
        <w:t>신탁계약과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관련된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가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</w:t>
      </w:r>
      <w:r>
        <w:rPr>
          <w:rFonts w:ascii="Times New Roman" w:hAnsi="Times New Roman" w:cs="Times New Roman" w:eastAsia="바탕체"/>
          <w:kern w:val="0"/>
          <w:sz w:val="22"/>
        </w:rPr>
        <w:t>전기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수도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관리비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보험료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신문공고료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처분잔대금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수납약정일까지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명의로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고지된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재산세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조세공과금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나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보수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</w:t>
      </w:r>
      <w:r>
        <w:rPr>
          <w:rFonts w:ascii="Times New Roman" w:hAnsi="Times New Roman" w:cs="Times New Roman" w:eastAsia="바탕체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재산처분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수수료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미지급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재산관리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수수료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/>
      </w:pPr>
      <w:r>
        <w:rPr>
          <w:rFonts w:eastAsia="바탕체" w:cs="Times New Roman" w:ascii="Times New Roman" w:hAnsi="Times New Roman"/>
          <w:kern w:val="0"/>
          <w:sz w:val="22"/>
        </w:rPr>
        <w:t xml:space="preserve">2. </w:t>
      </w:r>
      <w:r>
        <w:rPr>
          <w:rFonts w:ascii="Times New Roman" w:hAnsi="Times New Roman" w:cs="Times New Roman" w:eastAsia="바탕체"/>
          <w:kern w:val="0"/>
          <w:sz w:val="22"/>
        </w:rPr>
        <w:t>신탁등기전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소액임대차보증금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주택임대차보호법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8</w:t>
      </w:r>
      <w:r>
        <w:rPr>
          <w:rFonts w:ascii="Times New Roman" w:hAnsi="Times New Roman" w:cs="Times New Roman" w:eastAsia="바탕체"/>
          <w:kern w:val="0"/>
          <w:sz w:val="22"/>
        </w:rPr>
        <w:t>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상가건물임대차보호법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14</w:t>
      </w:r>
      <w:r>
        <w:rPr>
          <w:rFonts w:ascii="Times New Roman" w:hAnsi="Times New Roman" w:cs="Times New Roman" w:eastAsia="바탕체"/>
          <w:kern w:val="0"/>
          <w:sz w:val="22"/>
        </w:rPr>
        <w:t>조</w:t>
      </w:r>
      <w:r>
        <w:rPr>
          <w:rFonts w:eastAsia="바탕체" w:cs="Times New Roman" w:ascii="Times New Roman" w:hAnsi="Times New Roman"/>
          <w:kern w:val="0"/>
          <w:sz w:val="22"/>
        </w:rPr>
        <w:t xml:space="preserve">) 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/>
      </w:pPr>
      <w:r>
        <w:rPr>
          <w:rFonts w:eastAsia="바탕체" w:cs="Times New Roman" w:ascii="Times New Roman" w:hAnsi="Times New Roman"/>
          <w:kern w:val="0"/>
          <w:sz w:val="22"/>
        </w:rPr>
        <w:t xml:space="preserve">3. </w:t>
      </w:r>
      <w:r>
        <w:rPr>
          <w:rFonts w:ascii="Times New Roman" w:hAnsi="Times New Roman" w:cs="Times New Roman" w:eastAsia="바탕체"/>
          <w:kern w:val="0"/>
          <w:sz w:val="22"/>
        </w:rPr>
        <w:t>신탁등기전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임대차보증금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주택임대차보호법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2, </w:t>
      </w:r>
      <w:r>
        <w:rPr>
          <w:rFonts w:ascii="Times New Roman" w:hAnsi="Times New Roman" w:cs="Times New Roman" w:eastAsia="바탕체"/>
          <w:kern w:val="0"/>
          <w:sz w:val="22"/>
        </w:rPr>
        <w:t>상가건물임대차보호법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5</w:t>
      </w:r>
      <w:r>
        <w:rPr>
          <w:rFonts w:ascii="Times New Roman" w:hAnsi="Times New Roman" w:cs="Times New Roman" w:eastAsia="바탕체"/>
          <w:kern w:val="0"/>
          <w:sz w:val="22"/>
        </w:rPr>
        <w:t>조</w:t>
      </w:r>
      <w:r>
        <w:rPr>
          <w:rFonts w:eastAsia="바탕체" w:cs="Times New Roman" w:ascii="Times New Roman" w:hAnsi="Times New Roman"/>
          <w:kern w:val="0"/>
          <w:sz w:val="22"/>
        </w:rPr>
        <w:t xml:space="preserve">), </w:t>
      </w:r>
      <w:r>
        <w:rPr>
          <w:rFonts w:ascii="Times New Roman" w:hAnsi="Times New Roman" w:cs="Times New Roman" w:eastAsia="바탕체"/>
          <w:kern w:val="0"/>
          <w:sz w:val="22"/>
        </w:rPr>
        <w:t>근저당권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채권최고액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범위내</w:t>
      </w:r>
      <w:r>
        <w:rPr>
          <w:rFonts w:eastAsia="바탕체" w:cs="Times New Roman" w:ascii="Times New Roman" w:hAnsi="Times New Roman"/>
          <w:kern w:val="0"/>
          <w:sz w:val="22"/>
        </w:rPr>
        <w:t xml:space="preserve">), </w:t>
      </w:r>
      <w:r>
        <w:rPr>
          <w:rFonts w:ascii="Times New Roman" w:hAnsi="Times New Roman" w:cs="Times New Roman" w:eastAsia="바탕체"/>
          <w:kern w:val="0"/>
          <w:sz w:val="22"/>
        </w:rPr>
        <w:t>전세권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등기된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임차권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피담보채권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단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이들간의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순위는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법령의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규정에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212" w:start="912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spacing w:val="-4"/>
          <w:kern w:val="0"/>
          <w:sz w:val="22"/>
        </w:rPr>
        <w:t xml:space="preserve">4.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반환의무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임대차보증금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중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제</w:t>
      </w:r>
      <w:r>
        <w:rPr>
          <w:rFonts w:eastAsia="바탕체" w:cs="Times New Roman" w:ascii="Times New Roman" w:hAnsi="Times New Roman"/>
          <w:spacing w:val="-4"/>
          <w:kern w:val="0"/>
          <w:sz w:val="22"/>
        </w:rPr>
        <w:t>2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호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제</w:t>
      </w:r>
      <w:r>
        <w:rPr>
          <w:rFonts w:eastAsia="바탕체" w:cs="Times New Roman" w:ascii="Times New Roman" w:hAnsi="Times New Roman"/>
          <w:spacing w:val="-4"/>
          <w:kern w:val="0"/>
          <w:sz w:val="22"/>
        </w:rPr>
        <w:t>3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호에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해당하지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않는</w:t>
      </w:r>
      <w:r>
        <w:rPr>
          <w:rFonts w:ascii="Times New Roman" w:hAnsi="Times New Roman" w:cs="Times New Roman" w:eastAsia="Times New Roman"/>
          <w:spacing w:val="-4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4"/>
          <w:kern w:val="0"/>
          <w:sz w:val="22"/>
        </w:rPr>
        <w:t>것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>
          <w:rFonts w:eastAsia="바탕체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5. </w:t>
      </w:r>
      <w:r>
        <w:rPr>
          <w:rFonts w:ascii="Times New Roman" w:hAnsi="Times New Roman" w:cs="Times New Roman" w:eastAsia="바탕체"/>
          <w:kern w:val="0"/>
          <w:sz w:val="22"/>
        </w:rPr>
        <w:t>우선수익자의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채권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>
          <w:rFonts w:eastAsia="바탕체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6. </w:t>
      </w:r>
      <w:r>
        <w:rPr>
          <w:rFonts w:ascii="Times New Roman" w:hAnsi="Times New Roman" w:cs="Times New Roman" w:eastAsia="바탕체"/>
          <w:kern w:val="0"/>
          <w:sz w:val="22"/>
        </w:rPr>
        <w:t>순차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변제하고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잔여액이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잔여분을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수익자가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없으면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처분대금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정산시기는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처분대금을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완전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수납한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관련하여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받은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계약금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계약해제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위약금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포함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등은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이해관계인에게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때까지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관리하며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운용수익금은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정산대금에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포함한다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④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항제</w:t>
      </w:r>
      <w:r>
        <w:rPr>
          <w:rFonts w:eastAsia="바탕체" w:cs="Times New Roman" w:ascii="Times New Roman" w:hAnsi="Times New Roman"/>
          <w:kern w:val="0"/>
          <w:sz w:val="22"/>
        </w:rPr>
        <w:t>6</w:t>
      </w:r>
      <w:r>
        <w:rPr>
          <w:rFonts w:ascii="Times New Roman" w:hAnsi="Times New Roman" w:cs="Times New Roman" w:eastAsia="바탕체"/>
          <w:kern w:val="0"/>
          <w:sz w:val="22"/>
        </w:rPr>
        <w:t>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금액은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매수인에게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인도한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매수인의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인수확인서를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제시하였을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지급한다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24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명도의무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처분절차가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개시되는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자진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명도하여야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주택임대차보호법상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대항력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임차인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점유자에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명도에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적극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협조하여야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25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신탁해지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책임부담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)</w:t>
      </w:r>
      <w:r>
        <w:rPr>
          <w:rFonts w:eastAsia="바탕체" w:cs="Times New Roman" w:ascii="Times New Roman" w:hAnsi="Times New Roman"/>
          <w:kern w:val="0"/>
          <w:sz w:val="22"/>
        </w:rPr>
        <w:t xml:space="preserve">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신탁해지로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발생되었거나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민형사상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모든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책임을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완료한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해지를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요청할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있으며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확인하고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이의가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해지에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응하여야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규정에도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불구하고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경제사정의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변화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멸실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담보가치의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하락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상당한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사유에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목적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달성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신탁사무의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불가능하거나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현저히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곤란한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협의하여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해지할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있으며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책임을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아니한다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해지에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제비용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신탁보수와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손해보상금을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신탁부동산으로부터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공제하거나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청구할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④</w:t>
      </w:r>
      <w:r>
        <w:rPr>
          <w:rFonts w:ascii="Times New Roman" w:hAnsi="Times New Roman" w:cs="Times New Roman" w:eastAsia="바탕체"/>
          <w:kern w:val="0"/>
          <w:sz w:val="22"/>
        </w:rPr>
        <w:t>신탁법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21</w:t>
      </w:r>
      <w:r>
        <w:rPr>
          <w:rFonts w:ascii="Times New Roman" w:hAnsi="Times New Roman" w:cs="Times New Roman" w:eastAsia="바탕체"/>
          <w:kern w:val="0"/>
          <w:sz w:val="22"/>
        </w:rPr>
        <w:t>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규정한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원인으로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권리의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실행으로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환가대금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잔여액을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수령한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23</w:t>
      </w:r>
      <w:r>
        <w:rPr>
          <w:rFonts w:ascii="Times New Roman" w:hAnsi="Times New Roman" w:cs="Times New Roman" w:eastAsia="바탕체"/>
          <w:kern w:val="0"/>
          <w:sz w:val="22"/>
        </w:rPr>
        <w:t>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처분대금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정산방법에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준하여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정산한다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26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신탁종료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종료한다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220" w:start="920" w:end="0"/>
        <w:jc w:val="start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1.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25</w:t>
      </w:r>
      <w:r>
        <w:rPr>
          <w:rFonts w:ascii="Times New Roman" w:hAnsi="Times New Roman" w:cs="Times New Roman" w:eastAsia="바탕체"/>
          <w:kern w:val="0"/>
          <w:sz w:val="22"/>
        </w:rPr>
        <w:t>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해지</w:t>
      </w:r>
    </w:p>
    <w:p>
      <w:pPr>
        <w:pStyle w:val="Normal"/>
        <w:snapToGrid w:val="false"/>
        <w:spacing w:lineRule="auto" w:line="360" w:before="0" w:after="0"/>
        <w:ind w:hanging="220" w:start="920" w:end="0"/>
        <w:jc w:val="start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2. </w:t>
      </w:r>
      <w:r>
        <w:rPr>
          <w:rFonts w:ascii="Times New Roman" w:hAnsi="Times New Roman" w:cs="Times New Roman" w:eastAsia="바탕체"/>
          <w:kern w:val="0"/>
          <w:sz w:val="22"/>
        </w:rPr>
        <w:t>신탁기간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종료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우선수익자간에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거래관계의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종료에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증서의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반환</w:t>
      </w:r>
    </w:p>
    <w:p>
      <w:pPr>
        <w:pStyle w:val="Normal"/>
        <w:snapToGrid w:val="false"/>
        <w:spacing w:lineRule="auto" w:line="360" w:before="0" w:after="0"/>
        <w:ind w:hanging="220" w:start="920" w:end="0"/>
        <w:jc w:val="start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3.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19</w:t>
      </w:r>
      <w:r>
        <w:rPr>
          <w:rFonts w:ascii="Times New Roman" w:hAnsi="Times New Roman" w:cs="Times New Roman" w:eastAsia="바탕체"/>
          <w:kern w:val="0"/>
          <w:sz w:val="22"/>
        </w:rPr>
        <w:t>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양수인에게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소유권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이전등기가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경료된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</w:t>
      </w:r>
    </w:p>
    <w:p>
      <w:pPr>
        <w:pStyle w:val="Normal"/>
        <w:snapToGrid w:val="false"/>
        <w:spacing w:lineRule="auto" w:line="360" w:before="0" w:after="0"/>
        <w:ind w:hanging="220" w:start="920" w:end="0"/>
        <w:jc w:val="start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4. </w:t>
      </w:r>
      <w:r>
        <w:rPr>
          <w:rFonts w:ascii="Times New Roman" w:hAnsi="Times New Roman" w:cs="Times New Roman" w:eastAsia="바탕체"/>
          <w:kern w:val="0"/>
          <w:sz w:val="22"/>
        </w:rPr>
        <w:t>신탁부동산의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멸실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권리의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사유로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목적을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달성할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만료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신탁해지로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종료하는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반환하고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현상대로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인도한다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신탁계약이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종료되는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최종계산에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동의를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받도록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수익자에게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통보한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사항은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동의한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간주하고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최종계산서에서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생략할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④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종료하는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항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본문을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적용하지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않는다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27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인감신고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위탁자와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본인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대리인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신탁관계인의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인감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서명감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미리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신고하여야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697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제반서류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사용된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인감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서명감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제출한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인감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서명감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육안으로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깊게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비교</w:t>
      </w:r>
      <w:r>
        <w:rPr>
          <w:rFonts w:ascii="MS Mincho" w:hAnsi="MS Mincho" w:cs="MS Mincho" w:eastAsia="MS Mincho"/>
          <w:kern w:val="0"/>
          <w:sz w:val="22"/>
        </w:rPr>
        <w:t>․</w:t>
      </w:r>
      <w:r>
        <w:rPr>
          <w:rFonts w:ascii="Times New Roman" w:hAnsi="Times New Roman" w:cs="Times New Roman" w:eastAsia="바탕체"/>
          <w:kern w:val="0"/>
          <w:sz w:val="22"/>
        </w:rPr>
        <w:t>대조하여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틀림이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것으로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인정하여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신탁재산의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교부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기타의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처리를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인감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서명감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위조</w:t>
      </w:r>
      <w:r>
        <w:rPr>
          <w:rFonts w:ascii="MS Mincho" w:hAnsi="MS Mincho" w:cs="MS Mincho" w:eastAsia="MS Mincho"/>
          <w:kern w:val="0"/>
          <w:sz w:val="22"/>
        </w:rPr>
        <w:t>․</w:t>
      </w:r>
      <w:r>
        <w:rPr>
          <w:rFonts w:ascii="Times New Roman" w:hAnsi="Times New Roman" w:cs="Times New Roman" w:eastAsia="바탕체"/>
          <w:kern w:val="0"/>
          <w:sz w:val="22"/>
        </w:rPr>
        <w:t>변조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도용이나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밖의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다른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사고로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대해서는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일체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책임을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아니한다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28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신고사항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다음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각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사유가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상속인은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사실을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서면에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신고하여야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220" w:start="82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1. </w:t>
      </w:r>
      <w:r>
        <w:rPr>
          <w:rFonts w:ascii="Times New Roman" w:hAnsi="Times New Roman" w:cs="Times New Roman" w:eastAsia="바탕체"/>
          <w:kern w:val="0"/>
          <w:sz w:val="22"/>
        </w:rPr>
        <w:t>신탁계약서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수익권증서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신고인감의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분실</w:t>
      </w:r>
    </w:p>
    <w:p>
      <w:pPr>
        <w:pStyle w:val="Normal"/>
        <w:snapToGrid w:val="false"/>
        <w:spacing w:lineRule="auto" w:line="360" w:before="0" w:after="0"/>
        <w:ind w:hanging="220" w:start="82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2. 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대리인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신탁관계인의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사망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성명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행위능력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신고인감의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</w:t>
      </w:r>
    </w:p>
    <w:p>
      <w:pPr>
        <w:pStyle w:val="Normal"/>
        <w:snapToGrid w:val="false"/>
        <w:spacing w:lineRule="auto" w:line="360" w:before="0" w:after="0"/>
        <w:ind w:hanging="220" w:start="82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3. </w:t>
      </w:r>
      <w:r>
        <w:rPr>
          <w:rFonts w:ascii="Times New Roman" w:hAnsi="Times New Roman" w:cs="Times New Roman" w:eastAsia="바탕체"/>
          <w:kern w:val="0"/>
          <w:sz w:val="22"/>
        </w:rPr>
        <w:t>기타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요하는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신고가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지체됨으로써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대하여는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책임을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아니한다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③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신고를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게을리하여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은행에게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발생한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손해를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배상하여야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29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소송수행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eastAsia="바탕;Batang" w:cs="바탕;Batang" w:ascii="바탕;Batang" w:hAnsi="바탕;Batang"/>
          <w:kern w:val="0"/>
          <w:sz w:val="22"/>
        </w:rPr>
        <w:t>①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신탁부동산과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관련하여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위탁자로부터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수행요청이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따르거나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혹은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스스로의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판단으로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소송수속을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start="700" w:end="0"/>
        <w:textAlignment w:val="baseline"/>
        <w:rPr/>
      </w:pPr>
      <w:r>
        <w:rPr>
          <w:rFonts w:eastAsia="바탕;Batang" w:cs="바탕;Batang" w:ascii="바탕;Batang" w:hAnsi="바탕;Batang"/>
          <w:kern w:val="0"/>
          <w:sz w:val="22"/>
        </w:rPr>
        <w:t>②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항의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소송의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진행에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인지대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변호사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등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일체의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비용은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부담한다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30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관할법원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수익자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8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spacing w:val="-8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8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spacing w:val="-8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8"/>
          <w:kern w:val="0"/>
          <w:sz w:val="22"/>
        </w:rPr>
        <w:t>신탁계약에</w:t>
      </w:r>
      <w:r>
        <w:rPr>
          <w:rFonts w:ascii="Times New Roman" w:hAnsi="Times New Roman" w:cs="Times New Roman" w:eastAsia="Times New Roman"/>
          <w:spacing w:val="-8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8"/>
          <w:kern w:val="0"/>
          <w:sz w:val="22"/>
        </w:rPr>
        <w:t>관하여</w:t>
      </w:r>
      <w:r>
        <w:rPr>
          <w:rFonts w:ascii="Times New Roman" w:hAnsi="Times New Roman" w:cs="Times New Roman" w:eastAsia="Times New Roman"/>
          <w:spacing w:val="-8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8"/>
          <w:kern w:val="0"/>
          <w:sz w:val="22"/>
        </w:rPr>
        <w:t>소송을</w:t>
      </w:r>
      <w:r>
        <w:rPr>
          <w:rFonts w:ascii="Times New Roman" w:hAnsi="Times New Roman" w:cs="Times New Roman" w:eastAsia="Times New Roman"/>
          <w:spacing w:val="-8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spacing w:val="-8"/>
          <w:kern w:val="0"/>
          <w:sz w:val="22"/>
        </w:rPr>
        <w:t>제</w:t>
      </w:r>
      <w:r>
        <w:rPr>
          <w:rFonts w:ascii="Times New Roman" w:hAnsi="Times New Roman" w:cs="Times New Roman" w:eastAsia="바탕체"/>
          <w:spacing w:val="-16"/>
          <w:kern w:val="0"/>
          <w:sz w:val="22"/>
        </w:rPr>
        <w:t>기</w:t>
      </w:r>
      <w:r>
        <w:rPr>
          <w:rFonts w:ascii="Times New Roman" w:hAnsi="Times New Roman" w:cs="Times New Roman" w:eastAsia="바탕체"/>
          <w:spacing w:val="-8"/>
          <w:kern w:val="0"/>
          <w:sz w:val="22"/>
        </w:rPr>
        <w:t>하</w:t>
      </w:r>
      <w:r>
        <w:rPr>
          <w:rFonts w:ascii="Times New Roman" w:hAnsi="Times New Roman" w:cs="Times New Roman" w:eastAsia="바탕체"/>
          <w:kern w:val="0"/>
          <w:sz w:val="22"/>
        </w:rPr>
        <w:t>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서울중앙지방법원을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관할법원으로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해결한다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>,</w:t>
      </w:r>
      <w:r>
        <w:rPr>
          <w:rFonts w:eastAsia="바탕체" w:cs="Times New Roman" w:ascii="Times New Roman" w:hAnsi="Times New Roman"/>
          <w:spacing w:val="8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소송을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제기하는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때에는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선택에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주소지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거래하는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영업점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소재지를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관할하는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법원에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제기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68" w:start="768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31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준용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계약서에서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아니한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사항은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관계법령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추가계약서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내규에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처리하기로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32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추가계약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ascii="Times New Roman" w:hAnsi="Times New Roman" w:cs="Times New Roman" w:eastAsia="바탕체"/>
          <w:kern w:val="0"/>
          <w:sz w:val="22"/>
        </w:rPr>
        <w:t>위탁자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수익자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은행은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반하지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않는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범위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내에서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내용을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구체화하거나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당사자들의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권리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의무를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추가적으로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정하기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계약을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체결할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있다</w:t>
      </w:r>
      <w:r>
        <w:rPr>
          <w:rFonts w:eastAsia="바탕체" w:cs="Times New Roman" w:ascii="Times New Roman" w:hAnsi="Times New Roman"/>
          <w:kern w:val="0"/>
          <w:sz w:val="22"/>
        </w:rPr>
        <w:t xml:space="preserve">. </w:t>
      </w:r>
      <w:r>
        <w:rPr>
          <w:rFonts w:ascii="Times New Roman" w:hAnsi="Times New Roman" w:cs="Times New Roman" w:eastAsia="바탕체"/>
          <w:kern w:val="0"/>
          <w:sz w:val="22"/>
        </w:rPr>
        <w:t>다만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별도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합의가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이루어지지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않는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은행이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지명하는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변호사의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합리적인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의견에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따르기로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b/>
          <w:bCs/>
          <w:kern w:val="0"/>
          <w:sz w:val="22"/>
        </w:rPr>
        <w:t>제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33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조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>(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계약서의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보관</w:t>
      </w:r>
      <w:r>
        <w:rPr>
          <w:rFonts w:eastAsia="바탕체" w:cs="Times New Roman" w:ascii="Times New Roman" w:hAnsi="Times New Roman"/>
          <w:b/>
          <w:bCs/>
          <w:kern w:val="0"/>
          <w:sz w:val="22"/>
        </w:rPr>
        <w:t xml:space="preserve">) </w:t>
      </w:r>
      <w:r>
        <w:rPr>
          <w:rFonts w:ascii="Times New Roman" w:hAnsi="Times New Roman" w:cs="Times New Roman" w:eastAsia="바탕체"/>
          <w:kern w:val="0"/>
          <w:sz w:val="22"/>
        </w:rPr>
        <w:t>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증명하기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신탁계약서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부를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작성하여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각자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서명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또는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기명날인하도록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후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원본은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위탁자가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보관한다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697" w:start="697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jc w:val="center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2026</w:t>
      </w:r>
      <w:r>
        <w:rPr>
          <w:rFonts w:ascii="Times New Roman" w:hAnsi="Times New Roman" w:cs="Times New Roman" w:eastAsia="바탕체"/>
          <w:kern w:val="0"/>
          <w:sz w:val="22"/>
        </w:rPr>
        <w:t>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[*]</w:t>
      </w:r>
      <w:r>
        <w:rPr>
          <w:rFonts w:ascii="Times New Roman" w:hAnsi="Times New Roman" w:cs="Times New Roman" w:eastAsia="바탕체"/>
          <w:kern w:val="0"/>
          <w:sz w:val="22"/>
        </w:rPr>
        <w:t>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 </w:t>
      </w:r>
      <w:r>
        <w:rPr>
          <w:rFonts w:eastAsia="바탕체" w:cs="Times New Roman" w:ascii="Times New Roman" w:hAnsi="Times New Roman"/>
          <w:kern w:val="0"/>
          <w:sz w:val="22"/>
        </w:rPr>
        <w:t>[*]</w:t>
      </w:r>
      <w:r>
        <w:rPr>
          <w:rFonts w:ascii="Times New Roman" w:hAnsi="Times New Roman" w:cs="Times New Roman" w:eastAsia="바탕체"/>
          <w:kern w:val="0"/>
          <w:sz w:val="22"/>
        </w:rPr>
        <w:t>일</w:t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b/>
          <w:bCs/>
          <w:kern w:val="0"/>
          <w:sz w:val="22"/>
        </w:rPr>
      </w:pPr>
      <w:r>
        <w:rPr>
          <w:rFonts w:eastAsia="바탕체" w:cs="Times New Roman" w:ascii="Times New Roman" w:hAnsi="Times New Roman"/>
          <w:b/>
          <w:bCs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b/>
          <w:bCs/>
          <w:kern w:val="0"/>
          <w:sz w:val="22"/>
        </w:rPr>
      </w:pPr>
      <w:r>
        <w:rPr>
          <w:rFonts w:eastAsia="바탕체" w:cs="Times New Roman" w:ascii="Times New Roman" w:hAnsi="Times New Roman"/>
          <w:b/>
          <w:bCs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b/>
          <w:bCs/>
          <w:kern w:val="0"/>
          <w:sz w:val="22"/>
        </w:rPr>
      </w:pPr>
      <w:r>
        <w:rPr>
          <w:rFonts w:eastAsia="바탕체" w:cs="Times New Roman" w:ascii="Times New Roman" w:hAnsi="Times New Roman"/>
          <w:b/>
          <w:bCs/>
          <w:kern w:val="0"/>
          <w:sz w:val="22"/>
        </w:rPr>
      </w:r>
    </w:p>
    <w:p>
      <w:pPr>
        <w:pStyle w:val="Normal"/>
        <w:tabs>
          <w:tab w:val="clear" w:pos="800"/>
          <w:tab w:val="left" w:pos="993" w:leader="none"/>
        </w:tabs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:</w:t>
        <w:tab/>
        <w:t xml:space="preserve">1. </w:t>
      </w:r>
      <w:r>
        <w:rPr>
          <w:rFonts w:ascii="Times New Roman" w:hAnsi="Times New Roman" w:cs="Times New Roman" w:eastAsia="바탕체"/>
          <w:kern w:val="0"/>
          <w:sz w:val="22"/>
        </w:rPr>
        <w:t>우선수익자들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목록</w:t>
      </w:r>
    </w:p>
    <w:p>
      <w:pPr>
        <w:pStyle w:val="Normal"/>
        <w:tabs>
          <w:tab w:val="clear" w:pos="800"/>
          <w:tab w:val="left" w:pos="993" w:leader="none"/>
        </w:tabs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:</w:t>
        <w:tab/>
        <w:t xml:space="preserve">1. </w:t>
      </w:r>
      <w:r>
        <w:rPr>
          <w:rFonts w:ascii="Times New Roman" w:hAnsi="Times New Roman" w:cs="Times New Roman" w:eastAsia="바탕체"/>
          <w:kern w:val="0"/>
          <w:sz w:val="22"/>
        </w:rPr>
        <w:t>신탁부동산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목록</w:t>
      </w:r>
    </w:p>
    <w:p>
      <w:pPr>
        <w:pStyle w:val="Normal"/>
        <w:snapToGrid w:val="false"/>
        <w:spacing w:lineRule="auto" w:line="360" w:before="0" w:after="0"/>
        <w:ind w:firstLine="713" w:start="280" w:end="0"/>
        <w:textAlignment w:val="baseline"/>
        <w:rPr>
          <w:rFonts w:eastAsia="바탕체"/>
        </w:rPr>
      </w:pPr>
      <w:bookmarkStart w:id="0" w:name="1._부동산의_표시"/>
      <w:bookmarkEnd w:id="0"/>
      <w:r>
        <w:rPr>
          <w:rFonts w:eastAsia="바탕체" w:cs="Times New Roman" w:ascii="Times New Roman" w:hAnsi="Times New Roman"/>
          <w:kern w:val="0"/>
          <w:sz w:val="22"/>
        </w:rPr>
        <w:t xml:space="preserve">2. </w:t>
      </w:r>
      <w:r>
        <w:rPr>
          <w:rFonts w:ascii="Times New Roman" w:hAnsi="Times New Roman" w:cs="Times New Roman" w:eastAsia="바탕체"/>
          <w:kern w:val="0"/>
          <w:sz w:val="22"/>
        </w:rPr>
        <w:t>신탁계약의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내용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ind w:firstLine="713" w:start="28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bookmarkStart w:id="1" w:name="2._계약의_내용"/>
      <w:bookmarkEnd w:id="1"/>
      <w:r>
        <w:rPr>
          <w:rFonts w:eastAsia="바탕체" w:cs="Times New Roman" w:ascii="Times New Roman" w:hAnsi="Times New Roman"/>
          <w:kern w:val="0"/>
          <w:sz w:val="22"/>
        </w:rPr>
        <w:t xml:space="preserve">3. </w:t>
      </w:r>
      <w:r>
        <w:rPr>
          <w:rFonts w:ascii="Times New Roman" w:hAnsi="Times New Roman" w:cs="Times New Roman" w:eastAsia="바탕체"/>
          <w:kern w:val="0"/>
          <w:sz w:val="22"/>
        </w:rPr>
        <w:t>신탁보수에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약정</w:t>
      </w:r>
    </w:p>
    <w:p>
      <w:pPr>
        <w:pStyle w:val="Normal"/>
        <w:snapToGrid w:val="false"/>
        <w:spacing w:lineRule="auto" w:line="360" w:before="0" w:after="0"/>
        <w:ind w:firstLine="713" w:start="280" w:end="0"/>
        <w:textAlignment w:val="baseline"/>
        <w:rPr>
          <w:rFonts w:ascii="Times New Roman" w:hAnsi="Times New Roman" w:eastAsia="바탕체" w:cs="Times New Roman"/>
          <w:bCs/>
          <w:kern w:val="0"/>
          <w:sz w:val="22"/>
        </w:rPr>
      </w:pPr>
      <w:r>
        <w:rPr>
          <w:rFonts w:eastAsia="바탕체" w:cs="Times New Roman" w:ascii="Times New Roman" w:hAnsi="Times New Roman"/>
          <w:bCs/>
          <w:kern w:val="0"/>
          <w:sz w:val="22"/>
        </w:rPr>
        <w:t xml:space="preserve">4. </w:t>
      </w:r>
      <w:r>
        <w:rPr>
          <w:rFonts w:ascii="Times New Roman" w:hAnsi="Times New Roman" w:cs="Times New Roman" w:eastAsia="바탕체"/>
          <w:bCs/>
          <w:kern w:val="0"/>
          <w:sz w:val="22"/>
        </w:rPr>
        <w:t>여신거래의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내용</w:t>
      </w:r>
      <w:r>
        <w:br w:type="page"/>
      </w:r>
    </w:p>
    <w:p>
      <w:pPr>
        <w:pStyle w:val="Normal"/>
        <w:widowControl/>
        <w:autoSpaceDE w:val="true"/>
        <w:rPr>
          <w:rFonts w:ascii="Times New Roman" w:hAnsi="Times New Roman" w:eastAsia="바탕체" w:cs="Times New Roman"/>
          <w:b/>
          <w:kern w:val="0"/>
          <w:sz w:val="22"/>
        </w:rPr>
      </w:pPr>
      <w:r>
        <w:rPr>
          <w:rFonts w:ascii="Times New Roman" w:hAnsi="Times New Roman" w:cs="Times New Roman" w:eastAsia="바탕체"/>
          <w:b/>
          <w:kern w:val="0"/>
          <w:sz w:val="22"/>
        </w:rPr>
        <w:t>위</w:t>
      </w:r>
      <w:r>
        <w:rPr>
          <w:rFonts w:ascii="Times New Roman" w:hAnsi="Times New Roman" w:cs="Times New Roman" w:eastAsia="Times New Roman"/>
          <w:b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kern w:val="0"/>
          <w:sz w:val="22"/>
        </w:rPr>
        <w:t>탁</w:t>
      </w:r>
      <w:r>
        <w:rPr>
          <w:rFonts w:ascii="Times New Roman" w:hAnsi="Times New Roman" w:cs="Times New Roman" w:eastAsia="Times New Roman"/>
          <w:b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kern w:val="0"/>
          <w:sz w:val="22"/>
        </w:rPr>
        <w:t>자</w:t>
      </w:r>
      <w:r>
        <w:rPr>
          <w:rFonts w:ascii="Times New Roman" w:hAnsi="Times New Roman" w:cs="Times New Roman" w:eastAsia="Times New Roman"/>
          <w:b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480" w:before="0" w:after="0"/>
        <w:ind w:hanging="220" w:start="92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       </w:t>
      </w:r>
      <w:r>
        <w:rPr>
          <w:rFonts w:ascii="Times New Roman" w:hAnsi="Times New Roman" w:cs="Times New Roman" w:eastAsia="바탕체"/>
          <w:kern w:val="0"/>
          <w:sz w:val="22"/>
        </w:rPr>
        <w:t>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 </w:t>
      </w:r>
      <w:r>
        <w:rPr>
          <w:rFonts w:ascii="Times New Roman" w:hAnsi="Times New Roman" w:cs="Times New Roman" w:eastAsia="바탕체"/>
          <w:kern w:val="0"/>
          <w:sz w:val="22"/>
        </w:rPr>
        <w:t>서울특별시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강남구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삼성로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511 (</w:t>
      </w:r>
      <w:r>
        <w:rPr>
          <w:rFonts w:ascii="Times New Roman" w:hAnsi="Times New Roman" w:cs="Times New Roman" w:eastAsia="바탕체"/>
          <w:kern w:val="0"/>
          <w:sz w:val="22"/>
        </w:rPr>
        <w:t>삼성동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</w:p>
    <w:p>
      <w:pPr>
        <w:pStyle w:val="Normal"/>
        <w:snapToGrid w:val="false"/>
        <w:spacing w:lineRule="auto" w:line="480" w:before="0" w:after="0"/>
        <w:ind w:hanging="220" w:start="92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법인등록번호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:  110111-0969954</w:t>
      </w:r>
    </w:p>
    <w:p>
      <w:pPr>
        <w:pStyle w:val="Normal"/>
        <w:snapToGrid w:val="false"/>
        <w:spacing w:lineRule="auto" w:line="480" w:before="0" w:after="0"/>
        <w:ind w:hanging="220" w:start="92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  </w:t>
      </w:r>
      <w:r>
        <w:rPr>
          <w:rFonts w:ascii="Times New Roman" w:hAnsi="Times New Roman" w:cs="Times New Roman" w:eastAsia="바탕체"/>
          <w:kern w:val="0"/>
          <w:sz w:val="22"/>
        </w:rPr>
        <w:t>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  </w:t>
      </w:r>
      <w:r>
        <w:rPr>
          <w:rFonts w:ascii="Times New Roman" w:hAnsi="Times New Roman" w:cs="Times New Roman" w:eastAsia="바탕체"/>
          <w:kern w:val="0"/>
          <w:sz w:val="22"/>
        </w:rPr>
        <w:t>명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</w:t>
      </w:r>
      <w:r>
        <w:rPr>
          <w:rFonts w:ascii="Times New Roman" w:hAnsi="Times New Roman" w:cs="Times New Roman" w:eastAsia="바탕체"/>
          <w:kern w:val="0"/>
          <w:sz w:val="22"/>
        </w:rPr>
        <w:t>주식회사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color w:val="000000"/>
          <w:sz w:val="22"/>
        </w:rPr>
        <w:t xml:space="preserve">코람코라이프로지스위탁관리</w:t>
      </w:r>
      <w:del w:id="1017" w:author="코람코 상장리츠팀" w:date="2026-10-07T09:00:00Z">
        <w:r>
          <w:rPr>
            <w:rFonts w:ascii="Times New Roman" w:hAnsi="Times New Roman" w:cs="Times New Roman" w:eastAsia="바탕체"/>
            <w:color w:val="000000"/>
            <w:sz w:val="22"/>
          </w:rPr>
          <w:delText xml:space="preserve">자</w:delText>
        </w:r>
      </w:del>
      <w:r>
        <w:rPr>
          <w:rFonts w:ascii="Times New Roman" w:hAnsi="Times New Roman" w:cs="Times New Roman" w:eastAsia="바탕체"/>
          <w:color w:val="000000"/>
          <w:sz w:val="22"/>
        </w:rPr>
        <w:t xml:space="preserve">부동산투자회사</w:t>
      </w:r>
    </w:p>
    <w:p>
      <w:pPr>
        <w:pStyle w:val="Normal"/>
        <w:snapToGrid w:val="false"/>
        <w:spacing w:lineRule="auto" w:line="480" w:before="0" w:after="0"/>
        <w:ind w:firstLine="1760" w:start="9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eastAsia="바탕체"/>
          <w:kern w:val="0"/>
          <w:sz w:val="22"/>
        </w:rPr>
        <w:t>대표이사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eastAsia="바탕체"/>
          <w:kern w:val="0"/>
          <w:sz w:val="22"/>
        </w:rPr>
        <w:t>원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eastAsia="바탕체"/>
          <w:kern w:val="0"/>
          <w:sz w:val="22"/>
        </w:rPr>
        <w:t>재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eastAsia="바탕체"/>
          <w:kern w:val="0"/>
          <w:sz w:val="22"/>
        </w:rPr>
        <w:t>이</w:t>
      </w:r>
      <w:r>
        <w:rPr>
          <w:rFonts w:ascii="Times New Roman" w:hAnsi="Times New Roman" w:eastAsia="Times New Roman"/>
          <w:kern w:val="0"/>
          <w:sz w:val="22"/>
        </w:rPr>
        <w:t xml:space="preserve">    </w:t>
      </w:r>
      <w:r>
        <w:rPr>
          <w:rFonts w:eastAsia="바탕체" w:ascii="Times New Roman" w:hAnsi="Times New Roman"/>
          <w:kern w:val="0"/>
          <w:sz w:val="22"/>
        </w:rPr>
        <w:t>(</w:t>
      </w:r>
      <w:r>
        <w:rPr>
          <w:rFonts w:ascii="Times New Roman" w:hAnsi="Times New Roman" w:eastAsia="바탕체"/>
          <w:kern w:val="0"/>
          <w:sz w:val="22"/>
        </w:rPr>
        <w:t>인</w:t>
      </w:r>
      <w:r>
        <w:rPr>
          <w:rFonts w:eastAsia="바탕체" w:ascii="Times New Roman" w:hAnsi="Times New Roman"/>
          <w:kern w:val="0"/>
          <w:sz w:val="22"/>
        </w:rPr>
        <w:t>)</w:t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tbl>
      <w:tblPr>
        <w:tblW w:w="8957" w:type="dxa"/>
        <w:jc w:val="start"/>
        <w:tblInd w:w="159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8957"/>
      </w:tblGrid>
      <w:tr>
        <w:trPr>
          <w:trHeight w:val="619" w:hRule="atLeast"/>
        </w:trPr>
        <w:tc>
          <w:tcPr>
            <w:tcW w:w="8957" w:type="dxa"/>
            <w:tcBorders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본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신탁계약의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내용을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설명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들었으며</w:t>
            </w:r>
            <w:r>
              <w:rPr>
                <w:rFonts w:eastAsia="바탕체" w:cs="Times New Roman" w:ascii="Times New Roman" w:hAnsi="Times New Roman"/>
                <w:b/>
                <w:bCs/>
                <w:kern w:val="0"/>
                <w:sz w:val="22"/>
              </w:rPr>
              <w:t xml:space="preserve">,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신탁내용을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이해하였음</w:t>
            </w:r>
          </w:p>
        </w:tc>
      </w:tr>
      <w:tr>
        <w:trPr>
          <w:trHeight w:val="619" w:hRule="atLeast"/>
        </w:trPr>
        <w:tc>
          <w:tcPr>
            <w:tcW w:w="8957" w:type="dxa"/>
            <w:tcBorders/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본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신탁계약의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내용을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b/>
                <w:bCs/>
                <w:kern w:val="0"/>
                <w:sz w:val="22"/>
              </w:rPr>
              <w:t xml:space="preserve">( </w:t>
            </w:r>
            <w:r>
              <w:rPr>
                <w:rFonts w:ascii="Times New Roman" w:hAnsi="Times New Roman" w:cs="Times New Roman" w:eastAsia="바탕체"/>
                <w:b/>
                <w:bCs/>
                <w:color w:val="A6A6A6"/>
                <w:kern w:val="0"/>
                <w:sz w:val="22"/>
              </w:rPr>
              <w:t>설명</w:t>
            </w:r>
            <w:r>
              <w:rPr>
                <w:rFonts w:ascii="Times New Roman" w:hAnsi="Times New Roman" w:cs="Times New Roman" w:eastAsia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bCs/>
                <w:color w:val="A6A6A6"/>
                <w:kern w:val="0"/>
                <w:sz w:val="22"/>
              </w:rPr>
              <w:t>들었으며</w:t>
            </w:r>
            <w:r>
              <w:rPr>
                <w:rFonts w:ascii="Times New Roman" w:hAnsi="Times New Roman" w:cs="Times New Roman" w:eastAsia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b/>
                <w:bCs/>
                <w:kern w:val="0"/>
                <w:sz w:val="22"/>
              </w:rPr>
              <w:t xml:space="preserve">),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신탁내용을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b/>
                <w:bCs/>
                <w:kern w:val="0"/>
                <w:sz w:val="22"/>
              </w:rPr>
              <w:t xml:space="preserve">( </w:t>
            </w:r>
            <w:r>
              <w:rPr>
                <w:rFonts w:ascii="Times New Roman" w:hAnsi="Times New Roman" w:cs="Times New Roman" w:eastAsia="바탕체"/>
                <w:b/>
                <w:bCs/>
                <w:color w:val="A6A6A6"/>
                <w:kern w:val="0"/>
                <w:sz w:val="22"/>
              </w:rPr>
              <w:t>이해하였음</w:t>
            </w:r>
            <w:r>
              <w:rPr>
                <w:rFonts w:ascii="Times New Roman" w:hAnsi="Times New Roman" w:cs="Times New Roman" w:eastAsia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b/>
                <w:bCs/>
                <w:kern w:val="0"/>
                <w:sz w:val="22"/>
              </w:rPr>
              <w:t>)</w:t>
            </w:r>
          </w:p>
        </w:tc>
      </w:tr>
      <w:tr>
        <w:trPr>
          <w:trHeight w:val="619" w:hRule="atLeast"/>
        </w:trPr>
        <w:tc>
          <w:tcPr>
            <w:tcW w:w="8957" w:type="dxa"/>
            <w:tcBorders/>
            <w:vAlign w:val="center"/>
          </w:tcPr>
          <w:p>
            <w:pPr>
              <w:pStyle w:val="Normal"/>
              <w:snapToGrid w:val="false"/>
              <w:spacing w:lineRule="auto" w:line="480" w:before="0" w:after="0"/>
              <w:ind w:hanging="220" w:start="920" w:end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위탁자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b/>
                <w:bCs/>
                <w:kern w:val="0"/>
                <w:sz w:val="22"/>
              </w:rPr>
              <w:t xml:space="preserve">: 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주식회사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bCs/>
                <w:color w:val="000000"/>
                <w:sz w:val="22"/>
              </w:rPr>
              <w:t xml:space="preserve">코람코라이프로지스위탁관리</w:t>
            </w:r>
            <w:del w:id="1018" w:author="코람코 상장리츠팀" w:date="2026-10-07T09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sz w:val="22"/>
                </w:rPr>
                <w:delText xml:space="preserve">자</w:delText>
              </w:r>
            </w:del>
            <w:r>
              <w:rPr>
                <w:rFonts w:ascii="Times New Roman" w:hAnsi="Times New Roman" w:cs="Times New Roman" w:eastAsia="바탕체"/>
                <w:b/>
                <w:bCs/>
                <w:color w:val="000000"/>
                <w:sz w:val="22"/>
              </w:rPr>
              <w:t xml:space="preserve">부동산투자회사</w:t>
            </w:r>
          </w:p>
          <w:p>
            <w:pPr>
              <w:pStyle w:val="Normal"/>
              <w:snapToGrid w:val="false"/>
              <w:spacing w:lineRule="auto" w:line="360" w:before="0" w:after="0"/>
              <w:ind w:end="880"/>
              <w:jc w:val="end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eastAsia="바탕체"/>
                <w:kern w:val="0"/>
                <w:sz w:val="22"/>
              </w:rPr>
              <w:t>대표이사</w:t>
            </w:r>
            <w:r>
              <w:rPr>
                <w:rFonts w:ascii="Times New Roman" w:hAnsi="Times New Roman" w:eastAsia="Times New Roman"/>
                <w:kern w:val="0"/>
                <w:sz w:val="22"/>
              </w:rPr>
              <w:t xml:space="preserve">   </w:t>
            </w:r>
            <w:r>
              <w:rPr>
                <w:rFonts w:ascii="Times New Roman" w:hAnsi="Times New Roman" w:eastAsia="바탕체"/>
                <w:b/>
                <w:bCs/>
                <w:color w:val="A6A6A6"/>
                <w:kern w:val="0"/>
                <w:sz w:val="22"/>
              </w:rPr>
              <w:t>원</w:t>
            </w:r>
            <w:r>
              <w:rPr>
                <w:rFonts w:ascii="Times New Roman" w:hAnsi="Times New Roman" w:eastAsia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eastAsia="바탕체"/>
                <w:b/>
                <w:bCs/>
                <w:color w:val="A6A6A6"/>
                <w:kern w:val="0"/>
                <w:sz w:val="22"/>
              </w:rPr>
              <w:t>재</w:t>
            </w:r>
            <w:r>
              <w:rPr>
                <w:rFonts w:ascii="Times New Roman" w:hAnsi="Times New Roman" w:eastAsia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eastAsia="바탕체"/>
                <w:b/>
                <w:bCs/>
                <w:color w:val="A6A6A6"/>
                <w:kern w:val="0"/>
                <w:sz w:val="22"/>
              </w:rPr>
              <w:t>이</w:t>
            </w:r>
            <w:r>
              <w:rPr>
                <w:rFonts w:ascii="Times New Roman" w:hAnsi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b/>
                <w:bCs/>
                <w:kern w:val="0"/>
                <w:sz w:val="22"/>
              </w:rPr>
              <w:t>(</w:t>
            </w:r>
            <w:r>
              <w:rPr>
                <w:rFonts w:ascii="Times New Roman" w:hAnsi="Times New Roman" w:cs="Times New Roman" w:eastAsia="바탕체"/>
                <w:b/>
                <w:bCs/>
                <w:kern w:val="0"/>
                <w:sz w:val="22"/>
              </w:rPr>
              <w:t>인</w:t>
            </w:r>
            <w:r>
              <w:rPr>
                <w:rFonts w:eastAsia="바탕체" w:cs="Times New Roman" w:ascii="Times New Roman" w:hAnsi="Times New Roman"/>
                <w:b/>
                <w:bCs/>
                <w:kern w:val="0"/>
                <w:sz w:val="22"/>
              </w:rPr>
              <w:t>)</w:t>
            </w:r>
          </w:p>
        </w:tc>
      </w:tr>
    </w:tbl>
    <w:p>
      <w:pPr>
        <w:pStyle w:val="Normal"/>
        <w:widowControl/>
        <w:autoSpaceDE w:val="tru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widowControl/>
        <w:autoSpaceDE w:val="tru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widowControl/>
        <w:autoSpaceDE w:val="tru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widowControl/>
        <w:autoSpaceDE w:val="tru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  <w:r>
        <w:br w:type="page"/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b/>
          <w:kern w:val="0"/>
          <w:sz w:val="22"/>
        </w:rPr>
      </w:pPr>
      <w:r>
        <w:rPr>
          <w:rFonts w:ascii="Times New Roman" w:hAnsi="Times New Roman" w:cs="Times New Roman" w:eastAsia="바탕체"/>
          <w:b/>
          <w:kern w:val="0"/>
          <w:sz w:val="22"/>
        </w:rPr>
        <w:t>수</w:t>
      </w:r>
      <w:r>
        <w:rPr>
          <w:rFonts w:ascii="Times New Roman" w:hAnsi="Times New Roman" w:cs="Times New Roman" w:eastAsia="Times New Roman"/>
          <w:b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kern w:val="0"/>
          <w:sz w:val="22"/>
        </w:rPr>
        <w:t>탁</w:t>
      </w:r>
      <w:r>
        <w:rPr>
          <w:rFonts w:ascii="Times New Roman" w:hAnsi="Times New Roman" w:cs="Times New Roman" w:eastAsia="Times New Roman"/>
          <w:b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kern w:val="0"/>
          <w:sz w:val="22"/>
        </w:rPr>
        <w:t>자</w:t>
      </w:r>
      <w:r>
        <w:rPr>
          <w:rFonts w:ascii="Times New Roman" w:hAnsi="Times New Roman" w:cs="Times New Roman" w:eastAsia="Times New Roman"/>
          <w:b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주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       </w:t>
      </w:r>
      <w:r>
        <w:rPr>
          <w:rFonts w:ascii="Times New Roman" w:hAnsi="Times New Roman" w:cs="Times New Roman" w:eastAsia="바탕체"/>
          <w:kern w:val="0"/>
          <w:sz w:val="22"/>
        </w:rPr>
        <w:t>소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</w:t>
      </w:r>
      <w:r>
        <w:rPr>
          <w:rFonts w:ascii="Times New Roman" w:hAnsi="Times New Roman" w:cs="Times New Roman" w:eastAsia="바탕체"/>
          <w:kern w:val="0"/>
          <w:sz w:val="22"/>
        </w:rPr>
        <w:t>서울특별시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중구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소공로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51(</w:t>
      </w:r>
      <w:r>
        <w:rPr>
          <w:rFonts w:ascii="Times New Roman" w:hAnsi="Times New Roman" w:cs="Times New Roman" w:eastAsia="바탕체"/>
          <w:kern w:val="0"/>
          <w:sz w:val="22"/>
        </w:rPr>
        <w:t>회현동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가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법인등록번호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: 110111-0023393</w:t>
      </w:r>
    </w:p>
    <w:p>
      <w:pPr>
        <w:pStyle w:val="Normal"/>
        <w:snapToGrid w:val="false"/>
        <w:spacing w:lineRule="auto" w:line="360" w:before="0" w:after="0"/>
        <w:ind w:hanging="220" w:start="920" w:end="0"/>
        <w:textAlignment w:val="baseline"/>
        <w:rPr>
          <w:rFonts w:eastAsia="바탕체"/>
        </w:rPr>
      </w:pPr>
      <w:r>
        <w:rPr>
          <w:rFonts w:ascii="Times New Roman" w:hAnsi="Times New Roman" w:cs="Times New Roman" w:eastAsia="바탕체"/>
          <w:kern w:val="0"/>
          <w:sz w:val="22"/>
        </w:rPr>
        <w:t>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  </w:t>
      </w:r>
      <w:r>
        <w:rPr>
          <w:rFonts w:ascii="Times New Roman" w:hAnsi="Times New Roman" w:cs="Times New Roman" w:eastAsia="바탕체"/>
          <w:kern w:val="0"/>
          <w:sz w:val="22"/>
        </w:rPr>
        <w:t>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  </w:t>
      </w:r>
      <w:r>
        <w:rPr>
          <w:rFonts w:ascii="Times New Roman" w:hAnsi="Times New Roman" w:cs="Times New Roman" w:eastAsia="바탕체"/>
          <w:kern w:val="0"/>
          <w:sz w:val="22"/>
        </w:rPr>
        <w:t>명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</w:t>
      </w:r>
      <w:r>
        <w:rPr>
          <w:rFonts w:ascii="Times New Roman" w:hAnsi="Times New Roman" w:cs="Times New Roman" w:eastAsia="바탕체"/>
          <w:kern w:val="0"/>
          <w:sz w:val="22"/>
        </w:rPr>
        <w:t>주식회사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우리은행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ind w:start="231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대표이사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 </w:t>
      </w:r>
      <w:r>
        <w:rPr>
          <w:rFonts w:ascii="Times New Roman" w:hAnsi="Times New Roman" w:cs="Times New Roman" w:eastAsia="바탕체"/>
          <w:kern w:val="0"/>
          <w:sz w:val="22"/>
        </w:rPr>
        <w:t>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완</w:t>
      </w:r>
    </w:p>
    <w:p>
      <w:pPr>
        <w:pStyle w:val="Normal"/>
        <w:snapToGrid w:val="false"/>
        <w:spacing w:lineRule="auto" w:line="360"/>
        <w:ind w:firstLine="2640" w:end="0"/>
        <w:textAlignment w:val="baseline"/>
        <w:rPr/>
      </w:pPr>
      <w:r>
        <w:rPr>
          <w:rFonts w:ascii="Times New Roman" w:hAnsi="Times New Roman" w:eastAsia="바탕체"/>
          <w:kern w:val="0"/>
          <w:sz w:val="22"/>
        </w:rPr>
        <w:t>위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eastAsia="바탕체"/>
          <w:kern w:val="0"/>
          <w:sz w:val="22"/>
        </w:rPr>
        <w:t>지배인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eastAsia="바탕체"/>
          <w:kern w:val="0"/>
          <w:sz w:val="22"/>
        </w:rPr>
        <w:t>신탁부장</w:t>
      </w:r>
      <w:r>
        <w:rPr>
          <w:rFonts w:ascii="Times New Roman" w:hAnsi="Times New Roman" w:eastAsia="Times New Roman"/>
          <w:kern w:val="0"/>
          <w:sz w:val="22"/>
        </w:rPr>
        <w:t xml:space="preserve">  </w:t>
      </w:r>
      <w:r>
        <w:rPr>
          <w:rFonts w:ascii="Times New Roman" w:hAnsi="Times New Roman" w:eastAsia="바탕체"/>
          <w:kern w:val="0"/>
          <w:sz w:val="22"/>
        </w:rPr>
        <w:t>손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eastAsia="바탕체"/>
          <w:kern w:val="0"/>
          <w:sz w:val="22"/>
        </w:rPr>
        <w:t>상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eastAsia="바탕체"/>
          <w:kern w:val="0"/>
          <w:sz w:val="22"/>
        </w:rPr>
        <w:t>범</w:t>
      </w:r>
      <w:r>
        <w:rPr>
          <w:rFonts w:ascii="Times New Roman" w:hAnsi="Times New Roman" w:eastAsia="Times New Roman"/>
          <w:kern w:val="0"/>
          <w:sz w:val="22"/>
        </w:rPr>
        <w:t xml:space="preserve">  </w:t>
      </w:r>
      <w:r>
        <w:rPr>
          <w:rFonts w:eastAsia="바탕체" w:ascii="Times New Roman" w:hAnsi="Times New Roman"/>
          <w:kern w:val="0"/>
          <w:sz w:val="22"/>
        </w:rPr>
        <w:t>(</w:t>
      </w:r>
      <w:r>
        <w:rPr>
          <w:rFonts w:ascii="Times New Roman" w:hAnsi="Times New Roman" w:eastAsia="바탕체"/>
          <w:kern w:val="0"/>
          <w:sz w:val="22"/>
        </w:rPr>
        <w:t>인</w:t>
      </w:r>
      <w:r>
        <w:rPr>
          <w:rFonts w:eastAsia="바탕체" w:ascii="Times New Roman" w:hAnsi="Times New Roman"/>
          <w:kern w:val="0"/>
          <w:sz w:val="22"/>
        </w:rPr>
        <w:t>)</w:t>
      </w:r>
      <w:r>
        <w:br w:type="page"/>
      </w:r>
    </w:p>
    <w:p>
      <w:pPr>
        <w:pStyle w:val="Normal"/>
        <w:spacing w:lineRule="auto" w:line="360" w:before="0" w:after="0"/>
        <w:rPr>
          <w:rFonts w:ascii="Times New Roman" w:hAnsi="Times New Roman" w:eastAsia="바탕체"/>
          <w:b/>
          <w:kern w:val="0"/>
          <w:sz w:val="22"/>
        </w:rPr>
      </w:pPr>
      <w:r>
        <w:rPr>
          <w:rFonts w:ascii="Times New Roman" w:hAnsi="Times New Roman" w:eastAsia="바탕체"/>
          <w:b/>
          <w:kern w:val="0"/>
          <w:sz w:val="22"/>
        </w:rPr>
        <w:t>제</w:t>
      </w:r>
      <w:r>
        <w:rPr>
          <w:rFonts w:ascii="Times New Roman" w:hAnsi="Times New Roman" w:eastAsia="Times New Roman"/>
          <w:b/>
          <w:kern w:val="0"/>
          <w:sz w:val="22"/>
        </w:rPr>
        <w:t xml:space="preserve"> </w:t>
      </w:r>
      <w:r>
        <w:rPr>
          <w:rFonts w:eastAsia="바탕체" w:ascii="Times New Roman" w:hAnsi="Times New Roman"/>
          <w:b/>
          <w:kern w:val="0"/>
          <w:sz w:val="22"/>
        </w:rPr>
        <w:t xml:space="preserve">1 </w:t>
      </w:r>
      <w:r>
        <w:rPr>
          <w:rFonts w:ascii="Times New Roman" w:hAnsi="Times New Roman" w:eastAsia="바탕체"/>
          <w:b/>
          <w:kern w:val="0"/>
          <w:sz w:val="22"/>
        </w:rPr>
        <w:t>순</w:t>
      </w:r>
      <w:r>
        <w:rPr>
          <w:rFonts w:ascii="Times New Roman" w:hAnsi="Times New Roman" w:eastAsia="Times New Roman"/>
          <w:b/>
          <w:kern w:val="0"/>
          <w:sz w:val="22"/>
        </w:rPr>
        <w:t xml:space="preserve"> </w:t>
      </w:r>
      <w:r>
        <w:rPr>
          <w:rFonts w:ascii="Times New Roman" w:hAnsi="Times New Roman" w:eastAsia="바탕체"/>
          <w:b/>
          <w:kern w:val="0"/>
          <w:sz w:val="22"/>
        </w:rPr>
        <w:t>위</w:t>
      </w:r>
      <w:r>
        <w:rPr>
          <w:rFonts w:ascii="Times New Roman" w:hAnsi="Times New Roman" w:eastAsia="Times New Roman"/>
          <w:b/>
          <w:kern w:val="0"/>
          <w:sz w:val="22"/>
        </w:rPr>
        <w:t xml:space="preserve">     </w:t>
      </w:r>
      <w:r>
        <w:rPr>
          <w:rFonts w:ascii="Times New Roman" w:hAnsi="Times New Roman" w:eastAsia="바탕체"/>
          <w:kern w:val="0"/>
          <w:sz w:val="22"/>
        </w:rPr>
        <w:t>법인등록번호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eastAsia="바탕체" w:ascii="Times New Roman" w:hAnsi="Times New Roman"/>
          <w:kern w:val="0"/>
          <w:sz w:val="22"/>
        </w:rPr>
        <w:t>:</w:t>
      </w:r>
      <w:r>
        <w:rPr/>
        <w:t xml:space="preserve"> </w:t>
      </w:r>
      <w:r>
        <w:rPr>
          <w:rFonts w:eastAsia="바탕체" w:ascii="Times New Roman" w:hAnsi="Times New Roman"/>
          <w:kern w:val="0"/>
          <w:sz w:val="22"/>
        </w:rPr>
        <w:t>[*]</w:t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/>
          <w:kern w:val="0"/>
          <w:sz w:val="22"/>
        </w:rPr>
      </w:pPr>
      <w:r>
        <w:rPr>
          <w:rFonts w:ascii="Times New Roman" w:hAnsi="Times New Roman" w:eastAsia="바탕체"/>
          <w:b/>
          <w:kern w:val="0"/>
          <w:sz w:val="22"/>
        </w:rPr>
        <w:t>우선수익자</w:t>
      </w:r>
      <w:r>
        <w:rPr>
          <w:rFonts w:ascii="Times New Roman" w:hAnsi="Times New Roman" w:eastAsia="Times New Roman"/>
          <w:kern w:val="0"/>
          <w:sz w:val="22"/>
        </w:rPr>
        <w:t xml:space="preserve">     </w:t>
      </w:r>
      <w:r>
        <w:rPr>
          <w:rFonts w:ascii="Times New Roman" w:hAnsi="Times New Roman" w:eastAsia="바탕체"/>
          <w:kern w:val="0"/>
          <w:sz w:val="22"/>
        </w:rPr>
        <w:t>주</w:t>
      </w:r>
      <w:r>
        <w:rPr>
          <w:rFonts w:ascii="Times New Roman" w:hAnsi="Times New Roman" w:eastAsia="Times New Roman"/>
          <w:kern w:val="0"/>
          <w:sz w:val="22"/>
        </w:rPr>
        <w:t xml:space="preserve">        </w:t>
      </w:r>
      <w:r>
        <w:rPr>
          <w:rFonts w:ascii="Times New Roman" w:hAnsi="Times New Roman" w:eastAsia="바탕체"/>
          <w:kern w:val="0"/>
          <w:sz w:val="22"/>
        </w:rPr>
        <w:t>소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eastAsia="바탕체" w:ascii="Times New Roman" w:hAnsi="Times New Roman"/>
          <w:kern w:val="0"/>
          <w:sz w:val="22"/>
        </w:rPr>
        <w:t xml:space="preserve">: [*]</w:t>
      </w:r>
    </w:p>
    <w:p>
      <w:pPr>
        <w:pStyle w:val="Normal"/>
        <w:snapToGrid w:val="false"/>
        <w:spacing w:lineRule="auto" w:line="360" w:before="0" w:after="0"/>
        <w:ind w:firstLine="1701" w:end="0"/>
        <w:textAlignment w:val="baseline"/>
        <w:rPr>
          <w:rFonts w:ascii="Times New Roman" w:hAnsi="Times New Roman" w:eastAsia="바탕체"/>
          <w:kern w:val="0"/>
          <w:sz w:val="22"/>
        </w:rPr>
      </w:pPr>
      <w:r>
        <w:rPr>
          <w:rFonts w:ascii="Times New Roman" w:hAnsi="Times New Roman" w:eastAsia="바탕체"/>
          <w:kern w:val="0"/>
          <w:sz w:val="22"/>
        </w:rPr>
        <w:t>법</w:t>
      </w:r>
      <w:r>
        <w:rPr>
          <w:rFonts w:ascii="Times New Roman" w:hAnsi="Times New Roman" w:eastAsia="Times New Roman"/>
          <w:kern w:val="0"/>
          <w:sz w:val="22"/>
        </w:rPr>
        <w:t xml:space="preserve">   </w:t>
      </w:r>
      <w:r>
        <w:rPr>
          <w:rFonts w:ascii="Times New Roman" w:hAnsi="Times New Roman" w:eastAsia="바탕체"/>
          <w:kern w:val="0"/>
          <w:sz w:val="22"/>
        </w:rPr>
        <w:t>인</w:t>
      </w:r>
      <w:r>
        <w:rPr>
          <w:rFonts w:ascii="Times New Roman" w:hAnsi="Times New Roman" w:eastAsia="Times New Roman"/>
          <w:kern w:val="0"/>
          <w:sz w:val="22"/>
        </w:rPr>
        <w:t xml:space="preserve">   </w:t>
      </w:r>
      <w:r>
        <w:rPr>
          <w:rFonts w:ascii="Times New Roman" w:hAnsi="Times New Roman" w:eastAsia="바탕체"/>
          <w:kern w:val="0"/>
          <w:sz w:val="22"/>
        </w:rPr>
        <w:t>명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eastAsia="바탕체" w:ascii="Times New Roman" w:hAnsi="Times New Roman"/>
          <w:kern w:val="0"/>
          <w:sz w:val="22"/>
        </w:rPr>
        <w:t xml:space="preserve">: </w:t>
      </w:r>
      <w:commentRangeStart w:id="6"/>
      <w:del w:id="1026" w:author="코람코 상장리츠팀" w:date="2026-10-07T09:00:00Z">
        <w:r>
          <w:rPr>
            <w:rFonts w:eastAsia="바탕체" w:ascii="Times New Roman" w:hAnsi="Times New Roman"/>
            <w:kern w:val="0"/>
            <w:sz w:val="22"/>
          </w:rPr>
          <w:delText xml:space="preserve">[*]</w:delText>
        </w:r>
      </w:del>
      <w:ins w:id="1027" w:author="코람코 상장리츠팀" w:date="2026-10-07T09:00:00Z">
        <w:r>
          <w:rPr>
            <w:rFonts w:eastAsia="바탕체" w:ascii="Times New Roman" w:hAnsi="Times New Roman"/>
            <w:kern w:val="0"/>
            <w:sz w:val="22"/>
          </w:rPr>
          <w:t xml:space="preserve">쿠팡 주식회사</w:t>
        </w:r>
      </w:ins>
      <w:commentRangeEnd w:id="6"/>
      <w:r>
        <w:rPr>
          <w:rStyle w:val="CommentReference"/>
        </w:rPr>
        <w:commentReference w:id="6"/>
      </w:r>
    </w:p>
    <w:p>
      <w:pPr>
        <w:pStyle w:val="Normal"/>
        <w:snapToGrid w:val="false"/>
        <w:spacing w:lineRule="auto" w:line="360" w:before="0" w:after="0"/>
        <w:ind w:firstLine="3461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eastAsia="바탕체"/>
          <w:kern w:val="0"/>
          <w:sz w:val="22"/>
        </w:rPr>
        <w:t>대표이사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eastAsia="바탕체" w:ascii="Times New Roman" w:hAnsi="Times New Roman"/>
          <w:kern w:val="0"/>
          <w:sz w:val="22"/>
        </w:rPr>
        <w:t xml:space="preserve">[*]  (</w:t>
      </w:r>
      <w:r>
        <w:rPr>
          <w:rFonts w:ascii="Times New Roman" w:hAnsi="Times New Roman" w:eastAsia="바탕체"/>
          <w:kern w:val="0"/>
          <w:sz w:val="22"/>
        </w:rPr>
        <w:t>인</w:t>
      </w:r>
      <w:r>
        <w:rPr>
          <w:rFonts w:eastAsia="바탕체" w:ascii="Times New Roman" w:hAnsi="Times New Roman"/>
          <w:kern w:val="0"/>
          <w:sz w:val="22"/>
        </w:rPr>
        <w:t>)</w:t>
      </w:r>
    </w:p>
    <w:p>
      <w:pPr>
        <w:pStyle w:val="Normal"/>
        <w:widowControl/>
        <w:autoSpaceDE w:val="tru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widowControl/>
        <w:autoSpaceDE w:val="tru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Times New Roman" w:hAnsi="Times New Roman" w:eastAsia="바탕체"/>
          <w:b/>
          <w:kern w:val="0"/>
          <w:sz w:val="22"/>
        </w:rPr>
      </w:pPr>
      <w:commentRangeStart w:id="7"/>
      <w:del w:id="1028" w:author="코람코 상장리츠팀" w:date="2026-10-07T09:00:00Z">
        <w:r>
          <w:rPr>
            <w:rFonts w:ascii="Times New Roman" w:hAnsi="Times New Roman" w:eastAsia="바탕체"/>
            <w:b/>
            <w:kern w:val="0"/>
            <w:sz w:val="22"/>
          </w:rPr>
          <w:delText>제</w:delText>
        </w:r>
      </w:del>
      <w:del w:id="1029" w:author="코람코 상장리츠팀" w:date="2026-10-07T09:00:00Z">
        <w:r>
          <w:rPr>
            <w:rFonts w:ascii="Times New Roman" w:hAnsi="Times New Roman" w:eastAsia="Times New Roman"/>
            <w:b/>
            <w:kern w:val="0"/>
            <w:sz w:val="22"/>
          </w:rPr>
          <w:delText xml:space="preserve"> </w:delText>
        </w:r>
      </w:del>
      <w:del w:id="1030" w:author="코람코 상장리츠팀" w:date="2026-10-07T09:00:00Z">
        <w:r>
          <w:rPr>
            <w:rFonts w:eastAsia="바탕체" w:ascii="Times New Roman" w:hAnsi="Times New Roman"/>
            <w:b/>
            <w:kern w:val="0"/>
            <w:sz w:val="22"/>
          </w:rPr>
          <w:delText xml:space="preserve">2 </w:delText>
        </w:r>
      </w:del>
      <w:del w:id="1031" w:author="코람코 상장리츠팀" w:date="2026-10-07T09:00:00Z">
        <w:r>
          <w:rPr>
            <w:rFonts w:ascii="Times New Roman" w:hAnsi="Times New Roman" w:eastAsia="바탕체"/>
            <w:b/>
            <w:kern w:val="0"/>
            <w:sz w:val="22"/>
          </w:rPr>
          <w:delText>순</w:delText>
        </w:r>
      </w:del>
      <w:del w:id="1032" w:author="코람코 상장리츠팀" w:date="2026-10-07T09:00:00Z">
        <w:r>
          <w:rPr>
            <w:rFonts w:ascii="Times New Roman" w:hAnsi="Times New Roman" w:eastAsia="Times New Roman"/>
            <w:b/>
            <w:kern w:val="0"/>
            <w:sz w:val="22"/>
          </w:rPr>
          <w:delText xml:space="preserve"> </w:delText>
        </w:r>
      </w:del>
      <w:del w:id="1033" w:author="코람코 상장리츠팀" w:date="2026-10-07T09:00:00Z">
        <w:r>
          <w:rPr>
            <w:rFonts w:ascii="Times New Roman" w:hAnsi="Times New Roman" w:eastAsia="바탕체"/>
            <w:b/>
            <w:kern w:val="0"/>
            <w:sz w:val="22"/>
          </w:rPr>
          <w:delText>위</w:delText>
        </w:r>
      </w:del>
      <w:ins w:id="1034" w:author="코람코 상장리츠팀" w:date="2026-10-07T09:00:00Z">
        <w:r>
          <w:rPr>
            <w:rFonts w:ascii="Times New Roman" w:hAnsi="Times New Roman" w:eastAsia="바탕체"/>
            <w:b/>
            <w:kern w:val="0"/>
            <w:sz w:val="22"/>
          </w:rPr>
          <w:t xml:space="preserve">(공동) 제 2 순 위 및 (공동) 제 3 순 위</w:t>
        </w:r>
      </w:ins>
      <w:commentRangeEnd w:id="7"/>
      <w:r>
        <w:rPr>
          <w:rStyle w:val="CommentReference"/>
        </w:rPr>
        <w:commentReference w:id="7"/>
      </w:r>
      <w:r>
        <w:rPr>
          <w:rFonts w:ascii="Times New Roman" w:hAnsi="Times New Roman" w:eastAsia="Times New Roman"/>
          <w:b/>
          <w:kern w:val="0"/>
          <w:sz w:val="22"/>
        </w:rPr>
        <w:t xml:space="preserve">     </w:t>
      </w:r>
      <w:r>
        <w:rPr>
          <w:rFonts w:ascii="Times New Roman" w:hAnsi="Times New Roman" w:eastAsia="바탕체"/>
          <w:kern w:val="0"/>
          <w:sz w:val="22"/>
        </w:rPr>
        <w:t>법인등록번호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eastAsia="바탕체" w:ascii="Times New Roman" w:hAnsi="Times New Roman"/>
          <w:kern w:val="0"/>
          <w:sz w:val="22"/>
        </w:rPr>
        <w:t xml:space="preserve">: [*]</w:t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/>
          <w:kern w:val="0"/>
          <w:sz w:val="22"/>
        </w:rPr>
      </w:pPr>
      <w:r>
        <w:rPr>
          <w:rFonts w:ascii="Times New Roman" w:hAnsi="Times New Roman" w:eastAsia="바탕체"/>
          <w:b/>
          <w:kern w:val="0"/>
          <w:sz w:val="22"/>
        </w:rPr>
        <w:t>우선수익자</w:t>
      </w:r>
      <w:r>
        <w:rPr>
          <w:rFonts w:ascii="Times New Roman" w:hAnsi="Times New Roman" w:eastAsia="Times New Roman"/>
          <w:b/>
          <w:kern w:val="0"/>
          <w:sz w:val="22"/>
        </w:rPr>
        <w:t xml:space="preserve">     </w:t>
      </w:r>
      <w:r>
        <w:rPr>
          <w:rFonts w:ascii="Times New Roman" w:hAnsi="Times New Roman" w:eastAsia="바탕체"/>
          <w:kern w:val="0"/>
          <w:sz w:val="22"/>
        </w:rPr>
        <w:t>주</w:t>
      </w:r>
      <w:r>
        <w:rPr>
          <w:rFonts w:ascii="Times New Roman" w:hAnsi="Times New Roman" w:eastAsia="Times New Roman"/>
          <w:kern w:val="0"/>
          <w:sz w:val="22"/>
        </w:rPr>
        <w:t xml:space="preserve">        </w:t>
      </w:r>
      <w:r>
        <w:rPr>
          <w:rFonts w:ascii="Times New Roman" w:hAnsi="Times New Roman" w:eastAsia="바탕체"/>
          <w:kern w:val="0"/>
          <w:sz w:val="22"/>
        </w:rPr>
        <w:t>소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eastAsia="바탕체" w:ascii="Times New Roman" w:hAnsi="Times New Roman"/>
          <w:kern w:val="0"/>
          <w:sz w:val="22"/>
        </w:rPr>
        <w:t xml:space="preserve">: [*] </w:t>
      </w:r>
    </w:p>
    <w:p>
      <w:pPr>
        <w:pStyle w:val="Normal"/>
        <w:snapToGrid w:val="false"/>
        <w:spacing w:lineRule="auto" w:line="360" w:before="0" w:after="0"/>
        <w:ind w:firstLine="800" w:start="800" w:end="0"/>
        <w:textAlignment w:val="baseline"/>
        <w:rPr>
          <w:rFonts w:ascii="Times New Roman" w:hAnsi="Times New Roman" w:eastAsia="바탕체"/>
          <w:kern w:val="0"/>
          <w:sz w:val="22"/>
        </w:rPr>
      </w:pPr>
      <w:r>
        <w:rPr>
          <w:rFonts w:ascii="Times New Roman" w:hAnsi="Times New Roman" w:eastAsia="바탕체"/>
          <w:kern w:val="0"/>
          <w:sz w:val="22"/>
        </w:rPr>
        <w:t>법</w:t>
      </w:r>
      <w:r>
        <w:rPr>
          <w:rFonts w:ascii="Times New Roman" w:hAnsi="Times New Roman" w:eastAsia="Times New Roman"/>
          <w:kern w:val="0"/>
          <w:sz w:val="22"/>
        </w:rPr>
        <w:t xml:space="preserve">   </w:t>
      </w:r>
      <w:r>
        <w:rPr>
          <w:rFonts w:ascii="Times New Roman" w:hAnsi="Times New Roman" w:eastAsia="바탕체"/>
          <w:kern w:val="0"/>
          <w:sz w:val="22"/>
        </w:rPr>
        <w:t>인</w:t>
      </w:r>
      <w:r>
        <w:rPr>
          <w:rFonts w:ascii="Times New Roman" w:hAnsi="Times New Roman" w:eastAsia="Times New Roman"/>
          <w:kern w:val="0"/>
          <w:sz w:val="22"/>
        </w:rPr>
        <w:t xml:space="preserve">   </w:t>
      </w:r>
      <w:r>
        <w:rPr>
          <w:rFonts w:ascii="Times New Roman" w:hAnsi="Times New Roman" w:eastAsia="바탕체"/>
          <w:kern w:val="0"/>
          <w:sz w:val="22"/>
        </w:rPr>
        <w:t>명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eastAsia="바탕체" w:ascii="Times New Roman" w:hAnsi="Times New Roman"/>
          <w:kern w:val="0"/>
          <w:sz w:val="22"/>
        </w:rPr>
        <w:t xml:space="preserve">: [*]</w:t>
      </w:r>
    </w:p>
    <w:p>
      <w:pPr>
        <w:pStyle w:val="Normal"/>
        <w:snapToGrid w:val="false"/>
        <w:spacing w:lineRule="auto" w:line="360" w:before="0" w:after="0"/>
        <w:ind w:firstLine="3461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eastAsia="바탕체"/>
          <w:kern w:val="0"/>
          <w:sz w:val="22"/>
        </w:rPr>
        <w:t>대표이사</w:t>
      </w:r>
      <w:r>
        <w:rPr>
          <w:rFonts w:ascii="Times New Roman" w:hAnsi="Times New Roman" w:eastAsia="Times New Roman"/>
          <w:kern w:val="0"/>
          <w:sz w:val="22"/>
        </w:rPr>
        <w:t xml:space="preserve"> </w:t>
      </w:r>
      <w:r>
        <w:rPr>
          <w:rFonts w:eastAsia="바탕체" w:ascii="Times New Roman" w:hAnsi="Times New Roman"/>
          <w:kern w:val="0"/>
          <w:sz w:val="22"/>
        </w:rPr>
        <w:t xml:space="preserve">[*] (</w:t>
      </w:r>
      <w:r>
        <w:rPr>
          <w:rFonts w:ascii="Times New Roman" w:hAnsi="Times New Roman" w:eastAsia="바탕체"/>
          <w:kern w:val="0"/>
          <w:sz w:val="22"/>
        </w:rPr>
        <w:t>인</w:t>
      </w:r>
      <w:r>
        <w:rPr>
          <w:rFonts w:eastAsia="바탕체" w:ascii="Times New Roman" w:hAnsi="Times New Roman"/>
          <w:kern w:val="0"/>
          <w:sz w:val="22"/>
        </w:rPr>
        <w:t>)</w:t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/>
          <w:kern w:val="0"/>
          <w:sz w:val="22"/>
        </w:rPr>
      </w:pPr>
      <w:r>
        <w:rPr>
          <w:rFonts w:eastAsia="바탕체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/>
          <w:kern w:val="0"/>
          <w:sz w:val="22"/>
        </w:rPr>
      </w:pPr>
      <w:r>
        <w:rPr>
          <w:rFonts w:eastAsia="바탕체" w:ascii="Times New Roman" w:hAnsi="Times New Roman"/>
          <w:kern w:val="0"/>
          <w:sz w:val="22"/>
        </w:rPr>
      </w:r>
      <w:r>
        <w:br w:type="page"/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/>
          <w:b/>
          <w:color w:val="000000"/>
          <w:spacing w:val="6"/>
          <w:kern w:val="0"/>
          <w:sz w:val="22"/>
          <w:szCs w:val="20"/>
        </w:rPr>
      </w:pPr>
      <w:r>
        <w:rPr>
          <w:rFonts w:ascii="Times New Roman" w:hAnsi="Times New Roman" w:cs="Times New Roman" w:eastAsia="바탕체"/>
          <w:kern w:val="0"/>
          <w:sz w:val="22"/>
        </w:rPr>
        <w:t>별첨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1.</w:t>
      </w:r>
    </w:p>
    <w:p>
      <w:pPr>
        <w:pStyle w:val="Normal"/>
        <w:spacing w:lineRule="exact" w:line="200"/>
        <w:jc w:val="center"/>
        <w:rPr>
          <w:rFonts w:ascii="Times New Roman" w:hAnsi="Times New Roman" w:eastAsia="바탕체"/>
          <w:b/>
          <w:color w:val="000000"/>
          <w:spacing w:val="6"/>
          <w:kern w:val="0"/>
          <w:sz w:val="22"/>
          <w:szCs w:val="20"/>
        </w:rPr>
      </w:pPr>
      <w:r>
        <w:rPr>
          <w:rFonts w:eastAsia="바탕체" w:ascii="Times New Roman" w:hAnsi="Times New Roman"/>
          <w:b/>
          <w:color w:val="000000"/>
          <w:spacing w:val="6"/>
          <w:kern w:val="0"/>
          <w:sz w:val="22"/>
          <w:szCs w:val="20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jc w:val="center"/>
        <w:textAlignment w:val="baseline"/>
        <w:rPr/>
      </w:pPr>
      <w:r>
        <w:rPr>
          <w:rFonts w:ascii="Times New Roman" w:hAnsi="Times New Roman" w:cs="Times New Roman" w:eastAsia="바탕체"/>
          <w:b/>
          <w:bCs/>
          <w:kern w:val="0"/>
          <w:sz w:val="30"/>
          <w:szCs w:val="30"/>
          <w:u w:val="single" w:color="000000"/>
        </w:rPr>
        <w:t>우선수익자들</w:t>
      </w:r>
      <w:r>
        <w:rPr>
          <w:rFonts w:ascii="Times New Roman" w:hAnsi="Times New Roman" w:cs="Times New Roman" w:eastAsia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30"/>
          <w:szCs w:val="30"/>
          <w:u w:val="single" w:color="000000"/>
        </w:rPr>
        <w:t>목록</w:t>
      </w:r>
    </w:p>
    <w:p>
      <w:pPr>
        <w:pStyle w:val="Normal"/>
        <w:spacing w:lineRule="exact" w:line="200"/>
        <w:rPr>
          <w:rFonts w:ascii="Times New Roman" w:hAnsi="Times New Roman" w:eastAsia="바탕체" w:cs="Times New Roman"/>
          <w:b/>
          <w:bCs/>
          <w:kern w:val="0"/>
          <w:sz w:val="16"/>
          <w:szCs w:val="16"/>
          <w:u w:val="single" w:color="000000"/>
        </w:rPr>
      </w:pPr>
      <w:r>
        <w:rPr>
          <w:rFonts w:eastAsia="바탕체" w:cs="Times New Roman" w:ascii="Times New Roman" w:hAnsi="Times New Roman"/>
          <w:b/>
          <w:bCs/>
          <w:kern w:val="0"/>
          <w:sz w:val="16"/>
          <w:szCs w:val="16"/>
          <w:u w:val="single" w:color="000000"/>
        </w:rPr>
      </w:r>
    </w:p>
    <w:tbl>
      <w:tblPr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8"/>
        <w:gridCol w:w="4508"/>
      </w:tblGrid>
      <w:tr>
        <w:trPr>
          <w:trHeight w:val="446" w:hRule="atLeast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바탕체"/>
                <w:b/>
                <w:sz w:val="22"/>
              </w:rPr>
            </w:pPr>
            <w:r>
              <w:rPr>
                <w:rFonts w:eastAsia="바탕체" w:ascii="Times New Roman" w:hAnsi="Times New Roman"/>
                <w:b/>
                <w:sz w:val="22"/>
              </w:rPr>
              <w:t>1</w:t>
            </w:r>
            <w:r>
              <w:rPr>
                <w:rFonts w:ascii="Times New Roman" w:hAnsi="Times New Roman" w:eastAsia="바탕체"/>
                <w:b/>
                <w:sz w:val="22"/>
              </w:rPr>
              <w:t>순위우선수익자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바탕체"/>
                <w:b/>
                <w:sz w:val="22"/>
              </w:rPr>
            </w:pPr>
            <w:commentRangeStart w:id="8"/>
            <w:del w:id="1035" w:author="코람코 상장리츠팀" w:date="2026-10-07T09:00:00Z">
              <w:r>
                <w:rPr>
                  <w:rFonts w:eastAsia="바탕체" w:ascii="Times New Roman" w:hAnsi="Times New Roman"/>
                  <w:b/>
                  <w:sz w:val="22"/>
                </w:rPr>
                <w:delText>2</w:delText>
              </w:r>
            </w:del>
            <w:del w:id="1036" w:author="코람코 상장리츠팀" w:date="2026-10-07T09:00:00Z">
              <w:r>
                <w:rPr>
                  <w:rFonts w:ascii="Times New Roman" w:hAnsi="Times New Roman" w:eastAsia="바탕체"/>
                  <w:b/>
                  <w:sz w:val="22"/>
                </w:rPr>
                <w:delText>순위우선수익자</w:delText>
              </w:r>
            </w:del>
            <w:ins w:id="1037" w:author="코람코 상장리츠팀" w:date="2026-10-07T09:00:00Z">
              <w:r>
                <w:rPr>
                  <w:rFonts w:eastAsia="바탕체" w:ascii="Times New Roman" w:hAnsi="Times New Roman"/>
                  <w:b/>
                  <w:sz w:val="22"/>
                </w:rPr>
                <w:t xml:space="preserve">(공동)2순위우선수익자(Tranche A)</w:t>
              </w:r>
            </w:ins>
            <w:commentRangeEnd w:id="8"/>
            <w:r>
              <w:rPr>
                <w:rStyle w:val="CommentReference"/>
              </w:rPr>
              <w:commentReference w:id="8"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spacing w:lineRule="auto" w:line="360" w:before="0" w:after="0"/>
              <w:ind w:start="0" w:end="0"/>
              <w:rPr>
                <w:rFonts w:ascii="Times New Roman" w:hAnsi="Times New Roman" w:eastAsia="바탕체" w:cs="Times New Roman"/>
                <w:b/>
                <w:color w:val="000000"/>
                <w:sz w:val="22"/>
                <w:szCs w:val="16"/>
              </w:rPr>
            </w:pPr>
            <w:r>
              <w:rPr>
                <w:rFonts w:eastAsia="바탕체" w:cs="Times New Roman" w:ascii="Times New Roman" w:hAnsi="Times New Roman"/>
                <w:b/>
                <w:color w:val="000000"/>
                <w:sz w:val="22"/>
                <w:szCs w:val="16"/>
              </w:rPr>
            </w:r>
            <w:ins w:id="1038" w:author="코람코 상장리츠팀" w:date="2026-10-07T09:00:00Z">
              <w:r>
                <w:rPr>
                  <w:rFonts w:ascii="Times New Roman" w:hAnsi="Times New Roman" w:eastAsia="바탕체" w:cs="Times New Roman"/>
                  <w:b/>
                  <w:color w:val="000000"/>
                  <w:sz w:val="22"/>
                  <w:szCs w:val="16"/>
                </w:rPr>
                <w:t xml:space="preserve">쿠팡 주식회사 (우선수익권 금2,132,586,000원)</w:t>
              </w:r>
            </w:ins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0" w:after="0"/>
              <w:rPr>
                <w:rFonts w:ascii="Times New Roman" w:hAnsi="Times New Roman" w:eastAsia="바탕체" w:cs="Times New Roman"/>
                <w:b/>
                <w:color w:val="000000"/>
                <w:sz w:val="22"/>
              </w:rPr>
            </w:pPr>
            <w:r>
              <w:rPr>
                <w:rFonts w:eastAsia="바탕체" w:cs="Times New Roman" w:ascii="Times New Roman" w:hAnsi="Times New Roman"/>
                <w:b/>
                <w:color w:val="000000"/>
                <w:sz w:val="22"/>
              </w:rPr>
            </w:r>
            <w:ins w:id="1039" w:author="코람코 상장리츠팀" w:date="2026-10-07T09:00:00Z">
              <w:r>
                <w:rPr>
                  <w:rFonts w:ascii="Times New Roman" w:hAnsi="Times New Roman" w:eastAsia="바탕체" w:cs="Times New Roman"/>
                  <w:b/>
                  <w:color w:val="000000"/>
                  <w:sz w:val="22"/>
                </w:rPr>
                <w:t xml:space="preserve">주식회사 우리은행 외 Tranche A 대주 [확정 시 기재] (우선수익권 합계 금192,000,000,000원, 대출약정금의 120%)</w:t>
              </w:r>
            </w:ins>
          </w:p>
        </w:tc>
      </w:tr>
      <w:tr>
        <w:trPr>
          <w:trHeight w:val="446" w:hRule="atLeast"/>
          <w:ins w:id="1043" w:author="코람코 상장리츠팀" w:date="2026-10-07T09:00:00Z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ins w:id="1040" w:author="코람코 상장리츠팀" w:date="2026-10-07T09:00:00Z"/>
                <w:rFonts w:ascii="Times New Roman" w:hAnsi="Times New Roman" w:eastAsia="바탕체"/>
                <w:b/>
                <w:sz w:val="22"/>
              </w:rPr>
            </w:pPr>
            <w:ins w:id="1041" w:author="코람코 상장리츠팀" w:date="2026-10-07T09:00:00Z">
              <w:r>
                <w:rPr>
                  <w:rFonts w:eastAsia="바탕체" w:ascii="Times New Roman" w:hAnsi="Times New Roman"/>
                  <w:b/>
                  <w:sz w:val="22"/>
                </w:rPr>
                <w:t xml:space="preserve">(공동)3순위우선수익자(Tranche B)</w:t>
              </w:r>
            </w:ins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ins w:id="1042" w:author="코람코 상장리츠팀" w:date="2026-10-07T09:00:00Z"/>
                <w:rFonts w:ascii="Times New Roman" w:hAnsi="Times New Roman" w:eastAsia="바탕체"/>
                <w:b/>
                <w:sz w:val="22"/>
              </w:rPr>
            </w:pPr>
          </w:p>
        </w:tc>
      </w:tr>
      <w:tr>
        <w:trPr>
          <w:ins w:id="1050" w:author="코람코 상장리츠팀" w:date="2026-10-07T09:00:00Z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napToGrid w:val="false"/>
              <w:spacing w:lineRule="auto" w:line="360" w:before="0" w:after="0"/>
              <w:ind w:start="0" w:end="0"/>
              <w:rPr>
                <w:ins w:id="1044" w:author="코람코 상장리츠팀" w:date="2026-10-07T09:00:00Z"/>
                <w:rFonts w:ascii="Times New Roman" w:hAnsi="Times New Roman" w:eastAsia="바탕체" w:cs="Times New Roman"/>
                <w:b/>
                <w:color w:val="000000"/>
                <w:sz w:val="22"/>
                <w:szCs w:val="16"/>
              </w:rPr>
            </w:pPr>
            <w:ins w:id="1045" w:author="코람코 상장리츠팀" w:date="2026-10-07T09:00:00Z">
              <w:r>
                <w:rPr>
                  <w:rFonts w:ascii="Times New Roman" w:hAnsi="Times New Roman" w:eastAsia="바탕체" w:cs="Times New Roman"/>
                  <w:b/>
                  <w:color w:val="000000"/>
                  <w:sz w:val="22"/>
                  <w:szCs w:val="16"/>
                </w:rPr>
                <w:t xml:space="preserve">키움캐피탈 주식회사 (금24,000,000,000원)</w:t>
              </w:r>
            </w:ins>
          </w:p>
          <w:p>
            <w:pPr>
              <w:pStyle w:val="Style16"/>
              <w:snapToGrid w:val="false"/>
              <w:spacing w:lineRule="auto" w:line="360" w:before="0" w:after="0"/>
              <w:ind w:start="0" w:end="0"/>
              <w:rPr>
                <w:ins w:id="1044" w:author="코람코 상장리츠팀" w:date="2026-10-07T09:00:00Z"/>
                <w:rFonts w:ascii="Times New Roman" w:hAnsi="Times New Roman" w:eastAsia="바탕체" w:cs="Times New Roman"/>
                <w:b/>
                <w:color w:val="000000"/>
                <w:sz w:val="22"/>
                <w:szCs w:val="16"/>
              </w:rPr>
            </w:pPr>
            <w:ins w:id="1046" w:author="코람코 상장리츠팀" w:date="2026-10-07T09:00:00Z">
              <w:r>
                <w:rPr>
                  <w:rFonts w:ascii="Times New Roman" w:hAnsi="Times New Roman" w:eastAsia="바탕체" w:cs="Times New Roman"/>
                  <w:b/>
                  <w:color w:val="000000"/>
                  <w:sz w:val="22"/>
                  <w:szCs w:val="16"/>
                </w:rPr>
                <w:t xml:space="preserve">엠지캐피탈 주식회사 (금12,000,000,000원)</w:t>
              </w:r>
            </w:ins>
          </w:p>
          <w:p>
            <w:pPr>
              <w:pStyle w:val="Style16"/>
              <w:snapToGrid w:val="false"/>
              <w:spacing w:lineRule="auto" w:line="360" w:before="0" w:after="0"/>
              <w:ind w:start="0" w:end="0"/>
              <w:rPr>
                <w:ins w:id="1044" w:author="코람코 상장리츠팀" w:date="2026-10-07T09:00:00Z"/>
                <w:rFonts w:ascii="Times New Roman" w:hAnsi="Times New Roman" w:eastAsia="바탕체" w:cs="Times New Roman"/>
                <w:b/>
                <w:color w:val="000000"/>
                <w:sz w:val="22"/>
                <w:szCs w:val="16"/>
              </w:rPr>
            </w:pPr>
            <w:ins w:id="1047" w:author="코람코 상장리츠팀" w:date="2026-10-07T09:00:00Z">
              <w:r>
                <w:rPr>
                  <w:rFonts w:ascii="Times New Roman" w:hAnsi="Times New Roman" w:eastAsia="바탕체" w:cs="Times New Roman"/>
                  <w:b/>
                  <w:color w:val="000000"/>
                  <w:sz w:val="22"/>
                  <w:szCs w:val="16"/>
                </w:rPr>
                <w:t xml:space="preserve">DB저축은행 [정식 상호 확인 필요] (금9,600,000,000원)</w:t>
              </w:r>
            </w:ins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 w:before="0" w:after="0"/>
              <w:rPr>
                <w:ins w:id="1048" w:author="코람코 상장리츠팀" w:date="2026-10-07T09:00:00Z"/>
                <w:rFonts w:ascii="Times New Roman" w:hAnsi="Times New Roman" w:eastAsia="바탕체" w:cs="Times New Roman"/>
                <w:b/>
                <w:color w:val="000000"/>
                <w:sz w:val="22"/>
              </w:rPr>
            </w:pPr>
            <w:ins w:id="1049" w:author="코람코 상장리츠팀" w:date="2026-10-07T09:00:00Z">
              <w:r>
                <w:rPr>
                  <w:rFonts w:ascii="Times New Roman" w:hAnsi="Times New Roman" w:eastAsia="바탕체" w:cs="Times New Roman"/>
                  <w:b/>
                  <w:color w:val="000000"/>
                  <w:sz w:val="22"/>
                </w:rPr>
                <w:t xml:space="preserve">(각 대출약정금의 120%, 합계 금45,600,000,000원)</w:t>
              </w:r>
            </w:ins>
          </w:p>
        </w:tc>
      </w:tr>
    </w:tbl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  <w:r>
        <w:br w:type="page"/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【별지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】</w:t>
      </w:r>
    </w:p>
    <w:p>
      <w:pPr>
        <w:pStyle w:val="Normal"/>
        <w:snapToGrid w:val="false"/>
        <w:spacing w:lineRule="auto" w:line="360" w:before="0" w:after="0"/>
        <w:ind w:hanging="700" w:start="700" w:end="0"/>
        <w:jc w:val="center"/>
        <w:textAlignment w:val="baseline"/>
        <w:rPr>
          <w:rFonts w:ascii="Times New Roman" w:hAnsi="Times New Roman" w:eastAsia="바탕체" w:cs="Times New Roman"/>
          <w:b/>
          <w:bCs/>
          <w:kern w:val="0"/>
          <w:sz w:val="30"/>
          <w:szCs w:val="30"/>
          <w:u w:val="single" w:color="000000"/>
        </w:rPr>
      </w:pPr>
      <w:r>
        <w:rPr>
          <w:rFonts w:ascii="Times New Roman" w:hAnsi="Times New Roman" w:cs="Times New Roman" w:eastAsia="바탕체"/>
          <w:b/>
          <w:bCs/>
          <w:kern w:val="0"/>
          <w:sz w:val="30"/>
          <w:szCs w:val="30"/>
          <w:u w:val="single" w:color="000000"/>
        </w:rPr>
        <w:t>신탁부동산</w:t>
      </w:r>
      <w:r>
        <w:rPr>
          <w:rFonts w:ascii="Times New Roman" w:hAnsi="Times New Roman" w:cs="Times New Roman" w:eastAsia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30"/>
          <w:szCs w:val="30"/>
          <w:u w:val="single" w:color="000000"/>
        </w:rPr>
        <w:t>목록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eastAsia="바탕체" w:cs="Times New Roman"/>
          <w:b/>
          <w:bCs/>
          <w:kern w:val="0"/>
          <w:sz w:val="22"/>
          <w:szCs w:val="30"/>
          <w:u w:val="single" w:color="000000"/>
        </w:rPr>
      </w:pPr>
      <w:r>
        <w:rPr>
          <w:rFonts w:eastAsia="바탕체" w:cs="Times New Roman" w:ascii="Times New Roman" w:hAnsi="Times New Roman"/>
          <w:b/>
          <w:bCs/>
          <w:kern w:val="0"/>
          <w:sz w:val="22"/>
          <w:szCs w:val="30"/>
          <w:u w:val="single" w:color="000000"/>
        </w:rPr>
      </w:r>
    </w:p>
    <w:p>
      <w:pPr>
        <w:pStyle w:val="Normal"/>
        <w:numPr>
          <w:ilvl w:val="0"/>
          <w:numId w:val="1"/>
        </w:numPr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b/>
          <w:kern w:val="0"/>
          <w:sz w:val="22"/>
        </w:rPr>
      </w:pPr>
      <w:r>
        <w:rPr>
          <w:rFonts w:ascii="Times New Roman" w:hAnsi="Times New Roman" w:cs="Times New Roman" w:eastAsia="바탕체"/>
          <w:b/>
          <w:kern w:val="0"/>
          <w:sz w:val="22"/>
        </w:rPr>
        <w:t>본건</w:t>
      </w:r>
      <w:r>
        <w:rPr>
          <w:rFonts w:ascii="Times New Roman" w:hAnsi="Times New Roman" w:cs="Times New Roman" w:eastAsia="Times New Roman"/>
          <w:b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kern w:val="0"/>
          <w:sz w:val="22"/>
        </w:rPr>
        <w:t>토지</w:t>
      </w:r>
    </w:p>
    <w:p>
      <w:pPr>
        <w:pStyle w:val="Normal"/>
        <w:snapToGrid w:val="false"/>
        <w:spacing w:lineRule="auto" w:line="360" w:before="0" w:after="0"/>
        <w:ind w:firstLine="220" w:end="0"/>
        <w:textAlignment w:val="baseline"/>
        <w:rPr>
          <w:rFonts w:ascii="Times New Roman" w:hAnsi="Times New Roman" w:eastAsia="바탕체" w:cs="Times New Roman"/>
          <w:bCs/>
          <w:kern w:val="0"/>
          <w:sz w:val="22"/>
        </w:rPr>
      </w:pPr>
      <w:r>
        <w:rPr>
          <w:rFonts w:ascii="Times New Roman" w:hAnsi="Times New Roman" w:cs="Times New Roman" w:eastAsia="바탕체"/>
          <w:bCs/>
          <w:kern w:val="0"/>
          <w:sz w:val="22"/>
        </w:rPr>
        <w:t>경기도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안양시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동안구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관양동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bCs/>
          <w:kern w:val="0"/>
          <w:sz w:val="22"/>
        </w:rPr>
        <w:t xml:space="preserve">934 </w:t>
      </w:r>
      <w:commentRangeStart w:id="9"/>
      <w:del w:id="1051" w:author="코람코 상장리츠팀" w:date="2026-10-07T09:00:00Z">
        <w:r>
          <w:rPr>
            <w:rFonts w:ascii="Times New Roman" w:hAnsi="Times New Roman" w:cs="Times New Roman" w:eastAsia="바탕체"/>
            <w:bCs/>
            <w:kern w:val="0"/>
            <w:sz w:val="22"/>
          </w:rPr>
          <w:delText>대</w:delText>
        </w:r>
      </w:del>
      <w:ins w:id="1052" w:author="코람코 상장리츠팀" w:date="2026-10-07T09:00:00Z">
        <w:r>
          <w:rPr>
            <w:rFonts w:ascii="Times New Roman" w:hAnsi="Times New Roman" w:cs="Times New Roman" w:eastAsia="바탕체"/>
            <w:bCs/>
            <w:kern w:val="0"/>
            <w:sz w:val="22"/>
          </w:rPr>
          <w:t xml:space="preserve">창고용지</w:t>
        </w:r>
      </w:ins>
      <w:commentRangeEnd w:id="9"/>
      <w:r>
        <w:rPr>
          <w:rStyle w:val="CommentReference"/>
        </w:rPr>
        <w:commentReference w:id="9"/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bCs/>
          <w:kern w:val="0"/>
          <w:sz w:val="22"/>
        </w:rPr>
        <w:t>13670.6</w:t>
      </w:r>
      <w:r>
        <w:rPr>
          <w:rFonts w:ascii="Times New Roman" w:hAnsi="Times New Roman" w:cs="Times New Roman" w:eastAsia="바탕체"/>
          <w:bCs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firstLine="220" w:end="0"/>
        <w:textAlignment w:val="baseline"/>
        <w:rPr>
          <w:rFonts w:ascii="Times New Roman" w:hAnsi="Times New Roman" w:eastAsia="바탕체" w:cs="Times New Roman"/>
          <w:bCs/>
          <w:kern w:val="0"/>
          <w:sz w:val="22"/>
        </w:rPr>
      </w:pPr>
      <w:r>
        <w:rPr>
          <w:rFonts w:ascii="Times New Roman" w:hAnsi="Times New Roman" w:cs="Times New Roman" w:eastAsia="바탕체"/>
          <w:bCs/>
          <w:kern w:val="0"/>
          <w:sz w:val="22"/>
        </w:rPr>
        <w:t>경기도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안양시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동안구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관양동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bCs/>
          <w:kern w:val="0"/>
          <w:sz w:val="22"/>
        </w:rPr>
        <w:t xml:space="preserve">934-1 </w:t>
      </w:r>
      <w:del w:id="1053" w:author="코람코 상장리츠팀" w:date="2026-10-07T09:00:00Z">
        <w:r>
          <w:rPr>
            <w:rFonts w:ascii="Times New Roman" w:hAnsi="Times New Roman" w:cs="Times New Roman" w:eastAsia="바탕체"/>
            <w:bCs/>
            <w:kern w:val="0"/>
            <w:sz w:val="22"/>
          </w:rPr>
          <w:delText>대</w:delText>
        </w:r>
      </w:del>
      <w:ins w:id="1054" w:author="코람코 상장리츠팀" w:date="2026-10-07T09:00:00Z">
        <w:r>
          <w:rPr>
            <w:rFonts w:ascii="Times New Roman" w:hAnsi="Times New Roman" w:cs="Times New Roman" w:eastAsia="바탕체"/>
            <w:bCs/>
            <w:kern w:val="0"/>
            <w:sz w:val="22"/>
          </w:rPr>
          <w:t xml:space="preserve">창고용지</w:t>
        </w:r>
      </w:ins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bCs/>
          <w:kern w:val="0"/>
          <w:sz w:val="22"/>
        </w:rPr>
        <w:t>1348.9</w:t>
      </w:r>
      <w:r>
        <w:rPr>
          <w:rFonts w:ascii="Times New Roman" w:hAnsi="Times New Roman" w:cs="Times New Roman" w:eastAsia="바탕체"/>
          <w:bCs/>
          <w:kern w:val="0"/>
          <w:sz w:val="22"/>
        </w:rPr>
        <w:t>㎡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ind w:firstLine="220" w:end="0"/>
        <w:textAlignment w:val="baseline"/>
        <w:rPr>
          <w:rFonts w:ascii="Times New Roman" w:hAnsi="Times New Roman" w:eastAsia="바탕체" w:cs="Times New Roman"/>
          <w:bCs/>
          <w:kern w:val="0"/>
          <w:sz w:val="22"/>
        </w:rPr>
      </w:pPr>
      <w:r>
        <w:rPr>
          <w:rFonts w:ascii="Times New Roman" w:hAnsi="Times New Roman" w:cs="Times New Roman" w:eastAsia="바탕체"/>
          <w:bCs/>
          <w:kern w:val="0"/>
          <w:sz w:val="22"/>
        </w:rPr>
        <w:t>경기도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안양시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동안구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Cs/>
          <w:kern w:val="0"/>
          <w:sz w:val="22"/>
        </w:rPr>
        <w:t>관양동</w:t>
      </w:r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bCs/>
          <w:kern w:val="0"/>
          <w:sz w:val="22"/>
        </w:rPr>
        <w:t xml:space="preserve">912-2 </w:t>
      </w:r>
      <w:del w:id="1055" w:author="코람코 상장리츠팀" w:date="2026-10-07T09:00:00Z">
        <w:r>
          <w:rPr>
            <w:rFonts w:ascii="Times New Roman" w:hAnsi="Times New Roman" w:cs="Times New Roman" w:eastAsia="바탕체"/>
            <w:bCs/>
            <w:kern w:val="0"/>
            <w:sz w:val="22"/>
          </w:rPr>
          <w:delText>답</w:delText>
        </w:r>
      </w:del>
      <w:ins w:id="1056" w:author="코람코 상장리츠팀" w:date="2026-10-07T09:00:00Z">
        <w:r>
          <w:rPr>
            <w:rFonts w:ascii="Times New Roman" w:hAnsi="Times New Roman" w:cs="Times New Roman" w:eastAsia="바탕체"/>
            <w:bCs/>
            <w:kern w:val="0"/>
            <w:sz w:val="22"/>
          </w:rPr>
          <w:t xml:space="preserve">창고용지</w:t>
        </w:r>
      </w:ins>
      <w:r>
        <w:rPr>
          <w:rFonts w:ascii="Times New Roman" w:hAnsi="Times New Roman" w:cs="Times New Roman" w:eastAsia="Times New Roman"/>
          <w:bCs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bCs/>
          <w:kern w:val="0"/>
          <w:sz w:val="22"/>
        </w:rPr>
        <w:t>268.0</w:t>
      </w:r>
      <w:r>
        <w:rPr>
          <w:rFonts w:ascii="Times New Roman" w:hAnsi="Times New Roman" w:cs="Times New Roman" w:eastAsia="바탕체"/>
          <w:bCs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b/>
          <w:bCs/>
          <w:kern w:val="0"/>
          <w:sz w:val="22"/>
        </w:rPr>
      </w:pPr>
      <w:r>
        <w:rPr>
          <w:rFonts w:eastAsia="바탕체" w:cs="Times New Roman" w:ascii="Times New Roman" w:hAnsi="Times New Roman"/>
          <w:b/>
          <w:bCs/>
          <w:kern w:val="0"/>
          <w:sz w:val="22"/>
        </w:rPr>
      </w:r>
    </w:p>
    <w:p>
      <w:pPr>
        <w:pStyle w:val="Normal"/>
        <w:numPr>
          <w:ilvl w:val="0"/>
          <w:numId w:val="1"/>
        </w:numPr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b/>
          <w:kern w:val="0"/>
          <w:sz w:val="22"/>
        </w:rPr>
      </w:pPr>
      <w:r>
        <w:rPr>
          <w:rFonts w:ascii="Times New Roman" w:hAnsi="Times New Roman" w:cs="Times New Roman" w:eastAsia="바탕체"/>
          <w:b/>
          <w:kern w:val="0"/>
          <w:sz w:val="22"/>
        </w:rPr>
        <w:t>본건</w:t>
      </w:r>
      <w:r>
        <w:rPr>
          <w:rFonts w:ascii="Times New Roman" w:hAnsi="Times New Roman" w:cs="Times New Roman" w:eastAsia="Times New Roman"/>
          <w:b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kern w:val="0"/>
          <w:sz w:val="22"/>
        </w:rPr>
        <w:t>건물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경기도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안양시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동안구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관양동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934, 912-2, 934-1 </w:t>
      </w:r>
      <w:r>
        <w:rPr>
          <w:rFonts w:ascii="Times New Roman" w:hAnsi="Times New Roman" w:cs="Times New Roman" w:eastAsia="바탕체"/>
          <w:kern w:val="0"/>
          <w:sz w:val="22"/>
        </w:rPr>
        <w:t>안양물류센터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[</w:t>
      </w:r>
      <w:r>
        <w:rPr>
          <w:rFonts w:ascii="Times New Roman" w:hAnsi="Times New Roman" w:cs="Times New Roman" w:eastAsia="바탕체"/>
          <w:kern w:val="0"/>
          <w:sz w:val="22"/>
        </w:rPr>
        <w:t>도로명주소</w:t>
      </w:r>
      <w:r>
        <w:rPr>
          <w:rFonts w:eastAsia="바탕체" w:cs="Times New Roman" w:ascii="Times New Roman" w:hAnsi="Times New Roman"/>
          <w:kern w:val="0"/>
          <w:sz w:val="22"/>
        </w:rPr>
        <w:t xml:space="preserve">] </w:t>
      </w:r>
      <w:r>
        <w:rPr>
          <w:rFonts w:ascii="Times New Roman" w:hAnsi="Times New Roman" w:cs="Times New Roman" w:eastAsia="바탕체"/>
          <w:kern w:val="0"/>
          <w:sz w:val="22"/>
        </w:rPr>
        <w:t>경기도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안양시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동안구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흥안대로</w:t>
      </w:r>
      <w:r>
        <w:rPr>
          <w:rFonts w:eastAsia="바탕체" w:cs="Times New Roman" w:ascii="Times New Roman" w:hAnsi="Times New Roman"/>
          <w:kern w:val="0"/>
          <w:sz w:val="22"/>
        </w:rPr>
        <w:t>439</w:t>
      </w:r>
      <w:r>
        <w:rPr>
          <w:rFonts w:ascii="Times New Roman" w:hAnsi="Times New Roman" w:cs="Times New Roman" w:eastAsia="바탕체"/>
          <w:kern w:val="0"/>
          <w:sz w:val="22"/>
        </w:rPr>
        <w:t>번길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30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프리케스트콘크리트구조</w:t>
      </w:r>
      <w:r>
        <w:rPr>
          <w:rFonts w:eastAsia="바탕체" w:cs="Times New Roman" w:ascii="Times New Roman" w:hAnsi="Times New Roman"/>
          <w:kern w:val="0"/>
          <w:sz w:val="22"/>
        </w:rPr>
        <w:t>,</w:t>
      </w:r>
      <w:r>
        <w:rPr>
          <w:rFonts w:ascii="Times New Roman" w:hAnsi="Times New Roman" w:cs="Times New Roman" w:eastAsia="바탕체"/>
          <w:kern w:val="0"/>
          <w:sz w:val="22"/>
        </w:rPr>
        <w:t>철근콘크리트구조</w:t>
      </w:r>
      <w:r>
        <w:rPr>
          <w:rFonts w:eastAsia="바탕체" w:cs="Times New Roman" w:ascii="Times New Roman" w:hAnsi="Times New Roman"/>
          <w:kern w:val="0"/>
          <w:sz w:val="22"/>
        </w:rPr>
        <w:t>, (</w:t>
      </w:r>
      <w:r>
        <w:rPr>
          <w:rFonts w:ascii="Times New Roman" w:hAnsi="Times New Roman" w:cs="Times New Roman" w:eastAsia="바탕체"/>
          <w:kern w:val="0"/>
          <w:sz w:val="22"/>
        </w:rPr>
        <w:t>철근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콘크리트지붕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8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창고시설</w:t>
      </w:r>
      <w:r>
        <w:rPr>
          <w:rFonts w:eastAsia="바탕체" w:cs="Times New Roman" w:ascii="Times New Roman" w:hAnsi="Times New Roman"/>
          <w:kern w:val="0"/>
          <w:sz w:val="22"/>
        </w:rPr>
        <w:t>,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제</w:t>
      </w:r>
      <w:r>
        <w:rPr>
          <w:rFonts w:eastAsia="바탕체" w:cs="Times New Roman" w:ascii="Times New Roman" w:hAnsi="Times New Roman"/>
          <w:kern w:val="0"/>
          <w:sz w:val="22"/>
        </w:rPr>
        <w:t>1,2</w:t>
      </w:r>
      <w:r>
        <w:rPr>
          <w:rFonts w:ascii="Times New Roman" w:hAnsi="Times New Roman" w:cs="Times New Roman" w:eastAsia="바탕체"/>
          <w:kern w:val="0"/>
          <w:sz w:val="22"/>
        </w:rPr>
        <w:t>종근린생활시설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지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12,425.68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지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12,246.75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7,519.71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10,213.68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10,213.68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4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10,213.68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5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10,213.68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6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10,213.76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7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8,116.25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8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4,088.9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옥탑</w:t>
      </w:r>
      <w:r>
        <w:rPr>
          <w:rFonts w:eastAsia="바탕체" w:cs="Times New Roman" w:ascii="Times New Roman" w:hAnsi="Times New Roman"/>
          <w:kern w:val="0"/>
          <w:sz w:val="22"/>
        </w:rPr>
        <w:t>1</w:t>
      </w:r>
      <w:r>
        <w:rPr>
          <w:rFonts w:ascii="Times New Roman" w:hAnsi="Times New Roman" w:cs="Times New Roman" w:eastAsia="바탕체"/>
          <w:kern w:val="0"/>
          <w:sz w:val="22"/>
        </w:rPr>
        <w:t>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103.4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연면적제외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부속건물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/>
      </w:pPr>
      <w:r>
        <w:rPr>
          <w:rFonts w:ascii="Times New Roman" w:hAnsi="Times New Roman" w:cs="Times New Roman" w:eastAsia="바탕체"/>
          <w:kern w:val="0"/>
          <w:sz w:val="22"/>
        </w:rPr>
        <w:t>철근콘크리트구조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단층</w:t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경비실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8.82</w:t>
      </w:r>
      <w:r>
        <w:rPr>
          <w:rFonts w:ascii="Times New Roman" w:hAnsi="Times New Roman" w:cs="Times New Roman" w:eastAsia="바탕체"/>
          <w:kern w:val="0"/>
          <w:sz w:val="22"/>
        </w:rPr>
        <w:t>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br w:type="page"/>
      </w:r>
    </w:p>
    <w:p>
      <w:pPr>
        <w:pStyle w:val="Normal"/>
        <w:snapToGrid w:val="false"/>
        <w:spacing w:lineRule="auto" w:line="360" w:before="0" w:after="0"/>
        <w:ind w:start="4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【별지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2</w:t>
      </w:r>
      <w:r>
        <w:rPr>
          <w:rFonts w:ascii="Times New Roman" w:hAnsi="Times New Roman" w:cs="Times New Roman" w:eastAsia="바탕체"/>
          <w:kern w:val="0"/>
          <w:sz w:val="22"/>
        </w:rPr>
        <w:t>】</w:t>
      </w:r>
    </w:p>
    <w:p>
      <w:pPr>
        <w:pStyle w:val="Normal"/>
        <w:snapToGrid w:val="false"/>
        <w:spacing w:lineRule="auto" w:line="360" w:before="0" w:after="0"/>
        <w:ind w:hanging="700" w:start="700" w:end="0"/>
        <w:jc w:val="center"/>
        <w:textAlignment w:val="baseline"/>
        <w:rPr>
          <w:rFonts w:ascii="Times New Roman" w:hAnsi="Times New Roman" w:eastAsia="바탕체" w:cs="Times New Roman"/>
          <w:b/>
          <w:bCs/>
          <w:kern w:val="0"/>
          <w:sz w:val="30"/>
          <w:szCs w:val="30"/>
        </w:rPr>
      </w:pPr>
      <w:r>
        <w:rPr>
          <w:rFonts w:ascii="Times New Roman" w:hAnsi="Times New Roman" w:cs="Times New Roman" w:eastAsia="바탕체"/>
          <w:b/>
          <w:bCs/>
          <w:kern w:val="0"/>
          <w:sz w:val="30"/>
          <w:szCs w:val="30"/>
          <w:u w:val="single" w:color="000000"/>
        </w:rPr>
        <w:t>신탁계약의</w:t>
      </w:r>
      <w:r>
        <w:rPr>
          <w:rFonts w:ascii="Times New Roman" w:hAnsi="Times New Roman" w:cs="Times New Roman" w:eastAsia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30"/>
          <w:szCs w:val="30"/>
          <w:u w:val="single" w:color="000000"/>
        </w:rPr>
        <w:t>내용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b/>
          <w:bCs/>
          <w:kern w:val="0"/>
          <w:sz w:val="22"/>
          <w:szCs w:val="30"/>
        </w:rPr>
      </w:pPr>
      <w:r>
        <w:rPr>
          <w:rFonts w:eastAsia="바탕체" w:cs="Times New Roman" w:ascii="Times New Roman" w:hAnsi="Times New Roman"/>
          <w:b/>
          <w:bCs/>
          <w:kern w:val="0"/>
          <w:sz w:val="22"/>
          <w:szCs w:val="30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Times New Roman" w:cs="Times New Roman" w:ascii="Times New Roman" w:hAnsi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1. </w:t>
      </w:r>
      <w:r>
        <w:rPr>
          <w:rFonts w:ascii="Times New Roman" w:hAnsi="Times New Roman" w:cs="Times New Roman" w:eastAsia="바탕체"/>
          <w:kern w:val="0"/>
          <w:sz w:val="22"/>
        </w:rPr>
        <w:t>신탁기간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</w:t>
      </w:r>
      <w:r>
        <w:rPr>
          <w:rFonts w:eastAsia="바탕체" w:cs="Times New Roman" w:ascii="Times New Roman" w:hAnsi="Times New Roman"/>
          <w:kern w:val="0"/>
          <w:sz w:val="22"/>
          <w:highlight w:val="yellow"/>
        </w:rPr>
        <w:t>2026</w:t>
      </w:r>
      <w:r>
        <w:rPr>
          <w:rFonts w:ascii="Times New Roman" w:hAnsi="Times New Roman" w:cs="Times New Roman" w:eastAsia="바탕체"/>
          <w:kern w:val="0"/>
          <w:sz w:val="22"/>
          <w:highlight w:val="yellow"/>
        </w:rPr>
        <w:t>년</w:t>
      </w:r>
      <w:r>
        <w:rPr>
          <w:rFonts w:ascii="Times New Roman" w:hAnsi="Times New Roman" w:cs="Times New Roman" w:eastAsia="Times New Roman"/>
          <w:kern w:val="0"/>
          <w:sz w:val="22"/>
          <w:highlight w:val="yellow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  <w:highlight w:val="yellow"/>
        </w:rPr>
        <w:t>[  ]</w:t>
      </w:r>
      <w:r>
        <w:rPr>
          <w:rFonts w:ascii="Times New Roman" w:hAnsi="Times New Roman" w:cs="Times New Roman" w:eastAsia="바탕체"/>
          <w:kern w:val="0"/>
          <w:sz w:val="22"/>
          <w:highlight w:val="yellow"/>
        </w:rPr>
        <w:t>월</w:t>
      </w:r>
      <w:r>
        <w:rPr>
          <w:rFonts w:ascii="Times New Roman" w:hAnsi="Times New Roman" w:cs="Times New Roman" w:eastAsia="Times New Roman"/>
          <w:kern w:val="0"/>
          <w:sz w:val="22"/>
          <w:highlight w:val="yellow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  <w:highlight w:val="yellow"/>
        </w:rPr>
        <w:t xml:space="preserve">[  ]</w:t>
      </w:r>
      <w:r>
        <w:rPr>
          <w:rFonts w:ascii="Times New Roman" w:hAnsi="Times New Roman" w:cs="Times New Roman" w:eastAsia="바탕체"/>
          <w:kern w:val="0"/>
          <w:sz w:val="22"/>
          <w:highlight w:val="yellow"/>
        </w:rPr>
        <w:t>일부터</w:t>
      </w:r>
      <w:r>
        <w:rPr>
          <w:rFonts w:ascii="Times New Roman" w:hAnsi="Times New Roman" w:cs="Times New Roman" w:eastAsia="Times New Roman"/>
          <w:kern w:val="0"/>
          <w:sz w:val="22"/>
          <w:highlight w:val="yellow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  <w:highlight w:val="yellow"/>
        </w:rPr>
        <w:t>20[  ]</w:t>
      </w:r>
      <w:r>
        <w:rPr>
          <w:rFonts w:ascii="Times New Roman" w:hAnsi="Times New Roman" w:cs="Times New Roman" w:eastAsia="바탕체"/>
          <w:kern w:val="0"/>
          <w:sz w:val="22"/>
          <w:highlight w:val="yellow"/>
        </w:rPr>
        <w:t>년</w:t>
      </w:r>
      <w:r>
        <w:rPr>
          <w:rFonts w:ascii="Times New Roman" w:hAnsi="Times New Roman" w:cs="Times New Roman" w:eastAsia="Times New Roman"/>
          <w:kern w:val="0"/>
          <w:sz w:val="22"/>
          <w:highlight w:val="yellow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  <w:highlight w:val="yellow"/>
        </w:rPr>
        <w:t>[  ]</w:t>
      </w:r>
      <w:r>
        <w:rPr>
          <w:rFonts w:ascii="Times New Roman" w:hAnsi="Times New Roman" w:cs="Times New Roman" w:eastAsia="바탕체"/>
          <w:kern w:val="0"/>
          <w:sz w:val="22"/>
          <w:highlight w:val="yellow"/>
        </w:rPr>
        <w:t>월</w:t>
      </w:r>
      <w:r>
        <w:rPr>
          <w:rFonts w:ascii="Times New Roman" w:hAnsi="Times New Roman" w:cs="Times New Roman" w:eastAsia="Times New Roman"/>
          <w:kern w:val="0"/>
          <w:sz w:val="22"/>
          <w:highlight w:val="yellow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  <w:highlight w:val="yellow"/>
        </w:rPr>
        <w:t xml:space="preserve">[  ]</w:t>
      </w:r>
      <w:r>
        <w:rPr>
          <w:rFonts w:ascii="Times New Roman" w:hAnsi="Times New Roman" w:cs="Times New Roman" w:eastAsia="바탕체"/>
          <w:kern w:val="0"/>
          <w:sz w:val="22"/>
          <w:highlight w:val="yellow"/>
        </w:rPr>
        <w:t>일까지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eastAsia="바탕체" w:cs="Times New Roman" w:ascii="Times New Roman" w:hAnsi="Times New Roman"/>
          <w:kern w:val="0"/>
          <w:sz w:val="22"/>
        </w:rPr>
        <w:tab/>
        <w:tab/>
        <w:t>(</w:t>
      </w:r>
      <w:r>
        <w:rPr>
          <w:rFonts w:ascii="Times New Roman" w:hAnsi="Times New Roman" w:cs="Times New Roman" w:eastAsia="바탕체"/>
          <w:kern w:val="0"/>
          <w:sz w:val="22"/>
        </w:rPr>
        <w:t>「별지</w:t>
      </w:r>
      <w:r>
        <w:rPr>
          <w:rFonts w:eastAsia="바탕체" w:cs="Times New Roman" w:ascii="Times New Roman" w:hAnsi="Times New Roman"/>
          <w:kern w:val="0"/>
          <w:sz w:val="22"/>
        </w:rPr>
        <w:t>4</w:t>
      </w:r>
      <w:r>
        <w:rPr>
          <w:rFonts w:ascii="Times New Roman" w:hAnsi="Times New Roman" w:cs="Times New Roman" w:eastAsia="바탕체"/>
          <w:kern w:val="0"/>
          <w:sz w:val="22"/>
        </w:rPr>
        <w:t>」의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commentRangeStart w:id="10"/>
      <w:del w:id="1057" w:author="코람코 상장리츠팀" w:date="2026-10-07T09:00:00Z">
        <w:r>
          <w:rPr>
            <w:rFonts w:ascii="Times New Roman" w:hAnsi="Times New Roman" w:cs="Times New Roman" w:eastAsia="바탕체"/>
            <w:kern w:val="0"/>
            <w:sz w:val="22"/>
          </w:rPr>
          <w:delText>대출원리금</w:delText>
        </w:r>
      </w:del>
      <w:del w:id="1058" w:author="코람코 상장리츠팀" w:date="2026-10-07T09:00:00Z">
        <w:r>
          <w:rPr>
            <w:rFonts w:ascii="Times New Roman" w:hAnsi="Times New Roman" w:cs="Times New Roman" w:eastAsia="Times New Roman"/>
            <w:kern w:val="0"/>
            <w:sz w:val="22"/>
          </w:rPr>
          <w:delText xml:space="preserve"> </w:delText>
        </w:r>
      </w:del>
      <w:del w:id="1059" w:author="코람코 상장리츠팀" w:date="2026-10-07T09:00:00Z">
        <w:r>
          <w:rPr>
            <w:rFonts w:ascii="Times New Roman" w:hAnsi="Times New Roman" w:cs="Times New Roman" w:eastAsia="바탕체"/>
            <w:kern w:val="0"/>
            <w:sz w:val="22"/>
          </w:rPr>
          <w:delText>전액</w:delText>
        </w:r>
      </w:del>
      <w:del w:id="1060" w:author="코람코 상장리츠팀" w:date="2026-10-07T09:00:00Z">
        <w:r>
          <w:rPr>
            <w:rFonts w:ascii="Times New Roman" w:hAnsi="Times New Roman" w:cs="Times New Roman" w:eastAsia="Times New Roman"/>
            <w:kern w:val="0"/>
            <w:sz w:val="22"/>
          </w:rPr>
          <w:delText xml:space="preserve"> </w:delText>
        </w:r>
      </w:del>
      <w:del w:id="1061" w:author="코람코 상장리츠팀" w:date="2026-10-07T09:00:00Z">
        <w:r>
          <w:rPr>
            <w:rFonts w:ascii="Times New Roman" w:hAnsi="Times New Roman" w:cs="Times New Roman" w:eastAsia="바탕체"/>
            <w:kern w:val="0"/>
            <w:sz w:val="22"/>
          </w:rPr>
          <w:delText>상환일까지</w:delText>
        </w:r>
      </w:del>
      <w:ins w:id="1062" w:author="코람코 상장리츠팀" w:date="2026-10-07T09:00:00Z">
        <w:r>
          <w:rPr>
            <w:rFonts w:ascii="Times New Roman" w:hAnsi="Times New Roman" w:cs="Times New Roman" w:eastAsia="바탕체"/>
            <w:kern w:val="0"/>
            <w:sz w:val="22"/>
          </w:rPr>
          <w:t xml:space="preserve">대출원리금 전액 상환일과 제1순위 우선수익자의 피담보채권(임대차보증금 반환채권) 소멸일(위탁자가 제1순위 우선수익자에게 대체담보를 제공한 경우 그 제공일) 중 늦은 날까지</w:t>
        </w:r>
      </w:ins>
      <w:commentRangeEnd w:id="10"/>
      <w:r>
        <w:rPr>
          <w:rStyle w:val="CommentReference"/>
        </w:rPr>
        <w:commentReference w:id="10"/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자동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연장됨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 2. </w:t>
      </w:r>
      <w:r>
        <w:rPr>
          <w:rFonts w:ascii="Times New Roman" w:hAnsi="Times New Roman" w:cs="Times New Roman" w:eastAsia="바탕체"/>
          <w:kern w:val="0"/>
          <w:sz w:val="22"/>
        </w:rPr>
        <w:t xml:space="preserve">수 익 자</w:t>
      </w:r>
    </w:p>
    <w:tbl>
      <w:tblPr>
        <w:tblW w:w="8907" w:type="dxa"/>
        <w:jc w:val="start"/>
        <w:tblInd w:w="528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1307"/>
        <w:gridCol w:w="1652"/>
        <w:gridCol w:w="3114"/>
        <w:gridCol w:w="2834"/>
      </w:tblGrid>
      <w:tr>
        <w:trPr>
          <w:trHeight w:val="244" w:hRule="atLeast"/>
        </w:trPr>
        <w:tc>
          <w:tcPr>
            <w:tcW w:w="13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/>
            </w:pPr>
            <w:r>
              <w:rPr>
                <w:rFonts w:ascii="Times New Roman" w:hAnsi="Times New Roman" w:cs="Times New Roman" w:eastAsia="바탕체"/>
                <w:b/>
                <w:kern w:val="0"/>
                <w:sz w:val="22"/>
              </w:rPr>
              <w:t>구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kern w:val="0"/>
                <w:sz w:val="22"/>
              </w:rPr>
              <w:t>분</w:t>
            </w:r>
          </w:p>
        </w:tc>
        <w:tc>
          <w:tcPr>
            <w:tcW w:w="4766" w:type="dxa"/>
            <w:gridSpan w:val="2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cs="Times New Roman"/>
                <w:b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b/>
                <w:kern w:val="0"/>
                <w:sz w:val="22"/>
              </w:rPr>
              <w:t>신탁원본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kern w:val="0"/>
                <w:sz w:val="22"/>
              </w:rPr>
              <w:t>우선수익자</w:t>
            </w:r>
          </w:p>
        </w:tc>
        <w:tc>
          <w:tcPr>
            <w:tcW w:w="2834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cs="Times New Roman"/>
                <w:b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b/>
                <w:kern w:val="0"/>
                <w:sz w:val="22"/>
              </w:rPr>
              <w:t>수익권증서</w:t>
            </w:r>
            <w:r>
              <w:rPr>
                <w:rFonts w:ascii="Times New Roman" w:hAnsi="Times New Roman" w:cs="Times New Roman" w:eastAsia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b/>
                <w:kern w:val="0"/>
                <w:sz w:val="22"/>
              </w:rPr>
              <w:t>발행금액</w:t>
            </w:r>
          </w:p>
        </w:tc>
      </w:tr>
      <w:tr>
        <w:trPr>
          <w:trHeight w:val="263" w:hRule="atLeast"/>
        </w:trPr>
        <w:tc>
          <w:tcPr>
            <w:tcW w:w="1307" w:type="dxa"/>
            <w:vMerge w:val="restart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제</w:t>
            </w: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순위</w:t>
            </w:r>
          </w:p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우선수익자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상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  <w:commentRangeStart w:id="11"/>
            <w:ins w:id="1063" w:author="코람코 상장리츠팀" w:date="2026-10-07T09:00:00Z">
              <w:r>
                <w:rPr>
                  <w:rFonts w:ascii="Times New Roman" w:hAnsi="Times New Roman" w:eastAsia="바탕체" w:cs="Times New Roman"/>
                  <w:kern w:val="0"/>
                  <w:sz w:val="22"/>
                </w:rPr>
                <w:t xml:space="preserve">쿠팡 주식회사</w:t>
              </w:r>
            </w:ins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  <w:ins w:id="1064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금2,132,586,000원</w:t>
              </w:r>
            </w:ins>
          </w:p>
        </w:tc>
      </w:tr>
      <w:tr>
        <w:trPr>
          <w:trHeight w:val="358" w:hRule="atLeast"/>
        </w:trPr>
        <w:tc>
          <w:tcPr>
            <w:tcW w:w="1307" w:type="dxa"/>
            <w:vMerge w:val="continue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263" w:hRule="atLeast"/>
          <w:del w:id="1065" w:author="코람코 상장리츠팀" w:date="2026-10-07T09:00:00Z"/>
        </w:trPr>
        <w:tc>
          <w:tcPr>
            <w:tcW w:w="1307" w:type="dxa"/>
            <w:vMerge w:val="continue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cs="Times New Roman"/>
                <w:kern w:val="0"/>
                <w:sz w:val="22"/>
              </w:rPr>
            </w:pPr>
            <w:del w:id="1066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상</w:delText>
              </w:r>
            </w:del>
            <w:del w:id="1067" w:author="코람코 상장리츠팀" w:date="2026-10-07T09:00:00Z">
              <w:r>
                <w:rPr>
                  <w:rFonts w:ascii="Times New Roman" w:hAnsi="Times New Roman" w:cs="Times New Roman" w:eastAsia="Times New Roman"/>
                  <w:kern w:val="0"/>
                  <w:sz w:val="22"/>
                </w:rPr>
                <w:delText xml:space="preserve"> </w:delText>
              </w:r>
            </w:del>
            <w:del w:id="1068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호</w:delText>
              </w:r>
            </w:del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263" w:hRule="atLeast"/>
          <w:del w:id="1069" w:author="코람코 상장리츠팀" w:date="2026-10-07T09:00:00Z"/>
        </w:trPr>
        <w:tc>
          <w:tcPr>
            <w:tcW w:w="1307" w:type="dxa"/>
            <w:vMerge w:val="continue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del w:id="1070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법인등록번호</w:delText>
              </w:r>
            </w:del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263" w:hRule="atLeast"/>
          <w:del w:id="1071" w:author="코람코 상장리츠팀" w:date="2026-10-07T09:00:00Z"/>
        </w:trPr>
        <w:tc>
          <w:tcPr>
            <w:tcW w:w="1307" w:type="dxa"/>
            <w:vMerge w:val="continue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cs="Times New Roman"/>
                <w:kern w:val="0"/>
                <w:sz w:val="22"/>
              </w:rPr>
            </w:pPr>
            <w:del w:id="1072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상</w:delText>
              </w:r>
            </w:del>
            <w:del w:id="1073" w:author="코람코 상장리츠팀" w:date="2026-10-07T09:00:00Z">
              <w:r>
                <w:rPr>
                  <w:rFonts w:ascii="Times New Roman" w:hAnsi="Times New Roman" w:cs="Times New Roman" w:eastAsia="Times New Roman"/>
                  <w:kern w:val="0"/>
                  <w:sz w:val="22"/>
                </w:rPr>
                <w:delText xml:space="preserve"> </w:delText>
              </w:r>
            </w:del>
            <w:del w:id="1074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호</w:delText>
              </w:r>
            </w:del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263" w:hRule="atLeast"/>
          <w:del w:id="1075" w:author="코람코 상장리츠팀" w:date="2026-10-07T09:00:00Z"/>
        </w:trPr>
        <w:tc>
          <w:tcPr>
            <w:tcW w:w="1307" w:type="dxa"/>
            <w:vMerge w:val="continue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del w:id="1076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법인등록번호</w:delText>
              </w:r>
            </w:del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55" w:hRule="atLeast"/>
          <w:del w:id="1077" w:author="코람코 상장리츠팀" w:date="2026-10-07T09:00:00Z"/>
        </w:trPr>
        <w:tc>
          <w:tcPr>
            <w:tcW w:w="1307" w:type="dxa"/>
            <w:vMerge w:val="continue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cs="Times New Roman"/>
                <w:kern w:val="0"/>
                <w:sz w:val="22"/>
              </w:rPr>
            </w:pPr>
            <w:del w:id="1078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상</w:delText>
              </w:r>
            </w:del>
            <w:del w:id="1079" w:author="코람코 상장리츠팀" w:date="2026-10-07T09:00:00Z">
              <w:r>
                <w:rPr>
                  <w:rFonts w:ascii="Times New Roman" w:hAnsi="Times New Roman" w:cs="Times New Roman" w:eastAsia="Times New Roman"/>
                  <w:kern w:val="0"/>
                  <w:sz w:val="22"/>
                </w:rPr>
                <w:delText xml:space="preserve"> </w:delText>
              </w:r>
            </w:del>
            <w:del w:id="1080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호</w:delText>
              </w:r>
            </w:del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263" w:hRule="atLeast"/>
          <w:del w:id="1081" w:author="코람코 상장리츠팀" w:date="2026-10-07T09:00:00Z"/>
        </w:trPr>
        <w:tc>
          <w:tcPr>
            <w:tcW w:w="1307" w:type="dxa"/>
            <w:vMerge w:val="continue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del w:id="1082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법인등록번호</w:delText>
              </w:r>
            </w:del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263" w:hRule="atLeast"/>
          <w:del w:id="1083" w:author="코람코 상장리츠팀" w:date="2026-10-07T09:00:00Z"/>
        </w:trPr>
        <w:tc>
          <w:tcPr>
            <w:tcW w:w="1307" w:type="dxa"/>
            <w:vMerge w:val="continue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cs="Times New Roman"/>
                <w:kern w:val="0"/>
                <w:sz w:val="22"/>
              </w:rPr>
            </w:pPr>
            <w:del w:id="1084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상</w:delText>
              </w:r>
            </w:del>
            <w:del w:id="1085" w:author="코람코 상장리츠팀" w:date="2026-10-07T09:00:00Z">
              <w:r>
                <w:rPr>
                  <w:rFonts w:ascii="Times New Roman" w:hAnsi="Times New Roman" w:cs="Times New Roman" w:eastAsia="Times New Roman"/>
                  <w:kern w:val="0"/>
                  <w:sz w:val="22"/>
                </w:rPr>
                <w:delText xml:space="preserve"> </w:delText>
              </w:r>
            </w:del>
            <w:del w:id="1086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호</w:delText>
              </w:r>
            </w:del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368" w:hRule="atLeast"/>
          <w:del w:id="1087" w:author="코람코 상장리츠팀" w:date="2026-10-07T09:00:00Z"/>
        </w:trPr>
        <w:tc>
          <w:tcPr>
            <w:tcW w:w="1307" w:type="dxa"/>
            <w:vMerge w:val="continue"/>
            <w:tcBorders>
              <w:start w:val="single" w:sz="2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del w:id="1088" w:author="코람코 상장리츠팀" w:date="2026-10-07T09:00:00Z">
              <w:r>
                <w:rPr>
                  <w:rFonts w:ascii="Times New Roman" w:hAnsi="Times New Roman" w:cs="Times New Roman" w:eastAsia="바탕체"/>
                  <w:kern w:val="0"/>
                  <w:sz w:val="22"/>
                </w:rPr>
                <w:delText>법인등록번호</w:delText>
              </w:r>
            </w:del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70" w:hRule="atLeast"/>
        </w:trPr>
        <w:tc>
          <w:tcPr>
            <w:tcW w:w="1307" w:type="dxa"/>
            <w:vMerge w:val="restart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commentRangeStart w:id="12"/>
            <w:del w:id="1089" w:author="코람코 상장리츠팀" w:date="2026-10-07T09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22"/>
                </w:rPr>
                <w:delText>제</w:delText>
              </w:r>
            </w:del>
            <w:del w:id="1090" w:author="코람코 상장리츠팀" w:date="2026-10-07T09:00:00Z">
              <w:r>
                <w:rPr>
                  <w:rFonts w:eastAsia="바탕체" w:cs="Times New Roman" w:ascii="Times New Roman" w:hAnsi="Times New Roman"/>
                  <w:color w:val="000000"/>
                  <w:kern w:val="0"/>
                  <w:sz w:val="22"/>
                </w:rPr>
                <w:delText>2</w:delText>
              </w:r>
            </w:del>
            <w:del w:id="1091" w:author="코람코 상장리츠팀" w:date="2026-10-07T09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22"/>
                </w:rPr>
                <w:delText>순위</w:delText>
              </w:r>
            </w:del>
            <w:ins w:id="1092" w:author="코람코 상장리츠팀" w:date="2026-10-07T09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22"/>
                </w:rPr>
                <w:t xml:space="preserve">(공동) 제2순위</w:t>
              </w:r>
            </w:ins>
            <w:commentRangeEnd w:id="12"/>
            <w:r>
              <w:rPr>
                <w:rStyle w:val="CommentReference"/>
              </w:rPr>
              <w:commentReference w:id="12"/>
            </w:r>
            <w:r>
              <w:rPr>
                <w:rFonts w:ascii="Times New Roman" w:hAnsi="Times New Roman" w:cs="Times New Roman" w:eastAsia="Times New Roman"/>
                <w:color w:val="000000"/>
                <w:kern w:val="0"/>
                <w:sz w:val="22"/>
              </w:rPr>
              <w:t xml:space="preserve"> </w:t>
            </w:r>
          </w:p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우선수익자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hAnsi="Times New Roman" w:cs="Times New Roman" w:eastAsia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  <w:ins w:id="1093" w:author="코람코 상장리츠팀" w:date="2026-10-07T09:00:00Z">
              <w:r>
                <w:rPr>
                  <w:rFonts w:ascii="Times New Roman" w:hAnsi="Times New Roman" w:eastAsia="바탕체" w:cs="Times New Roman"/>
                  <w:kern w:val="0"/>
                  <w:sz w:val="22"/>
                </w:rPr>
                <w:t xml:space="preserve">주식회사 우리은행 [외 Tranche A 대주 확정 시 기재]</w:t>
              </w:r>
            </w:ins>
          </w:p>
        </w:tc>
        <w:tc>
          <w:tcPr>
            <w:tcW w:w="2834" w:type="dxa"/>
            <w:vMerge w:val="restart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  <w:ins w:id="1094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[*] (대주별 대출약정금의 120%, 합계 금192,000,000,000원)</w:t>
              </w:r>
            </w:ins>
          </w:p>
        </w:tc>
      </w:tr>
      <w:tr>
        <w:trPr>
          <w:trHeight w:val="94" w:hRule="atLeast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94" w:hRule="atLeast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hAnsi="Times New Roman" w:cs="Times New Roman" w:eastAsia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2834" w:type="dxa"/>
            <w:vMerge w:val="restart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94" w:hRule="atLeast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94" w:hRule="atLeast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hAnsi="Times New Roman" w:cs="Times New Roman" w:eastAsia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2834" w:type="dxa"/>
            <w:vMerge w:val="restart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94" w:hRule="atLeast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94" w:hRule="atLeast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hAnsi="Times New Roman" w:cs="Times New Roman" w:eastAsia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2834" w:type="dxa"/>
            <w:vMerge w:val="restart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94" w:hRule="atLeast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94" w:hRule="atLeast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hAnsi="Times New Roman" w:cs="Times New Roman" w:eastAsia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2834" w:type="dxa"/>
            <w:vMerge w:val="restart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55" w:hRule="atLeast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  <w:tc>
          <w:tcPr>
            <w:tcW w:w="2834" w:type="dxa"/>
            <w:vMerge w:val="continue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color w:val="000000"/>
                <w:kern w:val="0"/>
                <w:sz w:val="22"/>
              </w:rPr>
            </w:r>
          </w:p>
        </w:tc>
      </w:tr>
      <w:tr>
        <w:trPr>
          <w:trHeight w:val="70" w:hRule="atLeast"/>
          <w:ins w:id="1105" w:author="코람코 상장리츠팀" w:date="2026-10-07T09:00:00Z"/>
        </w:trPr>
        <w:tc>
          <w:tcPr>
            <w:tcW w:w="1307" w:type="dxa"/>
            <w:vMerge w:val="restart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ins w:id="1095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097" w:author="코람코 상장리츠팀" w:date="2026-10-07T09:00:00Z">
              <w:r>
                <w:rPr>
                  <w:rFonts w:ascii="Times New Roman" w:hAnsi="Times New Roman" w:cs="Times New Roman" w:eastAsia="Times New Roman"/>
                  <w:color w:val="000000"/>
                  <w:kern w:val="0"/>
                  <w:sz w:val="22"/>
                </w:rPr>
                <w:t xml:space="preserve">(공동) 제3순위</w:t>
              </w:r>
            </w:ins>
          </w:p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ins w:id="1096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098" w:author="코람코 상장리츠팀" w:date="2026-10-07T09:00:00Z">
              <w:r>
                <w:rPr>
                  <w:rFonts w:ascii="Times New Roman" w:hAnsi="Times New Roman" w:cs="Times New Roman" w:eastAsia="Times New Roman"/>
                  <w:color w:val="000000"/>
                  <w:kern w:val="0"/>
                  <w:sz w:val="22"/>
                </w:rPr>
                <w:t xml:space="preserve">우선수익자(Tranche B)</w:t>
              </w:r>
            </w:ins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ins w:id="1099" w:author="코람코 상장리츠팀" w:date="2026-10-07T09:00:00Z"/>
                <w:rFonts w:ascii="Times New Roman" w:hAnsi="Times New Roman" w:eastAsia="바탕체" w:cs="Times New Roman"/>
                <w:kern w:val="0"/>
                <w:sz w:val="22"/>
              </w:rPr>
            </w:pPr>
            <w:ins w:id="1100" w:author="코람코 상장리츠팀" w:date="2026-10-07T09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01" w:author="코람코 상장리츠팀" w:date="2026-10-07T09:00:00Z"/>
                <w:rFonts w:ascii="Times New Roman" w:hAnsi="Times New Roman" w:eastAsia="바탕체" w:cs="Times New Roman"/>
                <w:kern w:val="0"/>
                <w:sz w:val="22"/>
              </w:rPr>
            </w:pPr>
            <w:commentRangeStart w:id="13"/>
            <w:ins w:id="1102" w:author="코람코 상장리츠팀" w:date="2026-10-07T09:00:00Z">
              <w:r>
                <w:rPr>
                  <w:rFonts w:ascii="Times New Roman" w:hAnsi="Times New Roman" w:eastAsia="바탕체" w:cs="Times New Roman"/>
                  <w:kern w:val="0"/>
                  <w:sz w:val="22"/>
                </w:rPr>
                <w:t xml:space="preserve">키움캐피탈 주식회사</w:t>
              </w:r>
            </w:ins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03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04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금24,000,000,000원</w:t>
              </w:r>
            </w:ins>
          </w:p>
        </w:tc>
      </w:tr>
      <w:tr>
        <w:trPr>
          <w:trHeight w:val="94" w:hRule="atLeast"/>
          <w:ins w:id="1112" w:author="코람코 상장리츠팀" w:date="2026-10-07T09:00:00Z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ins w:id="1106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ins w:id="1107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08" w:author="코람코 상장리츠팀" w:date="2026-10-07T09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09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10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[*]</w:t>
              </w:r>
            </w:ins>
          </w:p>
        </w:tc>
        <w:tc>
          <w:tcPr>
            <w:tcW w:w="2834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11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</w:p>
        </w:tc>
      </w:tr>
      <w:tr>
        <w:trPr>
          <w:trHeight w:val="94" w:hRule="atLeast"/>
          <w:ins w:id="1120" w:author="코람코 상장리츠팀" w:date="2026-10-07T09:00:00Z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ins w:id="1113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ins w:id="1114" w:author="코람코 상장리츠팀" w:date="2026-10-07T09:00:00Z"/>
                <w:rFonts w:ascii="Times New Roman" w:hAnsi="Times New Roman" w:cs="Times New Roman"/>
                <w:color w:val="000000"/>
                <w:kern w:val="0"/>
                <w:sz w:val="22"/>
              </w:rPr>
            </w:pPr>
            <w:ins w:id="1115" w:author="코람코 상장리츠팀" w:date="2026-10-07T09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16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17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엠지캐피탈 주식회사</w:t>
              </w:r>
            </w:ins>
          </w:p>
        </w:tc>
        <w:tc>
          <w:tcPr>
            <w:tcW w:w="2834" w:type="dxa"/>
            <w:vMerge w:val="restart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18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19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금12,000,000,000원</w:t>
              </w:r>
            </w:ins>
          </w:p>
        </w:tc>
      </w:tr>
      <w:tr>
        <w:trPr>
          <w:trHeight w:val="94" w:hRule="atLeast"/>
          <w:ins w:id="1127" w:author="코람코 상장리츠팀" w:date="2026-10-07T09:00:00Z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ins w:id="1121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ins w:id="1122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23" w:author="코람코 상장리츠팀" w:date="2026-10-07T09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24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25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[*]</w:t>
              </w:r>
            </w:ins>
          </w:p>
        </w:tc>
        <w:tc>
          <w:tcPr>
            <w:tcW w:w="2834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26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</w:p>
        </w:tc>
      </w:tr>
      <w:tr>
        <w:trPr>
          <w:trHeight w:val="94" w:hRule="atLeast"/>
          <w:ins w:id="1135" w:author="코람코 상장리츠팀" w:date="2026-10-07T09:00:00Z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ins w:id="1128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ins w:id="1129" w:author="코람코 상장리츠팀" w:date="2026-10-07T09:00:00Z"/>
                <w:rFonts w:ascii="Times New Roman" w:hAnsi="Times New Roman" w:cs="Times New Roman"/>
                <w:color w:val="000000"/>
                <w:kern w:val="0"/>
                <w:sz w:val="22"/>
              </w:rPr>
            </w:pPr>
            <w:ins w:id="1130" w:author="코람코 상장리츠팀" w:date="2026-10-07T09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start w:val="single" w:sz="2" w:space="0" w:color="000000"/>
              <w:bottom w:val="dotted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31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32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DB저축은행 [정식 상호 확인 필요]</w:t>
              </w:r>
            </w:ins>
          </w:p>
        </w:tc>
        <w:tc>
          <w:tcPr>
            <w:tcW w:w="2834" w:type="dxa"/>
            <w:vMerge w:val="restart"/>
            <w:tcBorders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33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34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금9,600,000,000원</w:t>
              </w:r>
            </w:ins>
          </w:p>
        </w:tc>
      </w:tr>
      <w:tr>
        <w:trPr>
          <w:trHeight w:val="94" w:hRule="atLeast"/>
          <w:ins w:id="1142" w:author="코람코 상장리츠팀" w:date="2026-10-07T09:00:00Z"/>
        </w:trPr>
        <w:tc>
          <w:tcPr>
            <w:tcW w:w="1307" w:type="dxa"/>
            <w:vMerge w:val="continue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widowControl/>
              <w:autoSpaceDE w:val="true"/>
              <w:snapToGrid w:val="false"/>
              <w:spacing w:lineRule="auto" w:line="240" w:before="0" w:after="0"/>
              <w:jc w:val="center"/>
              <w:rPr>
                <w:ins w:id="1136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ins w:id="1137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38" w:author="코람코 상장리츠팀" w:date="2026-10-07T09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39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  <w:ins w:id="1140" w:author="코람코 상장리츠팀" w:date="2026-10-07T09:00:00Z">
              <w:r>
                <w:rPr>
                  <w:rFonts w:ascii="Times New Roman" w:hAnsi="Times New Roman" w:eastAsia="바탕체" w:cs="Times New Roman"/>
                  <w:color w:val="000000"/>
                  <w:kern w:val="0"/>
                  <w:sz w:val="22"/>
                </w:rPr>
                <w:t xml:space="preserve">[*]</w:t>
              </w:r>
            </w:ins>
          </w:p>
        </w:tc>
        <w:tc>
          <w:tcPr>
            <w:tcW w:w="2834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ins w:id="1141" w:author="코람코 상장리츠팀" w:date="2026-10-07T09:00:00Z"/>
                <w:rFonts w:ascii="Times New Roman" w:hAnsi="Times New Roman" w:eastAsia="바탕체" w:cs="Times New Roman"/>
                <w:color w:val="000000"/>
                <w:kern w:val="0"/>
                <w:sz w:val="22"/>
              </w:rPr>
            </w:pPr>
          </w:p>
        </w:tc>
      </w:tr>
    </w:tbl>
    <w:p>
      <w:pPr>
        <w:pStyle w:val="Normal"/>
        <w:snapToGrid w:val="false"/>
        <w:spacing w:lineRule="auto" w:line="24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tbl>
      <w:tblPr>
        <w:tblW w:w="8930" w:type="dxa"/>
        <w:jc w:val="start"/>
        <w:tblInd w:w="528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1842"/>
        <w:gridCol w:w="6096"/>
        <w:gridCol w:w="992"/>
      </w:tblGrid>
      <w:tr>
        <w:trPr>
          <w:trHeight w:val="336" w:hRule="atLeast"/>
        </w:trPr>
        <w:tc>
          <w:tcPr>
            <w:tcW w:w="7938" w:type="dxa"/>
            <w:gridSpan w:val="2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신탁원본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및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신탁이익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수익자</w:t>
            </w:r>
          </w:p>
        </w:tc>
        <w:tc>
          <w:tcPr>
            <w:tcW w:w="992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굴림;Gulim" w:hAnsi="굴림;Gulim" w:eastAsia="굴림;Gulim" w:cs="굴림;Gulim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비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고</w:t>
            </w:r>
          </w:p>
        </w:tc>
      </w:tr>
      <w:tr>
        <w:trPr>
          <w:trHeight w:val="336" w:hRule="atLeast"/>
        </w:trPr>
        <w:tc>
          <w:tcPr>
            <w:tcW w:w="1842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상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호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tcMar>
              <w:top w:w="15" w:type="dxa"/>
              <w:start w:w="15" w:type="dxa"/>
              <w:bottom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eastAsia="바탕체"/>
                <w:kern w:val="0"/>
                <w:sz w:val="22"/>
              </w:rPr>
              <w:t>주식회사</w:t>
            </w:r>
            <w:r>
              <w:rPr>
                <w:rFonts w:ascii="Times New Roman" w:hAnsi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eastAsia="바탕체"/>
                <w:kern w:val="0"/>
                <w:sz w:val="22"/>
              </w:rPr>
              <w:t xml:space="preserve">코람코라이프로지스위탁관리</w:t>
            </w:r>
            <w:del w:id="1019" w:author="코람코 상장리츠팀" w:date="2026-10-07T09:00:00Z">
              <w:r>
                <w:rPr>
                  <w:rFonts w:ascii="Times New Roman" w:hAnsi="Times New Roman" w:eastAsia="바탕체"/>
                  <w:kern w:val="0"/>
                  <w:sz w:val="22"/>
                </w:rPr>
                <w:delText xml:space="preserve">자</w:delText>
              </w:r>
            </w:del>
            <w:r>
              <w:rPr>
                <w:rFonts w:ascii="Times New Roman" w:hAnsi="Times New Roman" w:eastAsia="바탕체"/>
                <w:kern w:val="0"/>
                <w:sz w:val="22"/>
              </w:rPr>
              <w:t xml:space="preserve">부동산투자회사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</w:tr>
      <w:tr>
        <w:trPr>
          <w:trHeight w:val="336" w:hRule="atLeast"/>
        </w:trPr>
        <w:tc>
          <w:tcPr>
            <w:tcW w:w="1842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법인등록번호</w:t>
            </w:r>
          </w:p>
        </w:tc>
        <w:tc>
          <w:tcPr>
            <w:tcW w:w="6096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firstLine="22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110111-0969954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textAlignment w:val="baseline"/>
              <w:rPr>
                <w:rFonts w:ascii="굴림체" w:hAnsi="굴림체" w:eastAsia="굴림체" w:cs="굴림;Gulim"/>
                <w:color w:val="000000"/>
                <w:kern w:val="0"/>
                <w:sz w:val="24"/>
                <w:szCs w:val="24"/>
              </w:rPr>
            </w:pPr>
            <w:r>
              <w:rPr>
                <w:rFonts w:eastAsia="굴림체" w:cs="굴림;Gulim" w:ascii="굴림체" w:hAnsi="굴림체"/>
                <w:color w:val="000000"/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widowControl/>
        <w:autoSpaceDE w:val="true"/>
        <w:spacing w:lineRule="auto" w:line="360" w:before="0" w:after="0"/>
        <w:jc w:val="start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3. </w:t>
      </w:r>
      <w:r>
        <w:rPr>
          <w:rFonts w:ascii="Times New Roman" w:hAnsi="Times New Roman" w:cs="Times New Roman" w:eastAsia="바탕체"/>
          <w:kern w:val="0"/>
          <w:sz w:val="22"/>
        </w:rPr>
        <w:t>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자</w:t>
      </w:r>
    </w:p>
    <w:p>
      <w:pPr>
        <w:pStyle w:val="Style17"/>
        <w:spacing w:lineRule="auto" w:line="336"/>
        <w:ind w:firstLine="240" w:start="200" w:end="0"/>
        <w:rPr>
          <w:rFonts w:ascii="Times New Roman" w:hAnsi="Times New Roman" w:eastAsia="바탕체" w:cs="Times New Roman"/>
          <w:sz w:val="22"/>
        </w:rPr>
      </w:pPr>
      <w:r>
        <w:rPr>
          <w:rFonts w:eastAsia="바탕체" w:cs="Times New Roman" w:ascii="Times New Roman" w:hAnsi="Times New Roman"/>
          <w:sz w:val="24"/>
          <w:szCs w:val="24"/>
        </w:rPr>
        <w:t>▪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바탕체"/>
          <w:sz w:val="22"/>
        </w:rPr>
        <w:t>상</w:t>
      </w:r>
      <w:r>
        <w:rPr>
          <w:rFonts w:ascii="Times New Roman" w:hAnsi="Times New Roman" w:cs="Times New Roman" w:eastAsia="Times New Roman"/>
          <w:sz w:val="22"/>
        </w:rPr>
        <w:t xml:space="preserve">        </w:t>
      </w:r>
      <w:r>
        <w:rPr>
          <w:rFonts w:ascii="Times New Roman" w:hAnsi="Times New Roman" w:cs="Times New Roman" w:eastAsia="바탕체"/>
          <w:sz w:val="22"/>
        </w:rPr>
        <w:t>호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r>
        <w:rPr>
          <w:rFonts w:eastAsia="바탕체" w:cs="Times New Roman" w:ascii="Times New Roman" w:hAnsi="Times New Roman"/>
          <w:sz w:val="22"/>
        </w:rPr>
        <w:t xml:space="preserve">: </w:t>
      </w:r>
      <w:r>
        <w:rPr>
          <w:rFonts w:ascii="Times New Roman" w:hAnsi="Times New Roman" w:cs="Times New Roman" w:eastAsia="바탕체"/>
          <w:sz w:val="22"/>
        </w:rPr>
        <w:t>주식회사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r>
        <w:rPr>
          <w:rFonts w:ascii="Times New Roman" w:hAnsi="Times New Roman" w:eastAsia="바탕체"/>
          <w:sz w:val="22"/>
        </w:rPr>
        <w:t xml:space="preserve">코람코라이프로지스위탁관리</w:t>
      </w:r>
      <w:del w:id="1020" w:author="코람코 상장리츠팀" w:date="2026-10-07T09:00:00Z">
        <w:r>
          <w:rPr>
            <w:rFonts w:ascii="Times New Roman" w:hAnsi="Times New Roman" w:eastAsia="바탕체"/>
            <w:sz w:val="22"/>
          </w:rPr>
          <w:delText xml:space="preserve">자</w:delText>
        </w:r>
      </w:del>
      <w:r>
        <w:rPr>
          <w:rFonts w:ascii="Times New Roman" w:hAnsi="Times New Roman" w:eastAsia="바탕체"/>
          <w:sz w:val="22"/>
        </w:rPr>
        <w:t xml:space="preserve">부동산투자회사</w:t>
      </w:r>
    </w:p>
    <w:p>
      <w:pPr>
        <w:pStyle w:val="Style17"/>
        <w:spacing w:lineRule="auto" w:line="336"/>
        <w:ind w:firstLine="240" w:start="200" w:end="0"/>
        <w:rPr>
          <w:rFonts w:ascii="Times New Roman" w:hAnsi="Times New Roman" w:eastAsia="바탕체" w:cs="Times New Roman"/>
          <w:sz w:val="22"/>
        </w:rPr>
      </w:pPr>
      <w:r>
        <w:rPr>
          <w:rFonts w:eastAsia="바탕체" w:cs="Times New Roman" w:ascii="Times New Roman" w:hAnsi="Times New Roman"/>
          <w:sz w:val="24"/>
          <w:szCs w:val="24"/>
        </w:rPr>
        <w:t>▪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바탕체"/>
          <w:sz w:val="22"/>
        </w:rPr>
        <w:t>법인등록번호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r>
        <w:rPr>
          <w:rFonts w:eastAsia="바탕체" w:cs="Times New Roman" w:ascii="Times New Roman" w:hAnsi="Times New Roman"/>
          <w:sz w:val="22"/>
        </w:rPr>
        <w:t xml:space="preserve">: 110111-0969954</w:t>
      </w:r>
    </w:p>
    <w:p>
      <w:pPr>
        <w:pStyle w:val="Style17"/>
        <w:spacing w:lineRule="auto" w:line="336"/>
        <w:ind w:firstLine="240" w:start="200" w:end="0"/>
        <w:rPr>
          <w:rFonts w:ascii="Times New Roman" w:hAnsi="Times New Roman" w:eastAsia="바탕체" w:cs="Times New Roman"/>
        </w:rPr>
      </w:pPr>
      <w:r>
        <w:rPr>
          <w:rFonts w:eastAsia="바탕체" w:cs="Times New Roman" w:ascii="Times New Roman" w:hAnsi="Times New Roman"/>
          <w:sz w:val="24"/>
          <w:szCs w:val="24"/>
        </w:rPr>
        <w:t>▪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바탕체"/>
        </w:rPr>
        <w:t>주</w:t>
      </w:r>
      <w:r>
        <w:rPr>
          <w:rFonts w:ascii="Times New Roman" w:hAnsi="Times New Roman" w:cs="Times New Roman" w:eastAsia="Times New Roman"/>
        </w:rPr>
        <w:t xml:space="preserve">         </w:t>
      </w:r>
      <w:r>
        <w:rPr>
          <w:rFonts w:ascii="Times New Roman" w:hAnsi="Times New Roman" w:cs="Times New Roman" w:eastAsia="바탕체"/>
        </w:rPr>
        <w:t>소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eastAsia="바탕체" w:cs="Times New Roman" w:ascii="Times New Roman" w:hAnsi="Times New Roman"/>
        </w:rPr>
        <w:t xml:space="preserve">: </w:t>
      </w:r>
      <w:r>
        <w:rPr>
          <w:rFonts w:ascii="Times New Roman" w:hAnsi="Times New Roman" w:cs="Times New Roman" w:eastAsia="바탕체"/>
          <w:sz w:val="22"/>
        </w:rPr>
        <w:t>서울시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r>
        <w:rPr>
          <w:rFonts w:ascii="Times New Roman" w:hAnsi="Times New Roman" w:cs="Times New Roman" w:eastAsia="바탕체"/>
          <w:sz w:val="22"/>
        </w:rPr>
        <w:t>강남구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r>
        <w:rPr>
          <w:rFonts w:ascii="Times New Roman" w:hAnsi="Times New Roman" w:cs="Times New Roman" w:eastAsia="바탕체"/>
          <w:sz w:val="22"/>
        </w:rPr>
        <w:t>삼성로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r>
        <w:rPr>
          <w:rFonts w:eastAsia="바탕체" w:cs="Times New Roman" w:ascii="Times New Roman" w:hAnsi="Times New Roman"/>
          <w:sz w:val="22"/>
        </w:rPr>
        <w:t xml:space="preserve">511 (</w:t>
      </w:r>
      <w:r>
        <w:rPr>
          <w:rFonts w:ascii="Times New Roman" w:hAnsi="Times New Roman" w:cs="Times New Roman" w:eastAsia="바탕체"/>
          <w:sz w:val="22"/>
        </w:rPr>
        <w:t>삼성동</w:t>
      </w:r>
      <w:r>
        <w:rPr>
          <w:rFonts w:eastAsia="바탕체" w:cs="Times New Roman" w:ascii="Times New Roman" w:hAnsi="Times New Roman"/>
          <w:sz w:val="22"/>
        </w:rPr>
        <w:t>)</w:t>
      </w:r>
    </w:p>
    <w:p>
      <w:pPr>
        <w:pStyle w:val="Style17"/>
        <w:spacing w:lineRule="auto" w:line="336"/>
        <w:ind w:firstLine="200" w:start="200" w:end="0"/>
        <w:rPr>
          <w:rFonts w:ascii="Times New Roman" w:hAnsi="Times New Roman" w:eastAsia="바탕체" w:cs="Times New Roman"/>
        </w:rPr>
      </w:pPr>
      <w:r>
        <w:rPr>
          <w:rFonts w:eastAsia="바탕체" w:cs="Times New Roman" w:ascii="Times New Roman" w:hAnsi="Times New Roman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eastAsia="Times New Roman" w:cs="Times New Roman" w:ascii="Times New Roman" w:hAnsi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4. </w:t>
      </w:r>
      <w:r>
        <w:rPr>
          <w:rFonts w:ascii="Times New Roman" w:hAnsi="Times New Roman" w:cs="Times New Roman" w:eastAsia="바탕체"/>
          <w:kern w:val="0"/>
          <w:sz w:val="22"/>
        </w:rPr>
        <w:t>수익권증서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발행금액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신탁원본의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우선수익권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</w:p>
    <w:p>
      <w:pPr>
        <w:pStyle w:val="Style17"/>
        <w:ind w:firstLine="480" w:end="0"/>
        <w:rPr/>
      </w:pPr>
      <w:r>
        <w:rPr>
          <w:rFonts w:eastAsia="굴림체" w:cs="굴림체"/>
          <w:sz w:val="24"/>
          <w:szCs w:val="24"/>
        </w:rPr>
        <w:t>▪</w:t>
      </w:r>
      <w:r>
        <w:rPr>
          <w:rFonts w:eastAsia="굴림;Gulim" w:cs="굴림;Gulim"/>
          <w:sz w:val="24"/>
          <w:szCs w:val="24"/>
        </w:rPr>
        <w:t xml:space="preserve"> </w:t>
      </w:r>
      <w:r>
        <w:rPr>
          <w:rFonts w:ascii="Times New Roman" w:hAnsi="Times New Roman" w:cs="Times New Roman" w:eastAsia="바탕체"/>
          <w:sz w:val="22"/>
        </w:rPr>
        <w:t>우선수익권증서</w:t>
      </w:r>
      <w:r>
        <w:rPr>
          <w:rFonts w:eastAsia="바탕체" w:cs="Times New Roman" w:ascii="Times New Roman" w:hAnsi="Times New Roman"/>
          <w:sz w:val="22"/>
        </w:rPr>
        <w:t>(</w:t>
      </w:r>
      <w:r>
        <w:rPr>
          <w:rFonts w:ascii="Times New Roman" w:hAnsi="Times New Roman" w:cs="Times New Roman" w:eastAsia="바탕체"/>
          <w:sz w:val="22"/>
        </w:rPr>
        <w:t>총액</w:t>
      </w:r>
      <w:r>
        <w:rPr>
          <w:rFonts w:eastAsia="바탕체" w:cs="Times New Roman" w:ascii="Times New Roman" w:hAnsi="Times New Roman"/>
          <w:sz w:val="22"/>
        </w:rPr>
        <w:t xml:space="preserve">)  : </w:t>
      </w:r>
      <w:r>
        <w:rPr>
          <w:rFonts w:ascii="Times New Roman" w:hAnsi="Times New Roman" w:cs="Times New Roman" w:eastAsia="바탕체"/>
          <w:sz w:val="22"/>
        </w:rPr>
        <w:t>금</w:t>
      </w:r>
      <w:r>
        <w:rPr>
          <w:rFonts w:ascii="Times New Roman" w:hAnsi="Times New Roman" w:cs="Times New Roman" w:eastAsia="Times New Roman"/>
          <w:sz w:val="22"/>
        </w:rPr>
        <w:t xml:space="preserve"> </w:t>
      </w:r>
      <w:commentRangeStart w:id="14"/>
      <w:del w:id="1143" w:author="코람코 상장리츠팀" w:date="2026-10-07T09:00:00Z">
        <w:r>
          <w:rPr>
            <w:rFonts w:eastAsia="바탕체" w:cs="Times New Roman" w:ascii="Times New Roman" w:hAnsi="Times New Roman"/>
            <w:sz w:val="22"/>
          </w:rPr>
          <w:delText>[*]</w:delText>
        </w:r>
      </w:del>
      <w:ins w:id="1144" w:author="코람코 상장리츠팀" w:date="2026-10-07T09:00:00Z">
        <w:r>
          <w:rPr>
            <w:rFonts w:eastAsia="바탕체" w:cs="Times New Roman" w:ascii="Times New Roman" w:hAnsi="Times New Roman"/>
            <w:sz w:val="22"/>
          </w:rPr>
          <w:t xml:space="preserve">이천삼백구십칠억삼천이백오십팔만육천</w:t>
        </w:r>
      </w:ins>
      <w:commentRangeEnd w:id="14"/>
      <w:r>
        <w:rPr>
          <w:rStyle w:val="CommentReference"/>
        </w:rPr>
        <w:commentReference w:id="14"/>
      </w:r>
      <w:r>
        <w:rPr>
          <w:rFonts w:ascii="Times New Roman" w:hAnsi="Times New Roman" w:cs="Times New Roman" w:eastAsia="바탕체"/>
          <w:sz w:val="22"/>
        </w:rPr>
        <w:t>원정</w:t>
      </w:r>
      <w:r>
        <w:rPr>
          <w:rFonts w:eastAsia="바탕체" w:cs="Times New Roman" w:ascii="Times New Roman" w:hAnsi="Times New Roman"/>
          <w:sz w:val="22"/>
        </w:rPr>
        <w:t>(</w:t>
      </w:r>
      <w:r>
        <w:rPr>
          <w:rFonts w:eastAsia="바탕체" w:cs="Times New Roman" w:ascii="바탕체" w:hAnsi="바탕체"/>
          <w:sz w:val="22"/>
        </w:rPr>
        <w:t xml:space="preserve">\ </w:t>
      </w:r>
      <w:del w:id="1145" w:author="코람코 상장리츠팀" w:date="2026-10-07T09:00:00Z">
        <w:r>
          <w:rPr>
            <w:rFonts w:eastAsia="바탕체" w:cs="Times New Roman" w:ascii="Times New Roman" w:hAnsi="Times New Roman"/>
            <w:sz w:val="22"/>
          </w:rPr>
          <w:delText xml:space="preserve">[*]</w:delText>
        </w:r>
      </w:del>
      <w:ins w:id="1146" w:author="코람코 상장리츠팀" w:date="2026-10-07T09:00:00Z">
        <w:r>
          <w:rPr>
            <w:rFonts w:eastAsia="바탕체" w:cs="Times New Roman" w:ascii="Times New Roman" w:hAnsi="Times New Roman"/>
            <w:sz w:val="22"/>
          </w:rPr>
          <w:t xml:space="preserve">239,732,586,000</w:t>
        </w:r>
      </w:ins>
      <w:r>
        <w:rPr>
          <w:rFonts w:eastAsia="바탕체" w:cs="Times New Roman" w:ascii="Times New Roman" w:hAnsi="Times New Roman"/>
          <w:sz w:val="22"/>
        </w:rPr>
        <w:t xml:space="preserve">)</w:t>
      </w:r>
    </w:p>
    <w:p>
      <w:pPr>
        <w:pStyle w:val="Style17"/>
        <w:ind w:firstLine="480" w:end="0"/>
        <w:rPr>
          <w:ins w:id="1147" w:author="코람코 상장리츠팀" w:date="2026-10-07T09:00:00Z"/>
        </w:rPr>
      </w:pPr>
      <w:ins w:id="1148" w:author="코람코 상장리츠팀" w:date="2026-10-07T09:00:00Z">
        <w:r>
          <w:rPr>
            <w:rFonts w:eastAsia="바탕체" w:cs="Times New Roman" w:ascii="Times New Roman" w:hAnsi="Times New Roman"/>
            <w:sz w:val="24"/>
            <w:szCs w:val="24"/>
          </w:rPr>
          <w:t xml:space="preserve">  (제1순위 쿠팡 주식회사 금2,132,586,000원 / (공동) 제2순위 Tranche A 대주 금192,000,000,000원 / (공동) 제3순위 Tranche B 대주 금45,600,000,000원)</w:t>
        </w:r>
      </w:ins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Times New Roman" w:cs="Times New Roman" w:ascii="Times New Roman" w:hAnsi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5. </w:t>
      </w:r>
      <w:r>
        <w:rPr>
          <w:rFonts w:ascii="Times New Roman" w:hAnsi="Times New Roman" w:cs="Times New Roman" w:eastAsia="바탕체"/>
          <w:kern w:val="0"/>
          <w:sz w:val="22"/>
        </w:rPr>
        <w:t>계약일자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: 2026</w:t>
      </w:r>
      <w:r>
        <w:rPr>
          <w:rFonts w:ascii="Times New Roman" w:hAnsi="Times New Roman" w:cs="Times New Roman" w:eastAsia="바탕체"/>
          <w:kern w:val="0"/>
          <w:sz w:val="22"/>
        </w:rPr>
        <w:t>년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[*]</w:t>
      </w:r>
      <w:r>
        <w:rPr>
          <w:rFonts w:ascii="Times New Roman" w:hAnsi="Times New Roman" w:cs="Times New Roman" w:eastAsia="바탕체"/>
          <w:kern w:val="0"/>
          <w:sz w:val="22"/>
        </w:rPr>
        <w:t>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[*]</w:t>
      </w:r>
      <w:r>
        <w:rPr>
          <w:rFonts w:ascii="Times New Roman" w:hAnsi="Times New Roman" w:cs="Times New Roman" w:eastAsia="바탕체"/>
          <w:kern w:val="0"/>
          <w:sz w:val="22"/>
        </w:rPr>
        <w:t>일</w:t>
      </w:r>
      <w:r>
        <w:br w:type="page"/>
      </w:r>
    </w:p>
    <w:p>
      <w:pPr>
        <w:pStyle w:val="Normal"/>
        <w:numPr>
          <w:ilvl w:val="0"/>
          <w:numId w:val="0"/>
        </w:numPr>
        <w:snapToGrid w:val="false"/>
        <w:spacing w:lineRule="auto" w:line="360" w:before="0" w:after="0"/>
        <w:textAlignment w:val="baseline"/>
        <w:outlineLvl w:val="0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【</w:t>
      </w:r>
      <w:bookmarkStart w:id="2" w:name="별첨_3&gt;"/>
      <w:bookmarkEnd w:id="2"/>
      <w:r>
        <w:rPr>
          <w:rFonts w:ascii="Times New Roman" w:hAnsi="Times New Roman" w:cs="Times New Roman" w:eastAsia="바탕체"/>
          <w:kern w:val="0"/>
          <w:sz w:val="22"/>
        </w:rPr>
        <w:t>별지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3</w:t>
      </w:r>
      <w:r>
        <w:rPr>
          <w:rFonts w:ascii="Times New Roman" w:hAnsi="Times New Roman" w:cs="Times New Roman" w:eastAsia="바탕체"/>
          <w:kern w:val="0"/>
          <w:sz w:val="22"/>
        </w:rPr>
        <w:t>】</w:t>
      </w:r>
    </w:p>
    <w:p>
      <w:pPr>
        <w:pStyle w:val="Normal"/>
        <w:snapToGrid w:val="false"/>
        <w:spacing w:lineRule="auto" w:line="360" w:before="0" w:after="0"/>
        <w:ind w:hanging="700" w:start="700" w:end="0"/>
        <w:jc w:val="center"/>
        <w:textAlignment w:val="baseline"/>
        <w:rPr>
          <w:rFonts w:ascii="Times New Roman" w:hAnsi="Times New Roman" w:eastAsia="바탕체" w:cs="Times New Roman"/>
          <w:b/>
          <w:bCs/>
          <w:kern w:val="0"/>
          <w:sz w:val="30"/>
          <w:szCs w:val="30"/>
          <w:u w:val="single" w:color="000000"/>
        </w:rPr>
      </w:pPr>
      <w:r>
        <w:rPr>
          <w:rFonts w:ascii="Times New Roman" w:hAnsi="Times New Roman" w:cs="Times New Roman" w:eastAsia="바탕체"/>
          <w:b/>
          <w:bCs/>
          <w:kern w:val="0"/>
          <w:sz w:val="30"/>
          <w:szCs w:val="30"/>
          <w:u w:val="single" w:color="000000"/>
        </w:rPr>
        <w:t>신탁보수에</w:t>
      </w:r>
      <w:r>
        <w:rPr>
          <w:rFonts w:ascii="Times New Roman" w:hAnsi="Times New Roman" w:cs="Times New Roman" w:eastAsia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30"/>
          <w:szCs w:val="30"/>
          <w:u w:val="single" w:color="000000"/>
        </w:rPr>
        <w:t>관한</w:t>
      </w:r>
      <w:r>
        <w:rPr>
          <w:rFonts w:ascii="Times New Roman" w:hAnsi="Times New Roman" w:cs="Times New Roman" w:eastAsia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30"/>
          <w:szCs w:val="30"/>
          <w:u w:val="single" w:color="000000"/>
        </w:rPr>
        <w:t>약정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b/>
          <w:bCs/>
          <w:kern w:val="0"/>
          <w:sz w:val="22"/>
          <w:szCs w:val="30"/>
          <w:u w:val="single" w:color="000000"/>
        </w:rPr>
      </w:pPr>
      <w:r>
        <w:rPr>
          <w:rFonts w:eastAsia="바탕체" w:cs="Times New Roman" w:ascii="Times New Roman" w:hAnsi="Times New Roman"/>
          <w:b/>
          <w:bCs/>
          <w:kern w:val="0"/>
          <w:sz w:val="22"/>
          <w:szCs w:val="30"/>
          <w:u w:val="single" w:color="000000"/>
        </w:rPr>
      </w:r>
    </w:p>
    <w:p>
      <w:pPr>
        <w:pStyle w:val="Normal"/>
        <w:numPr>
          <w:ilvl w:val="0"/>
          <w:numId w:val="2"/>
        </w:numPr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신탁재산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관리보수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: </w:t>
      </w:r>
      <w:r>
        <w:rPr>
          <w:rFonts w:ascii="Times New Roman" w:hAnsi="Times New Roman" w:cs="Times New Roman" w:eastAsia="바탕체"/>
          <w:kern w:val="0"/>
          <w:sz w:val="22"/>
        </w:rPr>
        <w:t>금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오천만원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eastAsia="바탕체"/>
          <w:sz w:val="22"/>
        </w:rPr>
        <w:t>￦</w:t>
      </w:r>
      <w:r>
        <w:rPr>
          <w:rFonts w:eastAsia="바탕체" w:cs="Times New Roman" w:ascii="Times New Roman" w:hAnsi="Times New Roman"/>
          <w:kern w:val="0"/>
          <w:sz w:val="22"/>
        </w:rPr>
        <w:t xml:space="preserve">50,000,000), </w:t>
      </w:r>
      <w:r>
        <w:rPr>
          <w:rFonts w:ascii="Times New Roman" w:hAnsi="Times New Roman" w:cs="Times New Roman" w:eastAsia="바탕체"/>
          <w:kern w:val="0"/>
          <w:sz w:val="22"/>
        </w:rPr>
        <w:t>부가가치세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없음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start="465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Times New Roman" w:cs="Times New Roman" w:ascii="Times New Roman" w:hAnsi="Times New Roman"/>
          <w:sz w:val="22"/>
        </w:rPr>
        <w:t xml:space="preserve">    </w:t>
      </w:r>
      <w:r>
        <w:rPr>
          <w:rFonts w:ascii="Times New Roman" w:hAnsi="Times New Roman" w:cs="Times New Roman" w:eastAsia="바탕체"/>
          <w:kern w:val="0"/>
          <w:sz w:val="22"/>
        </w:rPr>
        <w:t>주</w:t>
      </w:r>
      <w:r>
        <w:rPr>
          <w:rFonts w:eastAsia="바탕체" w:cs="Times New Roman" w:ascii="Times New Roman" w:hAnsi="Times New Roman"/>
          <w:kern w:val="0"/>
          <w:sz w:val="22"/>
        </w:rPr>
        <w:t xml:space="preserve">) 1. </w:t>
      </w:r>
      <w:r>
        <w:rPr>
          <w:rFonts w:ascii="Times New Roman" w:hAnsi="Times New Roman" w:cs="Times New Roman" w:eastAsia="바탕체"/>
          <w:kern w:val="0"/>
          <w:sz w:val="22"/>
        </w:rPr>
        <w:t>관리보수는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수익권증서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발행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시마다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별도로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산정하여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일시에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선납한다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Times New Roman" w:cs="Times New Roman" w:ascii="Times New Roman" w:hAnsi="Times New Roman"/>
          <w:kern w:val="0"/>
          <w:sz w:val="22"/>
        </w:rPr>
        <w:t xml:space="preserve">       </w:t>
      </w:r>
      <w:r>
        <w:rPr>
          <w:rFonts w:eastAsia="바탕체" w:cs="Times New Roman" w:ascii="Times New Roman" w:hAnsi="Times New Roman"/>
          <w:kern w:val="0"/>
          <w:sz w:val="22"/>
        </w:rPr>
        <w:t xml:space="preserve">2. </w:t>
      </w:r>
      <w:r>
        <w:rPr>
          <w:rFonts w:ascii="Times New Roman" w:hAnsi="Times New Roman" w:cs="Times New Roman" w:eastAsia="바탕체"/>
          <w:kern w:val="0"/>
          <w:sz w:val="22"/>
        </w:rPr>
        <w:t>관리보수는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신탁기간의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증감</w:t>
      </w:r>
      <w:r>
        <w:rPr>
          <w:rFonts w:eastAsia="바탕체" w:cs="Times New Roman" w:ascii="Times New Roman" w:hAnsi="Times New Roman"/>
          <w:kern w:val="0"/>
          <w:sz w:val="22"/>
        </w:rPr>
        <w:t>(</w:t>
      </w:r>
      <w:r>
        <w:rPr>
          <w:rFonts w:ascii="Times New Roman" w:hAnsi="Times New Roman" w:cs="Times New Roman" w:eastAsia="바탕체"/>
          <w:kern w:val="0"/>
          <w:sz w:val="22"/>
        </w:rPr>
        <w:t>기간연장</w:t>
      </w:r>
      <w:r>
        <w:rPr>
          <w:rFonts w:eastAsia="바탕체" w:cs="Times New Roman" w:ascii="Times New Roman" w:hAnsi="Times New Roman"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kern w:val="0"/>
          <w:sz w:val="22"/>
        </w:rPr>
        <w:t>중도해지</w:t>
      </w:r>
      <w:r>
        <w:rPr>
          <w:rFonts w:eastAsia="바탕체" w:cs="Times New Roman" w:ascii="Times New Roman" w:hAnsi="Times New Roman"/>
          <w:kern w:val="0"/>
          <w:sz w:val="22"/>
        </w:rPr>
        <w:t>)</w:t>
      </w:r>
      <w:r>
        <w:rPr>
          <w:rFonts w:ascii="Times New Roman" w:hAnsi="Times New Roman" w:cs="Times New Roman" w:eastAsia="바탕체"/>
          <w:kern w:val="0"/>
          <w:sz w:val="22"/>
        </w:rPr>
        <w:t>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관계없이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일시납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정액으로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Style17"/>
        <w:spacing w:lineRule="auto" w:line="336"/>
        <w:ind w:hanging="700" w:start="700" w:end="0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 2. </w:t>
      </w:r>
      <w:r>
        <w:rPr>
          <w:rFonts w:ascii="Times New Roman" w:hAnsi="Times New Roman" w:cs="Times New Roman" w:eastAsia="바탕체"/>
          <w:kern w:val="0"/>
          <w:sz w:val="22"/>
        </w:rPr>
        <w:t xml:space="preserve">신탁재산 처분보수</w:t>
      </w:r>
    </w:p>
    <w:tbl>
      <w:tblPr>
        <w:tblW w:w="8947" w:type="dxa"/>
        <w:jc w:val="start"/>
        <w:tblInd w:w="454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82"/>
        <w:gridCol w:w="2983"/>
        <w:gridCol w:w="2982"/>
      </w:tblGrid>
      <w:tr>
        <w:trPr>
          <w:trHeight w:val="363" w:hRule="atLeast"/>
        </w:trPr>
        <w:tc>
          <w:tcPr>
            <w:tcW w:w="298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처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분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가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격</w:t>
            </w:r>
          </w:p>
        </w:tc>
        <w:tc>
          <w:tcPr>
            <w:tcW w:w="596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보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  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수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  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율</w:t>
            </w:r>
          </w:p>
        </w:tc>
      </w:tr>
      <w:tr>
        <w:trPr>
          <w:trHeight w:val="363" w:hRule="atLeast"/>
        </w:trPr>
        <w:tc>
          <w:tcPr>
            <w:tcW w:w="298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9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일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시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불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처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분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시</w:t>
            </w:r>
          </w:p>
        </w:tc>
        <w:tc>
          <w:tcPr>
            <w:tcW w:w="29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보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전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액</w:t>
            </w:r>
          </w:p>
        </w:tc>
      </w:tr>
      <w:tr>
        <w:trPr>
          <w:trHeight w:val="757" w:hRule="atLeast"/>
        </w:trPr>
        <w:tc>
          <w:tcPr>
            <w:tcW w:w="2982" w:type="dxa"/>
            <w:tcBorders>
              <w:top w:val="single" w:sz="2" w:space="0" w:color="000000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2" w:space="0" w:color="000000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8/1,000</w:t>
            </w:r>
          </w:p>
        </w:tc>
        <w:tc>
          <w:tcPr>
            <w:tcW w:w="2982" w:type="dxa"/>
            <w:tcBorders>
              <w:top w:val="single" w:sz="2" w:space="0" w:color="000000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-</w:t>
            </w:r>
          </w:p>
        </w:tc>
      </w:tr>
      <w:tr>
        <w:trPr>
          <w:trHeight w:val="757" w:hRule="atLeast"/>
        </w:trPr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억원초과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5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7/1,000</w:t>
            </w:r>
          </w:p>
        </w:tc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만원</w:t>
            </w:r>
          </w:p>
        </w:tc>
      </w:tr>
      <w:tr>
        <w:trPr>
          <w:trHeight w:val="757" w:hRule="atLeast"/>
        </w:trPr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5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억원초과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</w:t>
            </w: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6/1,000</w:t>
            </w:r>
          </w:p>
        </w:tc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60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만원</w:t>
            </w:r>
          </w:p>
        </w:tc>
      </w:tr>
      <w:tr>
        <w:trPr>
          <w:trHeight w:val="757" w:hRule="atLeast"/>
        </w:trPr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억원초과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50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5/1,000</w:t>
            </w:r>
          </w:p>
        </w:tc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160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만원</w:t>
            </w:r>
          </w:p>
        </w:tc>
      </w:tr>
      <w:tr>
        <w:trPr>
          <w:trHeight w:val="757" w:hRule="atLeast"/>
        </w:trPr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50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억원초과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100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4/1,000</w:t>
            </w:r>
          </w:p>
        </w:tc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660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만원</w:t>
            </w:r>
          </w:p>
        </w:tc>
      </w:tr>
      <w:tr>
        <w:trPr>
          <w:trHeight w:val="757" w:hRule="atLeast"/>
        </w:trPr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100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억원초과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500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3/1,000</w:t>
            </w:r>
          </w:p>
        </w:tc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4" w:space="0" w:color="FFFFFF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1,660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만원</w:t>
            </w:r>
          </w:p>
        </w:tc>
      </w:tr>
      <w:tr>
        <w:trPr>
          <w:trHeight w:val="888" w:hRule="atLeast"/>
        </w:trPr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500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억원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초과</w:t>
            </w:r>
          </w:p>
        </w:tc>
        <w:tc>
          <w:tcPr>
            <w:tcW w:w="2983" w:type="dxa"/>
            <w:tcBorders>
              <w:top w:val="single" w:sz="4" w:space="0" w:color="FFFFFF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2/1,000</w:t>
            </w:r>
          </w:p>
        </w:tc>
        <w:tc>
          <w:tcPr>
            <w:tcW w:w="2982" w:type="dxa"/>
            <w:tcBorders>
              <w:top w:val="single" w:sz="4" w:space="0" w:color="FFFFFF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6,660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만원</w:t>
            </w:r>
          </w:p>
        </w:tc>
      </w:tr>
    </w:tbl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/>
      </w:pPr>
      <w:r>
        <w:rPr>
          <w:rFonts w:eastAsia="Times New Roman" w:cs="Times New Roman" w:ascii="Times New Roman" w:hAnsi="Times New Roman"/>
          <w:kern w:val="0"/>
          <w:sz w:val="22"/>
        </w:rPr>
        <w:t xml:space="preserve">     </w:t>
      </w:r>
      <w:r>
        <w:rPr>
          <w:rFonts w:ascii="Times New Roman" w:hAnsi="Times New Roman" w:cs="Times New Roman" w:eastAsia="바탕체"/>
          <w:kern w:val="0"/>
          <w:sz w:val="22"/>
        </w:rPr>
        <w:t>주</w:t>
      </w:r>
      <w:r>
        <w:rPr>
          <w:rFonts w:eastAsia="바탕체" w:cs="Times New Roman" w:ascii="Times New Roman" w:hAnsi="Times New Roman"/>
          <w:kern w:val="0"/>
          <w:sz w:val="22"/>
        </w:rPr>
        <w:t xml:space="preserve">) </w:t>
      </w:r>
      <w:r>
        <w:rPr>
          <w:rFonts w:ascii="Times New Roman" w:hAnsi="Times New Roman" w:cs="Times New Roman" w:eastAsia="바탕체"/>
          <w:kern w:val="0"/>
          <w:sz w:val="22"/>
        </w:rPr>
        <w:t>신탁재산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처분보수는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기준금액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단계별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보수를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누적</w:t>
      </w:r>
      <w:r>
        <w:rPr>
          <w:rFonts w:ascii="Times New Roman" w:hAnsi="Times New Roman" w:cs="Times New Roman" w:eastAsia="Times New Roman"/>
          <w:b/>
          <w:b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2"/>
        </w:rPr>
        <w:t>산정</w:t>
      </w:r>
      <w:r>
        <w:rPr>
          <w:rFonts w:ascii="Times New Roman" w:hAnsi="Times New Roman" w:cs="Times New Roman" w:eastAsia="바탕체"/>
          <w:kern w:val="0"/>
          <w:sz w:val="22"/>
        </w:rPr>
        <w:t>한다</w:t>
      </w:r>
      <w:r>
        <w:rPr>
          <w:rFonts w:eastAsia="바탕체" w:cs="Times New Roman" w:ascii="Times New Roman" w:hAnsi="Times New Roman"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Times New Roman" w:cs="Times New Roman" w:ascii="Times New Roman" w:hAnsi="Times New Roman"/>
          <w:kern w:val="0"/>
          <w:sz w:val="22"/>
        </w:rPr>
        <w:t xml:space="preserve">     </w:t>
      </w:r>
      <w:r>
        <w:rPr>
          <w:rFonts w:ascii="Times New Roman" w:hAnsi="Times New Roman" w:cs="Times New Roman" w:eastAsia="바탕체"/>
          <w:kern w:val="0"/>
          <w:sz w:val="22"/>
        </w:rPr>
        <w:t>주</w:t>
      </w:r>
      <w:r>
        <w:rPr>
          <w:rFonts w:eastAsia="바탕체" w:cs="Times New Roman" w:ascii="Times New Roman" w:hAnsi="Times New Roman"/>
          <w:kern w:val="0"/>
          <w:sz w:val="22"/>
        </w:rPr>
        <w:t xml:space="preserve">) </w:t>
      </w:r>
      <w:r>
        <w:rPr>
          <w:rFonts w:ascii="Times New Roman" w:hAnsi="Times New Roman" w:cs="Times New Roman" w:eastAsia="바탕체"/>
          <w:kern w:val="0"/>
          <w:sz w:val="22"/>
        </w:rPr>
        <w:t>처분보수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예시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–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공매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날찰가격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 </w:t>
      </w:r>
      <w:r>
        <w:rPr>
          <w:rFonts w:eastAsia="바탕체" w:cs="Times New Roman" w:ascii="Times New Roman" w:hAnsi="Times New Roman"/>
          <w:kern w:val="0"/>
          <w:sz w:val="22"/>
        </w:rPr>
        <w:t>10</w:t>
      </w:r>
      <w:r>
        <w:rPr>
          <w:rFonts w:ascii="Times New Roman" w:hAnsi="Times New Roman" w:cs="Times New Roman" w:eastAsia="바탕체"/>
          <w:kern w:val="0"/>
          <w:sz w:val="22"/>
        </w:rPr>
        <w:t>억원인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kern w:val="0"/>
          <w:sz w:val="22"/>
        </w:rPr>
        <w:t>경우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</w:p>
    <w:p>
      <w:pPr>
        <w:pStyle w:val="Normal"/>
        <w:snapToGrid w:val="false"/>
        <w:spacing w:lineRule="auto" w:line="360" w:before="0" w:after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Times New Roman" w:cs="Times New Roman" w:ascii="Times New Roman" w:hAnsi="Times New Roman"/>
          <w:kern w:val="0"/>
          <w:sz w:val="22"/>
        </w:rPr>
        <w:t xml:space="preserve">          </w:t>
      </w:r>
      <w:r>
        <w:rPr>
          <w:rFonts w:eastAsia="바탕체" w:cs="Times New Roman" w:ascii="Times New Roman" w:hAnsi="Times New Roman"/>
          <w:kern w:val="0"/>
          <w:sz w:val="22"/>
        </w:rPr>
        <w:t>[1</w:t>
      </w:r>
      <w:r>
        <w:rPr>
          <w:rFonts w:ascii="Times New Roman" w:hAnsi="Times New Roman" w:cs="Times New Roman" w:eastAsia="바탕체"/>
          <w:kern w:val="0"/>
          <w:sz w:val="22"/>
        </w:rPr>
        <w:t>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* 8/1,000] </w:t>
      </w:r>
    </w:p>
    <w:p>
      <w:pPr>
        <w:pStyle w:val="Normal"/>
        <w:snapToGrid w:val="false"/>
        <w:spacing w:lineRule="auto" w:line="360" w:before="0" w:after="0"/>
        <w:ind w:firstLine="88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 xml:space="preserve">+ [4</w:t>
      </w:r>
      <w:r>
        <w:rPr>
          <w:rFonts w:ascii="Times New Roman" w:hAnsi="Times New Roman" w:cs="Times New Roman" w:eastAsia="바탕체"/>
          <w:kern w:val="0"/>
          <w:sz w:val="22"/>
        </w:rPr>
        <w:t>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* 7/1,000] + 10</w:t>
      </w:r>
      <w:r>
        <w:rPr>
          <w:rFonts w:ascii="Times New Roman" w:hAnsi="Times New Roman" w:cs="Times New Roman" w:eastAsia="바탕체"/>
          <w:kern w:val="0"/>
          <w:sz w:val="22"/>
        </w:rPr>
        <w:t>만원</w:t>
      </w:r>
    </w:p>
    <w:p>
      <w:pPr>
        <w:pStyle w:val="Normal"/>
        <w:snapToGrid w:val="false"/>
        <w:spacing w:lineRule="auto" w:line="360" w:before="0" w:after="0"/>
        <w:ind w:firstLine="880" w:end="0"/>
        <w:textAlignment w:val="baseline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eastAsia="바탕체" w:cs="Times New Roman" w:ascii="Times New Roman" w:hAnsi="Times New Roman"/>
          <w:kern w:val="0"/>
          <w:sz w:val="22"/>
        </w:rPr>
        <w:t>+ [5</w:t>
      </w:r>
      <w:r>
        <w:rPr>
          <w:rFonts w:ascii="Times New Roman" w:hAnsi="Times New Roman" w:cs="Times New Roman" w:eastAsia="바탕체"/>
          <w:kern w:val="0"/>
          <w:sz w:val="22"/>
        </w:rPr>
        <w:t>억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* 6/1,000] + 60</w:t>
      </w:r>
      <w:r>
        <w:rPr>
          <w:rFonts w:ascii="Times New Roman" w:hAnsi="Times New Roman" w:cs="Times New Roman" w:eastAsia="바탕체"/>
          <w:kern w:val="0"/>
          <w:sz w:val="22"/>
        </w:rPr>
        <w:t>만원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 xml:space="preserve">= 730</w:t>
      </w:r>
      <w:r>
        <w:rPr>
          <w:rFonts w:ascii="Times New Roman" w:hAnsi="Times New Roman" w:cs="Times New Roman" w:eastAsia="바탕체"/>
          <w:kern w:val="0"/>
          <w:sz w:val="22"/>
        </w:rPr>
        <w:t>만원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br w:type="page"/>
      </w:r>
    </w:p>
    <w:p>
      <w:pPr>
        <w:pStyle w:val="Normal"/>
        <w:numPr>
          <w:ilvl w:val="0"/>
          <w:numId w:val="0"/>
        </w:numPr>
        <w:snapToGrid w:val="false"/>
        <w:spacing w:lineRule="auto" w:line="360" w:before="0" w:after="0"/>
        <w:ind w:hanging="697" w:start="697" w:end="0"/>
        <w:textAlignment w:val="baseline"/>
        <w:outlineLvl w:val="0"/>
        <w:rPr>
          <w:rFonts w:ascii="Times New Roman" w:hAnsi="Times New Roman" w:eastAsia="바탕체" w:cs="Times New Roman"/>
          <w:kern w:val="0"/>
          <w:sz w:val="22"/>
        </w:rPr>
      </w:pPr>
      <w:r>
        <w:rPr>
          <w:rFonts w:ascii="Times New Roman" w:hAnsi="Times New Roman" w:cs="Times New Roman" w:eastAsia="바탕체"/>
          <w:kern w:val="0"/>
          <w:sz w:val="22"/>
        </w:rPr>
        <w:t>【</w:t>
      </w:r>
      <w:bookmarkStart w:id="3" w:name="별첨_4&gt;"/>
      <w:bookmarkEnd w:id="3"/>
      <w:r>
        <w:rPr>
          <w:rFonts w:ascii="Times New Roman" w:hAnsi="Times New Roman" w:cs="Times New Roman" w:eastAsia="바탕체"/>
          <w:kern w:val="0"/>
          <w:sz w:val="22"/>
        </w:rPr>
        <w:t>별지</w:t>
      </w:r>
      <w:r>
        <w:rPr>
          <w:rFonts w:ascii="Times New Roman" w:hAnsi="Times New Roman" w:cs="Times New Roman" w:eastAsia="Times New Roman"/>
          <w:kern w:val="0"/>
          <w:sz w:val="22"/>
        </w:rPr>
        <w:t xml:space="preserve"> </w:t>
      </w:r>
      <w:r>
        <w:rPr>
          <w:rFonts w:eastAsia="바탕체" w:cs="Times New Roman" w:ascii="Times New Roman" w:hAnsi="Times New Roman"/>
          <w:kern w:val="0"/>
          <w:sz w:val="22"/>
        </w:rPr>
        <w:t>4</w:t>
      </w:r>
      <w:r>
        <w:rPr>
          <w:rFonts w:ascii="Times New Roman" w:hAnsi="Times New Roman" w:cs="Times New Roman" w:eastAsia="바탕체"/>
          <w:kern w:val="0"/>
          <w:sz w:val="22"/>
        </w:rPr>
        <w:t>】</w:t>
      </w:r>
    </w:p>
    <w:p>
      <w:pPr>
        <w:pStyle w:val="Normal"/>
        <w:snapToGrid w:val="false"/>
        <w:spacing w:lineRule="auto" w:line="360" w:before="0" w:after="0"/>
        <w:ind w:hanging="700" w:start="700" w:end="0"/>
        <w:jc w:val="center"/>
        <w:textAlignment w:val="baseline"/>
        <w:rPr>
          <w:rFonts w:ascii="Times New Roman" w:hAnsi="Times New Roman" w:eastAsia="바탕체" w:cs="Times New Roman"/>
          <w:b/>
          <w:bCs/>
          <w:kern w:val="0"/>
          <w:sz w:val="28"/>
          <w:szCs w:val="30"/>
          <w:u w:val="single" w:color="000000"/>
        </w:rPr>
      </w:pPr>
      <w:r>
        <w:rPr>
          <w:rFonts w:ascii="Times New Roman" w:hAnsi="Times New Roman" w:cs="Times New Roman" w:eastAsia="바탕체"/>
          <w:b/>
          <w:bCs/>
          <w:kern w:val="0"/>
          <w:sz w:val="28"/>
          <w:szCs w:val="30"/>
          <w:u w:val="single" w:color="000000"/>
        </w:rPr>
        <w:t>여신거래</w:t>
      </w:r>
      <w:r>
        <w:rPr>
          <w:rFonts w:ascii="Times New Roman" w:hAnsi="Times New Roman" w:cs="Times New Roman" w:eastAsia="바탕체"/>
          <w:b/>
          <w:bCs/>
          <w:kern w:val="0"/>
          <w:sz w:val="28"/>
          <w:szCs w:val="30"/>
          <w:u w:val="single" w:color="000000"/>
          <w:vertAlign w:val="superscript"/>
        </w:rPr>
        <w:t>주</w:t>
      </w:r>
      <w:r>
        <w:rPr>
          <w:rFonts w:eastAsia="바탕체" w:cs="Times New Roman" w:ascii="Times New Roman" w:hAnsi="Times New Roman"/>
          <w:b/>
          <w:bCs/>
          <w:kern w:val="0"/>
          <w:sz w:val="28"/>
          <w:szCs w:val="30"/>
          <w:u w:val="single" w:color="000000"/>
          <w:vertAlign w:val="superscript"/>
        </w:rPr>
        <w:t>1)</w:t>
      </w:r>
      <w:r>
        <w:rPr>
          <w:rFonts w:ascii="Times New Roman" w:hAnsi="Times New Roman" w:cs="Times New Roman" w:eastAsia="바탕체"/>
          <w:b/>
          <w:bCs/>
          <w:kern w:val="0"/>
          <w:sz w:val="28"/>
          <w:szCs w:val="30"/>
          <w:u w:val="single" w:color="000000"/>
        </w:rPr>
        <w:t>의</w:t>
      </w:r>
      <w:r>
        <w:rPr>
          <w:rFonts w:ascii="Times New Roman" w:hAnsi="Times New Roman" w:cs="Times New Roman" w:eastAsia="Times New Roman"/>
          <w:b/>
          <w:bCs/>
          <w:kern w:val="0"/>
          <w:sz w:val="28"/>
          <w:szCs w:val="30"/>
          <w:u w:val="single" w:color="000000"/>
        </w:rPr>
        <w:t xml:space="preserve"> </w:t>
      </w:r>
      <w:r>
        <w:rPr>
          <w:rFonts w:ascii="Times New Roman" w:hAnsi="Times New Roman" w:cs="Times New Roman" w:eastAsia="바탕체"/>
          <w:b/>
          <w:bCs/>
          <w:kern w:val="0"/>
          <w:sz w:val="28"/>
          <w:szCs w:val="30"/>
          <w:u w:val="single" w:color="000000"/>
        </w:rPr>
        <w:t>내용</w:t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b/>
          <w:bCs/>
          <w:kern w:val="0"/>
          <w:sz w:val="22"/>
          <w:szCs w:val="30"/>
          <w:u w:val="single" w:color="000000"/>
        </w:rPr>
      </w:pPr>
      <w:r>
        <w:rPr>
          <w:rFonts w:eastAsia="바탕체" w:cs="Times New Roman" w:ascii="Times New Roman" w:hAnsi="Times New Roman"/>
          <w:b/>
          <w:bCs/>
          <w:kern w:val="0"/>
          <w:sz w:val="22"/>
          <w:szCs w:val="30"/>
          <w:u w:val="single" w:color="000000"/>
        </w:rPr>
      </w:r>
    </w:p>
    <w:tbl>
      <w:tblPr>
        <w:tblW w:w="10046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794"/>
        <w:gridCol w:w="1134"/>
        <w:gridCol w:w="2410"/>
        <w:gridCol w:w="850"/>
        <w:gridCol w:w="2268"/>
        <w:gridCol w:w="1295"/>
        <w:gridCol w:w="1295"/>
      </w:tblGrid>
      <w:tr>
        <w:trPr>
          <w:trHeight w:val="443" w:hRule="atLeast"/>
        </w:trPr>
        <w:tc>
          <w:tcPr>
            <w:tcW w:w="7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구분</w:t>
            </w:r>
          </w:p>
        </w:tc>
        <w:tc>
          <w:tcPr>
            <w:tcW w:w="11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채무자</w:t>
            </w:r>
          </w:p>
        </w:tc>
        <w:tc>
          <w:tcPr>
            <w:tcW w:w="2410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대출기관</w:t>
            </w:r>
          </w:p>
        </w:tc>
        <w:tc>
          <w:tcPr>
            <w:tcW w:w="850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대출</w:t>
            </w:r>
          </w:p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종류</w:t>
            </w:r>
          </w:p>
        </w:tc>
        <w:tc>
          <w:tcPr>
            <w:tcW w:w="2268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금액</w:t>
            </w:r>
          </w:p>
        </w:tc>
        <w:tc>
          <w:tcPr>
            <w:tcW w:w="129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신규일</w:t>
            </w:r>
          </w:p>
        </w:tc>
        <w:tc>
          <w:tcPr>
            <w:tcW w:w="129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만기일</w:t>
            </w:r>
          </w:p>
        </w:tc>
      </w:tr>
      <w:tr>
        <w:trPr>
          <w:trHeight w:val="380" w:hRule="atLeast"/>
        </w:trPr>
        <w:tc>
          <w:tcPr>
            <w:tcW w:w="79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commentRangeStart w:id="15"/>
            <w:del w:id="1149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1</w:delText>
              </w:r>
            </w:del>
            <w:ins w:id="1150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2</w:t>
              </w:r>
            </w:ins>
            <w:commentRangeEnd w:id="15"/>
            <w:r>
              <w:rPr>
                <w:rStyle w:val="CommentReference"/>
              </w:rPr>
              <w:commentReference w:id="15"/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순위</w:t>
            </w:r>
          </w:p>
        </w:tc>
        <w:tc>
          <w:tcPr>
            <w:tcW w:w="113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sz w:val="22"/>
              </w:rPr>
            </w:pPr>
            <w:r>
              <w:rPr>
                <w:rFonts w:ascii="Times New Roman" w:hAnsi="Times New Roman" w:cs="Times New Roman" w:eastAsia="바탕체"/>
                <w:sz w:val="22"/>
              </w:rPr>
              <w:t>주식회사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eastAsia="바탕체"/>
                <w:sz w:val="22"/>
              </w:rPr>
              <w:t xml:space="preserve">코람코라이프로지스위탁관리</w:t>
            </w:r>
            <w:del w:id="1021" w:author="코람코 상장리츠팀" w:date="2026-10-07T09:00:00Z">
              <w:r>
                <w:rPr>
                  <w:rFonts w:ascii="Times New Roman" w:hAnsi="Times New Roman" w:eastAsia="바탕체"/>
                  <w:sz w:val="22"/>
                </w:rPr>
                <w:delText xml:space="preserve">자</w:delText>
              </w:r>
            </w:del>
            <w:r>
              <w:rPr>
                <w:rFonts w:ascii="Times New Roman" w:hAnsi="Times New Roman" w:eastAsia="바탕체"/>
                <w:sz w:val="22"/>
              </w:rPr>
              <w:t xml:space="preserve">부동산투자회사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51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52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주식회사 우리은행</w:t>
              </w:r>
            </w:ins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53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54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Tranche A 대출</w:t>
              </w:r>
            </w:ins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55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56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[*] (Tranche A 합계 금160,000,000,000원)</w:t>
              </w:r>
            </w:ins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57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58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59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60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>
        <w:trPr>
          <w:trHeight w:val="380" w:hRule="atLeast"/>
        </w:trPr>
        <w:tc>
          <w:tcPr>
            <w:tcW w:w="79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  <w:highlight w:val="yellow"/>
              </w:rPr>
            </w:r>
          </w:p>
        </w:tc>
        <w:tc>
          <w:tcPr>
            <w:tcW w:w="113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41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</w:tr>
      <w:tr>
        <w:trPr>
          <w:trHeight w:val="380" w:hRule="atLeast"/>
        </w:trPr>
        <w:tc>
          <w:tcPr>
            <w:tcW w:w="79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  <w:highlight w:val="yellow"/>
              </w:rPr>
            </w:r>
          </w:p>
        </w:tc>
        <w:tc>
          <w:tcPr>
            <w:tcW w:w="113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41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</w:tr>
      <w:tr>
        <w:trPr>
          <w:trHeight w:val="380" w:hRule="atLeast"/>
        </w:trPr>
        <w:tc>
          <w:tcPr>
            <w:tcW w:w="79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  <w:highlight w:val="yellow"/>
              </w:rPr>
            </w:r>
          </w:p>
        </w:tc>
        <w:tc>
          <w:tcPr>
            <w:tcW w:w="113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41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</w:tr>
      <w:tr>
        <w:trPr>
          <w:trHeight w:val="303" w:hRule="atLeast"/>
        </w:trPr>
        <w:tc>
          <w:tcPr>
            <w:tcW w:w="79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hanging="700" w:start="700" w:end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  <w:highlight w:val="yellow"/>
              </w:rPr>
            </w:r>
          </w:p>
        </w:tc>
        <w:tc>
          <w:tcPr>
            <w:tcW w:w="113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410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2268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[*]</w:t>
            </w:r>
          </w:p>
        </w:tc>
      </w:tr>
      <w:tr>
        <w:trPr>
          <w:trHeight w:val="304" w:hRule="atLeast"/>
        </w:trPr>
        <w:tc>
          <w:tcPr>
            <w:tcW w:w="79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del w:id="1161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2</w:delText>
              </w:r>
            </w:del>
            <w:ins w:id="1162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3</w:t>
              </w:r>
            </w:ins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순위</w:t>
            </w:r>
          </w:p>
        </w:tc>
        <w:tc>
          <w:tcPr>
            <w:tcW w:w="113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63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64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키움캐피탈 주식회사</w:t>
              </w:r>
            </w:ins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65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66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Tranche B 대출</w:t>
              </w:r>
            </w:ins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67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68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금20,000,000,000원</w:t>
              </w:r>
            </w:ins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69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70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71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72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>
        <w:trPr>
          <w:trHeight w:val="304" w:hRule="atLeast"/>
        </w:trPr>
        <w:tc>
          <w:tcPr>
            <w:tcW w:w="79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  <w:highlight w:val="yellow"/>
              </w:rPr>
            </w:r>
          </w:p>
        </w:tc>
        <w:tc>
          <w:tcPr>
            <w:tcW w:w="113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41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73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74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엠지캐피탈 주식회사</w:t>
              </w:r>
            </w:ins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75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76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Tranche B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77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78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금10,000,000,000원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79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80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81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82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>
        <w:trPr>
          <w:trHeight w:val="304" w:hRule="atLeast"/>
        </w:trPr>
        <w:tc>
          <w:tcPr>
            <w:tcW w:w="79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  <w:highlight w:val="yellow"/>
              </w:rPr>
            </w:r>
          </w:p>
        </w:tc>
        <w:tc>
          <w:tcPr>
            <w:tcW w:w="113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41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83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84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DB저축은행 [정식 상호 확인 필요]</w:t>
              </w:r>
            </w:ins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85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86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Tranche B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87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88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금8,000,000,000원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89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90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91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192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>
        <w:trPr>
          <w:trHeight w:val="304" w:hRule="atLeast"/>
          <w:del w:id="1193" w:author="코람코 상장리츠팀" w:date="2026-10-07T09:00:00Z"/>
        </w:trPr>
        <w:tc>
          <w:tcPr>
            <w:tcW w:w="79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  <w:highlight w:val="yellow"/>
              </w:rPr>
            </w:r>
          </w:p>
        </w:tc>
        <w:tc>
          <w:tcPr>
            <w:tcW w:w="113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41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94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95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  <w:tc>
          <w:tcPr>
            <w:tcW w:w="2268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96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97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198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</w:tr>
      <w:tr>
        <w:trPr>
          <w:trHeight w:val="287" w:hRule="atLeast"/>
          <w:del w:id="1199" w:author="코람코 상장리츠팀" w:date="2026-10-07T09:00:00Z"/>
        </w:trPr>
        <w:tc>
          <w:tcPr>
            <w:tcW w:w="79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  <w:highlight w:val="yellow"/>
              </w:rPr>
            </w:r>
          </w:p>
        </w:tc>
        <w:tc>
          <w:tcPr>
            <w:tcW w:w="1134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4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410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200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  <w:tc>
          <w:tcPr>
            <w:tcW w:w="850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201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  <w:tc>
          <w:tcPr>
            <w:tcW w:w="2268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202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203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  <w:tc>
          <w:tcPr>
            <w:tcW w:w="1295" w:type="dxa"/>
            <w:tcBorders>
              <w:top w:val="dotted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  <w:highlight w:val="yellow"/>
              </w:rPr>
            </w:pPr>
            <w:del w:id="1204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</w:p>
        </w:tc>
      </w:tr>
      <w:tr>
        <w:trPr>
          <w:trHeight w:val="635" w:hRule="atLeast"/>
        </w:trPr>
        <w:tc>
          <w:tcPr>
            <w:tcW w:w="4338" w:type="dxa"/>
            <w:gridSpan w:val="3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57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합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  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계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금</w:t>
            </w:r>
            <w:r>
              <w:rPr>
                <w:rFonts w:ascii="Times New Roman" w:hAnsi="Times New Roman" w:cs="Times New Roman" w:eastAsia="Times New Roman"/>
                <w:kern w:val="0"/>
                <w:sz w:val="22"/>
              </w:rPr>
              <w:t xml:space="preserve"> </w:t>
            </w:r>
            <w:commentRangeStart w:id="16"/>
            <w:del w:id="1205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>[*]</w:delText>
              </w:r>
            </w:del>
            <w:ins w:id="1206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일천구백팔십억</w:t>
              </w:r>
            </w:ins>
            <w:commentRangeEnd w:id="16"/>
            <w:r>
              <w:rPr>
                <w:rStyle w:val="CommentReference"/>
              </w:rPr>
              <w:commentReference w:id="16"/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원</w:t>
            </w:r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>(</w:t>
            </w:r>
            <w:r>
              <w:rPr>
                <w:rFonts w:ascii="Times New Roman" w:hAnsi="Times New Roman" w:cs="Times New Roman" w:eastAsia="바탕체"/>
                <w:kern w:val="0"/>
                <w:sz w:val="22"/>
              </w:rPr>
              <w:t>￦</w:t>
            </w:r>
            <w:del w:id="1207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delText xml:space="preserve">[*]</w:delText>
              </w:r>
            </w:del>
            <w:ins w:id="1208" w:author="코람코 상장리츠팀" w:date="2026-10-07T09:00:00Z">
              <w:r>
                <w:rPr>
                  <w:rFonts w:eastAsia="바탕체" w:cs="Times New Roman" w:ascii="Times New Roman" w:hAnsi="Times New Roman"/>
                  <w:kern w:val="0"/>
                  <w:sz w:val="22"/>
                </w:rPr>
                <w:t xml:space="preserve">198,000,000,000</w:t>
              </w:r>
            </w:ins>
            <w:r>
              <w:rPr>
                <w:rFonts w:eastAsia="바탕체" w:cs="Times New Roman" w:ascii="Times New Roman" w:hAnsi="Times New Roman"/>
                <w:kern w:val="0"/>
                <w:sz w:val="22"/>
              </w:rPr>
              <w:t xml:space="preserve">)</w:t>
            </w:r>
          </w:p>
        </w:tc>
        <w:tc>
          <w:tcPr>
            <w:tcW w:w="1295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  <w:tc>
          <w:tcPr>
            <w:tcW w:w="1295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Times New Roman" w:hAnsi="Times New Roman" w:eastAsia="바탕체" w:cs="Times New Roman"/>
                <w:kern w:val="0"/>
                <w:sz w:val="22"/>
              </w:rPr>
            </w:pPr>
            <w:r>
              <w:rPr>
                <w:rFonts w:eastAsia="바탕체" w:cs="Times New Roman" w:ascii="Times New Roman" w:hAnsi="Times New Roman"/>
                <w:kern w:val="0"/>
                <w:sz w:val="22"/>
              </w:rPr>
            </w:r>
          </w:p>
        </w:tc>
      </w:tr>
    </w:tbl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i/>
          <w:i/>
          <w:iCs/>
          <w:kern w:val="0"/>
          <w:sz w:val="22"/>
        </w:rPr>
      </w:pPr>
      <w:r>
        <w:rPr>
          <w:rFonts w:eastAsia="바탕체" w:cs="Times New Roman" w:ascii="Times New Roman" w:hAnsi="Times New Roman"/>
          <w:i/>
          <w:iCs/>
          <w:kern w:val="0"/>
          <w:sz w:val="22"/>
        </w:rPr>
      </w:r>
    </w:p>
    <w:p>
      <w:pPr>
        <w:pStyle w:val="Normal"/>
        <w:snapToGrid w:val="false"/>
        <w:spacing w:lineRule="auto" w:line="360" w:before="0" w:after="0"/>
        <w:ind w:hanging="700" w:start="700" w:end="0"/>
        <w:textAlignment w:val="baseline"/>
        <w:rPr>
          <w:rFonts w:ascii="Times New Roman" w:hAnsi="Times New Roman" w:eastAsia="바탕체" w:cs="Times New Roman"/>
          <w:i/>
          <w:i/>
          <w:iCs/>
          <w:kern w:val="0"/>
          <w:sz w:val="22"/>
        </w:rPr>
      </w:pPr>
      <w:r>
        <w:rPr>
          <w:rFonts w:ascii="Times New Roman" w:hAnsi="Times New Roman" w:cs="Times New Roman" w:eastAsia="바탕체"/>
          <w:i/>
          <w:iCs/>
          <w:kern w:val="0"/>
          <w:sz w:val="22"/>
        </w:rPr>
        <w:t>주</w:t>
      </w:r>
      <w:r>
        <w:rPr>
          <w:rFonts w:eastAsia="바탕체" w:cs="Times New Roman" w:ascii="Times New Roman" w:hAnsi="Times New Roman"/>
          <w:i/>
          <w:iCs/>
          <w:kern w:val="0"/>
          <w:sz w:val="22"/>
        </w:rPr>
        <w:t xml:space="preserve">1)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위“여신거래”라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함은</w:t>
      </w:r>
      <w:r>
        <w:rPr>
          <w:rFonts w:eastAsia="바탕체" w:cs="Times New Roman" w:ascii="Times New Roman" w:hAnsi="Times New Roman"/>
          <w:i/>
          <w:iCs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그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명칭을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불문하고</w:t>
      </w:r>
      <w:r>
        <w:rPr>
          <w:rFonts w:eastAsia="바탕체" w:cs="Times New Roman" w:ascii="Times New Roman" w:hAnsi="Times New Roman"/>
          <w:i/>
          <w:iCs/>
          <w:kern w:val="0"/>
          <w:sz w:val="22"/>
        </w:rPr>
        <w:t xml:space="preserve">,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현재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및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장래의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여신거래와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관련하여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      </w:t>
      </w:r>
    </w:p>
    <w:p>
      <w:pPr>
        <w:pStyle w:val="Normal"/>
        <w:snapToGrid w:val="false"/>
        <w:spacing w:lineRule="auto" w:line="360" w:before="0" w:after="0"/>
        <w:ind w:firstLine="220" w:start="200" w:end="0"/>
        <w:textAlignment w:val="baseline"/>
        <w:rPr>
          <w:rFonts w:ascii="Times New Roman" w:hAnsi="Times New Roman" w:eastAsia="바탕체" w:cs="Times New Roman"/>
          <w:i/>
          <w:i/>
          <w:kern w:val="0"/>
          <w:sz w:val="22"/>
        </w:rPr>
      </w:pPr>
      <w:r>
        <w:rPr>
          <w:rFonts w:ascii="Times New Roman" w:hAnsi="Times New Roman" w:cs="Times New Roman" w:eastAsia="바탕체"/>
          <w:i/>
          <w:iCs/>
          <w:kern w:val="0"/>
          <w:sz w:val="22"/>
        </w:rPr>
        <w:t>채무자와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우선수익자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사이에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체결된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각종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계약을</w:t>
      </w:r>
      <w:r>
        <w:rPr>
          <w:rFonts w:ascii="Times New Roman" w:hAnsi="Times New Roman" w:cs="Times New Roman" w:eastAsia="Times New Roman"/>
          <w:i/>
          <w:iCs/>
          <w:kern w:val="0"/>
          <w:sz w:val="22"/>
        </w:rPr>
        <w:t xml:space="preserve"> </w:t>
      </w:r>
      <w:r>
        <w:rPr>
          <w:rFonts w:ascii="Times New Roman" w:hAnsi="Times New Roman" w:cs="Times New Roman" w:eastAsia="바탕체"/>
          <w:i/>
          <w:iCs/>
          <w:kern w:val="0"/>
          <w:sz w:val="22"/>
        </w:rPr>
        <w:t>말합니다</w:t>
      </w:r>
      <w:r>
        <w:rPr>
          <w:rFonts w:eastAsia="바탕체" w:cs="Times New Roman" w:ascii="Times New Roman" w:hAnsi="Times New Roman"/>
          <w:i/>
          <w:iCs/>
          <w:kern w:val="0"/>
          <w:sz w:val="22"/>
        </w:rPr>
        <w:t>.</w:t>
      </w:r>
    </w:p>
    <w:p>
      <w:pPr>
        <w:pStyle w:val="Normal"/>
        <w:snapToGrid w:val="false"/>
        <w:spacing w:lineRule="auto" w:line="360" w:before="0" w:after="0"/>
        <w:ind w:firstLine="220" w:start="200" w:end="0"/>
        <w:textAlignment w:val="baseline"/>
        <w:rPr>
          <w:ins w:id="1209" w:author="코람코 상장리츠팀" w:date="2026-10-07T09:00:00Z"/>
          <w:rFonts w:ascii="Times New Roman" w:hAnsi="Times New Roman" w:eastAsia="바탕체" w:cs="Times New Roman"/>
          <w:i/>
          <w:i/>
          <w:kern w:val="0"/>
          <w:sz w:val="22"/>
        </w:rPr>
      </w:pPr>
      <w:commentRangeStart w:id="17"/>
      <w:ins w:id="1210" w:author="코람코 상장리츠팀" w:date="2026-10-07T09:00:00Z">
        <w:r>
          <w:rPr>
            <w:rFonts w:ascii="Times New Roman" w:hAnsi="Times New Roman" w:cs="Times New Roman" w:eastAsia="바탕체"/>
            <w:i/>
            <w:iCs/>
            <w:kern w:val="0"/>
            <w:sz w:val="22"/>
          </w:rPr>
          <w:t xml:space="preserve">주2) 제1순위 우선수익자(쿠팡 주식회사)의 우선수익권은 위 여신거래가 아니라, 위탁자가 승계하는 2024년 2월 5일자 임대차계약(지상 5~7층)상 임대차보증금 금2,132,586,000원의 반환채권을 담보한다.</w:t>
        </w:r>
      </w:ins>
      <w:commentRangeEnd w:id="17"/>
      <w:r>
        <w:rPr>
          <w:rStyle w:val="CommentReference"/>
        </w:rPr>
        <w:commentReference w:id="17"/>
      </w:r>
    </w:p>
    <w:p>
      <w:pPr>
        <w:pStyle w:val="Normal"/>
        <w:widowControl/>
        <w:autoSpaceDE w:val="true"/>
        <w:spacing w:before="0" w:after="200"/>
        <w:rPr>
          <w:rFonts w:ascii="Times New Roman" w:hAnsi="Times New Roman" w:eastAsia="바탕체" w:cs="Times New Roman"/>
          <w:i/>
          <w:i/>
          <w:kern w:val="0"/>
          <w:sz w:val="22"/>
        </w:rPr>
      </w:pPr>
      <w:r>
        <w:rPr>
          <w:rFonts w:eastAsia="바탕체" w:cs="Times New Roman" w:ascii="Times New Roman" w:hAnsi="Times New Roman"/>
          <w:i/>
          <w:kern w:val="0"/>
          <w:sz w:val="22"/>
        </w:rPr>
      </w:r>
    </w:p>
    <w:sectPr>
      <w:headerReference w:type="default" r:id="rId4"/>
      <w:footerReference w:type="default" r:id="rId5"/>
      <w:footerReference w:type="first" r:id="rId6"/>
      <w:type w:val="nextPage"/>
      <w:pgSz w:w="11906" w:h="16838"/>
      <w:pgMar w:left="1440" w:right="1440" w:gutter="0" w:header="851" w:top="1701" w:footer="992" w:bottom="1440"/>
      <w:pgNumType w:start="1"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코람코 상장리츠팀" w:date="2026-10-07T06:25:06Z" w:initials="KR">
    <w:p w14:paraId="46D3D5F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우선수익자 순위 구조 수정. 담보대출약정서 BKL v16(2026-10-06 중순위 의견본) 제9조 제1항: Tranche A 대주 공동 2순위, Tranche B 대주 공동 3순위, 1순위 우선수익권은 쿠팡 주식회사의 임대차보증금 2,132,586,000원 반환채권 담보에 한정. 매매계약 BKL v11 별첨 7.A 제4항(쿠팡 승계동의서)도 거래종결일 당일 같은 금액을 한도로 쿠팡 명의 1순위 우선수익권 부여를 전제함.</w:t>
      </w:r>
    </w:p>
  </w:comment>
  <w:comment w:id="1" w:author="코람코 상장리츠팀" w:date="2026-10-07T06:25:06Z" w:initials="KR">
    <w:p w14:paraId="3C29EBE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공동 2순위 = Tranche A 대주, 공동 3순위 = Tranche B 대주(별첨 1. 기재). 대출약정 v16 제9조 제1항.</w:t>
      </w:r>
    </w:p>
  </w:comment>
  <w:comment w:id="2" w:author="코람코 상장리츠팀" w:date="2026-10-07T06:25:06Z" w:initials="KR">
    <w:p w14:paraId="2411D92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[사실관계] 위탁자 상호 오기 정정: "위탁관리자부동산투자회사" → "위탁관리부동산투자회사" (자산보관위탁계약서(부동산) 우리은행 2026-09-29 날인본 표기 기준). 문서 내 모든 표기 동일 정정. 법인등록번호 110111-0969954는 법인등기부와 대조 필요.</w:t>
      </w:r>
    </w:p>
  </w:comment>
  <w:comment w:id="3" w:author="코람코 상장리츠팀" w:date="2026-10-07T06:25:06Z" w:initials="KR">
    <w:p w14:paraId="7F9284D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담보대출약정서 BKL v16(2026-10-06 중순위 의견본) 제9조 제1항: 우선수익권증서 원본은 인출일로부터 7영업일 내 교부. 보험(매도인 보험 승계 시 공동인수 4개사 배서증권 발급 예정 11/5)은 대주 근질권으로 별도 담보되므로(제9조 제2항, 특약 제8조) 보험부보 완료를 수익권증서 발행 조건에서 삭제.</w:t>
      </w:r>
    </w:p>
  </w:comment>
  <w:comment w:id="4" w:author="코람코 상장리츠팀" w:date="2026-10-07T06:25:06Z" w:initials="KR">
    <w:p w14:paraId="046DFB7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3단 순위 구조에서는 후순위(3순위)가 항상 존재하여 대출약정 v16 제11조 제18항에 따른 리파이낸싱 시 2·3순위 우선수익자 교체가 불가능해짐. 특약 제5조 제⑥항(신설)으로 본 항 적용을 배제함.</w:t>
      </w:r>
    </w:p>
  </w:comment>
  <w:comment w:id="5" w:author="코람코 상장리츠팀" w:date="2026-10-07T06:25:06Z" w:initials="KR">
    <w:p w14:paraId="48FA705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대출약정 v16 제1조 "보험계약" 정의 및 제11조 제12항은 차주를 피보험자·보험수익자로 하고 대주에게 보험금청구권 근질권을 설정하는 구조임. 특약 제8조에서 본 조 적용 배제를 명시함(특약 수정 참조).</w:t>
      </w:r>
    </w:p>
  </w:comment>
  <w:comment w:id="6" w:author="코람코 상장리츠팀" w:date="2026-10-07T06:25:06Z" w:initials="KR">
    <w:p w14:paraId="5D6A453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제1순위 우선수익자 = 쿠팡 주식회사(우선수익권 금2,132,586,000원). 법인등록번호·주소·대표이사는 쿠팡 측 확인 후 기재.</w:t>
      </w:r>
    </w:p>
  </w:comment>
  <w:comment w:id="7" w:author="코람코 상장리츠팀" w:date="2026-10-07T06:25:06Z" w:initials="KR">
    <w:p w14:paraId="28EB7BC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공동 2순위(Tranche A)·공동 3순위(Tranche B) 대주별 서명란을 별첨 1. 목록 기준으로 각각 마련 필요 (Tranche B: 키움캐피탈·엠지캐피탈·DB저축은행, 2026-10-06 중순위 의견본 기준).</w:t>
      </w:r>
    </w:p>
  </w:comment>
  <w:comment w:id="8" w:author="코람코 상장리츠팀" w:date="2026-10-07T06:25:06Z" w:initials="KR">
    <w:p w14:paraId="13653D3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우선수익자 3단 구조 반영(대출약정 v16 제9조 제1항). Tranche A 대주 구성(A-1 고정·A-2 변동)은 확정 시 기재.</w:t>
      </w:r>
    </w:p>
  </w:comment>
  <w:comment w:id="9" w:author="코람코 상장리츠팀" w:date="2026-10-07T06:25:06Z" w:initials="KR">
    <w:p w14:paraId="6DB57D1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[사실관계] 토지대장(2026-09-16 발급, 경기도 안양시 동안구청장) 기준 3필지 모두 2026-09-14 지목변경으로 "창고용지". 법률실사(2026-09-09)상 지목(대·답)은 변경 전 기준임. 등기부 지목 변경등기 반영 여부 확인 필요.</w:t>
      </w:r>
    </w:p>
  </w:comment>
  <w:comment w:id="10" w:author="코람코 상장리츠팀" w:date="2026-10-07T06:25:06Z" w:initials="KR">
    <w:p w14:paraId="2F818D1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대출 상환만으로 신탁이 종료되면 쿠팡 1순위 우선수익권(임대차기간 ~2034.4.30)이 소멸하여 매매계약 별첨 7.A 제4항 및 쿠팡 제2차 변경합의서상 담보 유지 의무와 충돌. 특히 대출약정 v16 제11조 제18항에 따른 리파이낸싱 상환 시 담보 공백 발생. 특약 제11조 제②항과 같은 취지.</w:t>
      </w:r>
    </w:p>
  </w:comment>
  <w:comment w:id="11" w:author="코람코 상장리츠팀" w:date="2026-10-07T06:25:07Z" w:initials="KR">
    <w:p w14:paraId="65E2032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제1순위 = 쿠팡 주식회사 1개사. 제1순위 나머지 칸(4개사분)은 삭제. 법인등록번호는 쿠팡 측 확인 후 기재.</w:t>
      </w:r>
    </w:p>
  </w:comment>
  <w:comment w:id="12" w:author="코람코 상장리츠팀" w:date="2026-10-07T06:25:07Z" w:initials="KR">
    <w:p w14:paraId="7E56035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공동 2순위 = Tranche A 대주(대출약정금 160,000,000,000원, 수익권 합계 192,000,000,000원). 대주별 상호·금액은 확정 시 기재.</w:t>
      </w:r>
    </w:p>
  </w:comment>
  <w:comment w:id="13" w:author="코람코 상장리츠팀" w:date="2026-10-07T06:25:07Z" w:initials="KR">
    <w:p w14:paraId="363736A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공동 3순위 = Tranche B 대주 신설(대출약정 v16 제9조 제1항). 2026-10-06 중순위 의견본 기준 키움 200억·MG 100억·DB 80억 → 수익권 각 120%.</w:t>
      </w:r>
    </w:p>
  </w:comment>
  <w:comment w:id="14" w:author="코람코 상장리츠팀" w:date="2026-10-07T06:25:07Z" w:initials="KR">
    <w:p w14:paraId="7EC756B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수익권증서 발행금액 = 제1순위 2,132,586,000원(쿠팡 승계동의서상 동일 금액, 120% 미적용) + 공동 2순위 192,000,000,000원 + 공동 3순위 45,600,000,000원(각 대출약정금의 120%, 대출약정 v16 제9조 제1항).</w:t>
      </w:r>
    </w:p>
  </w:comment>
  <w:comment w:id="15" w:author="코람코 상장리츠팀" w:date="2026-10-07T06:25:07Z" w:initials="KR">
    <w:p w14:paraId="038FF93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여신거래 순위 표기를 대출약정 v16 제9조 제1항에 맞춰 수정: 1순위→(공동)2순위(Tranche A), 2순위→(공동)3순위(Tranche B). 1순위(쿠팡)는 여신거래가 아니므로 주2) 신설.</w:t>
      </w:r>
    </w:p>
  </w:comment>
  <w:comment w:id="16" w:author="코람코 상장리츠팀" w:date="2026-10-07T06:25:07Z" w:initials="KR">
    <w:p w14:paraId="6E9372C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대출약정금 총액 1,980억원(Tranche A 1,600억 + Tranche B 380억, 대출약정 v16 제3조). 만기 = 인출일로부터 24개월.</w:t>
      </w:r>
    </w:p>
  </w:comment>
  <w:comment w:id="17" w:author="코람코 상장리츠팀" w:date="2026-10-07T06:25:07Z" w:initials="KR">
    <w:p w14:paraId="75FEAF1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[대출약정 충돌] 쿠팡 1순위 우선수익권의 피담보채권 명시(대출약정 v16 제9조 제1항, 매매계약 별첨 7.A 제4항).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D3D5FF" w15:done="0"/>
  <w15:commentEx w15:paraId="3C29EBE0" w15:done="0"/>
  <w15:commentEx w15:paraId="2411D92D" w15:done="0"/>
  <w15:commentEx w15:paraId="7F9284DB" w15:done="0"/>
  <w15:commentEx w15:paraId="046DFB79" w15:done="0"/>
  <w15:commentEx w15:paraId="48FA7057" w15:done="0"/>
  <w15:commentEx w15:paraId="5D6A4539" w15:done="0"/>
  <w15:commentEx w15:paraId="28EB7BC9" w15:done="0"/>
  <w15:commentEx w15:paraId="13653D3F" w15:done="0"/>
  <w15:commentEx w15:paraId="6DB57D15" w15:done="0"/>
  <w15:commentEx w15:paraId="2F818D16" w15:done="0"/>
  <w15:commentEx w15:paraId="65E2032F" w15:done="0"/>
  <w15:commentEx w15:paraId="7E56035A" w15:done="0"/>
  <w15:commentEx w15:paraId="363736AA" w15:done="0"/>
  <w15:commentEx w15:paraId="7EC756B4" w15:done="0"/>
  <w15:commentEx w15:paraId="038FF938" w15:done="0"/>
  <w15:commentEx w15:paraId="6E9372C3" w15:done="0"/>
  <w15:commentEx w15:paraId="75FEAF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2A1C14E" w16cex:dateUtc="2026-10-07T06:25:06Z"/>
  <w16cex:commentExtensible w16cex:durableId="4BB298F7" w16cex:dateUtc="2026-10-07T06:25:06Z"/>
  <w16cex:commentExtensible w16cex:durableId="20CE65C6" w16cex:dateUtc="2026-10-07T06:25:06Z"/>
  <w16cex:commentExtensible w16cex:durableId="4810D688" w16cex:dateUtc="2026-10-07T06:25:06Z"/>
  <w16cex:commentExtensible w16cex:durableId="1FC663B8" w16cex:dateUtc="2026-10-07T06:25:06Z"/>
  <w16cex:commentExtensible w16cex:durableId="0980C165" w16cex:dateUtc="2026-10-07T06:25:06Z"/>
  <w16cex:commentExtensible w16cex:durableId="5F27945D" w16cex:dateUtc="2026-10-07T06:25:06Z"/>
  <w16cex:commentExtensible w16cex:durableId="50102FAE" w16cex:dateUtc="2026-10-07T06:25:06Z"/>
  <w16cex:commentExtensible w16cex:durableId="178D546E" w16cex:dateUtc="2026-10-07T06:25:06Z"/>
  <w16cex:commentExtensible w16cex:durableId="4C29E6B2" w16cex:dateUtc="2026-10-07T06:25:06Z"/>
  <w16cex:commentExtensible w16cex:durableId="165F7717" w16cex:dateUtc="2026-10-07T06:25:06Z"/>
  <w16cex:commentExtensible w16cex:durableId="6561840E" w16cex:dateUtc="2026-10-07T06:25:07Z"/>
  <w16cex:commentExtensible w16cex:durableId="1E4609C1" w16cex:dateUtc="2026-10-07T06:25:07Z"/>
  <w16cex:commentExtensible w16cex:durableId="34A05771" w16cex:dateUtc="2026-10-07T06:25:07Z"/>
  <w16cex:commentExtensible w16cex:durableId="0A8CE2C9" w16cex:dateUtc="2026-10-07T06:25:07Z"/>
  <w16cex:commentExtensible w16cex:durableId="39003C94" w16cex:dateUtc="2026-10-07T06:25:07Z"/>
  <w16cex:commentExtensible w16cex:durableId="7EB010D8" w16cex:dateUtc="2026-10-07T06:25:07Z"/>
  <w16cex:commentExtensible w16cex:durableId="608C6F70" w16cex:dateUtc="2026-10-07T06:25:0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D3D5FF" w16cid:durableId="22A1C14E"/>
  <w16cid:commentId w16cid:paraId="3C29EBE0" w16cid:durableId="4BB298F7"/>
  <w16cid:commentId w16cid:paraId="2411D92D" w16cid:durableId="20CE65C6"/>
  <w16cid:commentId w16cid:paraId="7F9284DB" w16cid:durableId="4810D688"/>
  <w16cid:commentId w16cid:paraId="046DFB79" w16cid:durableId="1FC663B8"/>
  <w16cid:commentId w16cid:paraId="48FA7057" w16cid:durableId="0980C165"/>
  <w16cid:commentId w16cid:paraId="5D6A4539" w16cid:durableId="5F27945D"/>
  <w16cid:commentId w16cid:paraId="28EB7BC9" w16cid:durableId="50102FAE"/>
  <w16cid:commentId w16cid:paraId="13653D3F" w16cid:durableId="178D546E"/>
  <w16cid:commentId w16cid:paraId="6DB57D15" w16cid:durableId="4C29E6B2"/>
  <w16cid:commentId w16cid:paraId="2F818D16" w16cid:durableId="165F7717"/>
  <w16cid:commentId w16cid:paraId="65E2032F" w16cid:durableId="6561840E"/>
  <w16cid:commentId w16cid:paraId="7E56035A" w16cid:durableId="1E4609C1"/>
  <w16cid:commentId w16cid:paraId="363736AA" w16cid:durableId="34A05771"/>
  <w16cid:commentId w16cid:paraId="7EC756B4" w16cid:durableId="0A8CE2C9"/>
  <w16cid:commentId w16cid:paraId="038FF938" w16cid:durableId="39003C94"/>
  <w16cid:commentId w16cid:paraId="6E9372C3" w16cid:durableId="7EB010D8"/>
  <w16cid:commentId w16cid:paraId="75FEAF1E" w16cid:durableId="608C6F70"/>
</w16cid:commentsId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바탕체">
    <w:charset w:val="81"/>
    <w:family w:val="roman"/>
    <w:pitch w:val="default"/>
  </w:font>
  <w:font w:name="Wingdings">
    <w:charset w:val="02"/>
    <w:family w:val="auto"/>
    <w:pitch w:val="variable"/>
  </w:font>
  <w:font w:name="바탕">
    <w:altName w:val="Batang"/>
    <w:charset w:val="8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굴림">
    <w:altName w:val="Gulim"/>
    <w:charset w:val="81"/>
    <w:family w:val="modern"/>
    <w:pitch w:val="variable"/>
  </w:font>
  <w:font w:name="MS Mincho">
    <w:charset w:val="80"/>
    <w:family w:val="modern"/>
    <w:pitch w:val="default"/>
  </w:font>
  <w:font w:name="굴림체">
    <w:charset w:val="81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  <w:fldChar w:fldCharType="begin"/>
    </w:r>
    <w:r>
      <w:rPr>
        <w:rFonts w:cs="Times New Roman" w:ascii="Times New Roman" w:hAnsi="Times New Roman"/>
      </w:rPr>
      <w:instrText xml:space="preserve"> PAGE </w:instrText>
    </w:r>
    <w:r>
      <w:rPr>
        <w:rFonts w:cs="Times New Roman" w:ascii="Times New Roman" w:hAnsi="Times New Roman"/>
      </w:rPr>
      <w:fldChar w:fldCharType="separate"/>
    </w:r>
    <w:r>
      <w:rPr>
        <w:rFonts w:cs="Times New Roman" w:ascii="Times New Roman" w:hAnsi="Times New Roman"/>
      </w:rPr>
      <w:t>21</w:t>
    </w:r>
    <w:r>
      <w:rPr>
        <w:rFonts w:cs="Times New Roman" w:ascii="Times New Roman" w:hAnsi="Times New Roman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>
        <w:rFonts w:ascii="Times New Roman" w:hAnsi="Times New Roman" w:eastAsia="바탕;Batang" w:cs="Times New Roman"/>
      </w:rPr>
    </w:pPr>
    <w:r>
      <w:rPr>
        <w:rFonts w:eastAsia="바탕;Batang"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00" w:hanging="4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65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spacing w:lineRule="auto" w:line="276" w:before="0" w:after="20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바탕체" w:hAnsi="바탕체" w:eastAsia="바탕체" w:cs="굴림;Gulim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b w:val="false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1z0">
    <w:name w:val="WW8Num11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b w:val="false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Wingdings" w:hAnsi="Wingdings" w:cs="Wingdings"/>
    </w:rPr>
  </w:style>
  <w:style w:type="character" w:styleId="Style14">
    <w:name w:val="기본 단락 글꼴"/>
    <w:qFormat/>
    <w:rPr/>
  </w:style>
  <w:style w:type="character" w:styleId="Char">
    <w:name w:val="풍선 도움말 텍스트 Char"/>
    <w:qFormat/>
    <w:rPr>
      <w:rFonts w:ascii="맑은 고딕" w:hAnsi="맑은 고딕" w:eastAsia="맑은 고딕" w:cs="Times New Roman"/>
      <w:sz w:val="18"/>
      <w:szCs w:val="18"/>
    </w:rPr>
  </w:style>
  <w:style w:type="character" w:styleId="Char1">
    <w:name w:val="본문 Char"/>
    <w:qFormat/>
    <w:rPr>
      <w:rFonts w:ascii="바탕;Batang" w:hAnsi="바탕;Batang" w:eastAsia="바탕;Batang" w:cs="Times New Roman"/>
      <w:color w:val="000000"/>
      <w:kern w:val="0"/>
      <w:sz w:val="19"/>
      <w:szCs w:val="19"/>
      <w:lang w:val="en-US"/>
    </w:rPr>
  </w:style>
  <w:style w:type="character" w:styleId="Char2">
    <w:name w:val="머리글 Char"/>
    <w:basedOn w:val="Style14"/>
    <w:qFormat/>
    <w:rPr/>
  </w:style>
  <w:style w:type="character" w:styleId="Char3">
    <w:name w:val="바닥글 Char"/>
    <w:basedOn w:val="Style14"/>
    <w:qFormat/>
    <w:rPr/>
  </w:style>
  <w:style w:type="character" w:styleId="Hyperlink">
    <w:name w:val="Hyperlink"/>
    <w:rPr>
      <w:color w:val="0000FF"/>
      <w:u w:val="single"/>
    </w:rPr>
  </w:style>
  <w:style w:type="character" w:styleId="Char4">
    <w:name w:val="목록 단락 Char"/>
    <w:qFormat/>
    <w:rPr>
      <w:kern w:val="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tLeast" w:line="307" w:before="0" w:after="0"/>
      <w:jc w:val="start"/>
    </w:pPr>
    <w:rPr>
      <w:rFonts w:ascii="바탕;Batang" w:hAnsi="바탕;Batang" w:eastAsia="바탕;Batang" w:cs="Times New Roman"/>
      <w:color w:val="000000"/>
      <w:kern w:val="0"/>
      <w:sz w:val="19"/>
      <w:szCs w:val="19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풍선 도움말 텍스트"/>
    <w:basedOn w:val="Normal"/>
    <w:qFormat/>
    <w:pPr>
      <w:spacing w:lineRule="auto" w:line="240" w:before="0" w:after="0"/>
    </w:pPr>
    <w:rPr>
      <w:rFonts w:ascii="맑은 고딕" w:hAnsi="맑은 고딕" w:eastAsia="맑은 고딕" w:cs="Times New Roman"/>
      <w:sz w:val="18"/>
      <w:szCs w:val="18"/>
    </w:rPr>
  </w:style>
  <w:style w:type="paragraph" w:styleId="Style16">
    <w:name w:val="목록 단락"/>
    <w:basedOn w:val="Normal"/>
    <w:qFormat/>
    <w:pPr>
      <w:ind w:hanging="0" w:start="80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napToGrid w:val="false"/>
    </w:pPr>
    <w:rPr/>
  </w:style>
  <w:style w:type="paragraph" w:styleId="Footer">
    <w:name w:val="Footer"/>
    <w:basedOn w:val="Normal"/>
    <w:pPr>
      <w:snapToGrid w:val="false"/>
    </w:pPr>
    <w:rPr/>
  </w:style>
  <w:style w:type="paragraph" w:styleId="Style17">
    <w:name w:val="바탕글"/>
    <w:basedOn w:val="Normal"/>
    <w:qFormat/>
    <w:pPr>
      <w:snapToGrid w:val="false"/>
      <w:spacing w:lineRule="auto" w:line="360" w:before="0" w:after="0"/>
      <w:textAlignment w:val="baseline"/>
    </w:pPr>
    <w:rPr>
      <w:rFonts w:ascii="굴림;Gulim" w:hAnsi="굴림;Gulim" w:eastAsia="굴림;Gulim" w:cs="굴림;Gulim"/>
      <w:color w:val="000000"/>
      <w:kern w:val="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header" Target="head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Relationship Id="rId11" Type="http://schemas.openxmlformats.org/officeDocument/2006/relationships/comments" Target="comments.xml"/><Relationship Id="rId12" Type="http://schemas.microsoft.com/office/2011/relationships/commentsExtended" Target="commentsExtended.xml"/><Relationship Id="rId13" Type="http://schemas.microsoft.com/office/2016/09/relationships/commentsIds" Target="commentsId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2021-06-17T19:31:00Z</dcterms:created>
  <dc:creator>woori</dc:creator>
  <dc:description/>
  <cp:keywords/>
  <dc:language>en-US</dc:language>
  <cp:lastModifiedBy>김소희 (신탁부)</cp:lastModifiedBy>
  <cp:lastPrinted>2017-11-15T15:24:00Z</cp:lastPrinted>
  <dcterms:modified xsi:type="dcterms:W3CDTF">2026-10-07T02:05:00Z</dcterms:modified>
  <cp:revision>19</cp:revision>
  <dc:subject/>
  <dc:title/>
</cp:coreProperties>
</file>