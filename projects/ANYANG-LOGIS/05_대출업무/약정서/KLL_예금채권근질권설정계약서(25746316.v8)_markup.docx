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BBC0B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8"/>
          <w:szCs w:val="28"/>
        </w:rPr>
      </w:pPr>
      <w:r w:rsidRPr="006D64CE">
        <w:rPr>
          <w:rFonts w:ascii="Times New Roman"/>
          <w:b/>
          <w:bCs/>
          <w:sz w:val="28"/>
          <w:szCs w:val="28"/>
        </w:rPr>
        <w:t>예금</w:t>
      </w:r>
      <w:r w:rsidR="005C0582" w:rsidRPr="006D64CE">
        <w:rPr>
          <w:rFonts w:ascii="Times New Roman"/>
          <w:b/>
          <w:bCs/>
          <w:sz w:val="28"/>
          <w:szCs w:val="28"/>
        </w:rPr>
        <w:t>채권</w:t>
      </w:r>
      <w:r w:rsidR="00EB1207" w:rsidRPr="006D64CE">
        <w:rPr>
          <w:rFonts w:ascii="Times New Roman"/>
          <w:b/>
          <w:bCs/>
          <w:sz w:val="28"/>
          <w:szCs w:val="28"/>
        </w:rPr>
        <w:t>근</w:t>
      </w:r>
      <w:r w:rsidRPr="006D64CE">
        <w:rPr>
          <w:rFonts w:ascii="Times New Roman"/>
          <w:b/>
          <w:bCs/>
          <w:sz w:val="28"/>
          <w:szCs w:val="28"/>
        </w:rPr>
        <w:t>질권설정계약서</w:t>
      </w:r>
    </w:p>
    <w:p w14:paraId="5749A83E" w14:textId="77777777" w:rsidR="00B50B21" w:rsidRPr="006D64CE" w:rsidRDefault="00B50B2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</w:p>
    <w:p w14:paraId="3FC83FD8" w14:textId="7C55AA42" w:rsidR="00B50B21" w:rsidRPr="006D64CE" w:rsidRDefault="00F43141" w:rsidP="009B23D3">
      <w:pPr>
        <w:pStyle w:val="2"/>
        <w:keepNext w:val="0"/>
        <w:snapToGrid w:val="0"/>
        <w:spacing w:beforeLines="0" w:before="0"/>
        <w:contextualSpacing/>
        <w:rPr>
          <w:rFonts w:eastAsia="바탕"/>
          <w:szCs w:val="22"/>
        </w:rPr>
      </w:pPr>
      <w:r w:rsidRPr="006D64CE">
        <w:rPr>
          <w:rFonts w:eastAsia="바탕"/>
          <w:szCs w:val="22"/>
        </w:rPr>
        <w:t>본</w:t>
      </w:r>
      <w:r w:rsidR="00B50B21" w:rsidRPr="006D64CE">
        <w:rPr>
          <w:rFonts w:eastAsia="바탕"/>
          <w:szCs w:val="22"/>
        </w:rPr>
        <w:t xml:space="preserve"> </w:t>
      </w:r>
      <w:r w:rsidR="00743E46" w:rsidRPr="006D64CE">
        <w:rPr>
          <w:rFonts w:eastAsia="바탕"/>
          <w:szCs w:val="22"/>
        </w:rPr>
        <w:t>예금</w:t>
      </w:r>
      <w:r w:rsidR="00C94553" w:rsidRPr="006D64CE">
        <w:rPr>
          <w:rFonts w:eastAsia="바탕"/>
          <w:szCs w:val="22"/>
        </w:rPr>
        <w:t>채권</w:t>
      </w:r>
      <w:r w:rsidR="00B50B21" w:rsidRPr="006D64CE">
        <w:rPr>
          <w:rFonts w:eastAsia="바탕"/>
          <w:szCs w:val="22"/>
        </w:rPr>
        <w:t>근질권설정계약</w:t>
      </w:r>
      <w:r w:rsidR="00743E46" w:rsidRPr="006D64CE">
        <w:rPr>
          <w:rFonts w:eastAsia="바탕"/>
          <w:szCs w:val="22"/>
        </w:rPr>
        <w:t>서</w:t>
      </w:r>
      <w:r w:rsidR="00BB38C3">
        <w:rPr>
          <w:rFonts w:eastAsia="바탕"/>
          <w:szCs w:val="22"/>
        </w:rPr>
        <w:t>(</w:t>
      </w:r>
      <w:r w:rsidR="00B50B21" w:rsidRPr="006D64CE">
        <w:rPr>
          <w:rFonts w:eastAsia="바탕"/>
          <w:szCs w:val="22"/>
        </w:rPr>
        <w:t>이하</w:t>
      </w:r>
      <w:r w:rsidR="00B50B21" w:rsidRPr="006D64CE">
        <w:rPr>
          <w:rFonts w:eastAsia="바탕"/>
          <w:szCs w:val="22"/>
        </w:rPr>
        <w:t xml:space="preserve"> “</w:t>
      </w:r>
      <w:r w:rsidRPr="006D64CE">
        <w:rPr>
          <w:rFonts w:eastAsia="바탕"/>
          <w:b/>
          <w:szCs w:val="22"/>
        </w:rPr>
        <w:t>본</w:t>
      </w:r>
      <w:r w:rsidR="00B50B21" w:rsidRPr="006D64CE">
        <w:rPr>
          <w:rFonts w:eastAsia="바탕"/>
          <w:b/>
          <w:szCs w:val="22"/>
        </w:rPr>
        <w:t xml:space="preserve"> </w:t>
      </w:r>
      <w:r w:rsidR="00B50B21" w:rsidRPr="006D64CE">
        <w:rPr>
          <w:rFonts w:eastAsia="바탕"/>
          <w:b/>
          <w:szCs w:val="22"/>
        </w:rPr>
        <w:t>계약</w:t>
      </w:r>
      <w:r w:rsidR="00457699" w:rsidRPr="00236485">
        <w:rPr>
          <w:rFonts w:eastAsia="바탕"/>
          <w:szCs w:val="22"/>
        </w:rPr>
        <w:t>”</w:t>
      </w:r>
      <w:r w:rsidR="00455BB1">
        <w:rPr>
          <w:rFonts w:eastAsia="바탕"/>
          <w:szCs w:val="22"/>
        </w:rPr>
        <w:t>)</w:t>
      </w:r>
      <w:r w:rsidR="00743E46" w:rsidRPr="006D64CE">
        <w:rPr>
          <w:rFonts w:eastAsia="바탕"/>
          <w:szCs w:val="22"/>
        </w:rPr>
        <w:t>는</w:t>
      </w:r>
      <w:r w:rsidR="00B50B21" w:rsidRPr="006D64CE">
        <w:rPr>
          <w:rFonts w:eastAsia="바탕"/>
          <w:szCs w:val="22"/>
        </w:rPr>
        <w:t xml:space="preserve"> </w:t>
      </w:r>
      <w:r w:rsidR="004E6290">
        <w:rPr>
          <w:rFonts w:eastAsia="바탕"/>
          <w:szCs w:val="22"/>
        </w:rPr>
        <w:t>202</w:t>
      </w:r>
      <w:r w:rsidR="004D6C4D">
        <w:rPr>
          <w:rFonts w:eastAsia="바탕" w:hint="eastAsia"/>
          <w:szCs w:val="22"/>
        </w:rPr>
        <w:t>6</w:t>
      </w:r>
      <w:r w:rsidR="00B50B21" w:rsidRPr="006D64CE">
        <w:rPr>
          <w:rFonts w:eastAsia="바탕"/>
          <w:szCs w:val="22"/>
        </w:rPr>
        <w:t>년</w:t>
      </w:r>
      <w:r w:rsidR="00B50B21" w:rsidRPr="006D64CE">
        <w:rPr>
          <w:rFonts w:eastAsia="바탕"/>
          <w:szCs w:val="22"/>
        </w:rPr>
        <w:t xml:space="preserve"> </w:t>
      </w:r>
      <w:r w:rsidR="004D6C4D">
        <w:rPr>
          <w:rFonts w:eastAsia="바탕" w:hint="eastAsia"/>
          <w:szCs w:val="22"/>
        </w:rPr>
        <w:t>[*]</w:t>
      </w:r>
      <w:r w:rsidR="00F91C8C">
        <w:rPr>
          <w:rFonts w:eastAsia="바탕"/>
          <w:szCs w:val="22"/>
        </w:rPr>
        <w:t>월</w:t>
      </w:r>
      <w:r w:rsidR="00F91C8C">
        <w:rPr>
          <w:rFonts w:eastAsia="바탕"/>
          <w:szCs w:val="22"/>
        </w:rPr>
        <w:t xml:space="preserve"> </w:t>
      </w:r>
      <w:r w:rsidR="004D6C4D">
        <w:rPr>
          <w:rFonts w:eastAsia="바탕" w:hint="eastAsia"/>
          <w:szCs w:val="22"/>
        </w:rPr>
        <w:t>[*]</w:t>
      </w:r>
      <w:r w:rsidR="00E244B9">
        <w:rPr>
          <w:rFonts w:eastAsia="바탕"/>
          <w:szCs w:val="22"/>
        </w:rPr>
        <w:t>일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다음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당사자들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사이에</w:t>
      </w:r>
      <w:r w:rsidR="00B50B21" w:rsidRPr="006D64CE">
        <w:rPr>
          <w:rFonts w:eastAsia="바탕"/>
          <w:szCs w:val="22"/>
        </w:rPr>
        <w:t xml:space="preserve"> </w:t>
      </w:r>
      <w:r w:rsidR="00B50B21" w:rsidRPr="006D64CE">
        <w:rPr>
          <w:rFonts w:eastAsia="바탕"/>
          <w:szCs w:val="22"/>
        </w:rPr>
        <w:t>체결되었다</w:t>
      </w:r>
      <w:r w:rsidR="00B50B21" w:rsidRPr="006D64CE">
        <w:rPr>
          <w:rFonts w:eastAsia="바탕"/>
          <w:szCs w:val="22"/>
        </w:rPr>
        <w:t>.</w:t>
      </w:r>
    </w:p>
    <w:p w14:paraId="00461BD6" w14:textId="77777777" w:rsidR="00F43141" w:rsidRPr="006D64CE" w:rsidRDefault="00F43141" w:rsidP="009B23D3">
      <w:pPr>
        <w:pStyle w:val="a5"/>
        <w:tabs>
          <w:tab w:val="clear" w:pos="800"/>
          <w:tab w:val="clear" w:pos="1600"/>
          <w:tab w:val="clear" w:pos="2400"/>
          <w:tab w:val="clear" w:pos="3200"/>
          <w:tab w:val="clear" w:pos="4000"/>
          <w:tab w:val="clear" w:pos="4800"/>
          <w:tab w:val="clear" w:pos="5600"/>
          <w:tab w:val="clear" w:pos="6400"/>
          <w:tab w:val="clear" w:pos="7200"/>
          <w:tab w:val="clear" w:pos="8000"/>
          <w:tab w:val="clear" w:pos="8800"/>
          <w:tab w:val="clear" w:pos="9600"/>
          <w:tab w:val="clear" w:pos="10400"/>
          <w:tab w:val="clear" w:pos="11200"/>
          <w:tab w:val="clear" w:pos="12000"/>
          <w:tab w:val="clear" w:pos="12800"/>
          <w:tab w:val="clear" w:pos="13600"/>
          <w:tab w:val="clear" w:pos="14400"/>
          <w:tab w:val="clear" w:pos="15200"/>
          <w:tab w:val="clear" w:pos="16000"/>
          <w:tab w:val="clear" w:pos="16800"/>
          <w:tab w:val="clear" w:pos="17600"/>
          <w:tab w:val="clear" w:pos="18400"/>
          <w:tab w:val="clear" w:pos="19200"/>
          <w:tab w:val="clear" w:pos="20000"/>
          <w:tab w:val="clear" w:pos="20800"/>
          <w:tab w:val="clear" w:pos="21600"/>
          <w:tab w:val="clear" w:pos="22400"/>
          <w:tab w:val="clear" w:pos="23200"/>
          <w:tab w:val="clear" w:pos="24000"/>
          <w:tab w:val="clear" w:pos="24800"/>
          <w:tab w:val="clear" w:pos="25600"/>
        </w:tabs>
        <w:snapToGrid w:val="0"/>
        <w:spacing w:line="300" w:lineRule="auto"/>
        <w:ind w:left="900"/>
        <w:contextualSpacing/>
        <w:rPr>
          <w:rFonts w:ascii="Times New Roman" w:eastAsia="바탕"/>
          <w:spacing w:val="3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22"/>
        <w:gridCol w:w="236"/>
        <w:gridCol w:w="5968"/>
      </w:tblGrid>
      <w:tr w:rsidR="00B31350" w:rsidRPr="00913159" w14:paraId="689E807E" w14:textId="77777777" w:rsidTr="0010522B">
        <w:tc>
          <w:tcPr>
            <w:tcW w:w="2822" w:type="dxa"/>
          </w:tcPr>
          <w:p w14:paraId="1CA69678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3DE73623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</w:p>
        </w:tc>
        <w:tc>
          <w:tcPr>
            <w:tcW w:w="5968" w:type="dxa"/>
          </w:tcPr>
          <w:p w14:paraId="6A14BBF2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1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“1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387B2DF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3619B85" w14:textId="77777777" w:rsidTr="0010522B">
        <w:tc>
          <w:tcPr>
            <w:tcW w:w="2822" w:type="dxa"/>
          </w:tcPr>
          <w:p w14:paraId="23B44AFA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2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b/>
                <w:sz w:val="22"/>
                <w:szCs w:val="22"/>
              </w:rPr>
              <w:t>근질권자</w:t>
            </w:r>
          </w:p>
        </w:tc>
        <w:tc>
          <w:tcPr>
            <w:tcW w:w="236" w:type="dxa"/>
          </w:tcPr>
          <w:p w14:paraId="56AD0D32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47E00FBB" w14:textId="77777777" w:rsidR="00B31350" w:rsidRPr="00B878D6" w:rsidRDefault="00835C09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color w:val="000000"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별지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1.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목록에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/>
                <w:color w:val="000000"/>
                <w:sz w:val="22"/>
                <w:szCs w:val="22"/>
              </w:rPr>
              <w:t>2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기재된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회사들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(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이하</w:t>
            </w:r>
            <w:r w:rsidR="00B31350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2A5EA3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2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순위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 xml:space="preserve"> </w:t>
            </w:r>
            <w:r w:rsidR="00B31350" w:rsidRPr="00B878D6">
              <w:rPr>
                <w:rFonts w:ascii="Times New Roman" w:eastAsia="바탕체"/>
                <w:b/>
                <w:color w:val="000000"/>
                <w:sz w:val="22"/>
                <w:szCs w:val="22"/>
              </w:rPr>
              <w:t>근질권자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, 1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순위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근질권자와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>총칭하여</w:t>
            </w:r>
            <w:r w:rsidR="00972AF2" w:rsidRPr="00B878D6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“</w:t>
            </w:r>
            <w:r w:rsidR="00972AF2" w:rsidRPr="00B878D6">
              <w:rPr>
                <w:rFonts w:ascii="Times New Roman" w:eastAsia="바탕체" w:hint="eastAsia"/>
                <w:b/>
                <w:color w:val="000000"/>
                <w:sz w:val="22"/>
                <w:szCs w:val="22"/>
              </w:rPr>
              <w:t>근질권자</w:t>
            </w:r>
            <w:r w:rsidR="00972AF2" w:rsidRPr="00B878D6">
              <w:rPr>
                <w:rFonts w:ascii="Times New Roman" w:eastAsia="바탕체"/>
                <w:color w:val="000000"/>
                <w:sz w:val="22"/>
                <w:szCs w:val="22"/>
              </w:rPr>
              <w:t>”</w:t>
            </w:r>
            <w:r w:rsidR="00B31350" w:rsidRPr="00B878D6">
              <w:rPr>
                <w:rFonts w:ascii="Times New Roman" w:eastAsia="바탕체"/>
                <w:color w:val="000000"/>
                <w:sz w:val="22"/>
                <w:szCs w:val="22"/>
              </w:rPr>
              <w:t>)</w:t>
            </w:r>
          </w:p>
          <w:p w14:paraId="79C8473B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</w:tr>
      <w:tr w:rsidR="00B31350" w:rsidRPr="00913159" w14:paraId="120665CC" w14:textId="77777777" w:rsidTr="0010522B">
        <w:tc>
          <w:tcPr>
            <w:tcW w:w="2822" w:type="dxa"/>
          </w:tcPr>
          <w:p w14:paraId="2298052D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  <w:r w:rsidRPr="00B878D6">
              <w:rPr>
                <w:rFonts w:ascii="Times New Roman" w:eastAsia="바탕체" w:hint="eastAsia"/>
                <w:b/>
                <w:sz w:val="22"/>
                <w:szCs w:val="22"/>
              </w:rPr>
              <w:t>근질권설정자</w:t>
            </w:r>
          </w:p>
        </w:tc>
        <w:tc>
          <w:tcPr>
            <w:tcW w:w="236" w:type="dxa"/>
          </w:tcPr>
          <w:p w14:paraId="3D0B4A3E" w14:textId="77777777" w:rsidR="00B31350" w:rsidRPr="00B878D6" w:rsidRDefault="00B31350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752BFD85" w14:textId="4F344B69" w:rsidR="00B31350" w:rsidRDefault="008013B1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  <w:r w:rsidRPr="00D55566">
              <w:rPr>
                <w:rFonts w:ascii="Times New Roman" w:hint="eastAsia"/>
                <w:b/>
                <w:bCs/>
                <w:sz w:val="22"/>
                <w:szCs w:val="22"/>
              </w:rPr>
              <w:t>주식회사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 xml:space="preserve"> </w:t>
            </w:r>
            <w:r w:rsidR="00915B9C">
              <w:rPr>
                <w:rFonts w:ascii="Times New Roman" w:hint="eastAsia"/>
                <w:b/>
                <w:bCs/>
                <w:sz w:val="22"/>
                <w:szCs w:val="22"/>
              </w:rPr>
              <w:t>코람코라이프로지스위탁관리부동산투자회사</w:t>
            </w:r>
          </w:p>
          <w:p w14:paraId="33A9BEB8" w14:textId="7AF56426" w:rsidR="00486840" w:rsidRPr="00B878D6" w:rsidRDefault="008013B1" w:rsidP="00915B9C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  <w:r w:rsidRPr="0024001D">
              <w:rPr>
                <w:rFonts w:ascii="Times New Roman" w:eastAsia="바탕체" w:hint="eastAsia"/>
                <w:color w:val="000000"/>
                <w:sz w:val="22"/>
                <w:szCs w:val="22"/>
              </w:rPr>
              <w:t>서울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강남구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삼성로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 xml:space="preserve"> 511(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삼성동</w:t>
            </w:r>
            <w:r w:rsidR="00915B9C">
              <w:rPr>
                <w:rFonts w:ascii="Times New Roman" w:eastAsia="바탕체" w:hint="eastAsia"/>
                <w:color w:val="000000"/>
                <w:sz w:val="22"/>
                <w:szCs w:val="22"/>
              </w:rPr>
              <w:t>)</w:t>
            </w:r>
          </w:p>
        </w:tc>
      </w:tr>
      <w:tr w:rsidR="0010522B" w:rsidRPr="00913159" w14:paraId="110BA51B" w14:textId="77777777" w:rsidTr="0010522B">
        <w:tc>
          <w:tcPr>
            <w:tcW w:w="2822" w:type="dxa"/>
          </w:tcPr>
          <w:p w14:paraId="1A7C0B7E" w14:textId="0BF538E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b/>
                <w:sz w:val="22"/>
                <w:szCs w:val="22"/>
              </w:rPr>
            </w:pPr>
          </w:p>
        </w:tc>
        <w:tc>
          <w:tcPr>
            <w:tcW w:w="236" w:type="dxa"/>
          </w:tcPr>
          <w:p w14:paraId="23D1A616" w14:textId="77777777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 w:eastAsia="바탕체"/>
                <w:sz w:val="22"/>
                <w:szCs w:val="22"/>
              </w:rPr>
            </w:pPr>
          </w:p>
        </w:tc>
        <w:tc>
          <w:tcPr>
            <w:tcW w:w="5968" w:type="dxa"/>
          </w:tcPr>
          <w:p w14:paraId="3CDD4E25" w14:textId="2AEE133E" w:rsidR="0010522B" w:rsidRPr="00B878D6" w:rsidRDefault="0010522B" w:rsidP="00D55566">
            <w:pPr>
              <w:adjustRightInd w:val="0"/>
              <w:snapToGrid w:val="0"/>
              <w:spacing w:line="400" w:lineRule="exact"/>
              <w:rPr>
                <w:rFonts w:ascii="Times New Roman"/>
                <w:sz w:val="22"/>
                <w:szCs w:val="22"/>
              </w:rPr>
            </w:pPr>
          </w:p>
        </w:tc>
      </w:tr>
    </w:tbl>
    <w:p w14:paraId="41D367FD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b/>
          <w:bCs/>
          <w:sz w:val="22"/>
          <w:szCs w:val="22"/>
        </w:rPr>
      </w:pPr>
      <w:r w:rsidRPr="006D64CE">
        <w:rPr>
          <w:rFonts w:ascii="Times New Roman"/>
          <w:b/>
          <w:bCs/>
          <w:sz w:val="22"/>
          <w:szCs w:val="22"/>
        </w:rPr>
        <w:t>전</w:t>
      </w:r>
      <w:r w:rsidRPr="006D64CE">
        <w:rPr>
          <w:rFonts w:ascii="Times New Roman"/>
          <w:b/>
          <w:bCs/>
          <w:sz w:val="22"/>
          <w:szCs w:val="22"/>
        </w:rPr>
        <w:t xml:space="preserve">      </w:t>
      </w:r>
      <w:r w:rsidRPr="006D64CE">
        <w:rPr>
          <w:rFonts w:ascii="Times New Roman"/>
          <w:b/>
          <w:bCs/>
          <w:sz w:val="22"/>
          <w:szCs w:val="22"/>
        </w:rPr>
        <w:t>문</w:t>
      </w:r>
    </w:p>
    <w:p w14:paraId="6649274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1F73F15C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</w:rPr>
      </w:pPr>
    </w:p>
    <w:p w14:paraId="3DFF1CDB" w14:textId="3E43B87E" w:rsidR="00B50B21" w:rsidRPr="006D64CE" w:rsidRDefault="00B646E7" w:rsidP="00675FE2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ind w:left="403" w:hanging="403"/>
        <w:contextualSpacing/>
        <w:rPr>
          <w:rFonts w:ascii="Times New Roman" w:eastAsia="바탕"/>
          <w:spacing w:val="-4"/>
          <w:sz w:val="22"/>
          <w:szCs w:val="22"/>
          <w:lang w:eastAsia="ko-KR"/>
        </w:rPr>
      </w:pPr>
      <w:r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근질권설정자</w:t>
      </w:r>
      <w:r w:rsidR="0010522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4E6290">
        <w:rPr>
          <w:rFonts w:ascii="Times New Roman" w:eastAsia="바탕"/>
          <w:spacing w:val="-4"/>
          <w:sz w:val="22"/>
          <w:szCs w:val="22"/>
          <w:lang w:eastAsia="ko-KR"/>
        </w:rPr>
        <w:t>202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6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[*]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>월</w:t>
      </w:r>
      <w:r w:rsidR="00F91C8C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spacing w:val="-4"/>
          <w:sz w:val="22"/>
          <w:szCs w:val="22"/>
          <w:lang w:eastAsia="ko-KR"/>
        </w:rPr>
        <w:t>[*]</w:t>
      </w:r>
      <w:r w:rsidR="00E244B9">
        <w:rPr>
          <w:rFonts w:ascii="Times New Roman" w:eastAsia="바탕"/>
          <w:spacing w:val="-4"/>
          <w:sz w:val="22"/>
          <w:szCs w:val="22"/>
          <w:lang w:eastAsia="ko-KR"/>
        </w:rPr>
        <w:t>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F5881" w:rsidRPr="006D64CE">
        <w:rPr>
          <w:rFonts w:ascii="Times New Roman" w:eastAsia="바탕"/>
          <w:spacing w:val="-4"/>
          <w:sz w:val="22"/>
          <w:szCs w:val="22"/>
          <w:lang w:eastAsia="ko-KR"/>
        </w:rPr>
        <w:t>근질권자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로부터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합계</w:t>
      </w:r>
      <w:r w:rsidR="00FD3E8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C04EEF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금</w:t>
      </w:r>
      <w:r w:rsidR="005C40DC" w:rsidRPr="006D64C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 xml:space="preserve"> 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일천구백</w:t>
      </w:r>
      <w:r w:rsidR="005E5A80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팔십</w:t>
      </w:r>
      <w:r w:rsidR="00DB1F7F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억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(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1</w:t>
      </w:r>
      <w:r w:rsidR="00915B9C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9</w:t>
      </w:r>
      <w:r w:rsidR="005E5A80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8,0</w:t>
      </w:r>
      <w:r w:rsidR="00A2755E" w:rsidRPr="00A2755E">
        <w:rPr>
          <w:rFonts w:ascii="Times New Roman" w:eastAsia="바탕"/>
          <w:color w:val="000000"/>
          <w:spacing w:val="-4"/>
          <w:sz w:val="22"/>
          <w:szCs w:val="22"/>
          <w:lang w:eastAsia="ko-KR"/>
        </w:rPr>
        <w:t>00,000,000)</w:t>
      </w:r>
      <w:r w:rsidR="0074745B">
        <w:rPr>
          <w:rFonts w:ascii="Times New Roman" w:eastAsia="바탕" w:hint="eastAsia"/>
          <w:color w:val="000000"/>
          <w:spacing w:val="-4"/>
          <w:sz w:val="22"/>
          <w:szCs w:val="22"/>
          <w:lang w:eastAsia="ko-KR"/>
        </w:rPr>
        <w:t>원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을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>한도로</w:t>
      </w:r>
      <w:r w:rsidR="00FD6B09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차입하기로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하는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내용의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pacing w:val="-4"/>
          <w:sz w:val="22"/>
          <w:szCs w:val="22"/>
          <w:lang w:eastAsia="ko-KR"/>
        </w:rPr>
        <w:t>대출약정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서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(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이하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“</w:t>
      </w:r>
      <w:r w:rsidR="00B54739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대출약정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(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서</w:t>
      </w:r>
      <w:r w:rsidR="00835C09">
        <w:rPr>
          <w:rFonts w:ascii="Times New Roman" w:eastAsia="바탕" w:hint="eastAsia"/>
          <w:b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b/>
          <w:spacing w:val="-4"/>
          <w:sz w:val="22"/>
          <w:szCs w:val="22"/>
          <w:lang w:eastAsia="ko-KR"/>
        </w:rPr>
        <w:t>”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)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를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체결하였다</w:t>
      </w:r>
      <w:r w:rsidR="005C40DC" w:rsidRPr="006D64CE">
        <w:rPr>
          <w:rFonts w:ascii="Times New Roman" w:eastAsia="바탕"/>
          <w:spacing w:val="-4"/>
          <w:sz w:val="22"/>
          <w:szCs w:val="22"/>
          <w:lang w:eastAsia="ko-KR"/>
        </w:rPr>
        <w:t>.</w:t>
      </w:r>
    </w:p>
    <w:p w14:paraId="7F02CD81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992C6CD" w14:textId="77777777" w:rsidR="00B50B21" w:rsidRDefault="00F43141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대출금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6F575B" w:rsidRPr="006D64CE">
        <w:rPr>
          <w:rFonts w:ascii="Times New Roman" w:eastAsia="바탕"/>
          <w:sz w:val="22"/>
          <w:szCs w:val="22"/>
          <w:lang w:eastAsia="ko-KR"/>
        </w:rPr>
        <w:t>지연이자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손해배상금을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포함하여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646E7" w:rsidRPr="006D64CE">
        <w:rPr>
          <w:rFonts w:ascii="Times New Roman" w:eastAsia="바탕"/>
          <w:sz w:val="22"/>
          <w:szCs w:val="22"/>
          <w:lang w:eastAsia="ko-KR"/>
        </w:rPr>
        <w:t>근질권설정자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가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F3625A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있</w:t>
      </w:r>
      <w:r w:rsidRPr="006D64CE">
        <w:rPr>
          <w:rFonts w:ascii="Times New Roman" w:eastAsia="바탕"/>
          <w:sz w:val="22"/>
          <w:szCs w:val="22"/>
          <w:lang w:eastAsia="ko-KR"/>
        </w:rPr>
        <w:t>거나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장래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부담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하게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>될</w:t>
      </w:r>
      <w:r w:rsidR="00E40216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일체의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금전채무</w:t>
      </w:r>
      <w:r w:rsidRPr="006D64CE">
        <w:rPr>
          <w:rFonts w:ascii="Times New Roman" w:eastAsia="바탕"/>
          <w:sz w:val="22"/>
          <w:szCs w:val="22"/>
          <w:lang w:eastAsia="ko-KR"/>
        </w:rPr>
        <w:t>(</w:t>
      </w:r>
      <w:r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피담보채무</w:t>
      </w:r>
      <w:r w:rsidRPr="006D64CE">
        <w:rPr>
          <w:rFonts w:ascii="Times New Roman" w:eastAsia="바탕"/>
          <w:sz w:val="22"/>
          <w:szCs w:val="22"/>
          <w:lang w:eastAsia="ko-KR"/>
        </w:rPr>
        <w:t>”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44EE1" w:rsidRPr="006D64CE">
        <w:rPr>
          <w:rFonts w:ascii="Times New Roman" w:eastAsia="바탕"/>
          <w:sz w:val="22"/>
          <w:szCs w:val="22"/>
          <w:lang w:eastAsia="ko-KR"/>
        </w:rPr>
        <w:t>입장에서는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피담보채권</w:t>
      </w:r>
      <w:r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A5308D" w:rsidRPr="006D64CE">
        <w:rPr>
          <w:rFonts w:ascii="Times New Roman" w:eastAsia="바탕"/>
          <w:sz w:val="22"/>
          <w:szCs w:val="22"/>
          <w:lang w:eastAsia="ko-KR"/>
        </w:rPr>
        <w:t>이행</w:t>
      </w:r>
      <w:r w:rsidRPr="006D64CE">
        <w:rPr>
          <w:rFonts w:ascii="Times New Roman" w:eastAsia="바탕"/>
          <w:sz w:val="22"/>
          <w:szCs w:val="22"/>
          <w:lang w:eastAsia="ko-KR"/>
        </w:rPr>
        <w:t>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자신의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명의로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개설</w:t>
      </w:r>
      <w:r w:rsidR="008B42A5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별지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>
        <w:rPr>
          <w:rFonts w:ascii="Times New Roman" w:eastAsia="바탕"/>
          <w:sz w:val="22"/>
          <w:szCs w:val="22"/>
          <w:lang w:eastAsia="ko-KR"/>
        </w:rPr>
        <w:t>2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835C09" w:rsidRPr="006D64CE">
        <w:rPr>
          <w:rFonts w:ascii="Times New Roman" w:eastAsia="바탕"/>
          <w:sz w:val="22"/>
          <w:szCs w:val="22"/>
          <w:lang w:eastAsia="ko-KR"/>
        </w:rPr>
        <w:t>예금계좌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="00B50B21"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관하여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있거나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장래에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예치될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1510DC"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86262B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0A362D" w:rsidRPr="006D64CE">
        <w:rPr>
          <w:rFonts w:ascii="Times New Roman" w:eastAsia="바탕"/>
          <w:sz w:val="22"/>
          <w:szCs w:val="22"/>
          <w:lang w:eastAsia="ko-KR"/>
        </w:rPr>
        <w:t>반환채권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(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이하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 xml:space="preserve"> “</w:t>
      </w:r>
      <w:r w:rsidR="00D519F0" w:rsidRPr="006D64CE">
        <w:rPr>
          <w:rFonts w:ascii="Times New Roman" w:eastAsia="바탕"/>
          <w:b/>
          <w:sz w:val="22"/>
          <w:szCs w:val="22"/>
          <w:lang w:eastAsia="ko-KR"/>
        </w:rPr>
        <w:t>담보목적물</w:t>
      </w:r>
      <w:r w:rsidR="00D519F0" w:rsidRPr="006D64CE">
        <w:rPr>
          <w:rFonts w:ascii="Times New Roman" w:eastAsia="바탕"/>
          <w:sz w:val="22"/>
          <w:szCs w:val="22"/>
          <w:lang w:eastAsia="ko-KR"/>
        </w:rPr>
        <w:t>”)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>대해</w:t>
      </w:r>
      <w:r w:rsidR="007A6255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설정하고자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7EE1608A" w14:textId="77777777" w:rsidR="001510DC" w:rsidRPr="006D64CE" w:rsidRDefault="001510DC" w:rsidP="009B23D3">
      <w:pPr>
        <w:pStyle w:val="-11"/>
        <w:wordWrap w:val="0"/>
        <w:rPr>
          <w:sz w:val="22"/>
          <w:szCs w:val="22"/>
        </w:rPr>
      </w:pPr>
    </w:p>
    <w:p w14:paraId="27418592" w14:textId="77777777" w:rsidR="001510DC" w:rsidRPr="006D64CE" w:rsidRDefault="001510DC" w:rsidP="009B23D3">
      <w:pPr>
        <w:pStyle w:val="s0"/>
        <w:widowControl/>
        <w:numPr>
          <w:ilvl w:val="0"/>
          <w:numId w:val="6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이에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당사자들은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같이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합의한다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</w:p>
    <w:p w14:paraId="086426EF" w14:textId="77777777" w:rsidR="00B50B21" w:rsidRPr="00915B9C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5365F57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해석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1F44F25" w14:textId="77777777" w:rsidR="00BA7E2E" w:rsidRPr="006D64CE" w:rsidRDefault="00BA7E2E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48CFD4E" w14:textId="77777777" w:rsidR="00F97E30" w:rsidRPr="006D64CE" w:rsidRDefault="00B54739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정의된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>용어들은</w:t>
      </w:r>
      <w:r w:rsidR="00BA7E2E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정의되거나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문맥상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달리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해석되지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않는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동일한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의미를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가진다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.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본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계약에서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어떠한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지칭할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경우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이는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변경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수정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,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보충된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계약이나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서류를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>포함하여</w:t>
      </w:r>
      <w:r w:rsidR="005C40DC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지칭한다</w:t>
      </w:r>
      <w:r w:rsidR="00BA7E2E" w:rsidRPr="006D64CE">
        <w:rPr>
          <w:rFonts w:ascii="Times New Roman" w:eastAsia="바탕"/>
          <w:spacing w:val="3"/>
          <w:sz w:val="22"/>
          <w:szCs w:val="22"/>
          <w:lang w:eastAsia="ko-KR"/>
        </w:rPr>
        <w:t>.</w:t>
      </w:r>
      <w:r w:rsidR="00F97E30" w:rsidRPr="006D64C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</w:p>
    <w:p w14:paraId="0FDE8263" w14:textId="77777777" w:rsidR="00F97E30" w:rsidRPr="006D64CE" w:rsidRDefault="00F97E30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663CDCC4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</w:t>
      </w:r>
      <w:r w:rsidR="00F43141" w:rsidRPr="006D64CE">
        <w:rPr>
          <w:rFonts w:ascii="Times New Roman" w:eastAsia="바탕"/>
          <w:b/>
          <w:sz w:val="22"/>
          <w:szCs w:val="22"/>
          <w:lang w:eastAsia="ko-KR"/>
        </w:rPr>
        <w:t>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대상계좌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7EE2C03" w14:textId="77777777" w:rsidR="003018CF" w:rsidRPr="006D64CE" w:rsidRDefault="003018CF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</w:p>
    <w:p w14:paraId="171B3CA5" w14:textId="77777777" w:rsidR="00C96F1C" w:rsidRPr="006D64CE" w:rsidRDefault="00C96F1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lastRenderedPageBreak/>
        <w:t>근질권대상계좌는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A19E8">
        <w:rPr>
          <w:rFonts w:ascii="Times New Roman" w:eastAsia="바탕" w:hint="eastAsia"/>
          <w:sz w:val="22"/>
          <w:szCs w:val="22"/>
          <w:lang w:eastAsia="ko-KR"/>
        </w:rPr>
        <w:t>별지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="000146ED">
        <w:rPr>
          <w:rFonts w:ascii="Times New Roman" w:eastAsia="바탕" w:hint="eastAsia"/>
          <w:sz w:val="22"/>
          <w:szCs w:val="22"/>
          <w:lang w:eastAsia="ko-KR"/>
        </w:rPr>
        <w:t>2</w:t>
      </w:r>
      <w:r w:rsidR="001B0A6D"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의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계좌로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6D64CE">
        <w:rPr>
          <w:rFonts w:ascii="Times New Roman" w:eastAsia="바탕" w:hint="eastAsia"/>
          <w:sz w:val="22"/>
          <w:szCs w:val="22"/>
          <w:lang w:eastAsia="ko-KR"/>
        </w:rPr>
        <w:t xml:space="preserve">. </w:t>
      </w:r>
    </w:p>
    <w:p w14:paraId="0AF23959" w14:textId="77777777" w:rsidR="003C2508" w:rsidRPr="006D64CE" w:rsidRDefault="003C2508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98EAFA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설정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41F636F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ind w:left="566" w:hanging="566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1DA8A27D" w14:textId="77777777" w:rsidR="00B50B21" w:rsidRPr="00240BEF" w:rsidRDefault="00F43141" w:rsidP="00ED320E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240BEF">
        <w:rPr>
          <w:rFonts w:ascii="Times New Roman" w:eastAsia="바탕"/>
          <w:sz w:val="22"/>
          <w:szCs w:val="22"/>
          <w:lang w:eastAsia="ko-KR"/>
        </w:rPr>
        <w:t>근질권설정자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는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피담보채무의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이행을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담보하기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240BEF">
        <w:rPr>
          <w:rFonts w:ascii="Times New Roman" w:eastAsia="바탕"/>
          <w:sz w:val="22"/>
          <w:szCs w:val="22"/>
          <w:lang w:eastAsia="ko-KR"/>
        </w:rPr>
        <w:t>위하여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D519F0" w:rsidRPr="00566E76">
        <w:rPr>
          <w:rFonts w:ascii="Times New Roman" w:eastAsia="바탕"/>
          <w:sz w:val="22"/>
          <w:szCs w:val="22"/>
          <w:lang w:eastAsia="ko-KR"/>
        </w:rPr>
        <w:t>담보목적물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566E76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>대해</w:t>
      </w:r>
      <w:r w:rsidR="00EF274D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본</w:t>
      </w:r>
      <w:r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E061D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에서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정한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바에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따라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근질권을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설정하고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7720F5" w:rsidRPr="00E061DE">
        <w:rPr>
          <w:rFonts w:ascii="Times New Roman" w:eastAsia="바탕"/>
          <w:sz w:val="22"/>
          <w:szCs w:val="22"/>
          <w:lang w:eastAsia="ko-KR"/>
        </w:rPr>
        <w:t>를</w:t>
      </w:r>
      <w:r w:rsidR="00B50B21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근질권자에게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교부하기로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>한다</w:t>
      </w:r>
      <w:r w:rsidR="00B1673F" w:rsidRPr="00E061D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다만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증서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(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통장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)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의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원본은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근질권자를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대신하여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>근질권설정자가</w:t>
      </w:r>
      <w:r w:rsidR="00523AFF" w:rsidRPr="00E061DE">
        <w:rPr>
          <w:rFonts w:ascii="Times New Roman" w:eastAsia="바탕"/>
          <w:spacing w:val="3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보관하기로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하며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당사자들은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이로써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원본의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제공에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갈음하기로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동의한다</w:t>
      </w:r>
      <w:r w:rsidR="00523AFF" w:rsidRPr="00E061DE">
        <w:rPr>
          <w:rFonts w:ascii="Times New Roman" w:eastAsia="바탕"/>
          <w:sz w:val="22"/>
          <w:szCs w:val="22"/>
          <w:lang w:eastAsia="ko-KR"/>
        </w:rPr>
        <w:t>.</w:t>
      </w:r>
    </w:p>
    <w:p w14:paraId="696E64AF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B196E28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C40DC" w:rsidRPr="006D64CE">
        <w:rPr>
          <w:rFonts w:ascii="Times New Roman" w:eastAsia="바탕"/>
          <w:b/>
          <w:sz w:val="22"/>
          <w:szCs w:val="22"/>
          <w:lang w:eastAsia="ko-KR"/>
        </w:rPr>
        <w:t>4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="004337B7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내용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9A3D38B" w14:textId="77777777" w:rsidR="00477A3C" w:rsidRPr="006D64CE" w:rsidRDefault="00477A3C" w:rsidP="00ED320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0CF73B43" w14:textId="77777777" w:rsidR="00EE6F4E" w:rsidRDefault="00EE6F4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1737C0" w:rsidRPr="006D64CE">
        <w:rPr>
          <w:rFonts w:ascii="Times New Roman" w:eastAsia="바탕"/>
          <w:sz w:val="22"/>
          <w:szCs w:val="22"/>
          <w:lang w:eastAsia="ko-KR"/>
        </w:rPr>
        <w:t>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담보목적물에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다음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각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호와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내용의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가진다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다만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실무상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아래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금액으로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할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없는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실무에서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허용되는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금액의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범위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내에서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채권최고액을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정하기로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5C0582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03A942EC" w14:textId="77777777" w:rsidR="00ED320E" w:rsidRPr="006D64CE" w:rsidRDefault="00ED320E" w:rsidP="000C1169">
      <w:pPr>
        <w:pStyle w:val="s0"/>
        <w:widowControl/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0F791973" w14:textId="1827BF63" w:rsidR="00ED320E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>
        <w:rPr>
          <w:rFonts w:ascii="Times New Roman" w:eastAsia="바탕" w:hint="eastAsia"/>
          <w:sz w:val="22"/>
          <w:szCs w:val="22"/>
          <w:lang w:eastAsia="ko-KR"/>
        </w:rPr>
        <w:t>채권최고액</w:t>
      </w:r>
      <w:r>
        <w:rPr>
          <w:rFonts w:ascii="Times New Roman" w:eastAsia="바탕" w:hint="eastAsia"/>
          <w:sz w:val="22"/>
          <w:szCs w:val="22"/>
          <w:lang w:eastAsia="ko-KR"/>
        </w:rPr>
        <w:t>: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일천구백이십억원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192,000,000,000)(Tranche A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근질권은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금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사백오십육억원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(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￦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45,600,000,000)(Tranche B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대출약정금의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120%)</w:t>
      </w:r>
    </w:p>
    <w:p w14:paraId="33D20FB8" w14:textId="77777777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채무자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근질권설정자</w:t>
      </w:r>
    </w:p>
    <w:p w14:paraId="1CB1CF80" w14:textId="4E3A3B25" w:rsidR="00ED320E" w:rsidRPr="00F840CA" w:rsidRDefault="00ED320E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840CA">
        <w:rPr>
          <w:rFonts w:ascii="Times New Roman" w:eastAsia="바탕" w:hint="eastAsia"/>
          <w:sz w:val="22"/>
          <w:szCs w:val="22"/>
          <w:lang w:eastAsia="ko-KR"/>
        </w:rPr>
        <w:t>순위</w:t>
      </w:r>
      <w:r w:rsidRPr="00F840CA">
        <w:rPr>
          <w:rFonts w:ascii="Times New Roman" w:eastAsia="바탕" w:hint="eastAsia"/>
          <w:sz w:val="22"/>
          <w:szCs w:val="22"/>
          <w:lang w:eastAsia="ko-KR"/>
        </w:rPr>
        <w:t>:</w:t>
      </w:r>
      <w:r w:rsidRPr="00F840CA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1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,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근질권자에게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공동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2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순위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각각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1301B" w:rsidRPr="000028E8">
        <w:rPr>
          <w:rFonts w:ascii="Times New Roman" w:eastAsia="바탕" w:hint="eastAsia"/>
          <w:sz w:val="22"/>
          <w:szCs w:val="22"/>
          <w:lang w:eastAsia="ko-KR"/>
        </w:rPr>
        <w:t>설정함</w:t>
      </w:r>
      <w:r w:rsidR="00E1301B" w:rsidRPr="000028E8">
        <w:rPr>
          <w:rFonts w:ascii="Times New Roman" w:eastAsia="바탕"/>
          <w:sz w:val="22"/>
          <w:szCs w:val="22"/>
          <w:lang w:eastAsia="ko-KR"/>
        </w:rPr>
        <w:t>.</w:t>
      </w:r>
    </w:p>
    <w:p w14:paraId="6C722A2E" w14:textId="61C16DB6" w:rsidR="00ED320E" w:rsidRDefault="00FE458D" w:rsidP="00ED320E">
      <w:pPr>
        <w:pStyle w:val="s0"/>
        <w:widowControl/>
        <w:numPr>
          <w:ilvl w:val="0"/>
          <w:numId w:val="28"/>
        </w:numPr>
        <w:wordWrap w:val="0"/>
        <w:autoSpaceDE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FE458D">
        <w:rPr>
          <w:rFonts w:ascii="Times New Roman" w:eastAsia="바탕"/>
          <w:sz w:val="22"/>
          <w:szCs w:val="22"/>
          <w:lang w:eastAsia="ko-KR"/>
        </w:rPr>
        <w:t>같은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근질권자들은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해당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순위의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근질권을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별지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1. </w:t>
      </w:r>
      <w:r w:rsidRPr="00FE458D">
        <w:rPr>
          <w:rFonts w:ascii="Times New Roman" w:eastAsia="바탕"/>
          <w:sz w:val="22"/>
          <w:szCs w:val="22"/>
          <w:lang w:eastAsia="ko-KR"/>
        </w:rPr>
        <w:t>기재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근질권자의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채권최고액</w:t>
      </w:r>
      <w:r w:rsidRPr="00FE458D">
        <w:rPr>
          <w:rFonts w:ascii="Times New Roman" w:eastAsia="바탕"/>
          <w:sz w:val="22"/>
          <w:szCs w:val="22"/>
          <w:lang w:eastAsia="ko-KR"/>
        </w:rPr>
        <w:t>(</w:t>
      </w:r>
      <w:r w:rsidRPr="00FE458D">
        <w:rPr>
          <w:rFonts w:ascii="Times New Roman" w:eastAsia="바탕"/>
          <w:sz w:val="22"/>
          <w:szCs w:val="22"/>
          <w:lang w:eastAsia="ko-KR"/>
        </w:rPr>
        <w:t>각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대출약정금의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120%) </w:t>
      </w:r>
      <w:r w:rsidRPr="00FE458D">
        <w:rPr>
          <w:rFonts w:ascii="Times New Roman" w:eastAsia="바탕"/>
          <w:sz w:val="22"/>
          <w:szCs w:val="22"/>
          <w:lang w:eastAsia="ko-KR"/>
        </w:rPr>
        <w:t>비율대로</w:t>
      </w:r>
      <w:r w:rsidRPr="00FE458D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FE458D">
        <w:rPr>
          <w:rFonts w:ascii="Times New Roman" w:eastAsia="바탕"/>
          <w:sz w:val="22"/>
          <w:szCs w:val="22"/>
          <w:lang w:eastAsia="ko-KR"/>
        </w:rPr>
        <w:t>준공유한다</w:t>
      </w:r>
      <w:r w:rsidRPr="00FE458D">
        <w:rPr>
          <w:rFonts w:ascii="Times New Roman" w:eastAsia="바탕"/>
          <w:sz w:val="22"/>
          <w:szCs w:val="22"/>
          <w:lang w:eastAsia="ko-KR"/>
        </w:rPr>
        <w:t>.</w:t>
      </w:r>
      <w:r w:rsidR="00ED320E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72C907E4" w14:textId="77777777" w:rsidR="00733D85" w:rsidRPr="006D64CE" w:rsidRDefault="00733D85" w:rsidP="00E061DE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2540A64C" w14:textId="77777777" w:rsidR="005C40DC" w:rsidRPr="006D64CE" w:rsidRDefault="005C40DC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5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대항요건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3C387DD0" w14:textId="77777777" w:rsidR="005C40DC" w:rsidRPr="006D64CE" w:rsidRDefault="005C40DC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5E3F63FC" w14:textId="1ABCDA99" w:rsidR="005C40DC" w:rsidRPr="006D64CE" w:rsidRDefault="000A590C" w:rsidP="009B23D3">
      <w:pPr>
        <w:autoSpaceDE/>
        <w:autoSpaceDN/>
        <w:spacing w:line="288" w:lineRule="auto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근질권설정자는</w:t>
      </w:r>
      <w:r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(i) </w:t>
      </w:r>
      <w:r w:rsidR="00576735" w:rsidRPr="006D64CE">
        <w:rPr>
          <w:rFonts w:ascii="Times New Roman"/>
          <w:sz w:val="22"/>
        </w:rPr>
        <w:t>대출약정</w:t>
      </w:r>
      <w:r w:rsidR="00576735" w:rsidRPr="006D64CE">
        <w:rPr>
          <w:rFonts w:ascii="Times New Roman"/>
          <w:sz w:val="22"/>
          <w:szCs w:val="22"/>
        </w:rPr>
        <w:t>에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따른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="00576735" w:rsidRPr="006D64CE">
        <w:rPr>
          <w:rFonts w:ascii="Times New Roman"/>
          <w:sz w:val="22"/>
          <w:szCs w:val="22"/>
        </w:rPr>
        <w:t>인출일까지</w:t>
      </w:r>
      <w:r w:rsidR="00576735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bCs/>
          <w:sz w:val="22"/>
        </w:rPr>
        <w:t>근질권</w:t>
      </w:r>
      <w:r w:rsidRPr="006D64CE">
        <w:rPr>
          <w:rFonts w:ascii="Times New Roman"/>
          <w:sz w:val="22"/>
          <w:szCs w:val="22"/>
        </w:rPr>
        <w:t>대상계좌의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계좌개설은행에게</w:t>
      </w:r>
      <w:r w:rsidRPr="00AA57CA">
        <w:rPr>
          <w:rFonts w:ascii="Times New Roman"/>
          <w:sz w:val="22"/>
          <w:szCs w:val="22"/>
        </w:rPr>
        <w:t xml:space="preserve"> </w:t>
      </w:r>
      <w:r w:rsidR="00BA19E8" w:rsidRPr="00E061DE">
        <w:rPr>
          <w:rFonts w:ascii="Times New Roman"/>
          <w:b/>
          <w:sz w:val="22"/>
          <w:szCs w:val="22"/>
        </w:rPr>
        <w:t>별지</w:t>
      </w:r>
      <w:r w:rsidRPr="00E061DE">
        <w:rPr>
          <w:rFonts w:ascii="Times New Roman"/>
          <w:b/>
          <w:sz w:val="22"/>
          <w:szCs w:val="22"/>
        </w:rPr>
        <w:t xml:space="preserve"> </w:t>
      </w:r>
      <w:r w:rsidR="00240BEF">
        <w:rPr>
          <w:rFonts w:ascii="Times New Roman"/>
          <w:b/>
          <w:sz w:val="22"/>
          <w:szCs w:val="22"/>
        </w:rPr>
        <w:t>3</w:t>
      </w:r>
      <w:r w:rsidRPr="00E061DE">
        <w:rPr>
          <w:rFonts w:ascii="Times New Roman"/>
          <w:b/>
          <w:sz w:val="22"/>
          <w:szCs w:val="22"/>
        </w:rPr>
        <w:t>-1</w:t>
      </w:r>
      <w:r w:rsidR="001B0A6D" w:rsidRPr="00E061DE">
        <w:rPr>
          <w:rFonts w:ascii="Times New Roman"/>
          <w:b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양식으로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사실을</w:t>
      </w:r>
      <w:r w:rsidRPr="006D64CE">
        <w:rPr>
          <w:rFonts w:ascii="Times New Roman"/>
          <w:sz w:val="22"/>
          <w:szCs w:val="22"/>
        </w:rPr>
        <w:t xml:space="preserve"> </w:t>
      </w:r>
      <w:r w:rsidR="00B24721" w:rsidRPr="006D64CE">
        <w:rPr>
          <w:rFonts w:ascii="Times New Roman"/>
          <w:sz w:val="22"/>
          <w:szCs w:val="22"/>
        </w:rPr>
        <w:t>확정일자부로</w:t>
      </w:r>
      <w:r w:rsidR="00B247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통지하고</w:t>
      </w:r>
      <w:r w:rsidRPr="006D64CE">
        <w:rPr>
          <w:rFonts w:ascii="Times New Roman"/>
          <w:sz w:val="22"/>
          <w:szCs w:val="22"/>
        </w:rPr>
        <w:t>,</w:t>
      </w:r>
      <w:r w:rsidR="00D430F4" w:rsidRPr="006D64CE">
        <w:rPr>
          <w:rFonts w:ascii="Times New Roman"/>
          <w:sz w:val="22"/>
          <w:szCs w:val="22"/>
        </w:rPr>
        <w:t xml:space="preserve"> </w:t>
      </w:r>
      <w:r w:rsidR="00DC08FD" w:rsidRPr="006D64CE">
        <w:rPr>
          <w:rFonts w:ascii="Times New Roman"/>
          <w:sz w:val="22"/>
          <w:szCs w:val="22"/>
        </w:rPr>
        <w:t xml:space="preserve">(ii)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대출약정에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따른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인출일로부터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7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영업일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이내에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계좌개설은행으로부터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별지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3-2.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같은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양식으로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확정일자부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근질권설정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승낙서를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받아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위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통지서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사본과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함께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이를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근질권자에게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제출해야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 xml:space="preserve"> 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한다</w:t>
      </w:r>
      <w:r w:rsidR="00FE458D" w:rsidRPr="00FE458D">
        <w:rPr>
          <w:rFonts w:ascii="Times New Roman"/>
          <w:color w:val="000000"/>
          <w:spacing w:val="-2"/>
          <w:sz w:val="22"/>
          <w:szCs w:val="22"/>
        </w:rPr>
        <w:t>.</w:t>
      </w:r>
      <w:r w:rsidR="005C40DC" w:rsidRPr="006D64CE">
        <w:rPr>
          <w:rFonts w:ascii="Times New Roman"/>
          <w:sz w:val="22"/>
          <w:szCs w:val="22"/>
        </w:rPr>
        <w:br/>
      </w:r>
    </w:p>
    <w:p w14:paraId="40EBA911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BA7E2E" w:rsidRPr="006D64CE">
        <w:rPr>
          <w:rFonts w:ascii="Times New Roman" w:eastAsia="바탕"/>
          <w:b/>
          <w:sz w:val="22"/>
          <w:szCs w:val="22"/>
          <w:lang w:eastAsia="ko-KR"/>
        </w:rPr>
        <w:t>6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효력범위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2BC1C7F2" w14:textId="77777777" w:rsidR="00B50B21" w:rsidRPr="006D64CE" w:rsidRDefault="00B50B21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b/>
          <w:sz w:val="22"/>
          <w:szCs w:val="22"/>
          <w:lang w:eastAsia="ko-KR"/>
        </w:rPr>
      </w:pPr>
    </w:p>
    <w:p w14:paraId="44204F6D" w14:textId="1BA0F185" w:rsidR="00EF274D" w:rsidRPr="006D64CE" w:rsidRDefault="00F43141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효력은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Pr="006D64CE">
        <w:rPr>
          <w:rFonts w:ascii="Times New Roman" w:eastAsia="바탕"/>
          <w:sz w:val="22"/>
          <w:szCs w:val="22"/>
          <w:lang w:eastAsia="ko-KR"/>
        </w:rPr>
        <w:t>근질권대상계좌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현재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예치되어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있는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금원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및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체결일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입금되는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예금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연장된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병합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분할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증액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감액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원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본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>산입의</w:t>
      </w:r>
      <w:r w:rsidR="00EF274D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등에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별도의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의사표시나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기타의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조치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없이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당연히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그에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미치는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것으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lastRenderedPageBreak/>
        <w:t>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.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적금의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경우에도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특별이자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중지나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중도해지가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된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때의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반환금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,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만기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이자에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대하여도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동일하다</w:t>
      </w:r>
      <w:r w:rsidR="00B50B21" w:rsidRPr="006D64CE">
        <w:rPr>
          <w:rFonts w:ascii="Times New Roman" w:eastAsia="바탕"/>
          <w:sz w:val="22"/>
          <w:szCs w:val="22"/>
          <w:lang w:eastAsia="ko-KR"/>
        </w:rPr>
        <w:t>.</w:t>
      </w:r>
      <w:r w:rsidR="006C3AD3"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2693F180" w14:textId="77777777" w:rsidR="00EF274D" w:rsidRPr="006D64CE" w:rsidRDefault="00EF274D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4A47A5E" w14:textId="4C0BACAE" w:rsidR="00B50B21" w:rsidRDefault="00EF274D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6D64CE">
        <w:rPr>
          <w:rFonts w:ascii="Times New Roman" w:eastAsia="바탕"/>
          <w:sz w:val="22"/>
          <w:szCs w:val="22"/>
          <w:lang w:eastAsia="ko-KR"/>
        </w:rPr>
        <w:t>근질권대상계좌에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예치된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금</w:t>
      </w:r>
      <w:r w:rsidR="006069E9" w:rsidRPr="006D64CE">
        <w:rPr>
          <w:rFonts w:ascii="Times New Roman" w:eastAsia="바탕"/>
          <w:sz w:val="22"/>
          <w:szCs w:val="22"/>
          <w:lang w:eastAsia="ko-KR"/>
        </w:rPr>
        <w:t>원</w:t>
      </w:r>
      <w:r w:rsidRPr="006D64CE">
        <w:rPr>
          <w:rFonts w:ascii="Times New Roman" w:eastAsia="바탕"/>
          <w:sz w:val="22"/>
          <w:szCs w:val="22"/>
          <w:lang w:eastAsia="ko-KR"/>
        </w:rPr>
        <w:t>은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계약에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따른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근질권의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설정에도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불구하고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  <w:lang w:eastAsia="ko-KR"/>
        </w:rPr>
        <w:t>대출약정</w:t>
      </w:r>
      <w:r w:rsidRPr="006D64CE">
        <w:rPr>
          <w:rFonts w:ascii="Times New Roman" w:eastAsia="바탕"/>
          <w:sz w:val="22"/>
          <w:szCs w:val="22"/>
          <w:lang w:eastAsia="ko-KR"/>
        </w:rPr>
        <w:t>에서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정한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바에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따라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출금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또는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이체될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수</w:t>
      </w:r>
      <w:r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sz w:val="22"/>
          <w:szCs w:val="22"/>
          <w:lang w:eastAsia="ko-KR"/>
        </w:rPr>
        <w:t>있다</w:t>
      </w:r>
      <w:r w:rsidRPr="006D64CE">
        <w:rPr>
          <w:rFonts w:ascii="Times New Roman" w:eastAsia="바탕"/>
          <w:sz w:val="22"/>
          <w:szCs w:val="22"/>
          <w:lang w:eastAsia="ko-KR"/>
        </w:rPr>
        <w:t>.</w:t>
      </w:r>
      <w:r w:rsidR="004279F1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commentRangeStart w:id="0"/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특히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, Tranche A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이자유보계좌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Tranche B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이자유보계좌에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예치된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금원은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대출약정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8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조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5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항에서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정한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바에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따라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각각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해당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Tranche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대출금에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이자의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지급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같은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항에서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허용되는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출금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또는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이체에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사용될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있으며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,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근질권자들은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본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계약의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체결로써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위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각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출금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및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이체에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대하여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사전에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동의한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것으로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 xml:space="preserve"> </w:t>
      </w:r>
      <w:r w:rsidR="004279F1" w:rsidRPr="000028E8">
        <w:rPr>
          <w:rFonts w:ascii="Times New Roman" w:eastAsia="바탕" w:hint="eastAsia"/>
          <w:sz w:val="22"/>
          <w:szCs w:val="22"/>
          <w:highlight w:val="yellow"/>
          <w:lang w:eastAsia="ko-KR"/>
        </w:rPr>
        <w:t>본다</w:t>
      </w:r>
      <w:r w:rsidR="004279F1" w:rsidRPr="000028E8">
        <w:rPr>
          <w:rFonts w:ascii="Times New Roman" w:eastAsia="바탕"/>
          <w:sz w:val="22"/>
          <w:szCs w:val="22"/>
          <w:highlight w:val="yellow"/>
          <w:lang w:eastAsia="ko-KR"/>
        </w:rPr>
        <w:t>.</w:t>
      </w:r>
      <w:r w:rsidRPr="004279F1">
        <w:rPr>
          <w:rFonts w:ascii="Times New Roman" w:eastAsia="바탕"/>
          <w:sz w:val="22"/>
          <w:szCs w:val="22"/>
          <w:lang w:eastAsia="ko-KR"/>
        </w:rPr>
        <w:t xml:space="preserve"> </w:t>
      </w:r>
      <w:commentRangeEnd w:id="0"/>
      <w:r w:rsidR="00A14AFD" w:rsidRPr="006D64CE">
        <w:rPr>
          <w:rStyle w:val="a9"/>
          <w:rFonts w:ascii="Times New Roman" w:eastAsia="바탕"/>
          <w:sz w:val="22"/>
          <w:szCs w:val="22"/>
          <w:lang w:eastAsia="ko-KR"/>
        </w:rPr>
        <w:commentReference w:id="0"/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업무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처리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상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위와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같은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동의가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경우에는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근질권자</w:t>
      </w:r>
      <w:r w:rsidR="00EF3870" w:rsidRPr="006D64CE">
        <w:rPr>
          <w:rFonts w:ascii="Times New Roman" w:eastAsia="바탕"/>
          <w:sz w:val="22"/>
          <w:szCs w:val="22"/>
          <w:lang w:eastAsia="ko-KR"/>
        </w:rPr>
        <w:t>는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적시에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당해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금원의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인출이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</w:t>
      </w:r>
      <w:r w:rsidR="00DC08FD" w:rsidRPr="006D64CE">
        <w:rPr>
          <w:rFonts w:ascii="Times New Roman" w:eastAsia="바탕"/>
          <w:sz w:val="22"/>
          <w:szCs w:val="22"/>
          <w:lang w:eastAsia="ko-KR"/>
        </w:rPr>
        <w:t>루어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질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수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있도록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계좌개설은행에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대하여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서면동의를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포함한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필요한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조치를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이행하여야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 xml:space="preserve"> 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한다</w:t>
      </w:r>
      <w:r w:rsidR="00362049" w:rsidRPr="006D64CE">
        <w:rPr>
          <w:rFonts w:ascii="Times New Roman" w:eastAsia="바탕"/>
          <w:sz w:val="22"/>
          <w:szCs w:val="22"/>
          <w:lang w:eastAsia="ko-KR"/>
        </w:rPr>
        <w:t>.</w:t>
      </w:r>
    </w:p>
    <w:p w14:paraId="5919FD5F" w14:textId="77777777" w:rsidR="001F67EF" w:rsidRDefault="001F67EF" w:rsidP="001F67EF">
      <w:pPr>
        <w:pStyle w:val="af2"/>
        <w:rPr>
          <w:rFonts w:ascii="Times New Roman"/>
          <w:sz w:val="22"/>
          <w:szCs w:val="22"/>
        </w:rPr>
      </w:pPr>
    </w:p>
    <w:p w14:paraId="200774D6" w14:textId="2AFBE19F" w:rsidR="001F67EF" w:rsidRPr="006D64CE" w:rsidRDefault="001F67EF" w:rsidP="009B23D3">
      <w:pPr>
        <w:pStyle w:val="s0"/>
        <w:widowControl/>
        <w:numPr>
          <w:ilvl w:val="0"/>
          <w:numId w:val="8"/>
        </w:numPr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  <w:r w:rsidRPr="001F67EF">
        <w:rPr>
          <w:rFonts w:ascii="Times New Roman" w:eastAsia="바탕" w:hint="eastAsia"/>
          <w:sz w:val="22"/>
          <w:szCs w:val="22"/>
          <w:lang w:eastAsia="ko-KR"/>
        </w:rPr>
        <w:t>근질권설정자는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본조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제</w:t>
      </w:r>
      <w:r>
        <w:rPr>
          <w:rFonts w:ascii="Times New Roman" w:eastAsia="바탕" w:hint="eastAsia"/>
          <w:sz w:val="22"/>
          <w:szCs w:val="22"/>
          <w:lang w:eastAsia="ko-KR"/>
        </w:rPr>
        <w:t>2</w:t>
      </w:r>
      <w:r>
        <w:rPr>
          <w:rFonts w:ascii="Times New Roman" w:eastAsia="바탕" w:hint="eastAsia"/>
          <w:sz w:val="22"/>
          <w:szCs w:val="22"/>
          <w:lang w:eastAsia="ko-KR"/>
        </w:rPr>
        <w:t>항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등에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근질권대상계좌의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또는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이체</w:t>
      </w:r>
      <w:r>
        <w:rPr>
          <w:rFonts w:ascii="Times New Roman" w:eastAsia="바탕" w:hint="eastAsia"/>
          <w:sz w:val="22"/>
          <w:szCs w:val="22"/>
          <w:lang w:eastAsia="ko-KR"/>
        </w:rPr>
        <w:t>가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있고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이에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따라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근질권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설정이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해제된</w:t>
      </w:r>
      <w:r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sz w:val="22"/>
          <w:szCs w:val="22"/>
          <w:lang w:eastAsia="ko-KR"/>
        </w:rPr>
        <w:t>경우</w:t>
      </w:r>
      <w:r>
        <w:rPr>
          <w:rFonts w:ascii="Times New Roman" w:eastAsia="바탕" w:hint="eastAsia"/>
          <w:sz w:val="22"/>
          <w:szCs w:val="22"/>
          <w:lang w:eastAsia="ko-KR"/>
        </w:rPr>
        <w:t>,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즉시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근질권대상계좌에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대한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근질권을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재설정하여야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하며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,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이를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위하여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필요한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모든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조치를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취하여야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한다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(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해지하고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금원을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인출한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뒤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지급정지를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재등록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처리하는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방법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 xml:space="preserve"> 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포함</w:t>
      </w:r>
      <w:r w:rsidRPr="001F67EF">
        <w:rPr>
          <w:rFonts w:ascii="Times New Roman" w:eastAsia="바탕" w:hint="eastAsia"/>
          <w:sz w:val="22"/>
          <w:szCs w:val="22"/>
          <w:lang w:eastAsia="ko-KR"/>
        </w:rPr>
        <w:t>).</w:t>
      </w:r>
      <w:r>
        <w:rPr>
          <w:rFonts w:ascii="Times New Roman" w:eastAsia="바탕"/>
          <w:sz w:val="22"/>
          <w:szCs w:val="22"/>
          <w:lang w:eastAsia="ko-KR"/>
        </w:rPr>
        <w:t xml:space="preserve"> </w:t>
      </w:r>
    </w:p>
    <w:p w14:paraId="04F72AD7" w14:textId="77777777" w:rsidR="00733D85" w:rsidRPr="006D64CE" w:rsidRDefault="00733D85" w:rsidP="009B23D3">
      <w:pPr>
        <w:pStyle w:val="s0"/>
        <w:widowControl/>
        <w:wordWrap w:val="0"/>
        <w:adjustRightInd/>
        <w:snapToGrid w:val="0"/>
        <w:spacing w:line="300" w:lineRule="auto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1933208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7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근질권의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실행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5974554D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5EF95EE3" w14:textId="77777777" w:rsidR="00B50B21" w:rsidRPr="006D64CE" w:rsidRDefault="00B54739" w:rsidP="009B23D3">
      <w:pPr>
        <w:numPr>
          <w:ilvl w:val="0"/>
          <w:numId w:val="7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도래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기한의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상실로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인하여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이행</w:t>
      </w:r>
      <w:r w:rsidR="00B0212A" w:rsidRPr="006D64CE">
        <w:rPr>
          <w:rFonts w:ascii="Times New Roman"/>
          <w:sz w:val="22"/>
          <w:szCs w:val="22"/>
        </w:rPr>
        <w:t>해</w:t>
      </w:r>
      <w:r w:rsidR="00B50B21" w:rsidRPr="006D64CE">
        <w:rPr>
          <w:rFonts w:ascii="Times New Roman"/>
          <w:sz w:val="22"/>
          <w:szCs w:val="22"/>
        </w:rPr>
        <w:t>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3B2D2C" w:rsidRPr="006D64CE">
        <w:rPr>
          <w:rFonts w:ascii="Times New Roman"/>
          <w:sz w:val="22"/>
          <w:szCs w:val="22"/>
        </w:rPr>
        <w:t>,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대출약정에서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정한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바에</w:t>
      </w:r>
      <w:r w:rsidR="003B2D2C" w:rsidRPr="006D64CE">
        <w:rPr>
          <w:rFonts w:ascii="Times New Roman"/>
          <w:sz w:val="22"/>
          <w:szCs w:val="22"/>
        </w:rPr>
        <w:t xml:space="preserve"> </w:t>
      </w:r>
      <w:r w:rsidR="003B2D2C" w:rsidRPr="006D64CE">
        <w:rPr>
          <w:rFonts w:ascii="Times New Roman"/>
          <w:sz w:val="22"/>
          <w:szCs w:val="22"/>
        </w:rPr>
        <w:t>따라</w:t>
      </w:r>
      <w:r w:rsidR="00F3625A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근질권을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1FBA043B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3E411623" w14:textId="77777777" w:rsidR="003C5020" w:rsidRPr="006D64CE" w:rsidRDefault="00B50B21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="00B646E7" w:rsidRPr="006D64CE">
        <w:rPr>
          <w:rFonts w:ascii="Times New Roman"/>
          <w:sz w:val="22"/>
          <w:szCs w:val="22"/>
        </w:rPr>
        <w:t>근질권설정자</w:t>
      </w:r>
      <w:r w:rsidR="002366F9" w:rsidRPr="006D64CE">
        <w:rPr>
          <w:rFonts w:ascii="Times New Roman"/>
          <w:sz w:val="22"/>
          <w:szCs w:val="22"/>
        </w:rPr>
        <w:t>가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이행하여야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할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근질권설정자를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대리하여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근질권의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목적인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</w:t>
      </w:r>
      <w:r w:rsidR="00786068" w:rsidRPr="006D64CE">
        <w:rPr>
          <w:rFonts w:ascii="Times New Roman"/>
          <w:sz w:val="22"/>
          <w:szCs w:val="22"/>
        </w:rPr>
        <w:t>권의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환급</w:t>
      </w:r>
      <w:r w:rsidR="00786068" w:rsidRPr="006D64CE">
        <w:rPr>
          <w:rFonts w:ascii="Times New Roman"/>
          <w:sz w:val="22"/>
          <w:szCs w:val="22"/>
        </w:rPr>
        <w:t>을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받아서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채무의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변제에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충당할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수</w:t>
      </w:r>
      <w:r w:rsidR="002366F9" w:rsidRPr="006D64CE">
        <w:rPr>
          <w:rFonts w:ascii="Times New Roman"/>
          <w:sz w:val="22"/>
          <w:szCs w:val="22"/>
        </w:rPr>
        <w:t xml:space="preserve"> </w:t>
      </w:r>
      <w:r w:rsidR="002366F9" w:rsidRPr="006D64CE">
        <w:rPr>
          <w:rFonts w:ascii="Times New Roman"/>
          <w:sz w:val="22"/>
          <w:szCs w:val="22"/>
        </w:rPr>
        <w:t>있다</w:t>
      </w:r>
      <w:r w:rsidR="002366F9" w:rsidRPr="006D64CE">
        <w:rPr>
          <w:rFonts w:ascii="Times New Roman"/>
          <w:sz w:val="22"/>
          <w:szCs w:val="22"/>
        </w:rPr>
        <w:t xml:space="preserve">.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Pr="006D64CE">
        <w:rPr>
          <w:rFonts w:ascii="Times New Roman"/>
          <w:sz w:val="22"/>
          <w:szCs w:val="22"/>
        </w:rPr>
        <w:t xml:space="preserve"> </w:t>
      </w:r>
      <w:r w:rsidR="000C5F15" w:rsidRPr="006D64CE">
        <w:rPr>
          <w:rFonts w:ascii="Times New Roman"/>
          <w:sz w:val="22"/>
          <w:szCs w:val="22"/>
        </w:rPr>
        <w:t>위</w:t>
      </w:r>
      <w:r w:rsidRPr="006D64CE">
        <w:rPr>
          <w:rFonts w:ascii="Times New Roman"/>
          <w:sz w:val="22"/>
          <w:szCs w:val="22"/>
        </w:rPr>
        <w:t>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같이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실행</w:t>
      </w:r>
      <w:r w:rsidR="003C5020" w:rsidRPr="006D64CE">
        <w:rPr>
          <w:rFonts w:ascii="Times New Roman"/>
          <w:sz w:val="22"/>
          <w:szCs w:val="22"/>
        </w:rPr>
        <w:t>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경우에는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그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사실을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근질권설정자에게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통지하기로</w:t>
      </w:r>
      <w:r w:rsidR="003C5020" w:rsidRPr="006D64CE">
        <w:rPr>
          <w:rFonts w:ascii="Times New Roman"/>
          <w:sz w:val="22"/>
          <w:szCs w:val="22"/>
        </w:rPr>
        <w:t xml:space="preserve"> </w:t>
      </w:r>
      <w:r w:rsidR="003C5020" w:rsidRPr="006D64CE">
        <w:rPr>
          <w:rFonts w:ascii="Times New Roman"/>
          <w:sz w:val="22"/>
          <w:szCs w:val="22"/>
        </w:rPr>
        <w:t>한다</w:t>
      </w:r>
      <w:r w:rsidR="003C5020" w:rsidRPr="006D64CE">
        <w:rPr>
          <w:rFonts w:ascii="Times New Roman"/>
          <w:sz w:val="22"/>
          <w:szCs w:val="22"/>
        </w:rPr>
        <w:t xml:space="preserve">. </w:t>
      </w:r>
    </w:p>
    <w:p w14:paraId="61FB1A39" w14:textId="77777777" w:rsidR="001C15E4" w:rsidRPr="006D64CE" w:rsidRDefault="001C15E4" w:rsidP="009B23D3">
      <w:p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929F0EB" w14:textId="77777777" w:rsidR="001C15E4" w:rsidRPr="006D64CE" w:rsidRDefault="001C15E4" w:rsidP="009B23D3">
      <w:pPr>
        <w:numPr>
          <w:ilvl w:val="0"/>
          <w:numId w:val="7"/>
        </w:numPr>
        <w:tabs>
          <w:tab w:val="left" w:pos="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1</w:t>
      </w:r>
      <w:r w:rsidRPr="006D64CE">
        <w:rPr>
          <w:rFonts w:ascii="Times New Roman"/>
          <w:sz w:val="22"/>
          <w:szCs w:val="22"/>
        </w:rPr>
        <w:t>항</w:t>
      </w:r>
      <w:r w:rsidRPr="006D64CE">
        <w:rPr>
          <w:rFonts w:ascii="Times New Roman"/>
          <w:sz w:val="22"/>
          <w:szCs w:val="22"/>
        </w:rPr>
        <w:t xml:space="preserve">, </w:t>
      </w:r>
      <w:r w:rsidRPr="006D64CE">
        <w:rPr>
          <w:rFonts w:ascii="Times New Roman"/>
          <w:sz w:val="22"/>
          <w:szCs w:val="22"/>
        </w:rPr>
        <w:t>제</w:t>
      </w:r>
      <w:r w:rsidRPr="006D64CE">
        <w:rPr>
          <w:rFonts w:ascii="Times New Roman"/>
          <w:sz w:val="22"/>
          <w:szCs w:val="22"/>
        </w:rPr>
        <w:t>2</w:t>
      </w:r>
      <w:r w:rsidRPr="006D64CE">
        <w:rPr>
          <w:rFonts w:ascii="Times New Roman"/>
          <w:sz w:val="22"/>
          <w:szCs w:val="22"/>
        </w:rPr>
        <w:t>항의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피담보채무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전</w:t>
      </w:r>
      <w:r w:rsidR="002449B7" w:rsidRPr="006D64CE">
        <w:rPr>
          <w:rFonts w:ascii="Times New Roman"/>
          <w:sz w:val="22"/>
          <w:szCs w:val="22"/>
        </w:rPr>
        <w:t>부를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소멸시키기</w:t>
      </w:r>
      <w:r w:rsidR="000A1817" w:rsidRPr="006D64CE">
        <w:rPr>
          <w:rFonts w:ascii="Times New Roman"/>
          <w:sz w:val="22"/>
          <w:szCs w:val="22"/>
        </w:rPr>
        <w:t>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부족한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때에는</w:t>
      </w:r>
      <w:r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는</w:t>
      </w:r>
      <w:r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Pr="006D64CE">
        <w:rPr>
          <w:rFonts w:ascii="Times New Roman"/>
          <w:sz w:val="22"/>
          <w:szCs w:val="22"/>
        </w:rPr>
        <w:t>에서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바에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따라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채무의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변제에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충당</w:t>
      </w:r>
      <w:r w:rsidR="00A7446B" w:rsidRPr="006D64CE">
        <w:rPr>
          <w:rFonts w:ascii="Times New Roman"/>
          <w:sz w:val="22"/>
          <w:szCs w:val="22"/>
        </w:rPr>
        <w:t>하기로</w:t>
      </w:r>
      <w:r w:rsidR="00A7446B" w:rsidRPr="006D64CE">
        <w:rPr>
          <w:rFonts w:ascii="Times New Roman"/>
          <w:sz w:val="22"/>
          <w:szCs w:val="22"/>
        </w:rPr>
        <w:t xml:space="preserve"> </w:t>
      </w:r>
      <w:r w:rsidR="00A7446B" w:rsidRPr="006D64CE">
        <w:rPr>
          <w:rFonts w:ascii="Times New Roman"/>
          <w:sz w:val="22"/>
          <w:szCs w:val="22"/>
        </w:rPr>
        <w:t>한다</w:t>
      </w:r>
      <w:r w:rsidR="00A7446B" w:rsidRPr="006D64CE">
        <w:rPr>
          <w:rFonts w:ascii="Times New Roman"/>
          <w:sz w:val="22"/>
          <w:szCs w:val="22"/>
        </w:rPr>
        <w:t xml:space="preserve">. </w:t>
      </w:r>
    </w:p>
    <w:p w14:paraId="590C5D02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z w:val="22"/>
          <w:szCs w:val="22"/>
          <w:lang w:eastAsia="ko-KR"/>
        </w:rPr>
      </w:pPr>
    </w:p>
    <w:p w14:paraId="4A58F675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8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비용부담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51F3D37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1203C0AA" w14:textId="77777777" w:rsidR="00B50B21" w:rsidRPr="006D64CE" w:rsidRDefault="00F4314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557296" w:rsidRPr="006D64CE">
        <w:rPr>
          <w:rFonts w:ascii="Times New Roman"/>
          <w:sz w:val="22"/>
          <w:szCs w:val="22"/>
        </w:rPr>
        <w:t>서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보전이나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실행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</w:t>
      </w:r>
      <w:r w:rsidR="00557296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부담하며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비용을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지급한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F274D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즉시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상환하기로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5030416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FC0A106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</w:rPr>
      </w:pPr>
      <w:r w:rsidRPr="006D64CE">
        <w:rPr>
          <w:rFonts w:ascii="Times New Roman" w:eastAsia="바탕"/>
          <w:b/>
          <w:sz w:val="22"/>
          <w:szCs w:val="22"/>
        </w:rPr>
        <w:t>제</w:t>
      </w:r>
      <w:r w:rsidR="00707FD9">
        <w:rPr>
          <w:rFonts w:ascii="Times New Roman" w:eastAsia="바탕"/>
          <w:b/>
          <w:sz w:val="22"/>
          <w:szCs w:val="22"/>
          <w:lang w:eastAsia="ko-KR"/>
        </w:rPr>
        <w:t>9</w:t>
      </w:r>
      <w:r w:rsidRPr="006D64CE">
        <w:rPr>
          <w:rFonts w:ascii="Times New Roman" w:eastAsia="바탕"/>
          <w:b/>
          <w:sz w:val="22"/>
          <w:szCs w:val="22"/>
        </w:rPr>
        <w:t>조</w:t>
      </w:r>
      <w:r w:rsidRPr="006D64CE">
        <w:rPr>
          <w:rFonts w:ascii="Times New Roman" w:eastAsia="바탕"/>
          <w:b/>
          <w:sz w:val="22"/>
          <w:szCs w:val="22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</w:rPr>
        <w:t>양도</w:t>
      </w:r>
      <w:r w:rsidRPr="006D64CE">
        <w:rPr>
          <w:rFonts w:ascii="Times New Roman" w:eastAsia="바탕"/>
          <w:b/>
          <w:sz w:val="22"/>
          <w:szCs w:val="22"/>
        </w:rPr>
        <w:t xml:space="preserve"> </w:t>
      </w:r>
      <w:r w:rsidRPr="006D64CE">
        <w:rPr>
          <w:rFonts w:ascii="Times New Roman" w:eastAsia="바탕"/>
          <w:b/>
          <w:sz w:val="22"/>
          <w:szCs w:val="22"/>
        </w:rPr>
        <w:t>등</w:t>
      </w:r>
      <w:r w:rsidRPr="006D64CE">
        <w:rPr>
          <w:rFonts w:ascii="Times New Roman" w:eastAsia="바탕"/>
          <w:b/>
          <w:sz w:val="22"/>
          <w:szCs w:val="22"/>
        </w:rPr>
        <w:t>)</w:t>
      </w:r>
    </w:p>
    <w:p w14:paraId="2BEE45A3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6EF24B9D" w14:textId="77777777" w:rsidR="00B50B21" w:rsidRPr="006D64CE" w:rsidRDefault="00F3625A" w:rsidP="009B23D3">
      <w:pPr>
        <w:numPr>
          <w:ilvl w:val="0"/>
          <w:numId w:val="4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lastRenderedPageBreak/>
        <w:t>근질권자</w:t>
      </w:r>
      <w:r w:rsidR="00617B76" w:rsidRPr="006D64CE">
        <w:rPr>
          <w:rFonts w:ascii="Times New Roman"/>
          <w:sz w:val="22"/>
          <w:szCs w:val="22"/>
        </w:rPr>
        <w:t>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서에서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정하는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바에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일부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전부를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이전하는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해당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상응하는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본</w:t>
      </w:r>
      <w:r w:rsidR="00F43141" w:rsidRPr="006D64CE">
        <w:rPr>
          <w:rFonts w:ascii="Times New Roman"/>
          <w:sz w:val="22"/>
          <w:szCs w:val="22"/>
        </w:rPr>
        <w:t xml:space="preserve"> </w:t>
      </w:r>
      <w:r w:rsidR="00F43141"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권한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법적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지위의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일</w:t>
      </w:r>
      <w:r w:rsidR="00B50B21" w:rsidRPr="006D64CE">
        <w:rPr>
          <w:rFonts w:ascii="Times New Roman"/>
          <w:sz w:val="22"/>
          <w:szCs w:val="22"/>
        </w:rPr>
        <w:t>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EA42B0" w:rsidRPr="006D64CE">
        <w:rPr>
          <w:rFonts w:ascii="Times New Roman"/>
          <w:sz w:val="22"/>
          <w:szCs w:val="22"/>
        </w:rPr>
        <w:t>전</w:t>
      </w:r>
      <w:r w:rsidR="00B50B21" w:rsidRPr="006D64CE">
        <w:rPr>
          <w:rFonts w:ascii="Times New Roman"/>
          <w:sz w:val="22"/>
          <w:szCs w:val="22"/>
        </w:rPr>
        <w:t>부</w:t>
      </w:r>
      <w:r w:rsidR="006D7DB6">
        <w:rPr>
          <w:rFonts w:ascii="Times New Roman" w:hint="eastAsia"/>
          <w:sz w:val="22"/>
          <w:szCs w:val="22"/>
        </w:rPr>
        <w:t>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피담보채권과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함께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처분</w:t>
      </w:r>
      <w:r w:rsidR="006D7DB6">
        <w:rPr>
          <w:rFonts w:ascii="Times New Roman" w:hint="eastAsia"/>
          <w:sz w:val="22"/>
          <w:szCs w:val="22"/>
        </w:rPr>
        <w:t>할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수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있</w:t>
      </w:r>
      <w:r w:rsidR="00B50B21" w:rsidRPr="006D64CE">
        <w:rPr>
          <w:rFonts w:ascii="Times New Roman"/>
          <w:sz w:val="22"/>
          <w:szCs w:val="22"/>
        </w:rPr>
        <w:t>다</w:t>
      </w:r>
      <w:r w:rsidR="00B50B21" w:rsidRPr="006D64CE">
        <w:rPr>
          <w:rFonts w:ascii="Times New Roman"/>
          <w:sz w:val="22"/>
          <w:szCs w:val="22"/>
        </w:rPr>
        <w:t>.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CC3B8C">
        <w:rPr>
          <w:rFonts w:ascii="Times New Roman" w:hint="eastAsia"/>
          <w:sz w:val="22"/>
          <w:szCs w:val="22"/>
        </w:rPr>
        <w:t>근질권설정자는</w:t>
      </w:r>
      <w:r w:rsidR="00CC3B8C">
        <w:rPr>
          <w:rFonts w:ascii="Times New Roman" w:hint="eastAsia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같은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근질권의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이전에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필요한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모든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절차에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협</w:t>
      </w:r>
      <w:r w:rsidR="006D7176" w:rsidRPr="006D64CE">
        <w:rPr>
          <w:rFonts w:ascii="Times New Roman"/>
          <w:sz w:val="22"/>
          <w:szCs w:val="22"/>
        </w:rPr>
        <w:t>력해야</w:t>
      </w:r>
      <w:r w:rsidR="001C15E4" w:rsidRPr="006D64CE">
        <w:rPr>
          <w:rFonts w:ascii="Times New Roman"/>
          <w:sz w:val="22"/>
          <w:szCs w:val="22"/>
        </w:rPr>
        <w:t xml:space="preserve"> </w:t>
      </w:r>
      <w:r w:rsidR="001C15E4" w:rsidRPr="006D64CE">
        <w:rPr>
          <w:rFonts w:ascii="Times New Roman"/>
          <w:sz w:val="22"/>
          <w:szCs w:val="22"/>
        </w:rPr>
        <w:t>한다</w:t>
      </w:r>
      <w:r w:rsidR="00321740" w:rsidRPr="006D64CE">
        <w:rPr>
          <w:rFonts w:ascii="Times New Roman"/>
          <w:sz w:val="22"/>
          <w:szCs w:val="22"/>
        </w:rPr>
        <w:t xml:space="preserve">. </w:t>
      </w:r>
      <w:r w:rsidR="000733DD" w:rsidRPr="006D64CE">
        <w:rPr>
          <w:rFonts w:ascii="Times New Roman"/>
          <w:sz w:val="22"/>
          <w:szCs w:val="22"/>
        </w:rPr>
        <w:t>단</w:t>
      </w:r>
      <w:r w:rsidR="000733DD" w:rsidRPr="006D64CE">
        <w:rPr>
          <w:rFonts w:ascii="Times New Roman"/>
          <w:sz w:val="22"/>
          <w:szCs w:val="22"/>
        </w:rPr>
        <w:t xml:space="preserve">, </w:t>
      </w:r>
      <w:r w:rsidR="000733DD" w:rsidRPr="006D64CE">
        <w:rPr>
          <w:rFonts w:ascii="Times New Roman"/>
          <w:sz w:val="22"/>
          <w:szCs w:val="22"/>
        </w:rPr>
        <w:t>근질권의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이전으로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인해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발생하는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제반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비용은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694352" w:rsidRPr="006D64CE">
        <w:rPr>
          <w:rFonts w:ascii="Times New Roman"/>
          <w:sz w:val="22"/>
          <w:szCs w:val="22"/>
        </w:rPr>
        <w:t>해당</w:t>
      </w:r>
      <w:r w:rsidR="00694352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근질권자가</w:t>
      </w:r>
      <w:r w:rsidR="000733DD" w:rsidRPr="006D64CE">
        <w:rPr>
          <w:rFonts w:ascii="Times New Roman"/>
          <w:sz w:val="22"/>
          <w:szCs w:val="22"/>
        </w:rPr>
        <w:t xml:space="preserve"> </w:t>
      </w:r>
      <w:r w:rsidR="000733DD" w:rsidRPr="006D64CE">
        <w:rPr>
          <w:rFonts w:ascii="Times New Roman"/>
          <w:sz w:val="22"/>
          <w:szCs w:val="22"/>
        </w:rPr>
        <w:t>부담한다</w:t>
      </w:r>
      <w:r w:rsidR="001C15E4" w:rsidRPr="006D64CE">
        <w:rPr>
          <w:rFonts w:ascii="Times New Roman"/>
          <w:sz w:val="22"/>
          <w:szCs w:val="22"/>
        </w:rPr>
        <w:t>.</w:t>
      </w:r>
    </w:p>
    <w:p w14:paraId="604BB839" w14:textId="77777777" w:rsidR="00B50B21" w:rsidRPr="006D64CE" w:rsidRDefault="00B50B21" w:rsidP="009B23D3">
      <w:pPr>
        <w:snapToGrid w:val="0"/>
        <w:spacing w:line="300" w:lineRule="auto"/>
        <w:ind w:left="57"/>
        <w:contextualSpacing/>
        <w:rPr>
          <w:rFonts w:ascii="Times New Roman"/>
          <w:sz w:val="22"/>
          <w:szCs w:val="22"/>
        </w:rPr>
      </w:pPr>
    </w:p>
    <w:p w14:paraId="53E75C04" w14:textId="77777777" w:rsidR="00B50B21" w:rsidRPr="006D64CE" w:rsidRDefault="00F43141" w:rsidP="009B23D3">
      <w:pPr>
        <w:numPr>
          <w:ilvl w:val="0"/>
          <w:numId w:val="4"/>
        </w:num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>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F3625A" w:rsidRPr="006D64CE">
        <w:rPr>
          <w:rFonts w:ascii="Times New Roman"/>
          <w:sz w:val="22"/>
          <w:szCs w:val="22"/>
        </w:rPr>
        <w:t>근질권자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사전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서면동의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따른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권리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자에게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양도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제공하거나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기타의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방법으로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처분할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없다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6DC1E236" w14:textId="77777777" w:rsidR="00EF2DD9" w:rsidRPr="006D64CE" w:rsidRDefault="00EF2DD9" w:rsidP="009B23D3">
      <w:pPr>
        <w:tabs>
          <w:tab w:val="left" w:pos="540"/>
        </w:tabs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42102CE0" w14:textId="77777777" w:rsidR="00566E76" w:rsidRPr="006D64CE" w:rsidRDefault="00566E76" w:rsidP="00566E76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>
        <w:rPr>
          <w:rFonts w:ascii="Times New Roman" w:eastAsia="바탕"/>
          <w:b/>
          <w:sz w:val="22"/>
          <w:szCs w:val="22"/>
          <w:lang w:eastAsia="ko-KR"/>
        </w:rPr>
        <w:t>0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근질권자들간의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 w:rsidRPr="00566E76">
        <w:rPr>
          <w:rFonts w:ascii="Times New Roman" w:eastAsia="바탕" w:hint="eastAsia"/>
          <w:b/>
          <w:sz w:val="22"/>
          <w:szCs w:val="22"/>
          <w:lang w:eastAsia="ko-KR"/>
        </w:rPr>
        <w:t>관계</w:t>
      </w:r>
      <w:r>
        <w:rPr>
          <w:rFonts w:ascii="Times New Roman" w:eastAsia="바탕" w:hint="eastAsia"/>
          <w:b/>
          <w:sz w:val="22"/>
          <w:szCs w:val="22"/>
          <w:lang w:eastAsia="ko-KR"/>
        </w:rPr>
        <w:t xml:space="preserve"> </w:t>
      </w:r>
      <w:r>
        <w:rPr>
          <w:rFonts w:ascii="Times New Roman" w:eastAsia="바탕" w:hint="eastAsia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01965F93" w14:textId="77777777" w:rsidR="00566E76" w:rsidRPr="006D64CE" w:rsidRDefault="00566E76" w:rsidP="00566E76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00DD47D9" w14:textId="77777777" w:rsid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Pr="00566E76">
        <w:rPr>
          <w:rFonts w:ascii="Times New Roman" w:hint="eastAsia"/>
          <w:sz w:val="22"/>
          <w:szCs w:val="22"/>
        </w:rPr>
        <w:t>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실행되는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대한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전부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이후에만</w:t>
      </w:r>
      <w:r w:rsidRPr="00566E76">
        <w:rPr>
          <w:rFonts w:ascii="Times New Roman" w:hint="eastAsia"/>
          <w:sz w:val="22"/>
          <w:szCs w:val="22"/>
        </w:rPr>
        <w:t xml:space="preserve"> 2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근질권자들이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피담보채무를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변제받을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있다</w:t>
      </w:r>
      <w:r w:rsidRPr="00566E76">
        <w:rPr>
          <w:rFonts w:ascii="Times New Roman" w:hint="eastAsia"/>
          <w:sz w:val="22"/>
          <w:szCs w:val="22"/>
        </w:rPr>
        <w:t xml:space="preserve">. </w:t>
      </w:r>
      <w:r w:rsidRPr="00566E76">
        <w:rPr>
          <w:rFonts w:ascii="Times New Roman" w:hint="eastAsia"/>
          <w:sz w:val="22"/>
          <w:szCs w:val="22"/>
        </w:rPr>
        <w:t>같은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상호간에는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동등하며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실행에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따른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금액은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대출약정에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정한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바에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따라</w:t>
      </w:r>
      <w:r w:rsidR="00E061DE">
        <w:rPr>
          <w:rFonts w:ascii="Times New Roman" w:hint="eastAsia"/>
          <w:sz w:val="22"/>
          <w:szCs w:val="22"/>
        </w:rPr>
        <w:t xml:space="preserve"> </w:t>
      </w:r>
      <w:r w:rsidR="00E061DE">
        <w:rPr>
          <w:rFonts w:ascii="Times New Roman" w:hint="eastAsia"/>
          <w:sz w:val="22"/>
          <w:szCs w:val="22"/>
        </w:rPr>
        <w:t>배분한다</w:t>
      </w:r>
      <w:r w:rsidR="00E061DE">
        <w:rPr>
          <w:rFonts w:ascii="Times New Roman" w:hint="eastAsia"/>
          <w:sz w:val="22"/>
          <w:szCs w:val="22"/>
        </w:rPr>
        <w:t>.</w:t>
      </w:r>
    </w:p>
    <w:p w14:paraId="441A0136" w14:textId="77777777" w:rsidR="00566E76" w:rsidRPr="00566E76" w:rsidRDefault="00566E76" w:rsidP="00E061DE">
      <w:pPr>
        <w:autoSpaceDE/>
        <w:autoSpaceDN/>
        <w:snapToGrid w:val="0"/>
        <w:spacing w:line="300" w:lineRule="auto"/>
        <w:ind w:left="403"/>
        <w:contextualSpacing/>
        <w:rPr>
          <w:rFonts w:ascii="Times New Roman"/>
          <w:sz w:val="22"/>
          <w:szCs w:val="22"/>
        </w:rPr>
      </w:pPr>
    </w:p>
    <w:p w14:paraId="34AD4E7E" w14:textId="1547B28E" w:rsidR="00566E76" w:rsidRPr="00566E76" w:rsidRDefault="00566E76" w:rsidP="00566E76">
      <w:pPr>
        <w:numPr>
          <w:ilvl w:val="0"/>
          <w:numId w:val="5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566E76">
        <w:rPr>
          <w:rFonts w:ascii="Times New Roman" w:hint="eastAsia"/>
          <w:sz w:val="22"/>
          <w:szCs w:val="22"/>
        </w:rPr>
        <w:t>후순위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근질권자들은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위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</w:t>
      </w:r>
      <w:r w:rsidRPr="00566E76">
        <w:rPr>
          <w:rFonts w:ascii="Times New Roman" w:hint="eastAsia"/>
          <w:sz w:val="22"/>
          <w:szCs w:val="22"/>
        </w:rPr>
        <w:t>1</w:t>
      </w:r>
      <w:r w:rsidRPr="00566E76">
        <w:rPr>
          <w:rFonts w:ascii="Times New Roman" w:hint="eastAsia"/>
          <w:sz w:val="22"/>
          <w:szCs w:val="22"/>
        </w:rPr>
        <w:t>항과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관련하여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필요한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서류가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있는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경우</w:t>
      </w:r>
      <w:r w:rsidRPr="00566E76">
        <w:rPr>
          <w:rFonts w:ascii="Times New Roman" w:hint="eastAsia"/>
          <w:sz w:val="22"/>
          <w:szCs w:val="22"/>
        </w:rPr>
        <w:t xml:space="preserve">, </w:t>
      </w:r>
      <w:r w:rsidRPr="00566E76">
        <w:rPr>
          <w:rFonts w:ascii="Times New Roman" w:hint="eastAsia"/>
          <w:sz w:val="22"/>
          <w:szCs w:val="22"/>
        </w:rPr>
        <w:t>그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서류를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앞선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순위의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근질권자에게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제공하여야</w:t>
      </w:r>
      <w:r w:rsidRPr="00566E76">
        <w:rPr>
          <w:rFonts w:ascii="Times New Roman" w:hint="eastAsia"/>
          <w:sz w:val="22"/>
          <w:szCs w:val="22"/>
        </w:rPr>
        <w:t xml:space="preserve"> </w:t>
      </w:r>
      <w:r w:rsidRPr="00566E76">
        <w:rPr>
          <w:rFonts w:ascii="Times New Roman" w:hint="eastAsia"/>
          <w:sz w:val="22"/>
          <w:szCs w:val="22"/>
        </w:rPr>
        <w:t>한다</w:t>
      </w:r>
      <w:r w:rsidRPr="00566E76">
        <w:rPr>
          <w:rFonts w:ascii="Times New Roman" w:hint="eastAsia"/>
          <w:sz w:val="22"/>
          <w:szCs w:val="22"/>
        </w:rPr>
        <w:t>.</w:t>
      </w:r>
    </w:p>
    <w:p w14:paraId="77A90924" w14:textId="77777777" w:rsidR="00566E76" w:rsidRPr="006D64CE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AD0B453" w14:textId="77777777" w:rsidR="00566E76" w:rsidRDefault="00566E76" w:rsidP="00566E76">
      <w:pPr>
        <w:numPr>
          <w:ilvl w:val="0"/>
          <w:numId w:val="5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관계에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대해서는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적용된다</w:t>
      </w:r>
      <w:r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계약서와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상충되는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경우에는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대출약정의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내용이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우선하여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적용된다</w:t>
      </w:r>
      <w:r w:rsidRPr="006D64CE">
        <w:rPr>
          <w:rFonts w:ascii="Times New Roman"/>
          <w:sz w:val="22"/>
          <w:szCs w:val="22"/>
        </w:rPr>
        <w:t>.</w:t>
      </w:r>
    </w:p>
    <w:p w14:paraId="23A28C93" w14:textId="77777777" w:rsidR="00566E76" w:rsidRPr="006D64CE" w:rsidRDefault="00566E76" w:rsidP="00E061D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DF7B4A0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z w:val="22"/>
          <w:szCs w:val="22"/>
          <w:lang w:eastAsia="ko-KR"/>
        </w:rPr>
        <w:t>1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다른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약정과의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관계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z w:val="22"/>
          <w:szCs w:val="22"/>
          <w:lang w:eastAsia="ko-KR"/>
        </w:rPr>
        <w:t>)</w:t>
      </w:r>
    </w:p>
    <w:p w14:paraId="12D93412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b/>
          <w:sz w:val="22"/>
          <w:szCs w:val="22"/>
        </w:rPr>
      </w:pPr>
    </w:p>
    <w:p w14:paraId="31AF5721" w14:textId="77777777" w:rsidR="00B50B21" w:rsidRPr="006D64CE" w:rsidRDefault="00F43141" w:rsidP="00E061DE">
      <w:pPr>
        <w:numPr>
          <w:ilvl w:val="0"/>
          <w:numId w:val="30"/>
        </w:numPr>
        <w:autoSpaceDE/>
        <w:autoSpaceDN/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피담보채무에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변경되지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아니하고</w:t>
      </w:r>
      <w:r w:rsidR="00B50B21" w:rsidRPr="006D64CE">
        <w:rPr>
          <w:rFonts w:ascii="Times New Roman"/>
          <w:sz w:val="22"/>
          <w:szCs w:val="22"/>
        </w:rPr>
        <w:t xml:space="preserve">, </w:t>
      </w:r>
      <w:r w:rsidR="00B50B21" w:rsidRPr="006D64CE">
        <w:rPr>
          <w:rFonts w:ascii="Times New Roman"/>
          <w:sz w:val="22"/>
          <w:szCs w:val="22"/>
        </w:rPr>
        <w:t>따로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보증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담보제공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등에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약정이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있는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때에는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그에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추가하여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의한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더해지는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것으로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근질권설정자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및</w:t>
      </w:r>
      <w:r w:rsidR="00B50B21" w:rsidRPr="006D64CE">
        <w:rPr>
          <w:rFonts w:ascii="Times New Roman"/>
          <w:sz w:val="22"/>
          <w:szCs w:val="22"/>
        </w:rPr>
        <w:t>/</w:t>
      </w:r>
      <w:r w:rsidR="00B50B21" w:rsidRPr="006D64CE">
        <w:rPr>
          <w:rFonts w:ascii="Times New Roman"/>
          <w:sz w:val="22"/>
          <w:szCs w:val="22"/>
        </w:rPr>
        <w:t>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</w:t>
      </w:r>
      <w:r w:rsidR="00B50B21" w:rsidRPr="006D64CE">
        <w:rPr>
          <w:rFonts w:ascii="Times New Roman"/>
          <w:sz w:val="22"/>
          <w:szCs w:val="22"/>
        </w:rPr>
        <w:t>3</w:t>
      </w:r>
      <w:r w:rsidR="00B50B21" w:rsidRPr="006D64CE">
        <w:rPr>
          <w:rFonts w:ascii="Times New Roman"/>
          <w:sz w:val="22"/>
          <w:szCs w:val="22"/>
        </w:rPr>
        <w:t>자가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장래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별도로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담보를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제공한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경우에도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이와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같다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2EAE567F" w14:textId="77777777" w:rsidR="00B50B21" w:rsidRPr="006D64CE" w:rsidRDefault="00B50B21" w:rsidP="009B23D3">
      <w:pPr>
        <w:snapToGrid w:val="0"/>
        <w:spacing w:line="300" w:lineRule="auto"/>
        <w:ind w:left="440" w:hangingChars="200" w:hanging="440"/>
        <w:contextualSpacing/>
        <w:rPr>
          <w:rFonts w:ascii="Times New Roman"/>
          <w:sz w:val="22"/>
          <w:szCs w:val="22"/>
        </w:rPr>
      </w:pPr>
    </w:p>
    <w:p w14:paraId="713900E1" w14:textId="77777777" w:rsidR="00B50B21" w:rsidRPr="006D64CE" w:rsidRDefault="00F43141" w:rsidP="00E061DE">
      <w:pPr>
        <w:numPr>
          <w:ilvl w:val="0"/>
          <w:numId w:val="30"/>
        </w:num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당사자들의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관계에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대해서는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 xml:space="preserve">. </w:t>
      </w:r>
      <w:r w:rsidRPr="006D64CE">
        <w:rPr>
          <w:rFonts w:ascii="Times New Roman"/>
          <w:sz w:val="22"/>
          <w:szCs w:val="22"/>
        </w:rPr>
        <w:t>본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계약</w:t>
      </w:r>
      <w:r w:rsidR="00B50B21" w:rsidRPr="006D64CE">
        <w:rPr>
          <w:rFonts w:ascii="Times New Roman"/>
          <w:sz w:val="22"/>
          <w:szCs w:val="22"/>
        </w:rPr>
        <w:t>서와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상충되는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경우에는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B50B21" w:rsidRPr="006D64CE">
        <w:rPr>
          <w:rFonts w:ascii="Times New Roman"/>
          <w:sz w:val="22"/>
          <w:szCs w:val="22"/>
        </w:rPr>
        <w:t>의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내용이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우선하여</w:t>
      </w:r>
      <w:r w:rsidR="00B50B21" w:rsidRPr="006D64CE">
        <w:rPr>
          <w:rFonts w:ascii="Times New Roman"/>
          <w:sz w:val="22"/>
          <w:szCs w:val="22"/>
        </w:rPr>
        <w:t xml:space="preserve"> </w:t>
      </w:r>
      <w:r w:rsidR="00B50B21" w:rsidRPr="006D64CE">
        <w:rPr>
          <w:rFonts w:ascii="Times New Roman"/>
          <w:sz w:val="22"/>
          <w:szCs w:val="22"/>
        </w:rPr>
        <w:t>적용된다</w:t>
      </w:r>
      <w:r w:rsidR="00B50B21" w:rsidRPr="006D64CE">
        <w:rPr>
          <w:rFonts w:ascii="Times New Roman"/>
          <w:sz w:val="22"/>
          <w:szCs w:val="22"/>
        </w:rPr>
        <w:t>.</w:t>
      </w:r>
    </w:p>
    <w:p w14:paraId="32E3A12A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1AA919C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2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일부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무효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등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7A10734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279E478F" w14:textId="77777777" w:rsidR="00B50B21" w:rsidRPr="006D64CE" w:rsidRDefault="00F4314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이와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작성된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서류에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개의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조항이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법령에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무효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위법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또는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집행불능으로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되더라도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본</w:t>
      </w:r>
      <w:r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3"/>
          <w:sz w:val="22"/>
          <w:szCs w:val="22"/>
        </w:rPr>
        <w:t>계약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서에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명시된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나머지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조항의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효력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,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적법성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및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집행가능성은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그로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인하여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아무런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영향을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받지</w:t>
      </w:r>
      <w:r w:rsidR="00B50B21" w:rsidRPr="006D64CE">
        <w:rPr>
          <w:rFonts w:ascii="Times New Roman" w:eastAsia="바탕"/>
          <w:spacing w:val="3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3"/>
          <w:sz w:val="22"/>
          <w:szCs w:val="22"/>
        </w:rPr>
        <w:t>아니한다</w:t>
      </w:r>
      <w:r w:rsidR="00B50B21" w:rsidRPr="006D64CE">
        <w:rPr>
          <w:rFonts w:ascii="Times New Roman" w:eastAsia="바탕"/>
          <w:spacing w:val="3"/>
          <w:sz w:val="22"/>
          <w:szCs w:val="22"/>
        </w:rPr>
        <w:t>.</w:t>
      </w:r>
    </w:p>
    <w:p w14:paraId="7E2C017A" w14:textId="77777777" w:rsidR="003018CF" w:rsidRPr="006D64CE" w:rsidRDefault="003018CF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</w:p>
    <w:p w14:paraId="79419EED" w14:textId="77777777" w:rsidR="00B50B21" w:rsidRPr="006D64CE" w:rsidRDefault="00B50B21" w:rsidP="009B23D3">
      <w:pPr>
        <w:pStyle w:val="s0"/>
        <w:widowControl/>
        <w:wordWrap w:val="0"/>
        <w:autoSpaceDE/>
        <w:autoSpaceDN/>
        <w:adjustRightInd/>
        <w:snapToGrid w:val="0"/>
        <w:spacing w:line="300" w:lineRule="auto"/>
        <w:ind w:left="567" w:hanging="567"/>
        <w:contextualSpacing/>
        <w:rPr>
          <w:rFonts w:ascii="Times New Roman" w:eastAsia="바탕"/>
          <w:b/>
          <w:spacing w:val="3"/>
          <w:sz w:val="22"/>
          <w:szCs w:val="22"/>
          <w:lang w:eastAsia="ko-KR"/>
        </w:rPr>
      </w:pP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제</w:t>
      </w:r>
      <w:r w:rsidR="00566E76"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1</w:t>
      </w:r>
      <w:r w:rsidR="00566E76">
        <w:rPr>
          <w:rFonts w:ascii="Times New Roman" w:eastAsia="바탕"/>
          <w:b/>
          <w:spacing w:val="3"/>
          <w:sz w:val="22"/>
          <w:szCs w:val="22"/>
          <w:lang w:eastAsia="ko-KR"/>
        </w:rPr>
        <w:t>3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조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 (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준거법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및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 xml:space="preserve"> 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관할법원</w:t>
      </w:r>
      <w:r w:rsidRPr="006D64CE">
        <w:rPr>
          <w:rFonts w:ascii="Times New Roman" w:eastAsia="바탕"/>
          <w:b/>
          <w:spacing w:val="3"/>
          <w:sz w:val="22"/>
          <w:szCs w:val="22"/>
          <w:lang w:eastAsia="ko-KR"/>
        </w:rPr>
        <w:t>)</w:t>
      </w:r>
    </w:p>
    <w:p w14:paraId="657AE2CE" w14:textId="77777777" w:rsidR="00B50B21" w:rsidRPr="006D64CE" w:rsidRDefault="00B50B21" w:rsidP="009B23D3">
      <w:pPr>
        <w:pStyle w:val="a5"/>
        <w:adjustRightInd/>
        <w:snapToGrid w:val="0"/>
        <w:spacing w:line="300" w:lineRule="auto"/>
        <w:contextualSpacing/>
        <w:rPr>
          <w:rFonts w:ascii="Times New Roman" w:eastAsia="바탕"/>
          <w:spacing w:val="3"/>
          <w:sz w:val="22"/>
          <w:szCs w:val="22"/>
        </w:rPr>
      </w:pPr>
    </w:p>
    <w:p w14:paraId="365BEAA7" w14:textId="77777777" w:rsidR="00C86167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은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대한민국</w:t>
      </w:r>
      <w:r w:rsidR="008E73E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법률에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규율되고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해석되며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, </w:t>
      </w:r>
      <w:r w:rsidRPr="006D64CE">
        <w:rPr>
          <w:rFonts w:ascii="Times New Roman" w:eastAsia="바탕"/>
          <w:sz w:val="22"/>
          <w:szCs w:val="22"/>
        </w:rPr>
        <w:t>본</w:t>
      </w:r>
      <w:r w:rsidRPr="006D64CE">
        <w:rPr>
          <w:rFonts w:ascii="Times New Roman" w:eastAsia="바탕"/>
          <w:sz w:val="22"/>
          <w:szCs w:val="22"/>
        </w:rPr>
        <w:t xml:space="preserve"> </w:t>
      </w:r>
      <w:r w:rsidRPr="006D64CE">
        <w:rPr>
          <w:rFonts w:ascii="Times New Roman" w:eastAsia="바탕"/>
          <w:sz w:val="22"/>
          <w:szCs w:val="22"/>
        </w:rPr>
        <w:t>계약</w:t>
      </w:r>
      <w:r w:rsidR="00B50B21" w:rsidRPr="006D64CE">
        <w:rPr>
          <w:rFonts w:ascii="Times New Roman" w:eastAsia="바탕"/>
          <w:sz w:val="22"/>
          <w:szCs w:val="22"/>
        </w:rPr>
        <w:t>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명시되지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아니한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사항에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관하여는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4739" w:rsidRPr="006D64CE">
        <w:rPr>
          <w:rFonts w:ascii="Times New Roman" w:eastAsia="바탕"/>
          <w:sz w:val="22"/>
          <w:szCs w:val="22"/>
        </w:rPr>
        <w:t>대출약정</w:t>
      </w:r>
      <w:r w:rsidR="00A43290" w:rsidRPr="006D64CE">
        <w:rPr>
          <w:rFonts w:ascii="Times New Roman" w:eastAsia="바탕"/>
          <w:sz w:val="22"/>
          <w:szCs w:val="22"/>
        </w:rPr>
        <w:t>과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일반적인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금융관행에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따르기로</w:t>
      </w:r>
      <w:r w:rsidR="00B50B21" w:rsidRPr="006D64CE">
        <w:rPr>
          <w:rFonts w:ascii="Times New Roman" w:eastAsia="바탕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z w:val="22"/>
          <w:szCs w:val="22"/>
        </w:rPr>
        <w:t>한다</w:t>
      </w:r>
      <w:r w:rsidR="00B50B21" w:rsidRPr="006D64CE">
        <w:rPr>
          <w:rFonts w:ascii="Times New Roman" w:eastAsia="바탕"/>
          <w:sz w:val="22"/>
          <w:szCs w:val="22"/>
        </w:rPr>
        <w:t>.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</w:p>
    <w:p w14:paraId="7F45DF22" w14:textId="77777777" w:rsidR="00C86167" w:rsidRPr="006D64CE" w:rsidRDefault="00C86167" w:rsidP="009B23D3">
      <w:pPr>
        <w:pStyle w:val="a5"/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</w:p>
    <w:p w14:paraId="368E0CB8" w14:textId="77777777" w:rsidR="00B50B21" w:rsidRPr="006D64CE" w:rsidRDefault="00F43141" w:rsidP="009B23D3">
      <w:pPr>
        <w:pStyle w:val="a5"/>
        <w:numPr>
          <w:ilvl w:val="0"/>
          <w:numId w:val="13"/>
        </w:numPr>
        <w:tabs>
          <w:tab w:val="clear" w:pos="800"/>
          <w:tab w:val="left" w:pos="426"/>
        </w:tabs>
        <w:adjustRightInd/>
        <w:snapToGrid w:val="0"/>
        <w:spacing w:line="300" w:lineRule="auto"/>
        <w:contextualSpacing/>
        <w:rPr>
          <w:rFonts w:ascii="Times New Roman" w:eastAsia="바탕"/>
          <w:spacing w:val="-2"/>
          <w:sz w:val="22"/>
          <w:szCs w:val="22"/>
        </w:rPr>
      </w:pPr>
      <w:r w:rsidRPr="006D64CE">
        <w:rPr>
          <w:rFonts w:ascii="Times New Roman" w:eastAsia="바탕"/>
          <w:spacing w:val="-2"/>
          <w:sz w:val="22"/>
          <w:szCs w:val="22"/>
        </w:rPr>
        <w:t>본</w:t>
      </w:r>
      <w:r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Pr="006D64CE">
        <w:rPr>
          <w:rFonts w:ascii="Times New Roman" w:eastAsia="바탕"/>
          <w:spacing w:val="-2"/>
          <w:sz w:val="22"/>
          <w:szCs w:val="22"/>
        </w:rPr>
        <w:t>계약</w:t>
      </w:r>
      <w:r w:rsidR="00BF34E3" w:rsidRPr="006D64CE">
        <w:rPr>
          <w:rFonts w:ascii="Times New Roman" w:eastAsia="바탕"/>
          <w:spacing w:val="-2"/>
          <w:sz w:val="22"/>
          <w:szCs w:val="22"/>
        </w:rPr>
        <w:t>과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관련하여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발생하는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당사자들간의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모든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소송이나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절차는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서울중앙지방법원의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4C3C77" w:rsidRPr="006D64CE">
        <w:rPr>
          <w:rFonts w:ascii="Times New Roman" w:eastAsia="바탕"/>
          <w:spacing w:val="-2"/>
          <w:sz w:val="22"/>
          <w:szCs w:val="22"/>
        </w:rPr>
        <w:t>전속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관할에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따르기로</w:t>
      </w:r>
      <w:r w:rsidR="00B50B21" w:rsidRPr="006D64CE">
        <w:rPr>
          <w:rFonts w:ascii="Times New Roman" w:eastAsia="바탕"/>
          <w:spacing w:val="-2"/>
          <w:sz w:val="22"/>
          <w:szCs w:val="22"/>
        </w:rPr>
        <w:t xml:space="preserve"> 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한다</w:t>
      </w:r>
      <w:r w:rsidR="00B50B21" w:rsidRPr="006D64CE">
        <w:rPr>
          <w:rFonts w:ascii="Times New Roman" w:eastAsia="바탕"/>
          <w:spacing w:val="-2"/>
          <w:sz w:val="22"/>
          <w:szCs w:val="22"/>
        </w:rPr>
        <w:t>.</w:t>
      </w:r>
    </w:p>
    <w:p w14:paraId="028AC1F1" w14:textId="77777777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03EFEE3" w14:textId="77777777" w:rsidR="00C94553" w:rsidRPr="006D64CE" w:rsidRDefault="00C94553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BC5171F" w14:textId="77777777" w:rsidR="00B50B21" w:rsidRPr="006D64CE" w:rsidRDefault="00B50B21" w:rsidP="009B23D3">
      <w:pPr>
        <w:snapToGrid w:val="0"/>
        <w:spacing w:line="300" w:lineRule="auto"/>
        <w:contextualSpacing/>
        <w:jc w:val="center"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t>(</w:t>
      </w:r>
      <w:r w:rsidR="001C15E4" w:rsidRPr="006D64CE">
        <w:rPr>
          <w:rFonts w:ascii="Times New Roman"/>
          <w:i/>
          <w:sz w:val="22"/>
          <w:szCs w:val="22"/>
        </w:rPr>
        <w:t>다음</w:t>
      </w:r>
      <w:r w:rsidR="001C15E4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면의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기명날인을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위하여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이하</w:t>
      </w:r>
      <w:r w:rsidR="00A70FC3" w:rsidRPr="006D64CE">
        <w:rPr>
          <w:rFonts w:ascii="Times New Roman"/>
          <w:i/>
          <w:sz w:val="22"/>
          <w:szCs w:val="22"/>
        </w:rPr>
        <w:t xml:space="preserve"> </w:t>
      </w:r>
      <w:r w:rsidR="00A70FC3" w:rsidRPr="006D64CE">
        <w:rPr>
          <w:rFonts w:ascii="Times New Roman"/>
          <w:i/>
          <w:sz w:val="22"/>
          <w:szCs w:val="22"/>
        </w:rPr>
        <w:t>여백</w:t>
      </w:r>
      <w:r w:rsidRPr="006D64CE">
        <w:rPr>
          <w:rFonts w:ascii="Times New Roman"/>
          <w:sz w:val="22"/>
          <w:szCs w:val="22"/>
        </w:rPr>
        <w:t>)</w:t>
      </w:r>
    </w:p>
    <w:p w14:paraId="4314C3C6" w14:textId="4CFEAE7A" w:rsidR="00B50B21" w:rsidRPr="006D64CE" w:rsidRDefault="00B50B21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  <w:szCs w:val="22"/>
        </w:rPr>
        <w:br w:type="page"/>
      </w:r>
      <w:bookmarkStart w:id="1" w:name="_Hlk530054439"/>
      <w:r w:rsidR="008916BB" w:rsidRPr="006D64CE">
        <w:rPr>
          <w:rFonts w:ascii="Times New Roman"/>
          <w:sz w:val="22"/>
        </w:rPr>
        <w:lastRenderedPageBreak/>
        <w:t>이상의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sz w:val="22"/>
        </w:rPr>
        <w:t>내용을</w:t>
      </w:r>
      <w:r w:rsidR="008916BB" w:rsidRPr="006D64CE">
        <w:rPr>
          <w:rFonts w:ascii="Times New Roman"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증명하기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위하여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의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당사자들은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첫머리에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기재된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일자에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본</w:t>
      </w:r>
      <w:r w:rsidR="008916BB" w:rsidRPr="006D64CE">
        <w:rPr>
          <w:rFonts w:ascii="Times New Roman"/>
          <w:bCs/>
          <w:sz w:val="22"/>
        </w:rPr>
        <w:t xml:space="preserve"> </w:t>
      </w:r>
      <w:r w:rsidR="009C7A68" w:rsidRPr="006D64CE">
        <w:rPr>
          <w:rFonts w:ascii="Times New Roman"/>
          <w:bCs/>
          <w:sz w:val="22"/>
        </w:rPr>
        <w:t>계약</w:t>
      </w:r>
      <w:r w:rsidR="008916BB" w:rsidRPr="006D64CE">
        <w:rPr>
          <w:rFonts w:ascii="Times New Roman"/>
          <w:bCs/>
          <w:sz w:val="22"/>
        </w:rPr>
        <w:t>서</w:t>
      </w:r>
      <w:r w:rsidR="008916BB" w:rsidRPr="006D64CE">
        <w:rPr>
          <w:rFonts w:ascii="Times New Roman"/>
          <w:bCs/>
          <w:sz w:val="22"/>
        </w:rPr>
        <w:t xml:space="preserve"> </w:t>
      </w:r>
      <w:r w:rsidR="007720F5" w:rsidRPr="006D64CE">
        <w:rPr>
          <w:rFonts w:ascii="Times New Roman"/>
          <w:bCs/>
          <w:sz w:val="22"/>
        </w:rPr>
        <w:t>1</w:t>
      </w:r>
      <w:r w:rsidR="008916BB" w:rsidRPr="006D64CE">
        <w:rPr>
          <w:rFonts w:ascii="Times New Roman"/>
          <w:bCs/>
          <w:sz w:val="22"/>
        </w:rPr>
        <w:t>부를</w:t>
      </w:r>
      <w:r w:rsidR="008916BB" w:rsidRPr="006D64CE">
        <w:rPr>
          <w:rFonts w:ascii="Times New Roman"/>
          <w:bCs/>
          <w:sz w:val="22"/>
        </w:rPr>
        <w:t xml:space="preserve"> </w:t>
      </w:r>
      <w:r w:rsidR="008916BB" w:rsidRPr="006D64CE">
        <w:rPr>
          <w:rFonts w:ascii="Times New Roman"/>
          <w:bCs/>
          <w:sz w:val="22"/>
        </w:rPr>
        <w:t>작성하여</w:t>
      </w:r>
      <w:r w:rsidR="008916BB" w:rsidRPr="006D64CE">
        <w:rPr>
          <w:rFonts w:ascii="Times New Roman"/>
          <w:bCs/>
          <w:sz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각자의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적법한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권한을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가진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자로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하여금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기명날인하도록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후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064D98">
        <w:rPr>
          <w:rFonts w:ascii="Times New Roman" w:hint="eastAsia"/>
          <w:sz w:val="22"/>
          <w:szCs w:val="22"/>
        </w:rPr>
        <w:t>이</w:t>
      </w:r>
      <w:r w:rsidR="00E01F05" w:rsidRPr="006D64CE" w:rsidDel="00E01F05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원본</w:t>
      </w:r>
      <w:r w:rsidR="00A43290" w:rsidRPr="006D64CE">
        <w:rPr>
          <w:rFonts w:ascii="Times New Roman"/>
          <w:sz w:val="22"/>
          <w:szCs w:val="22"/>
        </w:rPr>
        <w:t xml:space="preserve"> 1</w:t>
      </w:r>
      <w:r w:rsidR="00A43290" w:rsidRPr="006D64CE">
        <w:rPr>
          <w:rFonts w:ascii="Times New Roman"/>
          <w:sz w:val="22"/>
          <w:szCs w:val="22"/>
        </w:rPr>
        <w:t>부</w:t>
      </w:r>
      <w:r w:rsidR="007720F5" w:rsidRPr="006D64CE">
        <w:rPr>
          <w:rFonts w:ascii="Times New Roman"/>
          <w:sz w:val="22"/>
          <w:szCs w:val="22"/>
        </w:rPr>
        <w:t>를</w:t>
      </w:r>
      <w:r w:rsidR="00786068" w:rsidRPr="006D64CE">
        <w:rPr>
          <w:rFonts w:ascii="Times New Roman"/>
          <w:sz w:val="22"/>
          <w:szCs w:val="22"/>
        </w:rPr>
        <w:t xml:space="preserve"> </w:t>
      </w:r>
      <w:r w:rsidR="00786068" w:rsidRPr="006D64CE">
        <w:rPr>
          <w:rFonts w:ascii="Times New Roman"/>
          <w:sz w:val="22"/>
          <w:szCs w:val="22"/>
        </w:rPr>
        <w:t>보관하고</w:t>
      </w:r>
      <w:r w:rsidR="00675124" w:rsidRPr="006D64CE">
        <w:rPr>
          <w:rFonts w:ascii="Times New Roman"/>
          <w:sz w:val="22"/>
          <w:szCs w:val="22"/>
        </w:rPr>
        <w:t>,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나머지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당사자들은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사본을</w:t>
      </w:r>
      <w:r w:rsidR="007720F5" w:rsidRPr="006D64CE">
        <w:rPr>
          <w:rFonts w:ascii="Times New Roman"/>
          <w:sz w:val="22"/>
          <w:szCs w:val="22"/>
        </w:rPr>
        <w:t xml:space="preserve"> </w:t>
      </w:r>
      <w:r w:rsidR="007720F5" w:rsidRPr="006D64CE">
        <w:rPr>
          <w:rFonts w:ascii="Times New Roman"/>
          <w:sz w:val="22"/>
          <w:szCs w:val="22"/>
        </w:rPr>
        <w:t>보관하</w:t>
      </w:r>
      <w:r w:rsidR="00A43290" w:rsidRPr="006D64CE">
        <w:rPr>
          <w:rFonts w:ascii="Times New Roman"/>
          <w:sz w:val="22"/>
          <w:szCs w:val="22"/>
        </w:rPr>
        <w:t>기로</w:t>
      </w:r>
      <w:r w:rsidR="00A43290" w:rsidRPr="006D64CE">
        <w:rPr>
          <w:rFonts w:ascii="Times New Roman"/>
          <w:sz w:val="22"/>
          <w:szCs w:val="22"/>
        </w:rPr>
        <w:t xml:space="preserve"> </w:t>
      </w:r>
      <w:r w:rsidR="00A43290" w:rsidRPr="006D64CE">
        <w:rPr>
          <w:rFonts w:ascii="Times New Roman"/>
          <w:sz w:val="22"/>
          <w:szCs w:val="22"/>
        </w:rPr>
        <w:t>한다</w:t>
      </w:r>
      <w:r w:rsidR="00A43290" w:rsidRPr="006D64CE">
        <w:rPr>
          <w:rFonts w:ascii="Times New Roman"/>
          <w:sz w:val="22"/>
          <w:szCs w:val="22"/>
        </w:rPr>
        <w:t>.</w:t>
      </w:r>
    </w:p>
    <w:p w14:paraId="0EA74FA9" w14:textId="77777777" w:rsidR="00B50B21" w:rsidRPr="006D64CE" w:rsidRDefault="00B50B21" w:rsidP="009B23D3">
      <w:pPr>
        <w:pStyle w:val="a4"/>
        <w:snapToGrid w:val="0"/>
        <w:spacing w:line="300" w:lineRule="auto"/>
        <w:contextualSpacing/>
        <w:rPr>
          <w:rFonts w:ascii="Times New Roman" w:hAnsi="Times New Roman"/>
          <w:sz w:val="22"/>
          <w:u w:val="single"/>
        </w:rPr>
      </w:pPr>
    </w:p>
    <w:p w14:paraId="43A7B9DF" w14:textId="77777777" w:rsidR="00477A3C" w:rsidRPr="006D64CE" w:rsidRDefault="00477A3C" w:rsidP="009B23D3">
      <w:pPr>
        <w:pStyle w:val="a4"/>
        <w:snapToGrid w:val="0"/>
        <w:spacing w:line="300" w:lineRule="auto"/>
        <w:rPr>
          <w:rFonts w:ascii="Times New Roman" w:hAnsi="Times New Roman"/>
          <w:sz w:val="22"/>
          <w:u w:val="single"/>
        </w:rPr>
      </w:pPr>
    </w:p>
    <w:p w14:paraId="149271B0" w14:textId="77777777" w:rsidR="00B50B21" w:rsidRPr="006D64CE" w:rsidRDefault="00743E46" w:rsidP="009B23D3">
      <w:pPr>
        <w:snapToGrid w:val="0"/>
        <w:spacing w:line="300" w:lineRule="auto"/>
        <w:rPr>
          <w:rFonts w:ascii="Times New Roman"/>
          <w:bCs/>
          <w:color w:val="000000"/>
          <w:sz w:val="22"/>
          <w:szCs w:val="22"/>
          <w:u w:val="single"/>
        </w:rPr>
      </w:pPr>
      <w:r w:rsidRPr="006D64CE">
        <w:rPr>
          <w:rFonts w:ascii="Times New Roman"/>
          <w:b/>
          <w:sz w:val="22"/>
          <w:u w:val="single"/>
        </w:rPr>
        <w:t>근질권설정자</w:t>
      </w:r>
    </w:p>
    <w:p w14:paraId="51201FF7" w14:textId="77777777" w:rsidR="005632E0" w:rsidRPr="006D64CE" w:rsidRDefault="005632E0" w:rsidP="009B23D3">
      <w:pPr>
        <w:widowControl/>
        <w:snapToGrid w:val="0"/>
        <w:spacing w:line="300" w:lineRule="auto"/>
        <w:rPr>
          <w:rFonts w:ascii="Times New Roman"/>
          <w:sz w:val="22"/>
        </w:rPr>
      </w:pPr>
    </w:p>
    <w:p w14:paraId="7B2AA18E" w14:textId="196E1644" w:rsidR="0010522B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b/>
          <w:sz w:val="22"/>
        </w:rPr>
        <w:t>주</w:t>
      </w:r>
      <w:r w:rsidR="008013B1">
        <w:rPr>
          <w:rFonts w:ascii="Times New Roman" w:hint="eastAsia"/>
          <w:b/>
          <w:sz w:val="22"/>
        </w:rPr>
        <w:t>식회사</w:t>
      </w:r>
      <w:r>
        <w:rPr>
          <w:rFonts w:ascii="Times New Roman" w:hint="eastAsia"/>
          <w:b/>
          <w:sz w:val="22"/>
        </w:rPr>
        <w:t xml:space="preserve"> </w:t>
      </w:r>
      <w:r>
        <w:rPr>
          <w:rFonts w:ascii="Times New Roman" w:hint="eastAsia"/>
          <w:b/>
          <w:sz w:val="22"/>
        </w:rPr>
        <w:t>코람코라이프로지스위탁관리부동산투자회사</w:t>
      </w:r>
    </w:p>
    <w:p w14:paraId="2D84CB3C" w14:textId="77777777" w:rsidR="0010522B" w:rsidRDefault="0010522B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02A450F6" w14:textId="7D47D46E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강남구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>삼성로</w:t>
      </w:r>
      <w:r>
        <w:rPr>
          <w:rFonts w:ascii="Times New Roman" w:hint="eastAsia"/>
          <w:sz w:val="22"/>
        </w:rPr>
        <w:t xml:space="preserve"> 511(</w:t>
      </w:r>
      <w:r>
        <w:rPr>
          <w:rFonts w:ascii="Times New Roman" w:hint="eastAsia"/>
          <w:sz w:val="22"/>
        </w:rPr>
        <w:t>삼성동</w:t>
      </w:r>
      <w:r>
        <w:rPr>
          <w:rFonts w:ascii="Times New Roman" w:hint="eastAsia"/>
          <w:sz w:val="22"/>
        </w:rPr>
        <w:t>)</w:t>
      </w:r>
    </w:p>
    <w:p w14:paraId="65C180F0" w14:textId="77777777" w:rsidR="00915B9C" w:rsidRDefault="00915B9C" w:rsidP="0010522B">
      <w:pPr>
        <w:snapToGrid w:val="0"/>
        <w:spacing w:line="400" w:lineRule="exact"/>
        <w:rPr>
          <w:rFonts w:ascii="Times New Roman"/>
          <w:sz w:val="22"/>
        </w:rPr>
      </w:pPr>
    </w:p>
    <w:p w14:paraId="5A758002" w14:textId="559F1672" w:rsidR="0010522B" w:rsidRDefault="0010522B" w:rsidP="0010522B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/>
          <w:sz w:val="22"/>
        </w:rPr>
        <w:t>)</w:t>
      </w:r>
    </w:p>
    <w:p w14:paraId="53145F2C" w14:textId="0D7A9725" w:rsidR="008D7B5D" w:rsidRPr="009B3D6E" w:rsidRDefault="0010522B" w:rsidP="00675FE2">
      <w:pPr>
        <w:snapToGrid w:val="0"/>
        <w:spacing w:line="400" w:lineRule="exact"/>
        <w:rPr>
          <w:rFonts w:ascii="Times New Roman"/>
          <w:sz w:val="22"/>
        </w:rPr>
      </w:pPr>
      <w:r w:rsidDel="0010522B">
        <w:rPr>
          <w:rFonts w:ascii="Times New Roman" w:hint="eastAsia"/>
          <w:b/>
          <w:sz w:val="22"/>
        </w:rPr>
        <w:t xml:space="preserve"> </w:t>
      </w:r>
    </w:p>
    <w:p w14:paraId="4F93FD71" w14:textId="77777777" w:rsidR="00F930EC" w:rsidRPr="006D64CE" w:rsidRDefault="00F930EC" w:rsidP="009B23D3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0735D8FA" w14:textId="71C8556B" w:rsidR="008013B1" w:rsidRDefault="00C354FB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6D64CE">
        <w:rPr>
          <w:rFonts w:ascii="Times New Roman"/>
          <w:sz w:val="22"/>
        </w:rPr>
        <w:br w:type="page"/>
      </w:r>
      <w:bookmarkStart w:id="2" w:name="_Hlk511729248"/>
      <w:r w:rsidR="008013B1" w:rsidRPr="006D64CE">
        <w:rPr>
          <w:rFonts w:ascii="Times New Roman"/>
          <w:sz w:val="22"/>
        </w:rPr>
        <w:lastRenderedPageBreak/>
        <w:t>이상의</w:t>
      </w:r>
      <w:r w:rsidR="008013B1" w:rsidRPr="006D64CE">
        <w:rPr>
          <w:rFonts w:ascii="Times New Roman"/>
          <w:sz w:val="22"/>
        </w:rPr>
        <w:t xml:space="preserve"> </w:t>
      </w:r>
      <w:r w:rsidR="008013B1" w:rsidRPr="006D64CE">
        <w:rPr>
          <w:rFonts w:ascii="Times New Roman"/>
          <w:sz w:val="22"/>
        </w:rPr>
        <w:t>내용을</w:t>
      </w:r>
      <w:r w:rsidR="008013B1" w:rsidRPr="006D64CE">
        <w:rPr>
          <w:rFonts w:ascii="Times New Roman"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증명하기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위하여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본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계약의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당사자들은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첫머리에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기재된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일자에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본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계약서</w:t>
      </w:r>
      <w:r w:rsidR="008013B1" w:rsidRPr="006D64CE">
        <w:rPr>
          <w:rFonts w:ascii="Times New Roman"/>
          <w:bCs/>
          <w:sz w:val="22"/>
        </w:rPr>
        <w:t xml:space="preserve"> 1</w:t>
      </w:r>
      <w:r w:rsidR="008013B1" w:rsidRPr="006D64CE">
        <w:rPr>
          <w:rFonts w:ascii="Times New Roman"/>
          <w:bCs/>
          <w:sz w:val="22"/>
        </w:rPr>
        <w:t>부를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bCs/>
          <w:sz w:val="22"/>
        </w:rPr>
        <w:t>작성하여</w:t>
      </w:r>
      <w:r w:rsidR="008013B1" w:rsidRPr="006D64CE">
        <w:rPr>
          <w:rFonts w:ascii="Times New Roman"/>
          <w:bCs/>
          <w:sz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각자의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적법한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권한을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가진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자로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하여금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기명날인하도록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>
        <w:rPr>
          <w:rFonts w:ascii="Times New Roman" w:hint="eastAsia"/>
          <w:sz w:val="22"/>
          <w:szCs w:val="22"/>
        </w:rPr>
        <w:t>근질권자</w:t>
      </w:r>
      <w:r w:rsidR="008013B1">
        <w:rPr>
          <w:rFonts w:ascii="Times New Roman" w:hint="eastAsia"/>
          <w:sz w:val="22"/>
          <w:szCs w:val="22"/>
        </w:rPr>
        <w:t xml:space="preserve"> </w:t>
      </w:r>
      <w:r w:rsidR="008013B1">
        <w:rPr>
          <w:rFonts w:ascii="Times New Roman" w:hint="eastAsia"/>
          <w:sz w:val="22"/>
          <w:szCs w:val="22"/>
        </w:rPr>
        <w:t>중</w:t>
      </w:r>
      <w:r w:rsidR="008013B1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8013B1">
        <w:rPr>
          <w:rFonts w:ascii="Times New Roman" w:hint="eastAsia"/>
          <w:color w:val="000000"/>
          <w:spacing w:val="-2"/>
          <w:sz w:val="22"/>
          <w:szCs w:val="22"/>
        </w:rPr>
        <w:t>이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원본</w:t>
      </w:r>
      <w:r w:rsidR="008013B1" w:rsidRPr="006D64CE">
        <w:rPr>
          <w:rFonts w:ascii="Times New Roman"/>
          <w:sz w:val="22"/>
          <w:szCs w:val="22"/>
        </w:rPr>
        <w:t xml:space="preserve"> 1</w:t>
      </w:r>
      <w:r w:rsidR="008013B1" w:rsidRPr="006D64CE">
        <w:rPr>
          <w:rFonts w:ascii="Times New Roman"/>
          <w:sz w:val="22"/>
          <w:szCs w:val="22"/>
        </w:rPr>
        <w:t>부를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보관하고</w:t>
      </w:r>
      <w:r w:rsidR="008013B1" w:rsidRPr="006D64CE">
        <w:rPr>
          <w:rFonts w:ascii="Times New Roman"/>
          <w:sz w:val="22"/>
          <w:szCs w:val="22"/>
        </w:rPr>
        <w:t xml:space="preserve">, </w:t>
      </w:r>
      <w:r w:rsidR="008013B1" w:rsidRPr="006D64CE">
        <w:rPr>
          <w:rFonts w:ascii="Times New Roman"/>
          <w:sz w:val="22"/>
          <w:szCs w:val="22"/>
        </w:rPr>
        <w:t>나머지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당사자들은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사본을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보관하기로</w:t>
      </w:r>
      <w:r w:rsidR="008013B1" w:rsidRPr="006D64CE">
        <w:rPr>
          <w:rFonts w:ascii="Times New Roman"/>
          <w:sz w:val="22"/>
          <w:szCs w:val="22"/>
        </w:rPr>
        <w:t xml:space="preserve"> </w:t>
      </w:r>
      <w:r w:rsidR="008013B1" w:rsidRPr="006D64CE">
        <w:rPr>
          <w:rFonts w:ascii="Times New Roman"/>
          <w:sz w:val="22"/>
          <w:szCs w:val="22"/>
        </w:rPr>
        <w:t>한다</w:t>
      </w:r>
      <w:r w:rsidR="008013B1" w:rsidRPr="006D64CE">
        <w:rPr>
          <w:rFonts w:ascii="Times New Roman"/>
          <w:sz w:val="22"/>
          <w:szCs w:val="22"/>
        </w:rPr>
        <w:t xml:space="preserve">. </w:t>
      </w:r>
    </w:p>
    <w:p w14:paraId="6E063948" w14:textId="7CF88721" w:rsidR="00984465" w:rsidRDefault="00984465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564EC08" w14:textId="77777777" w:rsidR="00984465" w:rsidRPr="00984465" w:rsidRDefault="00984465" w:rsidP="008013B1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06E5FCF4" w14:textId="77777777" w:rsidR="008013B1" w:rsidRPr="006D64CE" w:rsidRDefault="008013B1" w:rsidP="008013B1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1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14E5BF6D" w14:textId="77777777" w:rsidR="008013B1" w:rsidRDefault="008013B1" w:rsidP="008013B1">
      <w:pPr>
        <w:snapToGrid w:val="0"/>
        <w:spacing w:line="400" w:lineRule="exact"/>
        <w:rPr>
          <w:rFonts w:ascii="Times New Roman"/>
          <w:b/>
          <w:sz w:val="22"/>
        </w:rPr>
      </w:pPr>
    </w:p>
    <w:p w14:paraId="411891D1" w14:textId="2BEFC2B7" w:rsidR="008013B1" w:rsidRPr="00AD6238" w:rsidRDefault="00915B9C" w:rsidP="008013B1">
      <w:pPr>
        <w:snapToGrid w:val="0"/>
        <w:spacing w:line="400" w:lineRule="exact"/>
        <w:rPr>
          <w:rFonts w:ascii="Times New Roman"/>
          <w:b/>
          <w:sz w:val="22"/>
        </w:rPr>
      </w:pPr>
      <w:r>
        <w:rPr>
          <w:rFonts w:ascii="Times New Roman" w:hint="eastAsia"/>
          <w:b/>
          <w:sz w:val="22"/>
        </w:rPr>
        <w:t xml:space="preserve">[*] </w:t>
      </w:r>
      <w:r w:rsidR="008013B1">
        <w:rPr>
          <w:rFonts w:ascii="Times New Roman" w:hint="eastAsia"/>
          <w:b/>
          <w:sz w:val="22"/>
        </w:rPr>
        <w:t>주식회사</w:t>
      </w:r>
      <w:r w:rsidR="008013B1">
        <w:rPr>
          <w:rFonts w:ascii="Times New Roman" w:hint="eastAsia"/>
          <w:b/>
          <w:sz w:val="22"/>
        </w:rPr>
        <w:t xml:space="preserve"> </w:t>
      </w:r>
    </w:p>
    <w:p w14:paraId="4A71F0EC" w14:textId="77777777" w:rsidR="008013B1" w:rsidRDefault="008013B1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2F6D3FEF" w14:textId="37CDD03F" w:rsidR="00915B9C" w:rsidRDefault="00915B9C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서울</w:t>
      </w:r>
      <w:r>
        <w:rPr>
          <w:rFonts w:ascii="Times New Roman" w:hint="eastAsia"/>
          <w:sz w:val="22"/>
        </w:rPr>
        <w:t xml:space="preserve"> </w:t>
      </w:r>
    </w:p>
    <w:p w14:paraId="30E5170F" w14:textId="77777777" w:rsidR="00915B9C" w:rsidRDefault="00915B9C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p w14:paraId="77B4FFF3" w14:textId="366B6129" w:rsidR="008013B1" w:rsidRDefault="008013B1" w:rsidP="008013B1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대표이사</w:t>
      </w:r>
      <w:r>
        <w:rPr>
          <w:rFonts w:ascii="Times New Roman" w:hint="eastAsia"/>
          <w:sz w:val="22"/>
        </w:rPr>
        <w:t xml:space="preserve"> </w:t>
      </w:r>
      <w:r w:rsidR="00915B9C">
        <w:rPr>
          <w:rFonts w:ascii="Times New Roman" w:hint="eastAsia"/>
          <w:sz w:val="22"/>
        </w:rPr>
        <w:t>[*]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25EE4473" w14:textId="77777777" w:rsidR="008013B1" w:rsidRDefault="008013B1">
      <w:pPr>
        <w:widowControl/>
        <w:wordWrap/>
        <w:autoSpaceDE/>
        <w:autoSpaceDN/>
        <w:jc w:val="left"/>
        <w:rPr>
          <w:rFonts w:ascii="Times New Roman"/>
          <w:sz w:val="22"/>
        </w:rPr>
      </w:pPr>
      <w:r>
        <w:rPr>
          <w:rFonts w:ascii="Times New Roman"/>
          <w:sz w:val="22"/>
        </w:rPr>
        <w:br w:type="page"/>
      </w:r>
    </w:p>
    <w:p w14:paraId="1CC80287" w14:textId="4D0CC712" w:rsidR="000C1169" w:rsidRPr="006D64CE" w:rsidRDefault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근질권자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10522B">
        <w:rPr>
          <w:rFonts w:ascii="Times New Roman" w:hint="eastAsia"/>
          <w:sz w:val="22"/>
          <w:szCs w:val="22"/>
        </w:rPr>
        <w:t>중</w:t>
      </w:r>
      <w:r w:rsidR="0010522B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[*]</w:t>
      </w:r>
      <w:r w:rsidR="00915B9C">
        <w:rPr>
          <w:rFonts w:ascii="Times New Roman" w:hint="eastAsia"/>
          <w:sz w:val="22"/>
          <w:szCs w:val="22"/>
        </w:rPr>
        <w:t>이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원본</w:t>
      </w:r>
      <w:r w:rsidR="00915B9C">
        <w:rPr>
          <w:rFonts w:ascii="Times New Roman" w:hint="eastAsia"/>
          <w:sz w:val="22"/>
          <w:szCs w:val="22"/>
        </w:rPr>
        <w:t xml:space="preserve"> 1</w:t>
      </w:r>
      <w:r w:rsidR="00915B9C">
        <w:rPr>
          <w:rFonts w:ascii="Times New Roman" w:hint="eastAsia"/>
          <w:sz w:val="22"/>
          <w:szCs w:val="22"/>
        </w:rPr>
        <w:t>부를</w:t>
      </w:r>
      <w:r w:rsidR="00915B9C">
        <w:rPr>
          <w:rFonts w:ascii="Times New Roman" w:hint="eastAsia"/>
          <w:sz w:val="22"/>
          <w:szCs w:val="22"/>
        </w:rPr>
        <w:t xml:space="preserve"> </w:t>
      </w:r>
      <w:r w:rsidR="00915B9C">
        <w:rPr>
          <w:rFonts w:ascii="Times New Roman" w:hint="eastAsia"/>
          <w:sz w:val="22"/>
          <w:szCs w:val="22"/>
        </w:rPr>
        <w:t>보관하고</w:t>
      </w:r>
      <w:r w:rsidR="00915B9C"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4015B9E7" w14:textId="77777777" w:rsidR="000C1169" w:rsidRPr="00915B9C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1C89A9FD" w14:textId="77777777" w:rsidR="000C1169" w:rsidRPr="006D64CE" w:rsidRDefault="000C1169" w:rsidP="000C1169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4B04EE" w14:textId="77777777" w:rsidR="000C1169" w:rsidRPr="006D64CE" w:rsidRDefault="000C1169" w:rsidP="000C1169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21091D3E" w14:textId="77777777" w:rsidR="000C1169" w:rsidRPr="006D64CE" w:rsidRDefault="000C1169" w:rsidP="000C1169">
      <w:pPr>
        <w:snapToGrid w:val="0"/>
        <w:spacing w:line="400" w:lineRule="exact"/>
        <w:rPr>
          <w:rFonts w:ascii="Times New Roman"/>
          <w:sz w:val="22"/>
        </w:rPr>
      </w:pPr>
    </w:p>
    <w:p w14:paraId="245A9D0C" w14:textId="7A99AC07" w:rsidR="00783278" w:rsidRDefault="004F4C95" w:rsidP="00783278">
      <w:pPr>
        <w:snapToGrid w:val="0"/>
        <w:spacing w:line="400" w:lineRule="exact"/>
        <w:rPr>
          <w:rFonts w:ascii="Times New Roman"/>
          <w:b/>
          <w:sz w:val="22"/>
        </w:rPr>
      </w:pPr>
      <w:bookmarkStart w:id="3" w:name="_Hlk182323053"/>
      <w:r>
        <w:rPr>
          <w:rFonts w:ascii="Times New Roman" w:hint="eastAsia"/>
          <w:b/>
          <w:sz w:val="22"/>
        </w:rPr>
        <w:t>키움캐피탈</w:t>
      </w:r>
      <w:r w:rsidR="00783278">
        <w:rPr>
          <w:rFonts w:ascii="Times New Roman" w:hint="eastAsia"/>
          <w:b/>
          <w:sz w:val="22"/>
        </w:rPr>
        <w:t xml:space="preserve"> </w:t>
      </w:r>
      <w:r w:rsidR="00783278">
        <w:rPr>
          <w:rFonts w:ascii="Times New Roman" w:hint="eastAsia"/>
          <w:b/>
          <w:sz w:val="22"/>
        </w:rPr>
        <w:t>주식회사</w:t>
      </w:r>
    </w:p>
    <w:p w14:paraId="40C2ADA7" w14:textId="77777777" w:rsidR="00915B9C" w:rsidRDefault="00915B9C" w:rsidP="00783278">
      <w:pPr>
        <w:snapToGrid w:val="0"/>
        <w:spacing w:line="400" w:lineRule="exact"/>
        <w:rPr>
          <w:rFonts w:ascii="Times New Roman"/>
          <w:b/>
          <w:sz w:val="22"/>
        </w:rPr>
      </w:pPr>
    </w:p>
    <w:p w14:paraId="3A375E9C" w14:textId="0F91AA88" w:rsidR="00915B9C" w:rsidRPr="00915B9C" w:rsidRDefault="004F4C95" w:rsidP="00783278">
      <w:pPr>
        <w:snapToGrid w:val="0"/>
        <w:spacing w:line="400" w:lineRule="exact"/>
        <w:rPr>
          <w:rFonts w:ascii="Times New Roman"/>
          <w:bCs/>
          <w:sz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영등포구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여의대로</w:t>
      </w:r>
      <w:r>
        <w:rPr>
          <w:rFonts w:ascii="Times New Roman" w:hint="eastAsia"/>
          <w:kern w:val="0"/>
          <w:sz w:val="22"/>
          <w:szCs w:val="22"/>
        </w:rPr>
        <w:t xml:space="preserve"> 66, 17</w:t>
      </w:r>
      <w:r>
        <w:rPr>
          <w:rFonts w:ascii="Times New Roman" w:hint="eastAsia"/>
          <w:kern w:val="0"/>
          <w:sz w:val="22"/>
          <w:szCs w:val="22"/>
        </w:rPr>
        <w:t>층</w:t>
      </w:r>
      <w:r>
        <w:rPr>
          <w:rFonts w:ascii="Times New Roman" w:hint="eastAsia"/>
          <w:kern w:val="0"/>
          <w:sz w:val="22"/>
          <w:szCs w:val="22"/>
        </w:rPr>
        <w:t>(</w:t>
      </w:r>
      <w:r>
        <w:rPr>
          <w:rFonts w:ascii="Times New Roman" w:hint="eastAsia"/>
          <w:kern w:val="0"/>
          <w:sz w:val="22"/>
          <w:szCs w:val="22"/>
        </w:rPr>
        <w:t>여의도동</w:t>
      </w:r>
      <w:r>
        <w:rPr>
          <w:rFonts w:ascii="Times New Roman" w:hint="eastAsia"/>
          <w:kern w:val="0"/>
          <w:sz w:val="22"/>
          <w:szCs w:val="22"/>
        </w:rPr>
        <w:t>)</w:t>
      </w:r>
      <w:r w:rsidR="00915B9C" w:rsidRPr="00915B9C">
        <w:rPr>
          <w:rFonts w:ascii="Times New Roman" w:hint="eastAsia"/>
          <w:bCs/>
          <w:sz w:val="22"/>
        </w:rPr>
        <w:t xml:space="preserve"> </w:t>
      </w:r>
    </w:p>
    <w:p w14:paraId="4347A8E8" w14:textId="77777777" w:rsidR="00783278" w:rsidRDefault="00783278" w:rsidP="00783278">
      <w:pPr>
        <w:snapToGrid w:val="0"/>
        <w:spacing w:line="400" w:lineRule="exact"/>
        <w:rPr>
          <w:rFonts w:ascii="Times New Roman"/>
          <w:sz w:val="22"/>
        </w:rPr>
      </w:pPr>
    </w:p>
    <w:p w14:paraId="5D722E90" w14:textId="6D81D873" w:rsidR="00783278" w:rsidRPr="00B40ADA" w:rsidRDefault="004F4C95" w:rsidP="00783278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창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민</w:t>
      </w:r>
      <w:r w:rsidDel="004F4C95">
        <w:rPr>
          <w:rFonts w:ascii="Times New Roman" w:hint="eastAsia"/>
          <w:sz w:val="22"/>
        </w:rPr>
        <w:t xml:space="preserve"> </w:t>
      </w:r>
      <w:r w:rsidR="00783278">
        <w:rPr>
          <w:rFonts w:ascii="Times New Roman" w:hint="eastAsia"/>
          <w:sz w:val="22"/>
        </w:rPr>
        <w:t xml:space="preserve"> </w:t>
      </w:r>
      <w:r w:rsidR="00783278"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 w:rsidR="00783278">
        <w:rPr>
          <w:rFonts w:ascii="Times New Roman"/>
          <w:sz w:val="22"/>
        </w:rPr>
        <w:t xml:space="preserve"> (</w:t>
      </w:r>
      <w:r w:rsidR="00783278">
        <w:rPr>
          <w:rFonts w:ascii="Times New Roman" w:hint="eastAsia"/>
          <w:sz w:val="22"/>
        </w:rPr>
        <w:t>인</w:t>
      </w:r>
      <w:r w:rsidR="00783278">
        <w:rPr>
          <w:rFonts w:ascii="Times New Roman" w:hint="eastAsia"/>
          <w:sz w:val="22"/>
        </w:rPr>
        <w:t>)</w:t>
      </w:r>
    </w:p>
    <w:bookmarkEnd w:id="3"/>
    <w:p w14:paraId="6FCB73B3" w14:textId="77777777" w:rsidR="00F5549E" w:rsidRPr="006D64CE" w:rsidRDefault="00783278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>
        <w:rPr>
          <w:rFonts w:ascii="Times New Roman"/>
          <w:b/>
          <w:sz w:val="22"/>
        </w:rPr>
        <w:br w:type="page"/>
      </w:r>
      <w:r w:rsidR="00F5549E" w:rsidRPr="00984465">
        <w:rPr>
          <w:rFonts w:ascii="Times New Roman"/>
          <w:sz w:val="22"/>
          <w:szCs w:val="22"/>
        </w:rPr>
        <w:lastRenderedPageBreak/>
        <w:t>이상의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내용을</w:t>
      </w:r>
      <w:r w:rsidR="00F5549E" w:rsidRPr="00984465">
        <w:rPr>
          <w:rFonts w:ascii="Times New Roman"/>
          <w:sz w:val="22"/>
          <w:szCs w:val="22"/>
        </w:rPr>
        <w:t xml:space="preserve"> </w:t>
      </w:r>
      <w:r w:rsidR="00F5549E" w:rsidRPr="00984465">
        <w:rPr>
          <w:rFonts w:ascii="Times New Roman"/>
          <w:sz w:val="22"/>
          <w:szCs w:val="22"/>
        </w:rPr>
        <w:t>증명하기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위하여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계약의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당사자들은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첫머리에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기재된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일자에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본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계약서</w:t>
      </w:r>
      <w:r w:rsidR="00F5549E" w:rsidRPr="00D55566">
        <w:rPr>
          <w:rFonts w:ascii="Times New Roman"/>
          <w:sz w:val="22"/>
          <w:szCs w:val="22"/>
        </w:rPr>
        <w:t xml:space="preserve"> 1</w:t>
      </w:r>
      <w:r w:rsidR="00F5549E" w:rsidRPr="00D55566">
        <w:rPr>
          <w:rFonts w:ascii="Times New Roman" w:hint="eastAsia"/>
          <w:sz w:val="22"/>
          <w:szCs w:val="22"/>
        </w:rPr>
        <w:t>부를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D55566">
        <w:rPr>
          <w:rFonts w:ascii="Times New Roman" w:hint="eastAsia"/>
          <w:sz w:val="22"/>
          <w:szCs w:val="22"/>
        </w:rPr>
        <w:t>작성하여</w:t>
      </w:r>
      <w:r w:rsidR="00F5549E" w:rsidRPr="00D55566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각자의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적법한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권한을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가진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자로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하여금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기명날인하도록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근질권자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중</w:t>
      </w:r>
      <w:r w:rsidR="00F5549E">
        <w:rPr>
          <w:rFonts w:ascii="Times New Roman" w:hint="eastAsia"/>
          <w:sz w:val="22"/>
          <w:szCs w:val="22"/>
        </w:rPr>
        <w:t xml:space="preserve"> [*]</w:t>
      </w:r>
      <w:r w:rsidR="00F5549E">
        <w:rPr>
          <w:rFonts w:ascii="Times New Roman" w:hint="eastAsia"/>
          <w:sz w:val="22"/>
          <w:szCs w:val="22"/>
        </w:rPr>
        <w:t>이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원본</w:t>
      </w:r>
      <w:r w:rsidR="00F5549E">
        <w:rPr>
          <w:rFonts w:ascii="Times New Roman" w:hint="eastAsia"/>
          <w:sz w:val="22"/>
          <w:szCs w:val="22"/>
        </w:rPr>
        <w:t xml:space="preserve"> 1</w:t>
      </w:r>
      <w:r w:rsidR="00F5549E">
        <w:rPr>
          <w:rFonts w:ascii="Times New Roman" w:hint="eastAsia"/>
          <w:sz w:val="22"/>
          <w:szCs w:val="22"/>
        </w:rPr>
        <w:t>부를</w:t>
      </w:r>
      <w:r w:rsidR="00F5549E">
        <w:rPr>
          <w:rFonts w:ascii="Times New Roman" w:hint="eastAsia"/>
          <w:sz w:val="22"/>
          <w:szCs w:val="22"/>
        </w:rPr>
        <w:t xml:space="preserve"> </w:t>
      </w:r>
      <w:r w:rsidR="00F5549E">
        <w:rPr>
          <w:rFonts w:ascii="Times New Roman" w:hint="eastAsia"/>
          <w:sz w:val="22"/>
          <w:szCs w:val="22"/>
        </w:rPr>
        <w:t>보관하고</w:t>
      </w:r>
      <w:r w:rsidR="00F5549E">
        <w:rPr>
          <w:rFonts w:ascii="Times New Roman" w:hint="eastAsia"/>
          <w:sz w:val="22"/>
          <w:szCs w:val="22"/>
        </w:rPr>
        <w:t>,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나머지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당사자들은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사본을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보관하기로</w:t>
      </w:r>
      <w:r w:rsidR="00F5549E" w:rsidRPr="006D64CE">
        <w:rPr>
          <w:rFonts w:ascii="Times New Roman"/>
          <w:sz w:val="22"/>
          <w:szCs w:val="22"/>
        </w:rPr>
        <w:t xml:space="preserve"> </w:t>
      </w:r>
      <w:r w:rsidR="00F5549E" w:rsidRPr="006D64CE">
        <w:rPr>
          <w:rFonts w:ascii="Times New Roman"/>
          <w:sz w:val="22"/>
          <w:szCs w:val="22"/>
        </w:rPr>
        <w:t>한다</w:t>
      </w:r>
      <w:r w:rsidR="00F5549E" w:rsidRPr="006D64CE">
        <w:rPr>
          <w:rFonts w:ascii="Times New Roman"/>
          <w:sz w:val="22"/>
          <w:szCs w:val="22"/>
        </w:rPr>
        <w:t xml:space="preserve">. </w:t>
      </w:r>
    </w:p>
    <w:p w14:paraId="6B2291E9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8448976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685A4A68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AE5701D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63B75F49" w14:textId="175487AE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r>
        <w:rPr>
          <w:rFonts w:ascii="Times New Roman" w:hint="eastAsia"/>
          <w:b/>
          <w:kern w:val="0"/>
          <w:sz w:val="22"/>
          <w:szCs w:val="22"/>
        </w:rPr>
        <w:t>엠지캐피탈</w:t>
      </w:r>
      <w:r>
        <w:rPr>
          <w:rFonts w:ascii="Times New Roman" w:hint="eastAsia"/>
          <w:b/>
          <w:kern w:val="0"/>
          <w:sz w:val="22"/>
          <w:szCs w:val="22"/>
        </w:rPr>
        <w:t xml:space="preserve"> </w:t>
      </w:r>
      <w:r>
        <w:rPr>
          <w:rFonts w:ascii="Times New Roman" w:hint="eastAsia"/>
          <w:b/>
          <w:kern w:val="0"/>
          <w:sz w:val="22"/>
          <w:szCs w:val="22"/>
        </w:rPr>
        <w:t>주식회사</w:t>
      </w:r>
    </w:p>
    <w:p w14:paraId="2CFBA6CD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0CC29B74" w14:textId="290BEDB0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kern w:val="0"/>
          <w:sz w:val="22"/>
          <w:szCs w:val="22"/>
        </w:rPr>
        <w:t>서울특별시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중구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 xml:space="preserve"> 55(</w:t>
      </w:r>
      <w:r>
        <w:rPr>
          <w:rFonts w:ascii="Times New Roman" w:hint="eastAsia"/>
          <w:kern w:val="0"/>
          <w:sz w:val="22"/>
          <w:szCs w:val="22"/>
        </w:rPr>
        <w:t>남대문로</w:t>
      </w:r>
      <w:r>
        <w:rPr>
          <w:rFonts w:ascii="Times New Roman" w:hint="eastAsia"/>
          <w:kern w:val="0"/>
          <w:sz w:val="22"/>
          <w:szCs w:val="22"/>
        </w:rPr>
        <w:t>2</w:t>
      </w:r>
      <w:r>
        <w:rPr>
          <w:rFonts w:ascii="Times New Roman" w:hint="eastAsia"/>
          <w:kern w:val="0"/>
          <w:sz w:val="22"/>
          <w:szCs w:val="22"/>
        </w:rPr>
        <w:t>가</w:t>
      </w:r>
      <w:r>
        <w:rPr>
          <w:rFonts w:ascii="Times New Roman" w:hint="eastAsia"/>
          <w:kern w:val="0"/>
          <w:sz w:val="22"/>
          <w:szCs w:val="22"/>
        </w:rPr>
        <w:t>)</w:t>
      </w:r>
    </w:p>
    <w:p w14:paraId="65459C3D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20D26239" w14:textId="2F852F80" w:rsidR="00F5549E" w:rsidRPr="00B40ADA" w:rsidRDefault="00F5549E" w:rsidP="00F5549E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  <w:r w:rsidRPr="00413874">
        <w:rPr>
          <w:rFonts w:ascii="Times New Roman"/>
          <w:kern w:val="0"/>
          <w:sz w:val="22"/>
          <w:szCs w:val="22"/>
        </w:rPr>
        <w:t>대표이사</w:t>
      </w:r>
      <w:r>
        <w:rPr>
          <w:rFonts w:ascii="Times New Roman"/>
          <w:kern w:val="0"/>
          <w:sz w:val="22"/>
          <w:szCs w:val="22"/>
        </w:rPr>
        <w:tab/>
      </w:r>
      <w:r>
        <w:rPr>
          <w:rFonts w:ascii="Times New Roman" w:hint="eastAsia"/>
          <w:kern w:val="0"/>
          <w:sz w:val="22"/>
          <w:szCs w:val="22"/>
        </w:rPr>
        <w:t>김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병</w:t>
      </w:r>
      <w:r>
        <w:rPr>
          <w:rFonts w:ascii="Times New Roman" w:hint="eastAsia"/>
          <w:kern w:val="0"/>
          <w:sz w:val="22"/>
          <w:szCs w:val="22"/>
        </w:rPr>
        <w:t xml:space="preserve"> </w:t>
      </w:r>
      <w:r>
        <w:rPr>
          <w:rFonts w:ascii="Times New Roman" w:hint="eastAsia"/>
          <w:kern w:val="0"/>
          <w:sz w:val="22"/>
          <w:szCs w:val="22"/>
        </w:rPr>
        <w:t>국</w:t>
      </w:r>
      <w:r w:rsidDel="004F4C95">
        <w:rPr>
          <w:rFonts w:ascii="Times New Roman" w:hint="eastAsia"/>
          <w:sz w:val="22"/>
        </w:rPr>
        <w:t xml:space="preserve"> </w:t>
      </w:r>
      <w:r>
        <w:rPr>
          <w:rFonts w:ascii="Times New Roman" w:hint="eastAsia"/>
          <w:sz w:val="22"/>
        </w:rPr>
        <w:t xml:space="preserve"> </w:t>
      </w:r>
      <w:r>
        <w:rPr>
          <w:rFonts w:ascii="Times New Roman"/>
          <w:sz w:val="22"/>
        </w:rPr>
        <w:t xml:space="preserve">  </w:t>
      </w:r>
      <w:r w:rsidR="00EC5F79">
        <w:rPr>
          <w:rFonts w:ascii="Times New Roman"/>
          <w:sz w:val="22"/>
        </w:rPr>
        <w:tab/>
      </w:r>
      <w:r w:rsidR="00EC5F79">
        <w:rPr>
          <w:rFonts w:ascii="Times New Roman"/>
          <w:sz w:val="22"/>
        </w:rPr>
        <w:tab/>
      </w:r>
      <w:r>
        <w:rPr>
          <w:rFonts w:ascii="Times New Roman"/>
          <w:sz w:val="22"/>
        </w:rPr>
        <w:t xml:space="preserve"> (</w:t>
      </w:r>
      <w:r>
        <w:rPr>
          <w:rFonts w:ascii="Times New Roman" w:hint="eastAsia"/>
          <w:sz w:val="22"/>
        </w:rPr>
        <w:t>인</w:t>
      </w:r>
      <w:r>
        <w:rPr>
          <w:rFonts w:ascii="Times New Roman" w:hint="eastAsia"/>
          <w:sz w:val="22"/>
        </w:rPr>
        <w:t>)</w:t>
      </w:r>
    </w:p>
    <w:p w14:paraId="0269021B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sz w:val="22"/>
          <w:szCs w:val="22"/>
        </w:rPr>
      </w:pPr>
      <w:r>
        <w:rPr>
          <w:rFonts w:ascii="Times New Roman"/>
          <w:sz w:val="22"/>
          <w:szCs w:val="22"/>
        </w:rPr>
        <w:br w:type="page"/>
      </w:r>
    </w:p>
    <w:p w14:paraId="4EA98741" w14:textId="361C9ABD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  <w:r w:rsidRPr="00984465">
        <w:rPr>
          <w:rFonts w:ascii="Times New Roman"/>
          <w:sz w:val="22"/>
          <w:szCs w:val="22"/>
        </w:rPr>
        <w:lastRenderedPageBreak/>
        <w:t>이상의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내용을</w:t>
      </w:r>
      <w:r w:rsidRPr="00984465">
        <w:rPr>
          <w:rFonts w:ascii="Times New Roman"/>
          <w:sz w:val="22"/>
          <w:szCs w:val="22"/>
        </w:rPr>
        <w:t xml:space="preserve"> </w:t>
      </w:r>
      <w:r w:rsidRPr="00984465">
        <w:rPr>
          <w:rFonts w:ascii="Times New Roman"/>
          <w:sz w:val="22"/>
          <w:szCs w:val="22"/>
        </w:rPr>
        <w:t>증명하기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위하여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계약의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당사자들은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첫머리에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기재된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일자에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본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계약서</w:t>
      </w:r>
      <w:r w:rsidRPr="00D55566">
        <w:rPr>
          <w:rFonts w:ascii="Times New Roman"/>
          <w:sz w:val="22"/>
          <w:szCs w:val="22"/>
        </w:rPr>
        <w:t xml:space="preserve"> 1</w:t>
      </w:r>
      <w:r w:rsidRPr="00D55566">
        <w:rPr>
          <w:rFonts w:ascii="Times New Roman" w:hint="eastAsia"/>
          <w:sz w:val="22"/>
          <w:szCs w:val="22"/>
        </w:rPr>
        <w:t>부를</w:t>
      </w:r>
      <w:r w:rsidRPr="00D55566">
        <w:rPr>
          <w:rFonts w:ascii="Times New Roman"/>
          <w:sz w:val="22"/>
          <w:szCs w:val="22"/>
        </w:rPr>
        <w:t xml:space="preserve"> </w:t>
      </w:r>
      <w:r w:rsidRPr="00D55566">
        <w:rPr>
          <w:rFonts w:ascii="Times New Roman" w:hint="eastAsia"/>
          <w:sz w:val="22"/>
          <w:szCs w:val="22"/>
        </w:rPr>
        <w:t>작성하여</w:t>
      </w:r>
      <w:r w:rsidRPr="00D55566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각자의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적법한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권한을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가진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자로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하여금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기명날인하도록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후</w:t>
      </w:r>
      <w:r w:rsidRPr="006D64CE">
        <w:rPr>
          <w:rFonts w:ascii="Times New Roman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근질권자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중</w:t>
      </w:r>
      <w:r>
        <w:rPr>
          <w:rFonts w:ascii="Times New Roman" w:hint="eastAsia"/>
          <w:sz w:val="22"/>
          <w:szCs w:val="22"/>
        </w:rPr>
        <w:t xml:space="preserve"> [*]</w:t>
      </w:r>
      <w:r>
        <w:rPr>
          <w:rFonts w:ascii="Times New Roman" w:hint="eastAsia"/>
          <w:sz w:val="22"/>
          <w:szCs w:val="22"/>
        </w:rPr>
        <w:t>이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원본</w:t>
      </w:r>
      <w:r>
        <w:rPr>
          <w:rFonts w:ascii="Times New Roman" w:hint="eastAsia"/>
          <w:sz w:val="22"/>
          <w:szCs w:val="22"/>
        </w:rPr>
        <w:t xml:space="preserve"> 1</w:t>
      </w:r>
      <w:r>
        <w:rPr>
          <w:rFonts w:ascii="Times New Roman" w:hint="eastAsia"/>
          <w:sz w:val="22"/>
          <w:szCs w:val="22"/>
        </w:rPr>
        <w:t>부를</w:t>
      </w:r>
      <w:r>
        <w:rPr>
          <w:rFonts w:ascii="Times New Roman" w:hint="eastAsia"/>
          <w:sz w:val="22"/>
          <w:szCs w:val="22"/>
        </w:rPr>
        <w:t xml:space="preserve"> </w:t>
      </w:r>
      <w:r>
        <w:rPr>
          <w:rFonts w:ascii="Times New Roman" w:hint="eastAsia"/>
          <w:sz w:val="22"/>
          <w:szCs w:val="22"/>
        </w:rPr>
        <w:t>보관하고</w:t>
      </w:r>
      <w:r>
        <w:rPr>
          <w:rFonts w:ascii="Times New Roman" w:hint="eastAsia"/>
          <w:sz w:val="22"/>
          <w:szCs w:val="22"/>
        </w:rPr>
        <w:t>,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나머지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당사자들은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사본을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보관하기로</w:t>
      </w:r>
      <w:r w:rsidRPr="006D64CE">
        <w:rPr>
          <w:rFonts w:ascii="Times New Roman"/>
          <w:sz w:val="22"/>
          <w:szCs w:val="22"/>
        </w:rPr>
        <w:t xml:space="preserve"> </w:t>
      </w:r>
      <w:r w:rsidRPr="006D64CE">
        <w:rPr>
          <w:rFonts w:ascii="Times New Roman"/>
          <w:sz w:val="22"/>
          <w:szCs w:val="22"/>
        </w:rPr>
        <w:t>한다</w:t>
      </w:r>
      <w:r w:rsidRPr="006D64CE">
        <w:rPr>
          <w:rFonts w:ascii="Times New Roman"/>
          <w:sz w:val="22"/>
          <w:szCs w:val="22"/>
        </w:rPr>
        <w:t xml:space="preserve">. </w:t>
      </w:r>
    </w:p>
    <w:p w14:paraId="58B6A440" w14:textId="77777777" w:rsidR="00F5549E" w:rsidRPr="00915B9C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71C80AB5" w14:textId="77777777" w:rsidR="00F5549E" w:rsidRPr="006D64CE" w:rsidRDefault="00F5549E" w:rsidP="00F5549E">
      <w:pPr>
        <w:snapToGrid w:val="0"/>
        <w:spacing w:line="300" w:lineRule="auto"/>
        <w:contextualSpacing/>
        <w:rPr>
          <w:rFonts w:ascii="Times New Roman"/>
          <w:sz w:val="22"/>
          <w:szCs w:val="22"/>
        </w:rPr>
      </w:pPr>
    </w:p>
    <w:p w14:paraId="224FAB54" w14:textId="77777777" w:rsidR="00F5549E" w:rsidRPr="006D64CE" w:rsidRDefault="00F5549E" w:rsidP="00F5549E">
      <w:pPr>
        <w:widowControl/>
        <w:tabs>
          <w:tab w:val="left" w:pos="400"/>
        </w:tabs>
        <w:spacing w:line="400" w:lineRule="exact"/>
        <w:rPr>
          <w:rFonts w:ascii="Times New Roman"/>
          <w:b/>
          <w:sz w:val="22"/>
          <w:szCs w:val="22"/>
          <w:u w:val="single"/>
        </w:rPr>
      </w:pPr>
      <w:r>
        <w:rPr>
          <w:rFonts w:ascii="Times New Roman" w:hint="eastAsia"/>
          <w:b/>
          <w:sz w:val="22"/>
          <w:szCs w:val="22"/>
          <w:u w:val="single"/>
        </w:rPr>
        <w:t>2</w:t>
      </w:r>
      <w:r>
        <w:rPr>
          <w:rFonts w:ascii="Times New Roman" w:hint="eastAsia"/>
          <w:b/>
          <w:sz w:val="22"/>
          <w:szCs w:val="22"/>
          <w:u w:val="single"/>
        </w:rPr>
        <w:t>순위</w:t>
      </w:r>
      <w:r>
        <w:rPr>
          <w:rFonts w:ascii="Times New Roman" w:hint="eastAsia"/>
          <w:b/>
          <w:sz w:val="22"/>
          <w:szCs w:val="22"/>
          <w:u w:val="single"/>
        </w:rPr>
        <w:t xml:space="preserve"> </w:t>
      </w:r>
      <w:r w:rsidRPr="006D64CE">
        <w:rPr>
          <w:rFonts w:ascii="Times New Roman"/>
          <w:b/>
          <w:sz w:val="22"/>
          <w:szCs w:val="22"/>
          <w:u w:val="single"/>
        </w:rPr>
        <w:t>근질권자</w:t>
      </w:r>
    </w:p>
    <w:p w14:paraId="656C8CCE" w14:textId="77777777" w:rsidR="00F5549E" w:rsidRPr="006D64C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34723A0B" w14:textId="243692C2" w:rsidR="00F5549E" w:rsidRDefault="00F5549E" w:rsidP="00F5549E">
      <w:pPr>
        <w:snapToGrid w:val="0"/>
        <w:spacing w:line="400" w:lineRule="exact"/>
        <w:rPr>
          <w:rFonts w:ascii="Times New Roman"/>
          <w:b/>
          <w:kern w:val="0"/>
          <w:sz w:val="22"/>
          <w:szCs w:val="22"/>
        </w:rPr>
      </w:pPr>
      <w:del w:id="4" w:author="상훈 김" w:date="2026-10-06T08:54:00Z" w16du:dateUtc="2026-10-05T23:54:00Z"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중소기업은행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[KB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부동산대출일반사모부동산투자신탁제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1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호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(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전문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)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의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신탁업자로서</w:delText>
        </w:r>
        <w:r w:rsidRPr="00CC1220" w:rsidDel="00FC2413">
          <w:rPr>
            <w:rFonts w:ascii="Times New Roman" w:hint="eastAsia"/>
            <w:b/>
            <w:kern w:val="0"/>
            <w:sz w:val="22"/>
            <w:szCs w:val="22"/>
          </w:rPr>
          <w:delText>]</w:delText>
        </w:r>
      </w:del>
      <w:ins w:id="5" w:author="상훈 김" w:date="2026-10-06T08:54:00Z" w16du:dateUtc="2026-10-05T23:54:00Z">
        <w:r w:rsidR="00FC2413">
          <w:rPr>
            <w:rFonts w:ascii="Times New Roman" w:hint="eastAsia"/>
            <w:b/>
            <w:kern w:val="0"/>
            <w:sz w:val="22"/>
            <w:szCs w:val="22"/>
          </w:rPr>
          <w:t>주식회사</w:t>
        </w:r>
        <w:r w:rsidR="00FC2413">
          <w:rPr>
            <w:rFonts w:ascii="Times New Roman" w:hint="eastAsia"/>
            <w:b/>
            <w:kern w:val="0"/>
            <w:sz w:val="22"/>
            <w:szCs w:val="22"/>
          </w:rPr>
          <w:t xml:space="preserve"> </w:t>
        </w:r>
        <w:r w:rsidR="00FC2413">
          <w:rPr>
            <w:rFonts w:ascii="Times New Roman" w:hint="eastAsia"/>
            <w:b/>
            <w:kern w:val="0"/>
            <w:sz w:val="22"/>
            <w:szCs w:val="22"/>
          </w:rPr>
          <w:t>디비저축은행</w:t>
        </w:r>
      </w:ins>
    </w:p>
    <w:p w14:paraId="47104B50" w14:textId="77777777" w:rsidR="00F5549E" w:rsidRDefault="00F5549E" w:rsidP="00F5549E">
      <w:pPr>
        <w:snapToGrid w:val="0"/>
        <w:spacing w:line="400" w:lineRule="exact"/>
        <w:rPr>
          <w:rFonts w:ascii="Times New Roman"/>
          <w:b/>
          <w:sz w:val="22"/>
        </w:rPr>
      </w:pPr>
    </w:p>
    <w:p w14:paraId="5B265A72" w14:textId="33F7F57B" w:rsidR="00F5549E" w:rsidRDefault="00F5549E" w:rsidP="00F5549E">
      <w:pPr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r w:rsidRPr="00CC1220">
        <w:rPr>
          <w:rFonts w:ascii="Times New Roman"/>
          <w:kern w:val="0"/>
          <w:sz w:val="22"/>
          <w:szCs w:val="22"/>
        </w:rPr>
        <w:t>서울특별시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r w:rsidRPr="00CC1220">
        <w:rPr>
          <w:rFonts w:ascii="Times New Roman"/>
          <w:kern w:val="0"/>
          <w:sz w:val="22"/>
          <w:szCs w:val="22"/>
        </w:rPr>
        <w:t>중구</w:t>
      </w:r>
      <w:r w:rsidRPr="00CC1220">
        <w:rPr>
          <w:rFonts w:ascii="Times New Roman"/>
          <w:kern w:val="0"/>
          <w:sz w:val="22"/>
          <w:szCs w:val="22"/>
        </w:rPr>
        <w:t xml:space="preserve"> </w:t>
      </w:r>
      <w:del w:id="6" w:author="상훈 김" w:date="2026-10-06T08:54:00Z" w16du:dateUtc="2026-10-05T23:54:00Z"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을지로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79(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을지로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2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가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)</w:delText>
        </w:r>
      </w:del>
      <w:ins w:id="7" w:author="상훈 김" w:date="2026-10-06T08:54:00Z" w16du:dateUtc="2026-10-05T23:54:00Z">
        <w:r w:rsidR="00FC2413">
          <w:rPr>
            <w:rFonts w:ascii="Times New Roman" w:hint="eastAsia"/>
            <w:kern w:val="0"/>
            <w:sz w:val="22"/>
            <w:szCs w:val="22"/>
          </w:rPr>
          <w:t>남대문로</w:t>
        </w:r>
        <w:r w:rsidR="00FC2413">
          <w:rPr>
            <w:rFonts w:ascii="Times New Roman" w:hint="eastAsia"/>
            <w:kern w:val="0"/>
            <w:sz w:val="22"/>
            <w:szCs w:val="22"/>
          </w:rPr>
          <w:t xml:space="preserve"> 113, </w:t>
        </w:r>
        <w:r w:rsidR="00FC2413">
          <w:rPr>
            <w:rFonts w:ascii="Times New Roman" w:hint="eastAsia"/>
            <w:kern w:val="0"/>
            <w:sz w:val="22"/>
            <w:szCs w:val="22"/>
          </w:rPr>
          <w:t>다동</w:t>
        </w:r>
      </w:ins>
    </w:p>
    <w:p w14:paraId="17B794BA" w14:textId="77777777" w:rsidR="00F5549E" w:rsidRDefault="00F5549E" w:rsidP="00F5549E">
      <w:pPr>
        <w:snapToGrid w:val="0"/>
        <w:spacing w:line="400" w:lineRule="exact"/>
        <w:rPr>
          <w:rFonts w:ascii="Times New Roman"/>
          <w:sz w:val="22"/>
        </w:rPr>
      </w:pPr>
    </w:p>
    <w:p w14:paraId="5313BE44" w14:textId="74CF17CA" w:rsidR="00F5549E" w:rsidRPr="00413874" w:rsidDel="00FC2413" w:rsidRDefault="00F5549E" w:rsidP="00F5549E">
      <w:pPr>
        <w:tabs>
          <w:tab w:val="left" w:pos="400"/>
        </w:tabs>
        <w:adjustRightInd w:val="0"/>
        <w:snapToGrid w:val="0"/>
        <w:spacing w:line="400" w:lineRule="exact"/>
        <w:rPr>
          <w:del w:id="8" w:author="상훈 김" w:date="2026-10-06T08:54:00Z" w16du:dateUtc="2026-10-05T23:54:00Z"/>
          <w:rFonts w:ascii="Times New Roman"/>
          <w:kern w:val="0"/>
          <w:sz w:val="22"/>
          <w:szCs w:val="22"/>
        </w:rPr>
      </w:pPr>
      <w:del w:id="9" w:author="상훈 김" w:date="2026-10-06T08:54:00Z" w16du:dateUtc="2026-10-05T23:54:00Z"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은행장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장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민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영</w:delText>
        </w:r>
      </w:del>
    </w:p>
    <w:p w14:paraId="6A4D4AA8" w14:textId="77777777" w:rsidR="00FC2413" w:rsidRDefault="00F5549E" w:rsidP="000028E8">
      <w:pPr>
        <w:tabs>
          <w:tab w:val="left" w:pos="400"/>
        </w:tabs>
        <w:adjustRightInd w:val="0"/>
        <w:snapToGrid w:val="0"/>
        <w:spacing w:line="400" w:lineRule="exact"/>
        <w:rPr>
          <w:ins w:id="10" w:author="상훈 김" w:date="2026-10-06T08:54:00Z" w16du:dateUtc="2026-10-05T23:54:00Z"/>
          <w:rFonts w:ascii="Times New Roman"/>
          <w:kern w:val="0"/>
          <w:sz w:val="22"/>
          <w:szCs w:val="22"/>
        </w:rPr>
      </w:pPr>
      <w:del w:id="11" w:author="상훈 김" w:date="2026-10-06T08:54:00Z" w16du:dateUtc="2026-10-05T23:54:00Z"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위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대리인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수탁사업부장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권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재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 xml:space="preserve"> </w:delText>
        </w:r>
        <w:r w:rsidRPr="00CC1220" w:rsidDel="00FC2413">
          <w:rPr>
            <w:rFonts w:ascii="Times New Roman" w:hint="eastAsia"/>
            <w:kern w:val="0"/>
            <w:sz w:val="22"/>
            <w:szCs w:val="22"/>
          </w:rPr>
          <w:delText>환</w:delText>
        </w:r>
        <w:r w:rsidDel="00FC2413">
          <w:rPr>
            <w:rFonts w:ascii="Times New Roman" w:hint="eastAsia"/>
            <w:kern w:val="0"/>
            <w:sz w:val="22"/>
            <w:szCs w:val="22"/>
          </w:rPr>
          <w:tab/>
        </w:r>
        <w:r w:rsidRPr="00413874" w:rsidDel="00FC2413">
          <w:rPr>
            <w:rFonts w:ascii="Times New Roman" w:hint="eastAsia"/>
            <w:kern w:val="0"/>
            <w:sz w:val="22"/>
            <w:szCs w:val="22"/>
          </w:rPr>
          <w:delText>(</w:delText>
        </w:r>
        <w:r w:rsidRPr="00413874" w:rsidDel="00FC2413">
          <w:rPr>
            <w:rFonts w:ascii="Times New Roman" w:hint="eastAsia"/>
            <w:kern w:val="0"/>
            <w:sz w:val="22"/>
            <w:szCs w:val="22"/>
          </w:rPr>
          <w:delText>인</w:delText>
        </w:r>
        <w:r w:rsidRPr="00413874" w:rsidDel="00FC2413">
          <w:rPr>
            <w:rFonts w:ascii="Times New Roman" w:hint="eastAsia"/>
            <w:kern w:val="0"/>
            <w:sz w:val="22"/>
            <w:szCs w:val="22"/>
          </w:rPr>
          <w:delText>)</w:delText>
        </w:r>
      </w:del>
    </w:p>
    <w:p w14:paraId="37770A79" w14:textId="24D714FF" w:rsidR="00F5549E" w:rsidRPr="00413874" w:rsidRDefault="00FC2413" w:rsidP="000028E8">
      <w:pPr>
        <w:tabs>
          <w:tab w:val="left" w:pos="400"/>
        </w:tabs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  <w:ins w:id="12" w:author="상훈 김" w:date="2026-10-06T08:54:00Z" w16du:dateUtc="2026-10-05T23:54:00Z">
        <w:r>
          <w:rPr>
            <w:rFonts w:ascii="Times New Roman" w:hint="eastAsia"/>
            <w:kern w:val="0"/>
            <w:sz w:val="22"/>
            <w:szCs w:val="22"/>
          </w:rPr>
          <w:t>대표이사</w:t>
        </w:r>
        <w:r>
          <w:rPr>
            <w:rFonts w:ascii="Times New Roman" w:hint="eastAsia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윤</w:t>
        </w:r>
        <w:r>
          <w:rPr>
            <w:rFonts w:ascii="Times New Roman" w:hint="eastAsia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재</w:t>
        </w:r>
        <w:r>
          <w:rPr>
            <w:rFonts w:ascii="Times New Roman" w:hint="eastAsia"/>
            <w:kern w:val="0"/>
            <w:sz w:val="22"/>
            <w:szCs w:val="22"/>
          </w:rPr>
          <w:t xml:space="preserve"> </w:t>
        </w:r>
        <w:r>
          <w:rPr>
            <w:rFonts w:ascii="Times New Roman" w:hint="eastAsia"/>
            <w:kern w:val="0"/>
            <w:sz w:val="22"/>
            <w:szCs w:val="22"/>
          </w:rPr>
          <w:t>인</w:t>
        </w:r>
        <w:r>
          <w:rPr>
            <w:rFonts w:ascii="Times New Roman" w:hint="eastAsia"/>
            <w:kern w:val="0"/>
            <w:sz w:val="22"/>
            <w:szCs w:val="22"/>
          </w:rPr>
          <w:t xml:space="preserve">                    (</w:t>
        </w:r>
        <w:r>
          <w:rPr>
            <w:rFonts w:ascii="Times New Roman" w:hint="eastAsia"/>
            <w:kern w:val="0"/>
            <w:sz w:val="22"/>
            <w:szCs w:val="22"/>
          </w:rPr>
          <w:t>인</w:t>
        </w:r>
        <w:r>
          <w:rPr>
            <w:rFonts w:ascii="Times New Roman" w:hint="eastAsia"/>
            <w:kern w:val="0"/>
            <w:sz w:val="22"/>
            <w:szCs w:val="22"/>
          </w:rPr>
          <w:t>)</w:t>
        </w:r>
      </w:ins>
    </w:p>
    <w:p w14:paraId="22AE1E82" w14:textId="254152AF" w:rsidR="001E7D2E" w:rsidRDefault="001E7D2E">
      <w:pPr>
        <w:widowControl/>
        <w:wordWrap/>
        <w:autoSpaceDE/>
        <w:autoSpaceDN/>
        <w:jc w:val="left"/>
        <w:rPr>
          <w:rFonts w:ascii="Times New Roman"/>
          <w:b/>
          <w:sz w:val="22"/>
        </w:rPr>
      </w:pPr>
      <w:r>
        <w:rPr>
          <w:rFonts w:ascii="Times New Roman"/>
          <w:b/>
          <w:sz w:val="22"/>
        </w:rPr>
        <w:br w:type="page"/>
      </w:r>
    </w:p>
    <w:p w14:paraId="2CFCE682" w14:textId="0F4EFBD2" w:rsidR="001E7D2E" w:rsidRPr="006D64CE" w:rsidDel="00FC2413" w:rsidRDefault="001E7D2E" w:rsidP="001E7D2E">
      <w:pPr>
        <w:snapToGrid w:val="0"/>
        <w:spacing w:line="300" w:lineRule="auto"/>
        <w:contextualSpacing/>
        <w:rPr>
          <w:del w:id="13" w:author="상훈 김" w:date="2026-10-06T08:52:00Z" w16du:dateUtc="2026-10-05T23:52:00Z"/>
          <w:rFonts w:ascii="Times New Roman"/>
          <w:sz w:val="22"/>
          <w:szCs w:val="22"/>
        </w:rPr>
      </w:pPr>
      <w:del w:id="14" w:author="상훈 김" w:date="2026-10-06T08:52:00Z" w16du:dateUtc="2026-10-05T23:52:00Z">
        <w:r w:rsidRPr="00984465" w:rsidDel="00FC2413">
          <w:rPr>
            <w:rFonts w:ascii="Times New Roman"/>
            <w:sz w:val="22"/>
            <w:szCs w:val="22"/>
          </w:rPr>
          <w:lastRenderedPageBreak/>
          <w:delText>이상의</w:delText>
        </w:r>
        <w:r w:rsidRPr="00984465" w:rsidDel="00FC2413">
          <w:rPr>
            <w:rFonts w:ascii="Times New Roman"/>
            <w:sz w:val="22"/>
            <w:szCs w:val="22"/>
          </w:rPr>
          <w:delText xml:space="preserve"> </w:delText>
        </w:r>
        <w:r w:rsidRPr="00984465" w:rsidDel="00FC2413">
          <w:rPr>
            <w:rFonts w:ascii="Times New Roman"/>
            <w:sz w:val="22"/>
            <w:szCs w:val="22"/>
          </w:rPr>
          <w:delText>내용을</w:delText>
        </w:r>
        <w:r w:rsidRPr="00984465" w:rsidDel="00FC2413">
          <w:rPr>
            <w:rFonts w:ascii="Times New Roman"/>
            <w:sz w:val="22"/>
            <w:szCs w:val="22"/>
          </w:rPr>
          <w:delText xml:space="preserve"> </w:delText>
        </w:r>
        <w:r w:rsidRPr="00984465" w:rsidDel="00FC2413">
          <w:rPr>
            <w:rFonts w:ascii="Times New Roman"/>
            <w:sz w:val="22"/>
            <w:szCs w:val="22"/>
          </w:rPr>
          <w:delText>증명하기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위하여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본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계약의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당사자들은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첫머리에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기재된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일자에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본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계약서</w:delText>
        </w:r>
        <w:r w:rsidRPr="00D55566" w:rsidDel="00FC2413">
          <w:rPr>
            <w:rFonts w:ascii="Times New Roman"/>
            <w:sz w:val="22"/>
            <w:szCs w:val="22"/>
          </w:rPr>
          <w:delText xml:space="preserve"> 1</w:delText>
        </w:r>
        <w:r w:rsidRPr="00D55566" w:rsidDel="00FC2413">
          <w:rPr>
            <w:rFonts w:ascii="Times New Roman" w:hint="eastAsia"/>
            <w:sz w:val="22"/>
            <w:szCs w:val="22"/>
          </w:rPr>
          <w:delText>부를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D55566" w:rsidDel="00FC2413">
          <w:rPr>
            <w:rFonts w:ascii="Times New Roman" w:hint="eastAsia"/>
            <w:sz w:val="22"/>
            <w:szCs w:val="22"/>
          </w:rPr>
          <w:delText>작성하여</w:delText>
        </w:r>
        <w:r w:rsidRPr="00D55566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각자의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적법한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권한을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가진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자로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하여금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기명날인하도록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한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후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Del="00FC2413">
          <w:rPr>
            <w:rFonts w:ascii="Times New Roman" w:hint="eastAsia"/>
            <w:sz w:val="22"/>
            <w:szCs w:val="22"/>
          </w:rPr>
          <w:delText>근질권자</w:delText>
        </w:r>
        <w:r w:rsidDel="00FC2413">
          <w:rPr>
            <w:rFonts w:ascii="Times New Roman" w:hint="eastAsia"/>
            <w:sz w:val="22"/>
            <w:szCs w:val="22"/>
          </w:rPr>
          <w:delText xml:space="preserve"> </w:delText>
        </w:r>
        <w:r w:rsidDel="00FC2413">
          <w:rPr>
            <w:rFonts w:ascii="Times New Roman" w:hint="eastAsia"/>
            <w:sz w:val="22"/>
            <w:szCs w:val="22"/>
          </w:rPr>
          <w:delText>중</w:delText>
        </w:r>
        <w:r w:rsidDel="00FC2413">
          <w:rPr>
            <w:rFonts w:ascii="Times New Roman" w:hint="eastAsia"/>
            <w:sz w:val="22"/>
            <w:szCs w:val="22"/>
          </w:rPr>
          <w:delText xml:space="preserve"> [*]</w:delText>
        </w:r>
        <w:r w:rsidDel="00FC2413">
          <w:rPr>
            <w:rFonts w:ascii="Times New Roman" w:hint="eastAsia"/>
            <w:sz w:val="22"/>
            <w:szCs w:val="22"/>
          </w:rPr>
          <w:delText>이</w:delText>
        </w:r>
        <w:r w:rsidDel="00FC2413">
          <w:rPr>
            <w:rFonts w:ascii="Times New Roman" w:hint="eastAsia"/>
            <w:sz w:val="22"/>
            <w:szCs w:val="22"/>
          </w:rPr>
          <w:delText xml:space="preserve"> </w:delText>
        </w:r>
        <w:r w:rsidDel="00FC2413">
          <w:rPr>
            <w:rFonts w:ascii="Times New Roman" w:hint="eastAsia"/>
            <w:sz w:val="22"/>
            <w:szCs w:val="22"/>
          </w:rPr>
          <w:delText>원본</w:delText>
        </w:r>
        <w:r w:rsidDel="00FC2413">
          <w:rPr>
            <w:rFonts w:ascii="Times New Roman" w:hint="eastAsia"/>
            <w:sz w:val="22"/>
            <w:szCs w:val="22"/>
          </w:rPr>
          <w:delText xml:space="preserve"> 1</w:delText>
        </w:r>
        <w:r w:rsidDel="00FC2413">
          <w:rPr>
            <w:rFonts w:ascii="Times New Roman" w:hint="eastAsia"/>
            <w:sz w:val="22"/>
            <w:szCs w:val="22"/>
          </w:rPr>
          <w:delText>부를</w:delText>
        </w:r>
        <w:r w:rsidDel="00FC2413">
          <w:rPr>
            <w:rFonts w:ascii="Times New Roman" w:hint="eastAsia"/>
            <w:sz w:val="22"/>
            <w:szCs w:val="22"/>
          </w:rPr>
          <w:delText xml:space="preserve"> </w:delText>
        </w:r>
        <w:r w:rsidDel="00FC2413">
          <w:rPr>
            <w:rFonts w:ascii="Times New Roman" w:hint="eastAsia"/>
            <w:sz w:val="22"/>
            <w:szCs w:val="22"/>
          </w:rPr>
          <w:delText>보관하고</w:delText>
        </w:r>
        <w:r w:rsidDel="00FC2413">
          <w:rPr>
            <w:rFonts w:ascii="Times New Roman" w:hint="eastAsia"/>
            <w:sz w:val="22"/>
            <w:szCs w:val="22"/>
          </w:rPr>
          <w:delText>,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나머지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당사자들은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사본을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보관하기로</w:delText>
        </w:r>
        <w:r w:rsidRPr="006D64CE" w:rsidDel="00FC2413">
          <w:rPr>
            <w:rFonts w:ascii="Times New Roman"/>
            <w:sz w:val="22"/>
            <w:szCs w:val="22"/>
          </w:rPr>
          <w:delText xml:space="preserve"> </w:delText>
        </w:r>
        <w:r w:rsidRPr="006D64CE" w:rsidDel="00FC2413">
          <w:rPr>
            <w:rFonts w:ascii="Times New Roman"/>
            <w:sz w:val="22"/>
            <w:szCs w:val="22"/>
          </w:rPr>
          <w:delText>한다</w:delText>
        </w:r>
        <w:r w:rsidRPr="006D64CE" w:rsidDel="00FC2413">
          <w:rPr>
            <w:rFonts w:ascii="Times New Roman"/>
            <w:sz w:val="22"/>
            <w:szCs w:val="22"/>
          </w:rPr>
          <w:delText xml:space="preserve">. </w:delText>
        </w:r>
      </w:del>
    </w:p>
    <w:p w14:paraId="7D23D8DF" w14:textId="641F6A46" w:rsidR="001E7D2E" w:rsidRPr="00915B9C" w:rsidDel="00FC2413" w:rsidRDefault="001E7D2E" w:rsidP="001E7D2E">
      <w:pPr>
        <w:snapToGrid w:val="0"/>
        <w:spacing w:line="300" w:lineRule="auto"/>
        <w:contextualSpacing/>
        <w:rPr>
          <w:del w:id="15" w:author="상훈 김" w:date="2026-10-06T08:52:00Z" w16du:dateUtc="2026-10-05T23:52:00Z"/>
          <w:rFonts w:ascii="Times New Roman"/>
          <w:sz w:val="22"/>
          <w:szCs w:val="22"/>
        </w:rPr>
      </w:pPr>
    </w:p>
    <w:p w14:paraId="6343E66F" w14:textId="243CE81B" w:rsidR="001E7D2E" w:rsidRPr="006D64CE" w:rsidDel="00FC2413" w:rsidRDefault="001E7D2E" w:rsidP="001E7D2E">
      <w:pPr>
        <w:snapToGrid w:val="0"/>
        <w:spacing w:line="300" w:lineRule="auto"/>
        <w:contextualSpacing/>
        <w:rPr>
          <w:del w:id="16" w:author="상훈 김" w:date="2026-10-06T08:52:00Z" w16du:dateUtc="2026-10-05T23:52:00Z"/>
          <w:rFonts w:ascii="Times New Roman"/>
          <w:sz w:val="22"/>
          <w:szCs w:val="22"/>
        </w:rPr>
      </w:pPr>
    </w:p>
    <w:p w14:paraId="3EEC213E" w14:textId="5C065BBA" w:rsidR="001E7D2E" w:rsidRPr="006D64CE" w:rsidDel="00FC2413" w:rsidRDefault="001E7D2E" w:rsidP="001E7D2E">
      <w:pPr>
        <w:widowControl/>
        <w:tabs>
          <w:tab w:val="left" w:pos="400"/>
        </w:tabs>
        <w:spacing w:line="400" w:lineRule="exact"/>
        <w:rPr>
          <w:del w:id="17" w:author="상훈 김" w:date="2026-10-06T08:52:00Z" w16du:dateUtc="2026-10-05T23:52:00Z"/>
          <w:rFonts w:ascii="Times New Roman"/>
          <w:b/>
          <w:sz w:val="22"/>
          <w:szCs w:val="22"/>
          <w:u w:val="single"/>
        </w:rPr>
      </w:pPr>
      <w:del w:id="18" w:author="상훈 김" w:date="2026-10-06T08:52:00Z" w16du:dateUtc="2026-10-05T23:52:00Z">
        <w:r w:rsidDel="00FC2413">
          <w:rPr>
            <w:rFonts w:ascii="Times New Roman" w:hint="eastAsia"/>
            <w:b/>
            <w:sz w:val="22"/>
            <w:szCs w:val="22"/>
            <w:u w:val="single"/>
          </w:rPr>
          <w:delText>2</w:delText>
        </w:r>
        <w:r w:rsidDel="00FC2413">
          <w:rPr>
            <w:rFonts w:ascii="Times New Roman" w:hint="eastAsia"/>
            <w:b/>
            <w:sz w:val="22"/>
            <w:szCs w:val="22"/>
            <w:u w:val="single"/>
          </w:rPr>
          <w:delText>순위</w:delText>
        </w:r>
        <w:r w:rsidDel="00FC2413">
          <w:rPr>
            <w:rFonts w:ascii="Times New Roman" w:hint="eastAsia"/>
            <w:b/>
            <w:sz w:val="22"/>
            <w:szCs w:val="22"/>
            <w:u w:val="single"/>
          </w:rPr>
          <w:delText xml:space="preserve"> </w:delText>
        </w:r>
        <w:r w:rsidRPr="006D64CE" w:rsidDel="00FC2413">
          <w:rPr>
            <w:rFonts w:ascii="Times New Roman"/>
            <w:b/>
            <w:sz w:val="22"/>
            <w:szCs w:val="22"/>
            <w:u w:val="single"/>
          </w:rPr>
          <w:delText>근질권자</w:delText>
        </w:r>
        <w:r w:rsidR="00A14AFD" w:rsidDel="00FC2413">
          <w:rPr>
            <w:rFonts w:ascii="Times New Roman" w:hint="eastAsia"/>
            <w:b/>
            <w:sz w:val="22"/>
            <w:szCs w:val="22"/>
            <w:u w:val="single"/>
          </w:rPr>
          <w:delText>의</w:delText>
        </w:r>
        <w:r w:rsidR="00A14AFD" w:rsidDel="00FC2413">
          <w:rPr>
            <w:rFonts w:ascii="Times New Roman" w:hint="eastAsia"/>
            <w:b/>
            <w:sz w:val="22"/>
            <w:szCs w:val="22"/>
            <w:u w:val="single"/>
          </w:rPr>
          <w:delText xml:space="preserve"> </w:delText>
        </w:r>
        <w:r w:rsidR="00A14AFD" w:rsidDel="00FC2413">
          <w:rPr>
            <w:rFonts w:ascii="Times New Roman" w:hint="eastAsia"/>
            <w:b/>
            <w:sz w:val="22"/>
            <w:szCs w:val="22"/>
            <w:u w:val="single"/>
          </w:rPr>
          <w:delText>집합투자업자</w:delText>
        </w:r>
      </w:del>
    </w:p>
    <w:p w14:paraId="03C4171A" w14:textId="7AF9E6AD" w:rsidR="001E7D2E" w:rsidRPr="006D64CE" w:rsidDel="00FC2413" w:rsidRDefault="001E7D2E" w:rsidP="001E7D2E">
      <w:pPr>
        <w:snapToGrid w:val="0"/>
        <w:spacing w:line="400" w:lineRule="exact"/>
        <w:rPr>
          <w:del w:id="19" w:author="상훈 김" w:date="2026-10-06T08:52:00Z" w16du:dateUtc="2026-10-05T23:52:00Z"/>
          <w:rFonts w:ascii="Times New Roman"/>
          <w:sz w:val="22"/>
        </w:rPr>
      </w:pPr>
    </w:p>
    <w:p w14:paraId="4928BCDF" w14:textId="5990AB45" w:rsidR="001E7D2E" w:rsidDel="00FC2413" w:rsidRDefault="001E7D2E" w:rsidP="001E7D2E">
      <w:pPr>
        <w:snapToGrid w:val="0"/>
        <w:spacing w:line="400" w:lineRule="exact"/>
        <w:rPr>
          <w:del w:id="20" w:author="상훈 김" w:date="2026-10-06T08:52:00Z" w16du:dateUtc="2026-10-05T23:52:00Z"/>
          <w:rFonts w:ascii="Times New Roman"/>
          <w:b/>
          <w:kern w:val="0"/>
          <w:sz w:val="22"/>
          <w:szCs w:val="22"/>
        </w:rPr>
      </w:pPr>
      <w:del w:id="21" w:author="상훈 김" w:date="2026-10-06T08:52:00Z" w16du:dateUtc="2026-10-05T23:52:00Z">
        <w:r w:rsidDel="00FC2413">
          <w:rPr>
            <w:rFonts w:ascii="Times New Roman" w:hint="eastAsia"/>
            <w:b/>
            <w:kern w:val="0"/>
            <w:sz w:val="22"/>
            <w:szCs w:val="22"/>
          </w:rPr>
          <w:delText>케이비자산운용</w:delText>
        </w:r>
        <w:r w:rsidDel="00FC2413">
          <w:rPr>
            <w:rFonts w:ascii="Times New Roman" w:hint="eastAsia"/>
            <w:b/>
            <w:kern w:val="0"/>
            <w:sz w:val="22"/>
            <w:szCs w:val="22"/>
          </w:rPr>
          <w:delText xml:space="preserve"> </w:delText>
        </w:r>
        <w:r w:rsidDel="00FC2413">
          <w:rPr>
            <w:rFonts w:ascii="Times New Roman" w:hint="eastAsia"/>
            <w:b/>
            <w:kern w:val="0"/>
            <w:sz w:val="22"/>
            <w:szCs w:val="22"/>
          </w:rPr>
          <w:delText>주식회사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[KB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부동산대출일반사모부동산투자신탁제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1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호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(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전문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)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의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 xml:space="preserve"> </w:delText>
        </w:r>
        <w:r w:rsidDel="00FC2413">
          <w:rPr>
            <w:rFonts w:ascii="Times New Roman" w:hint="eastAsia"/>
            <w:b/>
            <w:kern w:val="0"/>
            <w:sz w:val="22"/>
            <w:szCs w:val="22"/>
          </w:rPr>
          <w:delText>집합투자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업자로서</w:delText>
        </w:r>
        <w:r w:rsidRPr="00CC1220" w:rsidDel="00FC2413">
          <w:rPr>
            <w:rFonts w:ascii="Times New Roman"/>
            <w:b/>
            <w:kern w:val="0"/>
            <w:sz w:val="22"/>
            <w:szCs w:val="22"/>
          </w:rPr>
          <w:delText>]</w:delText>
        </w:r>
      </w:del>
    </w:p>
    <w:p w14:paraId="2402E50B" w14:textId="1E07650A" w:rsidR="001E7D2E" w:rsidDel="00FC2413" w:rsidRDefault="001E7D2E" w:rsidP="001E7D2E">
      <w:pPr>
        <w:snapToGrid w:val="0"/>
        <w:spacing w:line="400" w:lineRule="exact"/>
        <w:rPr>
          <w:del w:id="22" w:author="상훈 김" w:date="2026-10-06T08:52:00Z" w16du:dateUtc="2026-10-05T23:52:00Z"/>
          <w:rFonts w:ascii="Times New Roman"/>
          <w:b/>
          <w:sz w:val="22"/>
        </w:rPr>
      </w:pPr>
    </w:p>
    <w:p w14:paraId="22ECB513" w14:textId="0101301D" w:rsidR="001E7D2E" w:rsidDel="00FC2413" w:rsidRDefault="001E7D2E" w:rsidP="001E7D2E">
      <w:pPr>
        <w:snapToGrid w:val="0"/>
        <w:spacing w:line="400" w:lineRule="exact"/>
        <w:rPr>
          <w:del w:id="23" w:author="상훈 김" w:date="2026-10-06T08:52:00Z" w16du:dateUtc="2026-10-05T23:52:00Z"/>
          <w:rFonts w:ascii="Times New Roman"/>
          <w:kern w:val="0"/>
          <w:sz w:val="22"/>
          <w:szCs w:val="22"/>
        </w:rPr>
      </w:pPr>
      <w:del w:id="24" w:author="상훈 김" w:date="2026-10-06T08:52:00Z" w16du:dateUtc="2026-10-05T23:52:00Z">
        <w:r w:rsidRPr="00DE6145" w:rsidDel="00FC2413">
          <w:rPr>
            <w:rFonts w:ascii="Times New Roman"/>
            <w:kern w:val="0"/>
            <w:sz w:val="22"/>
            <w:szCs w:val="22"/>
          </w:rPr>
          <w:delText>서울특별시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>영등포구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>국제금융로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 xml:space="preserve"> 10(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>여의도동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>)</w:delText>
        </w:r>
      </w:del>
    </w:p>
    <w:p w14:paraId="6CD98E21" w14:textId="259F7665" w:rsidR="001E7D2E" w:rsidDel="00FC2413" w:rsidRDefault="001E7D2E" w:rsidP="001E7D2E">
      <w:pPr>
        <w:snapToGrid w:val="0"/>
        <w:spacing w:line="400" w:lineRule="exact"/>
        <w:rPr>
          <w:del w:id="25" w:author="상훈 김" w:date="2026-10-06T08:52:00Z" w16du:dateUtc="2026-10-05T23:52:00Z"/>
          <w:rFonts w:ascii="Times New Roman"/>
          <w:sz w:val="22"/>
        </w:rPr>
      </w:pPr>
    </w:p>
    <w:p w14:paraId="784C052A" w14:textId="1A0806C6" w:rsidR="001E7D2E" w:rsidRPr="00413874" w:rsidDel="00FC2413" w:rsidRDefault="001E7D2E" w:rsidP="001E7D2E">
      <w:pPr>
        <w:tabs>
          <w:tab w:val="left" w:pos="400"/>
        </w:tabs>
        <w:adjustRightInd w:val="0"/>
        <w:snapToGrid w:val="0"/>
        <w:spacing w:line="400" w:lineRule="exact"/>
        <w:rPr>
          <w:del w:id="26" w:author="상훈 김" w:date="2026-10-06T08:52:00Z" w16du:dateUtc="2026-10-05T23:52:00Z"/>
          <w:rFonts w:ascii="Times New Roman"/>
          <w:kern w:val="0"/>
          <w:sz w:val="22"/>
          <w:szCs w:val="22"/>
        </w:rPr>
      </w:pPr>
      <w:del w:id="27" w:author="상훈 김" w:date="2026-10-06T08:52:00Z" w16du:dateUtc="2026-10-05T23:52:00Z">
        <w:r w:rsidRPr="00DE6145" w:rsidDel="00FC2413">
          <w:rPr>
            <w:rFonts w:ascii="Times New Roman"/>
            <w:kern w:val="0"/>
            <w:sz w:val="22"/>
            <w:szCs w:val="22"/>
          </w:rPr>
          <w:delText>대표이사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>김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>영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 xml:space="preserve"> </w:delText>
        </w:r>
        <w:r w:rsidRPr="00DE6145" w:rsidDel="00FC2413">
          <w:rPr>
            <w:rFonts w:ascii="Times New Roman"/>
            <w:kern w:val="0"/>
            <w:sz w:val="22"/>
            <w:szCs w:val="22"/>
          </w:rPr>
          <w:delText>성</w:delText>
        </w:r>
        <w:r w:rsidRPr="00413874" w:rsidDel="00FC2413">
          <w:rPr>
            <w:rFonts w:ascii="Times New Roman"/>
            <w:kern w:val="0"/>
            <w:sz w:val="22"/>
            <w:szCs w:val="22"/>
          </w:rPr>
          <w:tab/>
        </w:r>
        <w:r w:rsidRPr="00413874" w:rsidDel="00FC2413">
          <w:rPr>
            <w:rFonts w:ascii="Times New Roman"/>
            <w:kern w:val="0"/>
            <w:sz w:val="22"/>
            <w:szCs w:val="22"/>
          </w:rPr>
          <w:tab/>
        </w:r>
        <w:r w:rsidRPr="00413874" w:rsidDel="00FC2413">
          <w:rPr>
            <w:rFonts w:ascii="Times New Roman"/>
            <w:kern w:val="0"/>
            <w:sz w:val="22"/>
            <w:szCs w:val="22"/>
          </w:rPr>
          <w:tab/>
          <w:delText>(</w:delText>
        </w:r>
        <w:r w:rsidRPr="00413874" w:rsidDel="00FC2413">
          <w:rPr>
            <w:rFonts w:ascii="Times New Roman"/>
            <w:kern w:val="0"/>
            <w:sz w:val="22"/>
            <w:szCs w:val="22"/>
          </w:rPr>
          <w:delText>인</w:delText>
        </w:r>
        <w:r w:rsidRPr="00413874" w:rsidDel="00FC2413">
          <w:rPr>
            <w:rFonts w:ascii="Times New Roman"/>
            <w:kern w:val="0"/>
            <w:sz w:val="22"/>
            <w:szCs w:val="22"/>
          </w:rPr>
          <w:delText>)</w:delText>
        </w:r>
      </w:del>
    </w:p>
    <w:p w14:paraId="560DDA6A" w14:textId="5A7FBA4C" w:rsidR="00783278" w:rsidRPr="001E7D2E" w:rsidDel="00FC2413" w:rsidRDefault="00783278">
      <w:pPr>
        <w:widowControl/>
        <w:wordWrap/>
        <w:autoSpaceDE/>
        <w:autoSpaceDN/>
        <w:jc w:val="left"/>
        <w:rPr>
          <w:del w:id="28" w:author="상훈 김" w:date="2026-10-06T08:52:00Z" w16du:dateUtc="2026-10-05T23:52:00Z"/>
          <w:rFonts w:ascii="Times New Roman"/>
          <w:b/>
          <w:sz w:val="22"/>
        </w:rPr>
      </w:pPr>
    </w:p>
    <w:bookmarkEnd w:id="1"/>
    <w:bookmarkEnd w:id="2"/>
    <w:p w14:paraId="5F43A4D7" w14:textId="77777777" w:rsidR="00F5549E" w:rsidRDefault="00F5549E">
      <w:pPr>
        <w:widowControl/>
        <w:wordWrap/>
        <w:autoSpaceDE/>
        <w:autoSpaceDN/>
        <w:jc w:val="left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</w:p>
    <w:p w14:paraId="7CC6D743" w14:textId="5BCCEA41" w:rsidR="00BA19E8" w:rsidRPr="006D64CE" w:rsidRDefault="00BA19E8" w:rsidP="0083635A">
      <w:pPr>
        <w:snapToGrid w:val="0"/>
        <w:spacing w:line="400" w:lineRule="exact"/>
        <w:contextualSpacing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/>
          <w:b/>
          <w:sz w:val="22"/>
          <w:szCs w:val="22"/>
        </w:rPr>
        <w:t xml:space="preserve"> 1.</w:t>
      </w:r>
    </w:p>
    <w:p w14:paraId="733D2A2F" w14:textId="77777777" w:rsidR="00BA19E8" w:rsidRPr="006D64CE" w:rsidRDefault="00BA19E8" w:rsidP="009B23D3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64542B2D" w14:textId="77777777" w:rsidR="00240BEF" w:rsidRDefault="00240BEF" w:rsidP="009B23D3">
      <w:pPr>
        <w:spacing w:line="300" w:lineRule="exact"/>
        <w:rPr>
          <w:rFonts w:ascii="Times New Roman"/>
          <w:b/>
          <w:sz w:val="22"/>
          <w:szCs w:val="22"/>
        </w:rPr>
      </w:pPr>
    </w:p>
    <w:p w14:paraId="7496746A" w14:textId="77777777" w:rsidR="00A6051A" w:rsidRPr="00A6051A" w:rsidRDefault="00A6051A" w:rsidP="00A6051A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bookmarkStart w:id="29" w:name="_Hlk169611433"/>
      <w:r w:rsidRPr="00A6051A">
        <w:rPr>
          <w:rFonts w:ascii="Times New Roman"/>
          <w:b/>
          <w:sz w:val="22"/>
          <w:szCs w:val="22"/>
        </w:rPr>
        <w:t>근질권자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및</w:t>
      </w:r>
      <w:r w:rsidRPr="00A6051A">
        <w:rPr>
          <w:rFonts w:ascii="Times New Roman"/>
          <w:b/>
          <w:sz w:val="22"/>
          <w:szCs w:val="22"/>
        </w:rPr>
        <w:t xml:space="preserve"> </w:t>
      </w:r>
      <w:r w:rsidRPr="00A6051A">
        <w:rPr>
          <w:rFonts w:ascii="Times New Roman"/>
          <w:b/>
          <w:sz w:val="22"/>
          <w:szCs w:val="22"/>
        </w:rPr>
        <w:t>채권최고액</w:t>
      </w:r>
    </w:p>
    <w:p w14:paraId="4AFD0D9A" w14:textId="77777777" w:rsidR="00A6051A" w:rsidRPr="00A6051A" w:rsidRDefault="00A6051A" w:rsidP="00A6051A">
      <w:pPr>
        <w:spacing w:line="300" w:lineRule="exact"/>
        <w:rPr>
          <w:rFonts w:ascii="Times New Roman"/>
          <w:b/>
          <w:sz w:val="22"/>
          <w:szCs w:val="22"/>
        </w:rPr>
      </w:pPr>
    </w:p>
    <w:tbl>
      <w:tblPr>
        <w:tblW w:w="0" w:type="auto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0"/>
        <w:gridCol w:w="3272"/>
        <w:gridCol w:w="2011"/>
        <w:gridCol w:w="2403"/>
      </w:tblGrid>
      <w:tr w:rsidR="00A6051A" w:rsidRPr="00A6051A" w14:paraId="1C65E123" w14:textId="77777777" w:rsidTr="000028E8">
        <w:tc>
          <w:tcPr>
            <w:tcW w:w="790" w:type="dxa"/>
            <w:shd w:val="clear" w:color="auto" w:fill="D9D9D9"/>
          </w:tcPr>
          <w:p w14:paraId="68FFB9F7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순위</w:t>
            </w:r>
          </w:p>
        </w:tc>
        <w:tc>
          <w:tcPr>
            <w:tcW w:w="3272" w:type="dxa"/>
            <w:shd w:val="clear" w:color="auto" w:fill="D9D9D9"/>
          </w:tcPr>
          <w:p w14:paraId="358E1D9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bCs/>
                <w:kern w:val="0"/>
                <w:sz w:val="22"/>
                <w:szCs w:val="22"/>
              </w:rPr>
              <w:t>근질권자</w:t>
            </w:r>
          </w:p>
        </w:tc>
        <w:tc>
          <w:tcPr>
            <w:tcW w:w="2011" w:type="dxa"/>
            <w:shd w:val="clear" w:color="auto" w:fill="D9D9D9"/>
          </w:tcPr>
          <w:p w14:paraId="2811C9B4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kern w:val="0"/>
                <w:sz w:val="22"/>
                <w:szCs w:val="22"/>
              </w:rPr>
              <w:t>대출약정금</w:t>
            </w:r>
          </w:p>
        </w:tc>
        <w:tc>
          <w:tcPr>
            <w:tcW w:w="2403" w:type="dxa"/>
            <w:shd w:val="clear" w:color="auto" w:fill="D9D9D9"/>
          </w:tcPr>
          <w:p w14:paraId="4D73B96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 w:eastAsia="바탕체"/>
                <w:b/>
                <w:kern w:val="0"/>
                <w:sz w:val="22"/>
                <w:szCs w:val="22"/>
              </w:rPr>
            </w:pPr>
            <w:r w:rsidRPr="00A6051A">
              <w:rPr>
                <w:rFonts w:ascii="Times New Roman" w:eastAsia="바탕체"/>
                <w:b/>
                <w:kern w:val="0"/>
                <w:sz w:val="22"/>
                <w:szCs w:val="22"/>
              </w:rPr>
              <w:t>채권최고액</w:t>
            </w:r>
          </w:p>
          <w:p w14:paraId="6B9DB64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(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대출약정금의</w:t>
            </w:r>
            <w:r w:rsidRPr="00A6051A">
              <w:rPr>
                <w:rFonts w:ascii="Times New Roman"/>
                <w:bCs/>
                <w:sz w:val="22"/>
                <w:szCs w:val="22"/>
              </w:rPr>
              <w:t xml:space="preserve"> 120%)</w:t>
            </w:r>
          </w:p>
        </w:tc>
      </w:tr>
      <w:tr w:rsidR="00A6051A" w:rsidRPr="00A6051A" w14:paraId="0FC23A0E" w14:textId="77777777" w:rsidTr="000028E8">
        <w:trPr>
          <w:trHeight w:val="531"/>
        </w:trPr>
        <w:tc>
          <w:tcPr>
            <w:tcW w:w="790" w:type="dxa"/>
            <w:vMerge w:val="restart"/>
          </w:tcPr>
          <w:p w14:paraId="0B7AC99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1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00938EF4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2011" w:type="dxa"/>
          </w:tcPr>
          <w:p w14:paraId="37DFE0DC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403" w:type="dxa"/>
          </w:tcPr>
          <w:p w14:paraId="22C236EF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A6051A" w:rsidRPr="00A6051A" w14:paraId="093D1BA3" w14:textId="77777777" w:rsidTr="000028E8">
        <w:trPr>
          <w:trHeight w:val="427"/>
        </w:trPr>
        <w:tc>
          <w:tcPr>
            <w:tcW w:w="790" w:type="dxa"/>
            <w:vMerge/>
          </w:tcPr>
          <w:p w14:paraId="2939ECA6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2E3873AC" w14:textId="77777777" w:rsidR="00A6051A" w:rsidRPr="00A6051A" w:rsidRDefault="00A6051A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</w:p>
        </w:tc>
        <w:tc>
          <w:tcPr>
            <w:tcW w:w="2011" w:type="dxa"/>
          </w:tcPr>
          <w:p w14:paraId="46BA5F62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</w:p>
        </w:tc>
        <w:tc>
          <w:tcPr>
            <w:tcW w:w="2403" w:type="dxa"/>
          </w:tcPr>
          <w:p w14:paraId="76E9FA88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</w:p>
        </w:tc>
      </w:tr>
      <w:tr w:rsidR="001E7D2E" w:rsidRPr="00A6051A" w14:paraId="13C361AF" w14:textId="77777777" w:rsidTr="000028E8">
        <w:tc>
          <w:tcPr>
            <w:tcW w:w="790" w:type="dxa"/>
            <w:vMerge w:val="restart"/>
          </w:tcPr>
          <w:p w14:paraId="0859E2CF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  <w:r w:rsidRPr="00A6051A">
              <w:rPr>
                <w:rFonts w:ascii="Times New Roman"/>
                <w:bCs/>
                <w:sz w:val="22"/>
                <w:szCs w:val="22"/>
              </w:rPr>
              <w:t>2</w:t>
            </w:r>
            <w:r w:rsidRPr="00A6051A">
              <w:rPr>
                <w:rFonts w:ascii="Times New Roman"/>
                <w:bCs/>
                <w:sz w:val="22"/>
                <w:szCs w:val="22"/>
              </w:rPr>
              <w:t>순위</w:t>
            </w:r>
          </w:p>
        </w:tc>
        <w:tc>
          <w:tcPr>
            <w:tcW w:w="3272" w:type="dxa"/>
            <w:vAlign w:val="center"/>
          </w:tcPr>
          <w:p w14:paraId="7B5EC137" w14:textId="080F2108" w:rsidR="001E7D2E" w:rsidRPr="00A6051A" w:rsidRDefault="001E7D2E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키움캐피탈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vAlign w:val="center"/>
          </w:tcPr>
          <w:p w14:paraId="7D2746A6" w14:textId="74FC496C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ins w:id="30" w:author="상훈 김" w:date="2026-10-06T08:52:00Z" w16du:dateUtc="2026-10-05T23:52:00Z">
              <w:r>
                <w:rPr>
                  <w:rFonts w:ascii="Times New Roman" w:eastAsia="바탕체" w:hint="eastAsia"/>
                  <w:kern w:val="0"/>
                  <w:sz w:val="22"/>
                  <w:szCs w:val="22"/>
                </w:rPr>
                <w:t>20</w:t>
              </w:r>
            </w:ins>
            <w:del w:id="31" w:author="상훈 김" w:date="2026-10-06T08:52:00Z" w16du:dateUtc="2026-10-05T23:52:00Z">
              <w:r w:rsidR="001E7D2E" w:rsidRPr="001E7D2E" w:rsidDel="00FC2413">
                <w:rPr>
                  <w:rFonts w:ascii="Times New Roman" w:eastAsia="바탕체"/>
                  <w:kern w:val="0"/>
                  <w:sz w:val="22"/>
                  <w:szCs w:val="22"/>
                </w:rPr>
                <w:delText>12</w:delText>
              </w:r>
            </w:del>
            <w:r w:rsidR="001E7D2E" w:rsidRPr="001E7D2E">
              <w:rPr>
                <w:rFonts w:ascii="Times New Roman" w:eastAsia="바탕체"/>
                <w:kern w:val="0"/>
                <w:sz w:val="22"/>
                <w:szCs w:val="22"/>
              </w:rPr>
              <w:t>,000,000,000</w:t>
            </w:r>
            <w:r w:rsidR="001E7D2E">
              <w:rPr>
                <w:rFonts w:ascii="Times New Roman" w:eastAsia="바탕체" w:hint="eastAsia"/>
                <w:kern w:val="0"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66CE4F41" w14:textId="1B9A8B9E" w:rsidR="001E7D2E" w:rsidRPr="00A6051A" w:rsidRDefault="001E7D2E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del w:id="32" w:author="상훈 김" w:date="2026-10-06T08:53:00Z" w16du:dateUtc="2026-10-05T23:53:00Z">
              <w:r w:rsidDel="00FC2413">
                <w:rPr>
                  <w:rFonts w:ascii="Times New Roman" w:hint="eastAsia"/>
                  <w:bCs/>
                  <w:sz w:val="22"/>
                  <w:szCs w:val="22"/>
                </w:rPr>
                <w:delText>14</w:delText>
              </w:r>
            </w:del>
            <w:ins w:id="33" w:author="상훈 김" w:date="2026-10-06T08:53:00Z" w16du:dateUtc="2026-10-05T23:53:00Z">
              <w:r w:rsidR="00FC2413">
                <w:rPr>
                  <w:rFonts w:ascii="Times New Roman" w:hint="eastAsia"/>
                  <w:bCs/>
                  <w:sz w:val="22"/>
                  <w:szCs w:val="22"/>
                </w:rPr>
                <w:t>24</w:t>
              </w:r>
            </w:ins>
            <w:r>
              <w:rPr>
                <w:rFonts w:ascii="Times New Roman" w:hint="eastAsia"/>
                <w:bCs/>
                <w:sz w:val="22"/>
                <w:szCs w:val="22"/>
              </w:rPr>
              <w:t>,</w:t>
            </w:r>
            <w:ins w:id="34" w:author="상훈 김" w:date="2026-10-06T08:53:00Z" w16du:dateUtc="2026-10-05T23:53:00Z">
              <w:r w:rsidR="00FC2413">
                <w:rPr>
                  <w:rFonts w:ascii="Times New Roman" w:hint="eastAsia"/>
                  <w:bCs/>
                  <w:sz w:val="22"/>
                  <w:szCs w:val="22"/>
                </w:rPr>
                <w:t>0</w:t>
              </w:r>
            </w:ins>
            <w:del w:id="35" w:author="상훈 김" w:date="2026-10-06T08:53:00Z" w16du:dateUtc="2026-10-05T23:53:00Z">
              <w:r w:rsidDel="00FC2413">
                <w:rPr>
                  <w:rFonts w:ascii="Times New Roman" w:hint="eastAsia"/>
                  <w:bCs/>
                  <w:sz w:val="22"/>
                  <w:szCs w:val="22"/>
                </w:rPr>
                <w:delText>4</w:delText>
              </w:r>
            </w:del>
            <w:r>
              <w:rPr>
                <w:rFonts w:ascii="Times New Roman" w:hint="eastAsia"/>
                <w:bCs/>
                <w:sz w:val="22"/>
                <w:szCs w:val="22"/>
              </w:rPr>
              <w:t>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1E7D2E" w:rsidRPr="00A6051A" w14:paraId="4E821764" w14:textId="77777777" w:rsidTr="000028E8">
        <w:tc>
          <w:tcPr>
            <w:tcW w:w="790" w:type="dxa"/>
            <w:vMerge/>
          </w:tcPr>
          <w:p w14:paraId="49872DB9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61F1E00E" w14:textId="609D5808" w:rsidR="001E7D2E" w:rsidRPr="00A6051A" w:rsidRDefault="001E7D2E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엠지캐피탈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Times New Roman" w:eastAsia="바탕체" w:hint="eastAsia"/>
                <w:bCs/>
                <w:color w:val="000000"/>
                <w:kern w:val="0"/>
                <w:szCs w:val="20"/>
              </w:rPr>
              <w:t>주식회사</w:t>
            </w:r>
          </w:p>
        </w:tc>
        <w:tc>
          <w:tcPr>
            <w:tcW w:w="2011" w:type="dxa"/>
            <w:vAlign w:val="center"/>
          </w:tcPr>
          <w:p w14:paraId="172D6EBA" w14:textId="16D5C7B2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ins w:id="36" w:author="상훈 김" w:date="2026-10-06T08:53:00Z" w16du:dateUtc="2026-10-05T23:53:00Z">
              <w:r>
                <w:rPr>
                  <w:rFonts w:ascii="Times New Roman" w:hint="eastAsia"/>
                  <w:bCs/>
                  <w:sz w:val="22"/>
                  <w:szCs w:val="22"/>
                </w:rPr>
                <w:t>10</w:t>
              </w:r>
            </w:ins>
            <w:del w:id="37" w:author="상훈 김" w:date="2026-10-06T08:53:00Z" w16du:dateUtc="2026-10-05T23:53:00Z">
              <w:r w:rsidR="001E7D2E" w:rsidRPr="001E7D2E" w:rsidDel="00FC2413">
                <w:rPr>
                  <w:rFonts w:ascii="Times New Roman"/>
                  <w:bCs/>
                  <w:sz w:val="22"/>
                  <w:szCs w:val="22"/>
                </w:rPr>
                <w:delText>6</w:delText>
              </w:r>
            </w:del>
            <w:r w:rsidR="001E7D2E" w:rsidRPr="001E7D2E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44FD8FCA" w14:textId="0AD0FAE0" w:rsidR="001E7D2E" w:rsidRPr="00A6051A" w:rsidRDefault="001E7D2E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del w:id="38" w:author="상훈 김" w:date="2026-10-06T08:53:00Z" w16du:dateUtc="2026-10-05T23:53:00Z">
              <w:r w:rsidDel="00FC2413">
                <w:rPr>
                  <w:rFonts w:ascii="Times New Roman" w:hint="eastAsia"/>
                  <w:bCs/>
                  <w:sz w:val="22"/>
                  <w:szCs w:val="22"/>
                </w:rPr>
                <w:delText>7</w:delText>
              </w:r>
            </w:del>
            <w:ins w:id="39" w:author="상훈 김" w:date="2026-10-06T08:53:00Z" w16du:dateUtc="2026-10-05T23:53:00Z">
              <w:r w:rsidR="00FC2413">
                <w:rPr>
                  <w:rFonts w:ascii="Times New Roman" w:hint="eastAsia"/>
                  <w:bCs/>
                  <w:sz w:val="22"/>
                  <w:szCs w:val="22"/>
                </w:rPr>
                <w:t>12</w:t>
              </w:r>
            </w:ins>
            <w:r>
              <w:rPr>
                <w:rFonts w:ascii="Times New Roman" w:hint="eastAsia"/>
                <w:bCs/>
                <w:sz w:val="22"/>
                <w:szCs w:val="22"/>
              </w:rPr>
              <w:t>,</w:t>
            </w:r>
            <w:ins w:id="40" w:author="상훈 김" w:date="2026-10-06T08:53:00Z" w16du:dateUtc="2026-10-05T23:53:00Z">
              <w:r w:rsidR="00FC2413">
                <w:rPr>
                  <w:rFonts w:ascii="Times New Roman" w:hint="eastAsia"/>
                  <w:bCs/>
                  <w:sz w:val="22"/>
                  <w:szCs w:val="22"/>
                </w:rPr>
                <w:t>0</w:t>
              </w:r>
            </w:ins>
            <w:del w:id="41" w:author="상훈 김" w:date="2026-10-06T08:53:00Z" w16du:dateUtc="2026-10-05T23:53:00Z">
              <w:r w:rsidDel="00FC2413">
                <w:rPr>
                  <w:rFonts w:ascii="Times New Roman" w:hint="eastAsia"/>
                  <w:bCs/>
                  <w:sz w:val="22"/>
                  <w:szCs w:val="22"/>
                </w:rPr>
                <w:delText>2</w:delText>
              </w:r>
            </w:del>
            <w:r>
              <w:rPr>
                <w:rFonts w:ascii="Times New Roman" w:hint="eastAsia"/>
                <w:bCs/>
                <w:sz w:val="22"/>
                <w:szCs w:val="22"/>
              </w:rPr>
              <w:t>00,000,000</w:t>
            </w:r>
            <w:r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1E7D2E" w:rsidRPr="00A6051A" w14:paraId="353F53A1" w14:textId="77777777" w:rsidTr="000028E8">
        <w:tc>
          <w:tcPr>
            <w:tcW w:w="790" w:type="dxa"/>
            <w:vMerge/>
          </w:tcPr>
          <w:p w14:paraId="2312883E" w14:textId="77777777" w:rsidR="001E7D2E" w:rsidRPr="00A6051A" w:rsidRDefault="001E7D2E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Cs/>
                <w:sz w:val="22"/>
                <w:szCs w:val="22"/>
              </w:rPr>
            </w:pPr>
          </w:p>
        </w:tc>
        <w:tc>
          <w:tcPr>
            <w:tcW w:w="3272" w:type="dxa"/>
            <w:vAlign w:val="center"/>
          </w:tcPr>
          <w:p w14:paraId="19018745" w14:textId="11692479" w:rsidR="001E7D2E" w:rsidRPr="00A6051A" w:rsidRDefault="001E7D2E" w:rsidP="00A6051A">
            <w:pPr>
              <w:tabs>
                <w:tab w:val="left" w:pos="25600"/>
              </w:tabs>
              <w:adjustRightInd w:val="0"/>
              <w:snapToGrid w:val="0"/>
              <w:contextualSpacing/>
              <w:rPr>
                <w:rFonts w:ascii="Times New Roman" w:eastAsia="바탕체"/>
                <w:bCs/>
                <w:color w:val="000000"/>
                <w:kern w:val="0"/>
                <w:szCs w:val="20"/>
              </w:rPr>
            </w:pPr>
            <w:del w:id="42" w:author="상훈 김" w:date="2026-10-06T08:52:00Z" w16du:dateUtc="2026-10-05T23:52:00Z"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중소기업은행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 xml:space="preserve"> [KB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부동산대출일반사모부동산투자신탁제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1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호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(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전문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)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의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 xml:space="preserve"> 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신탁업자로서</w:delText>
              </w:r>
              <w:r w:rsidRPr="001E7D2E" w:rsidDel="00FC2413">
                <w:rPr>
                  <w:rFonts w:ascii="Times New Roman" w:eastAsia="바탕체"/>
                  <w:bCs/>
                  <w:color w:val="000000"/>
                  <w:kern w:val="0"/>
                  <w:szCs w:val="20"/>
                </w:rPr>
                <w:delText>]</w:delText>
              </w:r>
            </w:del>
            <w:ins w:id="43" w:author="상훈 김" w:date="2026-10-06T08:52:00Z" w16du:dateUtc="2026-10-05T23:52:00Z">
              <w:r w:rsidR="00FC2413">
                <w:rPr>
                  <w:rFonts w:ascii="Times New Roman" w:eastAsia="바탕체" w:hint="eastAsia"/>
                  <w:bCs/>
                  <w:color w:val="000000"/>
                  <w:kern w:val="0"/>
                  <w:szCs w:val="20"/>
                </w:rPr>
                <w:t>주식회사</w:t>
              </w:r>
              <w:r w:rsidR="00FC2413">
                <w:rPr>
                  <w:rFonts w:ascii="Times New Roman" w:eastAsia="바탕체" w:hint="eastAsia"/>
                  <w:bCs/>
                  <w:color w:val="000000"/>
                  <w:kern w:val="0"/>
                  <w:szCs w:val="20"/>
                </w:rPr>
                <w:t xml:space="preserve"> </w:t>
              </w:r>
              <w:r w:rsidR="00FC2413">
                <w:rPr>
                  <w:rFonts w:ascii="Times New Roman" w:eastAsia="바탕체" w:hint="eastAsia"/>
                  <w:bCs/>
                  <w:color w:val="000000"/>
                  <w:kern w:val="0"/>
                  <w:szCs w:val="20"/>
                </w:rPr>
                <w:t>디비저축은행</w:t>
              </w:r>
            </w:ins>
          </w:p>
        </w:tc>
        <w:tc>
          <w:tcPr>
            <w:tcW w:w="2011" w:type="dxa"/>
            <w:vAlign w:val="center"/>
          </w:tcPr>
          <w:p w14:paraId="6AAF2640" w14:textId="17D0BEF0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ins w:id="44" w:author="상훈 김" w:date="2026-10-06T08:53:00Z" w16du:dateUtc="2026-10-05T23:53:00Z">
              <w:r>
                <w:rPr>
                  <w:rFonts w:ascii="Times New Roman" w:hint="eastAsia"/>
                  <w:bCs/>
                  <w:sz w:val="22"/>
                  <w:szCs w:val="22"/>
                </w:rPr>
                <w:t>8</w:t>
              </w:r>
            </w:ins>
            <w:del w:id="45" w:author="상훈 김" w:date="2026-10-06T08:53:00Z" w16du:dateUtc="2026-10-05T23:53:00Z">
              <w:r w:rsidR="001E7D2E" w:rsidRPr="001E7D2E" w:rsidDel="00FC2413">
                <w:rPr>
                  <w:rFonts w:ascii="Times New Roman"/>
                  <w:bCs/>
                  <w:sz w:val="22"/>
                  <w:szCs w:val="22"/>
                </w:rPr>
                <w:delText>20</w:delText>
              </w:r>
            </w:del>
            <w:r w:rsidR="001E7D2E" w:rsidRPr="001E7D2E">
              <w:rPr>
                <w:rFonts w:ascii="Times New Roman"/>
                <w:bCs/>
                <w:sz w:val="22"/>
                <w:szCs w:val="22"/>
              </w:rPr>
              <w:t>,000,000,000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  <w:tc>
          <w:tcPr>
            <w:tcW w:w="2403" w:type="dxa"/>
            <w:vAlign w:val="center"/>
          </w:tcPr>
          <w:p w14:paraId="5C5B4A54" w14:textId="4F8A9FA6" w:rsidR="001E7D2E" w:rsidRPr="00A6051A" w:rsidRDefault="00FC2413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bCs/>
                <w:sz w:val="22"/>
                <w:szCs w:val="22"/>
              </w:rPr>
            </w:pPr>
            <w:ins w:id="46" w:author="상훈 김" w:date="2026-10-06T08:53:00Z" w16du:dateUtc="2026-10-05T23:53:00Z">
              <w:r>
                <w:rPr>
                  <w:rFonts w:ascii="Times New Roman" w:hint="eastAsia"/>
                  <w:bCs/>
                  <w:sz w:val="22"/>
                  <w:szCs w:val="22"/>
                </w:rPr>
                <w:t>9</w:t>
              </w:r>
            </w:ins>
            <w:del w:id="47" w:author="상훈 김" w:date="2026-10-06T08:53:00Z" w16du:dateUtc="2026-10-05T23:53:00Z">
              <w:r w:rsidR="001E7D2E" w:rsidDel="00FC2413">
                <w:rPr>
                  <w:rFonts w:ascii="Times New Roman" w:hint="eastAsia"/>
                  <w:bCs/>
                  <w:sz w:val="22"/>
                  <w:szCs w:val="22"/>
                </w:rPr>
                <w:delText>24</w:delText>
              </w:r>
            </w:del>
            <w:r w:rsidR="001E7D2E">
              <w:rPr>
                <w:rFonts w:ascii="Times New Roman" w:hint="eastAsia"/>
                <w:bCs/>
                <w:sz w:val="22"/>
                <w:szCs w:val="22"/>
              </w:rPr>
              <w:t>,</w:t>
            </w:r>
            <w:ins w:id="48" w:author="상훈 김" w:date="2026-10-06T08:53:00Z" w16du:dateUtc="2026-10-05T23:53:00Z">
              <w:r>
                <w:rPr>
                  <w:rFonts w:ascii="Times New Roman" w:hint="eastAsia"/>
                  <w:bCs/>
                  <w:sz w:val="22"/>
                  <w:szCs w:val="22"/>
                </w:rPr>
                <w:t>6</w:t>
              </w:r>
            </w:ins>
            <w:del w:id="49" w:author="상훈 김" w:date="2026-10-06T08:53:00Z" w16du:dateUtc="2026-10-05T23:53:00Z">
              <w:r w:rsidR="001E7D2E" w:rsidDel="00FC2413">
                <w:rPr>
                  <w:rFonts w:ascii="Times New Roman" w:hint="eastAsia"/>
                  <w:bCs/>
                  <w:sz w:val="22"/>
                  <w:szCs w:val="22"/>
                </w:rPr>
                <w:delText>0</w:delText>
              </w:r>
            </w:del>
            <w:r w:rsidR="001E7D2E">
              <w:rPr>
                <w:rFonts w:ascii="Times New Roman" w:hint="eastAsia"/>
                <w:bCs/>
                <w:sz w:val="22"/>
                <w:szCs w:val="22"/>
              </w:rPr>
              <w:t>00,000,000</w:t>
            </w:r>
            <w:r w:rsidR="001E7D2E">
              <w:rPr>
                <w:rFonts w:ascii="Times New Roman" w:hint="eastAsia"/>
                <w:bCs/>
                <w:sz w:val="22"/>
                <w:szCs w:val="22"/>
              </w:rPr>
              <w:t>원</w:t>
            </w:r>
          </w:p>
        </w:tc>
      </w:tr>
      <w:tr w:rsidR="00A6051A" w:rsidRPr="00A6051A" w14:paraId="4D066BF8" w14:textId="77777777" w:rsidTr="000028E8">
        <w:tc>
          <w:tcPr>
            <w:tcW w:w="790" w:type="dxa"/>
            <w:shd w:val="clear" w:color="auto" w:fill="D9D9D9"/>
          </w:tcPr>
          <w:p w14:paraId="6FC83D74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</w:p>
        </w:tc>
        <w:tc>
          <w:tcPr>
            <w:tcW w:w="3272" w:type="dxa"/>
            <w:shd w:val="clear" w:color="auto" w:fill="D9D9D9"/>
          </w:tcPr>
          <w:p w14:paraId="6FEA7B15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center"/>
              <w:rPr>
                <w:rFonts w:ascii="Times New Roman"/>
                <w:b/>
                <w:bCs/>
                <w:sz w:val="22"/>
                <w:szCs w:val="22"/>
              </w:rPr>
            </w:pPr>
            <w:r w:rsidRPr="00A6051A">
              <w:rPr>
                <w:rFonts w:ascii="Times New Roman"/>
                <w:b/>
                <w:bCs/>
                <w:sz w:val="22"/>
                <w:szCs w:val="22"/>
              </w:rPr>
              <w:t>총</w:t>
            </w:r>
            <w:r w:rsidRPr="00A6051A">
              <w:rPr>
                <w:rFonts w:ascii="Times New Roman"/>
                <w:b/>
                <w:bCs/>
                <w:sz w:val="22"/>
                <w:szCs w:val="22"/>
              </w:rPr>
              <w:t xml:space="preserve"> </w:t>
            </w:r>
            <w:r w:rsidRPr="00A6051A">
              <w:rPr>
                <w:rFonts w:ascii="Times New Roman"/>
                <w:b/>
                <w:bCs/>
                <w:sz w:val="22"/>
                <w:szCs w:val="22"/>
              </w:rPr>
              <w:t>합계</w:t>
            </w:r>
          </w:p>
        </w:tc>
        <w:tc>
          <w:tcPr>
            <w:tcW w:w="2011" w:type="dxa"/>
            <w:shd w:val="clear" w:color="auto" w:fill="D9D9D9"/>
          </w:tcPr>
          <w:p w14:paraId="1180BCDB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/>
                <w:kern w:val="0"/>
                <w:sz w:val="22"/>
              </w:rPr>
            </w:pPr>
            <w:r w:rsidRPr="00A6051A">
              <w:rPr>
                <w:rFonts w:ascii="Times New Roman"/>
                <w:kern w:val="0"/>
                <w:sz w:val="22"/>
              </w:rPr>
              <w:t>198,000,000,000</w:t>
            </w:r>
            <w:r w:rsidRPr="00A6051A">
              <w:rPr>
                <w:rFonts w:ascii="Times New Roman"/>
                <w:kern w:val="0"/>
                <w:sz w:val="22"/>
              </w:rPr>
              <w:t>원</w:t>
            </w:r>
          </w:p>
        </w:tc>
        <w:tc>
          <w:tcPr>
            <w:tcW w:w="2403" w:type="dxa"/>
            <w:shd w:val="clear" w:color="auto" w:fill="D9D9D9"/>
          </w:tcPr>
          <w:p w14:paraId="12D9EA83" w14:textId="77777777" w:rsidR="00A6051A" w:rsidRPr="00A6051A" w:rsidRDefault="00A6051A" w:rsidP="00A6051A">
            <w:pPr>
              <w:topLinePunct/>
              <w:adjustRightInd w:val="0"/>
              <w:spacing w:line="400" w:lineRule="exact"/>
              <w:jc w:val="right"/>
              <w:rPr>
                <w:rFonts w:ascii="Times New Roman" w:eastAsia="바탕체"/>
                <w:kern w:val="0"/>
                <w:sz w:val="22"/>
                <w:szCs w:val="22"/>
              </w:rPr>
            </w:pPr>
            <w:r w:rsidRPr="00A6051A">
              <w:rPr>
                <w:rFonts w:ascii="Times New Roman"/>
                <w:sz w:val="22"/>
                <w:szCs w:val="22"/>
              </w:rPr>
              <w:t>237,600,000,000</w:t>
            </w:r>
            <w:r w:rsidRPr="00A6051A">
              <w:rPr>
                <w:rFonts w:ascii="Times New Roman"/>
                <w:sz w:val="22"/>
                <w:szCs w:val="22"/>
              </w:rPr>
              <w:t>원</w:t>
            </w:r>
          </w:p>
        </w:tc>
      </w:tr>
    </w:tbl>
    <w:p w14:paraId="0A68F4C5" w14:textId="77777777" w:rsidR="00A6051A" w:rsidRPr="00A6051A" w:rsidRDefault="00A6051A" w:rsidP="00A6051A">
      <w:pPr>
        <w:spacing w:line="300" w:lineRule="exact"/>
        <w:rPr>
          <w:rFonts w:ascii="Times New Roman"/>
          <w:b/>
          <w:sz w:val="22"/>
          <w:szCs w:val="22"/>
        </w:rPr>
      </w:pPr>
    </w:p>
    <w:p w14:paraId="337B4D72" w14:textId="77777777" w:rsidR="00477A3C" w:rsidRPr="006D64CE" w:rsidRDefault="00BA19E8" w:rsidP="00240BEF">
      <w:pPr>
        <w:pStyle w:val="1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br w:type="page"/>
      </w:r>
      <w:bookmarkEnd w:id="29"/>
      <w:r>
        <w:rPr>
          <w:rFonts w:ascii="Times New Roman"/>
          <w:b/>
          <w:sz w:val="22"/>
          <w:szCs w:val="22"/>
        </w:rPr>
        <w:lastRenderedPageBreak/>
        <w:t>별지</w:t>
      </w:r>
      <w:r w:rsidR="00477A3C" w:rsidRPr="006D64CE">
        <w:rPr>
          <w:rFonts w:ascii="Times New Roman"/>
          <w:b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2</w:t>
      </w:r>
      <w:r w:rsidR="00477A3C" w:rsidRPr="006D64CE">
        <w:rPr>
          <w:rFonts w:ascii="Times New Roman"/>
          <w:b/>
          <w:sz w:val="22"/>
          <w:szCs w:val="22"/>
        </w:rPr>
        <w:t>.</w:t>
      </w:r>
    </w:p>
    <w:p w14:paraId="1C56D1A1" w14:textId="77777777" w:rsidR="00477A3C" w:rsidRPr="006D64CE" w:rsidRDefault="00477A3C" w:rsidP="00240BEF">
      <w:pPr>
        <w:snapToGrid w:val="0"/>
        <w:spacing w:line="300" w:lineRule="auto"/>
        <w:contextualSpacing/>
        <w:jc w:val="center"/>
        <w:rPr>
          <w:rFonts w:ascii="Times New Roman"/>
          <w:b/>
        </w:rPr>
      </w:pPr>
    </w:p>
    <w:p w14:paraId="49B4BE57" w14:textId="77777777" w:rsidR="008C771D" w:rsidRPr="006D64CE" w:rsidRDefault="00F3625A" w:rsidP="00240BEF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  <w:szCs w:val="22"/>
        </w:rPr>
      </w:pPr>
      <w:r w:rsidRPr="006D64CE">
        <w:rPr>
          <w:rFonts w:ascii="Times New Roman"/>
          <w:b/>
          <w:sz w:val="22"/>
          <w:szCs w:val="22"/>
        </w:rPr>
        <w:t>근질권</w:t>
      </w:r>
      <w:r w:rsidR="005F521C" w:rsidRPr="006D64CE">
        <w:rPr>
          <w:rFonts w:ascii="Times New Roman"/>
          <w:b/>
          <w:sz w:val="22"/>
          <w:szCs w:val="22"/>
        </w:rPr>
        <w:t>대상계좌</w:t>
      </w:r>
    </w:p>
    <w:p w14:paraId="35F6F9EE" w14:textId="77777777" w:rsidR="00C96F1C" w:rsidRPr="006D64CE" w:rsidRDefault="00C96F1C" w:rsidP="00240BEF">
      <w:pPr>
        <w:snapToGrid w:val="0"/>
        <w:spacing w:line="300" w:lineRule="auto"/>
        <w:contextualSpacing/>
        <w:rPr>
          <w:rFonts w:ascii="Times New Roman"/>
          <w:szCs w:val="22"/>
        </w:rPr>
      </w:pPr>
    </w:p>
    <w:tbl>
      <w:tblPr>
        <w:tblW w:w="9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3544"/>
        <w:gridCol w:w="2126"/>
        <w:gridCol w:w="1763"/>
      </w:tblGrid>
      <w:tr w:rsidR="00C96F1C" w:rsidRPr="006D64CE" w14:paraId="7BBF4AF5" w14:textId="77777777" w:rsidTr="002E75A7">
        <w:trPr>
          <w:trHeight w:val="475"/>
        </w:trPr>
        <w:tc>
          <w:tcPr>
            <w:tcW w:w="1809" w:type="dxa"/>
            <w:vAlign w:val="center"/>
          </w:tcPr>
          <w:p w14:paraId="5EDEEFA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계좌개설은행</w:t>
            </w:r>
          </w:p>
        </w:tc>
        <w:tc>
          <w:tcPr>
            <w:tcW w:w="3544" w:type="dxa"/>
            <w:vAlign w:val="center"/>
          </w:tcPr>
          <w:p w14:paraId="299C0154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예금주</w:t>
            </w:r>
          </w:p>
        </w:tc>
        <w:tc>
          <w:tcPr>
            <w:tcW w:w="2126" w:type="dxa"/>
            <w:vAlign w:val="center"/>
          </w:tcPr>
          <w:p w14:paraId="60EBC76F" w14:textId="77777777" w:rsidR="00C96F1C" w:rsidRPr="006D64CE" w:rsidRDefault="00C96F1C" w:rsidP="00240BEF">
            <w:pPr>
              <w:snapToGrid w:val="0"/>
              <w:spacing w:line="300" w:lineRule="auto"/>
              <w:ind w:leftChars="81" w:left="162"/>
              <w:contextualSpacing/>
              <w:jc w:val="center"/>
              <w:rPr>
                <w:rFonts w:ascii="Times New Roman"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계좌번호</w:t>
            </w:r>
          </w:p>
        </w:tc>
        <w:tc>
          <w:tcPr>
            <w:tcW w:w="1763" w:type="dxa"/>
            <w:vAlign w:val="center"/>
          </w:tcPr>
          <w:p w14:paraId="504ED7F2" w14:textId="77777777" w:rsidR="00C96F1C" w:rsidRPr="006D64CE" w:rsidRDefault="00C96F1C" w:rsidP="00240BEF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b/>
                <w:szCs w:val="20"/>
              </w:rPr>
            </w:pPr>
            <w:r w:rsidRPr="006D64CE">
              <w:rPr>
                <w:rFonts w:ascii="Times New Roman"/>
                <w:b/>
                <w:szCs w:val="20"/>
              </w:rPr>
              <w:t>비</w:t>
            </w:r>
            <w:r w:rsidRPr="006D64CE">
              <w:rPr>
                <w:rFonts w:ascii="Times New Roman"/>
                <w:b/>
                <w:szCs w:val="20"/>
              </w:rPr>
              <w:t xml:space="preserve">  </w:t>
            </w:r>
            <w:r w:rsidRPr="006D64CE">
              <w:rPr>
                <w:rFonts w:ascii="Times New Roman"/>
                <w:b/>
                <w:szCs w:val="20"/>
              </w:rPr>
              <w:t>고</w:t>
            </w:r>
          </w:p>
        </w:tc>
      </w:tr>
      <w:tr w:rsidR="00FB0366" w:rsidRPr="006D64CE" w14:paraId="1FC38F24" w14:textId="77777777" w:rsidTr="0051417A">
        <w:trPr>
          <w:trHeight w:val="642"/>
        </w:trPr>
        <w:tc>
          <w:tcPr>
            <w:tcW w:w="1809" w:type="dxa"/>
          </w:tcPr>
          <w:p w14:paraId="60F0DE3C" w14:textId="00D3D432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138A9218" w14:textId="57FF8666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46136495" w14:textId="5DF696AE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71067501" w14:textId="6330B471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</w:t>
            </w:r>
            <w:r w:rsidR="00612F64">
              <w:rPr>
                <w:rFonts w:ascii="Times New Roman" w:hint="eastAsia"/>
                <w:sz w:val="22"/>
                <w:szCs w:val="22"/>
              </w:rPr>
              <w:t>수령</w:t>
            </w:r>
            <w:r>
              <w:rPr>
                <w:rFonts w:ascii="Times New Roman" w:hint="eastAsia"/>
                <w:sz w:val="22"/>
                <w:szCs w:val="22"/>
              </w:rPr>
              <w:t>계좌</w:t>
            </w:r>
          </w:p>
        </w:tc>
      </w:tr>
      <w:tr w:rsidR="00FB0366" w:rsidRPr="006D64CE" w14:paraId="690A5FC7" w14:textId="77777777" w:rsidTr="0051417A">
        <w:trPr>
          <w:trHeight w:val="642"/>
        </w:trPr>
        <w:tc>
          <w:tcPr>
            <w:tcW w:w="1809" w:type="dxa"/>
          </w:tcPr>
          <w:p w14:paraId="2478AF2E" w14:textId="7461EDAD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4E5475C" w14:textId="0E8DE39E" w:rsidR="00FB0366" w:rsidRPr="00CE0A1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2AEF717C" w14:textId="2A7CBDE6" w:rsidR="00FB0366" w:rsidRDefault="00FB0366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293FFC7D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3EE16C73" w14:textId="2959A6A5" w:rsidR="00FB0366" w:rsidRDefault="00A6051A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  <w:tr w:rsidR="00EA2C84" w:rsidRPr="006D64CE" w14:paraId="6170839A" w14:textId="77777777" w:rsidTr="0051417A">
        <w:trPr>
          <w:trHeight w:val="642"/>
        </w:trPr>
        <w:tc>
          <w:tcPr>
            <w:tcW w:w="1809" w:type="dxa"/>
          </w:tcPr>
          <w:p w14:paraId="680967CE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3544" w:type="dxa"/>
            <w:vAlign w:val="center"/>
          </w:tcPr>
          <w:p w14:paraId="4BE04637" w14:textId="77777777" w:rsidR="00EA2C84" w:rsidRPr="00CE0A16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pacing w:val="-2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75F299E6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</w:p>
        </w:tc>
        <w:tc>
          <w:tcPr>
            <w:tcW w:w="1763" w:type="dxa"/>
            <w:vAlign w:val="center"/>
          </w:tcPr>
          <w:p w14:paraId="14769F22" w14:textId="77777777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7706F84C" w14:textId="6F5ACCF3" w:rsidR="00EA2C84" w:rsidRDefault="00EA2C84" w:rsidP="00FB0366">
            <w:pPr>
              <w:snapToGrid w:val="0"/>
              <w:spacing w:line="300" w:lineRule="auto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</w:tr>
    </w:tbl>
    <w:p w14:paraId="34C75A17" w14:textId="77777777" w:rsidR="008075EA" w:rsidRPr="00E061DE" w:rsidRDefault="008075EA" w:rsidP="00240BEF">
      <w:pPr>
        <w:pStyle w:val="1"/>
        <w:rPr>
          <w:rFonts w:ascii="Times New Roman" w:eastAsia="바탕" w:hAnsi="Times New Roman"/>
          <w:b/>
          <w:bCs/>
          <w:spacing w:val="3"/>
        </w:rPr>
      </w:pPr>
      <w:r w:rsidRPr="006D64CE">
        <w:rPr>
          <w:rFonts w:ascii="Times New Roman"/>
          <w:b/>
        </w:rPr>
        <w:br w:type="page"/>
      </w:r>
      <w:r w:rsidR="00BA19E8" w:rsidRPr="00E061DE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E061D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240BEF">
        <w:rPr>
          <w:rFonts w:ascii="Times New Roman" w:eastAsia="바탕" w:hAnsi="Times New Roman"/>
          <w:b/>
          <w:sz w:val="22"/>
          <w:szCs w:val="22"/>
        </w:rPr>
        <w:t>3</w:t>
      </w:r>
      <w:r w:rsidRPr="00E061DE">
        <w:rPr>
          <w:rFonts w:ascii="Times New Roman" w:eastAsia="바탕" w:hAnsi="Times New Roman"/>
          <w:b/>
          <w:sz w:val="22"/>
          <w:szCs w:val="22"/>
        </w:rPr>
        <w:t>-1.</w:t>
      </w:r>
    </w:p>
    <w:p w14:paraId="5ED7F307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1D93491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  <w:r w:rsidRPr="006D64CE">
        <w:rPr>
          <w:rFonts w:ascii="Times New Roman"/>
          <w:b/>
          <w:sz w:val="22"/>
        </w:rPr>
        <w:t>근질권설정</w:t>
      </w:r>
      <w:r w:rsidRPr="006D64CE">
        <w:rPr>
          <w:rFonts w:ascii="Times New Roman"/>
          <w:b/>
          <w:sz w:val="22"/>
        </w:rPr>
        <w:t xml:space="preserve"> </w:t>
      </w:r>
      <w:r w:rsidRPr="006D64CE">
        <w:rPr>
          <w:rFonts w:ascii="Times New Roman"/>
          <w:b/>
          <w:sz w:val="22"/>
        </w:rPr>
        <w:t>통지서</w:t>
      </w:r>
    </w:p>
    <w:p w14:paraId="36686A6C" w14:textId="77777777" w:rsidR="008075EA" w:rsidRPr="006D64CE" w:rsidRDefault="008075EA" w:rsidP="009B23D3">
      <w:pPr>
        <w:snapToGrid w:val="0"/>
        <w:spacing w:line="300" w:lineRule="auto"/>
        <w:contextualSpacing/>
        <w:jc w:val="center"/>
        <w:rPr>
          <w:rFonts w:ascii="Times New Roman"/>
          <w:b/>
          <w:sz w:val="22"/>
        </w:rPr>
      </w:pPr>
    </w:p>
    <w:p w14:paraId="5EC7945D" w14:textId="6175F718" w:rsidR="00020368" w:rsidRDefault="008075EA" w:rsidP="009B23D3">
      <w:pPr>
        <w:snapToGrid w:val="0"/>
        <w:spacing w:line="300" w:lineRule="auto"/>
        <w:contextualSpacing/>
        <w:rPr>
          <w:rFonts w:ascii="Times New Roman"/>
          <w:spacing w:val="-6"/>
          <w:sz w:val="22"/>
        </w:rPr>
      </w:pPr>
      <w:r w:rsidRPr="006D64CE">
        <w:rPr>
          <w:rFonts w:ascii="Times New Roman"/>
          <w:spacing w:val="-6"/>
          <w:sz w:val="22"/>
        </w:rPr>
        <w:t>발신</w:t>
      </w:r>
      <w:r w:rsidRPr="006D64CE">
        <w:rPr>
          <w:rFonts w:ascii="Times New Roman"/>
          <w:spacing w:val="-6"/>
          <w:sz w:val="22"/>
        </w:rPr>
        <w:t xml:space="preserve">: </w:t>
      </w:r>
      <w:r w:rsidR="00A6051A">
        <w:rPr>
          <w:rFonts w:ascii="Times New Roman" w:hint="eastAsia"/>
          <w:spacing w:val="-6"/>
          <w:sz w:val="22"/>
        </w:rPr>
        <w:t>주식회사</w:t>
      </w:r>
      <w:r w:rsidR="00A6051A">
        <w:rPr>
          <w:rFonts w:ascii="Times New Roman" w:hint="eastAsia"/>
          <w:spacing w:val="-6"/>
          <w:sz w:val="22"/>
        </w:rPr>
        <w:t xml:space="preserve"> </w:t>
      </w:r>
      <w:r w:rsidR="00A6051A">
        <w:rPr>
          <w:rFonts w:ascii="Times New Roman" w:hint="eastAsia"/>
          <w:spacing w:val="-6"/>
          <w:sz w:val="22"/>
        </w:rPr>
        <w:t>코람코라이프로지스위탁관리부동산투자회사</w:t>
      </w:r>
    </w:p>
    <w:p w14:paraId="2993998A" w14:textId="6872B1AF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>수신</w:t>
      </w:r>
      <w:r w:rsidRPr="006D64CE">
        <w:rPr>
          <w:rFonts w:ascii="Times New Roman"/>
          <w:sz w:val="22"/>
        </w:rPr>
        <w:t xml:space="preserve">: </w:t>
      </w:r>
      <w:r w:rsidR="00372732">
        <w:rPr>
          <w:rFonts w:ascii="Times New Roman" w:hint="eastAsia"/>
          <w:sz w:val="22"/>
        </w:rPr>
        <w:t>주식회사</w:t>
      </w:r>
      <w:r w:rsidR="00372732">
        <w:rPr>
          <w:rFonts w:ascii="Times New Roman" w:hint="eastAsia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372732">
        <w:rPr>
          <w:rFonts w:ascii="Times New Roman" w:hint="eastAsia"/>
          <w:sz w:val="22"/>
        </w:rPr>
        <w:t>은행</w:t>
      </w:r>
      <w:r w:rsidRPr="006D64CE">
        <w:rPr>
          <w:rFonts w:ascii="Times New Roman"/>
          <w:sz w:val="22"/>
        </w:rPr>
        <w:t>(</w:t>
      </w:r>
      <w:r w:rsidRPr="006D64CE">
        <w:rPr>
          <w:rFonts w:ascii="Times New Roman"/>
          <w:sz w:val="22"/>
        </w:rPr>
        <w:t>계좌개설은행</w:t>
      </w:r>
      <w:r w:rsidR="00F245B7" w:rsidRPr="006D64CE">
        <w:rPr>
          <w:rFonts w:ascii="Times New Roman"/>
          <w:sz w:val="22"/>
        </w:rPr>
        <w:t>으로서</w:t>
      </w:r>
      <w:r w:rsidRPr="006D64CE">
        <w:rPr>
          <w:rFonts w:ascii="Times New Roman"/>
          <w:sz w:val="22"/>
        </w:rPr>
        <w:t>)</w:t>
      </w:r>
    </w:p>
    <w:p w14:paraId="1E76103D" w14:textId="77777777" w:rsidR="008075EA" w:rsidRPr="00A6051A" w:rsidRDefault="008075EA" w:rsidP="009B23D3">
      <w:pPr>
        <w:snapToGrid w:val="0"/>
        <w:spacing w:line="300" w:lineRule="auto"/>
        <w:contextualSpacing/>
        <w:rPr>
          <w:rFonts w:ascii="Times New Roman"/>
          <w:sz w:val="22"/>
        </w:rPr>
      </w:pPr>
    </w:p>
    <w:p w14:paraId="3259A41E" w14:textId="6ED56A9D" w:rsidR="008075EA" w:rsidRPr="006D64CE" w:rsidRDefault="00A6051A" w:rsidP="009B23D3">
      <w:pPr>
        <w:snapToGrid w:val="0"/>
        <w:spacing w:line="300" w:lineRule="auto"/>
        <w:contextualSpacing/>
        <w:rPr>
          <w:rFonts w:ascii="Times New Roman"/>
          <w:kern w:val="0"/>
          <w:sz w:val="22"/>
          <w:szCs w:val="22"/>
        </w:rPr>
      </w:pPr>
      <w:r>
        <w:rPr>
          <w:rFonts w:ascii="Times New Roman" w:hint="eastAsia"/>
          <w:spacing w:val="3"/>
          <w:sz w:val="22"/>
          <w:szCs w:val="22"/>
        </w:rPr>
        <w:t>주식회사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8075EA" w:rsidRPr="006D64CE">
        <w:rPr>
          <w:rFonts w:ascii="Times New Roman"/>
          <w:b/>
          <w:spacing w:val="3"/>
          <w:sz w:val="22"/>
          <w:szCs w:val="22"/>
        </w:rPr>
        <w:t>근질권설정자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E73B69">
        <w:rPr>
          <w:rFonts w:ascii="Times New Roman" w:hint="eastAsia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2E5DEE" w:rsidRPr="006D64CE">
        <w:rPr>
          <w:rFonts w:ascii="Times New Roman"/>
          <w:spacing w:val="3"/>
          <w:sz w:val="22"/>
          <w:szCs w:val="22"/>
        </w:rPr>
        <w:t>(</w:t>
      </w:r>
      <w:r w:rsidR="002E5DEE" w:rsidRPr="006D64CE">
        <w:rPr>
          <w:rFonts w:ascii="Times New Roman"/>
          <w:spacing w:val="3"/>
          <w:sz w:val="22"/>
          <w:szCs w:val="22"/>
        </w:rPr>
        <w:t>이하</w:t>
      </w:r>
      <w:r w:rsidR="001645CE" w:rsidRPr="006D64CE">
        <w:rPr>
          <w:rFonts w:ascii="Times New Roman"/>
          <w:spacing w:val="3"/>
          <w:sz w:val="22"/>
          <w:szCs w:val="22"/>
        </w:rPr>
        <w:t xml:space="preserve"> </w:t>
      </w:r>
      <w:r w:rsidR="00240BEF">
        <w:rPr>
          <w:rFonts w:ascii="Times New Roman" w:hint="eastAsia"/>
          <w:spacing w:val="3"/>
          <w:sz w:val="22"/>
          <w:szCs w:val="22"/>
        </w:rPr>
        <w:t>총칭하여</w:t>
      </w:r>
      <w:r w:rsidR="00240BEF">
        <w:rPr>
          <w:rFonts w:ascii="Times New Roman" w:hint="eastAsia"/>
          <w:spacing w:val="3"/>
          <w:sz w:val="22"/>
          <w:szCs w:val="22"/>
        </w:rPr>
        <w:t xml:space="preserve"> </w:t>
      </w:r>
      <w:r w:rsidR="002E5DEE" w:rsidRPr="006D64CE">
        <w:rPr>
          <w:rFonts w:ascii="Times New Roman"/>
          <w:spacing w:val="3"/>
          <w:sz w:val="22"/>
          <w:szCs w:val="22"/>
        </w:rPr>
        <w:t>“</w:t>
      </w:r>
      <w:r w:rsidR="002E5DEE" w:rsidRPr="006D64CE">
        <w:rPr>
          <w:rFonts w:ascii="Times New Roman"/>
          <w:b/>
          <w:spacing w:val="3"/>
          <w:sz w:val="22"/>
        </w:rPr>
        <w:t>근질권자</w:t>
      </w:r>
      <w:r w:rsidR="002E5DEE" w:rsidRPr="006D64CE">
        <w:rPr>
          <w:rFonts w:ascii="Times New Roman"/>
          <w:spacing w:val="3"/>
          <w:sz w:val="22"/>
        </w:rPr>
        <w:t>”)</w:t>
      </w:r>
      <w:r w:rsidR="00E73B69">
        <w:rPr>
          <w:rFonts w:ascii="Times New Roman"/>
          <w:spacing w:val="3"/>
          <w:sz w:val="22"/>
        </w:rPr>
        <w:t xml:space="preserve"> </w:t>
      </w:r>
      <w:r w:rsidR="00E73B69">
        <w:rPr>
          <w:rFonts w:ascii="Times New Roman" w:hint="eastAsia"/>
          <w:spacing w:val="3"/>
          <w:sz w:val="22"/>
        </w:rPr>
        <w:t>등</w:t>
      </w:r>
      <w:r w:rsidR="002F17F0">
        <w:rPr>
          <w:rFonts w:ascii="Times New Roman" w:hint="eastAsia"/>
          <w:spacing w:val="3"/>
          <w:sz w:val="22"/>
        </w:rPr>
        <w:t>과</w:t>
      </w:r>
      <w:r w:rsidR="00C9051E" w:rsidRPr="006D64CE">
        <w:rPr>
          <w:rFonts w:ascii="Times New Roman"/>
          <w:spacing w:val="3"/>
          <w:sz w:val="22"/>
        </w:rPr>
        <w:t xml:space="preserve"> </w:t>
      </w:r>
      <w:r w:rsidR="00B54739" w:rsidRPr="006D64CE">
        <w:rPr>
          <w:rFonts w:ascii="Times New Roman"/>
          <w:sz w:val="22"/>
          <w:szCs w:val="22"/>
        </w:rPr>
        <w:t>대출약정</w:t>
      </w:r>
      <w:r w:rsidR="008075EA" w:rsidRPr="006D64CE">
        <w:rPr>
          <w:rFonts w:ascii="Times New Roman"/>
          <w:sz w:val="22"/>
          <w:szCs w:val="22"/>
        </w:rPr>
        <w:t>서</w:t>
      </w:r>
      <w:r w:rsidR="008075EA" w:rsidRPr="006D64CE">
        <w:rPr>
          <w:rFonts w:ascii="Times New Roman"/>
          <w:spacing w:val="3"/>
          <w:sz w:val="22"/>
          <w:szCs w:val="22"/>
        </w:rPr>
        <w:t>(</w:t>
      </w:r>
      <w:r w:rsidR="008075EA" w:rsidRPr="006D64CE">
        <w:rPr>
          <w:rFonts w:ascii="Times New Roman"/>
          <w:spacing w:val="3"/>
          <w:sz w:val="22"/>
          <w:szCs w:val="22"/>
        </w:rPr>
        <w:t>이하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“</w:t>
      </w:r>
      <w:r w:rsidR="00B54739" w:rsidRPr="006D64CE">
        <w:rPr>
          <w:rFonts w:ascii="Times New Roman"/>
          <w:b/>
          <w:spacing w:val="3"/>
          <w:sz w:val="22"/>
          <w:szCs w:val="22"/>
        </w:rPr>
        <w:t>대출약정</w:t>
      </w:r>
      <w:r w:rsidR="008075EA" w:rsidRPr="006D64CE">
        <w:rPr>
          <w:rFonts w:ascii="Times New Roman"/>
          <w:spacing w:val="3"/>
          <w:sz w:val="22"/>
          <w:szCs w:val="22"/>
        </w:rPr>
        <w:t>”)</w:t>
      </w:r>
      <w:r w:rsidR="008075EA" w:rsidRPr="006D64CE">
        <w:rPr>
          <w:rFonts w:ascii="Times New Roman"/>
          <w:spacing w:val="3"/>
          <w:sz w:val="22"/>
          <w:szCs w:val="22"/>
        </w:rPr>
        <w:t>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또한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근질권설정자는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4E6290">
        <w:rPr>
          <w:rFonts w:ascii="Times New Roman"/>
          <w:spacing w:val="3"/>
          <w:sz w:val="22"/>
          <w:szCs w:val="22"/>
        </w:rPr>
        <w:t>202</w:t>
      </w:r>
      <w:r>
        <w:rPr>
          <w:rFonts w:ascii="Times New Roman" w:hint="eastAsia"/>
          <w:spacing w:val="3"/>
          <w:sz w:val="22"/>
          <w:szCs w:val="22"/>
        </w:rPr>
        <w:t>6</w:t>
      </w:r>
      <w:r w:rsidR="008075EA" w:rsidRPr="006D64CE">
        <w:rPr>
          <w:rFonts w:ascii="Times New Roman"/>
          <w:spacing w:val="3"/>
          <w:sz w:val="22"/>
          <w:szCs w:val="22"/>
        </w:rPr>
        <w:t>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8075EA" w:rsidRPr="006D64CE">
        <w:rPr>
          <w:rFonts w:ascii="Times New Roman"/>
          <w:spacing w:val="3"/>
          <w:sz w:val="22"/>
          <w:szCs w:val="22"/>
        </w:rPr>
        <w:t>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>
        <w:rPr>
          <w:rFonts w:ascii="Times New Roman" w:hint="eastAsia"/>
          <w:spacing w:val="3"/>
          <w:sz w:val="22"/>
          <w:szCs w:val="22"/>
        </w:rPr>
        <w:t>[*]</w:t>
      </w:r>
      <w:r w:rsidR="00E244B9">
        <w:rPr>
          <w:rFonts w:ascii="Times New Roman"/>
          <w:spacing w:val="3"/>
          <w:sz w:val="22"/>
          <w:szCs w:val="22"/>
        </w:rPr>
        <w:t>일</w:t>
      </w:r>
      <w:r w:rsidR="008075EA" w:rsidRPr="006D64CE" w:rsidDel="00B45494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대하여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 w:rsidRPr="006D64CE">
        <w:rPr>
          <w:rFonts w:ascii="Times New Roman"/>
          <w:spacing w:val="3"/>
          <w:sz w:val="22"/>
          <w:szCs w:val="22"/>
        </w:rPr>
        <w:t>근질권자에게</w:t>
      </w:r>
      <w:r w:rsidR="00144000" w:rsidRPr="006D64CE">
        <w:rPr>
          <w:rFonts w:ascii="Times New Roman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1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144000">
        <w:rPr>
          <w:rFonts w:ascii="Times New Roman" w:hint="eastAsia"/>
          <w:spacing w:val="3"/>
          <w:sz w:val="22"/>
          <w:szCs w:val="22"/>
        </w:rPr>
        <w:t>,</w:t>
      </w:r>
      <w:r w:rsidR="00144000">
        <w:rPr>
          <w:rFonts w:ascii="Times New Roman"/>
          <w:spacing w:val="3"/>
          <w:sz w:val="22"/>
          <w:szCs w:val="22"/>
        </w:rPr>
        <w:t xml:space="preserve"> 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근질권자에게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공동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/>
          <w:spacing w:val="3"/>
          <w:sz w:val="22"/>
          <w:szCs w:val="22"/>
        </w:rPr>
        <w:t>2</w:t>
      </w:r>
      <w:r w:rsidR="00144000">
        <w:rPr>
          <w:rFonts w:ascii="Times New Roman" w:hint="eastAsia"/>
          <w:spacing w:val="3"/>
          <w:sz w:val="22"/>
          <w:szCs w:val="22"/>
        </w:rPr>
        <w:t>순위</w:t>
      </w:r>
      <w:r w:rsidR="00144000">
        <w:rPr>
          <w:rFonts w:ascii="Times New Roman" w:hint="eastAsia"/>
          <w:spacing w:val="3"/>
          <w:sz w:val="22"/>
          <w:szCs w:val="22"/>
        </w:rPr>
        <w:t xml:space="preserve"> </w:t>
      </w:r>
      <w:r w:rsidR="00144000">
        <w:rPr>
          <w:rFonts w:ascii="Times New Roman" w:hint="eastAsia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제공하는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것을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내용으로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하는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예금근질권설정계약을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체결하였고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,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따라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근질권자</w:t>
      </w:r>
      <w:r w:rsidR="003F7E48" w:rsidRPr="006D64CE">
        <w:rPr>
          <w:rFonts w:ascii="Times New Roman"/>
          <w:spacing w:val="3"/>
          <w:sz w:val="22"/>
          <w:szCs w:val="22"/>
        </w:rPr>
        <w:t>는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아래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계좌의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예금채권에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대해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근질권을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가지게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 </w:t>
      </w:r>
      <w:r w:rsidR="008075EA" w:rsidRPr="006D64CE">
        <w:rPr>
          <w:rFonts w:ascii="Times New Roman"/>
          <w:spacing w:val="3"/>
          <w:sz w:val="22"/>
          <w:szCs w:val="22"/>
        </w:rPr>
        <w:t>되었습니다</w:t>
      </w:r>
      <w:r w:rsidR="008075EA" w:rsidRPr="006D64CE">
        <w:rPr>
          <w:rFonts w:ascii="Times New Roman"/>
          <w:spacing w:val="3"/>
          <w:sz w:val="22"/>
          <w:szCs w:val="22"/>
        </w:rPr>
        <w:t xml:space="preserve">. </w:t>
      </w:r>
      <w:r w:rsidR="008075EA" w:rsidRPr="006D64CE">
        <w:rPr>
          <w:rFonts w:ascii="Times New Roman"/>
          <w:spacing w:val="3"/>
          <w:sz w:val="22"/>
          <w:szCs w:val="22"/>
        </w:rPr>
        <w:t>이에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근질권설정자는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아래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계좌의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예금채권에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대해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근질권이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설정되었음을</w:t>
      </w:r>
      <w:r w:rsidR="008075EA" w:rsidRPr="006D64CE">
        <w:rPr>
          <w:rFonts w:ascii="Times New Roman"/>
          <w:spacing w:val="3"/>
          <w:sz w:val="22"/>
        </w:rPr>
        <w:t xml:space="preserve"> </w:t>
      </w:r>
      <w:r w:rsidR="008075EA" w:rsidRPr="006D64CE">
        <w:rPr>
          <w:rFonts w:ascii="Times New Roman"/>
          <w:spacing w:val="3"/>
          <w:sz w:val="22"/>
        </w:rPr>
        <w:t>통지합니다</w:t>
      </w:r>
      <w:r w:rsidR="008075EA" w:rsidRPr="006D64CE">
        <w:rPr>
          <w:rFonts w:ascii="Times New Roman"/>
          <w:spacing w:val="3"/>
          <w:sz w:val="22"/>
        </w:rPr>
        <w:t xml:space="preserve">. </w:t>
      </w:r>
    </w:p>
    <w:p w14:paraId="33F9CFF7" w14:textId="77777777" w:rsidR="000330AA" w:rsidRPr="006D64CE" w:rsidRDefault="000330A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</w:rPr>
      </w:pPr>
    </w:p>
    <w:p w14:paraId="11AC11FF" w14:textId="2EC733A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계좌개설은행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F91C8C">
        <w:rPr>
          <w:rFonts w:ascii="Times New Roman" w:hint="eastAsia"/>
          <w:spacing w:val="3"/>
          <w:sz w:val="22"/>
          <w:szCs w:val="22"/>
        </w:rPr>
        <w:t>주식회사</w:t>
      </w:r>
      <w:r w:rsidR="00F91C8C">
        <w:rPr>
          <w:rFonts w:ascii="Times New Roman" w:hint="eastAsia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[*]</w:t>
      </w:r>
      <w:r w:rsidR="00F91C8C">
        <w:rPr>
          <w:rFonts w:ascii="Times New Roman" w:hint="eastAsia"/>
          <w:spacing w:val="3"/>
          <w:sz w:val="22"/>
          <w:szCs w:val="22"/>
        </w:rPr>
        <w:t>은행</w:t>
      </w:r>
    </w:p>
    <w:p w14:paraId="113B2042" w14:textId="77777777" w:rsidR="008075EA" w:rsidRPr="006D64CE" w:rsidRDefault="008075EA" w:rsidP="009B23D3">
      <w:pPr>
        <w:snapToGrid w:val="0"/>
        <w:spacing w:line="300" w:lineRule="auto"/>
        <w:contextualSpacing/>
        <w:rPr>
          <w:rFonts w:ascii="Times New Roman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대상계좌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</w:p>
    <w:tbl>
      <w:tblPr>
        <w:tblW w:w="862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68"/>
        <w:gridCol w:w="2694"/>
        <w:gridCol w:w="3863"/>
      </w:tblGrid>
      <w:tr w:rsidR="008075EA" w:rsidRPr="006D64CE" w14:paraId="4AA57B64" w14:textId="77777777" w:rsidTr="00D31922">
        <w:trPr>
          <w:trHeight w:val="283"/>
          <w:jc w:val="center"/>
        </w:trPr>
        <w:tc>
          <w:tcPr>
            <w:tcW w:w="2068" w:type="dxa"/>
            <w:noWrap/>
            <w:vAlign w:val="center"/>
            <w:hideMark/>
          </w:tcPr>
          <w:p w14:paraId="2451356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구분</w:t>
            </w:r>
          </w:p>
        </w:tc>
        <w:tc>
          <w:tcPr>
            <w:tcW w:w="2694" w:type="dxa"/>
            <w:noWrap/>
            <w:vAlign w:val="center"/>
            <w:hideMark/>
          </w:tcPr>
          <w:p w14:paraId="5A7B924E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  <w:tc>
          <w:tcPr>
            <w:tcW w:w="3863" w:type="dxa"/>
          </w:tcPr>
          <w:p w14:paraId="51A88FE7" w14:textId="77777777" w:rsidR="008075EA" w:rsidRPr="006D64CE" w:rsidRDefault="008075EA" w:rsidP="009B23D3">
            <w:pPr>
              <w:snapToGrid w:val="0"/>
              <w:contextualSpacing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6D64CE">
              <w:rPr>
                <w:rFonts w:ascii="Times New Roman"/>
                <w:b/>
                <w:sz w:val="22"/>
                <w:szCs w:val="22"/>
              </w:rPr>
              <w:t>계좌주명</w:t>
            </w:r>
          </w:p>
        </w:tc>
      </w:tr>
      <w:tr w:rsidR="00FB0366" w:rsidRPr="006D64CE" w14:paraId="125723A5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0C39C20C" w14:textId="792524AF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694" w:type="dxa"/>
            <w:noWrap/>
            <w:vAlign w:val="center"/>
          </w:tcPr>
          <w:p w14:paraId="1ED5EF0C" w14:textId="1B32A5A0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10406B0A" w14:textId="78741019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FB0366" w:rsidRPr="006D64CE" w14:paraId="4E45C799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287546C3" w14:textId="77777777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</w:p>
          <w:p w14:paraId="223837E8" w14:textId="30723558" w:rsidR="00FB0366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61C5711B" w14:textId="43490527" w:rsidR="00FB0366" w:rsidRPr="00724691" w:rsidRDefault="00FB0366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E9110FE" w14:textId="179A97E7" w:rsidR="00FB0366" w:rsidRPr="00724691" w:rsidRDefault="00A6051A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  <w:tr w:rsidR="00703D6F" w:rsidRPr="006D64CE" w14:paraId="7A2519D4" w14:textId="77777777" w:rsidTr="0051417A">
        <w:trPr>
          <w:trHeight w:val="283"/>
          <w:jc w:val="center"/>
        </w:trPr>
        <w:tc>
          <w:tcPr>
            <w:tcW w:w="2068" w:type="dxa"/>
            <w:noWrap/>
            <w:vAlign w:val="center"/>
          </w:tcPr>
          <w:p w14:paraId="602D1CDC" w14:textId="77777777" w:rsidR="00703D6F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Tranche B</w:t>
            </w:r>
          </w:p>
          <w:p w14:paraId="47ABAA8F" w14:textId="65F8652A" w:rsidR="00B73239" w:rsidRDefault="00B73239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694" w:type="dxa"/>
            <w:noWrap/>
            <w:vAlign w:val="center"/>
          </w:tcPr>
          <w:p w14:paraId="1FBB061E" w14:textId="77777777" w:rsidR="00703D6F" w:rsidRPr="00724691" w:rsidRDefault="00703D6F" w:rsidP="00FB0366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  <w:tc>
          <w:tcPr>
            <w:tcW w:w="3863" w:type="dxa"/>
          </w:tcPr>
          <w:p w14:paraId="64E68264" w14:textId="3E7D62FE" w:rsidR="00703D6F" w:rsidRDefault="00703D6F" w:rsidP="00FB0366">
            <w:pPr>
              <w:snapToGrid w:val="0"/>
              <w:contextualSpacing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주식회사</w:t>
            </w:r>
            <w:r>
              <w:rPr>
                <w:rFonts w:ascii="Times New Roman" w:hint="eastAsia"/>
                <w:sz w:val="22"/>
                <w:szCs w:val="22"/>
              </w:rPr>
              <w:t xml:space="preserve"> </w:t>
            </w:r>
            <w:r>
              <w:rPr>
                <w:rFonts w:ascii="Times New Roman" w:hint="eastAsia"/>
                <w:sz w:val="22"/>
                <w:szCs w:val="22"/>
              </w:rPr>
              <w:t>코람코라이프로지스위탁관리부동산투자회사</w:t>
            </w:r>
          </w:p>
        </w:tc>
      </w:tr>
    </w:tbl>
    <w:p w14:paraId="0D7047EA" w14:textId="77777777" w:rsidR="008075EA" w:rsidRPr="006D64CE" w:rsidRDefault="008075EA" w:rsidP="009B23D3">
      <w:pPr>
        <w:snapToGrid w:val="0"/>
        <w:spacing w:line="300" w:lineRule="auto"/>
        <w:ind w:left="1699" w:hangingChars="752" w:hanging="1699"/>
        <w:contextualSpacing/>
        <w:rPr>
          <w:rFonts w:ascii="Times New Roman"/>
          <w:spacing w:val="3"/>
          <w:sz w:val="22"/>
          <w:szCs w:val="22"/>
        </w:rPr>
      </w:pPr>
      <w:bookmarkStart w:id="50" w:name="_Hlk530054658"/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피담보채무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B54739" w:rsidRPr="006D64CE">
        <w:rPr>
          <w:rFonts w:ascii="Times New Roman"/>
          <w:spacing w:val="3"/>
          <w:sz w:val="22"/>
          <w:szCs w:val="22"/>
        </w:rPr>
        <w:t>대출약정</w:t>
      </w:r>
      <w:r w:rsidRPr="006D64CE">
        <w:rPr>
          <w:rFonts w:ascii="Times New Roman"/>
          <w:spacing w:val="3"/>
          <w:sz w:val="22"/>
          <w:szCs w:val="22"/>
        </w:rPr>
        <w:t>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따라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근질권설정자가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근질권자에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대하여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현재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부담하거나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장래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부담할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Pr="006D64CE">
        <w:rPr>
          <w:rFonts w:ascii="Times New Roman"/>
          <w:spacing w:val="3"/>
          <w:sz w:val="22"/>
          <w:szCs w:val="22"/>
        </w:rPr>
        <w:t>일체의</w:t>
      </w:r>
      <w:r w:rsidRPr="006D64CE">
        <w:rPr>
          <w:rFonts w:ascii="Times New Roman"/>
          <w:spacing w:val="3"/>
          <w:sz w:val="22"/>
          <w:szCs w:val="22"/>
        </w:rPr>
        <w:t xml:space="preserve"> </w:t>
      </w:r>
      <w:r w:rsidR="002B0E11" w:rsidRPr="006D64CE">
        <w:rPr>
          <w:rFonts w:ascii="Times New Roman"/>
          <w:spacing w:val="3"/>
          <w:sz w:val="22"/>
          <w:szCs w:val="22"/>
        </w:rPr>
        <w:t>금전채무</w:t>
      </w:r>
    </w:p>
    <w:p w14:paraId="2783975A" w14:textId="6DE95A6E" w:rsidR="00C9051E" w:rsidRPr="006D64CE" w:rsidRDefault="008075EA" w:rsidP="009B23D3">
      <w:pPr>
        <w:snapToGrid w:val="0"/>
        <w:spacing w:line="300" w:lineRule="auto"/>
        <w:contextualSpacing/>
        <w:rPr>
          <w:rFonts w:ascii="Times New Roman"/>
          <w:spacing w:val="3"/>
          <w:sz w:val="22"/>
          <w:szCs w:val="22"/>
        </w:rPr>
      </w:pPr>
      <w:r w:rsidRPr="006D64CE">
        <w:rPr>
          <w:rFonts w:ascii="Times New Roman"/>
          <w:spacing w:val="3"/>
          <w:sz w:val="22"/>
          <w:szCs w:val="22"/>
        </w:rPr>
        <w:t xml:space="preserve">- </w:t>
      </w:r>
      <w:r w:rsidRPr="006D64CE">
        <w:rPr>
          <w:rFonts w:ascii="Times New Roman"/>
          <w:spacing w:val="3"/>
          <w:sz w:val="22"/>
          <w:szCs w:val="22"/>
        </w:rPr>
        <w:t>채권최고액</w:t>
      </w:r>
      <w:r w:rsidRPr="006D64CE">
        <w:rPr>
          <w:rFonts w:ascii="Times New Roman"/>
          <w:spacing w:val="3"/>
          <w:sz w:val="22"/>
          <w:szCs w:val="22"/>
        </w:rPr>
        <w:t xml:space="preserve">: </w:t>
      </w:r>
      <w:r w:rsidR="005C499B" w:rsidRPr="006D64CE">
        <w:rPr>
          <w:rFonts w:ascii="Times New Roman"/>
          <w:spacing w:val="3"/>
          <w:sz w:val="22"/>
          <w:szCs w:val="22"/>
        </w:rPr>
        <w:t>금</w:t>
      </w:r>
      <w:r w:rsidR="005C499B" w:rsidRPr="006D64CE">
        <w:rPr>
          <w:rFonts w:ascii="Times New Roman"/>
          <w:spacing w:val="3"/>
          <w:sz w:val="22"/>
          <w:szCs w:val="22"/>
        </w:rPr>
        <w:t xml:space="preserve"> </w:t>
      </w:r>
      <w:r w:rsidR="00A6051A">
        <w:rPr>
          <w:rFonts w:ascii="Times New Roman" w:hint="eastAsia"/>
          <w:spacing w:val="3"/>
          <w:sz w:val="22"/>
          <w:szCs w:val="22"/>
        </w:rPr>
        <w:t>이천삼백칠십</w:t>
      </w:r>
      <w:r w:rsidR="005E5A80">
        <w:rPr>
          <w:rFonts w:ascii="Times New Roman" w:hint="eastAsia"/>
          <w:sz w:val="22"/>
          <w:szCs w:val="22"/>
        </w:rPr>
        <w:t>육억</w:t>
      </w:r>
      <w:r w:rsidR="00144000">
        <w:rPr>
          <w:rFonts w:ascii="Times New Roman" w:hint="eastAsia"/>
          <w:sz w:val="22"/>
          <w:szCs w:val="22"/>
        </w:rPr>
        <w:t>(</w:t>
      </w:r>
      <w:r w:rsidR="00A6051A">
        <w:rPr>
          <w:rFonts w:ascii="Times New Roman" w:hint="eastAsia"/>
          <w:sz w:val="22"/>
          <w:szCs w:val="22"/>
        </w:rPr>
        <w:t>237</w:t>
      </w:r>
      <w:r w:rsidR="005E5A80">
        <w:rPr>
          <w:rFonts w:ascii="Times New Roman"/>
          <w:sz w:val="22"/>
          <w:szCs w:val="22"/>
        </w:rPr>
        <w:t>,600</w:t>
      </w:r>
      <w:r w:rsidR="00144000">
        <w:rPr>
          <w:rFonts w:ascii="Times New Roman"/>
          <w:sz w:val="22"/>
          <w:szCs w:val="22"/>
        </w:rPr>
        <w:t>,000,000)</w:t>
      </w:r>
      <w:r w:rsidR="00144000">
        <w:rPr>
          <w:rFonts w:ascii="Times New Roman" w:hint="eastAsia"/>
          <w:sz w:val="22"/>
          <w:szCs w:val="22"/>
        </w:rPr>
        <w:t>원</w:t>
      </w:r>
      <w:r w:rsidR="00144000" w:rsidDel="00144000">
        <w:rPr>
          <w:rFonts w:ascii="Times New Roman" w:hint="eastAsia"/>
          <w:spacing w:val="3"/>
          <w:sz w:val="22"/>
          <w:szCs w:val="22"/>
        </w:rPr>
        <w:t xml:space="preserve"> </w:t>
      </w:r>
    </w:p>
    <w:bookmarkEnd w:id="50"/>
    <w:p w14:paraId="7E522C23" w14:textId="77777777" w:rsidR="00C9051E" w:rsidRPr="006D64CE" w:rsidRDefault="00C9051E" w:rsidP="009B23D3">
      <w:pPr>
        <w:snapToGrid w:val="0"/>
        <w:contextualSpacing/>
        <w:rPr>
          <w:rFonts w:ascii="Times New Roman"/>
          <w:spacing w:val="3"/>
          <w:sz w:val="22"/>
          <w:szCs w:val="22"/>
        </w:rPr>
      </w:pPr>
    </w:p>
    <w:p w14:paraId="31742FC1" w14:textId="028D9C6A" w:rsidR="008075EA" w:rsidRPr="006D64CE" w:rsidRDefault="004E6290" w:rsidP="009B23D3">
      <w:pPr>
        <w:snapToGrid w:val="0"/>
        <w:contextualSpacing/>
        <w:jc w:val="center"/>
        <w:rPr>
          <w:rFonts w:ascii="Times New Roman"/>
        </w:rPr>
      </w:pPr>
      <w:r>
        <w:rPr>
          <w:rFonts w:ascii="Times New Roman"/>
          <w:sz w:val="22"/>
        </w:rPr>
        <w:t>202</w:t>
      </w:r>
      <w:r w:rsidR="00A6051A">
        <w:rPr>
          <w:rFonts w:ascii="Times New Roman" w:hint="eastAsia"/>
          <w:sz w:val="22"/>
        </w:rPr>
        <w:t>6</w:t>
      </w:r>
      <w:r w:rsidR="008075EA" w:rsidRPr="006D64CE">
        <w:rPr>
          <w:rFonts w:ascii="Times New Roman"/>
          <w:sz w:val="22"/>
        </w:rPr>
        <w:t>년</w:t>
      </w:r>
      <w:r w:rsidR="00A6051A">
        <w:rPr>
          <w:rFonts w:ascii="Times New Roman" w:hint="eastAsia"/>
          <w:sz w:val="22"/>
        </w:rPr>
        <w:t xml:space="preserve"> [*]</w:t>
      </w:r>
      <w:r w:rsidR="00F91C8C">
        <w:rPr>
          <w:rFonts w:ascii="Times New Roman"/>
          <w:sz w:val="22"/>
        </w:rPr>
        <w:t>월</w:t>
      </w:r>
      <w:r w:rsidR="00F91C8C"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 w:rsidR="008075EA" w:rsidRPr="006D64CE">
        <w:rPr>
          <w:rFonts w:ascii="Times New Roman"/>
          <w:sz w:val="22"/>
        </w:rPr>
        <w:t>일</w:t>
      </w:r>
    </w:p>
    <w:p w14:paraId="5158CE76" w14:textId="77777777" w:rsidR="00C94553" w:rsidRPr="006D64CE" w:rsidRDefault="00C94553" w:rsidP="009B23D3">
      <w:pPr>
        <w:widowControl/>
        <w:snapToGrid w:val="0"/>
        <w:spacing w:line="320" w:lineRule="exact"/>
        <w:rPr>
          <w:rFonts w:ascii="Times New Roman"/>
          <w:sz w:val="22"/>
        </w:rPr>
      </w:pPr>
    </w:p>
    <w:p w14:paraId="56F56C6B" w14:textId="0448EB20" w:rsidR="00144000" w:rsidRPr="00AD6238" w:rsidRDefault="00A6051A" w:rsidP="00144000">
      <w:pPr>
        <w:snapToGrid w:val="0"/>
        <w:spacing w:line="400" w:lineRule="exact"/>
        <w:rPr>
          <w:rFonts w:ascii="Times New Roman"/>
          <w:b/>
          <w:sz w:val="22"/>
        </w:rPr>
      </w:pPr>
      <w:bookmarkStart w:id="51" w:name="_Hlk169611233"/>
      <w:r>
        <w:rPr>
          <w:rFonts w:ascii="Times New Roman" w:hint="eastAsia"/>
          <w:spacing w:val="-6"/>
          <w:sz w:val="22"/>
        </w:rPr>
        <w:t>주식회사</w:t>
      </w:r>
      <w:r>
        <w:rPr>
          <w:rFonts w:ascii="Times New Roman" w:hint="eastAsia"/>
          <w:spacing w:val="-6"/>
          <w:sz w:val="22"/>
        </w:rPr>
        <w:t xml:space="preserve"> </w:t>
      </w:r>
      <w:r>
        <w:rPr>
          <w:rFonts w:ascii="Times New Roman" w:hint="eastAsia"/>
          <w:spacing w:val="-6"/>
          <w:sz w:val="22"/>
        </w:rPr>
        <w:t>코람코라이프로지스위탁관리부동산투자회사</w:t>
      </w:r>
      <w:r>
        <w:rPr>
          <w:rFonts w:ascii="Times New Roman" w:hint="eastAsia"/>
          <w:spacing w:val="3"/>
          <w:sz w:val="22"/>
          <w:szCs w:val="22"/>
        </w:rPr>
        <w:t xml:space="preserve"> </w:t>
      </w:r>
    </w:p>
    <w:p w14:paraId="5F0F3391" w14:textId="500C74B8" w:rsidR="00984465" w:rsidRDefault="00984465" w:rsidP="00984465">
      <w:pPr>
        <w:snapToGrid w:val="0"/>
        <w:spacing w:line="400" w:lineRule="exact"/>
        <w:rPr>
          <w:rFonts w:ascii="Times New Roman"/>
          <w:sz w:val="22"/>
        </w:rPr>
      </w:pPr>
      <w:bookmarkStart w:id="52" w:name="_Hlk181014277"/>
      <w:r w:rsidRPr="0036284F">
        <w:rPr>
          <w:rFonts w:ascii="Times New Roman" w:hint="eastAsia"/>
          <w:kern w:val="0"/>
          <w:sz w:val="22"/>
          <w:szCs w:val="22"/>
        </w:rPr>
        <w:t>서울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강남구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삼성로</w:t>
      </w:r>
      <w:r w:rsidR="00A6051A">
        <w:rPr>
          <w:rFonts w:ascii="Times New Roman" w:hint="eastAsia"/>
          <w:kern w:val="0"/>
          <w:sz w:val="22"/>
          <w:szCs w:val="22"/>
        </w:rPr>
        <w:t xml:space="preserve"> 511(</w:t>
      </w:r>
      <w:r w:rsidR="00A6051A">
        <w:rPr>
          <w:rFonts w:ascii="Times New Roman" w:hint="eastAsia"/>
          <w:kern w:val="0"/>
          <w:sz w:val="22"/>
          <w:szCs w:val="22"/>
        </w:rPr>
        <w:t>삼성동</w:t>
      </w:r>
      <w:r w:rsidR="00A6051A">
        <w:rPr>
          <w:rFonts w:ascii="Times New Roman" w:hint="eastAsia"/>
          <w:kern w:val="0"/>
          <w:sz w:val="22"/>
          <w:szCs w:val="22"/>
        </w:rPr>
        <w:t>)</w:t>
      </w:r>
      <w:bookmarkEnd w:id="52"/>
      <w:r w:rsidDel="00727458">
        <w:rPr>
          <w:rFonts w:ascii="Times New Roman" w:hint="eastAsia"/>
          <w:sz w:val="22"/>
        </w:rPr>
        <w:t xml:space="preserve"> </w:t>
      </w:r>
    </w:p>
    <w:p w14:paraId="653A1CF0" w14:textId="77777777" w:rsidR="00984465" w:rsidRPr="000D5882" w:rsidRDefault="00984465" w:rsidP="00984465">
      <w:pPr>
        <w:snapToGrid w:val="0"/>
        <w:spacing w:line="400" w:lineRule="exact"/>
        <w:rPr>
          <w:rFonts w:ascii="Times New Roman"/>
          <w:sz w:val="22"/>
        </w:rPr>
      </w:pPr>
    </w:p>
    <w:p w14:paraId="0175062C" w14:textId="6815824E" w:rsidR="00984465" w:rsidRPr="005E0426" w:rsidRDefault="00984465" w:rsidP="00984465">
      <w:pPr>
        <w:snapToGrid w:val="0"/>
        <w:rPr>
          <w:rFonts w:ascii="Times New Roman"/>
          <w:sz w:val="22"/>
        </w:rPr>
      </w:pPr>
      <w:r>
        <w:rPr>
          <w:rFonts w:ascii="Times New Roman" w:hint="eastAsia"/>
          <w:sz w:val="22"/>
        </w:rPr>
        <w:t>대표</w:t>
      </w:r>
      <w:r w:rsidRPr="005E0426">
        <w:rPr>
          <w:rFonts w:ascii="Times New Roman"/>
          <w:sz w:val="22"/>
        </w:rPr>
        <w:t>이사</w:t>
      </w:r>
      <w:r>
        <w:rPr>
          <w:rFonts w:ascii="Times New Roman"/>
          <w:sz w:val="22"/>
        </w:rPr>
        <w:t xml:space="preserve"> </w:t>
      </w:r>
      <w:r w:rsidR="00A6051A">
        <w:rPr>
          <w:rFonts w:ascii="Times New Roman" w:hint="eastAsia"/>
          <w:sz w:val="22"/>
        </w:rPr>
        <w:t>[*]</w:t>
      </w:r>
      <w:r>
        <w:rPr>
          <w:rFonts w:ascii="Times New Roman"/>
          <w:sz w:val="22"/>
        </w:rPr>
        <w:t xml:space="preserve">       </w:t>
      </w:r>
      <w:r w:rsidRPr="005E0426">
        <w:rPr>
          <w:rFonts w:ascii="Times New Roman"/>
          <w:sz w:val="22"/>
        </w:rPr>
        <w:tab/>
        <w:t xml:space="preserve"> (</w:t>
      </w:r>
      <w:r w:rsidRPr="005E0426">
        <w:rPr>
          <w:rFonts w:ascii="Times New Roman"/>
          <w:sz w:val="22"/>
        </w:rPr>
        <w:t>인</w:t>
      </w:r>
      <w:r w:rsidRPr="005E0426">
        <w:rPr>
          <w:rFonts w:ascii="Times New Roman"/>
          <w:sz w:val="22"/>
        </w:rPr>
        <w:t>)</w:t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  <w:r w:rsidRPr="005E0426">
        <w:rPr>
          <w:rFonts w:ascii="Times New Roman"/>
          <w:sz w:val="22"/>
        </w:rPr>
        <w:tab/>
      </w:r>
    </w:p>
    <w:p w14:paraId="49C83BFA" w14:textId="6F7126B5" w:rsidR="00144000" w:rsidRPr="00B40ADA" w:rsidRDefault="00144000" w:rsidP="00144000">
      <w:pPr>
        <w:tabs>
          <w:tab w:val="left" w:pos="0"/>
          <w:tab w:val="left" w:pos="205"/>
          <w:tab w:val="left" w:pos="400"/>
        </w:tabs>
        <w:snapToGrid w:val="0"/>
        <w:spacing w:line="400" w:lineRule="exact"/>
        <w:rPr>
          <w:rFonts w:ascii="Times New Roman"/>
          <w:sz w:val="22"/>
        </w:rPr>
      </w:pPr>
    </w:p>
    <w:bookmarkEnd w:id="51"/>
    <w:p w14:paraId="21B1D23E" w14:textId="77777777" w:rsidR="00451820" w:rsidRDefault="0014400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B40ADA" w:rsidDel="0083635A">
        <w:rPr>
          <w:rFonts w:ascii="Times New Roman"/>
          <w:sz w:val="22"/>
        </w:rPr>
        <w:t xml:space="preserve"> </w:t>
      </w:r>
      <w:bookmarkStart w:id="53" w:name="_Hlk530054558"/>
    </w:p>
    <w:p w14:paraId="3DDB67FE" w14:textId="77777777" w:rsidR="00451820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</w:p>
    <w:p w14:paraId="25316274" w14:textId="77777777" w:rsidR="00B24721" w:rsidRPr="006D64CE" w:rsidRDefault="00451820" w:rsidP="009B23D3">
      <w:pPr>
        <w:snapToGrid w:val="0"/>
        <w:spacing w:line="400" w:lineRule="exact"/>
        <w:jc w:val="right"/>
        <w:rPr>
          <w:rFonts w:ascii="Times New Roman"/>
          <w:sz w:val="22"/>
        </w:rPr>
      </w:pPr>
      <w:r w:rsidRPr="006D64CE">
        <w:rPr>
          <w:rFonts w:ascii="Times New Roman"/>
          <w:sz w:val="22"/>
        </w:rPr>
        <w:t xml:space="preserve"> </w:t>
      </w:r>
      <w:r w:rsidR="00B24721" w:rsidRPr="006D64CE">
        <w:rPr>
          <w:rFonts w:ascii="Times New Roman"/>
          <w:sz w:val="22"/>
        </w:rPr>
        <w:t>[</w:t>
      </w:r>
      <w:r w:rsidR="00B24721" w:rsidRPr="006D64CE">
        <w:rPr>
          <w:rFonts w:ascii="Times New Roman"/>
          <w:sz w:val="22"/>
        </w:rPr>
        <w:t>확정일자인</w:t>
      </w:r>
      <w:r w:rsidR="00B24721" w:rsidRPr="006D64CE">
        <w:rPr>
          <w:rFonts w:ascii="Times New Roman"/>
          <w:sz w:val="22"/>
        </w:rPr>
        <w:t>]</w:t>
      </w:r>
    </w:p>
    <w:bookmarkEnd w:id="53"/>
    <w:p w14:paraId="729AB42F" w14:textId="77777777" w:rsidR="008075EA" w:rsidRPr="006D64CE" w:rsidRDefault="008075EA" w:rsidP="009B23D3">
      <w:pPr>
        <w:pStyle w:val="1"/>
        <w:rPr>
          <w:rFonts w:ascii="Times New Roman" w:eastAsia="바탕" w:hAnsi="Times New Roman"/>
          <w:b/>
          <w:sz w:val="22"/>
        </w:rPr>
      </w:pPr>
      <w:r w:rsidRPr="006D64CE">
        <w:rPr>
          <w:rFonts w:ascii="Times New Roman" w:eastAsia="바탕" w:hAnsi="Times New Roman"/>
          <w:b/>
          <w:sz w:val="22"/>
        </w:rPr>
        <w:br w:type="page"/>
      </w:r>
      <w:r w:rsidR="00BA19E8">
        <w:rPr>
          <w:rFonts w:ascii="Times New Roman" w:eastAsia="바탕" w:hAnsi="Times New Roman"/>
          <w:b/>
          <w:sz w:val="22"/>
          <w:szCs w:val="22"/>
        </w:rPr>
        <w:lastRenderedPageBreak/>
        <w:t>별지</w:t>
      </w:r>
      <w:r w:rsidRPr="006D64CE">
        <w:rPr>
          <w:rFonts w:ascii="Times New Roman" w:eastAsia="바탕" w:hAnsi="Times New Roman"/>
          <w:b/>
          <w:sz w:val="22"/>
          <w:szCs w:val="22"/>
        </w:rPr>
        <w:t xml:space="preserve"> </w:t>
      </w:r>
      <w:r w:rsidR="00566E76">
        <w:rPr>
          <w:rFonts w:ascii="Times New Roman" w:eastAsia="바탕" w:hAnsi="Times New Roman"/>
          <w:b/>
          <w:sz w:val="22"/>
          <w:szCs w:val="22"/>
        </w:rPr>
        <w:t>3</w:t>
      </w:r>
      <w:r w:rsidRPr="006D64CE">
        <w:rPr>
          <w:rFonts w:ascii="Times New Roman" w:eastAsia="바탕" w:hAnsi="Times New Roman"/>
          <w:b/>
          <w:sz w:val="22"/>
          <w:szCs w:val="22"/>
        </w:rPr>
        <w:t>-2.</w:t>
      </w:r>
    </w:p>
    <w:p w14:paraId="33FF6A2F" w14:textId="77777777" w:rsidR="00457F29" w:rsidRPr="006D64CE" w:rsidRDefault="000C1CFB" w:rsidP="009B23D3">
      <w:pPr>
        <w:jc w:val="center"/>
        <w:rPr>
          <w:rFonts w:ascii="Times New Roman"/>
          <w:b/>
          <w:sz w:val="24"/>
        </w:rPr>
      </w:pPr>
      <w:bookmarkStart w:id="54" w:name="_Toc28507275"/>
      <w:r w:rsidRPr="006D64CE">
        <w:rPr>
          <w:rFonts w:ascii="Times New Roman"/>
          <w:b/>
          <w:sz w:val="24"/>
        </w:rPr>
        <w:t>지급통제방식에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의한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근질권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설정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등의</w:t>
      </w:r>
      <w:r w:rsidRPr="006D64CE">
        <w:rPr>
          <w:rFonts w:ascii="Times New Roman"/>
          <w:b/>
          <w:sz w:val="24"/>
        </w:rPr>
        <w:t xml:space="preserve"> </w:t>
      </w:r>
      <w:r w:rsidRPr="006D64CE">
        <w:rPr>
          <w:rFonts w:ascii="Times New Roman"/>
          <w:b/>
          <w:sz w:val="24"/>
        </w:rPr>
        <w:t>승낙서</w:t>
      </w:r>
      <w:bookmarkEnd w:id="54"/>
    </w:p>
    <w:p w14:paraId="68995155" w14:textId="77777777" w:rsidR="000C1CFB" w:rsidRPr="006D64CE" w:rsidRDefault="000C1CFB" w:rsidP="009B23D3">
      <w:pPr>
        <w:jc w:val="center"/>
        <w:rPr>
          <w:rFonts w:ascii="Times New Roman"/>
          <w:b/>
          <w:szCs w:val="20"/>
        </w:rPr>
      </w:pPr>
    </w:p>
    <w:p w14:paraId="4E96D3C6" w14:textId="32EBBAC4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F91C8C">
        <w:rPr>
          <w:rFonts w:ascii="Times New Roman"/>
          <w:kern w:val="0"/>
          <w:sz w:val="22"/>
          <w:szCs w:val="22"/>
        </w:rPr>
        <w:t>___</w:t>
      </w:r>
      <w:r w:rsidRPr="00912493">
        <w:rPr>
          <w:rFonts w:ascii="Times New Roman"/>
          <w:kern w:val="0"/>
          <w:sz w:val="22"/>
          <w:szCs w:val="22"/>
        </w:rPr>
        <w:t>일</w:t>
      </w:r>
    </w:p>
    <w:p w14:paraId="0B472F79" w14:textId="64787477" w:rsidR="007651E2" w:rsidRDefault="00457F29" w:rsidP="009B23D3">
      <w:pPr>
        <w:spacing w:line="400" w:lineRule="exact"/>
        <w:rPr>
          <w:rFonts w:ascii="Times New Roman"/>
          <w:sz w:val="22"/>
        </w:rPr>
      </w:pP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신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="00A6051A">
        <w:rPr>
          <w:rFonts w:ascii="Times New Roman" w:hint="eastAsia"/>
          <w:kern w:val="0"/>
          <w:sz w:val="22"/>
          <w:szCs w:val="22"/>
        </w:rPr>
        <w:t>[*</w:t>
      </w:r>
      <w:r w:rsidR="00A6051A">
        <w:rPr>
          <w:rFonts w:ascii="Times New Roman" w:hint="eastAsia"/>
          <w:kern w:val="0"/>
          <w:sz w:val="22"/>
          <w:szCs w:val="22"/>
        </w:rPr>
        <w:t>근질권자</w:t>
      </w:r>
      <w:r w:rsidR="00A6051A">
        <w:rPr>
          <w:rFonts w:ascii="Times New Roman" w:hint="eastAsia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기재</w:t>
      </w:r>
      <w:r w:rsidR="00A6051A">
        <w:rPr>
          <w:rFonts w:ascii="Times New Roman" w:hint="eastAsia"/>
          <w:kern w:val="0"/>
          <w:sz w:val="22"/>
          <w:szCs w:val="22"/>
        </w:rPr>
        <w:t>]</w:t>
      </w:r>
      <w:r w:rsidR="00783278" w:rsidDel="00783278">
        <w:rPr>
          <w:rFonts w:ascii="Times New Roman" w:hint="eastAsia"/>
          <w:kern w:val="0"/>
          <w:sz w:val="22"/>
          <w:szCs w:val="22"/>
        </w:rPr>
        <w:t xml:space="preserve"> </w:t>
      </w:r>
    </w:p>
    <w:p w14:paraId="44F4E596" w14:textId="77777777" w:rsidR="00457F29" w:rsidRPr="00912493" w:rsidRDefault="00457F29" w:rsidP="009B23D3">
      <w:pPr>
        <w:spacing w:line="320" w:lineRule="exact"/>
        <w:rPr>
          <w:rFonts w:ascii="Times New Roman"/>
          <w:kern w:val="0"/>
          <w:sz w:val="22"/>
          <w:szCs w:val="22"/>
        </w:rPr>
      </w:pPr>
    </w:p>
    <w:p w14:paraId="021880EA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</w:p>
    <w:p w14:paraId="0116472F" w14:textId="77777777" w:rsidR="00457F29" w:rsidRPr="00912493" w:rsidRDefault="00457F29" w:rsidP="009B23D3">
      <w:pPr>
        <w:adjustRightInd w:val="0"/>
        <w:snapToGrid w:val="0"/>
        <w:spacing w:line="380" w:lineRule="exact"/>
        <w:ind w:left="720" w:hanging="716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</w:t>
      </w:r>
      <w:r w:rsidRPr="00912493">
        <w:rPr>
          <w:rFonts w:ascii="Times New Roman"/>
          <w:kern w:val="0"/>
          <w:sz w:val="22"/>
          <w:szCs w:val="22"/>
        </w:rPr>
        <w:t>:</w:t>
      </w:r>
      <w:r w:rsidRPr="00912493">
        <w:rPr>
          <w:rFonts w:ascii="Times New Roman"/>
          <w:kern w:val="0"/>
          <w:sz w:val="22"/>
          <w:szCs w:val="22"/>
        </w:rPr>
        <w:tab/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</w:p>
    <w:p w14:paraId="4EB5961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274AD94C" w14:textId="22163CBD" w:rsidR="00457F29" w:rsidRPr="00912493" w:rsidRDefault="00457F29" w:rsidP="00A813EB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승낙서는</w:t>
      </w:r>
      <w:r w:rsidRPr="00912493">
        <w:rPr>
          <w:rFonts w:ascii="Times New Roman"/>
          <w:kern w:val="0"/>
          <w:sz w:val="22"/>
          <w:szCs w:val="22"/>
        </w:rPr>
        <w:t xml:space="preserve"> (i) </w:t>
      </w:r>
      <w:r w:rsidRPr="00912493">
        <w:rPr>
          <w:rFonts w:ascii="Times New Roman"/>
          <w:kern w:val="0"/>
          <w:sz w:val="22"/>
          <w:szCs w:val="22"/>
        </w:rPr>
        <w:t>차주로서</w:t>
      </w:r>
      <w:r w:rsidR="00A813EB" w:rsidRPr="00A813EB">
        <w:rPr>
          <w:rFonts w:hint="eastAsia"/>
        </w:rPr>
        <w:t xml:space="preserve"> </w:t>
      </w:r>
      <w:r w:rsidR="005C55DB" w:rsidRPr="00D55566">
        <w:rPr>
          <w:rFonts w:hint="eastAsia"/>
          <w:sz w:val="22"/>
          <w:szCs w:val="22"/>
        </w:rPr>
        <w:t>주식회사</w:t>
      </w:r>
      <w:r w:rsidR="00A6051A">
        <w:rPr>
          <w:rFonts w:hint="eastAsia"/>
          <w:sz w:val="22"/>
          <w:szCs w:val="22"/>
        </w:rPr>
        <w:t xml:space="preserve"> 코람코라이프로지스위탁관리부동산투자회사(</w:t>
      </w:r>
      <w:r w:rsidRPr="00912493">
        <w:rPr>
          <w:rFonts w:ascii="Times New Roman"/>
          <w:bCs/>
          <w:sz w:val="22"/>
          <w:szCs w:val="22"/>
        </w:rPr>
        <w:t>이하</w:t>
      </w:r>
      <w:r w:rsidRPr="00912493">
        <w:rPr>
          <w:rFonts w:ascii="Times New Roman"/>
          <w:bCs/>
          <w:sz w:val="22"/>
          <w:szCs w:val="22"/>
        </w:rPr>
        <w:t xml:space="preserve"> “</w:t>
      </w:r>
      <w:r w:rsidR="00742CEB" w:rsidRPr="00912493">
        <w:rPr>
          <w:rFonts w:ascii="Times New Roman"/>
          <w:b/>
          <w:bCs/>
          <w:sz w:val="22"/>
          <w:szCs w:val="22"/>
        </w:rPr>
        <w:t>근질권설정자</w:t>
      </w:r>
      <w:r w:rsidRPr="00912493">
        <w:rPr>
          <w:rFonts w:ascii="Times New Roman"/>
          <w:bCs/>
          <w:sz w:val="22"/>
          <w:szCs w:val="22"/>
        </w:rPr>
        <w:t xml:space="preserve">”), </w:t>
      </w:r>
      <w:r w:rsidRPr="00912493">
        <w:rPr>
          <w:rFonts w:ascii="Times New Roman"/>
          <w:sz w:val="22"/>
          <w:szCs w:val="22"/>
        </w:rPr>
        <w:t>대주로서</w:t>
      </w:r>
      <w:r w:rsidRPr="00912493">
        <w:rPr>
          <w:rFonts w:ascii="Times New Roman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대출약정에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대주로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기재된</w:t>
      </w:r>
      <w:r w:rsidR="002F17F0">
        <w:rPr>
          <w:rFonts w:ascii="Times New Roman" w:hint="eastAsia"/>
          <w:spacing w:val="3"/>
          <w:sz w:val="22"/>
          <w:szCs w:val="22"/>
        </w:rPr>
        <w:t xml:space="preserve"> </w:t>
      </w:r>
      <w:r w:rsidR="002F17F0">
        <w:rPr>
          <w:rFonts w:ascii="Times New Roman" w:hint="eastAsia"/>
          <w:spacing w:val="3"/>
          <w:sz w:val="22"/>
          <w:szCs w:val="22"/>
        </w:rPr>
        <w:t>회사들</w:t>
      </w:r>
      <w:r w:rsidR="00742CEB" w:rsidRPr="00912493">
        <w:rPr>
          <w:rFonts w:ascii="Times New Roman"/>
          <w:spacing w:val="3"/>
          <w:sz w:val="22"/>
          <w:szCs w:val="22"/>
        </w:rPr>
        <w:t>(</w:t>
      </w:r>
      <w:r w:rsidR="00742CEB" w:rsidRPr="00912493">
        <w:rPr>
          <w:rFonts w:ascii="Times New Roman"/>
          <w:spacing w:val="3"/>
          <w:sz w:val="22"/>
          <w:szCs w:val="22"/>
        </w:rPr>
        <w:t>이하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 </w:t>
      </w:r>
      <w:r w:rsidR="00742CEB" w:rsidRPr="00912493">
        <w:rPr>
          <w:rFonts w:ascii="Times New Roman"/>
          <w:b/>
          <w:spacing w:val="3"/>
          <w:sz w:val="22"/>
          <w:szCs w:val="22"/>
        </w:rPr>
        <w:t>“</w:t>
      </w:r>
      <w:r w:rsidR="00742CEB" w:rsidRPr="00912493">
        <w:rPr>
          <w:rFonts w:ascii="Times New Roman"/>
          <w:b/>
          <w:spacing w:val="3"/>
          <w:sz w:val="22"/>
          <w:szCs w:val="22"/>
        </w:rPr>
        <w:t>근질권자</w:t>
      </w:r>
      <w:r w:rsidR="00742CEB" w:rsidRPr="00912493">
        <w:rPr>
          <w:rFonts w:ascii="Times New Roman"/>
          <w:b/>
          <w:spacing w:val="3"/>
          <w:sz w:val="22"/>
          <w:szCs w:val="22"/>
        </w:rPr>
        <w:t>”</w:t>
      </w:r>
      <w:r w:rsidR="00742CEB" w:rsidRPr="00912493">
        <w:rPr>
          <w:rFonts w:ascii="Times New Roman"/>
          <w:spacing w:val="3"/>
          <w:sz w:val="22"/>
          <w:szCs w:val="22"/>
        </w:rPr>
        <w:t xml:space="preserve">) </w:t>
      </w:r>
      <w:r w:rsidR="00E73B69">
        <w:rPr>
          <w:rFonts w:ascii="Times New Roman" w:hint="eastAsia"/>
          <w:spacing w:val="3"/>
          <w:sz w:val="22"/>
          <w:szCs w:val="22"/>
        </w:rPr>
        <w:t>등</w:t>
      </w:r>
      <w:r w:rsidR="00E73B69">
        <w:rPr>
          <w:rFonts w:ascii="Times New Roman" w:hint="eastAsia"/>
          <w:spacing w:val="3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“</w:t>
      </w:r>
      <w:r w:rsidRPr="00912493">
        <w:rPr>
          <w:rFonts w:ascii="Times New Roman"/>
          <w:b/>
          <w:sz w:val="22"/>
          <w:szCs w:val="22"/>
        </w:rPr>
        <w:t>대출약정</w:t>
      </w:r>
      <w:r w:rsidRPr="00912493">
        <w:rPr>
          <w:rFonts w:ascii="Times New Roman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(ii)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="002B3952">
        <w:rPr>
          <w:rFonts w:ascii="Times New Roman" w:hint="eastAsia"/>
          <w:kern w:val="0"/>
          <w:sz w:val="22"/>
          <w:szCs w:val="22"/>
        </w:rPr>
        <w:t>,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2B3952">
        <w:rPr>
          <w:rFonts w:ascii="Times New Roman" w:hint="eastAsia"/>
          <w:kern w:val="0"/>
          <w:sz w:val="22"/>
          <w:szCs w:val="22"/>
        </w:rPr>
        <w:t xml:space="preserve"> </w:t>
      </w:r>
      <w:r w:rsidR="00E73B69">
        <w:rPr>
          <w:rFonts w:ascii="Times New Roman" w:hint="eastAsia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간에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4E6290" w:rsidRPr="00912493">
        <w:rPr>
          <w:rFonts w:ascii="Times New Roman"/>
          <w:kern w:val="0"/>
          <w:sz w:val="22"/>
          <w:szCs w:val="22"/>
        </w:rPr>
        <w:t>202</w:t>
      </w:r>
      <w:r w:rsidR="00A6051A">
        <w:rPr>
          <w:rFonts w:ascii="Times New Roman" w:hint="eastAsia"/>
          <w:kern w:val="0"/>
          <w:sz w:val="22"/>
          <w:szCs w:val="22"/>
        </w:rPr>
        <w:t>6</w:t>
      </w:r>
      <w:r w:rsidRPr="00912493">
        <w:rPr>
          <w:rFonts w:ascii="Times New Roman"/>
          <w:kern w:val="0"/>
          <w:sz w:val="22"/>
          <w:szCs w:val="22"/>
        </w:rPr>
        <w:t>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Pr="00912493">
        <w:rPr>
          <w:rFonts w:ascii="Times New Roman"/>
          <w:kern w:val="0"/>
          <w:sz w:val="22"/>
          <w:szCs w:val="22"/>
        </w:rPr>
        <w:t>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A6051A">
        <w:rPr>
          <w:rFonts w:ascii="Times New Roman" w:hint="eastAsia"/>
          <w:kern w:val="0"/>
          <w:sz w:val="22"/>
          <w:szCs w:val="22"/>
        </w:rPr>
        <w:t>[*]</w:t>
      </w:r>
      <w:r w:rsidR="00E244B9">
        <w:rPr>
          <w:rFonts w:ascii="Times New Roman"/>
          <w:kern w:val="0"/>
          <w:sz w:val="22"/>
          <w:szCs w:val="22"/>
        </w:rPr>
        <w:t>일</w:t>
      </w:r>
      <w:r w:rsidRPr="00912493">
        <w:rPr>
          <w:rFonts w:ascii="Times New Roman"/>
          <w:kern w:val="0"/>
          <w:sz w:val="22"/>
          <w:szCs w:val="22"/>
        </w:rPr>
        <w:t>자로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본건</w:t>
      </w:r>
      <w:r w:rsidRPr="00912493">
        <w:rPr>
          <w:rFonts w:ascii="Times New Roman"/>
          <w:b/>
          <w:kern w:val="0"/>
          <w:sz w:val="22"/>
          <w:szCs w:val="22"/>
        </w:rPr>
        <w:t xml:space="preserve"> </w:t>
      </w:r>
      <w:r w:rsidRPr="00912493">
        <w:rPr>
          <w:rFonts w:ascii="Times New Roman"/>
          <w:b/>
          <w:kern w:val="0"/>
          <w:sz w:val="22"/>
          <w:szCs w:val="22"/>
        </w:rPr>
        <w:t>계좌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(</w:t>
      </w:r>
      <w:r w:rsidRPr="00912493">
        <w:rPr>
          <w:rFonts w:ascii="Times New Roman"/>
          <w:kern w:val="0"/>
          <w:sz w:val="22"/>
          <w:szCs w:val="22"/>
        </w:rPr>
        <w:t>이하</w:t>
      </w:r>
      <w:r w:rsidRPr="00912493">
        <w:rPr>
          <w:rFonts w:ascii="Times New Roman"/>
          <w:kern w:val="0"/>
          <w:sz w:val="22"/>
          <w:szCs w:val="22"/>
        </w:rPr>
        <w:t xml:space="preserve"> “</w:t>
      </w:r>
      <w:r w:rsidRPr="00912493">
        <w:rPr>
          <w:rFonts w:ascii="Times New Roman"/>
          <w:b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>”)</w:t>
      </w:r>
      <w:r w:rsidRPr="00912493">
        <w:rPr>
          <w:rFonts w:ascii="Times New Roman"/>
          <w:kern w:val="0"/>
          <w:sz w:val="22"/>
          <w:szCs w:val="22"/>
        </w:rPr>
        <w:t>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D7EF825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0B02A4D9" w14:textId="77777777" w:rsidR="00457F29" w:rsidRPr="00912493" w:rsidRDefault="00457F29" w:rsidP="009B23D3">
      <w:pPr>
        <w:numPr>
          <w:ilvl w:val="0"/>
          <w:numId w:val="19"/>
        </w:num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근질권설정자가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피담보채무의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이행을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담보하기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위하여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개설한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기재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예치되었거나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반환채권에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예금근질권설정계약을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체결한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사실을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인지하고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동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="004A7DA6">
        <w:rPr>
          <w:rFonts w:ascii="Times New Roman" w:hint="eastAsia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아무런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유보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승낙합니다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7F7AC09E" w14:textId="77777777" w:rsidR="00457F29" w:rsidRPr="00912493" w:rsidRDefault="00457F29" w:rsidP="009B23D3">
      <w:pPr>
        <w:pStyle w:val="-11"/>
        <w:wordWrap w:val="0"/>
        <w:rPr>
          <w:sz w:val="22"/>
          <w:szCs w:val="22"/>
        </w:rPr>
      </w:pPr>
    </w:p>
    <w:p w14:paraId="233C588C" w14:textId="117BD4CA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근질권자</w:t>
      </w:r>
      <w:r w:rsidR="003F7E48" w:rsidRPr="00912493">
        <w:rPr>
          <w:rFonts w:ascii="Times New Roman"/>
          <w:sz w:val="22"/>
          <w:szCs w:val="22"/>
        </w:rPr>
        <w:t>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예금거래기본약관에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규정된</w:t>
      </w:r>
      <w:r w:rsidRPr="00912493">
        <w:rPr>
          <w:rFonts w:ascii="Times New Roman"/>
          <w:sz w:val="22"/>
          <w:szCs w:val="22"/>
        </w:rPr>
        <w:t xml:space="preserve"> “</w:t>
      </w:r>
      <w:r w:rsidRPr="00912493">
        <w:rPr>
          <w:rFonts w:ascii="Times New Roman"/>
          <w:sz w:val="22"/>
          <w:szCs w:val="22"/>
        </w:rPr>
        <w:t>입출금이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자유로운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질권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없다</w:t>
      </w:r>
      <w:r w:rsidRPr="00912493">
        <w:rPr>
          <w:rFonts w:ascii="Times New Roman"/>
          <w:sz w:val="22"/>
          <w:szCs w:val="22"/>
        </w:rPr>
        <w:t>”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내용을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인지하고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있음에도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불구하고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근질권설정자는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아래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피담보채무의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이행을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담보할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목적으로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본건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설정하였는바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동의합니다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</w:t>
      </w:r>
      <w:r w:rsidR="004A7DA6">
        <w:rPr>
          <w:rFonts w:ascii="Times New Roman" w:hint="eastAsia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설정에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승낙으로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발생한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</w:t>
      </w:r>
      <w:r w:rsidRPr="00912493">
        <w:rPr>
          <w:rFonts w:ascii="Times New Roman"/>
          <w:sz w:val="22"/>
          <w:szCs w:val="22"/>
        </w:rPr>
        <w:t xml:space="preserve">, </w:t>
      </w:r>
      <w:r w:rsidR="002B3952">
        <w:rPr>
          <w:rFonts w:ascii="Times New Roman" w:hint="eastAsia"/>
          <w:sz w:val="22"/>
          <w:szCs w:val="22"/>
        </w:rPr>
        <w:t>근질권설정자</w:t>
      </w:r>
      <w:r w:rsidRPr="00912493">
        <w:rPr>
          <w:rFonts w:ascii="Times New Roman"/>
          <w:sz w:val="22"/>
          <w:szCs w:val="22"/>
        </w:rPr>
        <w:t>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당사에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손해금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지연배상금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손해배상금을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책임이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있습니다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단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당사의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귀책사유로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인한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손해에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대하여는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근질권설정자의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배상책임은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없습니다</w:t>
      </w:r>
      <w:r w:rsidRPr="00912493">
        <w:rPr>
          <w:rFonts w:ascii="Times New Roman"/>
          <w:sz w:val="22"/>
          <w:szCs w:val="22"/>
        </w:rPr>
        <w:t>.</w:t>
      </w:r>
    </w:p>
    <w:p w14:paraId="5D1DC31B" w14:textId="77777777" w:rsidR="00457F29" w:rsidRPr="00912493" w:rsidRDefault="00457F29" w:rsidP="009B23D3">
      <w:pPr>
        <w:adjustRightInd w:val="0"/>
        <w:spacing w:line="380" w:lineRule="exact"/>
        <w:ind w:left="567"/>
        <w:rPr>
          <w:rFonts w:ascii="Times New Roman"/>
          <w:sz w:val="22"/>
          <w:szCs w:val="22"/>
        </w:rPr>
      </w:pPr>
    </w:p>
    <w:p w14:paraId="59D2D140" w14:textId="77777777" w:rsidR="00457F29" w:rsidRPr="00912493" w:rsidRDefault="00457F29" w:rsidP="009B23D3">
      <w:pPr>
        <w:numPr>
          <w:ilvl w:val="0"/>
          <w:numId w:val="19"/>
        </w:numPr>
        <w:adjustRightInd w:val="0"/>
        <w:spacing w:line="380" w:lineRule="exact"/>
        <w:rPr>
          <w:rFonts w:ascii="Times New Roman"/>
          <w:sz w:val="22"/>
          <w:szCs w:val="22"/>
        </w:rPr>
      </w:pPr>
      <w:r w:rsidRPr="00912493">
        <w:rPr>
          <w:rFonts w:ascii="Times New Roman"/>
          <w:sz w:val="22"/>
          <w:szCs w:val="22"/>
        </w:rPr>
        <w:t>예금근질권설정계약에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예금채권에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근질권의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효력은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예금근질권설정계약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체결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당시에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이미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예치되어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장래에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예치될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및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그에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이자에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미칩니다</w:t>
      </w:r>
      <w:r w:rsidRPr="00912493">
        <w:rPr>
          <w:rFonts w:ascii="Times New Roman"/>
          <w:sz w:val="22"/>
          <w:szCs w:val="22"/>
        </w:rPr>
        <w:t xml:space="preserve">. </w:t>
      </w:r>
      <w:r w:rsidRPr="00912493">
        <w:rPr>
          <w:rFonts w:ascii="Times New Roman"/>
          <w:sz w:val="22"/>
          <w:szCs w:val="22"/>
        </w:rPr>
        <w:t>다만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계좌에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제</w:t>
      </w:r>
      <w:r w:rsidRPr="00912493">
        <w:rPr>
          <w:rFonts w:ascii="Times New Roman"/>
          <w:sz w:val="22"/>
          <w:szCs w:val="22"/>
        </w:rPr>
        <w:t>3</w:t>
      </w:r>
      <w:r w:rsidRPr="00912493">
        <w:rPr>
          <w:rFonts w:ascii="Times New Roman"/>
          <w:sz w:val="22"/>
          <w:szCs w:val="22"/>
        </w:rPr>
        <w:t>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가압류</w:t>
      </w:r>
      <w:r w:rsidRPr="00912493">
        <w:rPr>
          <w:rFonts w:ascii="Times New Roman"/>
          <w:sz w:val="22"/>
          <w:szCs w:val="22"/>
        </w:rPr>
        <w:t xml:space="preserve">, </w:t>
      </w:r>
      <w:r w:rsidRPr="00912493">
        <w:rPr>
          <w:rFonts w:ascii="Times New Roman"/>
          <w:sz w:val="22"/>
          <w:szCs w:val="22"/>
        </w:rPr>
        <w:t>압류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등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권리주장이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경우에는</w:t>
      </w:r>
      <w:r w:rsidRPr="00912493">
        <w:rPr>
          <w:rFonts w:ascii="Times New Roman"/>
          <w:sz w:val="22"/>
          <w:szCs w:val="22"/>
        </w:rPr>
        <w:t xml:space="preserve"> </w:t>
      </w:r>
      <w:r w:rsidR="00AE0629" w:rsidRPr="00912493">
        <w:rPr>
          <w:rFonts w:ascii="Times New Roman"/>
          <w:sz w:val="22"/>
          <w:szCs w:val="22"/>
        </w:rPr>
        <w:t>당사는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귀속자에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대한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법원의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확정판결에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따라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금원을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공탁하거나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지급할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수</w:t>
      </w:r>
      <w:r w:rsidRPr="00912493">
        <w:rPr>
          <w:rFonts w:ascii="Times New Roman"/>
          <w:sz w:val="22"/>
          <w:szCs w:val="22"/>
        </w:rPr>
        <w:t xml:space="preserve"> </w:t>
      </w:r>
      <w:r w:rsidRPr="00912493">
        <w:rPr>
          <w:rFonts w:ascii="Times New Roman"/>
          <w:sz w:val="22"/>
          <w:szCs w:val="22"/>
        </w:rPr>
        <w:t>있</w:t>
      </w:r>
      <w:r w:rsidR="002B3952">
        <w:rPr>
          <w:rFonts w:ascii="Times New Roman" w:hint="eastAsia"/>
          <w:sz w:val="22"/>
          <w:szCs w:val="22"/>
        </w:rPr>
        <w:t>습니다</w:t>
      </w:r>
      <w:r w:rsidR="002B3952">
        <w:rPr>
          <w:rFonts w:ascii="Times New Roman" w:hint="eastAsia"/>
          <w:sz w:val="22"/>
          <w:szCs w:val="22"/>
        </w:rPr>
        <w:t>.</w:t>
      </w:r>
    </w:p>
    <w:p w14:paraId="07B27A6A" w14:textId="77777777" w:rsidR="00457F29" w:rsidRPr="00912493" w:rsidRDefault="00457F29" w:rsidP="009B23D3">
      <w:pPr>
        <w:adjustRightInd w:val="0"/>
        <w:snapToGrid w:val="0"/>
        <w:spacing w:line="380" w:lineRule="exact"/>
        <w:ind w:left="359" w:hangingChars="163" w:hanging="359"/>
        <w:rPr>
          <w:rFonts w:ascii="Times New Roman"/>
          <w:kern w:val="0"/>
          <w:sz w:val="22"/>
          <w:szCs w:val="22"/>
        </w:rPr>
      </w:pPr>
    </w:p>
    <w:p w14:paraId="650EF924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목적인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예금계좌</w:t>
      </w:r>
      <w:r w:rsidR="00CA4FAA"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br/>
      </w:r>
    </w:p>
    <w:tbl>
      <w:tblPr>
        <w:tblW w:w="45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4"/>
        <w:gridCol w:w="3340"/>
        <w:gridCol w:w="4050"/>
      </w:tblGrid>
      <w:tr w:rsidR="00457F29" w:rsidRPr="00912493" w14:paraId="2C36BEEF" w14:textId="77777777" w:rsidTr="00D87953">
        <w:trPr>
          <w:jc w:val="center"/>
        </w:trPr>
        <w:tc>
          <w:tcPr>
            <w:tcW w:w="502" w:type="pct"/>
          </w:tcPr>
          <w:p w14:paraId="0A78C29B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lastRenderedPageBreak/>
              <w:t>No.</w:t>
            </w:r>
          </w:p>
        </w:tc>
        <w:tc>
          <w:tcPr>
            <w:tcW w:w="2033" w:type="pct"/>
          </w:tcPr>
          <w:p w14:paraId="55CE76B2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</w:t>
            </w:r>
          </w:p>
        </w:tc>
        <w:tc>
          <w:tcPr>
            <w:tcW w:w="2465" w:type="pct"/>
          </w:tcPr>
          <w:p w14:paraId="6CAC61F4" w14:textId="77777777" w:rsidR="00457F29" w:rsidRPr="00912493" w:rsidRDefault="00457F29" w:rsidP="009B23D3">
            <w:pPr>
              <w:spacing w:line="400" w:lineRule="exact"/>
              <w:jc w:val="center"/>
              <w:rPr>
                <w:rFonts w:ascii="Times New Roman"/>
                <w:b/>
                <w:sz w:val="22"/>
                <w:szCs w:val="22"/>
              </w:rPr>
            </w:pPr>
            <w:r w:rsidRPr="00912493">
              <w:rPr>
                <w:rFonts w:ascii="Times New Roman"/>
                <w:b/>
                <w:sz w:val="22"/>
                <w:szCs w:val="22"/>
              </w:rPr>
              <w:t>계좌번호</w:t>
            </w:r>
          </w:p>
        </w:tc>
      </w:tr>
      <w:tr w:rsidR="00A813EB" w:rsidRPr="00912493" w14:paraId="05DCD99E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7A2E0" w14:textId="77777777" w:rsidR="00A813EB" w:rsidRPr="00912493" w:rsidRDefault="00AB6EDD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/>
                <w:sz w:val="22"/>
                <w:szCs w:val="22"/>
              </w:rPr>
              <w:t>1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0533A" w14:textId="16499286" w:rsidR="00A813EB" w:rsidRPr="00912493" w:rsidRDefault="00612F64" w:rsidP="00A813EB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보험금수령계좌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5A878" w14:textId="1F86CF89" w:rsidR="00A813EB" w:rsidRPr="00587916" w:rsidRDefault="00A813EB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587916" w:rsidRPr="00912493" w14:paraId="2C8BED65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BA334" w14:textId="02653719" w:rsidR="00587916" w:rsidRDefault="00587916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2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0CA1F" w14:textId="6F235182" w:rsidR="00587916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A </w:t>
            </w:r>
            <w:r w:rsidR="00587916"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6E500" w14:textId="11D47EBC" w:rsidR="00587916" w:rsidRPr="00724691" w:rsidRDefault="00587916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  <w:tr w:rsidR="004279F1" w:rsidRPr="00912493" w14:paraId="7A60C9B3" w14:textId="77777777" w:rsidTr="0051417A">
        <w:trPr>
          <w:jc w:val="center"/>
        </w:trPr>
        <w:tc>
          <w:tcPr>
            <w:tcW w:w="5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51F70" w14:textId="762F09F5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>3</w:t>
            </w:r>
          </w:p>
        </w:tc>
        <w:tc>
          <w:tcPr>
            <w:tcW w:w="2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3D067" w14:textId="1596110F" w:rsidR="004279F1" w:rsidRDefault="004279F1" w:rsidP="00587916">
            <w:pPr>
              <w:spacing w:line="400" w:lineRule="exact"/>
              <w:jc w:val="center"/>
              <w:rPr>
                <w:rFonts w:ascii="Times New Roman"/>
                <w:sz w:val="22"/>
                <w:szCs w:val="22"/>
              </w:rPr>
            </w:pPr>
            <w:r>
              <w:rPr>
                <w:rFonts w:ascii="Times New Roman" w:hint="eastAsia"/>
                <w:sz w:val="22"/>
                <w:szCs w:val="22"/>
              </w:rPr>
              <w:t xml:space="preserve">Tranche B </w:t>
            </w:r>
            <w:r>
              <w:rPr>
                <w:rFonts w:ascii="Times New Roman" w:hint="eastAsia"/>
                <w:sz w:val="22"/>
                <w:szCs w:val="22"/>
              </w:rPr>
              <w:t>이자유보계좌</w:t>
            </w:r>
          </w:p>
        </w:tc>
        <w:tc>
          <w:tcPr>
            <w:tcW w:w="24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EA230" w14:textId="77777777" w:rsidR="004279F1" w:rsidRPr="00724691" w:rsidRDefault="004279F1" w:rsidP="00F91C8C">
            <w:pPr>
              <w:snapToGrid w:val="0"/>
              <w:contextualSpacing/>
              <w:jc w:val="center"/>
              <w:rPr>
                <w:rFonts w:ascii="Times New Roman"/>
                <w:szCs w:val="20"/>
              </w:rPr>
            </w:pPr>
          </w:p>
        </w:tc>
      </w:tr>
    </w:tbl>
    <w:p w14:paraId="04952398" w14:textId="77777777" w:rsidR="00457F29" w:rsidRPr="00912493" w:rsidRDefault="00457F29" w:rsidP="009B23D3">
      <w:pPr>
        <w:adjustRightInd w:val="0"/>
        <w:snapToGrid w:val="0"/>
        <w:spacing w:line="400" w:lineRule="exact"/>
        <w:rPr>
          <w:rFonts w:ascii="Times New Roman"/>
          <w:kern w:val="0"/>
          <w:sz w:val="22"/>
          <w:szCs w:val="22"/>
        </w:rPr>
      </w:pPr>
    </w:p>
    <w:p w14:paraId="6883439A" w14:textId="2728DF83" w:rsidR="005F5ED9" w:rsidRPr="002F17F0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contextualSpacing/>
        <w:textAlignment w:val="baseline"/>
        <w:rPr>
          <w:rFonts w:ascii="Times New Roman"/>
          <w:spacing w:val="3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채권최고액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="0013704F" w:rsidRPr="00912493">
        <w:rPr>
          <w:rFonts w:ascii="Times New Roman"/>
          <w:kern w:val="0"/>
          <w:sz w:val="22"/>
          <w:szCs w:val="22"/>
        </w:rPr>
        <w:t>금</w:t>
      </w:r>
      <w:r w:rsidR="0013704F" w:rsidRPr="00912493">
        <w:rPr>
          <w:rFonts w:ascii="Times New Roman"/>
          <w:kern w:val="0"/>
          <w:sz w:val="22"/>
          <w:szCs w:val="22"/>
        </w:rPr>
        <w:t xml:space="preserve"> </w:t>
      </w:r>
      <w:r w:rsidR="00612F64">
        <w:rPr>
          <w:rFonts w:ascii="Times New Roman" w:hint="eastAsia"/>
          <w:kern w:val="0"/>
          <w:sz w:val="22"/>
          <w:szCs w:val="22"/>
        </w:rPr>
        <w:t>이천삼백칠십육</w:t>
      </w:r>
      <w:r w:rsidR="005E5A80">
        <w:rPr>
          <w:rFonts w:ascii="Times New Roman" w:hint="eastAsia"/>
          <w:spacing w:val="3"/>
          <w:sz w:val="22"/>
          <w:szCs w:val="22"/>
        </w:rPr>
        <w:t>억</w:t>
      </w:r>
      <w:r w:rsidR="00A813EB">
        <w:rPr>
          <w:rFonts w:ascii="Times New Roman"/>
          <w:spacing w:val="3"/>
          <w:sz w:val="22"/>
          <w:szCs w:val="22"/>
        </w:rPr>
        <w:t>(</w:t>
      </w:r>
      <w:r w:rsidR="00612F64">
        <w:rPr>
          <w:rFonts w:ascii="Times New Roman" w:hint="eastAsia"/>
          <w:spacing w:val="3"/>
          <w:sz w:val="22"/>
          <w:szCs w:val="22"/>
        </w:rPr>
        <w:t>237</w:t>
      </w:r>
      <w:r w:rsidR="005E5A80">
        <w:rPr>
          <w:rFonts w:ascii="Times New Roman"/>
          <w:spacing w:val="3"/>
          <w:sz w:val="22"/>
          <w:szCs w:val="22"/>
        </w:rPr>
        <w:t>,600</w:t>
      </w:r>
      <w:r w:rsidR="00A813EB" w:rsidRPr="006D64CE">
        <w:rPr>
          <w:rFonts w:ascii="Times New Roman"/>
          <w:spacing w:val="3"/>
          <w:sz w:val="22"/>
          <w:szCs w:val="22"/>
        </w:rPr>
        <w:t>,000,000)</w:t>
      </w:r>
      <w:r w:rsidR="005324EB">
        <w:rPr>
          <w:rFonts w:ascii="Times New Roman" w:hint="eastAsia"/>
          <w:spacing w:val="3"/>
          <w:sz w:val="22"/>
          <w:szCs w:val="22"/>
        </w:rPr>
        <w:t>원</w:t>
      </w:r>
    </w:p>
    <w:p w14:paraId="0EC54C6E" w14:textId="77777777" w:rsidR="005F5ED9" w:rsidRPr="00612F64" w:rsidRDefault="005F5ED9" w:rsidP="009B23D3">
      <w:p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</w:p>
    <w:p w14:paraId="4211D780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피담보채무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대출원리금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상환채무를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포함하여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대출약정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예금근질권설정계약에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따라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그와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관련하여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9B3D6E">
        <w:rPr>
          <w:rFonts w:ascii="Times New Roman" w:hint="eastAsia"/>
          <w:kern w:val="0"/>
          <w:sz w:val="22"/>
          <w:szCs w:val="22"/>
        </w:rPr>
        <w:t>근질권설정자</w:t>
      </w:r>
      <w:r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부담하는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현재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장래의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="00EF2DD9" w:rsidRPr="00912493">
        <w:rPr>
          <w:rFonts w:ascii="Times New Roman"/>
          <w:kern w:val="0"/>
          <w:sz w:val="22"/>
          <w:szCs w:val="22"/>
        </w:rPr>
        <w:t>금전채무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4185248A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rPr>
          <w:rFonts w:ascii="Times New Roman"/>
          <w:sz w:val="22"/>
          <w:szCs w:val="22"/>
        </w:rPr>
      </w:pPr>
    </w:p>
    <w:p w14:paraId="2BD79036" w14:textId="77777777" w:rsidR="00457F29" w:rsidRPr="00912493" w:rsidRDefault="00457F29" w:rsidP="009B23D3">
      <w:pPr>
        <w:numPr>
          <w:ilvl w:val="0"/>
          <w:numId w:val="18"/>
        </w:numPr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기타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조건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내용</w:t>
      </w:r>
      <w:r w:rsidRPr="00912493">
        <w:rPr>
          <w:rFonts w:ascii="Times New Roman"/>
          <w:kern w:val="0"/>
          <w:sz w:val="22"/>
          <w:szCs w:val="22"/>
        </w:rPr>
        <w:t xml:space="preserve">: </w:t>
      </w:r>
      <w:r w:rsidRPr="00912493">
        <w:rPr>
          <w:rFonts w:ascii="Times New Roman"/>
          <w:kern w:val="0"/>
          <w:sz w:val="22"/>
          <w:szCs w:val="22"/>
        </w:rPr>
        <w:t>예금근질권설정계약에서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정한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같다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07C42570" w14:textId="77777777" w:rsidR="00457F29" w:rsidRPr="00912493" w:rsidRDefault="00457F29" w:rsidP="009B23D3">
      <w:pPr>
        <w:numPr>
          <w:ilvl w:val="12"/>
          <w:numId w:val="0"/>
        </w:numPr>
        <w:adjustRightInd w:val="0"/>
        <w:snapToGrid w:val="0"/>
        <w:spacing w:line="380" w:lineRule="exact"/>
        <w:ind w:left="440" w:hangingChars="200" w:hanging="440"/>
        <w:rPr>
          <w:rFonts w:ascii="Times New Roman"/>
          <w:kern w:val="0"/>
          <w:sz w:val="22"/>
          <w:szCs w:val="22"/>
        </w:rPr>
      </w:pPr>
    </w:p>
    <w:p w14:paraId="0ADCE78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제출하기까지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예금채권에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다른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양도나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질권설정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등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영향을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초래할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제</w:t>
      </w:r>
      <w:r w:rsidRPr="00912493">
        <w:rPr>
          <w:rFonts w:ascii="Times New Roman"/>
          <w:kern w:val="0"/>
          <w:sz w:val="22"/>
          <w:szCs w:val="22"/>
        </w:rPr>
        <w:t>3</w:t>
      </w:r>
      <w:r w:rsidRPr="00912493">
        <w:rPr>
          <w:rFonts w:ascii="Times New Roman"/>
          <w:kern w:val="0"/>
          <w:sz w:val="22"/>
          <w:szCs w:val="22"/>
        </w:rPr>
        <w:t>자로부터의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권리설정에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관한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없음을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확인합니다</w:t>
      </w:r>
      <w:r w:rsidRPr="00912493">
        <w:rPr>
          <w:rFonts w:ascii="Times New Roman"/>
          <w:kern w:val="0"/>
          <w:sz w:val="22"/>
          <w:szCs w:val="22"/>
        </w:rPr>
        <w:t xml:space="preserve">. </w:t>
      </w:r>
    </w:p>
    <w:p w14:paraId="57AB9FA1" w14:textId="77777777" w:rsidR="00457F29" w:rsidRPr="00912493" w:rsidRDefault="00457F29" w:rsidP="009B23D3">
      <w:pPr>
        <w:adjustRightInd w:val="0"/>
        <w:snapToGrid w:val="0"/>
        <w:spacing w:line="380" w:lineRule="exact"/>
        <w:rPr>
          <w:rFonts w:ascii="Times New Roman"/>
          <w:kern w:val="0"/>
          <w:sz w:val="22"/>
          <w:szCs w:val="22"/>
        </w:rPr>
      </w:pPr>
    </w:p>
    <w:p w14:paraId="6E17BF0C" w14:textId="77777777" w:rsidR="00457F29" w:rsidRPr="00912493" w:rsidRDefault="00457F29" w:rsidP="009B23D3">
      <w:pPr>
        <w:numPr>
          <w:ilvl w:val="0"/>
          <w:numId w:val="20"/>
        </w:numPr>
        <w:tabs>
          <w:tab w:val="left" w:pos="660"/>
        </w:tabs>
        <w:adjustRightInd w:val="0"/>
        <w:snapToGrid w:val="0"/>
        <w:spacing w:line="380" w:lineRule="exact"/>
        <w:textAlignment w:val="baseline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>예금근질권설정계약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및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승낙서에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의한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설정에도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불구하고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근질권자로부터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서면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통지를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받는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경우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본건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계좌의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예치금을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또는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근질권자</w:t>
      </w:r>
      <w:r w:rsidR="003F7E48" w:rsidRPr="00912493">
        <w:rPr>
          <w:rFonts w:ascii="Times New Roman"/>
          <w:kern w:val="0"/>
          <w:sz w:val="22"/>
          <w:szCs w:val="22"/>
        </w:rPr>
        <w:t>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지정하는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자에게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지급하거나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이체할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수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있으며</w:t>
      </w:r>
      <w:r w:rsidRPr="00912493">
        <w:rPr>
          <w:rFonts w:ascii="Times New Roman"/>
          <w:kern w:val="0"/>
          <w:sz w:val="22"/>
          <w:szCs w:val="22"/>
        </w:rPr>
        <w:t xml:space="preserve">, </w:t>
      </w:r>
      <w:r w:rsidRPr="00912493">
        <w:rPr>
          <w:rFonts w:ascii="Times New Roman"/>
          <w:kern w:val="0"/>
          <w:sz w:val="22"/>
          <w:szCs w:val="22"/>
        </w:rPr>
        <w:t>이에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대하여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당사는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책임을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지지</w:t>
      </w:r>
      <w:r w:rsidRPr="00912493">
        <w:rPr>
          <w:rFonts w:ascii="Times New Roman"/>
          <w:kern w:val="0"/>
          <w:sz w:val="22"/>
          <w:szCs w:val="22"/>
        </w:rPr>
        <w:t xml:space="preserve"> </w:t>
      </w:r>
      <w:r w:rsidRPr="00912493">
        <w:rPr>
          <w:rFonts w:ascii="Times New Roman"/>
          <w:kern w:val="0"/>
          <w:sz w:val="22"/>
          <w:szCs w:val="22"/>
        </w:rPr>
        <w:t>않습니다</w:t>
      </w:r>
      <w:r w:rsidRPr="00912493">
        <w:rPr>
          <w:rFonts w:ascii="Times New Roman"/>
          <w:kern w:val="0"/>
          <w:sz w:val="22"/>
          <w:szCs w:val="22"/>
        </w:rPr>
        <w:t>.</w:t>
      </w:r>
    </w:p>
    <w:p w14:paraId="20092E37" w14:textId="77777777" w:rsidR="005F5ED9" w:rsidRPr="00912493" w:rsidRDefault="005F5ED9" w:rsidP="009B23D3">
      <w:pPr>
        <w:adjustRightInd w:val="0"/>
        <w:snapToGrid w:val="0"/>
        <w:spacing w:line="400" w:lineRule="exact"/>
        <w:ind w:left="1600" w:firstLine="800"/>
        <w:jc w:val="right"/>
        <w:rPr>
          <w:rFonts w:ascii="Times New Roman"/>
          <w:b/>
          <w:kern w:val="0"/>
          <w:sz w:val="22"/>
          <w:szCs w:val="22"/>
        </w:rPr>
      </w:pPr>
    </w:p>
    <w:p w14:paraId="1B3EBB64" w14:textId="3CEF5A94" w:rsidR="002F17F0" w:rsidRPr="00B40ADA" w:rsidRDefault="00F91C8C" w:rsidP="009B23D3">
      <w:pPr>
        <w:snapToGrid w:val="0"/>
        <w:spacing w:line="400" w:lineRule="exact"/>
        <w:rPr>
          <w:rFonts w:ascii="Times New Roman"/>
          <w:sz w:val="22"/>
        </w:rPr>
      </w:pPr>
      <w:r>
        <w:rPr>
          <w:rFonts w:ascii="Times New Roman" w:hint="eastAsia"/>
          <w:sz w:val="22"/>
          <w:szCs w:val="22"/>
        </w:rPr>
        <w:t>주식회사</w:t>
      </w:r>
      <w:r>
        <w:rPr>
          <w:rFonts w:ascii="Times New Roman" w:hint="eastAsia"/>
          <w:sz w:val="22"/>
          <w:szCs w:val="22"/>
        </w:rPr>
        <w:t xml:space="preserve"> </w:t>
      </w:r>
      <w:r w:rsidR="00612F64">
        <w:rPr>
          <w:rFonts w:ascii="Times New Roman" w:hint="eastAsia"/>
          <w:sz w:val="22"/>
          <w:szCs w:val="22"/>
        </w:rPr>
        <w:t>[*]</w:t>
      </w:r>
      <w:r>
        <w:rPr>
          <w:rFonts w:ascii="Times New Roman" w:hint="eastAsia"/>
          <w:sz w:val="22"/>
          <w:szCs w:val="22"/>
        </w:rPr>
        <w:t>은행</w:t>
      </w:r>
    </w:p>
    <w:p w14:paraId="50A7A2C6" w14:textId="6BEB9F31" w:rsidR="002F17F0" w:rsidRPr="00B40ADA" w:rsidRDefault="002F17F0" w:rsidP="009B23D3">
      <w:pPr>
        <w:snapToGrid w:val="0"/>
        <w:spacing w:line="400" w:lineRule="exact"/>
        <w:rPr>
          <w:rFonts w:ascii="Times New Roman"/>
          <w:sz w:val="22"/>
        </w:rPr>
      </w:pPr>
      <w:r w:rsidRPr="00B40ADA">
        <w:rPr>
          <w:rFonts w:ascii="Times New Roman"/>
          <w:sz w:val="22"/>
        </w:rPr>
        <w:t>대표이사</w:t>
      </w:r>
      <w:r w:rsidRPr="00B40ADA">
        <w:rPr>
          <w:rFonts w:ascii="Times New Roman"/>
          <w:sz w:val="22"/>
        </w:rPr>
        <w:t xml:space="preserve">  </w:t>
      </w:r>
      <w:r w:rsidR="00612F64">
        <w:rPr>
          <w:rFonts w:ascii="Times New Roman" w:hint="eastAsia"/>
          <w:sz w:val="22"/>
        </w:rPr>
        <w:t>[*]</w:t>
      </w:r>
      <w:r w:rsidRPr="00B40ADA">
        <w:rPr>
          <w:rFonts w:ascii="Times New Roman"/>
          <w:sz w:val="22"/>
        </w:rPr>
        <w:t xml:space="preserve">    (</w:t>
      </w:r>
      <w:r w:rsidRPr="00B40ADA">
        <w:rPr>
          <w:rFonts w:ascii="Times New Roman"/>
          <w:sz w:val="22"/>
        </w:rPr>
        <w:t>인</w:t>
      </w:r>
      <w:r w:rsidRPr="00B40ADA">
        <w:rPr>
          <w:rFonts w:ascii="Times New Roman"/>
          <w:sz w:val="22"/>
        </w:rPr>
        <w:t>)</w:t>
      </w:r>
    </w:p>
    <w:p w14:paraId="4A1C6FA7" w14:textId="77777777" w:rsidR="00451820" w:rsidRPr="00912493" w:rsidRDefault="00451820" w:rsidP="009B23D3">
      <w:pPr>
        <w:spacing w:line="400" w:lineRule="exact"/>
        <w:rPr>
          <w:rFonts w:ascii="Times New Roman"/>
          <w:kern w:val="0"/>
          <w:sz w:val="22"/>
          <w:szCs w:val="22"/>
        </w:rPr>
      </w:pPr>
    </w:p>
    <w:p w14:paraId="3FF43ED2" w14:textId="77777777" w:rsidR="00457F29" w:rsidRPr="00912493" w:rsidRDefault="00C94553" w:rsidP="009B23D3">
      <w:pPr>
        <w:adjustRightInd w:val="0"/>
        <w:snapToGrid w:val="0"/>
        <w:spacing w:line="380" w:lineRule="exact"/>
        <w:jc w:val="right"/>
        <w:rPr>
          <w:rFonts w:ascii="Times New Roman"/>
          <w:kern w:val="0"/>
          <w:sz w:val="22"/>
          <w:szCs w:val="22"/>
        </w:rPr>
      </w:pPr>
      <w:r w:rsidRPr="00912493">
        <w:rPr>
          <w:rFonts w:ascii="Times New Roman"/>
          <w:kern w:val="0"/>
          <w:sz w:val="22"/>
          <w:szCs w:val="22"/>
        </w:rPr>
        <w:t xml:space="preserve">         </w:t>
      </w:r>
      <w:r w:rsidR="00566E76">
        <w:rPr>
          <w:rFonts w:ascii="Times New Roman"/>
          <w:kern w:val="0"/>
          <w:sz w:val="22"/>
          <w:szCs w:val="22"/>
        </w:rPr>
        <w:t>[</w:t>
      </w:r>
      <w:r w:rsidR="00566E76">
        <w:rPr>
          <w:rFonts w:ascii="Times New Roman" w:hint="eastAsia"/>
          <w:kern w:val="0"/>
          <w:sz w:val="22"/>
          <w:szCs w:val="22"/>
        </w:rPr>
        <w:t>간인요망</w:t>
      </w:r>
      <w:r w:rsidR="00566E76">
        <w:rPr>
          <w:rFonts w:ascii="Times New Roman" w:hint="eastAsia"/>
          <w:kern w:val="0"/>
          <w:sz w:val="22"/>
          <w:szCs w:val="22"/>
        </w:rPr>
        <w:t>]</w:t>
      </w:r>
      <w:r w:rsidR="00457F29" w:rsidRPr="00912493">
        <w:rPr>
          <w:rFonts w:ascii="Times New Roman"/>
          <w:kern w:val="0"/>
          <w:sz w:val="22"/>
          <w:szCs w:val="22"/>
        </w:rPr>
        <w:t>[</w:t>
      </w:r>
      <w:r w:rsidR="00457F29" w:rsidRPr="00912493">
        <w:rPr>
          <w:rFonts w:ascii="Times New Roman"/>
          <w:kern w:val="0"/>
          <w:sz w:val="22"/>
          <w:szCs w:val="22"/>
        </w:rPr>
        <w:t>확정일자인</w:t>
      </w:r>
      <w:r w:rsidR="00457F29" w:rsidRPr="00912493">
        <w:rPr>
          <w:rFonts w:ascii="Times New Roman"/>
          <w:kern w:val="0"/>
          <w:sz w:val="22"/>
          <w:szCs w:val="22"/>
        </w:rPr>
        <w:t>]</w:t>
      </w:r>
    </w:p>
    <w:p w14:paraId="181AE05F" w14:textId="77777777" w:rsidR="00313CBD" w:rsidRPr="00912493" w:rsidRDefault="00723A94" w:rsidP="009B23D3">
      <w:pPr>
        <w:widowControl/>
        <w:snapToGrid w:val="0"/>
        <w:spacing w:line="320" w:lineRule="exact"/>
        <w:rPr>
          <w:rFonts w:ascii="Times New Roman"/>
          <w:sz w:val="22"/>
          <w:szCs w:val="22"/>
        </w:rPr>
      </w:pPr>
      <w:r w:rsidRPr="002F17F0" w:rsidDel="00723A94">
        <w:rPr>
          <w:rFonts w:ascii="Times New Roman"/>
          <w:b/>
          <w:sz w:val="22"/>
          <w:szCs w:val="22"/>
        </w:rPr>
        <w:t xml:space="preserve"> </w:t>
      </w:r>
    </w:p>
    <w:sectPr w:rsidR="00313CBD" w:rsidRPr="00912493" w:rsidSect="00ED320E">
      <w:headerReference w:type="default" r:id="rId12"/>
      <w:footerReference w:type="defaul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KL" w:date="2026-09-23T13:11:00Z" w:initials="B">
    <w:p w14:paraId="5EB1D088" w14:textId="77777777" w:rsidR="00A14AFD" w:rsidRDefault="00A14AFD" w:rsidP="00A14AFD">
      <w:pPr>
        <w:pStyle w:val="aa"/>
      </w:pPr>
      <w:r>
        <w:rPr>
          <w:rStyle w:val="a9"/>
        </w:rPr>
        <w:annotationRef/>
      </w:r>
      <w:r>
        <w:rPr>
          <w:rFonts w:hint="eastAsia"/>
        </w:rPr>
        <w:t>대출약정서 제8조 제5항에 기재된 사전 동의에 관련한 내용을 예금채권근질권설정계약서에도 별도 기재하였습니다.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EB1D0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95E1F7" w16cex:dateUtc="2026-09-23T04:1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EB1D088" w16cid:durableId="3695E1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6FC73" w14:textId="77777777" w:rsidR="003E2361" w:rsidRDefault="003E2361" w:rsidP="00F43141">
      <w:r>
        <w:separator/>
      </w:r>
    </w:p>
  </w:endnote>
  <w:endnote w:type="continuationSeparator" w:id="0">
    <w:p w14:paraId="590E0247" w14:textId="77777777" w:rsidR="003E2361" w:rsidRDefault="003E2361" w:rsidP="00F43141">
      <w:r>
        <w:continuationSeparator/>
      </w:r>
    </w:p>
  </w:endnote>
  <w:endnote w:type="continuationNotice" w:id="1">
    <w:p w14:paraId="3189C9F4" w14:textId="77777777" w:rsidR="003E2361" w:rsidRDefault="003E23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신명조">
    <w:altName w:val="바탕"/>
    <w:panose1 w:val="00000000000000000000"/>
    <w:charset w:val="81"/>
    <w:family w:val="roman"/>
    <w:notTrueType/>
    <w:pitch w:val="variable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95E4C" w14:textId="77777777" w:rsidR="00F52BA9" w:rsidRPr="00F84838" w:rsidRDefault="00F52BA9">
    <w:pPr>
      <w:pStyle w:val="a8"/>
      <w:jc w:val="center"/>
    </w:pPr>
    <w:r>
      <w:rPr>
        <w:lang w:val="ko-KR"/>
      </w:rPr>
      <w:t xml:space="preserve"> </w:t>
    </w:r>
    <w:r w:rsidRPr="00F84838">
      <w:rPr>
        <w:sz w:val="24"/>
      </w:rPr>
      <w:fldChar w:fldCharType="begin"/>
    </w:r>
    <w:r w:rsidRPr="00F84838">
      <w:instrText>PAGE</w:instrText>
    </w:r>
    <w:r w:rsidRPr="00F84838">
      <w:rPr>
        <w:sz w:val="24"/>
      </w:rPr>
      <w:fldChar w:fldCharType="separate"/>
    </w:r>
    <w:r w:rsidR="0040045F">
      <w:rPr>
        <w:noProof/>
      </w:rPr>
      <w:t>16</w:t>
    </w:r>
    <w:r w:rsidRPr="00F84838">
      <w:rPr>
        <w:sz w:val="24"/>
      </w:rPr>
      <w:fldChar w:fldCharType="end"/>
    </w:r>
  </w:p>
  <w:p w14:paraId="39E35104" w14:textId="77777777" w:rsidR="00F52BA9" w:rsidRDefault="00F52BA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2C4B8" w14:textId="77777777" w:rsidR="003E2361" w:rsidRDefault="003E2361" w:rsidP="00F43141">
      <w:r>
        <w:separator/>
      </w:r>
    </w:p>
  </w:footnote>
  <w:footnote w:type="continuationSeparator" w:id="0">
    <w:p w14:paraId="00684C4D" w14:textId="77777777" w:rsidR="003E2361" w:rsidRDefault="003E2361" w:rsidP="00F43141">
      <w:r>
        <w:continuationSeparator/>
      </w:r>
    </w:p>
  </w:footnote>
  <w:footnote w:type="continuationNotice" w:id="1">
    <w:p w14:paraId="121C60E7" w14:textId="77777777" w:rsidR="003E2361" w:rsidRDefault="003E236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F1C95" w14:textId="0F15B39E" w:rsidR="0024345F" w:rsidRPr="004D6C4D" w:rsidRDefault="0024345F" w:rsidP="0024345F">
    <w:pPr>
      <w:pStyle w:val="a7"/>
      <w:jc w:val="left"/>
      <w:rPr>
        <w:b/>
        <w:bCs/>
        <w:i/>
        <w:iCs/>
        <w:sz w:val="21"/>
        <w:szCs w:val="18"/>
      </w:rPr>
    </w:pPr>
  </w:p>
  <w:p w14:paraId="5D987C5C" w14:textId="0F1CFA03" w:rsidR="0024345F" w:rsidRPr="004D6C4D" w:rsidRDefault="004D6C4D" w:rsidP="0024345F">
    <w:pPr>
      <w:pStyle w:val="a7"/>
      <w:jc w:val="left"/>
      <w:rPr>
        <w:b/>
        <w:bCs/>
        <w:i/>
        <w:iCs/>
        <w:sz w:val="21"/>
        <w:szCs w:val="18"/>
      </w:rPr>
    </w:pPr>
    <w:r w:rsidRPr="004D6C4D">
      <w:rPr>
        <w:rFonts w:hint="eastAsia"/>
        <w:b/>
        <w:bCs/>
        <w:i/>
        <w:iCs/>
        <w:sz w:val="21"/>
        <w:szCs w:val="18"/>
        <w:lang w:eastAsia="ko-KR"/>
      </w:rPr>
      <w:t xml:space="preserve">KLL </w:t>
    </w:r>
    <w:r w:rsidR="0024345F" w:rsidRPr="004D6C4D">
      <w:rPr>
        <w:rFonts w:hint="eastAsia"/>
        <w:b/>
        <w:bCs/>
        <w:i/>
        <w:iCs/>
        <w:sz w:val="21"/>
        <w:szCs w:val="18"/>
      </w:rPr>
      <w:t>예금채권근질권설정계약서</w:t>
    </w:r>
  </w:p>
  <w:p w14:paraId="3DE7B58E" w14:textId="77777777" w:rsidR="0074745B" w:rsidRPr="0024345F" w:rsidRDefault="0074745B" w:rsidP="002366F9">
    <w:pPr>
      <w:pStyle w:val="a7"/>
      <w:jc w:val="right"/>
      <w:rPr>
        <w:b/>
        <w:sz w:val="22"/>
        <w:szCs w:val="22"/>
        <w:lang w:eastAsia="ko-K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3120E"/>
    <w:multiLevelType w:val="hybridMultilevel"/>
    <w:tmpl w:val="EB468430"/>
    <w:lvl w:ilvl="0" w:tplc="890024A8">
      <w:start w:val="1"/>
      <w:numFmt w:val="decimal"/>
      <w:lvlText w:val="%1."/>
      <w:lvlJc w:val="left"/>
      <w:pPr>
        <w:tabs>
          <w:tab w:val="num" w:pos="-158"/>
        </w:tabs>
        <w:ind w:left="-158" w:hanging="360"/>
      </w:pPr>
      <w:rPr>
        <w:rFonts w:hint="default"/>
      </w:rPr>
    </w:lvl>
    <w:lvl w:ilvl="1" w:tplc="B5262126">
      <w:start w:val="1"/>
      <w:numFmt w:val="decimal"/>
      <w:lvlText w:val="(%2)"/>
      <w:lvlJc w:val="left"/>
      <w:pPr>
        <w:tabs>
          <w:tab w:val="num" w:pos="677"/>
        </w:tabs>
        <w:ind w:left="677" w:hanging="7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682"/>
        </w:tabs>
        <w:ind w:left="682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82"/>
        </w:tabs>
        <w:ind w:left="1082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1482"/>
        </w:tabs>
        <w:ind w:left="1482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882"/>
        </w:tabs>
        <w:ind w:left="1882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282"/>
        </w:tabs>
        <w:ind w:left="2282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2682"/>
        </w:tabs>
        <w:ind w:left="2682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082"/>
        </w:tabs>
        <w:ind w:left="3082" w:hanging="400"/>
      </w:pPr>
    </w:lvl>
  </w:abstractNum>
  <w:abstractNum w:abstractNumId="1" w15:restartNumberingAfterBreak="0">
    <w:nsid w:val="11576BF7"/>
    <w:multiLevelType w:val="hybridMultilevel"/>
    <w:tmpl w:val="76A6424E"/>
    <w:lvl w:ilvl="0" w:tplc="8F88DE22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905398"/>
    <w:multiLevelType w:val="hybridMultilevel"/>
    <w:tmpl w:val="723E4BF4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" w15:restartNumberingAfterBreak="0">
    <w:nsid w:val="171652D0"/>
    <w:multiLevelType w:val="hybridMultilevel"/>
    <w:tmpl w:val="CACA3D66"/>
    <w:lvl w:ilvl="0" w:tplc="F7283F82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AFC7A5C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197D76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295B49D8"/>
    <w:multiLevelType w:val="hybridMultilevel"/>
    <w:tmpl w:val="452E5D5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E007CDD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8" w15:restartNumberingAfterBreak="0">
    <w:nsid w:val="338E097D"/>
    <w:multiLevelType w:val="hybridMultilevel"/>
    <w:tmpl w:val="50EE349A"/>
    <w:lvl w:ilvl="0" w:tplc="F446E30C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9" w15:restartNumberingAfterBreak="0">
    <w:nsid w:val="3613407D"/>
    <w:multiLevelType w:val="singleLevel"/>
    <w:tmpl w:val="6BE004AC"/>
    <w:lvl w:ilvl="0">
      <w:start w:val="1"/>
      <w:numFmt w:val="decimal"/>
      <w:lvlText w:val="(%1)"/>
      <w:lvlJc w:val="left"/>
      <w:pPr>
        <w:tabs>
          <w:tab w:val="num" w:pos="1134"/>
        </w:tabs>
        <w:ind w:left="1134" w:hanging="567"/>
      </w:pPr>
      <w:rPr>
        <w:rFonts w:hint="eastAsia"/>
      </w:rPr>
    </w:lvl>
  </w:abstractNum>
  <w:abstractNum w:abstractNumId="10" w15:restartNumberingAfterBreak="0">
    <w:nsid w:val="367561C4"/>
    <w:multiLevelType w:val="hybridMultilevel"/>
    <w:tmpl w:val="EF1CC464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1" w15:restartNumberingAfterBreak="0">
    <w:nsid w:val="36CD06AA"/>
    <w:multiLevelType w:val="hybridMultilevel"/>
    <w:tmpl w:val="976EE36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3F822A13"/>
    <w:multiLevelType w:val="hybridMultilevel"/>
    <w:tmpl w:val="15B63272"/>
    <w:lvl w:ilvl="0" w:tplc="20D28B6C">
      <w:start w:val="1"/>
      <w:numFmt w:val="ganada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5" w:hanging="400"/>
      </w:pPr>
    </w:lvl>
    <w:lvl w:ilvl="2" w:tplc="0409001B" w:tentative="1">
      <w:start w:val="1"/>
      <w:numFmt w:val="lowerRoman"/>
      <w:lvlText w:val="%3."/>
      <w:lvlJc w:val="right"/>
      <w:pPr>
        <w:ind w:left="1975" w:hanging="400"/>
      </w:pPr>
    </w:lvl>
    <w:lvl w:ilvl="3" w:tplc="0409000F" w:tentative="1">
      <w:start w:val="1"/>
      <w:numFmt w:val="decimal"/>
      <w:lvlText w:val="%4."/>
      <w:lvlJc w:val="left"/>
      <w:pPr>
        <w:ind w:left="2375" w:hanging="400"/>
      </w:pPr>
    </w:lvl>
    <w:lvl w:ilvl="4" w:tplc="04090019" w:tentative="1">
      <w:start w:val="1"/>
      <w:numFmt w:val="upperLetter"/>
      <w:lvlText w:val="%5."/>
      <w:lvlJc w:val="left"/>
      <w:pPr>
        <w:ind w:left="2775" w:hanging="400"/>
      </w:pPr>
    </w:lvl>
    <w:lvl w:ilvl="5" w:tplc="0409001B" w:tentative="1">
      <w:start w:val="1"/>
      <w:numFmt w:val="lowerRoman"/>
      <w:lvlText w:val="%6."/>
      <w:lvlJc w:val="right"/>
      <w:pPr>
        <w:ind w:left="3175" w:hanging="400"/>
      </w:pPr>
    </w:lvl>
    <w:lvl w:ilvl="6" w:tplc="0409000F" w:tentative="1">
      <w:start w:val="1"/>
      <w:numFmt w:val="decimal"/>
      <w:lvlText w:val="%7."/>
      <w:lvlJc w:val="left"/>
      <w:pPr>
        <w:ind w:left="3575" w:hanging="400"/>
      </w:pPr>
    </w:lvl>
    <w:lvl w:ilvl="7" w:tplc="04090019" w:tentative="1">
      <w:start w:val="1"/>
      <w:numFmt w:val="upperLetter"/>
      <w:lvlText w:val="%8."/>
      <w:lvlJc w:val="left"/>
      <w:pPr>
        <w:ind w:left="3975" w:hanging="400"/>
      </w:pPr>
    </w:lvl>
    <w:lvl w:ilvl="8" w:tplc="0409001B" w:tentative="1">
      <w:start w:val="1"/>
      <w:numFmt w:val="lowerRoman"/>
      <w:lvlText w:val="%9."/>
      <w:lvlJc w:val="right"/>
      <w:pPr>
        <w:ind w:left="4375" w:hanging="400"/>
      </w:pPr>
    </w:lvl>
  </w:abstractNum>
  <w:abstractNum w:abstractNumId="13" w15:restartNumberingAfterBreak="0">
    <w:nsid w:val="422718BB"/>
    <w:multiLevelType w:val="hybridMultilevel"/>
    <w:tmpl w:val="C6DA3B2C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44367BB9"/>
    <w:multiLevelType w:val="hybridMultilevel"/>
    <w:tmpl w:val="8F1CA242"/>
    <w:lvl w:ilvl="0" w:tplc="F5C08E98">
      <w:start w:val="1"/>
      <w:numFmt w:val="decimalEnclosedCircle"/>
      <w:lvlText w:val="%1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5A8798D"/>
    <w:multiLevelType w:val="hybridMultilevel"/>
    <w:tmpl w:val="B94C3714"/>
    <w:lvl w:ilvl="0" w:tplc="36FE400E">
      <w:start w:val="1"/>
      <w:numFmt w:val="decimal"/>
      <w:lvlText w:val="%1."/>
      <w:lvlJc w:val="left"/>
      <w:pPr>
        <w:ind w:left="775" w:hanging="37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8061C56"/>
    <w:multiLevelType w:val="hybridMultilevel"/>
    <w:tmpl w:val="B7C0B15E"/>
    <w:lvl w:ilvl="0" w:tplc="01046882">
      <w:start w:val="1"/>
      <w:numFmt w:val="decimal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17" w15:restartNumberingAfterBreak="0">
    <w:nsid w:val="5A92675B"/>
    <w:multiLevelType w:val="hybridMultilevel"/>
    <w:tmpl w:val="A89271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8" w15:restartNumberingAfterBreak="0">
    <w:nsid w:val="5FE64A77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9" w15:restartNumberingAfterBreak="0">
    <w:nsid w:val="607A6474"/>
    <w:multiLevelType w:val="hybridMultilevel"/>
    <w:tmpl w:val="A770EF3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>
      <w:start w:val="1"/>
      <w:numFmt w:val="lowerRoman"/>
      <w:lvlText w:val="%3."/>
      <w:lvlJc w:val="right"/>
      <w:pPr>
        <w:ind w:left="1200" w:hanging="400"/>
      </w:p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>
      <w:start w:val="1"/>
      <w:numFmt w:val="upperLetter"/>
      <w:lvlText w:val="%5."/>
      <w:lvlJc w:val="left"/>
      <w:pPr>
        <w:ind w:left="2000" w:hanging="400"/>
      </w:pPr>
    </w:lvl>
    <w:lvl w:ilvl="5" w:tplc="0409001B">
      <w:start w:val="1"/>
      <w:numFmt w:val="lowerRoman"/>
      <w:lvlText w:val="%6."/>
      <w:lvlJc w:val="right"/>
      <w:pPr>
        <w:ind w:left="2400" w:hanging="400"/>
      </w:pPr>
    </w:lvl>
    <w:lvl w:ilvl="6" w:tplc="0409000F">
      <w:start w:val="1"/>
      <w:numFmt w:val="decimal"/>
      <w:lvlText w:val="%7."/>
      <w:lvlJc w:val="left"/>
      <w:pPr>
        <w:ind w:left="2800" w:hanging="400"/>
      </w:pPr>
    </w:lvl>
    <w:lvl w:ilvl="7" w:tplc="04090019">
      <w:start w:val="1"/>
      <w:numFmt w:val="upperLetter"/>
      <w:lvlText w:val="%8."/>
      <w:lvlJc w:val="left"/>
      <w:pPr>
        <w:ind w:left="3200" w:hanging="400"/>
      </w:pPr>
    </w:lvl>
    <w:lvl w:ilvl="8" w:tplc="0409001B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67B721E9"/>
    <w:multiLevelType w:val="hybridMultilevel"/>
    <w:tmpl w:val="2EBA1EF8"/>
    <w:lvl w:ilvl="0" w:tplc="9FD07C10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1" w15:restartNumberingAfterBreak="0">
    <w:nsid w:val="68316181"/>
    <w:multiLevelType w:val="hybridMultilevel"/>
    <w:tmpl w:val="B79C6F2C"/>
    <w:lvl w:ilvl="0" w:tplc="6C80EEA4">
      <w:start w:val="1"/>
      <w:numFmt w:val="decimal"/>
      <w:lvlText w:val="%1.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914613C"/>
    <w:multiLevelType w:val="hybridMultilevel"/>
    <w:tmpl w:val="B6241E52"/>
    <w:lvl w:ilvl="0" w:tplc="07EC579E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Ansi="바탕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200"/>
        </w:tabs>
        <w:ind w:left="1200" w:hanging="40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97577BD"/>
    <w:multiLevelType w:val="hybridMultilevel"/>
    <w:tmpl w:val="CDC8FF6C"/>
    <w:lvl w:ilvl="0" w:tplc="0409000F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4" w15:restartNumberingAfterBreak="0">
    <w:nsid w:val="6D2E52B8"/>
    <w:multiLevelType w:val="hybridMultilevel"/>
    <w:tmpl w:val="61B0394E"/>
    <w:lvl w:ilvl="0" w:tplc="8254620A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5" w15:restartNumberingAfterBreak="0">
    <w:nsid w:val="792D7842"/>
    <w:multiLevelType w:val="hybridMultilevel"/>
    <w:tmpl w:val="110C42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A5200FF"/>
    <w:multiLevelType w:val="hybridMultilevel"/>
    <w:tmpl w:val="D80AAB08"/>
    <w:lvl w:ilvl="0" w:tplc="0409000F">
      <w:start w:val="1"/>
      <w:numFmt w:val="decimal"/>
      <w:lvlText w:val="%1."/>
      <w:lvlJc w:val="left"/>
      <w:pPr>
        <w:ind w:left="720" w:hanging="400"/>
      </w:pPr>
    </w:lvl>
    <w:lvl w:ilvl="1" w:tplc="04090019" w:tentative="1">
      <w:start w:val="1"/>
      <w:numFmt w:val="upperLetter"/>
      <w:lvlText w:val="%2."/>
      <w:lvlJc w:val="left"/>
      <w:pPr>
        <w:ind w:left="1120" w:hanging="400"/>
      </w:pPr>
    </w:lvl>
    <w:lvl w:ilvl="2" w:tplc="0409001B" w:tentative="1">
      <w:start w:val="1"/>
      <w:numFmt w:val="lowerRoman"/>
      <w:lvlText w:val="%3."/>
      <w:lvlJc w:val="right"/>
      <w:pPr>
        <w:ind w:left="1520" w:hanging="400"/>
      </w:pPr>
    </w:lvl>
    <w:lvl w:ilvl="3" w:tplc="0409000F" w:tentative="1">
      <w:start w:val="1"/>
      <w:numFmt w:val="decimal"/>
      <w:lvlText w:val="%4."/>
      <w:lvlJc w:val="left"/>
      <w:pPr>
        <w:ind w:left="1920" w:hanging="400"/>
      </w:pPr>
    </w:lvl>
    <w:lvl w:ilvl="4" w:tplc="04090019" w:tentative="1">
      <w:start w:val="1"/>
      <w:numFmt w:val="upperLetter"/>
      <w:lvlText w:val="%5."/>
      <w:lvlJc w:val="left"/>
      <w:pPr>
        <w:ind w:left="2320" w:hanging="400"/>
      </w:pPr>
    </w:lvl>
    <w:lvl w:ilvl="5" w:tplc="0409001B" w:tentative="1">
      <w:start w:val="1"/>
      <w:numFmt w:val="lowerRoman"/>
      <w:lvlText w:val="%6."/>
      <w:lvlJc w:val="right"/>
      <w:pPr>
        <w:ind w:left="2720" w:hanging="400"/>
      </w:pPr>
    </w:lvl>
    <w:lvl w:ilvl="6" w:tplc="0409000F" w:tentative="1">
      <w:start w:val="1"/>
      <w:numFmt w:val="decimal"/>
      <w:lvlText w:val="%7."/>
      <w:lvlJc w:val="left"/>
      <w:pPr>
        <w:ind w:left="3120" w:hanging="400"/>
      </w:pPr>
    </w:lvl>
    <w:lvl w:ilvl="7" w:tplc="04090019" w:tentative="1">
      <w:start w:val="1"/>
      <w:numFmt w:val="upperLetter"/>
      <w:lvlText w:val="%8."/>
      <w:lvlJc w:val="left"/>
      <w:pPr>
        <w:ind w:left="3520" w:hanging="400"/>
      </w:pPr>
    </w:lvl>
    <w:lvl w:ilvl="8" w:tplc="0409001B" w:tentative="1">
      <w:start w:val="1"/>
      <w:numFmt w:val="lowerRoman"/>
      <w:lvlText w:val="%9."/>
      <w:lvlJc w:val="right"/>
      <w:pPr>
        <w:ind w:left="3920" w:hanging="400"/>
      </w:pPr>
    </w:lvl>
  </w:abstractNum>
  <w:abstractNum w:abstractNumId="27" w15:restartNumberingAfterBreak="0">
    <w:nsid w:val="7B0F30F9"/>
    <w:multiLevelType w:val="hybridMultilevel"/>
    <w:tmpl w:val="DE2CEAF4"/>
    <w:lvl w:ilvl="0" w:tplc="D3D2B0DE">
      <w:start w:val="1"/>
      <w:numFmt w:val="decimalEnclosedCircle"/>
      <w:lvlText w:val="%1"/>
      <w:lvlJc w:val="left"/>
      <w:pPr>
        <w:tabs>
          <w:tab w:val="num" w:pos="403"/>
        </w:tabs>
        <w:ind w:left="403" w:hanging="403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 w16cid:durableId="1618873431">
    <w:abstractNumId w:val="20"/>
  </w:num>
  <w:num w:numId="2" w16cid:durableId="1022241249">
    <w:abstractNumId w:val="2"/>
  </w:num>
  <w:num w:numId="3" w16cid:durableId="1619751475">
    <w:abstractNumId w:val="13"/>
  </w:num>
  <w:num w:numId="4" w16cid:durableId="271285128">
    <w:abstractNumId w:val="8"/>
  </w:num>
  <w:num w:numId="5" w16cid:durableId="2029597711">
    <w:abstractNumId w:val="24"/>
  </w:num>
  <w:num w:numId="6" w16cid:durableId="621495425">
    <w:abstractNumId w:val="16"/>
  </w:num>
  <w:num w:numId="7" w16cid:durableId="323553671">
    <w:abstractNumId w:val="27"/>
  </w:num>
  <w:num w:numId="8" w16cid:durableId="1085223274">
    <w:abstractNumId w:val="10"/>
  </w:num>
  <w:num w:numId="9" w16cid:durableId="1443764093">
    <w:abstractNumId w:val="4"/>
  </w:num>
  <w:num w:numId="10" w16cid:durableId="2131436130">
    <w:abstractNumId w:val="25"/>
  </w:num>
  <w:num w:numId="11" w16cid:durableId="1765883724">
    <w:abstractNumId w:val="5"/>
  </w:num>
  <w:num w:numId="12" w16cid:durableId="526602132">
    <w:abstractNumId w:val="6"/>
  </w:num>
  <w:num w:numId="13" w16cid:durableId="1825320346">
    <w:abstractNumId w:val="11"/>
  </w:num>
  <w:num w:numId="14" w16cid:durableId="1188329667">
    <w:abstractNumId w:val="26"/>
  </w:num>
  <w:num w:numId="15" w16cid:durableId="33720047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6477886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916741110">
    <w:abstractNumId w:val="21"/>
  </w:num>
  <w:num w:numId="18" w16cid:durableId="765855217">
    <w:abstractNumId w:val="9"/>
  </w:num>
  <w:num w:numId="19" w16cid:durableId="351151873">
    <w:abstractNumId w:val="22"/>
  </w:num>
  <w:num w:numId="20" w16cid:durableId="1195653594">
    <w:abstractNumId w:val="14"/>
  </w:num>
  <w:num w:numId="21" w16cid:durableId="1955138940">
    <w:abstractNumId w:val="23"/>
  </w:num>
  <w:num w:numId="22" w16cid:durableId="1422067414">
    <w:abstractNumId w:val="3"/>
  </w:num>
  <w:num w:numId="23" w16cid:durableId="476605300">
    <w:abstractNumId w:val="15"/>
  </w:num>
  <w:num w:numId="24" w16cid:durableId="1748385801">
    <w:abstractNumId w:val="12"/>
  </w:num>
  <w:num w:numId="25" w16cid:durableId="1900437985">
    <w:abstractNumId w:val="7"/>
  </w:num>
  <w:num w:numId="26" w16cid:durableId="6950412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2129556">
    <w:abstractNumId w:val="0"/>
  </w:num>
  <w:num w:numId="28" w16cid:durableId="524441515">
    <w:abstractNumId w:val="1"/>
  </w:num>
  <w:num w:numId="29" w16cid:durableId="2035574182">
    <w:abstractNumId w:val="17"/>
  </w:num>
  <w:num w:numId="30" w16cid:durableId="1068570971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KL">
    <w15:presenceInfo w15:providerId="None" w15:userId="BKL"/>
  </w15:person>
  <w15:person w15:author="상훈 김">
    <w15:presenceInfo w15:providerId="Windows Live" w15:userId="0cef18f5953d66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B21"/>
    <w:rsid w:val="00000067"/>
    <w:rsid w:val="00000713"/>
    <w:rsid w:val="000028E8"/>
    <w:rsid w:val="00011676"/>
    <w:rsid w:val="000146ED"/>
    <w:rsid w:val="00020368"/>
    <w:rsid w:val="00021075"/>
    <w:rsid w:val="000330AA"/>
    <w:rsid w:val="00033C10"/>
    <w:rsid w:val="00035A39"/>
    <w:rsid w:val="00044C16"/>
    <w:rsid w:val="0004656A"/>
    <w:rsid w:val="00052635"/>
    <w:rsid w:val="00053B40"/>
    <w:rsid w:val="00054B47"/>
    <w:rsid w:val="000632DA"/>
    <w:rsid w:val="00064D98"/>
    <w:rsid w:val="00067C54"/>
    <w:rsid w:val="00071BBD"/>
    <w:rsid w:val="000733DD"/>
    <w:rsid w:val="00080DC4"/>
    <w:rsid w:val="00085656"/>
    <w:rsid w:val="000936DE"/>
    <w:rsid w:val="000944CE"/>
    <w:rsid w:val="000954BE"/>
    <w:rsid w:val="000955CD"/>
    <w:rsid w:val="00096297"/>
    <w:rsid w:val="000A0181"/>
    <w:rsid w:val="000A1817"/>
    <w:rsid w:val="000A362D"/>
    <w:rsid w:val="000A590C"/>
    <w:rsid w:val="000B6675"/>
    <w:rsid w:val="000B777C"/>
    <w:rsid w:val="000B7827"/>
    <w:rsid w:val="000C1169"/>
    <w:rsid w:val="000C1CFB"/>
    <w:rsid w:val="000C30D2"/>
    <w:rsid w:val="000C44C8"/>
    <w:rsid w:val="000C5C5B"/>
    <w:rsid w:val="000C5E82"/>
    <w:rsid w:val="000C5F15"/>
    <w:rsid w:val="000C6F90"/>
    <w:rsid w:val="000D1A75"/>
    <w:rsid w:val="000D2353"/>
    <w:rsid w:val="000D3261"/>
    <w:rsid w:val="000E4A8C"/>
    <w:rsid w:val="000F2EFA"/>
    <w:rsid w:val="001036AE"/>
    <w:rsid w:val="001040BF"/>
    <w:rsid w:val="0010522B"/>
    <w:rsid w:val="00106A90"/>
    <w:rsid w:val="001165F8"/>
    <w:rsid w:val="001207D3"/>
    <w:rsid w:val="00123A80"/>
    <w:rsid w:val="00124202"/>
    <w:rsid w:val="00126DDD"/>
    <w:rsid w:val="00134BB1"/>
    <w:rsid w:val="00135F9A"/>
    <w:rsid w:val="0013704F"/>
    <w:rsid w:val="001373C3"/>
    <w:rsid w:val="00137CFC"/>
    <w:rsid w:val="00144000"/>
    <w:rsid w:val="00145199"/>
    <w:rsid w:val="00146578"/>
    <w:rsid w:val="001510DC"/>
    <w:rsid w:val="001540AC"/>
    <w:rsid w:val="00160241"/>
    <w:rsid w:val="001612EA"/>
    <w:rsid w:val="001645CE"/>
    <w:rsid w:val="0016575D"/>
    <w:rsid w:val="001665EC"/>
    <w:rsid w:val="00170A5E"/>
    <w:rsid w:val="001737C0"/>
    <w:rsid w:val="001751CC"/>
    <w:rsid w:val="00176E3B"/>
    <w:rsid w:val="00177C15"/>
    <w:rsid w:val="0018150D"/>
    <w:rsid w:val="00187D34"/>
    <w:rsid w:val="00190F1E"/>
    <w:rsid w:val="001932D8"/>
    <w:rsid w:val="001954C5"/>
    <w:rsid w:val="00196931"/>
    <w:rsid w:val="00196D15"/>
    <w:rsid w:val="00196FE1"/>
    <w:rsid w:val="001A0E28"/>
    <w:rsid w:val="001A14C0"/>
    <w:rsid w:val="001A25EE"/>
    <w:rsid w:val="001A2CE7"/>
    <w:rsid w:val="001B058A"/>
    <w:rsid w:val="001B0A6D"/>
    <w:rsid w:val="001B6BE0"/>
    <w:rsid w:val="001C15E4"/>
    <w:rsid w:val="001C2856"/>
    <w:rsid w:val="001C297C"/>
    <w:rsid w:val="001C2AC6"/>
    <w:rsid w:val="001C3F81"/>
    <w:rsid w:val="001D199C"/>
    <w:rsid w:val="001D3A3F"/>
    <w:rsid w:val="001D6850"/>
    <w:rsid w:val="001E0FDF"/>
    <w:rsid w:val="001E134D"/>
    <w:rsid w:val="001E18F9"/>
    <w:rsid w:val="001E2D9D"/>
    <w:rsid w:val="001E33ED"/>
    <w:rsid w:val="001E64BE"/>
    <w:rsid w:val="001E7355"/>
    <w:rsid w:val="001E7D2E"/>
    <w:rsid w:val="001F1107"/>
    <w:rsid w:val="001F355E"/>
    <w:rsid w:val="001F5BB5"/>
    <w:rsid w:val="001F6127"/>
    <w:rsid w:val="001F67EF"/>
    <w:rsid w:val="001F6AC6"/>
    <w:rsid w:val="002004EB"/>
    <w:rsid w:val="002009C7"/>
    <w:rsid w:val="00202A07"/>
    <w:rsid w:val="00202F29"/>
    <w:rsid w:val="00203EDE"/>
    <w:rsid w:val="00205209"/>
    <w:rsid w:val="00205AD6"/>
    <w:rsid w:val="00206FF9"/>
    <w:rsid w:val="002070B1"/>
    <w:rsid w:val="002176EB"/>
    <w:rsid w:val="00226EE8"/>
    <w:rsid w:val="002325C7"/>
    <w:rsid w:val="00234030"/>
    <w:rsid w:val="00236485"/>
    <w:rsid w:val="002366F9"/>
    <w:rsid w:val="00236BB3"/>
    <w:rsid w:val="00240BEF"/>
    <w:rsid w:val="00240F9D"/>
    <w:rsid w:val="002421DC"/>
    <w:rsid w:val="00242D5F"/>
    <w:rsid w:val="0024345F"/>
    <w:rsid w:val="002449B7"/>
    <w:rsid w:val="00246659"/>
    <w:rsid w:val="00250943"/>
    <w:rsid w:val="00251EA8"/>
    <w:rsid w:val="00254163"/>
    <w:rsid w:val="00255E17"/>
    <w:rsid w:val="00256643"/>
    <w:rsid w:val="00260F6A"/>
    <w:rsid w:val="002629ED"/>
    <w:rsid w:val="00262ADC"/>
    <w:rsid w:val="00266ADA"/>
    <w:rsid w:val="00266F9C"/>
    <w:rsid w:val="00271671"/>
    <w:rsid w:val="0027274F"/>
    <w:rsid w:val="00272F07"/>
    <w:rsid w:val="00273414"/>
    <w:rsid w:val="0028638A"/>
    <w:rsid w:val="00295442"/>
    <w:rsid w:val="002A1979"/>
    <w:rsid w:val="002A5EA3"/>
    <w:rsid w:val="002B082A"/>
    <w:rsid w:val="002B0E11"/>
    <w:rsid w:val="002B3952"/>
    <w:rsid w:val="002B7F99"/>
    <w:rsid w:val="002C0528"/>
    <w:rsid w:val="002D06E0"/>
    <w:rsid w:val="002D20C7"/>
    <w:rsid w:val="002D260D"/>
    <w:rsid w:val="002E2D68"/>
    <w:rsid w:val="002E40CA"/>
    <w:rsid w:val="002E5DEE"/>
    <w:rsid w:val="002E71B3"/>
    <w:rsid w:val="002E75A7"/>
    <w:rsid w:val="002F17F0"/>
    <w:rsid w:val="002F3075"/>
    <w:rsid w:val="002F485B"/>
    <w:rsid w:val="003018CF"/>
    <w:rsid w:val="003035C0"/>
    <w:rsid w:val="00313CBD"/>
    <w:rsid w:val="00315B7C"/>
    <w:rsid w:val="00316475"/>
    <w:rsid w:val="0031765E"/>
    <w:rsid w:val="0032012D"/>
    <w:rsid w:val="00321740"/>
    <w:rsid w:val="003236D3"/>
    <w:rsid w:val="00325BDC"/>
    <w:rsid w:val="00335E97"/>
    <w:rsid w:val="003362BA"/>
    <w:rsid w:val="0033685C"/>
    <w:rsid w:val="00340A77"/>
    <w:rsid w:val="00344EE1"/>
    <w:rsid w:val="0035009F"/>
    <w:rsid w:val="00350BE1"/>
    <w:rsid w:val="0035785D"/>
    <w:rsid w:val="00362049"/>
    <w:rsid w:val="00364A10"/>
    <w:rsid w:val="003651B6"/>
    <w:rsid w:val="003669F2"/>
    <w:rsid w:val="00367A6E"/>
    <w:rsid w:val="00372732"/>
    <w:rsid w:val="00372ED8"/>
    <w:rsid w:val="00373649"/>
    <w:rsid w:val="00375385"/>
    <w:rsid w:val="00386111"/>
    <w:rsid w:val="00391149"/>
    <w:rsid w:val="003923A0"/>
    <w:rsid w:val="0039662E"/>
    <w:rsid w:val="003A14FE"/>
    <w:rsid w:val="003A6BEC"/>
    <w:rsid w:val="003B2D2C"/>
    <w:rsid w:val="003B41CD"/>
    <w:rsid w:val="003B6D1C"/>
    <w:rsid w:val="003C2508"/>
    <w:rsid w:val="003C5020"/>
    <w:rsid w:val="003C632C"/>
    <w:rsid w:val="003D1713"/>
    <w:rsid w:val="003D373C"/>
    <w:rsid w:val="003D6FD2"/>
    <w:rsid w:val="003E0C5E"/>
    <w:rsid w:val="003E2361"/>
    <w:rsid w:val="003E35F5"/>
    <w:rsid w:val="003E42B7"/>
    <w:rsid w:val="003F0207"/>
    <w:rsid w:val="003F1307"/>
    <w:rsid w:val="003F317C"/>
    <w:rsid w:val="003F36E1"/>
    <w:rsid w:val="003F7B66"/>
    <w:rsid w:val="003F7E48"/>
    <w:rsid w:val="0040045F"/>
    <w:rsid w:val="00400EE6"/>
    <w:rsid w:val="00401981"/>
    <w:rsid w:val="00416A57"/>
    <w:rsid w:val="00417200"/>
    <w:rsid w:val="004239DB"/>
    <w:rsid w:val="004243CE"/>
    <w:rsid w:val="00425110"/>
    <w:rsid w:val="004279F1"/>
    <w:rsid w:val="004337B7"/>
    <w:rsid w:val="004366E1"/>
    <w:rsid w:val="00445191"/>
    <w:rsid w:val="004511FC"/>
    <w:rsid w:val="00451820"/>
    <w:rsid w:val="00451BBA"/>
    <w:rsid w:val="00455351"/>
    <w:rsid w:val="00455A78"/>
    <w:rsid w:val="00455BB1"/>
    <w:rsid w:val="00457699"/>
    <w:rsid w:val="00457F29"/>
    <w:rsid w:val="00466493"/>
    <w:rsid w:val="004719B3"/>
    <w:rsid w:val="004773D7"/>
    <w:rsid w:val="00477A3C"/>
    <w:rsid w:val="00482916"/>
    <w:rsid w:val="0048363F"/>
    <w:rsid w:val="00486840"/>
    <w:rsid w:val="004874AD"/>
    <w:rsid w:val="0049482C"/>
    <w:rsid w:val="00494FFE"/>
    <w:rsid w:val="004A1F90"/>
    <w:rsid w:val="004A2034"/>
    <w:rsid w:val="004A289F"/>
    <w:rsid w:val="004A5894"/>
    <w:rsid w:val="004A770A"/>
    <w:rsid w:val="004A7DA6"/>
    <w:rsid w:val="004B4A54"/>
    <w:rsid w:val="004B6596"/>
    <w:rsid w:val="004C3C77"/>
    <w:rsid w:val="004C696C"/>
    <w:rsid w:val="004D1E0A"/>
    <w:rsid w:val="004D452A"/>
    <w:rsid w:val="004D5A82"/>
    <w:rsid w:val="004D5F70"/>
    <w:rsid w:val="004D6C4D"/>
    <w:rsid w:val="004E1CE9"/>
    <w:rsid w:val="004E43E6"/>
    <w:rsid w:val="004E6290"/>
    <w:rsid w:val="004E6308"/>
    <w:rsid w:val="004F00D1"/>
    <w:rsid w:val="004F3F20"/>
    <w:rsid w:val="004F4C95"/>
    <w:rsid w:val="004F56B3"/>
    <w:rsid w:val="004F7160"/>
    <w:rsid w:val="004F7A99"/>
    <w:rsid w:val="005045B7"/>
    <w:rsid w:val="005064D4"/>
    <w:rsid w:val="00507923"/>
    <w:rsid w:val="00510776"/>
    <w:rsid w:val="005132B3"/>
    <w:rsid w:val="00513831"/>
    <w:rsid w:val="0051417A"/>
    <w:rsid w:val="005174F2"/>
    <w:rsid w:val="00523AFF"/>
    <w:rsid w:val="00524895"/>
    <w:rsid w:val="00527E73"/>
    <w:rsid w:val="00530239"/>
    <w:rsid w:val="00530F4E"/>
    <w:rsid w:val="005324EB"/>
    <w:rsid w:val="00535B16"/>
    <w:rsid w:val="0054111F"/>
    <w:rsid w:val="005441AE"/>
    <w:rsid w:val="00545BA2"/>
    <w:rsid w:val="00546F75"/>
    <w:rsid w:val="0055148B"/>
    <w:rsid w:val="005529B4"/>
    <w:rsid w:val="005555C5"/>
    <w:rsid w:val="00557296"/>
    <w:rsid w:val="005632E0"/>
    <w:rsid w:val="00566E76"/>
    <w:rsid w:val="00571438"/>
    <w:rsid w:val="0057172F"/>
    <w:rsid w:val="00573651"/>
    <w:rsid w:val="00576735"/>
    <w:rsid w:val="005811C4"/>
    <w:rsid w:val="0058433B"/>
    <w:rsid w:val="005845DB"/>
    <w:rsid w:val="00585DE1"/>
    <w:rsid w:val="00587916"/>
    <w:rsid w:val="005905A0"/>
    <w:rsid w:val="00593388"/>
    <w:rsid w:val="005935CA"/>
    <w:rsid w:val="005A19B2"/>
    <w:rsid w:val="005A60D7"/>
    <w:rsid w:val="005A6252"/>
    <w:rsid w:val="005B10CC"/>
    <w:rsid w:val="005B3585"/>
    <w:rsid w:val="005B515C"/>
    <w:rsid w:val="005B5571"/>
    <w:rsid w:val="005B5D51"/>
    <w:rsid w:val="005B615E"/>
    <w:rsid w:val="005B6BD2"/>
    <w:rsid w:val="005C0582"/>
    <w:rsid w:val="005C40DC"/>
    <w:rsid w:val="005C499B"/>
    <w:rsid w:val="005C55DB"/>
    <w:rsid w:val="005C742D"/>
    <w:rsid w:val="005C757E"/>
    <w:rsid w:val="005D42A7"/>
    <w:rsid w:val="005D4398"/>
    <w:rsid w:val="005E2B9F"/>
    <w:rsid w:val="005E5A80"/>
    <w:rsid w:val="005E694D"/>
    <w:rsid w:val="005E6CF4"/>
    <w:rsid w:val="005E7855"/>
    <w:rsid w:val="005F521C"/>
    <w:rsid w:val="005F5ED9"/>
    <w:rsid w:val="0060104F"/>
    <w:rsid w:val="00603C54"/>
    <w:rsid w:val="006069E9"/>
    <w:rsid w:val="00612377"/>
    <w:rsid w:val="00612E11"/>
    <w:rsid w:val="00612F64"/>
    <w:rsid w:val="00617B76"/>
    <w:rsid w:val="00620A65"/>
    <w:rsid w:val="00620D25"/>
    <w:rsid w:val="00621725"/>
    <w:rsid w:val="00623D58"/>
    <w:rsid w:val="00624CF6"/>
    <w:rsid w:val="00633B7B"/>
    <w:rsid w:val="00645363"/>
    <w:rsid w:val="00646A7A"/>
    <w:rsid w:val="00656F9E"/>
    <w:rsid w:val="00657EB6"/>
    <w:rsid w:val="0066241F"/>
    <w:rsid w:val="00662D6C"/>
    <w:rsid w:val="00663A0F"/>
    <w:rsid w:val="00664275"/>
    <w:rsid w:val="00665E03"/>
    <w:rsid w:val="00672099"/>
    <w:rsid w:val="006730AA"/>
    <w:rsid w:val="00675124"/>
    <w:rsid w:val="00675FE2"/>
    <w:rsid w:val="00676AC5"/>
    <w:rsid w:val="00676AF2"/>
    <w:rsid w:val="00681D9C"/>
    <w:rsid w:val="00681E14"/>
    <w:rsid w:val="006931EF"/>
    <w:rsid w:val="00694352"/>
    <w:rsid w:val="00694EDF"/>
    <w:rsid w:val="00695037"/>
    <w:rsid w:val="00696980"/>
    <w:rsid w:val="006A2389"/>
    <w:rsid w:val="006A62F5"/>
    <w:rsid w:val="006B3D29"/>
    <w:rsid w:val="006B47F2"/>
    <w:rsid w:val="006B5CE3"/>
    <w:rsid w:val="006B6144"/>
    <w:rsid w:val="006B7010"/>
    <w:rsid w:val="006B7AA4"/>
    <w:rsid w:val="006C2173"/>
    <w:rsid w:val="006C3AD3"/>
    <w:rsid w:val="006C68C4"/>
    <w:rsid w:val="006C6D81"/>
    <w:rsid w:val="006C76CA"/>
    <w:rsid w:val="006C7ADC"/>
    <w:rsid w:val="006D012E"/>
    <w:rsid w:val="006D2A60"/>
    <w:rsid w:val="006D2B07"/>
    <w:rsid w:val="006D64CE"/>
    <w:rsid w:val="006D6F55"/>
    <w:rsid w:val="006D7176"/>
    <w:rsid w:val="006D7DB6"/>
    <w:rsid w:val="006E729F"/>
    <w:rsid w:val="006E781D"/>
    <w:rsid w:val="006F01A9"/>
    <w:rsid w:val="006F14C5"/>
    <w:rsid w:val="006F4F5C"/>
    <w:rsid w:val="006F51C5"/>
    <w:rsid w:val="006F575B"/>
    <w:rsid w:val="00701014"/>
    <w:rsid w:val="007012E0"/>
    <w:rsid w:val="00701F19"/>
    <w:rsid w:val="00703D6F"/>
    <w:rsid w:val="00705B8A"/>
    <w:rsid w:val="00707FD9"/>
    <w:rsid w:val="00712A0E"/>
    <w:rsid w:val="0071650F"/>
    <w:rsid w:val="0071687D"/>
    <w:rsid w:val="00717594"/>
    <w:rsid w:val="00717A19"/>
    <w:rsid w:val="007212B9"/>
    <w:rsid w:val="007217E8"/>
    <w:rsid w:val="00722B5D"/>
    <w:rsid w:val="00723A94"/>
    <w:rsid w:val="00724C17"/>
    <w:rsid w:val="0072570B"/>
    <w:rsid w:val="00726E93"/>
    <w:rsid w:val="00727A61"/>
    <w:rsid w:val="00731AA6"/>
    <w:rsid w:val="0073321E"/>
    <w:rsid w:val="00733D85"/>
    <w:rsid w:val="00740709"/>
    <w:rsid w:val="00740AD4"/>
    <w:rsid w:val="00742CEB"/>
    <w:rsid w:val="007430C6"/>
    <w:rsid w:val="00743B29"/>
    <w:rsid w:val="00743E46"/>
    <w:rsid w:val="00744661"/>
    <w:rsid w:val="00744A82"/>
    <w:rsid w:val="0074745B"/>
    <w:rsid w:val="00751E69"/>
    <w:rsid w:val="007566C5"/>
    <w:rsid w:val="00756B0D"/>
    <w:rsid w:val="00757AE9"/>
    <w:rsid w:val="00763C8F"/>
    <w:rsid w:val="007642AE"/>
    <w:rsid w:val="007651E2"/>
    <w:rsid w:val="007654F8"/>
    <w:rsid w:val="007718B1"/>
    <w:rsid w:val="007720F5"/>
    <w:rsid w:val="00775722"/>
    <w:rsid w:val="00775EC3"/>
    <w:rsid w:val="007769BF"/>
    <w:rsid w:val="007771C8"/>
    <w:rsid w:val="00783278"/>
    <w:rsid w:val="00786068"/>
    <w:rsid w:val="007907ED"/>
    <w:rsid w:val="00793C90"/>
    <w:rsid w:val="007A6255"/>
    <w:rsid w:val="007A749B"/>
    <w:rsid w:val="007B6C34"/>
    <w:rsid w:val="007C2A31"/>
    <w:rsid w:val="007C34A5"/>
    <w:rsid w:val="007D00DF"/>
    <w:rsid w:val="007D05DD"/>
    <w:rsid w:val="007D0925"/>
    <w:rsid w:val="007D0D33"/>
    <w:rsid w:val="007D5A0C"/>
    <w:rsid w:val="007F2529"/>
    <w:rsid w:val="007F2E1A"/>
    <w:rsid w:val="007F54B8"/>
    <w:rsid w:val="007F75A9"/>
    <w:rsid w:val="00800090"/>
    <w:rsid w:val="0080139D"/>
    <w:rsid w:val="008013B1"/>
    <w:rsid w:val="00803936"/>
    <w:rsid w:val="008049A3"/>
    <w:rsid w:val="00805008"/>
    <w:rsid w:val="008075EA"/>
    <w:rsid w:val="008112CE"/>
    <w:rsid w:val="00811400"/>
    <w:rsid w:val="00814DE1"/>
    <w:rsid w:val="00817275"/>
    <w:rsid w:val="00822DD7"/>
    <w:rsid w:val="008241A4"/>
    <w:rsid w:val="008338C2"/>
    <w:rsid w:val="0083392F"/>
    <w:rsid w:val="0083586B"/>
    <w:rsid w:val="00835C09"/>
    <w:rsid w:val="0083635A"/>
    <w:rsid w:val="0083694E"/>
    <w:rsid w:val="00842A9B"/>
    <w:rsid w:val="00843B77"/>
    <w:rsid w:val="0084410E"/>
    <w:rsid w:val="00844338"/>
    <w:rsid w:val="00845360"/>
    <w:rsid w:val="00845FA5"/>
    <w:rsid w:val="00852A38"/>
    <w:rsid w:val="008603A5"/>
    <w:rsid w:val="0086262B"/>
    <w:rsid w:val="00862813"/>
    <w:rsid w:val="008662B2"/>
    <w:rsid w:val="0087083B"/>
    <w:rsid w:val="0087129C"/>
    <w:rsid w:val="00874603"/>
    <w:rsid w:val="0087710F"/>
    <w:rsid w:val="00881D84"/>
    <w:rsid w:val="00886050"/>
    <w:rsid w:val="008916BB"/>
    <w:rsid w:val="00897325"/>
    <w:rsid w:val="008A6B8E"/>
    <w:rsid w:val="008B1955"/>
    <w:rsid w:val="008B42A5"/>
    <w:rsid w:val="008B4F1D"/>
    <w:rsid w:val="008C3FF3"/>
    <w:rsid w:val="008C771D"/>
    <w:rsid w:val="008D031C"/>
    <w:rsid w:val="008D2B86"/>
    <w:rsid w:val="008D3910"/>
    <w:rsid w:val="008D3D97"/>
    <w:rsid w:val="008D7B59"/>
    <w:rsid w:val="008D7B5D"/>
    <w:rsid w:val="008E2D88"/>
    <w:rsid w:val="008E4B74"/>
    <w:rsid w:val="008E4E38"/>
    <w:rsid w:val="008E73E1"/>
    <w:rsid w:val="008F3240"/>
    <w:rsid w:val="008F683D"/>
    <w:rsid w:val="008F6E7C"/>
    <w:rsid w:val="008F78D1"/>
    <w:rsid w:val="00901103"/>
    <w:rsid w:val="00901AEA"/>
    <w:rsid w:val="00902764"/>
    <w:rsid w:val="009057F8"/>
    <w:rsid w:val="00906799"/>
    <w:rsid w:val="00910DFA"/>
    <w:rsid w:val="00912493"/>
    <w:rsid w:val="00914683"/>
    <w:rsid w:val="00915B9C"/>
    <w:rsid w:val="00920F14"/>
    <w:rsid w:val="00927796"/>
    <w:rsid w:val="00931A31"/>
    <w:rsid w:val="00932007"/>
    <w:rsid w:val="00934ACB"/>
    <w:rsid w:val="009351A9"/>
    <w:rsid w:val="00935827"/>
    <w:rsid w:val="009424BB"/>
    <w:rsid w:val="00942B0C"/>
    <w:rsid w:val="009459B2"/>
    <w:rsid w:val="00945B33"/>
    <w:rsid w:val="009504E2"/>
    <w:rsid w:val="00952B34"/>
    <w:rsid w:val="00953A75"/>
    <w:rsid w:val="00954B4E"/>
    <w:rsid w:val="00954F4D"/>
    <w:rsid w:val="00955826"/>
    <w:rsid w:val="009605EB"/>
    <w:rsid w:val="00962753"/>
    <w:rsid w:val="00965F99"/>
    <w:rsid w:val="00970E02"/>
    <w:rsid w:val="00972AF2"/>
    <w:rsid w:val="00975BCF"/>
    <w:rsid w:val="009768E8"/>
    <w:rsid w:val="00977FC7"/>
    <w:rsid w:val="00984465"/>
    <w:rsid w:val="00985F30"/>
    <w:rsid w:val="0098719E"/>
    <w:rsid w:val="009876AB"/>
    <w:rsid w:val="00991630"/>
    <w:rsid w:val="00992184"/>
    <w:rsid w:val="0099239C"/>
    <w:rsid w:val="009A14E9"/>
    <w:rsid w:val="009A45D1"/>
    <w:rsid w:val="009A4E7A"/>
    <w:rsid w:val="009B23D3"/>
    <w:rsid w:val="009B3D6E"/>
    <w:rsid w:val="009B626D"/>
    <w:rsid w:val="009C4659"/>
    <w:rsid w:val="009C60E5"/>
    <w:rsid w:val="009C7A68"/>
    <w:rsid w:val="009D291A"/>
    <w:rsid w:val="009D5869"/>
    <w:rsid w:val="009E7666"/>
    <w:rsid w:val="009F19B3"/>
    <w:rsid w:val="009F2235"/>
    <w:rsid w:val="009F34EA"/>
    <w:rsid w:val="009F36A6"/>
    <w:rsid w:val="009F4899"/>
    <w:rsid w:val="00A03D78"/>
    <w:rsid w:val="00A130C3"/>
    <w:rsid w:val="00A13F4D"/>
    <w:rsid w:val="00A145AF"/>
    <w:rsid w:val="00A14AFD"/>
    <w:rsid w:val="00A26DF3"/>
    <w:rsid w:val="00A2755E"/>
    <w:rsid w:val="00A3261E"/>
    <w:rsid w:val="00A34B37"/>
    <w:rsid w:val="00A42097"/>
    <w:rsid w:val="00A43290"/>
    <w:rsid w:val="00A440F6"/>
    <w:rsid w:val="00A5290C"/>
    <w:rsid w:val="00A5308D"/>
    <w:rsid w:val="00A54FEE"/>
    <w:rsid w:val="00A6051A"/>
    <w:rsid w:val="00A62336"/>
    <w:rsid w:val="00A637E3"/>
    <w:rsid w:val="00A6387C"/>
    <w:rsid w:val="00A70FC3"/>
    <w:rsid w:val="00A7446B"/>
    <w:rsid w:val="00A75CE2"/>
    <w:rsid w:val="00A77E4A"/>
    <w:rsid w:val="00A813EB"/>
    <w:rsid w:val="00A8415A"/>
    <w:rsid w:val="00A86704"/>
    <w:rsid w:val="00A90857"/>
    <w:rsid w:val="00A91161"/>
    <w:rsid w:val="00A930CE"/>
    <w:rsid w:val="00A9487B"/>
    <w:rsid w:val="00AA1FC7"/>
    <w:rsid w:val="00AA2391"/>
    <w:rsid w:val="00AA57CA"/>
    <w:rsid w:val="00AB1CA0"/>
    <w:rsid w:val="00AB22D5"/>
    <w:rsid w:val="00AB25AD"/>
    <w:rsid w:val="00AB299F"/>
    <w:rsid w:val="00AB34E8"/>
    <w:rsid w:val="00AB66F6"/>
    <w:rsid w:val="00AB6EDD"/>
    <w:rsid w:val="00AC0300"/>
    <w:rsid w:val="00AC24D8"/>
    <w:rsid w:val="00AC357A"/>
    <w:rsid w:val="00AC6733"/>
    <w:rsid w:val="00AC6BEA"/>
    <w:rsid w:val="00AC73D2"/>
    <w:rsid w:val="00AC7B14"/>
    <w:rsid w:val="00AD6C5A"/>
    <w:rsid w:val="00AE0629"/>
    <w:rsid w:val="00AF496B"/>
    <w:rsid w:val="00AF51A3"/>
    <w:rsid w:val="00B0212A"/>
    <w:rsid w:val="00B02BB8"/>
    <w:rsid w:val="00B04A3C"/>
    <w:rsid w:val="00B05AB9"/>
    <w:rsid w:val="00B06C5D"/>
    <w:rsid w:val="00B1673F"/>
    <w:rsid w:val="00B17FFC"/>
    <w:rsid w:val="00B2207B"/>
    <w:rsid w:val="00B24721"/>
    <w:rsid w:val="00B2539B"/>
    <w:rsid w:val="00B26455"/>
    <w:rsid w:val="00B2787C"/>
    <w:rsid w:val="00B27A08"/>
    <w:rsid w:val="00B27E24"/>
    <w:rsid w:val="00B31350"/>
    <w:rsid w:val="00B33049"/>
    <w:rsid w:val="00B33841"/>
    <w:rsid w:val="00B378D8"/>
    <w:rsid w:val="00B40B22"/>
    <w:rsid w:val="00B41C34"/>
    <w:rsid w:val="00B47FC6"/>
    <w:rsid w:val="00B50B21"/>
    <w:rsid w:val="00B54608"/>
    <w:rsid w:val="00B54739"/>
    <w:rsid w:val="00B54FFE"/>
    <w:rsid w:val="00B565C9"/>
    <w:rsid w:val="00B646E7"/>
    <w:rsid w:val="00B64C39"/>
    <w:rsid w:val="00B674CD"/>
    <w:rsid w:val="00B67913"/>
    <w:rsid w:val="00B70F1E"/>
    <w:rsid w:val="00B73239"/>
    <w:rsid w:val="00B80615"/>
    <w:rsid w:val="00B8682A"/>
    <w:rsid w:val="00B872D1"/>
    <w:rsid w:val="00B878D6"/>
    <w:rsid w:val="00B879D6"/>
    <w:rsid w:val="00B91131"/>
    <w:rsid w:val="00B920E2"/>
    <w:rsid w:val="00BA19E8"/>
    <w:rsid w:val="00BA1BEB"/>
    <w:rsid w:val="00BA2658"/>
    <w:rsid w:val="00BA4CF3"/>
    <w:rsid w:val="00BA5B15"/>
    <w:rsid w:val="00BA6B19"/>
    <w:rsid w:val="00BA7E2E"/>
    <w:rsid w:val="00BB0974"/>
    <w:rsid w:val="00BB38C3"/>
    <w:rsid w:val="00BB46E3"/>
    <w:rsid w:val="00BB47A3"/>
    <w:rsid w:val="00BB7FBD"/>
    <w:rsid w:val="00BC22E8"/>
    <w:rsid w:val="00BC2346"/>
    <w:rsid w:val="00BC7730"/>
    <w:rsid w:val="00BD2352"/>
    <w:rsid w:val="00BD6931"/>
    <w:rsid w:val="00BE12CA"/>
    <w:rsid w:val="00BE1990"/>
    <w:rsid w:val="00BE70A5"/>
    <w:rsid w:val="00BE71D5"/>
    <w:rsid w:val="00BE7DA1"/>
    <w:rsid w:val="00BF34E3"/>
    <w:rsid w:val="00BF5577"/>
    <w:rsid w:val="00C029E7"/>
    <w:rsid w:val="00C04EEF"/>
    <w:rsid w:val="00C12229"/>
    <w:rsid w:val="00C15693"/>
    <w:rsid w:val="00C22CA1"/>
    <w:rsid w:val="00C239D9"/>
    <w:rsid w:val="00C24270"/>
    <w:rsid w:val="00C3134F"/>
    <w:rsid w:val="00C3357D"/>
    <w:rsid w:val="00C351D7"/>
    <w:rsid w:val="00C354FB"/>
    <w:rsid w:val="00C37ADF"/>
    <w:rsid w:val="00C41785"/>
    <w:rsid w:val="00C42261"/>
    <w:rsid w:val="00C45F7A"/>
    <w:rsid w:val="00C472C0"/>
    <w:rsid w:val="00C501A1"/>
    <w:rsid w:val="00C54340"/>
    <w:rsid w:val="00C54DB5"/>
    <w:rsid w:val="00C554A7"/>
    <w:rsid w:val="00C5592E"/>
    <w:rsid w:val="00C60D6C"/>
    <w:rsid w:val="00C63A35"/>
    <w:rsid w:val="00C74266"/>
    <w:rsid w:val="00C74718"/>
    <w:rsid w:val="00C758F4"/>
    <w:rsid w:val="00C765B0"/>
    <w:rsid w:val="00C86167"/>
    <w:rsid w:val="00C86B94"/>
    <w:rsid w:val="00C9051E"/>
    <w:rsid w:val="00C905FB"/>
    <w:rsid w:val="00C9106B"/>
    <w:rsid w:val="00C93DA2"/>
    <w:rsid w:val="00C94553"/>
    <w:rsid w:val="00C95194"/>
    <w:rsid w:val="00C96F1C"/>
    <w:rsid w:val="00CA11B4"/>
    <w:rsid w:val="00CA4FAA"/>
    <w:rsid w:val="00CA6248"/>
    <w:rsid w:val="00CB1A60"/>
    <w:rsid w:val="00CB2B7B"/>
    <w:rsid w:val="00CB2E5B"/>
    <w:rsid w:val="00CB5D29"/>
    <w:rsid w:val="00CB6BD6"/>
    <w:rsid w:val="00CB6BDF"/>
    <w:rsid w:val="00CC3B8C"/>
    <w:rsid w:val="00CC41A9"/>
    <w:rsid w:val="00CC4FB8"/>
    <w:rsid w:val="00CD3D09"/>
    <w:rsid w:val="00CD626E"/>
    <w:rsid w:val="00CD7376"/>
    <w:rsid w:val="00CE0A16"/>
    <w:rsid w:val="00CE39DE"/>
    <w:rsid w:val="00CE4765"/>
    <w:rsid w:val="00CE6104"/>
    <w:rsid w:val="00CF1972"/>
    <w:rsid w:val="00CF20D0"/>
    <w:rsid w:val="00CF7268"/>
    <w:rsid w:val="00D01B39"/>
    <w:rsid w:val="00D04714"/>
    <w:rsid w:val="00D05C66"/>
    <w:rsid w:val="00D076B0"/>
    <w:rsid w:val="00D079D6"/>
    <w:rsid w:val="00D104D3"/>
    <w:rsid w:val="00D11070"/>
    <w:rsid w:val="00D17E12"/>
    <w:rsid w:val="00D20E33"/>
    <w:rsid w:val="00D21A62"/>
    <w:rsid w:val="00D31922"/>
    <w:rsid w:val="00D32A9D"/>
    <w:rsid w:val="00D331E0"/>
    <w:rsid w:val="00D34D86"/>
    <w:rsid w:val="00D35F21"/>
    <w:rsid w:val="00D419B1"/>
    <w:rsid w:val="00D42F4E"/>
    <w:rsid w:val="00D430F4"/>
    <w:rsid w:val="00D50B15"/>
    <w:rsid w:val="00D519F0"/>
    <w:rsid w:val="00D53218"/>
    <w:rsid w:val="00D54D40"/>
    <w:rsid w:val="00D55566"/>
    <w:rsid w:val="00D57817"/>
    <w:rsid w:val="00D61526"/>
    <w:rsid w:val="00D639E1"/>
    <w:rsid w:val="00D67C77"/>
    <w:rsid w:val="00D711C3"/>
    <w:rsid w:val="00D727E9"/>
    <w:rsid w:val="00D72D8B"/>
    <w:rsid w:val="00D74906"/>
    <w:rsid w:val="00D813BC"/>
    <w:rsid w:val="00D81E27"/>
    <w:rsid w:val="00D87953"/>
    <w:rsid w:val="00D929F3"/>
    <w:rsid w:val="00D93C45"/>
    <w:rsid w:val="00D941A7"/>
    <w:rsid w:val="00D97C3B"/>
    <w:rsid w:val="00DA26CE"/>
    <w:rsid w:val="00DA2A6C"/>
    <w:rsid w:val="00DB1F7F"/>
    <w:rsid w:val="00DB4413"/>
    <w:rsid w:val="00DB7DA1"/>
    <w:rsid w:val="00DC08FD"/>
    <w:rsid w:val="00DC3B26"/>
    <w:rsid w:val="00DC3B63"/>
    <w:rsid w:val="00DC422A"/>
    <w:rsid w:val="00DC6C80"/>
    <w:rsid w:val="00DC7FE3"/>
    <w:rsid w:val="00DD3484"/>
    <w:rsid w:val="00DD3CF3"/>
    <w:rsid w:val="00DD5DF0"/>
    <w:rsid w:val="00DE7495"/>
    <w:rsid w:val="00DF0516"/>
    <w:rsid w:val="00DF60C4"/>
    <w:rsid w:val="00E01F05"/>
    <w:rsid w:val="00E020D5"/>
    <w:rsid w:val="00E02D59"/>
    <w:rsid w:val="00E061DE"/>
    <w:rsid w:val="00E10C33"/>
    <w:rsid w:val="00E1301B"/>
    <w:rsid w:val="00E16631"/>
    <w:rsid w:val="00E17B69"/>
    <w:rsid w:val="00E2205E"/>
    <w:rsid w:val="00E23400"/>
    <w:rsid w:val="00E236AC"/>
    <w:rsid w:val="00E244B9"/>
    <w:rsid w:val="00E25F2D"/>
    <w:rsid w:val="00E27345"/>
    <w:rsid w:val="00E276AF"/>
    <w:rsid w:val="00E35EE9"/>
    <w:rsid w:val="00E40216"/>
    <w:rsid w:val="00E43597"/>
    <w:rsid w:val="00E46A3E"/>
    <w:rsid w:val="00E50CF5"/>
    <w:rsid w:val="00E53AEC"/>
    <w:rsid w:val="00E577C7"/>
    <w:rsid w:val="00E60919"/>
    <w:rsid w:val="00E669A6"/>
    <w:rsid w:val="00E67F95"/>
    <w:rsid w:val="00E73B69"/>
    <w:rsid w:val="00E77980"/>
    <w:rsid w:val="00E8015C"/>
    <w:rsid w:val="00E810EC"/>
    <w:rsid w:val="00E84723"/>
    <w:rsid w:val="00E86489"/>
    <w:rsid w:val="00E86CED"/>
    <w:rsid w:val="00E95725"/>
    <w:rsid w:val="00E95A72"/>
    <w:rsid w:val="00EA1165"/>
    <w:rsid w:val="00EA2C84"/>
    <w:rsid w:val="00EA2D47"/>
    <w:rsid w:val="00EA42B0"/>
    <w:rsid w:val="00EB1207"/>
    <w:rsid w:val="00EB2218"/>
    <w:rsid w:val="00EB2416"/>
    <w:rsid w:val="00EB3557"/>
    <w:rsid w:val="00EB3DF2"/>
    <w:rsid w:val="00EB62D0"/>
    <w:rsid w:val="00EB6AC6"/>
    <w:rsid w:val="00EC445C"/>
    <w:rsid w:val="00EC539F"/>
    <w:rsid w:val="00EC5F79"/>
    <w:rsid w:val="00EC64E7"/>
    <w:rsid w:val="00EC784B"/>
    <w:rsid w:val="00ED2945"/>
    <w:rsid w:val="00ED320E"/>
    <w:rsid w:val="00ED4C4C"/>
    <w:rsid w:val="00EE0046"/>
    <w:rsid w:val="00EE0B4D"/>
    <w:rsid w:val="00EE1EB9"/>
    <w:rsid w:val="00EE6F4E"/>
    <w:rsid w:val="00EF202D"/>
    <w:rsid w:val="00EF274D"/>
    <w:rsid w:val="00EF2DD9"/>
    <w:rsid w:val="00EF3870"/>
    <w:rsid w:val="00EF3FBE"/>
    <w:rsid w:val="00EF5DE4"/>
    <w:rsid w:val="00EF6C02"/>
    <w:rsid w:val="00F02669"/>
    <w:rsid w:val="00F12A9A"/>
    <w:rsid w:val="00F13018"/>
    <w:rsid w:val="00F14AB9"/>
    <w:rsid w:val="00F15FBC"/>
    <w:rsid w:val="00F167B7"/>
    <w:rsid w:val="00F245B7"/>
    <w:rsid w:val="00F24C72"/>
    <w:rsid w:val="00F33C4C"/>
    <w:rsid w:val="00F33F0A"/>
    <w:rsid w:val="00F34D91"/>
    <w:rsid w:val="00F34F2B"/>
    <w:rsid w:val="00F3625A"/>
    <w:rsid w:val="00F42035"/>
    <w:rsid w:val="00F42BF5"/>
    <w:rsid w:val="00F43141"/>
    <w:rsid w:val="00F5028E"/>
    <w:rsid w:val="00F52BA9"/>
    <w:rsid w:val="00F5549E"/>
    <w:rsid w:val="00F55BE7"/>
    <w:rsid w:val="00F563E8"/>
    <w:rsid w:val="00F56AA2"/>
    <w:rsid w:val="00F6171A"/>
    <w:rsid w:val="00F62062"/>
    <w:rsid w:val="00F625DB"/>
    <w:rsid w:val="00F634E6"/>
    <w:rsid w:val="00F65FE6"/>
    <w:rsid w:val="00F80CC6"/>
    <w:rsid w:val="00F82CDE"/>
    <w:rsid w:val="00F840CA"/>
    <w:rsid w:val="00F84838"/>
    <w:rsid w:val="00F8557B"/>
    <w:rsid w:val="00F911FC"/>
    <w:rsid w:val="00F9185E"/>
    <w:rsid w:val="00F91C8C"/>
    <w:rsid w:val="00F92184"/>
    <w:rsid w:val="00F930EC"/>
    <w:rsid w:val="00F97E30"/>
    <w:rsid w:val="00FA2460"/>
    <w:rsid w:val="00FA259C"/>
    <w:rsid w:val="00FA25A5"/>
    <w:rsid w:val="00FB0366"/>
    <w:rsid w:val="00FB06C4"/>
    <w:rsid w:val="00FC0BDE"/>
    <w:rsid w:val="00FC2413"/>
    <w:rsid w:val="00FC58B5"/>
    <w:rsid w:val="00FD1A56"/>
    <w:rsid w:val="00FD3E8C"/>
    <w:rsid w:val="00FD5861"/>
    <w:rsid w:val="00FD6B09"/>
    <w:rsid w:val="00FE116C"/>
    <w:rsid w:val="00FE203A"/>
    <w:rsid w:val="00FE3434"/>
    <w:rsid w:val="00FE3AB7"/>
    <w:rsid w:val="00FE458D"/>
    <w:rsid w:val="00FE492D"/>
    <w:rsid w:val="00FF1739"/>
    <w:rsid w:val="00FF3FD6"/>
    <w:rsid w:val="00FF4964"/>
    <w:rsid w:val="00FF5881"/>
    <w:rsid w:val="00FF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CD2F7D"/>
  <w15:chartTrackingRefBased/>
  <w15:docId w15:val="{8FE47B9C-F3F1-486B-9F77-B4EEB4D5D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FAA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457F29"/>
    <w:pPr>
      <w:keepNext/>
      <w:autoSpaceDE/>
      <w:autoSpaceDN/>
      <w:outlineLvl w:val="0"/>
    </w:pPr>
    <w:rPr>
      <w:rFonts w:ascii="Arial" w:eastAsia="돋움" w:hAnsi="Arial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B50B21"/>
    <w:pPr>
      <w:widowControl/>
      <w:wordWrap/>
      <w:autoSpaceDE/>
      <w:autoSpaceDN/>
      <w:spacing w:before="13" w:after="13" w:line="384" w:lineRule="auto"/>
      <w:jc w:val="left"/>
    </w:pPr>
    <w:rPr>
      <w:rFonts w:ascii="굴림" w:eastAsia="굴림" w:hAnsi="굴림"/>
      <w:kern w:val="0"/>
      <w:sz w:val="24"/>
    </w:rPr>
  </w:style>
  <w:style w:type="paragraph" w:styleId="a4">
    <w:name w:val="Plain Text"/>
    <w:basedOn w:val="a"/>
    <w:link w:val="Char"/>
    <w:uiPriority w:val="99"/>
    <w:rsid w:val="00B50B21"/>
    <w:rPr>
      <w:rFonts w:hAnsi="Courier New"/>
      <w:kern w:val="0"/>
      <w:szCs w:val="20"/>
      <w:lang w:val="x-none" w:eastAsia="x-none"/>
    </w:rPr>
  </w:style>
  <w:style w:type="character" w:customStyle="1" w:styleId="Char">
    <w:name w:val="글자만 Char"/>
    <w:link w:val="a4"/>
    <w:uiPriority w:val="99"/>
    <w:rsid w:val="00B50B21"/>
    <w:rPr>
      <w:rFonts w:ascii="바탕" w:eastAsia="바탕" w:hAnsi="Courier New" w:cs="Courier New"/>
      <w:szCs w:val="20"/>
    </w:rPr>
  </w:style>
  <w:style w:type="paragraph" w:customStyle="1" w:styleId="a5">
    <w:name w:val="바탕글"/>
    <w:link w:val="Char0"/>
    <w:qFormat/>
    <w:rsid w:val="00B50B2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jc w:val="both"/>
    </w:pPr>
    <w:rPr>
      <w:rFonts w:ascii="바탕체" w:eastAsia="바탕체" w:hAnsi="Times New Roman"/>
      <w:color w:val="000000"/>
    </w:rPr>
  </w:style>
  <w:style w:type="character" w:customStyle="1" w:styleId="Char0">
    <w:name w:val="바탕글 Char"/>
    <w:link w:val="a5"/>
    <w:rsid w:val="00B50B21"/>
    <w:rPr>
      <w:rFonts w:ascii="바탕체" w:eastAsia="바탕체" w:hAnsi="Times New Roman"/>
      <w:color w:val="000000"/>
      <w:lang w:val="en-US" w:eastAsia="ko-KR" w:bidi="ar-SA"/>
    </w:rPr>
  </w:style>
  <w:style w:type="paragraph" w:customStyle="1" w:styleId="s0">
    <w:name w:val="s0"/>
    <w:rsid w:val="00B50B21"/>
    <w:pPr>
      <w:widowControl w:val="0"/>
      <w:autoSpaceDE w:val="0"/>
      <w:autoSpaceDN w:val="0"/>
      <w:adjustRightInd w:val="0"/>
      <w:jc w:val="both"/>
    </w:pPr>
    <w:rPr>
      <w:rFonts w:ascii="신명조" w:eastAsia="신명조" w:hAnsi="Times New Roman"/>
      <w:sz w:val="24"/>
      <w:szCs w:val="24"/>
      <w:lang w:eastAsia="zh-CN"/>
    </w:rPr>
  </w:style>
  <w:style w:type="paragraph" w:customStyle="1" w:styleId="2">
    <w:name w:val="표준앞2줄띄기"/>
    <w:basedOn w:val="a"/>
    <w:rsid w:val="00B50B21"/>
    <w:pPr>
      <w:keepNext/>
      <w:spacing w:beforeLines="200" w:before="480" w:line="300" w:lineRule="auto"/>
    </w:pPr>
    <w:rPr>
      <w:rFonts w:ascii="Times New Roman" w:eastAsia="굴림"/>
      <w:sz w:val="22"/>
    </w:rPr>
  </w:style>
  <w:style w:type="paragraph" w:styleId="a6">
    <w:name w:val="Balloon Text"/>
    <w:basedOn w:val="a"/>
    <w:link w:val="Char1"/>
    <w:uiPriority w:val="99"/>
    <w:semiHidden/>
    <w:unhideWhenUsed/>
    <w:rsid w:val="00B50B21"/>
    <w:rPr>
      <w:rFonts w:ascii="맑은 고딕" w:eastAsia="맑은 고딕" w:hAnsi="맑은 고딕"/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B50B21"/>
    <w:rPr>
      <w:rFonts w:ascii="맑은 고딕" w:eastAsia="맑은 고딕" w:hAnsi="맑은 고딕" w:cs="Times New Roman"/>
      <w:sz w:val="18"/>
      <w:szCs w:val="18"/>
    </w:rPr>
  </w:style>
  <w:style w:type="paragraph" w:styleId="a7">
    <w:name w:val="header"/>
    <w:aliases w:val="Martin Jeong 유형"/>
    <w:basedOn w:val="a"/>
    <w:link w:val="Char2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2">
    <w:name w:val="머리글 Char"/>
    <w:aliases w:val="Martin Jeong 유형 Char"/>
    <w:link w:val="a7"/>
    <w:rsid w:val="00F43141"/>
    <w:rPr>
      <w:rFonts w:ascii="바탕" w:eastAsia="바탕" w:hAnsi="Times New Roman"/>
      <w:kern w:val="2"/>
      <w:szCs w:val="24"/>
    </w:rPr>
  </w:style>
  <w:style w:type="paragraph" w:styleId="a8">
    <w:name w:val="footer"/>
    <w:basedOn w:val="a"/>
    <w:link w:val="Char3"/>
    <w:uiPriority w:val="99"/>
    <w:unhideWhenUsed/>
    <w:rsid w:val="00F43141"/>
    <w:pPr>
      <w:tabs>
        <w:tab w:val="center" w:pos="4513"/>
        <w:tab w:val="right" w:pos="9026"/>
      </w:tabs>
      <w:snapToGrid w:val="0"/>
    </w:pPr>
    <w:rPr>
      <w:lang w:val="x-none" w:eastAsia="x-none"/>
    </w:rPr>
  </w:style>
  <w:style w:type="character" w:customStyle="1" w:styleId="Char3">
    <w:name w:val="바닥글 Char"/>
    <w:link w:val="a8"/>
    <w:uiPriority w:val="99"/>
    <w:rsid w:val="00F43141"/>
    <w:rPr>
      <w:rFonts w:ascii="바탕" w:eastAsia="바탕" w:hAnsi="Times New Roman"/>
      <w:kern w:val="2"/>
      <w:szCs w:val="24"/>
    </w:rPr>
  </w:style>
  <w:style w:type="character" w:styleId="a9">
    <w:name w:val="annotation reference"/>
    <w:uiPriority w:val="99"/>
    <w:semiHidden/>
    <w:unhideWhenUsed/>
    <w:rsid w:val="004C3C77"/>
    <w:rPr>
      <w:sz w:val="18"/>
      <w:szCs w:val="18"/>
    </w:rPr>
  </w:style>
  <w:style w:type="paragraph" w:styleId="aa">
    <w:name w:val="annotation text"/>
    <w:basedOn w:val="a"/>
    <w:link w:val="Char4"/>
    <w:uiPriority w:val="99"/>
    <w:unhideWhenUsed/>
    <w:rsid w:val="004C3C77"/>
    <w:pPr>
      <w:jc w:val="left"/>
    </w:pPr>
    <w:rPr>
      <w:lang w:val="x-none" w:eastAsia="x-none"/>
    </w:rPr>
  </w:style>
  <w:style w:type="character" w:customStyle="1" w:styleId="Char4">
    <w:name w:val="메모 텍스트 Char"/>
    <w:link w:val="aa"/>
    <w:uiPriority w:val="99"/>
    <w:rsid w:val="004C3C77"/>
    <w:rPr>
      <w:rFonts w:ascii="바탕" w:eastAsia="바탕" w:hAnsi="Times New Roman"/>
      <w:kern w:val="2"/>
      <w:szCs w:val="24"/>
    </w:rPr>
  </w:style>
  <w:style w:type="paragraph" w:styleId="ab">
    <w:name w:val="annotation subject"/>
    <w:basedOn w:val="aa"/>
    <w:next w:val="aa"/>
    <w:link w:val="Char5"/>
    <w:uiPriority w:val="99"/>
    <w:semiHidden/>
    <w:unhideWhenUsed/>
    <w:rsid w:val="004C3C77"/>
    <w:rPr>
      <w:b/>
      <w:bCs/>
    </w:rPr>
  </w:style>
  <w:style w:type="character" w:customStyle="1" w:styleId="Char5">
    <w:name w:val="메모 주제 Char"/>
    <w:link w:val="ab"/>
    <w:uiPriority w:val="99"/>
    <w:semiHidden/>
    <w:rsid w:val="004C3C77"/>
    <w:rPr>
      <w:rFonts w:ascii="바탕" w:eastAsia="바탕" w:hAnsi="Times New Roman"/>
      <w:b/>
      <w:bCs/>
      <w:kern w:val="2"/>
      <w:szCs w:val="24"/>
    </w:rPr>
  </w:style>
  <w:style w:type="character" w:styleId="ac">
    <w:name w:val="page number"/>
    <w:basedOn w:val="a0"/>
    <w:rsid w:val="008E73E1"/>
  </w:style>
  <w:style w:type="paragraph" w:customStyle="1" w:styleId="ad">
    <w:name w:val="별첨"/>
    <w:basedOn w:val="a"/>
    <w:uiPriority w:val="99"/>
    <w:rsid w:val="00000713"/>
    <w:pPr>
      <w:wordWrap/>
      <w:autoSpaceDE/>
      <w:autoSpaceDN/>
      <w:jc w:val="center"/>
    </w:pPr>
    <w:rPr>
      <w:rFonts w:hAnsi="바탕"/>
      <w:b/>
      <w:color w:val="000000"/>
      <w:kern w:val="0"/>
      <w:sz w:val="22"/>
      <w:szCs w:val="20"/>
    </w:rPr>
  </w:style>
  <w:style w:type="paragraph" w:customStyle="1" w:styleId="-11">
    <w:name w:val="색상형 목록 - 강조색 11"/>
    <w:basedOn w:val="a"/>
    <w:uiPriority w:val="34"/>
    <w:qFormat/>
    <w:rsid w:val="00000713"/>
    <w:pPr>
      <w:widowControl/>
      <w:wordWrap/>
      <w:autoSpaceDE/>
      <w:autoSpaceDN/>
      <w:ind w:leftChars="400" w:left="800"/>
    </w:pPr>
    <w:rPr>
      <w:rFonts w:ascii="Times New Roman"/>
      <w:color w:val="000000"/>
      <w:kern w:val="0"/>
      <w:sz w:val="24"/>
      <w:szCs w:val="20"/>
    </w:rPr>
  </w:style>
  <w:style w:type="paragraph" w:customStyle="1" w:styleId="9">
    <w:name w:val="머리말(중고딕9)"/>
    <w:rsid w:val="005529B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  <w:sz w:val="18"/>
      <w:szCs w:val="18"/>
    </w:rPr>
  </w:style>
  <w:style w:type="character" w:customStyle="1" w:styleId="1Char">
    <w:name w:val="제목 1 Char"/>
    <w:link w:val="1"/>
    <w:rsid w:val="00457F29"/>
    <w:rPr>
      <w:rFonts w:ascii="Arial" w:eastAsia="돋움" w:hAnsi="Arial"/>
      <w:kern w:val="2"/>
      <w:sz w:val="28"/>
      <w:szCs w:val="28"/>
      <w:lang w:val="x-none" w:eastAsia="x-none"/>
    </w:rPr>
  </w:style>
  <w:style w:type="paragraph" w:customStyle="1" w:styleId="ae">
    <w:name w:val="대제목"/>
    <w:rsid w:val="00313CBD"/>
    <w:pPr>
      <w:widowControl w:val="0"/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left" w:pos="4608"/>
        <w:tab w:val="left" w:pos="5184"/>
        <w:tab w:val="left" w:pos="5760"/>
        <w:tab w:val="left" w:pos="6336"/>
        <w:tab w:val="left" w:pos="6912"/>
        <w:tab w:val="left" w:pos="7488"/>
        <w:tab w:val="left" w:pos="8064"/>
        <w:tab w:val="left" w:pos="8640"/>
        <w:tab w:val="left" w:pos="9216"/>
        <w:tab w:val="left" w:pos="9792"/>
        <w:tab w:val="left" w:pos="10368"/>
        <w:tab w:val="left" w:pos="10944"/>
        <w:tab w:val="left" w:pos="11520"/>
      </w:tabs>
      <w:autoSpaceDE w:val="0"/>
      <w:autoSpaceDN w:val="0"/>
      <w:adjustRightInd w:val="0"/>
      <w:spacing w:line="244" w:lineRule="auto"/>
    </w:pPr>
    <w:rPr>
      <w:rFonts w:ascii="바탕" w:eastAsia="바탕" w:hAnsi="Times New Roman"/>
      <w:color w:val="000000"/>
      <w:sz w:val="28"/>
      <w:szCs w:val="28"/>
    </w:rPr>
  </w:style>
  <w:style w:type="paragraph" w:styleId="af">
    <w:name w:val="Body Text"/>
    <w:basedOn w:val="a"/>
    <w:link w:val="Char6"/>
    <w:rsid w:val="00313CBD"/>
    <w:pPr>
      <w:wordWrap/>
      <w:adjustRightInd w:val="0"/>
      <w:spacing w:line="307" w:lineRule="atLeast"/>
      <w:jc w:val="left"/>
    </w:pPr>
    <w:rPr>
      <w:rFonts w:hAnsi="바탕"/>
      <w:color w:val="000000"/>
      <w:kern w:val="0"/>
      <w:sz w:val="19"/>
      <w:szCs w:val="19"/>
    </w:rPr>
  </w:style>
  <w:style w:type="character" w:customStyle="1" w:styleId="Char6">
    <w:name w:val="본문 Char"/>
    <w:link w:val="af"/>
    <w:rsid w:val="00313CBD"/>
    <w:rPr>
      <w:rFonts w:ascii="바탕" w:eastAsia="바탕" w:hAnsi="바탕"/>
      <w:color w:val="000000"/>
      <w:sz w:val="19"/>
      <w:szCs w:val="19"/>
    </w:rPr>
  </w:style>
  <w:style w:type="paragraph" w:customStyle="1" w:styleId="10">
    <w:name w:val="제목1"/>
    <w:basedOn w:val="a"/>
    <w:rsid w:val="00313CBD"/>
    <w:pPr>
      <w:kinsoku w:val="0"/>
      <w:overflowPunct w:val="0"/>
      <w:adjustRightInd w:val="0"/>
      <w:spacing w:line="400" w:lineRule="exact"/>
      <w:jc w:val="center"/>
    </w:pPr>
    <w:rPr>
      <w:rFonts w:ascii="Times New Roman" w:eastAsia="바탕체"/>
      <w:b/>
      <w:sz w:val="22"/>
      <w:szCs w:val="20"/>
    </w:rPr>
  </w:style>
  <w:style w:type="paragraph" w:customStyle="1" w:styleId="-110">
    <w:name w:val="색상형 음영 - 강조색 11"/>
    <w:hidden/>
    <w:uiPriority w:val="99"/>
    <w:semiHidden/>
    <w:rsid w:val="00723A94"/>
    <w:rPr>
      <w:rFonts w:ascii="바탕" w:eastAsia="바탕" w:hAnsi="Times New Roman"/>
      <w:kern w:val="2"/>
      <w:szCs w:val="24"/>
    </w:rPr>
  </w:style>
  <w:style w:type="paragraph" w:styleId="af0">
    <w:name w:val="Revision"/>
    <w:hidden/>
    <w:uiPriority w:val="71"/>
    <w:rsid w:val="00633B7B"/>
    <w:rPr>
      <w:rFonts w:ascii="바탕" w:eastAsia="바탕" w:hAnsi="Times New Roman"/>
      <w:kern w:val="2"/>
      <w:szCs w:val="24"/>
    </w:rPr>
  </w:style>
  <w:style w:type="table" w:styleId="af1">
    <w:name w:val="Grid Table Light"/>
    <w:basedOn w:val="a1"/>
    <w:uiPriority w:val="40"/>
    <w:rsid w:val="00B31350"/>
    <w:pPr>
      <w:jc w:val="both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2">
    <w:name w:val="List Paragraph"/>
    <w:basedOn w:val="a"/>
    <w:uiPriority w:val="34"/>
    <w:qFormat/>
    <w:rsid w:val="00566E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17E58-88FC-49B1-9B1B-ED7FF1FD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1262</Words>
  <Characters>7194</Characters>
  <Application>Microsoft Office Word</Application>
  <DocSecurity>0</DocSecurity>
  <Lines>59</Lines>
  <Paragraphs>16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</Company>
  <LinksUpToDate>false</LinksUpToDate>
  <CharactersWithSpaces>8440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BitNaRa.Shin</dc:creator>
  <cp:keywords/>
  <cp:lastModifiedBy>BKL</cp:lastModifiedBy>
  <cp:revision>2</cp:revision>
  <cp:lastPrinted>2016-03-29T05:02:00Z</cp:lastPrinted>
  <dcterms:created xsi:type="dcterms:W3CDTF">2026-10-07T12:47:00Z</dcterms:created>
  <dcterms:modified xsi:type="dcterms:W3CDTF">2026-10-07T12:47:00Z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">
    <vt:lpwstr>0D307E23E95D87D2ED99378E1B22D7D2</vt:lpwstr>
  </property>
</Properties>
</file>