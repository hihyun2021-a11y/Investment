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8B56F0"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77777777" w:rsidR="00FD59EB" w:rsidRPr="003A3A0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r w:rsidRPr="00AE2BBA">
        <w:rPr>
          <w:rFonts w:ascii="Times New Roman" w:hint="eastAsia"/>
          <w:b/>
          <w:bCs/>
          <w:sz w:val="28"/>
          <w:szCs w:val="28"/>
        </w:rPr>
        <w:t>대주로</w:t>
      </w:r>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대주</w:t>
      </w:r>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39142AE7"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월</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대주별</w:t>
      </w:r>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first" r:id="rId8"/>
          <w:footerReference w:type="first" r:id="rId9"/>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0B972EBA" w14:textId="449F63BF" w:rsidR="00FB02FF" w:rsidRDefault="004E547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hyperlink w:anchor="_Toc241494516" w:history="1">
        <w:r w:rsidR="00FB02FF" w:rsidRPr="00642346">
          <w:rPr>
            <w:rStyle w:val="af3"/>
            <w:noProof/>
          </w:rPr>
          <w:t>제</w:t>
        </w:r>
        <w:r w:rsidR="00FB02FF" w:rsidRPr="00642346">
          <w:rPr>
            <w:rStyle w:val="af3"/>
            <w:noProof/>
          </w:rPr>
          <w:t xml:space="preserve"> 1 </w:t>
        </w:r>
        <w:r w:rsidR="00FB02FF" w:rsidRPr="00642346">
          <w:rPr>
            <w:rStyle w:val="af3"/>
            <w:noProof/>
          </w:rPr>
          <w:t>조</w:t>
        </w:r>
        <w:r w:rsidR="00FB02FF">
          <w:rPr>
            <w:rFonts w:asciiTheme="minorHAnsi" w:eastAsiaTheme="minorEastAsia" w:hAnsiTheme="minorHAnsi" w:cstheme="minorBidi"/>
            <w:b w:val="0"/>
            <w:caps w:val="0"/>
            <w:noProof/>
            <w:color w:val="auto"/>
            <w:spacing w:val="0"/>
            <w:kern w:val="2"/>
            <w:szCs w:val="24"/>
            <w14:ligatures w14:val="standardContextual"/>
          </w:rPr>
          <w:tab/>
        </w:r>
        <w:r w:rsidR="00FB02FF" w:rsidRPr="00642346">
          <w:rPr>
            <w:rStyle w:val="af3"/>
            <w:noProof/>
          </w:rPr>
          <w:t>정</w:t>
        </w:r>
        <w:r w:rsidR="00FB02FF" w:rsidRPr="00642346">
          <w:rPr>
            <w:rStyle w:val="af3"/>
            <w:noProof/>
          </w:rPr>
          <w:t xml:space="preserve">   </w:t>
        </w:r>
        <w:r w:rsidR="00FB02FF" w:rsidRPr="00642346">
          <w:rPr>
            <w:rStyle w:val="af3"/>
            <w:noProof/>
          </w:rPr>
          <w:t>의</w:t>
        </w:r>
        <w:r w:rsidR="00FB02FF">
          <w:rPr>
            <w:noProof/>
            <w:webHidden/>
          </w:rPr>
          <w:tab/>
        </w:r>
        <w:r w:rsidR="00FB02FF">
          <w:rPr>
            <w:noProof/>
            <w:webHidden/>
          </w:rPr>
          <w:fldChar w:fldCharType="begin"/>
        </w:r>
        <w:r w:rsidR="00FB02FF">
          <w:rPr>
            <w:noProof/>
            <w:webHidden/>
          </w:rPr>
          <w:instrText xml:space="preserve"> PAGEREF _Toc241494516 \h </w:instrText>
        </w:r>
        <w:r w:rsidR="00FB02FF">
          <w:rPr>
            <w:noProof/>
            <w:webHidden/>
          </w:rPr>
        </w:r>
        <w:r w:rsidR="00FB02FF">
          <w:rPr>
            <w:noProof/>
            <w:webHidden/>
          </w:rPr>
          <w:fldChar w:fldCharType="separate"/>
        </w:r>
        <w:r w:rsidR="00FB02FF">
          <w:rPr>
            <w:noProof/>
            <w:webHidden/>
          </w:rPr>
          <w:t>2</w:t>
        </w:r>
        <w:r w:rsidR="00FB02FF">
          <w:rPr>
            <w:noProof/>
            <w:webHidden/>
          </w:rPr>
          <w:fldChar w:fldCharType="end"/>
        </w:r>
      </w:hyperlink>
    </w:p>
    <w:p w14:paraId="41E856D5" w14:textId="5255DFD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17"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정</w:t>
        </w:r>
        <w:r w:rsidRPr="00642346">
          <w:rPr>
            <w:rStyle w:val="af3"/>
            <w:noProof/>
          </w:rPr>
          <w:t xml:space="preserve"> </w:t>
        </w:r>
        <w:r w:rsidRPr="00642346">
          <w:rPr>
            <w:rStyle w:val="af3"/>
            <w:noProof/>
          </w:rPr>
          <w:t>의</w:t>
        </w:r>
        <w:r>
          <w:rPr>
            <w:noProof/>
            <w:webHidden/>
          </w:rPr>
          <w:tab/>
        </w:r>
        <w:r>
          <w:rPr>
            <w:noProof/>
            <w:webHidden/>
          </w:rPr>
          <w:fldChar w:fldCharType="begin"/>
        </w:r>
        <w:r>
          <w:rPr>
            <w:noProof/>
            <w:webHidden/>
          </w:rPr>
          <w:instrText xml:space="preserve"> PAGEREF _Toc241494517 \h </w:instrText>
        </w:r>
        <w:r>
          <w:rPr>
            <w:noProof/>
            <w:webHidden/>
          </w:rPr>
        </w:r>
        <w:r>
          <w:rPr>
            <w:noProof/>
            <w:webHidden/>
          </w:rPr>
          <w:fldChar w:fldCharType="separate"/>
        </w:r>
        <w:r>
          <w:rPr>
            <w:noProof/>
            <w:webHidden/>
          </w:rPr>
          <w:t>2</w:t>
        </w:r>
        <w:r>
          <w:rPr>
            <w:noProof/>
            <w:webHidden/>
          </w:rPr>
          <w:fldChar w:fldCharType="end"/>
        </w:r>
      </w:hyperlink>
    </w:p>
    <w:p w14:paraId="09580B3D" w14:textId="346E084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18"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참조사항</w:t>
        </w:r>
        <w:r>
          <w:rPr>
            <w:noProof/>
            <w:webHidden/>
          </w:rPr>
          <w:tab/>
        </w:r>
        <w:r>
          <w:rPr>
            <w:noProof/>
            <w:webHidden/>
          </w:rPr>
          <w:fldChar w:fldCharType="begin"/>
        </w:r>
        <w:r>
          <w:rPr>
            <w:noProof/>
            <w:webHidden/>
          </w:rPr>
          <w:instrText xml:space="preserve"> PAGEREF _Toc241494518 \h </w:instrText>
        </w:r>
        <w:r>
          <w:rPr>
            <w:noProof/>
            <w:webHidden/>
          </w:rPr>
        </w:r>
        <w:r>
          <w:rPr>
            <w:noProof/>
            <w:webHidden/>
          </w:rPr>
          <w:fldChar w:fldCharType="separate"/>
        </w:r>
        <w:r>
          <w:rPr>
            <w:noProof/>
            <w:webHidden/>
          </w:rPr>
          <w:t>11</w:t>
        </w:r>
        <w:r>
          <w:rPr>
            <w:noProof/>
            <w:webHidden/>
          </w:rPr>
          <w:fldChar w:fldCharType="end"/>
        </w:r>
      </w:hyperlink>
    </w:p>
    <w:p w14:paraId="11B3DF2E" w14:textId="74CEC523"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19" w:history="1">
        <w:r w:rsidRPr="00642346">
          <w:rPr>
            <w:rStyle w:val="af3"/>
            <w:noProof/>
          </w:rPr>
          <w:t>제</w:t>
        </w:r>
        <w:r w:rsidRPr="00642346">
          <w:rPr>
            <w:rStyle w:val="af3"/>
            <w:noProof/>
          </w:rPr>
          <w:t xml:space="preserve"> 2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차입목적</w:t>
        </w:r>
        <w:r>
          <w:rPr>
            <w:noProof/>
            <w:webHidden/>
          </w:rPr>
          <w:tab/>
        </w:r>
        <w:r>
          <w:rPr>
            <w:noProof/>
            <w:webHidden/>
          </w:rPr>
          <w:fldChar w:fldCharType="begin"/>
        </w:r>
        <w:r>
          <w:rPr>
            <w:noProof/>
            <w:webHidden/>
          </w:rPr>
          <w:instrText xml:space="preserve"> PAGEREF _Toc241494519 \h </w:instrText>
        </w:r>
        <w:r>
          <w:rPr>
            <w:noProof/>
            <w:webHidden/>
          </w:rPr>
        </w:r>
        <w:r>
          <w:rPr>
            <w:noProof/>
            <w:webHidden/>
          </w:rPr>
          <w:fldChar w:fldCharType="separate"/>
        </w:r>
        <w:r>
          <w:rPr>
            <w:noProof/>
            <w:webHidden/>
          </w:rPr>
          <w:t>12</w:t>
        </w:r>
        <w:r>
          <w:rPr>
            <w:noProof/>
            <w:webHidden/>
          </w:rPr>
          <w:fldChar w:fldCharType="end"/>
        </w:r>
      </w:hyperlink>
    </w:p>
    <w:p w14:paraId="3C85AE25" w14:textId="001BAD1F"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20" w:history="1">
        <w:r w:rsidRPr="00642346">
          <w:rPr>
            <w:rStyle w:val="af3"/>
            <w:noProof/>
          </w:rPr>
          <w:t>제</w:t>
        </w:r>
        <w:r w:rsidRPr="00642346">
          <w:rPr>
            <w:rStyle w:val="af3"/>
            <w:noProof/>
          </w:rPr>
          <w:t xml:space="preserve"> 3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대출약정</w:t>
        </w:r>
        <w:r>
          <w:rPr>
            <w:noProof/>
            <w:webHidden/>
          </w:rPr>
          <w:tab/>
        </w:r>
        <w:r>
          <w:rPr>
            <w:noProof/>
            <w:webHidden/>
          </w:rPr>
          <w:fldChar w:fldCharType="begin"/>
        </w:r>
        <w:r>
          <w:rPr>
            <w:noProof/>
            <w:webHidden/>
          </w:rPr>
          <w:instrText xml:space="preserve"> PAGEREF _Toc241494520 \h </w:instrText>
        </w:r>
        <w:r>
          <w:rPr>
            <w:noProof/>
            <w:webHidden/>
          </w:rPr>
        </w:r>
        <w:r>
          <w:rPr>
            <w:noProof/>
            <w:webHidden/>
          </w:rPr>
          <w:fldChar w:fldCharType="separate"/>
        </w:r>
        <w:r>
          <w:rPr>
            <w:noProof/>
            <w:webHidden/>
          </w:rPr>
          <w:t>12</w:t>
        </w:r>
        <w:r>
          <w:rPr>
            <w:noProof/>
            <w:webHidden/>
          </w:rPr>
          <w:fldChar w:fldCharType="end"/>
        </w:r>
      </w:hyperlink>
    </w:p>
    <w:p w14:paraId="6F769163" w14:textId="194DA49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1"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대출약정금</w:t>
        </w:r>
        <w:r>
          <w:rPr>
            <w:noProof/>
            <w:webHidden/>
          </w:rPr>
          <w:tab/>
        </w:r>
        <w:r>
          <w:rPr>
            <w:noProof/>
            <w:webHidden/>
          </w:rPr>
          <w:fldChar w:fldCharType="begin"/>
        </w:r>
        <w:r>
          <w:rPr>
            <w:noProof/>
            <w:webHidden/>
          </w:rPr>
          <w:instrText xml:space="preserve"> PAGEREF _Toc241494521 \h </w:instrText>
        </w:r>
        <w:r>
          <w:rPr>
            <w:noProof/>
            <w:webHidden/>
          </w:rPr>
        </w:r>
        <w:r>
          <w:rPr>
            <w:noProof/>
            <w:webHidden/>
          </w:rPr>
          <w:fldChar w:fldCharType="separate"/>
        </w:r>
        <w:r>
          <w:rPr>
            <w:noProof/>
            <w:webHidden/>
          </w:rPr>
          <w:t>12</w:t>
        </w:r>
        <w:r>
          <w:rPr>
            <w:noProof/>
            <w:webHidden/>
          </w:rPr>
          <w:fldChar w:fldCharType="end"/>
        </w:r>
      </w:hyperlink>
    </w:p>
    <w:p w14:paraId="32B47BE6" w14:textId="5A8F153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2"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 xml:space="preserve">Tranche A </w:t>
        </w:r>
        <w:r w:rsidRPr="00642346">
          <w:rPr>
            <w:rStyle w:val="af3"/>
            <w:noProof/>
          </w:rPr>
          <w:t>대출약정</w:t>
        </w:r>
        <w:r>
          <w:rPr>
            <w:noProof/>
            <w:webHidden/>
          </w:rPr>
          <w:tab/>
        </w:r>
        <w:r>
          <w:rPr>
            <w:noProof/>
            <w:webHidden/>
          </w:rPr>
          <w:fldChar w:fldCharType="begin"/>
        </w:r>
        <w:r>
          <w:rPr>
            <w:noProof/>
            <w:webHidden/>
          </w:rPr>
          <w:instrText xml:space="preserve"> PAGEREF _Toc241494522 \h </w:instrText>
        </w:r>
        <w:r>
          <w:rPr>
            <w:noProof/>
            <w:webHidden/>
          </w:rPr>
        </w:r>
        <w:r>
          <w:rPr>
            <w:noProof/>
            <w:webHidden/>
          </w:rPr>
          <w:fldChar w:fldCharType="separate"/>
        </w:r>
        <w:r>
          <w:rPr>
            <w:noProof/>
            <w:webHidden/>
          </w:rPr>
          <w:t>12</w:t>
        </w:r>
        <w:r>
          <w:rPr>
            <w:noProof/>
            <w:webHidden/>
          </w:rPr>
          <w:fldChar w:fldCharType="end"/>
        </w:r>
      </w:hyperlink>
    </w:p>
    <w:p w14:paraId="510206FD" w14:textId="2D0702DA"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3"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 xml:space="preserve">Tranche B </w:t>
        </w:r>
        <w:r w:rsidRPr="00642346">
          <w:rPr>
            <w:rStyle w:val="af3"/>
            <w:noProof/>
          </w:rPr>
          <w:t>대출약정</w:t>
        </w:r>
        <w:r>
          <w:rPr>
            <w:noProof/>
            <w:webHidden/>
          </w:rPr>
          <w:tab/>
        </w:r>
        <w:r>
          <w:rPr>
            <w:noProof/>
            <w:webHidden/>
          </w:rPr>
          <w:fldChar w:fldCharType="begin"/>
        </w:r>
        <w:r>
          <w:rPr>
            <w:noProof/>
            <w:webHidden/>
          </w:rPr>
          <w:instrText xml:space="preserve"> PAGEREF _Toc241494523 \h </w:instrText>
        </w:r>
        <w:r>
          <w:rPr>
            <w:noProof/>
            <w:webHidden/>
          </w:rPr>
        </w:r>
        <w:r>
          <w:rPr>
            <w:noProof/>
            <w:webHidden/>
          </w:rPr>
          <w:fldChar w:fldCharType="separate"/>
        </w:r>
        <w:r>
          <w:rPr>
            <w:noProof/>
            <w:webHidden/>
          </w:rPr>
          <w:t>13</w:t>
        </w:r>
        <w:r>
          <w:rPr>
            <w:noProof/>
            <w:webHidden/>
          </w:rPr>
          <w:fldChar w:fldCharType="end"/>
        </w:r>
      </w:hyperlink>
    </w:p>
    <w:p w14:paraId="55D2E8FB" w14:textId="3D311D6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4"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각</w:t>
        </w:r>
        <w:r w:rsidRPr="00642346">
          <w:rPr>
            <w:rStyle w:val="af3"/>
            <w:noProof/>
          </w:rPr>
          <w:t xml:space="preserve"> </w:t>
        </w:r>
        <w:r w:rsidRPr="00642346">
          <w:rPr>
            <w:rStyle w:val="af3"/>
            <w:noProof/>
          </w:rPr>
          <w:t>대주별</w:t>
        </w:r>
        <w:r w:rsidRPr="00642346">
          <w:rPr>
            <w:rStyle w:val="af3"/>
            <w:noProof/>
          </w:rPr>
          <w:t xml:space="preserve"> </w:t>
        </w:r>
        <w:r w:rsidRPr="00642346">
          <w:rPr>
            <w:rStyle w:val="af3"/>
            <w:noProof/>
          </w:rPr>
          <w:t>대출약정금</w:t>
        </w:r>
        <w:r>
          <w:rPr>
            <w:noProof/>
            <w:webHidden/>
          </w:rPr>
          <w:tab/>
        </w:r>
        <w:r>
          <w:rPr>
            <w:noProof/>
            <w:webHidden/>
          </w:rPr>
          <w:fldChar w:fldCharType="begin"/>
        </w:r>
        <w:r>
          <w:rPr>
            <w:noProof/>
            <w:webHidden/>
          </w:rPr>
          <w:instrText xml:space="preserve"> PAGEREF _Toc241494524 \h </w:instrText>
        </w:r>
        <w:r>
          <w:rPr>
            <w:noProof/>
            <w:webHidden/>
          </w:rPr>
        </w:r>
        <w:r>
          <w:rPr>
            <w:noProof/>
            <w:webHidden/>
          </w:rPr>
          <w:fldChar w:fldCharType="separate"/>
        </w:r>
        <w:r>
          <w:rPr>
            <w:noProof/>
            <w:webHidden/>
          </w:rPr>
          <w:t>13</w:t>
        </w:r>
        <w:r>
          <w:rPr>
            <w:noProof/>
            <w:webHidden/>
          </w:rPr>
          <w:fldChar w:fldCharType="end"/>
        </w:r>
      </w:hyperlink>
    </w:p>
    <w:p w14:paraId="1740D38E" w14:textId="1A8A8FD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5"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개별책임</w:t>
        </w:r>
        <w:r>
          <w:rPr>
            <w:noProof/>
            <w:webHidden/>
          </w:rPr>
          <w:tab/>
        </w:r>
        <w:r>
          <w:rPr>
            <w:noProof/>
            <w:webHidden/>
          </w:rPr>
          <w:fldChar w:fldCharType="begin"/>
        </w:r>
        <w:r>
          <w:rPr>
            <w:noProof/>
            <w:webHidden/>
          </w:rPr>
          <w:instrText xml:space="preserve"> PAGEREF _Toc241494525 \h </w:instrText>
        </w:r>
        <w:r>
          <w:rPr>
            <w:noProof/>
            <w:webHidden/>
          </w:rPr>
        </w:r>
        <w:r>
          <w:rPr>
            <w:noProof/>
            <w:webHidden/>
          </w:rPr>
          <w:fldChar w:fldCharType="separate"/>
        </w:r>
        <w:r>
          <w:rPr>
            <w:noProof/>
            <w:webHidden/>
          </w:rPr>
          <w:t>13</w:t>
        </w:r>
        <w:r>
          <w:rPr>
            <w:noProof/>
            <w:webHidden/>
          </w:rPr>
          <w:fldChar w:fldCharType="end"/>
        </w:r>
      </w:hyperlink>
    </w:p>
    <w:p w14:paraId="2D00B76B" w14:textId="681B4AF1"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26" w:history="1">
        <w:r w:rsidRPr="00642346">
          <w:rPr>
            <w:rStyle w:val="af3"/>
            <w:noProof/>
          </w:rPr>
          <w:t>제</w:t>
        </w:r>
        <w:r w:rsidRPr="00642346">
          <w:rPr>
            <w:rStyle w:val="af3"/>
            <w:noProof/>
          </w:rPr>
          <w:t xml:space="preserve"> 4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대출실행과</w:t>
        </w:r>
        <w:r w:rsidRPr="00642346">
          <w:rPr>
            <w:rStyle w:val="af3"/>
            <w:noProof/>
          </w:rPr>
          <w:t xml:space="preserve"> </w:t>
        </w:r>
        <w:r w:rsidRPr="00642346">
          <w:rPr>
            <w:rStyle w:val="af3"/>
            <w:noProof/>
          </w:rPr>
          <w:t>대출약정금의</w:t>
        </w:r>
        <w:r w:rsidRPr="00642346">
          <w:rPr>
            <w:rStyle w:val="af3"/>
            <w:noProof/>
          </w:rPr>
          <w:t xml:space="preserve"> </w:t>
        </w:r>
        <w:r w:rsidRPr="00642346">
          <w:rPr>
            <w:rStyle w:val="af3"/>
            <w:noProof/>
          </w:rPr>
          <w:t>인출</w:t>
        </w:r>
        <w:r>
          <w:rPr>
            <w:noProof/>
            <w:webHidden/>
          </w:rPr>
          <w:tab/>
        </w:r>
        <w:r>
          <w:rPr>
            <w:noProof/>
            <w:webHidden/>
          </w:rPr>
          <w:fldChar w:fldCharType="begin"/>
        </w:r>
        <w:r>
          <w:rPr>
            <w:noProof/>
            <w:webHidden/>
          </w:rPr>
          <w:instrText xml:space="preserve"> PAGEREF _Toc241494526 \h </w:instrText>
        </w:r>
        <w:r>
          <w:rPr>
            <w:noProof/>
            <w:webHidden/>
          </w:rPr>
        </w:r>
        <w:r>
          <w:rPr>
            <w:noProof/>
            <w:webHidden/>
          </w:rPr>
          <w:fldChar w:fldCharType="separate"/>
        </w:r>
        <w:r>
          <w:rPr>
            <w:noProof/>
            <w:webHidden/>
          </w:rPr>
          <w:t>13</w:t>
        </w:r>
        <w:r>
          <w:rPr>
            <w:noProof/>
            <w:webHidden/>
          </w:rPr>
          <w:fldChar w:fldCharType="end"/>
        </w:r>
      </w:hyperlink>
    </w:p>
    <w:p w14:paraId="0F894CA1" w14:textId="5DF9F0D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7"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w:t>
        </w:r>
        <w:r>
          <w:rPr>
            <w:noProof/>
            <w:webHidden/>
          </w:rPr>
          <w:tab/>
        </w:r>
        <w:r>
          <w:rPr>
            <w:noProof/>
            <w:webHidden/>
          </w:rPr>
          <w:fldChar w:fldCharType="begin"/>
        </w:r>
        <w:r>
          <w:rPr>
            <w:noProof/>
            <w:webHidden/>
          </w:rPr>
          <w:instrText xml:space="preserve"> PAGEREF _Toc241494527 \h </w:instrText>
        </w:r>
        <w:r>
          <w:rPr>
            <w:noProof/>
            <w:webHidden/>
          </w:rPr>
        </w:r>
        <w:r>
          <w:rPr>
            <w:noProof/>
            <w:webHidden/>
          </w:rPr>
          <w:fldChar w:fldCharType="separate"/>
        </w:r>
        <w:r>
          <w:rPr>
            <w:noProof/>
            <w:webHidden/>
          </w:rPr>
          <w:t>13</w:t>
        </w:r>
        <w:r>
          <w:rPr>
            <w:noProof/>
            <w:webHidden/>
          </w:rPr>
          <w:fldChar w:fldCharType="end"/>
        </w:r>
      </w:hyperlink>
    </w:p>
    <w:p w14:paraId="214D7E47" w14:textId="6F90E8F7"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8"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인출선행조건</w:t>
        </w:r>
        <w:r>
          <w:rPr>
            <w:noProof/>
            <w:webHidden/>
          </w:rPr>
          <w:tab/>
        </w:r>
        <w:r>
          <w:rPr>
            <w:noProof/>
            <w:webHidden/>
          </w:rPr>
          <w:fldChar w:fldCharType="begin"/>
        </w:r>
        <w:r>
          <w:rPr>
            <w:noProof/>
            <w:webHidden/>
          </w:rPr>
          <w:instrText xml:space="preserve"> PAGEREF _Toc241494528 \h </w:instrText>
        </w:r>
        <w:r>
          <w:rPr>
            <w:noProof/>
            <w:webHidden/>
          </w:rPr>
        </w:r>
        <w:r>
          <w:rPr>
            <w:noProof/>
            <w:webHidden/>
          </w:rPr>
          <w:fldChar w:fldCharType="separate"/>
        </w:r>
        <w:r>
          <w:rPr>
            <w:noProof/>
            <w:webHidden/>
          </w:rPr>
          <w:t>14</w:t>
        </w:r>
        <w:r>
          <w:rPr>
            <w:noProof/>
            <w:webHidden/>
          </w:rPr>
          <w:fldChar w:fldCharType="end"/>
        </w:r>
      </w:hyperlink>
    </w:p>
    <w:p w14:paraId="34F22FB4" w14:textId="13B6AEC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9"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인출의</w:t>
        </w:r>
        <w:r w:rsidRPr="00642346">
          <w:rPr>
            <w:rStyle w:val="af3"/>
            <w:noProof/>
          </w:rPr>
          <w:t xml:space="preserve"> </w:t>
        </w:r>
        <w:r w:rsidRPr="00642346">
          <w:rPr>
            <w:rStyle w:val="af3"/>
            <w:noProof/>
          </w:rPr>
          <w:t>공통조건</w:t>
        </w:r>
        <w:r>
          <w:rPr>
            <w:noProof/>
            <w:webHidden/>
          </w:rPr>
          <w:tab/>
        </w:r>
        <w:r>
          <w:rPr>
            <w:noProof/>
            <w:webHidden/>
          </w:rPr>
          <w:fldChar w:fldCharType="begin"/>
        </w:r>
        <w:r>
          <w:rPr>
            <w:noProof/>
            <w:webHidden/>
          </w:rPr>
          <w:instrText xml:space="preserve"> PAGEREF _Toc241494529 \h </w:instrText>
        </w:r>
        <w:r>
          <w:rPr>
            <w:noProof/>
            <w:webHidden/>
          </w:rPr>
        </w:r>
        <w:r>
          <w:rPr>
            <w:noProof/>
            <w:webHidden/>
          </w:rPr>
          <w:fldChar w:fldCharType="separate"/>
        </w:r>
        <w:r>
          <w:rPr>
            <w:noProof/>
            <w:webHidden/>
          </w:rPr>
          <w:t>15</w:t>
        </w:r>
        <w:r>
          <w:rPr>
            <w:noProof/>
            <w:webHidden/>
          </w:rPr>
          <w:fldChar w:fldCharType="end"/>
        </w:r>
      </w:hyperlink>
    </w:p>
    <w:p w14:paraId="4A1CD1EC" w14:textId="63BAE47A"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0"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대출약정의</w:t>
        </w:r>
        <w:r w:rsidRPr="00642346">
          <w:rPr>
            <w:rStyle w:val="af3"/>
            <w:noProof/>
          </w:rPr>
          <w:t xml:space="preserve"> </w:t>
        </w:r>
        <w:r w:rsidRPr="00642346">
          <w:rPr>
            <w:rStyle w:val="af3"/>
            <w:noProof/>
          </w:rPr>
          <w:t>실효</w:t>
        </w:r>
        <w:r>
          <w:rPr>
            <w:noProof/>
            <w:webHidden/>
          </w:rPr>
          <w:tab/>
        </w:r>
        <w:r>
          <w:rPr>
            <w:noProof/>
            <w:webHidden/>
          </w:rPr>
          <w:fldChar w:fldCharType="begin"/>
        </w:r>
        <w:r>
          <w:rPr>
            <w:noProof/>
            <w:webHidden/>
          </w:rPr>
          <w:instrText xml:space="preserve"> PAGEREF _Toc241494530 \h </w:instrText>
        </w:r>
        <w:r>
          <w:rPr>
            <w:noProof/>
            <w:webHidden/>
          </w:rPr>
        </w:r>
        <w:r>
          <w:rPr>
            <w:noProof/>
            <w:webHidden/>
          </w:rPr>
          <w:fldChar w:fldCharType="separate"/>
        </w:r>
        <w:r>
          <w:rPr>
            <w:noProof/>
            <w:webHidden/>
          </w:rPr>
          <w:t>16</w:t>
        </w:r>
        <w:r>
          <w:rPr>
            <w:noProof/>
            <w:webHidden/>
          </w:rPr>
          <w:fldChar w:fldCharType="end"/>
        </w:r>
      </w:hyperlink>
    </w:p>
    <w:p w14:paraId="4EAE3A27" w14:textId="7887F42D"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1"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인출동시이행조건</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인출후행조건</w:t>
        </w:r>
        <w:r>
          <w:rPr>
            <w:noProof/>
            <w:webHidden/>
          </w:rPr>
          <w:tab/>
        </w:r>
        <w:r>
          <w:rPr>
            <w:noProof/>
            <w:webHidden/>
          </w:rPr>
          <w:fldChar w:fldCharType="begin"/>
        </w:r>
        <w:r>
          <w:rPr>
            <w:noProof/>
            <w:webHidden/>
          </w:rPr>
          <w:instrText xml:space="preserve"> PAGEREF _Toc241494531 \h </w:instrText>
        </w:r>
        <w:r>
          <w:rPr>
            <w:noProof/>
            <w:webHidden/>
          </w:rPr>
        </w:r>
        <w:r>
          <w:rPr>
            <w:noProof/>
            <w:webHidden/>
          </w:rPr>
          <w:fldChar w:fldCharType="separate"/>
        </w:r>
        <w:r>
          <w:rPr>
            <w:noProof/>
            <w:webHidden/>
          </w:rPr>
          <w:t>16</w:t>
        </w:r>
        <w:r>
          <w:rPr>
            <w:noProof/>
            <w:webHidden/>
          </w:rPr>
          <w:fldChar w:fldCharType="end"/>
        </w:r>
      </w:hyperlink>
    </w:p>
    <w:p w14:paraId="0CF9C7D5" w14:textId="6B790302"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32" w:history="1">
        <w:r w:rsidRPr="00642346">
          <w:rPr>
            <w:rStyle w:val="af3"/>
            <w:noProof/>
          </w:rPr>
          <w:t>제</w:t>
        </w:r>
        <w:r w:rsidRPr="00642346">
          <w:rPr>
            <w:rStyle w:val="af3"/>
            <w:noProof/>
          </w:rPr>
          <w:t xml:space="preserve"> 5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이</w:t>
        </w:r>
        <w:r w:rsidRPr="00642346">
          <w:rPr>
            <w:rStyle w:val="af3"/>
            <w:noProof/>
          </w:rPr>
          <w:t xml:space="preserve">   </w:t>
        </w:r>
        <w:r w:rsidRPr="00642346">
          <w:rPr>
            <w:rStyle w:val="af3"/>
            <w:noProof/>
          </w:rPr>
          <w:t>자</w:t>
        </w:r>
        <w:r>
          <w:rPr>
            <w:noProof/>
            <w:webHidden/>
          </w:rPr>
          <w:tab/>
        </w:r>
        <w:r>
          <w:rPr>
            <w:noProof/>
            <w:webHidden/>
          </w:rPr>
          <w:fldChar w:fldCharType="begin"/>
        </w:r>
        <w:r>
          <w:rPr>
            <w:noProof/>
            <w:webHidden/>
          </w:rPr>
          <w:instrText xml:space="preserve"> PAGEREF _Toc241494532 \h </w:instrText>
        </w:r>
        <w:r>
          <w:rPr>
            <w:noProof/>
            <w:webHidden/>
          </w:rPr>
        </w:r>
        <w:r>
          <w:rPr>
            <w:noProof/>
            <w:webHidden/>
          </w:rPr>
          <w:fldChar w:fldCharType="separate"/>
        </w:r>
        <w:r>
          <w:rPr>
            <w:noProof/>
            <w:webHidden/>
          </w:rPr>
          <w:t>17</w:t>
        </w:r>
        <w:r>
          <w:rPr>
            <w:noProof/>
            <w:webHidden/>
          </w:rPr>
          <w:fldChar w:fldCharType="end"/>
        </w:r>
      </w:hyperlink>
    </w:p>
    <w:p w14:paraId="6573EBCD" w14:textId="5AD5BDD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3"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이자율</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이자지급</w:t>
        </w:r>
        <w:r>
          <w:rPr>
            <w:noProof/>
            <w:webHidden/>
          </w:rPr>
          <w:tab/>
        </w:r>
        <w:r>
          <w:rPr>
            <w:noProof/>
            <w:webHidden/>
          </w:rPr>
          <w:fldChar w:fldCharType="begin"/>
        </w:r>
        <w:r>
          <w:rPr>
            <w:noProof/>
            <w:webHidden/>
          </w:rPr>
          <w:instrText xml:space="preserve"> PAGEREF _Toc241494533 \h </w:instrText>
        </w:r>
        <w:r>
          <w:rPr>
            <w:noProof/>
            <w:webHidden/>
          </w:rPr>
        </w:r>
        <w:r>
          <w:rPr>
            <w:noProof/>
            <w:webHidden/>
          </w:rPr>
          <w:fldChar w:fldCharType="separate"/>
        </w:r>
        <w:r>
          <w:rPr>
            <w:noProof/>
            <w:webHidden/>
          </w:rPr>
          <w:t>17</w:t>
        </w:r>
        <w:r>
          <w:rPr>
            <w:noProof/>
            <w:webHidden/>
          </w:rPr>
          <w:fldChar w:fldCharType="end"/>
        </w:r>
      </w:hyperlink>
    </w:p>
    <w:p w14:paraId="2B2A04DF" w14:textId="3F2DE05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4"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이자기간</w:t>
        </w:r>
        <w:r>
          <w:rPr>
            <w:noProof/>
            <w:webHidden/>
          </w:rPr>
          <w:tab/>
        </w:r>
        <w:r>
          <w:rPr>
            <w:noProof/>
            <w:webHidden/>
          </w:rPr>
          <w:fldChar w:fldCharType="begin"/>
        </w:r>
        <w:r>
          <w:rPr>
            <w:noProof/>
            <w:webHidden/>
          </w:rPr>
          <w:instrText xml:space="preserve"> PAGEREF _Toc241494534 \h </w:instrText>
        </w:r>
        <w:r>
          <w:rPr>
            <w:noProof/>
            <w:webHidden/>
          </w:rPr>
        </w:r>
        <w:r>
          <w:rPr>
            <w:noProof/>
            <w:webHidden/>
          </w:rPr>
          <w:fldChar w:fldCharType="separate"/>
        </w:r>
        <w:r>
          <w:rPr>
            <w:noProof/>
            <w:webHidden/>
          </w:rPr>
          <w:t>17</w:t>
        </w:r>
        <w:r>
          <w:rPr>
            <w:noProof/>
            <w:webHidden/>
          </w:rPr>
          <w:fldChar w:fldCharType="end"/>
        </w:r>
      </w:hyperlink>
    </w:p>
    <w:p w14:paraId="060999FC" w14:textId="4705F2D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5"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연체이자</w:t>
        </w:r>
        <w:r>
          <w:rPr>
            <w:noProof/>
            <w:webHidden/>
          </w:rPr>
          <w:tab/>
        </w:r>
        <w:r>
          <w:rPr>
            <w:noProof/>
            <w:webHidden/>
          </w:rPr>
          <w:fldChar w:fldCharType="begin"/>
        </w:r>
        <w:r>
          <w:rPr>
            <w:noProof/>
            <w:webHidden/>
          </w:rPr>
          <w:instrText xml:space="preserve"> PAGEREF _Toc241494535 \h </w:instrText>
        </w:r>
        <w:r>
          <w:rPr>
            <w:noProof/>
            <w:webHidden/>
          </w:rPr>
        </w:r>
        <w:r>
          <w:rPr>
            <w:noProof/>
            <w:webHidden/>
          </w:rPr>
          <w:fldChar w:fldCharType="separate"/>
        </w:r>
        <w:r>
          <w:rPr>
            <w:noProof/>
            <w:webHidden/>
          </w:rPr>
          <w:t>18</w:t>
        </w:r>
        <w:r>
          <w:rPr>
            <w:noProof/>
            <w:webHidden/>
          </w:rPr>
          <w:fldChar w:fldCharType="end"/>
        </w:r>
      </w:hyperlink>
    </w:p>
    <w:p w14:paraId="39650A26" w14:textId="7D6C168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6"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이자지급일</w:t>
        </w:r>
        <w:r>
          <w:rPr>
            <w:noProof/>
            <w:webHidden/>
          </w:rPr>
          <w:tab/>
        </w:r>
        <w:r>
          <w:rPr>
            <w:noProof/>
            <w:webHidden/>
          </w:rPr>
          <w:fldChar w:fldCharType="begin"/>
        </w:r>
        <w:r>
          <w:rPr>
            <w:noProof/>
            <w:webHidden/>
          </w:rPr>
          <w:instrText xml:space="preserve"> PAGEREF _Toc241494536 \h </w:instrText>
        </w:r>
        <w:r>
          <w:rPr>
            <w:noProof/>
            <w:webHidden/>
          </w:rPr>
        </w:r>
        <w:r>
          <w:rPr>
            <w:noProof/>
            <w:webHidden/>
          </w:rPr>
          <w:fldChar w:fldCharType="separate"/>
        </w:r>
        <w:r>
          <w:rPr>
            <w:noProof/>
            <w:webHidden/>
          </w:rPr>
          <w:t>18</w:t>
        </w:r>
        <w:r>
          <w:rPr>
            <w:noProof/>
            <w:webHidden/>
          </w:rPr>
          <w:fldChar w:fldCharType="end"/>
        </w:r>
      </w:hyperlink>
    </w:p>
    <w:p w14:paraId="74433715" w14:textId="1DBF7313"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7"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이자의</w:t>
        </w:r>
        <w:r w:rsidRPr="00642346">
          <w:rPr>
            <w:rStyle w:val="af3"/>
            <w:noProof/>
          </w:rPr>
          <w:t xml:space="preserve"> </w:t>
        </w:r>
        <w:r w:rsidRPr="00642346">
          <w:rPr>
            <w:rStyle w:val="af3"/>
            <w:noProof/>
          </w:rPr>
          <w:t>계산</w:t>
        </w:r>
        <w:r>
          <w:rPr>
            <w:noProof/>
            <w:webHidden/>
          </w:rPr>
          <w:tab/>
        </w:r>
        <w:r>
          <w:rPr>
            <w:noProof/>
            <w:webHidden/>
          </w:rPr>
          <w:fldChar w:fldCharType="begin"/>
        </w:r>
        <w:r>
          <w:rPr>
            <w:noProof/>
            <w:webHidden/>
          </w:rPr>
          <w:instrText xml:space="preserve"> PAGEREF _Toc241494537 \h </w:instrText>
        </w:r>
        <w:r>
          <w:rPr>
            <w:noProof/>
            <w:webHidden/>
          </w:rPr>
        </w:r>
        <w:r>
          <w:rPr>
            <w:noProof/>
            <w:webHidden/>
          </w:rPr>
          <w:fldChar w:fldCharType="separate"/>
        </w:r>
        <w:r>
          <w:rPr>
            <w:noProof/>
            <w:webHidden/>
          </w:rPr>
          <w:t>18</w:t>
        </w:r>
        <w:r>
          <w:rPr>
            <w:noProof/>
            <w:webHidden/>
          </w:rPr>
          <w:fldChar w:fldCharType="end"/>
        </w:r>
      </w:hyperlink>
    </w:p>
    <w:p w14:paraId="51A51451" w14:textId="41C0FF61"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38" w:history="1">
        <w:r w:rsidRPr="00642346">
          <w:rPr>
            <w:rStyle w:val="af3"/>
            <w:noProof/>
          </w:rPr>
          <w:t>제</w:t>
        </w:r>
        <w:r w:rsidRPr="00642346">
          <w:rPr>
            <w:rStyle w:val="af3"/>
            <w:noProof/>
          </w:rPr>
          <w:t xml:space="preserve"> 6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수수료</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비용</w:t>
        </w:r>
        <w:r>
          <w:rPr>
            <w:noProof/>
            <w:webHidden/>
          </w:rPr>
          <w:tab/>
        </w:r>
        <w:r>
          <w:rPr>
            <w:noProof/>
            <w:webHidden/>
          </w:rPr>
          <w:fldChar w:fldCharType="begin"/>
        </w:r>
        <w:r>
          <w:rPr>
            <w:noProof/>
            <w:webHidden/>
          </w:rPr>
          <w:instrText xml:space="preserve"> PAGEREF _Toc241494538 \h </w:instrText>
        </w:r>
        <w:r>
          <w:rPr>
            <w:noProof/>
            <w:webHidden/>
          </w:rPr>
        </w:r>
        <w:r>
          <w:rPr>
            <w:noProof/>
            <w:webHidden/>
          </w:rPr>
          <w:fldChar w:fldCharType="separate"/>
        </w:r>
        <w:r>
          <w:rPr>
            <w:noProof/>
            <w:webHidden/>
          </w:rPr>
          <w:t>18</w:t>
        </w:r>
        <w:r>
          <w:rPr>
            <w:noProof/>
            <w:webHidden/>
          </w:rPr>
          <w:fldChar w:fldCharType="end"/>
        </w:r>
      </w:hyperlink>
    </w:p>
    <w:p w14:paraId="450952A6" w14:textId="64434AA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9"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수수료</w:t>
        </w:r>
        <w:r>
          <w:rPr>
            <w:noProof/>
            <w:webHidden/>
          </w:rPr>
          <w:tab/>
        </w:r>
        <w:r>
          <w:rPr>
            <w:noProof/>
            <w:webHidden/>
          </w:rPr>
          <w:fldChar w:fldCharType="begin"/>
        </w:r>
        <w:r>
          <w:rPr>
            <w:noProof/>
            <w:webHidden/>
          </w:rPr>
          <w:instrText xml:space="preserve"> PAGEREF _Toc241494539 \h </w:instrText>
        </w:r>
        <w:r>
          <w:rPr>
            <w:noProof/>
            <w:webHidden/>
          </w:rPr>
        </w:r>
        <w:r>
          <w:rPr>
            <w:noProof/>
            <w:webHidden/>
          </w:rPr>
          <w:fldChar w:fldCharType="separate"/>
        </w:r>
        <w:r>
          <w:rPr>
            <w:noProof/>
            <w:webHidden/>
          </w:rPr>
          <w:t>18</w:t>
        </w:r>
        <w:r>
          <w:rPr>
            <w:noProof/>
            <w:webHidden/>
          </w:rPr>
          <w:fldChar w:fldCharType="end"/>
        </w:r>
      </w:hyperlink>
    </w:p>
    <w:p w14:paraId="11B48160" w14:textId="179029D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0"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비용</w:t>
        </w:r>
        <w:r>
          <w:rPr>
            <w:noProof/>
            <w:webHidden/>
          </w:rPr>
          <w:tab/>
        </w:r>
        <w:r>
          <w:rPr>
            <w:noProof/>
            <w:webHidden/>
          </w:rPr>
          <w:fldChar w:fldCharType="begin"/>
        </w:r>
        <w:r>
          <w:rPr>
            <w:noProof/>
            <w:webHidden/>
          </w:rPr>
          <w:instrText xml:space="preserve"> PAGEREF _Toc241494540 \h </w:instrText>
        </w:r>
        <w:r>
          <w:rPr>
            <w:noProof/>
            <w:webHidden/>
          </w:rPr>
        </w:r>
        <w:r>
          <w:rPr>
            <w:noProof/>
            <w:webHidden/>
          </w:rPr>
          <w:fldChar w:fldCharType="separate"/>
        </w:r>
        <w:r>
          <w:rPr>
            <w:noProof/>
            <w:webHidden/>
          </w:rPr>
          <w:t>19</w:t>
        </w:r>
        <w:r>
          <w:rPr>
            <w:noProof/>
            <w:webHidden/>
          </w:rPr>
          <w:fldChar w:fldCharType="end"/>
        </w:r>
      </w:hyperlink>
    </w:p>
    <w:p w14:paraId="54D3F5E6" w14:textId="1AD14DD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1"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지급의</w:t>
        </w:r>
        <w:r w:rsidRPr="00642346">
          <w:rPr>
            <w:rStyle w:val="af3"/>
            <w:noProof/>
          </w:rPr>
          <w:t xml:space="preserve"> </w:t>
        </w:r>
        <w:r w:rsidRPr="00642346">
          <w:rPr>
            <w:rStyle w:val="af3"/>
            <w:noProof/>
          </w:rPr>
          <w:t>지연</w:t>
        </w:r>
        <w:r>
          <w:rPr>
            <w:noProof/>
            <w:webHidden/>
          </w:rPr>
          <w:tab/>
        </w:r>
        <w:r>
          <w:rPr>
            <w:noProof/>
            <w:webHidden/>
          </w:rPr>
          <w:fldChar w:fldCharType="begin"/>
        </w:r>
        <w:r>
          <w:rPr>
            <w:noProof/>
            <w:webHidden/>
          </w:rPr>
          <w:instrText xml:space="preserve"> PAGEREF _Toc241494541 \h </w:instrText>
        </w:r>
        <w:r>
          <w:rPr>
            <w:noProof/>
            <w:webHidden/>
          </w:rPr>
        </w:r>
        <w:r>
          <w:rPr>
            <w:noProof/>
            <w:webHidden/>
          </w:rPr>
          <w:fldChar w:fldCharType="separate"/>
        </w:r>
        <w:r>
          <w:rPr>
            <w:noProof/>
            <w:webHidden/>
          </w:rPr>
          <w:t>19</w:t>
        </w:r>
        <w:r>
          <w:rPr>
            <w:noProof/>
            <w:webHidden/>
          </w:rPr>
          <w:fldChar w:fldCharType="end"/>
        </w:r>
      </w:hyperlink>
    </w:p>
    <w:p w14:paraId="628D50F8" w14:textId="25E7E5FA"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42" w:history="1">
        <w:r w:rsidRPr="00642346">
          <w:rPr>
            <w:rStyle w:val="af3"/>
            <w:noProof/>
          </w:rPr>
          <w:t>제</w:t>
        </w:r>
        <w:r w:rsidRPr="00642346">
          <w:rPr>
            <w:rStyle w:val="af3"/>
            <w:noProof/>
          </w:rPr>
          <w:t xml:space="preserve"> 7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상환</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변제의</w:t>
        </w:r>
        <w:r w:rsidRPr="00642346">
          <w:rPr>
            <w:rStyle w:val="af3"/>
            <w:noProof/>
          </w:rPr>
          <w:t xml:space="preserve"> </w:t>
        </w:r>
        <w:r w:rsidRPr="00642346">
          <w:rPr>
            <w:rStyle w:val="af3"/>
            <w:noProof/>
          </w:rPr>
          <w:t>충당</w:t>
        </w:r>
        <w:r>
          <w:rPr>
            <w:noProof/>
            <w:webHidden/>
          </w:rPr>
          <w:tab/>
        </w:r>
        <w:r>
          <w:rPr>
            <w:noProof/>
            <w:webHidden/>
          </w:rPr>
          <w:fldChar w:fldCharType="begin"/>
        </w:r>
        <w:r>
          <w:rPr>
            <w:noProof/>
            <w:webHidden/>
          </w:rPr>
          <w:instrText xml:space="preserve"> PAGEREF _Toc241494542 \h </w:instrText>
        </w:r>
        <w:r>
          <w:rPr>
            <w:noProof/>
            <w:webHidden/>
          </w:rPr>
        </w:r>
        <w:r>
          <w:rPr>
            <w:noProof/>
            <w:webHidden/>
          </w:rPr>
          <w:fldChar w:fldCharType="separate"/>
        </w:r>
        <w:r>
          <w:rPr>
            <w:noProof/>
            <w:webHidden/>
          </w:rPr>
          <w:t>20</w:t>
        </w:r>
        <w:r>
          <w:rPr>
            <w:noProof/>
            <w:webHidden/>
          </w:rPr>
          <w:fldChar w:fldCharType="end"/>
        </w:r>
      </w:hyperlink>
    </w:p>
    <w:p w14:paraId="626820D2" w14:textId="422F931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3"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원금의</w:t>
        </w:r>
        <w:r w:rsidRPr="00642346">
          <w:rPr>
            <w:rStyle w:val="af3"/>
            <w:noProof/>
          </w:rPr>
          <w:t xml:space="preserve"> </w:t>
        </w:r>
        <w:r w:rsidRPr="00642346">
          <w:rPr>
            <w:rStyle w:val="af3"/>
            <w:noProof/>
          </w:rPr>
          <w:t>상환</w:t>
        </w:r>
        <w:r>
          <w:rPr>
            <w:noProof/>
            <w:webHidden/>
          </w:rPr>
          <w:tab/>
        </w:r>
        <w:r>
          <w:rPr>
            <w:noProof/>
            <w:webHidden/>
          </w:rPr>
          <w:fldChar w:fldCharType="begin"/>
        </w:r>
        <w:r>
          <w:rPr>
            <w:noProof/>
            <w:webHidden/>
          </w:rPr>
          <w:instrText xml:space="preserve"> PAGEREF _Toc241494543 \h </w:instrText>
        </w:r>
        <w:r>
          <w:rPr>
            <w:noProof/>
            <w:webHidden/>
          </w:rPr>
        </w:r>
        <w:r>
          <w:rPr>
            <w:noProof/>
            <w:webHidden/>
          </w:rPr>
          <w:fldChar w:fldCharType="separate"/>
        </w:r>
        <w:r>
          <w:rPr>
            <w:noProof/>
            <w:webHidden/>
          </w:rPr>
          <w:t>20</w:t>
        </w:r>
        <w:r>
          <w:rPr>
            <w:noProof/>
            <w:webHidden/>
          </w:rPr>
          <w:fldChar w:fldCharType="end"/>
        </w:r>
      </w:hyperlink>
    </w:p>
    <w:p w14:paraId="4FBFF340" w14:textId="11F20F0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4"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임의적</w:t>
        </w:r>
        <w:r w:rsidRPr="00642346">
          <w:rPr>
            <w:rStyle w:val="af3"/>
            <w:noProof/>
          </w:rPr>
          <w:t xml:space="preserve"> </w:t>
        </w:r>
        <w:r w:rsidRPr="00642346">
          <w:rPr>
            <w:rStyle w:val="af3"/>
            <w:noProof/>
          </w:rPr>
          <w:t>조기상환</w:t>
        </w:r>
        <w:r>
          <w:rPr>
            <w:noProof/>
            <w:webHidden/>
          </w:rPr>
          <w:tab/>
        </w:r>
        <w:r>
          <w:rPr>
            <w:noProof/>
            <w:webHidden/>
          </w:rPr>
          <w:fldChar w:fldCharType="begin"/>
        </w:r>
        <w:r>
          <w:rPr>
            <w:noProof/>
            <w:webHidden/>
          </w:rPr>
          <w:instrText xml:space="preserve"> PAGEREF _Toc241494544 \h </w:instrText>
        </w:r>
        <w:r>
          <w:rPr>
            <w:noProof/>
            <w:webHidden/>
          </w:rPr>
        </w:r>
        <w:r>
          <w:rPr>
            <w:noProof/>
            <w:webHidden/>
          </w:rPr>
          <w:fldChar w:fldCharType="separate"/>
        </w:r>
        <w:r>
          <w:rPr>
            <w:noProof/>
            <w:webHidden/>
          </w:rPr>
          <w:t>20</w:t>
        </w:r>
        <w:r>
          <w:rPr>
            <w:noProof/>
            <w:webHidden/>
          </w:rPr>
          <w:fldChar w:fldCharType="end"/>
        </w:r>
      </w:hyperlink>
    </w:p>
    <w:p w14:paraId="11E3CBB9" w14:textId="215B0CE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5"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의무적</w:t>
        </w:r>
        <w:r w:rsidRPr="00642346">
          <w:rPr>
            <w:rStyle w:val="af3"/>
            <w:noProof/>
          </w:rPr>
          <w:t xml:space="preserve"> </w:t>
        </w:r>
        <w:r w:rsidRPr="00642346">
          <w:rPr>
            <w:rStyle w:val="af3"/>
            <w:noProof/>
          </w:rPr>
          <w:t>조기상환</w:t>
        </w:r>
        <w:r>
          <w:rPr>
            <w:noProof/>
            <w:webHidden/>
          </w:rPr>
          <w:tab/>
        </w:r>
        <w:r>
          <w:rPr>
            <w:noProof/>
            <w:webHidden/>
          </w:rPr>
          <w:fldChar w:fldCharType="begin"/>
        </w:r>
        <w:r>
          <w:rPr>
            <w:noProof/>
            <w:webHidden/>
          </w:rPr>
          <w:instrText xml:space="preserve"> PAGEREF _Toc241494545 \h </w:instrText>
        </w:r>
        <w:r>
          <w:rPr>
            <w:noProof/>
            <w:webHidden/>
          </w:rPr>
        </w:r>
        <w:r>
          <w:rPr>
            <w:noProof/>
            <w:webHidden/>
          </w:rPr>
          <w:fldChar w:fldCharType="separate"/>
        </w:r>
        <w:r>
          <w:rPr>
            <w:noProof/>
            <w:webHidden/>
          </w:rPr>
          <w:t>21</w:t>
        </w:r>
        <w:r>
          <w:rPr>
            <w:noProof/>
            <w:webHidden/>
          </w:rPr>
          <w:fldChar w:fldCharType="end"/>
        </w:r>
      </w:hyperlink>
    </w:p>
    <w:p w14:paraId="6B0B3A24" w14:textId="7E4EF56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6"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변제의</w:t>
        </w:r>
        <w:r w:rsidRPr="00642346">
          <w:rPr>
            <w:rStyle w:val="af3"/>
            <w:noProof/>
          </w:rPr>
          <w:t xml:space="preserve"> </w:t>
        </w:r>
        <w:r w:rsidRPr="00642346">
          <w:rPr>
            <w:rStyle w:val="af3"/>
            <w:noProof/>
          </w:rPr>
          <w:t>충당</w:t>
        </w:r>
        <w:r>
          <w:rPr>
            <w:noProof/>
            <w:webHidden/>
          </w:rPr>
          <w:tab/>
        </w:r>
        <w:r>
          <w:rPr>
            <w:noProof/>
            <w:webHidden/>
          </w:rPr>
          <w:fldChar w:fldCharType="begin"/>
        </w:r>
        <w:r>
          <w:rPr>
            <w:noProof/>
            <w:webHidden/>
          </w:rPr>
          <w:instrText xml:space="preserve"> PAGEREF _Toc241494546 \h </w:instrText>
        </w:r>
        <w:r>
          <w:rPr>
            <w:noProof/>
            <w:webHidden/>
          </w:rPr>
        </w:r>
        <w:r>
          <w:rPr>
            <w:noProof/>
            <w:webHidden/>
          </w:rPr>
          <w:fldChar w:fldCharType="separate"/>
        </w:r>
        <w:r>
          <w:rPr>
            <w:noProof/>
            <w:webHidden/>
          </w:rPr>
          <w:t>22</w:t>
        </w:r>
        <w:r>
          <w:rPr>
            <w:noProof/>
            <w:webHidden/>
          </w:rPr>
          <w:fldChar w:fldCharType="end"/>
        </w:r>
      </w:hyperlink>
    </w:p>
    <w:p w14:paraId="28C2714A" w14:textId="78AB4403"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7"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대출약정의</w:t>
        </w:r>
        <w:r w:rsidRPr="00642346">
          <w:rPr>
            <w:rStyle w:val="af3"/>
            <w:noProof/>
          </w:rPr>
          <w:t xml:space="preserve"> </w:t>
        </w:r>
        <w:r w:rsidRPr="00642346">
          <w:rPr>
            <w:rStyle w:val="af3"/>
            <w:noProof/>
          </w:rPr>
          <w:t>종료</w:t>
        </w:r>
        <w:r>
          <w:rPr>
            <w:noProof/>
            <w:webHidden/>
          </w:rPr>
          <w:tab/>
        </w:r>
        <w:r>
          <w:rPr>
            <w:noProof/>
            <w:webHidden/>
          </w:rPr>
          <w:fldChar w:fldCharType="begin"/>
        </w:r>
        <w:r>
          <w:rPr>
            <w:noProof/>
            <w:webHidden/>
          </w:rPr>
          <w:instrText xml:space="preserve"> PAGEREF _Toc241494547 \h </w:instrText>
        </w:r>
        <w:r>
          <w:rPr>
            <w:noProof/>
            <w:webHidden/>
          </w:rPr>
        </w:r>
        <w:r>
          <w:rPr>
            <w:noProof/>
            <w:webHidden/>
          </w:rPr>
          <w:fldChar w:fldCharType="separate"/>
        </w:r>
        <w:r>
          <w:rPr>
            <w:noProof/>
            <w:webHidden/>
          </w:rPr>
          <w:t>23</w:t>
        </w:r>
        <w:r>
          <w:rPr>
            <w:noProof/>
            <w:webHidden/>
          </w:rPr>
          <w:fldChar w:fldCharType="end"/>
        </w:r>
      </w:hyperlink>
    </w:p>
    <w:p w14:paraId="4680E140" w14:textId="587468A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8"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영업일</w:t>
        </w:r>
        <w:r>
          <w:rPr>
            <w:noProof/>
            <w:webHidden/>
          </w:rPr>
          <w:tab/>
        </w:r>
        <w:r>
          <w:rPr>
            <w:noProof/>
            <w:webHidden/>
          </w:rPr>
          <w:fldChar w:fldCharType="begin"/>
        </w:r>
        <w:r>
          <w:rPr>
            <w:noProof/>
            <w:webHidden/>
          </w:rPr>
          <w:instrText xml:space="preserve"> PAGEREF _Toc241494548 \h </w:instrText>
        </w:r>
        <w:r>
          <w:rPr>
            <w:noProof/>
            <w:webHidden/>
          </w:rPr>
        </w:r>
        <w:r>
          <w:rPr>
            <w:noProof/>
            <w:webHidden/>
          </w:rPr>
          <w:fldChar w:fldCharType="separate"/>
        </w:r>
        <w:r>
          <w:rPr>
            <w:noProof/>
            <w:webHidden/>
          </w:rPr>
          <w:t>23</w:t>
        </w:r>
        <w:r>
          <w:rPr>
            <w:noProof/>
            <w:webHidden/>
          </w:rPr>
          <w:fldChar w:fldCharType="end"/>
        </w:r>
      </w:hyperlink>
    </w:p>
    <w:p w14:paraId="594E2505" w14:textId="3E6004E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9"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지급방법</w:t>
        </w:r>
        <w:r>
          <w:rPr>
            <w:noProof/>
            <w:webHidden/>
          </w:rPr>
          <w:tab/>
        </w:r>
        <w:r>
          <w:rPr>
            <w:noProof/>
            <w:webHidden/>
          </w:rPr>
          <w:fldChar w:fldCharType="begin"/>
        </w:r>
        <w:r>
          <w:rPr>
            <w:noProof/>
            <w:webHidden/>
          </w:rPr>
          <w:instrText xml:space="preserve"> PAGEREF _Toc241494549 \h </w:instrText>
        </w:r>
        <w:r>
          <w:rPr>
            <w:noProof/>
            <w:webHidden/>
          </w:rPr>
        </w:r>
        <w:r>
          <w:rPr>
            <w:noProof/>
            <w:webHidden/>
          </w:rPr>
          <w:fldChar w:fldCharType="separate"/>
        </w:r>
        <w:r>
          <w:rPr>
            <w:noProof/>
            <w:webHidden/>
          </w:rPr>
          <w:t>23</w:t>
        </w:r>
        <w:r>
          <w:rPr>
            <w:noProof/>
            <w:webHidden/>
          </w:rPr>
          <w:fldChar w:fldCharType="end"/>
        </w:r>
      </w:hyperlink>
    </w:p>
    <w:p w14:paraId="25EF29AD" w14:textId="0D8C8FC0"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50" w:history="1">
        <w:r w:rsidRPr="00642346">
          <w:rPr>
            <w:rStyle w:val="af3"/>
            <w:noProof/>
          </w:rPr>
          <w:t>제</w:t>
        </w:r>
        <w:r w:rsidRPr="00642346">
          <w:rPr>
            <w:rStyle w:val="af3"/>
            <w:noProof/>
          </w:rPr>
          <w:t xml:space="preserve"> 8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자금의</w:t>
        </w:r>
        <w:r w:rsidRPr="00642346">
          <w:rPr>
            <w:rStyle w:val="af3"/>
            <w:noProof/>
          </w:rPr>
          <w:t xml:space="preserve"> </w:t>
        </w:r>
        <w:r w:rsidRPr="00642346">
          <w:rPr>
            <w:rStyle w:val="af3"/>
            <w:noProof/>
          </w:rPr>
          <w:t>관리</w:t>
        </w:r>
        <w:r>
          <w:rPr>
            <w:noProof/>
            <w:webHidden/>
          </w:rPr>
          <w:tab/>
        </w:r>
        <w:r>
          <w:rPr>
            <w:noProof/>
            <w:webHidden/>
          </w:rPr>
          <w:fldChar w:fldCharType="begin"/>
        </w:r>
        <w:r>
          <w:rPr>
            <w:noProof/>
            <w:webHidden/>
          </w:rPr>
          <w:instrText xml:space="preserve"> PAGEREF _Toc241494550 \h </w:instrText>
        </w:r>
        <w:r>
          <w:rPr>
            <w:noProof/>
            <w:webHidden/>
          </w:rPr>
        </w:r>
        <w:r>
          <w:rPr>
            <w:noProof/>
            <w:webHidden/>
          </w:rPr>
          <w:fldChar w:fldCharType="separate"/>
        </w:r>
        <w:r>
          <w:rPr>
            <w:noProof/>
            <w:webHidden/>
          </w:rPr>
          <w:t>23</w:t>
        </w:r>
        <w:r>
          <w:rPr>
            <w:noProof/>
            <w:webHidden/>
          </w:rPr>
          <w:fldChar w:fldCharType="end"/>
        </w:r>
      </w:hyperlink>
    </w:p>
    <w:p w14:paraId="631EAB29" w14:textId="3E72B78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1"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계좌의</w:t>
        </w:r>
        <w:r w:rsidRPr="00642346">
          <w:rPr>
            <w:rStyle w:val="af3"/>
            <w:noProof/>
          </w:rPr>
          <w:t xml:space="preserve"> </w:t>
        </w:r>
        <w:r w:rsidRPr="00642346">
          <w:rPr>
            <w:rStyle w:val="af3"/>
            <w:noProof/>
          </w:rPr>
          <w:t>개설</w:t>
        </w:r>
        <w:r>
          <w:rPr>
            <w:noProof/>
            <w:webHidden/>
          </w:rPr>
          <w:tab/>
        </w:r>
        <w:r>
          <w:rPr>
            <w:noProof/>
            <w:webHidden/>
          </w:rPr>
          <w:fldChar w:fldCharType="begin"/>
        </w:r>
        <w:r>
          <w:rPr>
            <w:noProof/>
            <w:webHidden/>
          </w:rPr>
          <w:instrText xml:space="preserve"> PAGEREF _Toc241494551 \h </w:instrText>
        </w:r>
        <w:r>
          <w:rPr>
            <w:noProof/>
            <w:webHidden/>
          </w:rPr>
        </w:r>
        <w:r>
          <w:rPr>
            <w:noProof/>
            <w:webHidden/>
          </w:rPr>
          <w:fldChar w:fldCharType="separate"/>
        </w:r>
        <w:r>
          <w:rPr>
            <w:noProof/>
            <w:webHidden/>
          </w:rPr>
          <w:t>23</w:t>
        </w:r>
        <w:r>
          <w:rPr>
            <w:noProof/>
            <w:webHidden/>
          </w:rPr>
          <w:fldChar w:fldCharType="end"/>
        </w:r>
      </w:hyperlink>
    </w:p>
    <w:p w14:paraId="2A993184" w14:textId="4C1C962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2"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대출금입금계좌</w:t>
        </w:r>
        <w:r>
          <w:rPr>
            <w:noProof/>
            <w:webHidden/>
          </w:rPr>
          <w:tab/>
        </w:r>
        <w:r>
          <w:rPr>
            <w:noProof/>
            <w:webHidden/>
          </w:rPr>
          <w:fldChar w:fldCharType="begin"/>
        </w:r>
        <w:r>
          <w:rPr>
            <w:noProof/>
            <w:webHidden/>
          </w:rPr>
          <w:instrText xml:space="preserve"> PAGEREF _Toc241494552 \h </w:instrText>
        </w:r>
        <w:r>
          <w:rPr>
            <w:noProof/>
            <w:webHidden/>
          </w:rPr>
        </w:r>
        <w:r>
          <w:rPr>
            <w:noProof/>
            <w:webHidden/>
          </w:rPr>
          <w:fldChar w:fldCharType="separate"/>
        </w:r>
        <w:r>
          <w:rPr>
            <w:noProof/>
            <w:webHidden/>
          </w:rPr>
          <w:t>24</w:t>
        </w:r>
        <w:r>
          <w:rPr>
            <w:noProof/>
            <w:webHidden/>
          </w:rPr>
          <w:fldChar w:fldCharType="end"/>
        </w:r>
      </w:hyperlink>
    </w:p>
    <w:p w14:paraId="520D64D3" w14:textId="1A26EF5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3"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수입금계좌</w:t>
        </w:r>
        <w:r>
          <w:rPr>
            <w:noProof/>
            <w:webHidden/>
          </w:rPr>
          <w:tab/>
        </w:r>
        <w:r>
          <w:rPr>
            <w:noProof/>
            <w:webHidden/>
          </w:rPr>
          <w:fldChar w:fldCharType="begin"/>
        </w:r>
        <w:r>
          <w:rPr>
            <w:noProof/>
            <w:webHidden/>
          </w:rPr>
          <w:instrText xml:space="preserve"> PAGEREF _Toc241494553 \h </w:instrText>
        </w:r>
        <w:r>
          <w:rPr>
            <w:noProof/>
            <w:webHidden/>
          </w:rPr>
        </w:r>
        <w:r>
          <w:rPr>
            <w:noProof/>
            <w:webHidden/>
          </w:rPr>
          <w:fldChar w:fldCharType="separate"/>
        </w:r>
        <w:r>
          <w:rPr>
            <w:noProof/>
            <w:webHidden/>
          </w:rPr>
          <w:t>24</w:t>
        </w:r>
        <w:r>
          <w:rPr>
            <w:noProof/>
            <w:webHidden/>
          </w:rPr>
          <w:fldChar w:fldCharType="end"/>
        </w:r>
      </w:hyperlink>
    </w:p>
    <w:p w14:paraId="66E1E49E" w14:textId="745E7FB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4"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운영계좌</w:t>
        </w:r>
        <w:r>
          <w:rPr>
            <w:noProof/>
            <w:webHidden/>
          </w:rPr>
          <w:tab/>
        </w:r>
        <w:r>
          <w:rPr>
            <w:noProof/>
            <w:webHidden/>
          </w:rPr>
          <w:fldChar w:fldCharType="begin"/>
        </w:r>
        <w:r>
          <w:rPr>
            <w:noProof/>
            <w:webHidden/>
          </w:rPr>
          <w:instrText xml:space="preserve"> PAGEREF _Toc241494554 \h </w:instrText>
        </w:r>
        <w:r>
          <w:rPr>
            <w:noProof/>
            <w:webHidden/>
          </w:rPr>
        </w:r>
        <w:r>
          <w:rPr>
            <w:noProof/>
            <w:webHidden/>
          </w:rPr>
          <w:fldChar w:fldCharType="separate"/>
        </w:r>
        <w:r>
          <w:rPr>
            <w:noProof/>
            <w:webHidden/>
          </w:rPr>
          <w:t>25</w:t>
        </w:r>
        <w:r>
          <w:rPr>
            <w:noProof/>
            <w:webHidden/>
          </w:rPr>
          <w:fldChar w:fldCharType="end"/>
        </w:r>
      </w:hyperlink>
    </w:p>
    <w:p w14:paraId="030C65CE" w14:textId="732DF15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5"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이자유보계좌</w:t>
        </w:r>
        <w:r>
          <w:rPr>
            <w:noProof/>
            <w:webHidden/>
          </w:rPr>
          <w:tab/>
        </w:r>
        <w:r>
          <w:rPr>
            <w:noProof/>
            <w:webHidden/>
          </w:rPr>
          <w:fldChar w:fldCharType="begin"/>
        </w:r>
        <w:r>
          <w:rPr>
            <w:noProof/>
            <w:webHidden/>
          </w:rPr>
          <w:instrText xml:space="preserve"> PAGEREF _Toc241494555 \h </w:instrText>
        </w:r>
        <w:r>
          <w:rPr>
            <w:noProof/>
            <w:webHidden/>
          </w:rPr>
        </w:r>
        <w:r>
          <w:rPr>
            <w:noProof/>
            <w:webHidden/>
          </w:rPr>
          <w:fldChar w:fldCharType="separate"/>
        </w:r>
        <w:r>
          <w:rPr>
            <w:noProof/>
            <w:webHidden/>
          </w:rPr>
          <w:t>25</w:t>
        </w:r>
        <w:r>
          <w:rPr>
            <w:noProof/>
            <w:webHidden/>
          </w:rPr>
          <w:fldChar w:fldCharType="end"/>
        </w:r>
      </w:hyperlink>
    </w:p>
    <w:p w14:paraId="0DAA529A" w14:textId="5BADD1D0"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6"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보험금수령계좌</w:t>
        </w:r>
        <w:r>
          <w:rPr>
            <w:noProof/>
            <w:webHidden/>
          </w:rPr>
          <w:tab/>
        </w:r>
        <w:r>
          <w:rPr>
            <w:noProof/>
            <w:webHidden/>
          </w:rPr>
          <w:fldChar w:fldCharType="begin"/>
        </w:r>
        <w:r>
          <w:rPr>
            <w:noProof/>
            <w:webHidden/>
          </w:rPr>
          <w:instrText xml:space="preserve"> PAGEREF _Toc241494556 \h </w:instrText>
        </w:r>
        <w:r>
          <w:rPr>
            <w:noProof/>
            <w:webHidden/>
          </w:rPr>
        </w:r>
        <w:r>
          <w:rPr>
            <w:noProof/>
            <w:webHidden/>
          </w:rPr>
          <w:fldChar w:fldCharType="separate"/>
        </w:r>
        <w:r>
          <w:rPr>
            <w:noProof/>
            <w:webHidden/>
          </w:rPr>
          <w:t>27</w:t>
        </w:r>
        <w:r>
          <w:rPr>
            <w:noProof/>
            <w:webHidden/>
          </w:rPr>
          <w:fldChar w:fldCharType="end"/>
        </w:r>
      </w:hyperlink>
    </w:p>
    <w:p w14:paraId="5A2F8B5A" w14:textId="4102C690"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7"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임대차보증금계좌의</w:t>
        </w:r>
        <w:r w:rsidRPr="00642346">
          <w:rPr>
            <w:rStyle w:val="af3"/>
            <w:noProof/>
          </w:rPr>
          <w:t xml:space="preserve"> </w:t>
        </w:r>
        <w:r w:rsidRPr="00642346">
          <w:rPr>
            <w:rStyle w:val="af3"/>
            <w:noProof/>
          </w:rPr>
          <w:t>추가</w:t>
        </w:r>
        <w:r w:rsidRPr="00642346">
          <w:rPr>
            <w:rStyle w:val="af3"/>
            <w:noProof/>
          </w:rPr>
          <w:t xml:space="preserve"> </w:t>
        </w:r>
        <w:r w:rsidRPr="00642346">
          <w:rPr>
            <w:rStyle w:val="af3"/>
            <w:noProof/>
          </w:rPr>
          <w:t>개설</w:t>
        </w:r>
        <w:r>
          <w:rPr>
            <w:noProof/>
            <w:webHidden/>
          </w:rPr>
          <w:tab/>
        </w:r>
        <w:r>
          <w:rPr>
            <w:noProof/>
            <w:webHidden/>
          </w:rPr>
          <w:fldChar w:fldCharType="begin"/>
        </w:r>
        <w:r>
          <w:rPr>
            <w:noProof/>
            <w:webHidden/>
          </w:rPr>
          <w:instrText xml:space="preserve"> PAGEREF _Toc241494557 \h </w:instrText>
        </w:r>
        <w:r>
          <w:rPr>
            <w:noProof/>
            <w:webHidden/>
          </w:rPr>
        </w:r>
        <w:r>
          <w:rPr>
            <w:noProof/>
            <w:webHidden/>
          </w:rPr>
          <w:fldChar w:fldCharType="separate"/>
        </w:r>
        <w:r>
          <w:rPr>
            <w:noProof/>
            <w:webHidden/>
          </w:rPr>
          <w:t>28</w:t>
        </w:r>
        <w:r>
          <w:rPr>
            <w:noProof/>
            <w:webHidden/>
          </w:rPr>
          <w:fldChar w:fldCharType="end"/>
        </w:r>
      </w:hyperlink>
    </w:p>
    <w:p w14:paraId="6D01EF62" w14:textId="659466B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8"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수납관리의무</w:t>
        </w:r>
        <w:r>
          <w:rPr>
            <w:noProof/>
            <w:webHidden/>
          </w:rPr>
          <w:tab/>
        </w:r>
        <w:r>
          <w:rPr>
            <w:noProof/>
            <w:webHidden/>
          </w:rPr>
          <w:fldChar w:fldCharType="begin"/>
        </w:r>
        <w:r>
          <w:rPr>
            <w:noProof/>
            <w:webHidden/>
          </w:rPr>
          <w:instrText xml:space="preserve"> PAGEREF _Toc241494558 \h </w:instrText>
        </w:r>
        <w:r>
          <w:rPr>
            <w:noProof/>
            <w:webHidden/>
          </w:rPr>
        </w:r>
        <w:r>
          <w:rPr>
            <w:noProof/>
            <w:webHidden/>
          </w:rPr>
          <w:fldChar w:fldCharType="separate"/>
        </w:r>
        <w:r>
          <w:rPr>
            <w:noProof/>
            <w:webHidden/>
          </w:rPr>
          <w:t>28</w:t>
        </w:r>
        <w:r>
          <w:rPr>
            <w:noProof/>
            <w:webHidden/>
          </w:rPr>
          <w:fldChar w:fldCharType="end"/>
        </w:r>
      </w:hyperlink>
    </w:p>
    <w:p w14:paraId="7E496DD2" w14:textId="54DB2816"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59" w:history="1">
        <w:r w:rsidRPr="00642346">
          <w:rPr>
            <w:rStyle w:val="af3"/>
            <w:noProof/>
          </w:rPr>
          <w:t>제</w:t>
        </w:r>
        <w:r w:rsidRPr="00642346">
          <w:rPr>
            <w:rStyle w:val="af3"/>
            <w:noProof/>
          </w:rPr>
          <w:t xml:space="preserve"> 9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담보의</w:t>
        </w:r>
        <w:r w:rsidRPr="00642346">
          <w:rPr>
            <w:rStyle w:val="af3"/>
            <w:noProof/>
          </w:rPr>
          <w:t xml:space="preserve"> </w:t>
        </w:r>
        <w:r w:rsidRPr="00642346">
          <w:rPr>
            <w:rStyle w:val="af3"/>
            <w:noProof/>
          </w:rPr>
          <w:t>제공</w:t>
        </w:r>
        <w:r>
          <w:rPr>
            <w:noProof/>
            <w:webHidden/>
          </w:rPr>
          <w:tab/>
        </w:r>
        <w:r>
          <w:rPr>
            <w:noProof/>
            <w:webHidden/>
          </w:rPr>
          <w:fldChar w:fldCharType="begin"/>
        </w:r>
        <w:r>
          <w:rPr>
            <w:noProof/>
            <w:webHidden/>
          </w:rPr>
          <w:instrText xml:space="preserve"> PAGEREF _Toc241494559 \h </w:instrText>
        </w:r>
        <w:r>
          <w:rPr>
            <w:noProof/>
            <w:webHidden/>
          </w:rPr>
        </w:r>
        <w:r>
          <w:rPr>
            <w:noProof/>
            <w:webHidden/>
          </w:rPr>
          <w:fldChar w:fldCharType="separate"/>
        </w:r>
        <w:r>
          <w:rPr>
            <w:noProof/>
            <w:webHidden/>
          </w:rPr>
          <w:t>29</w:t>
        </w:r>
        <w:r>
          <w:rPr>
            <w:noProof/>
            <w:webHidden/>
          </w:rPr>
          <w:fldChar w:fldCharType="end"/>
        </w:r>
      </w:hyperlink>
    </w:p>
    <w:p w14:paraId="62070ECB" w14:textId="19847D2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0"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본건</w:t>
        </w:r>
        <w:r w:rsidRPr="00642346">
          <w:rPr>
            <w:rStyle w:val="af3"/>
            <w:noProof/>
          </w:rPr>
          <w:t xml:space="preserve"> </w:t>
        </w:r>
        <w:r w:rsidRPr="00642346">
          <w:rPr>
            <w:rStyle w:val="af3"/>
            <w:noProof/>
          </w:rPr>
          <w:t>부동산에</w:t>
        </w:r>
        <w:r w:rsidRPr="00642346">
          <w:rPr>
            <w:rStyle w:val="af3"/>
            <w:noProof/>
          </w:rPr>
          <w:t xml:space="preserve"> </w:t>
        </w:r>
        <w:r w:rsidRPr="00642346">
          <w:rPr>
            <w:rStyle w:val="af3"/>
            <w:noProof/>
          </w:rPr>
          <w:t>대한</w:t>
        </w:r>
        <w:r w:rsidRPr="00642346">
          <w:rPr>
            <w:rStyle w:val="af3"/>
            <w:noProof/>
          </w:rPr>
          <w:t xml:space="preserve"> </w:t>
        </w:r>
        <w:r w:rsidRPr="00642346">
          <w:rPr>
            <w:rStyle w:val="af3"/>
            <w:noProof/>
          </w:rPr>
          <w:t>담보신탁</w:t>
        </w:r>
        <w:r w:rsidRPr="00642346">
          <w:rPr>
            <w:rStyle w:val="af3"/>
            <w:noProof/>
          </w:rPr>
          <w:t xml:space="preserve"> </w:t>
        </w:r>
        <w:r w:rsidRPr="00642346">
          <w:rPr>
            <w:rStyle w:val="af3"/>
            <w:noProof/>
          </w:rPr>
          <w:t>우선수익권</w:t>
        </w:r>
        <w:r w:rsidRPr="00642346">
          <w:rPr>
            <w:rStyle w:val="af3"/>
            <w:noProof/>
          </w:rPr>
          <w:t xml:space="preserve"> </w:t>
        </w:r>
        <w:r w:rsidRPr="00642346">
          <w:rPr>
            <w:rStyle w:val="af3"/>
            <w:noProof/>
          </w:rPr>
          <w:t>설정</w:t>
        </w:r>
        <w:r w:rsidRPr="00642346">
          <w:rPr>
            <w:rStyle w:val="af3"/>
            <w:noProof/>
          </w:rPr>
          <w:t xml:space="preserve"> </w:t>
        </w:r>
        <w:r w:rsidRPr="00642346">
          <w:rPr>
            <w:rStyle w:val="af3"/>
            <w:noProof/>
          </w:rPr>
          <w:t>등</w:t>
        </w:r>
        <w:r>
          <w:rPr>
            <w:noProof/>
            <w:webHidden/>
          </w:rPr>
          <w:tab/>
        </w:r>
        <w:r>
          <w:rPr>
            <w:noProof/>
            <w:webHidden/>
          </w:rPr>
          <w:fldChar w:fldCharType="begin"/>
        </w:r>
        <w:r>
          <w:rPr>
            <w:noProof/>
            <w:webHidden/>
          </w:rPr>
          <w:instrText xml:space="preserve"> PAGEREF _Toc241494560 \h </w:instrText>
        </w:r>
        <w:r>
          <w:rPr>
            <w:noProof/>
            <w:webHidden/>
          </w:rPr>
        </w:r>
        <w:r>
          <w:rPr>
            <w:noProof/>
            <w:webHidden/>
          </w:rPr>
          <w:fldChar w:fldCharType="separate"/>
        </w:r>
        <w:r>
          <w:rPr>
            <w:noProof/>
            <w:webHidden/>
          </w:rPr>
          <w:t>29</w:t>
        </w:r>
        <w:r>
          <w:rPr>
            <w:noProof/>
            <w:webHidden/>
          </w:rPr>
          <w:fldChar w:fldCharType="end"/>
        </w:r>
      </w:hyperlink>
    </w:p>
    <w:p w14:paraId="43CF652D" w14:textId="643CAD7A"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1"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보험에</w:t>
        </w:r>
        <w:r w:rsidRPr="00642346">
          <w:rPr>
            <w:rStyle w:val="af3"/>
            <w:noProof/>
          </w:rPr>
          <w:t xml:space="preserve"> </w:t>
        </w:r>
        <w:r w:rsidRPr="00642346">
          <w:rPr>
            <w:rStyle w:val="af3"/>
            <w:noProof/>
          </w:rPr>
          <w:t>대한</w:t>
        </w:r>
        <w:r w:rsidRPr="00642346">
          <w:rPr>
            <w:rStyle w:val="af3"/>
            <w:noProof/>
          </w:rPr>
          <w:t xml:space="preserve"> </w:t>
        </w:r>
        <w:r w:rsidRPr="00642346">
          <w:rPr>
            <w:rStyle w:val="af3"/>
            <w:noProof/>
          </w:rPr>
          <w:t>근질권</w:t>
        </w:r>
        <w:r w:rsidRPr="00642346">
          <w:rPr>
            <w:rStyle w:val="af3"/>
            <w:noProof/>
          </w:rPr>
          <w:t xml:space="preserve"> </w:t>
        </w:r>
        <w:r w:rsidRPr="00642346">
          <w:rPr>
            <w:rStyle w:val="af3"/>
            <w:noProof/>
          </w:rPr>
          <w:t>설정</w:t>
        </w:r>
        <w:r>
          <w:rPr>
            <w:noProof/>
            <w:webHidden/>
          </w:rPr>
          <w:tab/>
        </w:r>
        <w:r>
          <w:rPr>
            <w:noProof/>
            <w:webHidden/>
          </w:rPr>
          <w:fldChar w:fldCharType="begin"/>
        </w:r>
        <w:r>
          <w:rPr>
            <w:noProof/>
            <w:webHidden/>
          </w:rPr>
          <w:instrText xml:space="preserve"> PAGEREF _Toc241494561 \h </w:instrText>
        </w:r>
        <w:r>
          <w:rPr>
            <w:noProof/>
            <w:webHidden/>
          </w:rPr>
        </w:r>
        <w:r>
          <w:rPr>
            <w:noProof/>
            <w:webHidden/>
          </w:rPr>
          <w:fldChar w:fldCharType="separate"/>
        </w:r>
        <w:r>
          <w:rPr>
            <w:noProof/>
            <w:webHidden/>
          </w:rPr>
          <w:t>29</w:t>
        </w:r>
        <w:r>
          <w:rPr>
            <w:noProof/>
            <w:webHidden/>
          </w:rPr>
          <w:fldChar w:fldCharType="end"/>
        </w:r>
      </w:hyperlink>
    </w:p>
    <w:p w14:paraId="06694A9D" w14:textId="2A183F8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2"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예금채권에</w:t>
        </w:r>
        <w:r w:rsidRPr="00642346">
          <w:rPr>
            <w:rStyle w:val="af3"/>
            <w:noProof/>
          </w:rPr>
          <w:t xml:space="preserve"> </w:t>
        </w:r>
        <w:r w:rsidRPr="00642346">
          <w:rPr>
            <w:rStyle w:val="af3"/>
            <w:noProof/>
          </w:rPr>
          <w:t>대한</w:t>
        </w:r>
        <w:r w:rsidRPr="00642346">
          <w:rPr>
            <w:rStyle w:val="af3"/>
            <w:noProof/>
          </w:rPr>
          <w:t xml:space="preserve"> </w:t>
        </w:r>
        <w:r w:rsidRPr="00642346">
          <w:rPr>
            <w:rStyle w:val="af3"/>
            <w:noProof/>
          </w:rPr>
          <w:t>근질권</w:t>
        </w:r>
        <w:r w:rsidRPr="00642346">
          <w:rPr>
            <w:rStyle w:val="af3"/>
            <w:noProof/>
          </w:rPr>
          <w:t xml:space="preserve"> </w:t>
        </w:r>
        <w:r w:rsidRPr="00642346">
          <w:rPr>
            <w:rStyle w:val="af3"/>
            <w:noProof/>
          </w:rPr>
          <w:t>설정</w:t>
        </w:r>
        <w:r>
          <w:rPr>
            <w:noProof/>
            <w:webHidden/>
          </w:rPr>
          <w:tab/>
        </w:r>
        <w:r>
          <w:rPr>
            <w:noProof/>
            <w:webHidden/>
          </w:rPr>
          <w:fldChar w:fldCharType="begin"/>
        </w:r>
        <w:r>
          <w:rPr>
            <w:noProof/>
            <w:webHidden/>
          </w:rPr>
          <w:instrText xml:space="preserve"> PAGEREF _Toc241494562 \h </w:instrText>
        </w:r>
        <w:r>
          <w:rPr>
            <w:noProof/>
            <w:webHidden/>
          </w:rPr>
        </w:r>
        <w:r>
          <w:rPr>
            <w:noProof/>
            <w:webHidden/>
          </w:rPr>
          <w:fldChar w:fldCharType="separate"/>
        </w:r>
        <w:r>
          <w:rPr>
            <w:noProof/>
            <w:webHidden/>
          </w:rPr>
          <w:t>30</w:t>
        </w:r>
        <w:r>
          <w:rPr>
            <w:noProof/>
            <w:webHidden/>
          </w:rPr>
          <w:fldChar w:fldCharType="end"/>
        </w:r>
      </w:hyperlink>
    </w:p>
    <w:p w14:paraId="106025A8" w14:textId="6D0C4703"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63" w:history="1">
        <w:r w:rsidRPr="00642346">
          <w:rPr>
            <w:rStyle w:val="af3"/>
            <w:noProof/>
          </w:rPr>
          <w:t>제</w:t>
        </w:r>
        <w:r w:rsidRPr="00642346">
          <w:rPr>
            <w:rStyle w:val="af3"/>
            <w:noProof/>
          </w:rPr>
          <w:t xml:space="preserve"> 10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차주의</w:t>
        </w:r>
        <w:r w:rsidRPr="00642346">
          <w:rPr>
            <w:rStyle w:val="af3"/>
            <w:noProof/>
          </w:rPr>
          <w:t xml:space="preserve"> </w:t>
        </w:r>
        <w:r w:rsidRPr="00642346">
          <w:rPr>
            <w:rStyle w:val="af3"/>
            <w:noProof/>
          </w:rPr>
          <w:t>진술</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보장</w:t>
        </w:r>
        <w:r>
          <w:rPr>
            <w:noProof/>
            <w:webHidden/>
          </w:rPr>
          <w:tab/>
        </w:r>
        <w:r>
          <w:rPr>
            <w:noProof/>
            <w:webHidden/>
          </w:rPr>
          <w:fldChar w:fldCharType="begin"/>
        </w:r>
        <w:r>
          <w:rPr>
            <w:noProof/>
            <w:webHidden/>
          </w:rPr>
          <w:instrText xml:space="preserve"> PAGEREF _Toc241494563 \h </w:instrText>
        </w:r>
        <w:r>
          <w:rPr>
            <w:noProof/>
            <w:webHidden/>
          </w:rPr>
        </w:r>
        <w:r>
          <w:rPr>
            <w:noProof/>
            <w:webHidden/>
          </w:rPr>
          <w:fldChar w:fldCharType="separate"/>
        </w:r>
        <w:r>
          <w:rPr>
            <w:noProof/>
            <w:webHidden/>
          </w:rPr>
          <w:t>30</w:t>
        </w:r>
        <w:r>
          <w:rPr>
            <w:noProof/>
            <w:webHidden/>
          </w:rPr>
          <w:fldChar w:fldCharType="end"/>
        </w:r>
      </w:hyperlink>
    </w:p>
    <w:p w14:paraId="53914F7C" w14:textId="14162C4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4"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법인격</w:t>
        </w:r>
        <w:r>
          <w:rPr>
            <w:noProof/>
            <w:webHidden/>
          </w:rPr>
          <w:tab/>
        </w:r>
        <w:r>
          <w:rPr>
            <w:noProof/>
            <w:webHidden/>
          </w:rPr>
          <w:fldChar w:fldCharType="begin"/>
        </w:r>
        <w:r>
          <w:rPr>
            <w:noProof/>
            <w:webHidden/>
          </w:rPr>
          <w:instrText xml:space="preserve"> PAGEREF _Toc241494564 \h </w:instrText>
        </w:r>
        <w:r>
          <w:rPr>
            <w:noProof/>
            <w:webHidden/>
          </w:rPr>
        </w:r>
        <w:r>
          <w:rPr>
            <w:noProof/>
            <w:webHidden/>
          </w:rPr>
          <w:fldChar w:fldCharType="separate"/>
        </w:r>
        <w:r>
          <w:rPr>
            <w:noProof/>
            <w:webHidden/>
          </w:rPr>
          <w:t>31</w:t>
        </w:r>
        <w:r>
          <w:rPr>
            <w:noProof/>
            <w:webHidden/>
          </w:rPr>
          <w:fldChar w:fldCharType="end"/>
        </w:r>
      </w:hyperlink>
    </w:p>
    <w:p w14:paraId="08A31D65" w14:textId="5E89107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5"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법과</w:t>
        </w:r>
        <w:r w:rsidRPr="00642346">
          <w:rPr>
            <w:rStyle w:val="af3"/>
            <w:noProof/>
          </w:rPr>
          <w:t xml:space="preserve"> </w:t>
        </w:r>
        <w:r w:rsidRPr="00642346">
          <w:rPr>
            <w:rStyle w:val="af3"/>
            <w:noProof/>
          </w:rPr>
          <w:t>기타</w:t>
        </w:r>
        <w:r w:rsidRPr="00642346">
          <w:rPr>
            <w:rStyle w:val="af3"/>
            <w:noProof/>
          </w:rPr>
          <w:t xml:space="preserve"> </w:t>
        </w:r>
        <w:r w:rsidRPr="00642346">
          <w:rPr>
            <w:rStyle w:val="af3"/>
            <w:noProof/>
          </w:rPr>
          <w:t>약정의</w:t>
        </w:r>
        <w:r w:rsidRPr="00642346">
          <w:rPr>
            <w:rStyle w:val="af3"/>
            <w:noProof/>
          </w:rPr>
          <w:t xml:space="preserve"> </w:t>
        </w:r>
        <w:r w:rsidRPr="00642346">
          <w:rPr>
            <w:rStyle w:val="af3"/>
            <w:noProof/>
          </w:rPr>
          <w:t>준수</w:t>
        </w:r>
        <w:r>
          <w:rPr>
            <w:noProof/>
            <w:webHidden/>
          </w:rPr>
          <w:tab/>
        </w:r>
        <w:r>
          <w:rPr>
            <w:noProof/>
            <w:webHidden/>
          </w:rPr>
          <w:fldChar w:fldCharType="begin"/>
        </w:r>
        <w:r>
          <w:rPr>
            <w:noProof/>
            <w:webHidden/>
          </w:rPr>
          <w:instrText xml:space="preserve"> PAGEREF _Toc241494565 \h </w:instrText>
        </w:r>
        <w:r>
          <w:rPr>
            <w:noProof/>
            <w:webHidden/>
          </w:rPr>
        </w:r>
        <w:r>
          <w:rPr>
            <w:noProof/>
            <w:webHidden/>
          </w:rPr>
          <w:fldChar w:fldCharType="separate"/>
        </w:r>
        <w:r>
          <w:rPr>
            <w:noProof/>
            <w:webHidden/>
          </w:rPr>
          <w:t>31</w:t>
        </w:r>
        <w:r>
          <w:rPr>
            <w:noProof/>
            <w:webHidden/>
          </w:rPr>
          <w:fldChar w:fldCharType="end"/>
        </w:r>
      </w:hyperlink>
    </w:p>
    <w:p w14:paraId="74AB5AE5" w14:textId="531180A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6"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채무불이행의</w:t>
        </w:r>
        <w:r w:rsidRPr="00642346">
          <w:rPr>
            <w:rStyle w:val="af3"/>
            <w:noProof/>
          </w:rPr>
          <w:t xml:space="preserve"> </w:t>
        </w:r>
        <w:r w:rsidRPr="00642346">
          <w:rPr>
            <w:rStyle w:val="af3"/>
            <w:noProof/>
          </w:rPr>
          <w:t>부존재</w:t>
        </w:r>
        <w:r>
          <w:rPr>
            <w:noProof/>
            <w:webHidden/>
          </w:rPr>
          <w:tab/>
        </w:r>
        <w:r>
          <w:rPr>
            <w:noProof/>
            <w:webHidden/>
          </w:rPr>
          <w:fldChar w:fldCharType="begin"/>
        </w:r>
        <w:r>
          <w:rPr>
            <w:noProof/>
            <w:webHidden/>
          </w:rPr>
          <w:instrText xml:space="preserve"> PAGEREF _Toc241494566 \h </w:instrText>
        </w:r>
        <w:r>
          <w:rPr>
            <w:noProof/>
            <w:webHidden/>
          </w:rPr>
        </w:r>
        <w:r>
          <w:rPr>
            <w:noProof/>
            <w:webHidden/>
          </w:rPr>
          <w:fldChar w:fldCharType="separate"/>
        </w:r>
        <w:r>
          <w:rPr>
            <w:noProof/>
            <w:webHidden/>
          </w:rPr>
          <w:t>31</w:t>
        </w:r>
        <w:r>
          <w:rPr>
            <w:noProof/>
            <w:webHidden/>
          </w:rPr>
          <w:fldChar w:fldCharType="end"/>
        </w:r>
      </w:hyperlink>
    </w:p>
    <w:p w14:paraId="6CCAEDA9" w14:textId="34CE988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7"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법령의</w:t>
        </w:r>
        <w:r w:rsidRPr="00642346">
          <w:rPr>
            <w:rStyle w:val="af3"/>
            <w:noProof/>
          </w:rPr>
          <w:t xml:space="preserve"> </w:t>
        </w:r>
        <w:r w:rsidRPr="00642346">
          <w:rPr>
            <w:rStyle w:val="af3"/>
            <w:noProof/>
          </w:rPr>
          <w:t>준수</w:t>
        </w:r>
        <w:r>
          <w:rPr>
            <w:noProof/>
            <w:webHidden/>
          </w:rPr>
          <w:tab/>
        </w:r>
        <w:r>
          <w:rPr>
            <w:noProof/>
            <w:webHidden/>
          </w:rPr>
          <w:fldChar w:fldCharType="begin"/>
        </w:r>
        <w:r>
          <w:rPr>
            <w:noProof/>
            <w:webHidden/>
          </w:rPr>
          <w:instrText xml:space="preserve"> PAGEREF _Toc241494567 \h </w:instrText>
        </w:r>
        <w:r>
          <w:rPr>
            <w:noProof/>
            <w:webHidden/>
          </w:rPr>
        </w:r>
        <w:r>
          <w:rPr>
            <w:noProof/>
            <w:webHidden/>
          </w:rPr>
          <w:fldChar w:fldCharType="separate"/>
        </w:r>
        <w:r>
          <w:rPr>
            <w:noProof/>
            <w:webHidden/>
          </w:rPr>
          <w:t>31</w:t>
        </w:r>
        <w:r>
          <w:rPr>
            <w:noProof/>
            <w:webHidden/>
          </w:rPr>
          <w:fldChar w:fldCharType="end"/>
        </w:r>
      </w:hyperlink>
    </w:p>
    <w:p w14:paraId="400C70F1" w14:textId="6ADC678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8"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담보</w:t>
        </w:r>
        <w:r>
          <w:rPr>
            <w:noProof/>
            <w:webHidden/>
          </w:rPr>
          <w:tab/>
        </w:r>
        <w:r>
          <w:rPr>
            <w:noProof/>
            <w:webHidden/>
          </w:rPr>
          <w:fldChar w:fldCharType="begin"/>
        </w:r>
        <w:r>
          <w:rPr>
            <w:noProof/>
            <w:webHidden/>
          </w:rPr>
          <w:instrText xml:space="preserve"> PAGEREF _Toc241494568 \h </w:instrText>
        </w:r>
        <w:r>
          <w:rPr>
            <w:noProof/>
            <w:webHidden/>
          </w:rPr>
        </w:r>
        <w:r>
          <w:rPr>
            <w:noProof/>
            <w:webHidden/>
          </w:rPr>
          <w:fldChar w:fldCharType="separate"/>
        </w:r>
        <w:r>
          <w:rPr>
            <w:noProof/>
            <w:webHidden/>
          </w:rPr>
          <w:t>31</w:t>
        </w:r>
        <w:r>
          <w:rPr>
            <w:noProof/>
            <w:webHidden/>
          </w:rPr>
          <w:fldChar w:fldCharType="end"/>
        </w:r>
      </w:hyperlink>
    </w:p>
    <w:p w14:paraId="3855B3D4" w14:textId="4DB1C10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9"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법적</w:t>
        </w:r>
        <w:r w:rsidRPr="00642346">
          <w:rPr>
            <w:rStyle w:val="af3"/>
            <w:noProof/>
          </w:rPr>
          <w:t xml:space="preserve"> </w:t>
        </w:r>
        <w:r w:rsidRPr="00642346">
          <w:rPr>
            <w:rStyle w:val="af3"/>
            <w:noProof/>
          </w:rPr>
          <w:t>조치</w:t>
        </w:r>
        <w:r>
          <w:rPr>
            <w:noProof/>
            <w:webHidden/>
          </w:rPr>
          <w:tab/>
        </w:r>
        <w:r>
          <w:rPr>
            <w:noProof/>
            <w:webHidden/>
          </w:rPr>
          <w:fldChar w:fldCharType="begin"/>
        </w:r>
        <w:r>
          <w:rPr>
            <w:noProof/>
            <w:webHidden/>
          </w:rPr>
          <w:instrText xml:space="preserve"> PAGEREF _Toc241494569 \h </w:instrText>
        </w:r>
        <w:r>
          <w:rPr>
            <w:noProof/>
            <w:webHidden/>
          </w:rPr>
        </w:r>
        <w:r>
          <w:rPr>
            <w:noProof/>
            <w:webHidden/>
          </w:rPr>
          <w:fldChar w:fldCharType="separate"/>
        </w:r>
        <w:r>
          <w:rPr>
            <w:noProof/>
            <w:webHidden/>
          </w:rPr>
          <w:t>32</w:t>
        </w:r>
        <w:r>
          <w:rPr>
            <w:noProof/>
            <w:webHidden/>
          </w:rPr>
          <w:fldChar w:fldCharType="end"/>
        </w:r>
      </w:hyperlink>
    </w:p>
    <w:p w14:paraId="4AE0A388" w14:textId="4415C82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0"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소송</w:t>
        </w:r>
        <w:r>
          <w:rPr>
            <w:noProof/>
            <w:webHidden/>
          </w:rPr>
          <w:tab/>
        </w:r>
        <w:r>
          <w:rPr>
            <w:noProof/>
            <w:webHidden/>
          </w:rPr>
          <w:fldChar w:fldCharType="begin"/>
        </w:r>
        <w:r>
          <w:rPr>
            <w:noProof/>
            <w:webHidden/>
          </w:rPr>
          <w:instrText xml:space="preserve"> PAGEREF _Toc241494570 \h </w:instrText>
        </w:r>
        <w:r>
          <w:rPr>
            <w:noProof/>
            <w:webHidden/>
          </w:rPr>
        </w:r>
        <w:r>
          <w:rPr>
            <w:noProof/>
            <w:webHidden/>
          </w:rPr>
          <w:fldChar w:fldCharType="separate"/>
        </w:r>
        <w:r>
          <w:rPr>
            <w:noProof/>
            <w:webHidden/>
          </w:rPr>
          <w:t>32</w:t>
        </w:r>
        <w:r>
          <w:rPr>
            <w:noProof/>
            <w:webHidden/>
          </w:rPr>
          <w:fldChar w:fldCharType="end"/>
        </w:r>
      </w:hyperlink>
    </w:p>
    <w:p w14:paraId="26EE783E" w14:textId="726E7C4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1"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정보의</w:t>
        </w:r>
        <w:r w:rsidRPr="00642346">
          <w:rPr>
            <w:rStyle w:val="af3"/>
            <w:noProof/>
          </w:rPr>
          <w:t xml:space="preserve"> </w:t>
        </w:r>
        <w:r w:rsidRPr="00642346">
          <w:rPr>
            <w:rStyle w:val="af3"/>
            <w:noProof/>
          </w:rPr>
          <w:t>정확성</w:t>
        </w:r>
        <w:r>
          <w:rPr>
            <w:noProof/>
            <w:webHidden/>
          </w:rPr>
          <w:tab/>
        </w:r>
        <w:r>
          <w:rPr>
            <w:noProof/>
            <w:webHidden/>
          </w:rPr>
          <w:fldChar w:fldCharType="begin"/>
        </w:r>
        <w:r>
          <w:rPr>
            <w:noProof/>
            <w:webHidden/>
          </w:rPr>
          <w:instrText xml:space="preserve"> PAGEREF _Toc241494571 \h </w:instrText>
        </w:r>
        <w:r>
          <w:rPr>
            <w:noProof/>
            <w:webHidden/>
          </w:rPr>
        </w:r>
        <w:r>
          <w:rPr>
            <w:noProof/>
            <w:webHidden/>
          </w:rPr>
          <w:fldChar w:fldCharType="separate"/>
        </w:r>
        <w:r>
          <w:rPr>
            <w:noProof/>
            <w:webHidden/>
          </w:rPr>
          <w:t>32</w:t>
        </w:r>
        <w:r>
          <w:rPr>
            <w:noProof/>
            <w:webHidden/>
          </w:rPr>
          <w:fldChar w:fldCharType="end"/>
        </w:r>
      </w:hyperlink>
    </w:p>
    <w:p w14:paraId="2587A237" w14:textId="1186A6C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2" w:history="1">
        <w:r w:rsidRPr="00642346">
          <w:rPr>
            <w:rStyle w:val="af3"/>
            <w:noProof/>
          </w:rPr>
          <w:t>제</w:t>
        </w:r>
        <w:r w:rsidRPr="00642346">
          <w:rPr>
            <w:rStyle w:val="af3"/>
            <w:noProof/>
          </w:rPr>
          <w:t xml:space="preserve"> 9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청산</w:t>
        </w:r>
        <w:r w:rsidRPr="00642346">
          <w:rPr>
            <w:rStyle w:val="af3"/>
            <w:noProof/>
          </w:rPr>
          <w:t xml:space="preserve">, </w:t>
        </w:r>
        <w:r w:rsidRPr="00642346">
          <w:rPr>
            <w:rStyle w:val="af3"/>
            <w:noProof/>
          </w:rPr>
          <w:t>부도</w:t>
        </w:r>
        <w:r w:rsidRPr="00642346">
          <w:rPr>
            <w:rStyle w:val="af3"/>
            <w:noProof/>
          </w:rPr>
          <w:t xml:space="preserve"> </w:t>
        </w:r>
        <w:r w:rsidRPr="00642346">
          <w:rPr>
            <w:rStyle w:val="af3"/>
            <w:noProof/>
          </w:rPr>
          <w:t>등의</w:t>
        </w:r>
        <w:r w:rsidRPr="00642346">
          <w:rPr>
            <w:rStyle w:val="af3"/>
            <w:noProof/>
          </w:rPr>
          <w:t xml:space="preserve"> </w:t>
        </w:r>
        <w:r w:rsidRPr="00642346">
          <w:rPr>
            <w:rStyle w:val="af3"/>
            <w:noProof/>
          </w:rPr>
          <w:t>절차의</w:t>
        </w:r>
        <w:r w:rsidRPr="00642346">
          <w:rPr>
            <w:rStyle w:val="af3"/>
            <w:noProof/>
          </w:rPr>
          <w:t xml:space="preserve"> </w:t>
        </w:r>
        <w:r w:rsidRPr="00642346">
          <w:rPr>
            <w:rStyle w:val="af3"/>
            <w:noProof/>
          </w:rPr>
          <w:t>부재</w:t>
        </w:r>
        <w:r>
          <w:rPr>
            <w:noProof/>
            <w:webHidden/>
          </w:rPr>
          <w:tab/>
        </w:r>
        <w:r>
          <w:rPr>
            <w:noProof/>
            <w:webHidden/>
          </w:rPr>
          <w:fldChar w:fldCharType="begin"/>
        </w:r>
        <w:r>
          <w:rPr>
            <w:noProof/>
            <w:webHidden/>
          </w:rPr>
          <w:instrText xml:space="preserve"> PAGEREF _Toc241494572 \h </w:instrText>
        </w:r>
        <w:r>
          <w:rPr>
            <w:noProof/>
            <w:webHidden/>
          </w:rPr>
        </w:r>
        <w:r>
          <w:rPr>
            <w:noProof/>
            <w:webHidden/>
          </w:rPr>
          <w:fldChar w:fldCharType="separate"/>
        </w:r>
        <w:r>
          <w:rPr>
            <w:noProof/>
            <w:webHidden/>
          </w:rPr>
          <w:t>32</w:t>
        </w:r>
        <w:r>
          <w:rPr>
            <w:noProof/>
            <w:webHidden/>
          </w:rPr>
          <w:fldChar w:fldCharType="end"/>
        </w:r>
      </w:hyperlink>
    </w:p>
    <w:p w14:paraId="5F66DA97" w14:textId="42722A8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3" w:history="1">
        <w:r w:rsidRPr="00642346">
          <w:rPr>
            <w:rStyle w:val="af3"/>
            <w:noProof/>
          </w:rPr>
          <w:t>제</w:t>
        </w:r>
        <w:r w:rsidRPr="00642346">
          <w:rPr>
            <w:rStyle w:val="af3"/>
            <w:noProof/>
          </w:rPr>
          <w:t xml:space="preserve"> 10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우발채무</w:t>
        </w:r>
        <w:r w:rsidRPr="00642346">
          <w:rPr>
            <w:rStyle w:val="af3"/>
            <w:noProof/>
          </w:rPr>
          <w:t xml:space="preserve"> </w:t>
        </w:r>
        <w:r w:rsidRPr="00642346">
          <w:rPr>
            <w:rStyle w:val="af3"/>
            <w:noProof/>
          </w:rPr>
          <w:t>등의</w:t>
        </w:r>
        <w:r w:rsidRPr="00642346">
          <w:rPr>
            <w:rStyle w:val="af3"/>
            <w:noProof/>
          </w:rPr>
          <w:t xml:space="preserve"> </w:t>
        </w:r>
        <w:r w:rsidRPr="00642346">
          <w:rPr>
            <w:rStyle w:val="af3"/>
            <w:noProof/>
          </w:rPr>
          <w:t>부존재</w:t>
        </w:r>
        <w:r>
          <w:rPr>
            <w:noProof/>
            <w:webHidden/>
          </w:rPr>
          <w:tab/>
        </w:r>
        <w:r>
          <w:rPr>
            <w:noProof/>
            <w:webHidden/>
          </w:rPr>
          <w:fldChar w:fldCharType="begin"/>
        </w:r>
        <w:r>
          <w:rPr>
            <w:noProof/>
            <w:webHidden/>
          </w:rPr>
          <w:instrText xml:space="preserve"> PAGEREF _Toc241494573 \h </w:instrText>
        </w:r>
        <w:r>
          <w:rPr>
            <w:noProof/>
            <w:webHidden/>
          </w:rPr>
        </w:r>
        <w:r>
          <w:rPr>
            <w:noProof/>
            <w:webHidden/>
          </w:rPr>
          <w:fldChar w:fldCharType="separate"/>
        </w:r>
        <w:r>
          <w:rPr>
            <w:noProof/>
            <w:webHidden/>
          </w:rPr>
          <w:t>32</w:t>
        </w:r>
        <w:r>
          <w:rPr>
            <w:noProof/>
            <w:webHidden/>
          </w:rPr>
          <w:fldChar w:fldCharType="end"/>
        </w:r>
      </w:hyperlink>
    </w:p>
    <w:p w14:paraId="07DCBF0E" w14:textId="552D3A51"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74" w:history="1">
        <w:r w:rsidRPr="00642346">
          <w:rPr>
            <w:rStyle w:val="af3"/>
            <w:noProof/>
          </w:rPr>
          <w:t>제</w:t>
        </w:r>
        <w:r w:rsidRPr="00642346">
          <w:rPr>
            <w:rStyle w:val="af3"/>
            <w:noProof/>
          </w:rPr>
          <w:t xml:space="preserve"> 11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준수사항</w:t>
        </w:r>
        <w:r>
          <w:rPr>
            <w:noProof/>
            <w:webHidden/>
          </w:rPr>
          <w:tab/>
        </w:r>
        <w:r>
          <w:rPr>
            <w:noProof/>
            <w:webHidden/>
          </w:rPr>
          <w:fldChar w:fldCharType="begin"/>
        </w:r>
        <w:r>
          <w:rPr>
            <w:noProof/>
            <w:webHidden/>
          </w:rPr>
          <w:instrText xml:space="preserve"> PAGEREF _Toc241494574 \h </w:instrText>
        </w:r>
        <w:r>
          <w:rPr>
            <w:noProof/>
            <w:webHidden/>
          </w:rPr>
        </w:r>
        <w:r>
          <w:rPr>
            <w:noProof/>
            <w:webHidden/>
          </w:rPr>
          <w:fldChar w:fldCharType="separate"/>
        </w:r>
        <w:r>
          <w:rPr>
            <w:noProof/>
            <w:webHidden/>
          </w:rPr>
          <w:t>33</w:t>
        </w:r>
        <w:r>
          <w:rPr>
            <w:noProof/>
            <w:webHidden/>
          </w:rPr>
          <w:fldChar w:fldCharType="end"/>
        </w:r>
      </w:hyperlink>
    </w:p>
    <w:p w14:paraId="3A9A3AA7" w14:textId="33C56D1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5"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신고사항</w:t>
        </w:r>
        <w:r w:rsidRPr="00642346">
          <w:rPr>
            <w:rStyle w:val="af3"/>
            <w:noProof/>
          </w:rPr>
          <w:t xml:space="preserve"> </w:t>
        </w:r>
        <w:r w:rsidRPr="00642346">
          <w:rPr>
            <w:rStyle w:val="af3"/>
            <w:noProof/>
          </w:rPr>
          <w:t>등</w:t>
        </w:r>
        <w:r>
          <w:rPr>
            <w:noProof/>
            <w:webHidden/>
          </w:rPr>
          <w:tab/>
        </w:r>
        <w:r>
          <w:rPr>
            <w:noProof/>
            <w:webHidden/>
          </w:rPr>
          <w:fldChar w:fldCharType="begin"/>
        </w:r>
        <w:r>
          <w:rPr>
            <w:noProof/>
            <w:webHidden/>
          </w:rPr>
          <w:instrText xml:space="preserve"> PAGEREF _Toc241494575 \h </w:instrText>
        </w:r>
        <w:r>
          <w:rPr>
            <w:noProof/>
            <w:webHidden/>
          </w:rPr>
        </w:r>
        <w:r>
          <w:rPr>
            <w:noProof/>
            <w:webHidden/>
          </w:rPr>
          <w:fldChar w:fldCharType="separate"/>
        </w:r>
        <w:r>
          <w:rPr>
            <w:noProof/>
            <w:webHidden/>
          </w:rPr>
          <w:t>33</w:t>
        </w:r>
        <w:r>
          <w:rPr>
            <w:noProof/>
            <w:webHidden/>
          </w:rPr>
          <w:fldChar w:fldCharType="end"/>
        </w:r>
      </w:hyperlink>
    </w:p>
    <w:p w14:paraId="49C8E5D8" w14:textId="21E9B4E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6"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재무제표</w:t>
        </w:r>
        <w:r>
          <w:rPr>
            <w:noProof/>
            <w:webHidden/>
          </w:rPr>
          <w:tab/>
        </w:r>
        <w:r>
          <w:rPr>
            <w:noProof/>
            <w:webHidden/>
          </w:rPr>
          <w:fldChar w:fldCharType="begin"/>
        </w:r>
        <w:r>
          <w:rPr>
            <w:noProof/>
            <w:webHidden/>
          </w:rPr>
          <w:instrText xml:space="preserve"> PAGEREF _Toc241494576 \h </w:instrText>
        </w:r>
        <w:r>
          <w:rPr>
            <w:noProof/>
            <w:webHidden/>
          </w:rPr>
        </w:r>
        <w:r>
          <w:rPr>
            <w:noProof/>
            <w:webHidden/>
          </w:rPr>
          <w:fldChar w:fldCharType="separate"/>
        </w:r>
        <w:r>
          <w:rPr>
            <w:noProof/>
            <w:webHidden/>
          </w:rPr>
          <w:t>33</w:t>
        </w:r>
        <w:r>
          <w:rPr>
            <w:noProof/>
            <w:webHidden/>
          </w:rPr>
          <w:fldChar w:fldCharType="end"/>
        </w:r>
      </w:hyperlink>
    </w:p>
    <w:p w14:paraId="3B266CC1" w14:textId="01CFC0F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7"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정부인허가</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유지</w:t>
        </w:r>
        <w:r>
          <w:rPr>
            <w:noProof/>
            <w:webHidden/>
          </w:rPr>
          <w:tab/>
        </w:r>
        <w:r>
          <w:rPr>
            <w:noProof/>
            <w:webHidden/>
          </w:rPr>
          <w:fldChar w:fldCharType="begin"/>
        </w:r>
        <w:r>
          <w:rPr>
            <w:noProof/>
            <w:webHidden/>
          </w:rPr>
          <w:instrText xml:space="preserve"> PAGEREF _Toc241494577 \h </w:instrText>
        </w:r>
        <w:r>
          <w:rPr>
            <w:noProof/>
            <w:webHidden/>
          </w:rPr>
        </w:r>
        <w:r>
          <w:rPr>
            <w:noProof/>
            <w:webHidden/>
          </w:rPr>
          <w:fldChar w:fldCharType="separate"/>
        </w:r>
        <w:r>
          <w:rPr>
            <w:noProof/>
            <w:webHidden/>
          </w:rPr>
          <w:t>33</w:t>
        </w:r>
        <w:r>
          <w:rPr>
            <w:noProof/>
            <w:webHidden/>
          </w:rPr>
          <w:fldChar w:fldCharType="end"/>
        </w:r>
      </w:hyperlink>
    </w:p>
    <w:p w14:paraId="4C27076C" w14:textId="7771A510"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8"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본건</w:t>
        </w:r>
        <w:r w:rsidRPr="00642346">
          <w:rPr>
            <w:rStyle w:val="af3"/>
            <w:noProof/>
          </w:rPr>
          <w:t xml:space="preserve"> </w:t>
        </w:r>
        <w:r w:rsidRPr="00642346">
          <w:rPr>
            <w:rStyle w:val="af3"/>
            <w:noProof/>
          </w:rPr>
          <w:t>부동산의</w:t>
        </w:r>
        <w:r w:rsidRPr="00642346">
          <w:rPr>
            <w:rStyle w:val="af3"/>
            <w:noProof/>
          </w:rPr>
          <w:t xml:space="preserve"> </w:t>
        </w:r>
        <w:r w:rsidRPr="00642346">
          <w:rPr>
            <w:rStyle w:val="af3"/>
            <w:noProof/>
          </w:rPr>
          <w:t>매각</w:t>
        </w:r>
        <w:r w:rsidRPr="00642346">
          <w:rPr>
            <w:rStyle w:val="af3"/>
            <w:noProof/>
          </w:rPr>
          <w:t xml:space="preserve"> </w:t>
        </w:r>
        <w:r w:rsidRPr="00642346">
          <w:rPr>
            <w:rStyle w:val="af3"/>
            <w:noProof/>
          </w:rPr>
          <w:t>등</w:t>
        </w:r>
        <w:r>
          <w:rPr>
            <w:noProof/>
            <w:webHidden/>
          </w:rPr>
          <w:tab/>
        </w:r>
        <w:r>
          <w:rPr>
            <w:noProof/>
            <w:webHidden/>
          </w:rPr>
          <w:fldChar w:fldCharType="begin"/>
        </w:r>
        <w:r>
          <w:rPr>
            <w:noProof/>
            <w:webHidden/>
          </w:rPr>
          <w:instrText xml:space="preserve"> PAGEREF _Toc241494578 \h </w:instrText>
        </w:r>
        <w:r>
          <w:rPr>
            <w:noProof/>
            <w:webHidden/>
          </w:rPr>
        </w:r>
        <w:r>
          <w:rPr>
            <w:noProof/>
            <w:webHidden/>
          </w:rPr>
          <w:fldChar w:fldCharType="separate"/>
        </w:r>
        <w:r>
          <w:rPr>
            <w:noProof/>
            <w:webHidden/>
          </w:rPr>
          <w:t>34</w:t>
        </w:r>
        <w:r>
          <w:rPr>
            <w:noProof/>
            <w:webHidden/>
          </w:rPr>
          <w:fldChar w:fldCharType="end"/>
        </w:r>
      </w:hyperlink>
    </w:p>
    <w:p w14:paraId="105495E0" w14:textId="009EBFC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9"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추가</w:t>
        </w:r>
        <w:r w:rsidRPr="00642346">
          <w:rPr>
            <w:rStyle w:val="af3"/>
            <w:noProof/>
          </w:rPr>
          <w:t xml:space="preserve"> </w:t>
        </w:r>
        <w:r w:rsidRPr="00642346">
          <w:rPr>
            <w:rStyle w:val="af3"/>
            <w:noProof/>
          </w:rPr>
          <w:t>서류</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조치</w:t>
        </w:r>
        <w:r>
          <w:rPr>
            <w:noProof/>
            <w:webHidden/>
          </w:rPr>
          <w:tab/>
        </w:r>
        <w:r>
          <w:rPr>
            <w:noProof/>
            <w:webHidden/>
          </w:rPr>
          <w:fldChar w:fldCharType="begin"/>
        </w:r>
        <w:r>
          <w:rPr>
            <w:noProof/>
            <w:webHidden/>
          </w:rPr>
          <w:instrText xml:space="preserve"> PAGEREF _Toc241494579 \h </w:instrText>
        </w:r>
        <w:r>
          <w:rPr>
            <w:noProof/>
            <w:webHidden/>
          </w:rPr>
        </w:r>
        <w:r>
          <w:rPr>
            <w:noProof/>
            <w:webHidden/>
          </w:rPr>
          <w:fldChar w:fldCharType="separate"/>
        </w:r>
        <w:r>
          <w:rPr>
            <w:noProof/>
            <w:webHidden/>
          </w:rPr>
          <w:t>34</w:t>
        </w:r>
        <w:r>
          <w:rPr>
            <w:noProof/>
            <w:webHidden/>
          </w:rPr>
          <w:fldChar w:fldCharType="end"/>
        </w:r>
      </w:hyperlink>
    </w:p>
    <w:p w14:paraId="18066B79" w14:textId="5A772A8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0"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임대차계약</w:t>
        </w:r>
        <w:r w:rsidRPr="00642346">
          <w:rPr>
            <w:rStyle w:val="af3"/>
            <w:noProof/>
          </w:rPr>
          <w:t xml:space="preserve"> </w:t>
        </w:r>
        <w:r w:rsidRPr="00642346">
          <w:rPr>
            <w:rStyle w:val="af3"/>
            <w:noProof/>
          </w:rPr>
          <w:t>관련</w:t>
        </w:r>
        <w:r w:rsidRPr="00642346">
          <w:rPr>
            <w:rStyle w:val="af3"/>
            <w:noProof/>
          </w:rPr>
          <w:t xml:space="preserve"> </w:t>
        </w:r>
        <w:r w:rsidRPr="00642346">
          <w:rPr>
            <w:rStyle w:val="af3"/>
            <w:noProof/>
          </w:rPr>
          <w:t>담보</w:t>
        </w:r>
        <w:r>
          <w:rPr>
            <w:noProof/>
            <w:webHidden/>
          </w:rPr>
          <w:tab/>
        </w:r>
        <w:r>
          <w:rPr>
            <w:noProof/>
            <w:webHidden/>
          </w:rPr>
          <w:fldChar w:fldCharType="begin"/>
        </w:r>
        <w:r>
          <w:rPr>
            <w:noProof/>
            <w:webHidden/>
          </w:rPr>
          <w:instrText xml:space="preserve"> PAGEREF _Toc241494580 \h </w:instrText>
        </w:r>
        <w:r>
          <w:rPr>
            <w:noProof/>
            <w:webHidden/>
          </w:rPr>
        </w:r>
        <w:r>
          <w:rPr>
            <w:noProof/>
            <w:webHidden/>
          </w:rPr>
          <w:fldChar w:fldCharType="separate"/>
        </w:r>
        <w:r>
          <w:rPr>
            <w:noProof/>
            <w:webHidden/>
          </w:rPr>
          <w:t>34</w:t>
        </w:r>
        <w:r>
          <w:rPr>
            <w:noProof/>
            <w:webHidden/>
          </w:rPr>
          <w:fldChar w:fldCharType="end"/>
        </w:r>
      </w:hyperlink>
    </w:p>
    <w:p w14:paraId="4955C42B" w14:textId="25B1721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1" w:history="1">
        <w:r w:rsidRPr="00642346">
          <w:rPr>
            <w:rStyle w:val="af3"/>
            <w:noProof/>
            <w:snapToGrid w:val="0"/>
          </w:rPr>
          <w:t>제</w:t>
        </w:r>
        <w:r w:rsidRPr="00642346">
          <w:rPr>
            <w:rStyle w:val="af3"/>
            <w:noProof/>
            <w:snapToGrid w:val="0"/>
          </w:rPr>
          <w:t xml:space="preserve"> 7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추가차입의</w:t>
        </w:r>
        <w:r w:rsidRPr="00642346">
          <w:rPr>
            <w:rStyle w:val="af3"/>
            <w:noProof/>
            <w:snapToGrid w:val="0"/>
          </w:rPr>
          <w:t xml:space="preserve"> </w:t>
        </w:r>
        <w:r w:rsidRPr="00642346">
          <w:rPr>
            <w:rStyle w:val="af3"/>
            <w:noProof/>
            <w:snapToGrid w:val="0"/>
          </w:rPr>
          <w:t>금지</w:t>
        </w:r>
        <w:r w:rsidRPr="00642346">
          <w:rPr>
            <w:rStyle w:val="af3"/>
            <w:noProof/>
            <w:snapToGrid w:val="0"/>
          </w:rPr>
          <w:t xml:space="preserve"> </w:t>
        </w:r>
        <w:r w:rsidRPr="00642346">
          <w:rPr>
            <w:rStyle w:val="af3"/>
            <w:noProof/>
            <w:snapToGrid w:val="0"/>
          </w:rPr>
          <w:t>및</w:t>
        </w:r>
        <w:r w:rsidRPr="00642346">
          <w:rPr>
            <w:rStyle w:val="af3"/>
            <w:noProof/>
            <w:snapToGrid w:val="0"/>
          </w:rPr>
          <w:t xml:space="preserve"> </w:t>
        </w:r>
        <w:r w:rsidRPr="00642346">
          <w:rPr>
            <w:rStyle w:val="af3"/>
            <w:noProof/>
            <w:snapToGrid w:val="0"/>
          </w:rPr>
          <w:t>추가차입에</w:t>
        </w:r>
        <w:r w:rsidRPr="00642346">
          <w:rPr>
            <w:rStyle w:val="af3"/>
            <w:noProof/>
            <w:snapToGrid w:val="0"/>
          </w:rPr>
          <w:t xml:space="preserve"> </w:t>
        </w:r>
        <w:r w:rsidRPr="00642346">
          <w:rPr>
            <w:rStyle w:val="af3"/>
            <w:noProof/>
            <w:snapToGrid w:val="0"/>
          </w:rPr>
          <w:t>따른</w:t>
        </w:r>
        <w:r w:rsidRPr="00642346">
          <w:rPr>
            <w:rStyle w:val="af3"/>
            <w:noProof/>
            <w:snapToGrid w:val="0"/>
          </w:rPr>
          <w:t xml:space="preserve"> </w:t>
        </w:r>
        <w:r w:rsidRPr="00642346">
          <w:rPr>
            <w:rStyle w:val="af3"/>
            <w:noProof/>
            <w:snapToGrid w:val="0"/>
          </w:rPr>
          <w:t>담보제공의</w:t>
        </w:r>
        <w:r w:rsidRPr="00642346">
          <w:rPr>
            <w:rStyle w:val="af3"/>
            <w:noProof/>
            <w:snapToGrid w:val="0"/>
          </w:rPr>
          <w:t xml:space="preserve"> </w:t>
        </w:r>
        <w:r w:rsidRPr="00642346">
          <w:rPr>
            <w:rStyle w:val="af3"/>
            <w:noProof/>
            <w:snapToGrid w:val="0"/>
          </w:rPr>
          <w:t>불가</w:t>
        </w:r>
        <w:r>
          <w:rPr>
            <w:noProof/>
            <w:webHidden/>
          </w:rPr>
          <w:tab/>
        </w:r>
        <w:r>
          <w:rPr>
            <w:noProof/>
            <w:webHidden/>
          </w:rPr>
          <w:fldChar w:fldCharType="begin"/>
        </w:r>
        <w:r>
          <w:rPr>
            <w:noProof/>
            <w:webHidden/>
          </w:rPr>
          <w:instrText xml:space="preserve"> PAGEREF _Toc241494581 \h </w:instrText>
        </w:r>
        <w:r>
          <w:rPr>
            <w:noProof/>
            <w:webHidden/>
          </w:rPr>
        </w:r>
        <w:r>
          <w:rPr>
            <w:noProof/>
            <w:webHidden/>
          </w:rPr>
          <w:fldChar w:fldCharType="separate"/>
        </w:r>
        <w:r>
          <w:rPr>
            <w:noProof/>
            <w:webHidden/>
          </w:rPr>
          <w:t>35</w:t>
        </w:r>
        <w:r>
          <w:rPr>
            <w:noProof/>
            <w:webHidden/>
          </w:rPr>
          <w:fldChar w:fldCharType="end"/>
        </w:r>
      </w:hyperlink>
    </w:p>
    <w:p w14:paraId="7A537CD6" w14:textId="0314EA3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2"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사업의</w:t>
        </w:r>
        <w:r w:rsidRPr="00642346">
          <w:rPr>
            <w:rStyle w:val="af3"/>
            <w:noProof/>
          </w:rPr>
          <w:t xml:space="preserve"> </w:t>
        </w:r>
        <w:r w:rsidRPr="00642346">
          <w:rPr>
            <w:rStyle w:val="af3"/>
            <w:noProof/>
          </w:rPr>
          <w:t>유지</w:t>
        </w:r>
        <w:r w:rsidRPr="00642346">
          <w:rPr>
            <w:rStyle w:val="af3"/>
            <w:noProof/>
          </w:rPr>
          <w:t xml:space="preserve"> </w:t>
        </w:r>
        <w:r w:rsidRPr="00642346">
          <w:rPr>
            <w:rStyle w:val="af3"/>
            <w:noProof/>
          </w:rPr>
          <w:t>관련</w:t>
        </w:r>
        <w:r>
          <w:rPr>
            <w:noProof/>
            <w:webHidden/>
          </w:rPr>
          <w:tab/>
        </w:r>
        <w:r>
          <w:rPr>
            <w:noProof/>
            <w:webHidden/>
          </w:rPr>
          <w:fldChar w:fldCharType="begin"/>
        </w:r>
        <w:r>
          <w:rPr>
            <w:noProof/>
            <w:webHidden/>
          </w:rPr>
          <w:instrText xml:space="preserve"> PAGEREF _Toc241494582 \h </w:instrText>
        </w:r>
        <w:r>
          <w:rPr>
            <w:noProof/>
            <w:webHidden/>
          </w:rPr>
        </w:r>
        <w:r>
          <w:rPr>
            <w:noProof/>
            <w:webHidden/>
          </w:rPr>
          <w:fldChar w:fldCharType="separate"/>
        </w:r>
        <w:r>
          <w:rPr>
            <w:noProof/>
            <w:webHidden/>
          </w:rPr>
          <w:t>36</w:t>
        </w:r>
        <w:r>
          <w:rPr>
            <w:noProof/>
            <w:webHidden/>
          </w:rPr>
          <w:fldChar w:fldCharType="end"/>
        </w:r>
      </w:hyperlink>
    </w:p>
    <w:p w14:paraId="6FE90810" w14:textId="0550A043"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3" w:history="1">
        <w:r w:rsidRPr="00642346">
          <w:rPr>
            <w:rStyle w:val="af3"/>
            <w:noProof/>
          </w:rPr>
          <w:t>제</w:t>
        </w:r>
        <w:r w:rsidRPr="00642346">
          <w:rPr>
            <w:rStyle w:val="af3"/>
            <w:noProof/>
          </w:rPr>
          <w:t xml:space="preserve"> 9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제세공과금</w:t>
        </w:r>
        <w:r>
          <w:rPr>
            <w:noProof/>
            <w:webHidden/>
          </w:rPr>
          <w:tab/>
        </w:r>
        <w:r>
          <w:rPr>
            <w:noProof/>
            <w:webHidden/>
          </w:rPr>
          <w:fldChar w:fldCharType="begin"/>
        </w:r>
        <w:r>
          <w:rPr>
            <w:noProof/>
            <w:webHidden/>
          </w:rPr>
          <w:instrText xml:space="preserve"> PAGEREF _Toc241494583 \h </w:instrText>
        </w:r>
        <w:r>
          <w:rPr>
            <w:noProof/>
            <w:webHidden/>
          </w:rPr>
        </w:r>
        <w:r>
          <w:rPr>
            <w:noProof/>
            <w:webHidden/>
          </w:rPr>
          <w:fldChar w:fldCharType="separate"/>
        </w:r>
        <w:r>
          <w:rPr>
            <w:noProof/>
            <w:webHidden/>
          </w:rPr>
          <w:t>36</w:t>
        </w:r>
        <w:r>
          <w:rPr>
            <w:noProof/>
            <w:webHidden/>
          </w:rPr>
          <w:fldChar w:fldCharType="end"/>
        </w:r>
      </w:hyperlink>
    </w:p>
    <w:p w14:paraId="59E7446C" w14:textId="62F922F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4" w:history="1">
        <w:r w:rsidRPr="00642346">
          <w:rPr>
            <w:rStyle w:val="af3"/>
            <w:noProof/>
          </w:rPr>
          <w:t>제</w:t>
        </w:r>
        <w:r w:rsidRPr="00642346">
          <w:rPr>
            <w:rStyle w:val="af3"/>
            <w:noProof/>
          </w:rPr>
          <w:t xml:space="preserve"> 10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통지</w:t>
        </w:r>
        <w:r>
          <w:rPr>
            <w:noProof/>
            <w:webHidden/>
          </w:rPr>
          <w:tab/>
        </w:r>
        <w:r>
          <w:rPr>
            <w:noProof/>
            <w:webHidden/>
          </w:rPr>
          <w:fldChar w:fldCharType="begin"/>
        </w:r>
        <w:r>
          <w:rPr>
            <w:noProof/>
            <w:webHidden/>
          </w:rPr>
          <w:instrText xml:space="preserve"> PAGEREF _Toc241494584 \h </w:instrText>
        </w:r>
        <w:r>
          <w:rPr>
            <w:noProof/>
            <w:webHidden/>
          </w:rPr>
        </w:r>
        <w:r>
          <w:rPr>
            <w:noProof/>
            <w:webHidden/>
          </w:rPr>
          <w:fldChar w:fldCharType="separate"/>
        </w:r>
        <w:r>
          <w:rPr>
            <w:noProof/>
            <w:webHidden/>
          </w:rPr>
          <w:t>36</w:t>
        </w:r>
        <w:r>
          <w:rPr>
            <w:noProof/>
            <w:webHidden/>
          </w:rPr>
          <w:fldChar w:fldCharType="end"/>
        </w:r>
      </w:hyperlink>
    </w:p>
    <w:p w14:paraId="1838D1C2" w14:textId="6DCDB11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5" w:history="1">
        <w:r w:rsidRPr="00642346">
          <w:rPr>
            <w:rStyle w:val="af3"/>
            <w:noProof/>
          </w:rPr>
          <w:t>제</w:t>
        </w:r>
        <w:r w:rsidRPr="00642346">
          <w:rPr>
            <w:rStyle w:val="af3"/>
            <w:noProof/>
          </w:rPr>
          <w:t xml:space="preserve"> 11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진술과</w:t>
        </w:r>
        <w:r w:rsidRPr="00642346">
          <w:rPr>
            <w:rStyle w:val="af3"/>
            <w:noProof/>
          </w:rPr>
          <w:t xml:space="preserve"> </w:t>
        </w:r>
        <w:r w:rsidRPr="00642346">
          <w:rPr>
            <w:rStyle w:val="af3"/>
            <w:noProof/>
          </w:rPr>
          <w:t>보장</w:t>
        </w:r>
        <w:r>
          <w:rPr>
            <w:noProof/>
            <w:webHidden/>
          </w:rPr>
          <w:tab/>
        </w:r>
        <w:r>
          <w:rPr>
            <w:noProof/>
            <w:webHidden/>
          </w:rPr>
          <w:fldChar w:fldCharType="begin"/>
        </w:r>
        <w:r>
          <w:rPr>
            <w:noProof/>
            <w:webHidden/>
          </w:rPr>
          <w:instrText xml:space="preserve"> PAGEREF _Toc241494585 \h </w:instrText>
        </w:r>
        <w:r>
          <w:rPr>
            <w:noProof/>
            <w:webHidden/>
          </w:rPr>
        </w:r>
        <w:r>
          <w:rPr>
            <w:noProof/>
            <w:webHidden/>
          </w:rPr>
          <w:fldChar w:fldCharType="separate"/>
        </w:r>
        <w:r>
          <w:rPr>
            <w:noProof/>
            <w:webHidden/>
          </w:rPr>
          <w:t>36</w:t>
        </w:r>
        <w:r>
          <w:rPr>
            <w:noProof/>
            <w:webHidden/>
          </w:rPr>
          <w:fldChar w:fldCharType="end"/>
        </w:r>
      </w:hyperlink>
    </w:p>
    <w:p w14:paraId="56D3AFE1" w14:textId="5BB6DE0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6" w:history="1">
        <w:r w:rsidRPr="00642346">
          <w:rPr>
            <w:rStyle w:val="af3"/>
            <w:noProof/>
          </w:rPr>
          <w:t>제</w:t>
        </w:r>
        <w:r w:rsidRPr="00642346">
          <w:rPr>
            <w:rStyle w:val="af3"/>
            <w:noProof/>
          </w:rPr>
          <w:t xml:space="preserve"> 12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보험</w:t>
        </w:r>
        <w:r>
          <w:rPr>
            <w:noProof/>
            <w:webHidden/>
          </w:rPr>
          <w:tab/>
        </w:r>
        <w:r>
          <w:rPr>
            <w:noProof/>
            <w:webHidden/>
          </w:rPr>
          <w:fldChar w:fldCharType="begin"/>
        </w:r>
        <w:r>
          <w:rPr>
            <w:noProof/>
            <w:webHidden/>
          </w:rPr>
          <w:instrText xml:space="preserve"> PAGEREF _Toc241494586 \h </w:instrText>
        </w:r>
        <w:r>
          <w:rPr>
            <w:noProof/>
            <w:webHidden/>
          </w:rPr>
        </w:r>
        <w:r>
          <w:rPr>
            <w:noProof/>
            <w:webHidden/>
          </w:rPr>
          <w:fldChar w:fldCharType="separate"/>
        </w:r>
        <w:r>
          <w:rPr>
            <w:noProof/>
            <w:webHidden/>
          </w:rPr>
          <w:t>37</w:t>
        </w:r>
        <w:r>
          <w:rPr>
            <w:noProof/>
            <w:webHidden/>
          </w:rPr>
          <w:fldChar w:fldCharType="end"/>
        </w:r>
      </w:hyperlink>
    </w:p>
    <w:p w14:paraId="120F319E" w14:textId="2265243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7" w:history="1">
        <w:r w:rsidRPr="00642346">
          <w:rPr>
            <w:rStyle w:val="af3"/>
            <w:noProof/>
            <w:snapToGrid w:val="0"/>
          </w:rPr>
          <w:t>제</w:t>
        </w:r>
        <w:r w:rsidRPr="00642346">
          <w:rPr>
            <w:rStyle w:val="af3"/>
            <w:noProof/>
            <w:snapToGrid w:val="0"/>
          </w:rPr>
          <w:t xml:space="preserve"> 13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차주의</w:t>
        </w:r>
        <w:r w:rsidRPr="00642346">
          <w:rPr>
            <w:rStyle w:val="af3"/>
            <w:noProof/>
            <w:snapToGrid w:val="0"/>
          </w:rPr>
          <w:t xml:space="preserve"> </w:t>
        </w:r>
        <w:r w:rsidRPr="00642346">
          <w:rPr>
            <w:rStyle w:val="af3"/>
            <w:noProof/>
            <w:snapToGrid w:val="0"/>
          </w:rPr>
          <w:t>지배구조</w:t>
        </w:r>
        <w:r w:rsidRPr="00642346">
          <w:rPr>
            <w:rStyle w:val="af3"/>
            <w:noProof/>
            <w:snapToGrid w:val="0"/>
          </w:rPr>
          <w:t xml:space="preserve"> </w:t>
        </w:r>
        <w:r w:rsidRPr="00642346">
          <w:rPr>
            <w:rStyle w:val="af3"/>
            <w:noProof/>
            <w:snapToGrid w:val="0"/>
          </w:rPr>
          <w:t>변경</w:t>
        </w:r>
        <w:r>
          <w:rPr>
            <w:noProof/>
            <w:webHidden/>
          </w:rPr>
          <w:tab/>
        </w:r>
        <w:r>
          <w:rPr>
            <w:noProof/>
            <w:webHidden/>
          </w:rPr>
          <w:fldChar w:fldCharType="begin"/>
        </w:r>
        <w:r>
          <w:rPr>
            <w:noProof/>
            <w:webHidden/>
          </w:rPr>
          <w:instrText xml:space="preserve"> PAGEREF _Toc241494587 \h </w:instrText>
        </w:r>
        <w:r>
          <w:rPr>
            <w:noProof/>
            <w:webHidden/>
          </w:rPr>
        </w:r>
        <w:r>
          <w:rPr>
            <w:noProof/>
            <w:webHidden/>
          </w:rPr>
          <w:fldChar w:fldCharType="separate"/>
        </w:r>
        <w:r>
          <w:rPr>
            <w:noProof/>
            <w:webHidden/>
          </w:rPr>
          <w:t>37</w:t>
        </w:r>
        <w:r>
          <w:rPr>
            <w:noProof/>
            <w:webHidden/>
          </w:rPr>
          <w:fldChar w:fldCharType="end"/>
        </w:r>
      </w:hyperlink>
    </w:p>
    <w:p w14:paraId="6BEF3CEF" w14:textId="07183C7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8" w:history="1">
        <w:r w:rsidRPr="00642346">
          <w:rPr>
            <w:rStyle w:val="af3"/>
            <w:noProof/>
            <w:snapToGrid w:val="0"/>
          </w:rPr>
          <w:t>제</w:t>
        </w:r>
        <w:r w:rsidRPr="00642346">
          <w:rPr>
            <w:rStyle w:val="af3"/>
            <w:noProof/>
            <w:snapToGrid w:val="0"/>
          </w:rPr>
          <w:t xml:space="preserve"> 14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자금의</w:t>
        </w:r>
        <w:r w:rsidRPr="00642346">
          <w:rPr>
            <w:rStyle w:val="af3"/>
            <w:noProof/>
            <w:snapToGrid w:val="0"/>
          </w:rPr>
          <w:t xml:space="preserve"> </w:t>
        </w:r>
        <w:r w:rsidRPr="00642346">
          <w:rPr>
            <w:rStyle w:val="af3"/>
            <w:noProof/>
            <w:snapToGrid w:val="0"/>
          </w:rPr>
          <w:t>사용</w:t>
        </w:r>
        <w:r>
          <w:rPr>
            <w:noProof/>
            <w:webHidden/>
          </w:rPr>
          <w:tab/>
        </w:r>
        <w:r>
          <w:rPr>
            <w:noProof/>
            <w:webHidden/>
          </w:rPr>
          <w:fldChar w:fldCharType="begin"/>
        </w:r>
        <w:r>
          <w:rPr>
            <w:noProof/>
            <w:webHidden/>
          </w:rPr>
          <w:instrText xml:space="preserve"> PAGEREF _Toc241494588 \h </w:instrText>
        </w:r>
        <w:r>
          <w:rPr>
            <w:noProof/>
            <w:webHidden/>
          </w:rPr>
        </w:r>
        <w:r>
          <w:rPr>
            <w:noProof/>
            <w:webHidden/>
          </w:rPr>
          <w:fldChar w:fldCharType="separate"/>
        </w:r>
        <w:r>
          <w:rPr>
            <w:noProof/>
            <w:webHidden/>
          </w:rPr>
          <w:t>38</w:t>
        </w:r>
        <w:r>
          <w:rPr>
            <w:noProof/>
            <w:webHidden/>
          </w:rPr>
          <w:fldChar w:fldCharType="end"/>
        </w:r>
      </w:hyperlink>
    </w:p>
    <w:p w14:paraId="5401820D" w14:textId="560538E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9" w:history="1">
        <w:r w:rsidRPr="00642346">
          <w:rPr>
            <w:rStyle w:val="af3"/>
            <w:noProof/>
            <w:snapToGrid w:val="0"/>
          </w:rPr>
          <w:t>제</w:t>
        </w:r>
        <w:r w:rsidRPr="00642346">
          <w:rPr>
            <w:rStyle w:val="af3"/>
            <w:noProof/>
            <w:snapToGrid w:val="0"/>
          </w:rPr>
          <w:t xml:space="preserve"> 15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계약변경</w:t>
        </w:r>
        <w:r w:rsidRPr="00642346">
          <w:rPr>
            <w:rStyle w:val="af3"/>
            <w:noProof/>
            <w:snapToGrid w:val="0"/>
          </w:rPr>
          <w:t xml:space="preserve"> </w:t>
        </w:r>
        <w:r w:rsidRPr="00642346">
          <w:rPr>
            <w:rStyle w:val="af3"/>
            <w:noProof/>
            <w:snapToGrid w:val="0"/>
          </w:rPr>
          <w:t>등의</w:t>
        </w:r>
        <w:r w:rsidRPr="00642346">
          <w:rPr>
            <w:rStyle w:val="af3"/>
            <w:noProof/>
            <w:snapToGrid w:val="0"/>
          </w:rPr>
          <w:t xml:space="preserve"> </w:t>
        </w:r>
        <w:r w:rsidRPr="00642346">
          <w:rPr>
            <w:rStyle w:val="af3"/>
            <w:noProof/>
            <w:snapToGrid w:val="0"/>
          </w:rPr>
          <w:t>금지</w:t>
        </w:r>
        <w:r>
          <w:rPr>
            <w:noProof/>
            <w:webHidden/>
          </w:rPr>
          <w:tab/>
        </w:r>
        <w:r>
          <w:rPr>
            <w:noProof/>
            <w:webHidden/>
          </w:rPr>
          <w:fldChar w:fldCharType="begin"/>
        </w:r>
        <w:r>
          <w:rPr>
            <w:noProof/>
            <w:webHidden/>
          </w:rPr>
          <w:instrText xml:space="preserve"> PAGEREF _Toc241494589 \h </w:instrText>
        </w:r>
        <w:r>
          <w:rPr>
            <w:noProof/>
            <w:webHidden/>
          </w:rPr>
        </w:r>
        <w:r>
          <w:rPr>
            <w:noProof/>
            <w:webHidden/>
          </w:rPr>
          <w:fldChar w:fldCharType="separate"/>
        </w:r>
        <w:r>
          <w:rPr>
            <w:noProof/>
            <w:webHidden/>
          </w:rPr>
          <w:t>38</w:t>
        </w:r>
        <w:r>
          <w:rPr>
            <w:noProof/>
            <w:webHidden/>
          </w:rPr>
          <w:fldChar w:fldCharType="end"/>
        </w:r>
      </w:hyperlink>
    </w:p>
    <w:p w14:paraId="58E715D9" w14:textId="250F9D9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0" w:history="1">
        <w:r w:rsidRPr="00642346">
          <w:rPr>
            <w:rStyle w:val="af3"/>
            <w:noProof/>
            <w:snapToGrid w:val="0"/>
          </w:rPr>
          <w:t>제</w:t>
        </w:r>
        <w:r w:rsidRPr="00642346">
          <w:rPr>
            <w:rStyle w:val="af3"/>
            <w:noProof/>
            <w:snapToGrid w:val="0"/>
          </w:rPr>
          <w:t xml:space="preserve"> 16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중대한</w:t>
        </w:r>
        <w:r w:rsidRPr="00642346">
          <w:rPr>
            <w:rStyle w:val="af3"/>
            <w:noProof/>
            <w:snapToGrid w:val="0"/>
          </w:rPr>
          <w:t xml:space="preserve"> </w:t>
        </w:r>
        <w:r w:rsidRPr="00642346">
          <w:rPr>
            <w:rStyle w:val="af3"/>
            <w:noProof/>
            <w:snapToGrid w:val="0"/>
          </w:rPr>
          <w:t>부정적</w:t>
        </w:r>
        <w:r w:rsidRPr="00642346">
          <w:rPr>
            <w:rStyle w:val="af3"/>
            <w:noProof/>
            <w:snapToGrid w:val="0"/>
          </w:rPr>
          <w:t xml:space="preserve"> </w:t>
        </w:r>
        <w:r w:rsidRPr="00642346">
          <w:rPr>
            <w:rStyle w:val="af3"/>
            <w:noProof/>
            <w:snapToGrid w:val="0"/>
          </w:rPr>
          <w:t>영향</w:t>
        </w:r>
        <w:r w:rsidRPr="00642346">
          <w:rPr>
            <w:rStyle w:val="af3"/>
            <w:noProof/>
            <w:snapToGrid w:val="0"/>
          </w:rPr>
          <w:t xml:space="preserve"> </w:t>
        </w:r>
        <w:r w:rsidRPr="00642346">
          <w:rPr>
            <w:rStyle w:val="af3"/>
            <w:noProof/>
            <w:snapToGrid w:val="0"/>
          </w:rPr>
          <w:t>초래행위</w:t>
        </w:r>
        <w:r w:rsidRPr="00642346">
          <w:rPr>
            <w:rStyle w:val="af3"/>
            <w:noProof/>
            <w:snapToGrid w:val="0"/>
          </w:rPr>
          <w:t xml:space="preserve"> </w:t>
        </w:r>
        <w:r w:rsidRPr="00642346">
          <w:rPr>
            <w:rStyle w:val="af3"/>
            <w:noProof/>
            <w:snapToGrid w:val="0"/>
          </w:rPr>
          <w:t>금지</w:t>
        </w:r>
        <w:r>
          <w:rPr>
            <w:noProof/>
            <w:webHidden/>
          </w:rPr>
          <w:tab/>
        </w:r>
        <w:r>
          <w:rPr>
            <w:noProof/>
            <w:webHidden/>
          </w:rPr>
          <w:fldChar w:fldCharType="begin"/>
        </w:r>
        <w:r>
          <w:rPr>
            <w:noProof/>
            <w:webHidden/>
          </w:rPr>
          <w:instrText xml:space="preserve"> PAGEREF _Toc241494590 \h </w:instrText>
        </w:r>
        <w:r>
          <w:rPr>
            <w:noProof/>
            <w:webHidden/>
          </w:rPr>
        </w:r>
        <w:r>
          <w:rPr>
            <w:noProof/>
            <w:webHidden/>
          </w:rPr>
          <w:fldChar w:fldCharType="separate"/>
        </w:r>
        <w:r>
          <w:rPr>
            <w:noProof/>
            <w:webHidden/>
          </w:rPr>
          <w:t>38</w:t>
        </w:r>
        <w:r>
          <w:rPr>
            <w:noProof/>
            <w:webHidden/>
          </w:rPr>
          <w:fldChar w:fldCharType="end"/>
        </w:r>
      </w:hyperlink>
    </w:p>
    <w:p w14:paraId="343DF99A" w14:textId="7FB3A56D"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1" w:history="1">
        <w:r w:rsidRPr="00642346">
          <w:rPr>
            <w:rStyle w:val="af3"/>
            <w:noProof/>
            <w:snapToGrid w:val="0"/>
          </w:rPr>
          <w:t>제</w:t>
        </w:r>
        <w:r w:rsidRPr="00642346">
          <w:rPr>
            <w:rStyle w:val="af3"/>
            <w:noProof/>
            <w:snapToGrid w:val="0"/>
          </w:rPr>
          <w:t xml:space="preserve"> 17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이자지급력지수</w:t>
        </w:r>
        <w:r w:rsidRPr="00642346">
          <w:rPr>
            <w:rStyle w:val="af3"/>
            <w:noProof/>
            <w:snapToGrid w:val="0"/>
          </w:rPr>
          <w:t xml:space="preserve"> </w:t>
        </w:r>
        <w:r w:rsidRPr="00642346">
          <w:rPr>
            <w:rStyle w:val="af3"/>
            <w:noProof/>
            <w:snapToGrid w:val="0"/>
          </w:rPr>
          <w:t>유지</w:t>
        </w:r>
        <w:r w:rsidRPr="00642346">
          <w:rPr>
            <w:rStyle w:val="af3"/>
            <w:noProof/>
            <w:snapToGrid w:val="0"/>
          </w:rPr>
          <w:t xml:space="preserve"> </w:t>
        </w:r>
        <w:r w:rsidRPr="00642346">
          <w:rPr>
            <w:rStyle w:val="af3"/>
            <w:noProof/>
            <w:snapToGrid w:val="0"/>
          </w:rPr>
          <w:t>의무</w:t>
        </w:r>
        <w:r>
          <w:rPr>
            <w:noProof/>
            <w:webHidden/>
          </w:rPr>
          <w:tab/>
        </w:r>
        <w:r>
          <w:rPr>
            <w:noProof/>
            <w:webHidden/>
          </w:rPr>
          <w:fldChar w:fldCharType="begin"/>
        </w:r>
        <w:r>
          <w:rPr>
            <w:noProof/>
            <w:webHidden/>
          </w:rPr>
          <w:instrText xml:space="preserve"> PAGEREF _Toc241494591 \h </w:instrText>
        </w:r>
        <w:r>
          <w:rPr>
            <w:noProof/>
            <w:webHidden/>
          </w:rPr>
        </w:r>
        <w:r>
          <w:rPr>
            <w:noProof/>
            <w:webHidden/>
          </w:rPr>
          <w:fldChar w:fldCharType="separate"/>
        </w:r>
        <w:r>
          <w:rPr>
            <w:noProof/>
            <w:webHidden/>
          </w:rPr>
          <w:t>39</w:t>
        </w:r>
        <w:r>
          <w:rPr>
            <w:noProof/>
            <w:webHidden/>
          </w:rPr>
          <w:fldChar w:fldCharType="end"/>
        </w:r>
      </w:hyperlink>
    </w:p>
    <w:p w14:paraId="489D65A2" w14:textId="4E04670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2" w:history="1">
        <w:r w:rsidRPr="00642346">
          <w:rPr>
            <w:rStyle w:val="af3"/>
            <w:noProof/>
            <w:snapToGrid w:val="0"/>
          </w:rPr>
          <w:t>제</w:t>
        </w:r>
        <w:r w:rsidRPr="00642346">
          <w:rPr>
            <w:rStyle w:val="af3"/>
            <w:noProof/>
            <w:snapToGrid w:val="0"/>
          </w:rPr>
          <w:t xml:space="preserve"> 18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대출금의</w:t>
        </w:r>
        <w:r w:rsidRPr="00642346">
          <w:rPr>
            <w:rStyle w:val="af3"/>
            <w:noProof/>
            <w:snapToGrid w:val="0"/>
          </w:rPr>
          <w:t xml:space="preserve"> </w:t>
        </w:r>
        <w:r w:rsidRPr="00642346">
          <w:rPr>
            <w:rStyle w:val="af3"/>
            <w:noProof/>
            <w:snapToGrid w:val="0"/>
          </w:rPr>
          <w:t>상환</w:t>
        </w:r>
        <w:r w:rsidRPr="00642346">
          <w:rPr>
            <w:rStyle w:val="af3"/>
            <w:noProof/>
            <w:snapToGrid w:val="0"/>
          </w:rPr>
          <w:t>(</w:t>
        </w:r>
        <w:r w:rsidRPr="00642346">
          <w:rPr>
            <w:rStyle w:val="af3"/>
            <w:noProof/>
            <w:snapToGrid w:val="0"/>
          </w:rPr>
          <w:t>리파이낸싱</w:t>
        </w:r>
        <w:r w:rsidRPr="00642346">
          <w:rPr>
            <w:rStyle w:val="af3"/>
            <w:noProof/>
            <w:snapToGrid w:val="0"/>
          </w:rPr>
          <w:t>)</w:t>
        </w:r>
        <w:r>
          <w:rPr>
            <w:noProof/>
            <w:webHidden/>
          </w:rPr>
          <w:tab/>
        </w:r>
        <w:r>
          <w:rPr>
            <w:noProof/>
            <w:webHidden/>
          </w:rPr>
          <w:fldChar w:fldCharType="begin"/>
        </w:r>
        <w:r>
          <w:rPr>
            <w:noProof/>
            <w:webHidden/>
          </w:rPr>
          <w:instrText xml:space="preserve"> PAGEREF _Toc241494592 \h </w:instrText>
        </w:r>
        <w:r>
          <w:rPr>
            <w:noProof/>
            <w:webHidden/>
          </w:rPr>
        </w:r>
        <w:r>
          <w:rPr>
            <w:noProof/>
            <w:webHidden/>
          </w:rPr>
          <w:fldChar w:fldCharType="separate"/>
        </w:r>
        <w:r>
          <w:rPr>
            <w:noProof/>
            <w:webHidden/>
          </w:rPr>
          <w:t>39</w:t>
        </w:r>
        <w:r>
          <w:rPr>
            <w:noProof/>
            <w:webHidden/>
          </w:rPr>
          <w:fldChar w:fldCharType="end"/>
        </w:r>
      </w:hyperlink>
    </w:p>
    <w:p w14:paraId="5950C5C7" w14:textId="4A83BE4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3" w:history="1">
        <w:r w:rsidRPr="00642346">
          <w:rPr>
            <w:rStyle w:val="af3"/>
            <w:noProof/>
            <w:snapToGrid w:val="0"/>
          </w:rPr>
          <w:t>제</w:t>
        </w:r>
        <w:r w:rsidRPr="00642346">
          <w:rPr>
            <w:rStyle w:val="af3"/>
            <w:noProof/>
            <w:snapToGrid w:val="0"/>
          </w:rPr>
          <w:t xml:space="preserve"> 19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배당의</w:t>
        </w:r>
        <w:r w:rsidRPr="00642346">
          <w:rPr>
            <w:rStyle w:val="af3"/>
            <w:noProof/>
            <w:snapToGrid w:val="0"/>
          </w:rPr>
          <w:t xml:space="preserve"> </w:t>
        </w:r>
        <w:r w:rsidRPr="00642346">
          <w:rPr>
            <w:rStyle w:val="af3"/>
            <w:noProof/>
            <w:snapToGrid w:val="0"/>
          </w:rPr>
          <w:t>제한</w:t>
        </w:r>
        <w:r>
          <w:rPr>
            <w:noProof/>
            <w:webHidden/>
          </w:rPr>
          <w:tab/>
        </w:r>
        <w:r>
          <w:rPr>
            <w:noProof/>
            <w:webHidden/>
          </w:rPr>
          <w:fldChar w:fldCharType="begin"/>
        </w:r>
        <w:r>
          <w:rPr>
            <w:noProof/>
            <w:webHidden/>
          </w:rPr>
          <w:instrText xml:space="preserve"> PAGEREF _Toc241494593 \h </w:instrText>
        </w:r>
        <w:r>
          <w:rPr>
            <w:noProof/>
            <w:webHidden/>
          </w:rPr>
        </w:r>
        <w:r>
          <w:rPr>
            <w:noProof/>
            <w:webHidden/>
          </w:rPr>
          <w:fldChar w:fldCharType="separate"/>
        </w:r>
        <w:r>
          <w:rPr>
            <w:noProof/>
            <w:webHidden/>
          </w:rPr>
          <w:t>39</w:t>
        </w:r>
        <w:r>
          <w:rPr>
            <w:noProof/>
            <w:webHidden/>
          </w:rPr>
          <w:fldChar w:fldCharType="end"/>
        </w:r>
      </w:hyperlink>
    </w:p>
    <w:p w14:paraId="0AC0398A" w14:textId="0287FE8E"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4" w:history="1">
        <w:r w:rsidRPr="00642346">
          <w:rPr>
            <w:rStyle w:val="af3"/>
            <w:noProof/>
            <w:snapToGrid w:val="0"/>
          </w:rPr>
          <w:t>제</w:t>
        </w:r>
        <w:r w:rsidRPr="00642346">
          <w:rPr>
            <w:rStyle w:val="af3"/>
            <w:noProof/>
            <w:snapToGrid w:val="0"/>
          </w:rPr>
          <w:t xml:space="preserve"> 12 </w:t>
        </w:r>
        <w:r w:rsidRPr="00642346">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snapToGrid w:val="0"/>
          </w:rPr>
          <w:t>기한의</w:t>
        </w:r>
        <w:r w:rsidRPr="00642346">
          <w:rPr>
            <w:rStyle w:val="af3"/>
            <w:noProof/>
            <w:snapToGrid w:val="0"/>
          </w:rPr>
          <w:t xml:space="preserve"> </w:t>
        </w:r>
        <w:r w:rsidRPr="00642346">
          <w:rPr>
            <w:rStyle w:val="af3"/>
            <w:noProof/>
            <w:snapToGrid w:val="0"/>
          </w:rPr>
          <w:t>이익</w:t>
        </w:r>
        <w:r w:rsidRPr="00642346">
          <w:rPr>
            <w:rStyle w:val="af3"/>
            <w:noProof/>
            <w:snapToGrid w:val="0"/>
          </w:rPr>
          <w:t xml:space="preserve"> </w:t>
        </w:r>
        <w:r w:rsidRPr="00642346">
          <w:rPr>
            <w:rStyle w:val="af3"/>
            <w:noProof/>
            <w:snapToGrid w:val="0"/>
          </w:rPr>
          <w:t>상실</w:t>
        </w:r>
        <w:r>
          <w:rPr>
            <w:noProof/>
            <w:webHidden/>
          </w:rPr>
          <w:tab/>
        </w:r>
        <w:r>
          <w:rPr>
            <w:noProof/>
            <w:webHidden/>
          </w:rPr>
          <w:fldChar w:fldCharType="begin"/>
        </w:r>
        <w:r>
          <w:rPr>
            <w:noProof/>
            <w:webHidden/>
          </w:rPr>
          <w:instrText xml:space="preserve"> PAGEREF _Toc241494594 \h </w:instrText>
        </w:r>
        <w:r>
          <w:rPr>
            <w:noProof/>
            <w:webHidden/>
          </w:rPr>
        </w:r>
        <w:r>
          <w:rPr>
            <w:noProof/>
            <w:webHidden/>
          </w:rPr>
          <w:fldChar w:fldCharType="separate"/>
        </w:r>
        <w:r>
          <w:rPr>
            <w:noProof/>
            <w:webHidden/>
          </w:rPr>
          <w:t>39</w:t>
        </w:r>
        <w:r>
          <w:rPr>
            <w:noProof/>
            <w:webHidden/>
          </w:rPr>
          <w:fldChar w:fldCharType="end"/>
        </w:r>
      </w:hyperlink>
    </w:p>
    <w:p w14:paraId="0B6C193C" w14:textId="647A911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5" w:history="1">
        <w:r w:rsidRPr="00642346">
          <w:rPr>
            <w:rStyle w:val="af3"/>
            <w:noProof/>
            <w:snapToGrid w:val="0"/>
          </w:rPr>
          <w:t>제</w:t>
        </w:r>
        <w:r w:rsidRPr="00642346">
          <w:rPr>
            <w:rStyle w:val="af3"/>
            <w:noProof/>
            <w:snapToGrid w:val="0"/>
          </w:rPr>
          <w:t xml:space="preserve"> 1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기한의</w:t>
        </w:r>
        <w:r w:rsidRPr="00642346">
          <w:rPr>
            <w:rStyle w:val="af3"/>
            <w:noProof/>
            <w:snapToGrid w:val="0"/>
          </w:rPr>
          <w:t xml:space="preserve"> </w:t>
        </w:r>
        <w:r w:rsidRPr="00642346">
          <w:rPr>
            <w:rStyle w:val="af3"/>
            <w:noProof/>
            <w:snapToGrid w:val="0"/>
          </w:rPr>
          <w:t>이익</w:t>
        </w:r>
        <w:r w:rsidRPr="00642346">
          <w:rPr>
            <w:rStyle w:val="af3"/>
            <w:noProof/>
            <w:snapToGrid w:val="0"/>
          </w:rPr>
          <w:t xml:space="preserve"> </w:t>
        </w:r>
        <w:r w:rsidRPr="00642346">
          <w:rPr>
            <w:rStyle w:val="af3"/>
            <w:noProof/>
            <w:snapToGrid w:val="0"/>
          </w:rPr>
          <w:t>상실</w:t>
        </w:r>
        <w:r w:rsidRPr="00642346">
          <w:rPr>
            <w:rStyle w:val="af3"/>
            <w:noProof/>
            <w:snapToGrid w:val="0"/>
          </w:rPr>
          <w:t xml:space="preserve"> </w:t>
        </w:r>
        <w:r w:rsidRPr="00642346">
          <w:rPr>
            <w:rStyle w:val="af3"/>
            <w:noProof/>
            <w:snapToGrid w:val="0"/>
          </w:rPr>
          <w:t>사유</w:t>
        </w:r>
        <w:r>
          <w:rPr>
            <w:noProof/>
            <w:webHidden/>
          </w:rPr>
          <w:tab/>
        </w:r>
        <w:r>
          <w:rPr>
            <w:noProof/>
            <w:webHidden/>
          </w:rPr>
          <w:fldChar w:fldCharType="begin"/>
        </w:r>
        <w:r>
          <w:rPr>
            <w:noProof/>
            <w:webHidden/>
          </w:rPr>
          <w:instrText xml:space="preserve"> PAGEREF _Toc241494595 \h </w:instrText>
        </w:r>
        <w:r>
          <w:rPr>
            <w:noProof/>
            <w:webHidden/>
          </w:rPr>
        </w:r>
        <w:r>
          <w:rPr>
            <w:noProof/>
            <w:webHidden/>
          </w:rPr>
          <w:fldChar w:fldCharType="separate"/>
        </w:r>
        <w:r>
          <w:rPr>
            <w:noProof/>
            <w:webHidden/>
          </w:rPr>
          <w:t>39</w:t>
        </w:r>
        <w:r>
          <w:rPr>
            <w:noProof/>
            <w:webHidden/>
          </w:rPr>
          <w:fldChar w:fldCharType="end"/>
        </w:r>
      </w:hyperlink>
    </w:p>
    <w:p w14:paraId="4D10CBD1" w14:textId="4AF53C6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6"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기한의</w:t>
        </w:r>
        <w:r w:rsidRPr="00642346">
          <w:rPr>
            <w:rStyle w:val="af3"/>
            <w:noProof/>
          </w:rPr>
          <w:t xml:space="preserve"> </w:t>
        </w:r>
        <w:r w:rsidRPr="00642346">
          <w:rPr>
            <w:rStyle w:val="af3"/>
            <w:noProof/>
          </w:rPr>
          <w:t>이익</w:t>
        </w:r>
        <w:r w:rsidRPr="00642346">
          <w:rPr>
            <w:rStyle w:val="af3"/>
            <w:noProof/>
          </w:rPr>
          <w:t xml:space="preserve"> </w:t>
        </w:r>
        <w:r w:rsidRPr="00642346">
          <w:rPr>
            <w:rStyle w:val="af3"/>
            <w:noProof/>
          </w:rPr>
          <w:t>상실의</w:t>
        </w:r>
        <w:r w:rsidRPr="00642346">
          <w:rPr>
            <w:rStyle w:val="af3"/>
            <w:noProof/>
          </w:rPr>
          <w:t xml:space="preserve"> </w:t>
        </w:r>
        <w:r w:rsidRPr="00642346">
          <w:rPr>
            <w:rStyle w:val="af3"/>
            <w:noProof/>
          </w:rPr>
          <w:t>효과</w:t>
        </w:r>
        <w:r>
          <w:rPr>
            <w:noProof/>
            <w:webHidden/>
          </w:rPr>
          <w:tab/>
        </w:r>
        <w:r>
          <w:rPr>
            <w:noProof/>
            <w:webHidden/>
          </w:rPr>
          <w:fldChar w:fldCharType="begin"/>
        </w:r>
        <w:r>
          <w:rPr>
            <w:noProof/>
            <w:webHidden/>
          </w:rPr>
          <w:instrText xml:space="preserve"> PAGEREF _Toc241494596 \h </w:instrText>
        </w:r>
        <w:r>
          <w:rPr>
            <w:noProof/>
            <w:webHidden/>
          </w:rPr>
        </w:r>
        <w:r>
          <w:rPr>
            <w:noProof/>
            <w:webHidden/>
          </w:rPr>
          <w:fldChar w:fldCharType="separate"/>
        </w:r>
        <w:r>
          <w:rPr>
            <w:noProof/>
            <w:webHidden/>
          </w:rPr>
          <w:t>41</w:t>
        </w:r>
        <w:r>
          <w:rPr>
            <w:noProof/>
            <w:webHidden/>
          </w:rPr>
          <w:fldChar w:fldCharType="end"/>
        </w:r>
      </w:hyperlink>
    </w:p>
    <w:p w14:paraId="1867F389" w14:textId="4CF55CBE"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7" w:history="1">
        <w:r w:rsidRPr="00642346">
          <w:rPr>
            <w:rStyle w:val="af3"/>
            <w:noProof/>
          </w:rPr>
          <w:t>제</w:t>
        </w:r>
        <w:r w:rsidRPr="00642346">
          <w:rPr>
            <w:rStyle w:val="af3"/>
            <w:noProof/>
          </w:rPr>
          <w:t xml:space="preserve"> 13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대주의</w:t>
        </w:r>
        <w:r w:rsidRPr="00642346">
          <w:rPr>
            <w:rStyle w:val="af3"/>
            <w:noProof/>
          </w:rPr>
          <w:t xml:space="preserve"> </w:t>
        </w:r>
        <w:r w:rsidRPr="00642346">
          <w:rPr>
            <w:rStyle w:val="af3"/>
            <w:noProof/>
          </w:rPr>
          <w:t>의사결정</w:t>
        </w:r>
        <w:r>
          <w:rPr>
            <w:noProof/>
            <w:webHidden/>
          </w:rPr>
          <w:tab/>
        </w:r>
        <w:r>
          <w:rPr>
            <w:noProof/>
            <w:webHidden/>
          </w:rPr>
          <w:fldChar w:fldCharType="begin"/>
        </w:r>
        <w:r>
          <w:rPr>
            <w:noProof/>
            <w:webHidden/>
          </w:rPr>
          <w:instrText xml:space="preserve"> PAGEREF _Toc241494597 \h </w:instrText>
        </w:r>
        <w:r>
          <w:rPr>
            <w:noProof/>
            <w:webHidden/>
          </w:rPr>
        </w:r>
        <w:r>
          <w:rPr>
            <w:noProof/>
            <w:webHidden/>
          </w:rPr>
          <w:fldChar w:fldCharType="separate"/>
        </w:r>
        <w:r>
          <w:rPr>
            <w:noProof/>
            <w:webHidden/>
          </w:rPr>
          <w:t>42</w:t>
        </w:r>
        <w:r>
          <w:rPr>
            <w:noProof/>
            <w:webHidden/>
          </w:rPr>
          <w:fldChar w:fldCharType="end"/>
        </w:r>
      </w:hyperlink>
    </w:p>
    <w:p w14:paraId="66F683BE" w14:textId="522467FD"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8" w:history="1">
        <w:r w:rsidRPr="00642346">
          <w:rPr>
            <w:rStyle w:val="af3"/>
            <w:noProof/>
          </w:rPr>
          <w:t>제</w:t>
        </w:r>
        <w:r w:rsidRPr="00642346">
          <w:rPr>
            <w:rStyle w:val="af3"/>
            <w:noProof/>
          </w:rPr>
          <w:t xml:space="preserve"> 14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통</w:t>
        </w:r>
        <w:r w:rsidRPr="00642346">
          <w:rPr>
            <w:rStyle w:val="af3"/>
            <w:noProof/>
          </w:rPr>
          <w:t xml:space="preserve">   </w:t>
        </w:r>
        <w:r w:rsidRPr="00642346">
          <w:rPr>
            <w:rStyle w:val="af3"/>
            <w:noProof/>
          </w:rPr>
          <w:t>지</w:t>
        </w:r>
        <w:r>
          <w:rPr>
            <w:noProof/>
            <w:webHidden/>
          </w:rPr>
          <w:tab/>
        </w:r>
        <w:r>
          <w:rPr>
            <w:noProof/>
            <w:webHidden/>
          </w:rPr>
          <w:fldChar w:fldCharType="begin"/>
        </w:r>
        <w:r>
          <w:rPr>
            <w:noProof/>
            <w:webHidden/>
          </w:rPr>
          <w:instrText xml:space="preserve"> PAGEREF _Toc241494598 \h </w:instrText>
        </w:r>
        <w:r>
          <w:rPr>
            <w:noProof/>
            <w:webHidden/>
          </w:rPr>
        </w:r>
        <w:r>
          <w:rPr>
            <w:noProof/>
            <w:webHidden/>
          </w:rPr>
          <w:fldChar w:fldCharType="separate"/>
        </w:r>
        <w:r>
          <w:rPr>
            <w:noProof/>
            <w:webHidden/>
          </w:rPr>
          <w:t>44</w:t>
        </w:r>
        <w:r>
          <w:rPr>
            <w:noProof/>
            <w:webHidden/>
          </w:rPr>
          <w:fldChar w:fldCharType="end"/>
        </w:r>
      </w:hyperlink>
    </w:p>
    <w:p w14:paraId="1A28F9FA" w14:textId="3F6B338F"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9" w:history="1">
        <w:r w:rsidRPr="00642346">
          <w:rPr>
            <w:rStyle w:val="af3"/>
            <w:noProof/>
          </w:rPr>
          <w:t>제</w:t>
        </w:r>
        <w:r w:rsidRPr="00642346">
          <w:rPr>
            <w:rStyle w:val="af3"/>
            <w:noProof/>
          </w:rPr>
          <w:t xml:space="preserve"> 15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기</w:t>
        </w:r>
        <w:r w:rsidRPr="00642346">
          <w:rPr>
            <w:rStyle w:val="af3"/>
            <w:noProof/>
          </w:rPr>
          <w:t xml:space="preserve">   </w:t>
        </w:r>
        <w:r w:rsidRPr="00642346">
          <w:rPr>
            <w:rStyle w:val="af3"/>
            <w:noProof/>
          </w:rPr>
          <w:t>타</w:t>
        </w:r>
        <w:r>
          <w:rPr>
            <w:noProof/>
            <w:webHidden/>
          </w:rPr>
          <w:tab/>
        </w:r>
        <w:r>
          <w:rPr>
            <w:noProof/>
            <w:webHidden/>
          </w:rPr>
          <w:fldChar w:fldCharType="begin"/>
        </w:r>
        <w:r>
          <w:rPr>
            <w:noProof/>
            <w:webHidden/>
          </w:rPr>
          <w:instrText xml:space="preserve"> PAGEREF _Toc241494599 \h </w:instrText>
        </w:r>
        <w:r>
          <w:rPr>
            <w:noProof/>
            <w:webHidden/>
          </w:rPr>
        </w:r>
        <w:r>
          <w:rPr>
            <w:noProof/>
            <w:webHidden/>
          </w:rPr>
          <w:fldChar w:fldCharType="separate"/>
        </w:r>
        <w:r>
          <w:rPr>
            <w:noProof/>
            <w:webHidden/>
          </w:rPr>
          <w:t>44</w:t>
        </w:r>
        <w:r>
          <w:rPr>
            <w:noProof/>
            <w:webHidden/>
          </w:rPr>
          <w:fldChar w:fldCharType="end"/>
        </w:r>
      </w:hyperlink>
    </w:p>
    <w:p w14:paraId="310A9927" w14:textId="0720CDE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0"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완전합의</w:t>
        </w:r>
        <w:r>
          <w:rPr>
            <w:noProof/>
            <w:webHidden/>
          </w:rPr>
          <w:tab/>
        </w:r>
        <w:r>
          <w:rPr>
            <w:noProof/>
            <w:webHidden/>
          </w:rPr>
          <w:fldChar w:fldCharType="begin"/>
        </w:r>
        <w:r>
          <w:rPr>
            <w:noProof/>
            <w:webHidden/>
          </w:rPr>
          <w:instrText xml:space="preserve"> PAGEREF _Toc241494600 \h </w:instrText>
        </w:r>
        <w:r>
          <w:rPr>
            <w:noProof/>
            <w:webHidden/>
          </w:rPr>
        </w:r>
        <w:r>
          <w:rPr>
            <w:noProof/>
            <w:webHidden/>
          </w:rPr>
          <w:fldChar w:fldCharType="separate"/>
        </w:r>
        <w:r>
          <w:rPr>
            <w:noProof/>
            <w:webHidden/>
          </w:rPr>
          <w:t>44</w:t>
        </w:r>
        <w:r>
          <w:rPr>
            <w:noProof/>
            <w:webHidden/>
          </w:rPr>
          <w:fldChar w:fldCharType="end"/>
        </w:r>
      </w:hyperlink>
    </w:p>
    <w:p w14:paraId="7EA242E2" w14:textId="4BBE820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1"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w:t>
        </w:r>
        <w:r w:rsidRPr="00642346">
          <w:rPr>
            <w:rStyle w:val="af3"/>
            <w:noProof/>
          </w:rPr>
          <w:t xml:space="preserve"> </w:t>
        </w:r>
        <w:r w:rsidRPr="00642346">
          <w:rPr>
            <w:rStyle w:val="af3"/>
            <w:noProof/>
          </w:rPr>
          <w:t>정</w:t>
        </w:r>
        <w:r>
          <w:rPr>
            <w:noProof/>
            <w:webHidden/>
          </w:rPr>
          <w:tab/>
        </w:r>
        <w:r>
          <w:rPr>
            <w:noProof/>
            <w:webHidden/>
          </w:rPr>
          <w:fldChar w:fldCharType="begin"/>
        </w:r>
        <w:r>
          <w:rPr>
            <w:noProof/>
            <w:webHidden/>
          </w:rPr>
          <w:instrText xml:space="preserve"> PAGEREF _Toc241494601 \h </w:instrText>
        </w:r>
        <w:r>
          <w:rPr>
            <w:noProof/>
            <w:webHidden/>
          </w:rPr>
        </w:r>
        <w:r>
          <w:rPr>
            <w:noProof/>
            <w:webHidden/>
          </w:rPr>
          <w:fldChar w:fldCharType="separate"/>
        </w:r>
        <w:r>
          <w:rPr>
            <w:noProof/>
            <w:webHidden/>
          </w:rPr>
          <w:t>44</w:t>
        </w:r>
        <w:r>
          <w:rPr>
            <w:noProof/>
            <w:webHidden/>
          </w:rPr>
          <w:fldChar w:fldCharType="end"/>
        </w:r>
      </w:hyperlink>
    </w:p>
    <w:p w14:paraId="31ECD083" w14:textId="328E5BC7"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2"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개별성</w:t>
        </w:r>
        <w:r>
          <w:rPr>
            <w:noProof/>
            <w:webHidden/>
          </w:rPr>
          <w:tab/>
        </w:r>
        <w:r>
          <w:rPr>
            <w:noProof/>
            <w:webHidden/>
          </w:rPr>
          <w:fldChar w:fldCharType="begin"/>
        </w:r>
        <w:r>
          <w:rPr>
            <w:noProof/>
            <w:webHidden/>
          </w:rPr>
          <w:instrText xml:space="preserve"> PAGEREF _Toc241494602 \h </w:instrText>
        </w:r>
        <w:r>
          <w:rPr>
            <w:noProof/>
            <w:webHidden/>
          </w:rPr>
        </w:r>
        <w:r>
          <w:rPr>
            <w:noProof/>
            <w:webHidden/>
          </w:rPr>
          <w:fldChar w:fldCharType="separate"/>
        </w:r>
        <w:r>
          <w:rPr>
            <w:noProof/>
            <w:webHidden/>
          </w:rPr>
          <w:t>44</w:t>
        </w:r>
        <w:r>
          <w:rPr>
            <w:noProof/>
            <w:webHidden/>
          </w:rPr>
          <w:fldChar w:fldCharType="end"/>
        </w:r>
      </w:hyperlink>
    </w:p>
    <w:p w14:paraId="65080788" w14:textId="7DCCE78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3"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양</w:t>
        </w:r>
        <w:r w:rsidRPr="00642346">
          <w:rPr>
            <w:rStyle w:val="af3"/>
            <w:noProof/>
          </w:rPr>
          <w:t xml:space="preserve"> </w:t>
        </w:r>
        <w:r w:rsidRPr="00642346">
          <w:rPr>
            <w:rStyle w:val="af3"/>
            <w:noProof/>
          </w:rPr>
          <w:t>도</w:t>
        </w:r>
        <w:r>
          <w:rPr>
            <w:noProof/>
            <w:webHidden/>
          </w:rPr>
          <w:tab/>
        </w:r>
        <w:r>
          <w:rPr>
            <w:noProof/>
            <w:webHidden/>
          </w:rPr>
          <w:fldChar w:fldCharType="begin"/>
        </w:r>
        <w:r>
          <w:rPr>
            <w:noProof/>
            <w:webHidden/>
          </w:rPr>
          <w:instrText xml:space="preserve"> PAGEREF _Toc241494603 \h </w:instrText>
        </w:r>
        <w:r>
          <w:rPr>
            <w:noProof/>
            <w:webHidden/>
          </w:rPr>
        </w:r>
        <w:r>
          <w:rPr>
            <w:noProof/>
            <w:webHidden/>
          </w:rPr>
          <w:fldChar w:fldCharType="separate"/>
        </w:r>
        <w:r>
          <w:rPr>
            <w:noProof/>
            <w:webHidden/>
          </w:rPr>
          <w:t>45</w:t>
        </w:r>
        <w:r>
          <w:rPr>
            <w:noProof/>
            <w:webHidden/>
          </w:rPr>
          <w:fldChar w:fldCharType="end"/>
        </w:r>
      </w:hyperlink>
    </w:p>
    <w:p w14:paraId="0015D35D" w14:textId="27F55CA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4"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비밀유지</w:t>
        </w:r>
        <w:r>
          <w:rPr>
            <w:noProof/>
            <w:webHidden/>
          </w:rPr>
          <w:tab/>
        </w:r>
        <w:r>
          <w:rPr>
            <w:noProof/>
            <w:webHidden/>
          </w:rPr>
          <w:fldChar w:fldCharType="begin"/>
        </w:r>
        <w:r>
          <w:rPr>
            <w:noProof/>
            <w:webHidden/>
          </w:rPr>
          <w:instrText xml:space="preserve"> PAGEREF _Toc241494604 \h </w:instrText>
        </w:r>
        <w:r>
          <w:rPr>
            <w:noProof/>
            <w:webHidden/>
          </w:rPr>
        </w:r>
        <w:r>
          <w:rPr>
            <w:noProof/>
            <w:webHidden/>
          </w:rPr>
          <w:fldChar w:fldCharType="separate"/>
        </w:r>
        <w:r>
          <w:rPr>
            <w:noProof/>
            <w:webHidden/>
          </w:rPr>
          <w:t>45</w:t>
        </w:r>
        <w:r>
          <w:rPr>
            <w:noProof/>
            <w:webHidden/>
          </w:rPr>
          <w:fldChar w:fldCharType="end"/>
        </w:r>
      </w:hyperlink>
    </w:p>
    <w:p w14:paraId="605A39ED" w14:textId="1DC24FDA"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5"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개별적</w:t>
        </w:r>
        <w:r w:rsidRPr="00642346">
          <w:rPr>
            <w:rStyle w:val="af3"/>
            <w:noProof/>
          </w:rPr>
          <w:t xml:space="preserve">, </w:t>
        </w:r>
        <w:r w:rsidRPr="00642346">
          <w:rPr>
            <w:rStyle w:val="af3"/>
            <w:noProof/>
          </w:rPr>
          <w:t>누적적</w:t>
        </w:r>
        <w:r w:rsidRPr="00642346">
          <w:rPr>
            <w:rStyle w:val="af3"/>
            <w:noProof/>
          </w:rPr>
          <w:t xml:space="preserve"> </w:t>
        </w:r>
        <w:r w:rsidRPr="00642346">
          <w:rPr>
            <w:rStyle w:val="af3"/>
            <w:noProof/>
          </w:rPr>
          <w:t>권리</w:t>
        </w:r>
        <w:r>
          <w:rPr>
            <w:noProof/>
            <w:webHidden/>
          </w:rPr>
          <w:tab/>
        </w:r>
        <w:r>
          <w:rPr>
            <w:noProof/>
            <w:webHidden/>
          </w:rPr>
          <w:fldChar w:fldCharType="begin"/>
        </w:r>
        <w:r>
          <w:rPr>
            <w:noProof/>
            <w:webHidden/>
          </w:rPr>
          <w:instrText xml:space="preserve"> PAGEREF _Toc241494605 \h </w:instrText>
        </w:r>
        <w:r>
          <w:rPr>
            <w:noProof/>
            <w:webHidden/>
          </w:rPr>
        </w:r>
        <w:r>
          <w:rPr>
            <w:noProof/>
            <w:webHidden/>
          </w:rPr>
          <w:fldChar w:fldCharType="separate"/>
        </w:r>
        <w:r>
          <w:rPr>
            <w:noProof/>
            <w:webHidden/>
          </w:rPr>
          <w:t>45</w:t>
        </w:r>
        <w:r>
          <w:rPr>
            <w:noProof/>
            <w:webHidden/>
          </w:rPr>
          <w:fldChar w:fldCharType="end"/>
        </w:r>
      </w:hyperlink>
    </w:p>
    <w:p w14:paraId="006D1A36" w14:textId="7DA3352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6"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준거법</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관할법원</w:t>
        </w:r>
        <w:r>
          <w:rPr>
            <w:noProof/>
            <w:webHidden/>
          </w:rPr>
          <w:tab/>
        </w:r>
        <w:r>
          <w:rPr>
            <w:noProof/>
            <w:webHidden/>
          </w:rPr>
          <w:fldChar w:fldCharType="begin"/>
        </w:r>
        <w:r>
          <w:rPr>
            <w:noProof/>
            <w:webHidden/>
          </w:rPr>
          <w:instrText xml:space="preserve"> PAGEREF _Toc241494606 \h </w:instrText>
        </w:r>
        <w:r>
          <w:rPr>
            <w:noProof/>
            <w:webHidden/>
          </w:rPr>
        </w:r>
        <w:r>
          <w:rPr>
            <w:noProof/>
            <w:webHidden/>
          </w:rPr>
          <w:fldChar w:fldCharType="separate"/>
        </w:r>
        <w:r>
          <w:rPr>
            <w:noProof/>
            <w:webHidden/>
          </w:rPr>
          <w:t>45</w:t>
        </w:r>
        <w:r>
          <w:rPr>
            <w:noProof/>
            <w:webHidden/>
          </w:rPr>
          <w:fldChar w:fldCharType="end"/>
        </w:r>
      </w:hyperlink>
    </w:p>
    <w:p w14:paraId="749333F3" w14:textId="08CE2F3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7"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기타계약과의</w:t>
        </w:r>
        <w:r w:rsidRPr="00642346">
          <w:rPr>
            <w:rStyle w:val="af3"/>
            <w:noProof/>
          </w:rPr>
          <w:t xml:space="preserve"> </w:t>
        </w:r>
        <w:r w:rsidRPr="00642346">
          <w:rPr>
            <w:rStyle w:val="af3"/>
            <w:noProof/>
          </w:rPr>
          <w:t>관계</w:t>
        </w:r>
        <w:r>
          <w:rPr>
            <w:noProof/>
            <w:webHidden/>
          </w:rPr>
          <w:tab/>
        </w:r>
        <w:r>
          <w:rPr>
            <w:noProof/>
            <w:webHidden/>
          </w:rPr>
          <w:fldChar w:fldCharType="begin"/>
        </w:r>
        <w:r>
          <w:rPr>
            <w:noProof/>
            <w:webHidden/>
          </w:rPr>
          <w:instrText xml:space="preserve"> PAGEREF _Toc241494607 \h </w:instrText>
        </w:r>
        <w:r>
          <w:rPr>
            <w:noProof/>
            <w:webHidden/>
          </w:rPr>
        </w:r>
        <w:r>
          <w:rPr>
            <w:noProof/>
            <w:webHidden/>
          </w:rPr>
          <w:fldChar w:fldCharType="separate"/>
        </w:r>
        <w:r>
          <w:rPr>
            <w:noProof/>
            <w:webHidden/>
          </w:rPr>
          <w:t>46</w:t>
        </w:r>
        <w:r>
          <w:rPr>
            <w:noProof/>
            <w:webHidden/>
          </w:rPr>
          <w:fldChar w:fldCharType="end"/>
        </w:r>
      </w:hyperlink>
    </w:p>
    <w:p w14:paraId="4E3CE32B" w14:textId="1C2A7767"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8" w:history="1">
        <w:r w:rsidRPr="00642346">
          <w:rPr>
            <w:rStyle w:val="af3"/>
            <w:noProof/>
          </w:rPr>
          <w:t>제</w:t>
        </w:r>
        <w:r w:rsidRPr="00642346">
          <w:rPr>
            <w:rStyle w:val="af3"/>
            <w:noProof/>
          </w:rPr>
          <w:t xml:space="preserve"> 9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부</w:t>
        </w:r>
        <w:r w:rsidRPr="00642346">
          <w:rPr>
            <w:rStyle w:val="af3"/>
            <w:noProof/>
          </w:rPr>
          <w:t xml:space="preserve"> </w:t>
        </w:r>
        <w:r w:rsidRPr="00642346">
          <w:rPr>
            <w:rStyle w:val="af3"/>
            <w:noProof/>
          </w:rPr>
          <w:t>본</w:t>
        </w:r>
        <w:r>
          <w:rPr>
            <w:noProof/>
            <w:webHidden/>
          </w:rPr>
          <w:tab/>
        </w:r>
        <w:r>
          <w:rPr>
            <w:noProof/>
            <w:webHidden/>
          </w:rPr>
          <w:fldChar w:fldCharType="begin"/>
        </w:r>
        <w:r>
          <w:rPr>
            <w:noProof/>
            <w:webHidden/>
          </w:rPr>
          <w:instrText xml:space="preserve"> PAGEREF _Toc241494608 \h </w:instrText>
        </w:r>
        <w:r>
          <w:rPr>
            <w:noProof/>
            <w:webHidden/>
          </w:rPr>
        </w:r>
        <w:r>
          <w:rPr>
            <w:noProof/>
            <w:webHidden/>
          </w:rPr>
          <w:fldChar w:fldCharType="separate"/>
        </w:r>
        <w:r>
          <w:rPr>
            <w:noProof/>
            <w:webHidden/>
          </w:rPr>
          <w:t>46</w:t>
        </w:r>
        <w:r>
          <w:rPr>
            <w:noProof/>
            <w:webHidden/>
          </w:rPr>
          <w:fldChar w:fldCharType="end"/>
        </w:r>
      </w:hyperlink>
    </w:p>
    <w:p w14:paraId="10E3D199" w14:textId="62BF9F30"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09" w:history="1">
        <w:r w:rsidRPr="00642346">
          <w:rPr>
            <w:rStyle w:val="af3"/>
            <w:bCs/>
            <w:noProof/>
          </w:rPr>
          <w:t>별지</w:t>
        </w:r>
        <w:r>
          <w:rPr>
            <w:noProof/>
            <w:webHidden/>
          </w:rPr>
          <w:tab/>
        </w:r>
        <w:r>
          <w:rPr>
            <w:noProof/>
            <w:webHidden/>
          </w:rPr>
          <w:fldChar w:fldCharType="begin"/>
        </w:r>
        <w:r>
          <w:rPr>
            <w:noProof/>
            <w:webHidden/>
          </w:rPr>
          <w:instrText xml:space="preserve"> PAGEREF _Toc241494609 \h </w:instrText>
        </w:r>
        <w:r>
          <w:rPr>
            <w:noProof/>
            <w:webHidden/>
          </w:rPr>
        </w:r>
        <w:r>
          <w:rPr>
            <w:noProof/>
            <w:webHidden/>
          </w:rPr>
          <w:fldChar w:fldCharType="separate"/>
        </w:r>
        <w:r>
          <w:rPr>
            <w:noProof/>
            <w:webHidden/>
          </w:rPr>
          <w:t>54</w:t>
        </w:r>
        <w:r>
          <w:rPr>
            <w:noProof/>
            <w:webHidden/>
          </w:rPr>
          <w:fldChar w:fldCharType="end"/>
        </w:r>
      </w:hyperlink>
    </w:p>
    <w:p w14:paraId="0EECA06B" w14:textId="0F7EACF2"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0" w:history="1">
        <w:r w:rsidRPr="00642346">
          <w:rPr>
            <w:rStyle w:val="af3"/>
            <w:bCs/>
            <w:noProof/>
          </w:rPr>
          <w:t>대주목록</w:t>
        </w:r>
        <w:r w:rsidRPr="00642346">
          <w:rPr>
            <w:rStyle w:val="af3"/>
            <w:bCs/>
            <w:noProof/>
          </w:rPr>
          <w:t xml:space="preserve"> </w:t>
        </w:r>
        <w:r w:rsidRPr="00642346">
          <w:rPr>
            <w:rStyle w:val="af3"/>
            <w:bCs/>
            <w:noProof/>
          </w:rPr>
          <w:t>및</w:t>
        </w:r>
        <w:r w:rsidRPr="00642346">
          <w:rPr>
            <w:rStyle w:val="af3"/>
            <w:bCs/>
            <w:noProof/>
          </w:rPr>
          <w:t xml:space="preserve"> </w:t>
        </w:r>
        <w:r w:rsidRPr="00642346">
          <w:rPr>
            <w:rStyle w:val="af3"/>
            <w:bCs/>
            <w:noProof/>
          </w:rPr>
          <w:t>대주별</w:t>
        </w:r>
        <w:r w:rsidRPr="00642346">
          <w:rPr>
            <w:rStyle w:val="af3"/>
            <w:bCs/>
            <w:noProof/>
          </w:rPr>
          <w:t xml:space="preserve"> </w:t>
        </w:r>
        <w:r w:rsidRPr="00642346">
          <w:rPr>
            <w:rStyle w:val="af3"/>
            <w:bCs/>
            <w:noProof/>
          </w:rPr>
          <w:t>대출약정금</w:t>
        </w:r>
        <w:r>
          <w:rPr>
            <w:noProof/>
            <w:webHidden/>
          </w:rPr>
          <w:tab/>
        </w:r>
        <w:r>
          <w:rPr>
            <w:noProof/>
            <w:webHidden/>
          </w:rPr>
          <w:fldChar w:fldCharType="begin"/>
        </w:r>
        <w:r>
          <w:rPr>
            <w:noProof/>
            <w:webHidden/>
          </w:rPr>
          <w:instrText xml:space="preserve"> PAGEREF _Toc241494610 \h </w:instrText>
        </w:r>
        <w:r>
          <w:rPr>
            <w:noProof/>
            <w:webHidden/>
          </w:rPr>
        </w:r>
        <w:r>
          <w:rPr>
            <w:noProof/>
            <w:webHidden/>
          </w:rPr>
          <w:fldChar w:fldCharType="separate"/>
        </w:r>
        <w:r>
          <w:rPr>
            <w:noProof/>
            <w:webHidden/>
          </w:rPr>
          <w:t>54</w:t>
        </w:r>
        <w:r>
          <w:rPr>
            <w:noProof/>
            <w:webHidden/>
          </w:rPr>
          <w:fldChar w:fldCharType="end"/>
        </w:r>
      </w:hyperlink>
    </w:p>
    <w:p w14:paraId="26D2E770" w14:textId="47AF6A95"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1" w:history="1">
        <w:r w:rsidRPr="00642346">
          <w:rPr>
            <w:rStyle w:val="af3"/>
            <w:bCs/>
            <w:noProof/>
          </w:rPr>
          <w:t>부록</w:t>
        </w:r>
        <w:r w:rsidRPr="00642346">
          <w:rPr>
            <w:rStyle w:val="af3"/>
            <w:bCs/>
            <w:noProof/>
          </w:rPr>
          <w:t xml:space="preserve"> 1</w:t>
        </w:r>
        <w:r>
          <w:rPr>
            <w:noProof/>
            <w:webHidden/>
          </w:rPr>
          <w:tab/>
        </w:r>
        <w:r>
          <w:rPr>
            <w:noProof/>
            <w:webHidden/>
          </w:rPr>
          <w:fldChar w:fldCharType="begin"/>
        </w:r>
        <w:r>
          <w:rPr>
            <w:noProof/>
            <w:webHidden/>
          </w:rPr>
          <w:instrText xml:space="preserve"> PAGEREF _Toc241494611 \h </w:instrText>
        </w:r>
        <w:r>
          <w:rPr>
            <w:noProof/>
            <w:webHidden/>
          </w:rPr>
        </w:r>
        <w:r>
          <w:rPr>
            <w:noProof/>
            <w:webHidden/>
          </w:rPr>
          <w:fldChar w:fldCharType="separate"/>
        </w:r>
        <w:r>
          <w:rPr>
            <w:noProof/>
            <w:webHidden/>
          </w:rPr>
          <w:t>55</w:t>
        </w:r>
        <w:r>
          <w:rPr>
            <w:noProof/>
            <w:webHidden/>
          </w:rPr>
          <w:fldChar w:fldCharType="end"/>
        </w:r>
      </w:hyperlink>
    </w:p>
    <w:p w14:paraId="040580DE" w14:textId="0E395F10"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2" w:history="1">
        <w:r w:rsidRPr="00642346">
          <w:rPr>
            <w:rStyle w:val="af3"/>
            <w:bCs/>
            <w:noProof/>
          </w:rPr>
          <w:t>인출선행조건서류</w:t>
        </w:r>
        <w:r>
          <w:rPr>
            <w:noProof/>
            <w:webHidden/>
          </w:rPr>
          <w:tab/>
        </w:r>
        <w:r>
          <w:rPr>
            <w:noProof/>
            <w:webHidden/>
          </w:rPr>
          <w:fldChar w:fldCharType="begin"/>
        </w:r>
        <w:r>
          <w:rPr>
            <w:noProof/>
            <w:webHidden/>
          </w:rPr>
          <w:instrText xml:space="preserve"> PAGEREF _Toc241494612 \h </w:instrText>
        </w:r>
        <w:r>
          <w:rPr>
            <w:noProof/>
            <w:webHidden/>
          </w:rPr>
        </w:r>
        <w:r>
          <w:rPr>
            <w:noProof/>
            <w:webHidden/>
          </w:rPr>
          <w:fldChar w:fldCharType="separate"/>
        </w:r>
        <w:r>
          <w:rPr>
            <w:noProof/>
            <w:webHidden/>
          </w:rPr>
          <w:t>55</w:t>
        </w:r>
        <w:r>
          <w:rPr>
            <w:noProof/>
            <w:webHidden/>
          </w:rPr>
          <w:fldChar w:fldCharType="end"/>
        </w:r>
      </w:hyperlink>
    </w:p>
    <w:p w14:paraId="622D7B92" w14:textId="177AF1E6"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3" w:history="1">
        <w:r w:rsidRPr="00642346">
          <w:rPr>
            <w:rStyle w:val="af3"/>
            <w:bCs/>
            <w:noProof/>
          </w:rPr>
          <w:t>부록</w:t>
        </w:r>
        <w:r w:rsidRPr="00642346">
          <w:rPr>
            <w:rStyle w:val="af3"/>
            <w:bCs/>
            <w:noProof/>
          </w:rPr>
          <w:t xml:space="preserve"> 2</w:t>
        </w:r>
        <w:r>
          <w:rPr>
            <w:noProof/>
            <w:webHidden/>
          </w:rPr>
          <w:tab/>
        </w:r>
        <w:r>
          <w:rPr>
            <w:noProof/>
            <w:webHidden/>
          </w:rPr>
          <w:fldChar w:fldCharType="begin"/>
        </w:r>
        <w:r>
          <w:rPr>
            <w:noProof/>
            <w:webHidden/>
          </w:rPr>
          <w:instrText xml:space="preserve"> PAGEREF _Toc241494613 \h </w:instrText>
        </w:r>
        <w:r>
          <w:rPr>
            <w:noProof/>
            <w:webHidden/>
          </w:rPr>
        </w:r>
        <w:r>
          <w:rPr>
            <w:noProof/>
            <w:webHidden/>
          </w:rPr>
          <w:fldChar w:fldCharType="separate"/>
        </w:r>
        <w:r>
          <w:rPr>
            <w:noProof/>
            <w:webHidden/>
          </w:rPr>
          <w:t>57</w:t>
        </w:r>
        <w:r>
          <w:rPr>
            <w:noProof/>
            <w:webHidden/>
          </w:rPr>
          <w:fldChar w:fldCharType="end"/>
        </w:r>
      </w:hyperlink>
    </w:p>
    <w:p w14:paraId="05EA6F5A" w14:textId="7F2C0F62"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4" w:history="1">
        <w:r w:rsidRPr="00642346">
          <w:rPr>
            <w:rStyle w:val="af3"/>
            <w:bCs/>
            <w:noProof/>
          </w:rPr>
          <w:t>인출동시이행</w:t>
        </w:r>
        <w:r w:rsidRPr="00642346">
          <w:rPr>
            <w:rStyle w:val="af3"/>
            <w:bCs/>
            <w:noProof/>
          </w:rPr>
          <w:t>/</w:t>
        </w:r>
        <w:r w:rsidRPr="00642346">
          <w:rPr>
            <w:rStyle w:val="af3"/>
            <w:bCs/>
            <w:noProof/>
          </w:rPr>
          <w:t>후행조건서류</w:t>
        </w:r>
        <w:r>
          <w:rPr>
            <w:noProof/>
            <w:webHidden/>
          </w:rPr>
          <w:tab/>
        </w:r>
        <w:r>
          <w:rPr>
            <w:noProof/>
            <w:webHidden/>
          </w:rPr>
          <w:fldChar w:fldCharType="begin"/>
        </w:r>
        <w:r>
          <w:rPr>
            <w:noProof/>
            <w:webHidden/>
          </w:rPr>
          <w:instrText xml:space="preserve"> PAGEREF _Toc241494614 \h </w:instrText>
        </w:r>
        <w:r>
          <w:rPr>
            <w:noProof/>
            <w:webHidden/>
          </w:rPr>
        </w:r>
        <w:r>
          <w:rPr>
            <w:noProof/>
            <w:webHidden/>
          </w:rPr>
          <w:fldChar w:fldCharType="separate"/>
        </w:r>
        <w:r>
          <w:rPr>
            <w:noProof/>
            <w:webHidden/>
          </w:rPr>
          <w:t>57</w:t>
        </w:r>
        <w:r>
          <w:rPr>
            <w:noProof/>
            <w:webHidden/>
          </w:rPr>
          <w:fldChar w:fldCharType="end"/>
        </w:r>
      </w:hyperlink>
    </w:p>
    <w:p w14:paraId="0DBE84F9" w14:textId="220D0884"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5" w:history="1">
        <w:r w:rsidRPr="00642346">
          <w:rPr>
            <w:rStyle w:val="af3"/>
            <w:bCs/>
            <w:noProof/>
          </w:rPr>
          <w:t>부록</w:t>
        </w:r>
        <w:r w:rsidRPr="00642346">
          <w:rPr>
            <w:rStyle w:val="af3"/>
            <w:bCs/>
            <w:noProof/>
          </w:rPr>
          <w:t xml:space="preserve"> 3</w:t>
        </w:r>
        <w:r>
          <w:rPr>
            <w:noProof/>
            <w:webHidden/>
          </w:rPr>
          <w:tab/>
        </w:r>
        <w:r>
          <w:rPr>
            <w:noProof/>
            <w:webHidden/>
          </w:rPr>
          <w:fldChar w:fldCharType="begin"/>
        </w:r>
        <w:r>
          <w:rPr>
            <w:noProof/>
            <w:webHidden/>
          </w:rPr>
          <w:instrText xml:space="preserve"> PAGEREF _Toc241494615 \h </w:instrText>
        </w:r>
        <w:r>
          <w:rPr>
            <w:noProof/>
            <w:webHidden/>
          </w:rPr>
        </w:r>
        <w:r>
          <w:rPr>
            <w:noProof/>
            <w:webHidden/>
          </w:rPr>
          <w:fldChar w:fldCharType="separate"/>
        </w:r>
        <w:r>
          <w:rPr>
            <w:noProof/>
            <w:webHidden/>
          </w:rPr>
          <w:t>1</w:t>
        </w:r>
        <w:r>
          <w:rPr>
            <w:noProof/>
            <w:webHidden/>
          </w:rPr>
          <w:fldChar w:fldCharType="end"/>
        </w:r>
      </w:hyperlink>
    </w:p>
    <w:p w14:paraId="60FFFD8D" w14:textId="1DE746C3"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6" w:history="1">
        <w:r w:rsidRPr="00642346">
          <w:rPr>
            <w:rStyle w:val="af3"/>
            <w:noProof/>
          </w:rPr>
          <w:t>본건</w:t>
        </w:r>
        <w:r w:rsidRPr="00642346">
          <w:rPr>
            <w:rStyle w:val="af3"/>
            <w:noProof/>
          </w:rPr>
          <w:t xml:space="preserve"> </w:t>
        </w:r>
        <w:r w:rsidRPr="00642346">
          <w:rPr>
            <w:rStyle w:val="af3"/>
            <w:noProof/>
          </w:rPr>
          <w:t>부동산</w:t>
        </w:r>
        <w:r w:rsidRPr="00642346">
          <w:rPr>
            <w:rStyle w:val="af3"/>
            <w:noProof/>
          </w:rPr>
          <w:t xml:space="preserve"> </w:t>
        </w:r>
        <w:r w:rsidRPr="00642346">
          <w:rPr>
            <w:rStyle w:val="af3"/>
            <w:noProof/>
          </w:rPr>
          <w:t>목록</w:t>
        </w:r>
        <w:r>
          <w:rPr>
            <w:noProof/>
            <w:webHidden/>
          </w:rPr>
          <w:tab/>
        </w:r>
        <w:r>
          <w:rPr>
            <w:noProof/>
            <w:webHidden/>
          </w:rPr>
          <w:fldChar w:fldCharType="begin"/>
        </w:r>
        <w:r>
          <w:rPr>
            <w:noProof/>
            <w:webHidden/>
          </w:rPr>
          <w:instrText xml:space="preserve"> PAGEREF _Toc241494616 \h </w:instrText>
        </w:r>
        <w:r>
          <w:rPr>
            <w:noProof/>
            <w:webHidden/>
          </w:rPr>
        </w:r>
        <w:r>
          <w:rPr>
            <w:noProof/>
            <w:webHidden/>
          </w:rPr>
          <w:fldChar w:fldCharType="separate"/>
        </w:r>
        <w:r>
          <w:rPr>
            <w:noProof/>
            <w:webHidden/>
          </w:rPr>
          <w:t>1</w:t>
        </w:r>
        <w:r>
          <w:rPr>
            <w:noProof/>
            <w:webHidden/>
          </w:rPr>
          <w:fldChar w:fldCharType="end"/>
        </w:r>
      </w:hyperlink>
    </w:p>
    <w:p w14:paraId="57AEF3CC" w14:textId="269F7B97"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7" w:history="1">
        <w:r w:rsidRPr="00642346">
          <w:rPr>
            <w:rStyle w:val="af3"/>
            <w:bCs/>
            <w:noProof/>
          </w:rPr>
          <w:t>부록</w:t>
        </w:r>
        <w:r w:rsidRPr="00642346">
          <w:rPr>
            <w:rStyle w:val="af3"/>
            <w:bCs/>
            <w:noProof/>
          </w:rPr>
          <w:t xml:space="preserve"> 4</w:t>
        </w:r>
        <w:r>
          <w:rPr>
            <w:noProof/>
            <w:webHidden/>
          </w:rPr>
          <w:tab/>
        </w:r>
        <w:r>
          <w:rPr>
            <w:noProof/>
            <w:webHidden/>
          </w:rPr>
          <w:fldChar w:fldCharType="begin"/>
        </w:r>
        <w:r>
          <w:rPr>
            <w:noProof/>
            <w:webHidden/>
          </w:rPr>
          <w:instrText xml:space="preserve"> PAGEREF _Toc241494617 \h </w:instrText>
        </w:r>
        <w:r>
          <w:rPr>
            <w:noProof/>
            <w:webHidden/>
          </w:rPr>
        </w:r>
        <w:r>
          <w:rPr>
            <w:noProof/>
            <w:webHidden/>
          </w:rPr>
          <w:fldChar w:fldCharType="separate"/>
        </w:r>
        <w:r>
          <w:rPr>
            <w:noProof/>
            <w:webHidden/>
          </w:rPr>
          <w:t>1</w:t>
        </w:r>
        <w:r>
          <w:rPr>
            <w:noProof/>
            <w:webHidden/>
          </w:rPr>
          <w:fldChar w:fldCharType="end"/>
        </w:r>
      </w:hyperlink>
    </w:p>
    <w:p w14:paraId="6DCBB053" w14:textId="0DE3293B"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8" w:history="1">
        <w:r w:rsidRPr="00642346">
          <w:rPr>
            <w:rStyle w:val="af3"/>
            <w:noProof/>
          </w:rPr>
          <w:t>임대차계약</w:t>
        </w:r>
        <w:r w:rsidRPr="00642346">
          <w:rPr>
            <w:rStyle w:val="af3"/>
            <w:noProof/>
          </w:rPr>
          <w:t xml:space="preserve"> </w:t>
        </w:r>
        <w:r w:rsidRPr="00642346">
          <w:rPr>
            <w:rStyle w:val="af3"/>
            <w:noProof/>
          </w:rPr>
          <w:t>목록</w:t>
        </w:r>
        <w:r>
          <w:rPr>
            <w:noProof/>
            <w:webHidden/>
          </w:rPr>
          <w:tab/>
        </w:r>
        <w:r>
          <w:rPr>
            <w:noProof/>
            <w:webHidden/>
          </w:rPr>
          <w:fldChar w:fldCharType="begin"/>
        </w:r>
        <w:r>
          <w:rPr>
            <w:noProof/>
            <w:webHidden/>
          </w:rPr>
          <w:instrText xml:space="preserve"> PAGEREF _Toc241494618 \h </w:instrText>
        </w:r>
        <w:r>
          <w:rPr>
            <w:noProof/>
            <w:webHidden/>
          </w:rPr>
        </w:r>
        <w:r>
          <w:rPr>
            <w:noProof/>
            <w:webHidden/>
          </w:rPr>
          <w:fldChar w:fldCharType="separate"/>
        </w:r>
        <w:r>
          <w:rPr>
            <w:noProof/>
            <w:webHidden/>
          </w:rPr>
          <w:t>1</w:t>
        </w:r>
        <w:r>
          <w:rPr>
            <w:noProof/>
            <w:webHidden/>
          </w:rPr>
          <w:fldChar w:fldCharType="end"/>
        </w:r>
      </w:hyperlink>
    </w:p>
    <w:p w14:paraId="3A384A7A" w14:textId="5AC850AA"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9" w:history="1">
        <w:r w:rsidRPr="00642346">
          <w:rPr>
            <w:rStyle w:val="af3"/>
            <w:bCs/>
            <w:noProof/>
          </w:rPr>
          <w:t>부록</w:t>
        </w:r>
        <w:r w:rsidRPr="00642346">
          <w:rPr>
            <w:rStyle w:val="af3"/>
            <w:bCs/>
            <w:noProof/>
          </w:rPr>
          <w:t xml:space="preserve"> 5</w:t>
        </w:r>
        <w:r>
          <w:rPr>
            <w:noProof/>
            <w:webHidden/>
          </w:rPr>
          <w:tab/>
        </w:r>
        <w:r>
          <w:rPr>
            <w:noProof/>
            <w:webHidden/>
          </w:rPr>
          <w:fldChar w:fldCharType="begin"/>
        </w:r>
        <w:r>
          <w:rPr>
            <w:noProof/>
            <w:webHidden/>
          </w:rPr>
          <w:instrText xml:space="preserve"> PAGEREF _Toc241494619 \h </w:instrText>
        </w:r>
        <w:r>
          <w:rPr>
            <w:noProof/>
            <w:webHidden/>
          </w:rPr>
        </w:r>
        <w:r>
          <w:rPr>
            <w:noProof/>
            <w:webHidden/>
          </w:rPr>
          <w:fldChar w:fldCharType="separate"/>
        </w:r>
        <w:r>
          <w:rPr>
            <w:noProof/>
            <w:webHidden/>
          </w:rPr>
          <w:t>2</w:t>
        </w:r>
        <w:r>
          <w:rPr>
            <w:noProof/>
            <w:webHidden/>
          </w:rPr>
          <w:fldChar w:fldCharType="end"/>
        </w:r>
      </w:hyperlink>
    </w:p>
    <w:p w14:paraId="1C8DFA92" w14:textId="05C3B336"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0" w:history="1">
        <w:r w:rsidRPr="00642346">
          <w:rPr>
            <w:rStyle w:val="af3"/>
            <w:bCs/>
            <w:noProof/>
          </w:rPr>
          <w:t>통지처</w:t>
        </w:r>
        <w:r>
          <w:rPr>
            <w:noProof/>
            <w:webHidden/>
          </w:rPr>
          <w:tab/>
        </w:r>
        <w:r>
          <w:rPr>
            <w:noProof/>
            <w:webHidden/>
          </w:rPr>
          <w:fldChar w:fldCharType="begin"/>
        </w:r>
        <w:r>
          <w:rPr>
            <w:noProof/>
            <w:webHidden/>
          </w:rPr>
          <w:instrText xml:space="preserve"> PAGEREF _Toc241494620 \h </w:instrText>
        </w:r>
        <w:r>
          <w:rPr>
            <w:noProof/>
            <w:webHidden/>
          </w:rPr>
        </w:r>
        <w:r>
          <w:rPr>
            <w:noProof/>
            <w:webHidden/>
          </w:rPr>
          <w:fldChar w:fldCharType="separate"/>
        </w:r>
        <w:r>
          <w:rPr>
            <w:noProof/>
            <w:webHidden/>
          </w:rPr>
          <w:t>2</w:t>
        </w:r>
        <w:r>
          <w:rPr>
            <w:noProof/>
            <w:webHidden/>
          </w:rPr>
          <w:fldChar w:fldCharType="end"/>
        </w:r>
      </w:hyperlink>
    </w:p>
    <w:p w14:paraId="0DD27B20" w14:textId="15D99C8B"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1" w:history="1">
        <w:r w:rsidRPr="00642346">
          <w:rPr>
            <w:rStyle w:val="af3"/>
            <w:bCs/>
            <w:noProof/>
          </w:rPr>
          <w:t>별첨</w:t>
        </w:r>
        <w:r w:rsidRPr="00642346">
          <w:rPr>
            <w:rStyle w:val="af3"/>
            <w:bCs/>
            <w:noProof/>
          </w:rPr>
          <w:t xml:space="preserve"> </w:t>
        </w:r>
        <w:r w:rsidRPr="00642346">
          <w:rPr>
            <w:rStyle w:val="af3"/>
            <w:bCs/>
            <w:noProof/>
          </w:rPr>
          <w:t>가</w:t>
        </w:r>
        <w:r>
          <w:rPr>
            <w:noProof/>
            <w:webHidden/>
          </w:rPr>
          <w:tab/>
        </w:r>
        <w:r>
          <w:rPr>
            <w:noProof/>
            <w:webHidden/>
          </w:rPr>
          <w:fldChar w:fldCharType="begin"/>
        </w:r>
        <w:r>
          <w:rPr>
            <w:noProof/>
            <w:webHidden/>
          </w:rPr>
          <w:instrText xml:space="preserve"> PAGEREF _Toc241494621 \h </w:instrText>
        </w:r>
        <w:r>
          <w:rPr>
            <w:noProof/>
            <w:webHidden/>
          </w:rPr>
        </w:r>
        <w:r>
          <w:rPr>
            <w:noProof/>
            <w:webHidden/>
          </w:rPr>
          <w:fldChar w:fldCharType="separate"/>
        </w:r>
        <w:r>
          <w:rPr>
            <w:noProof/>
            <w:webHidden/>
          </w:rPr>
          <w:t>3</w:t>
        </w:r>
        <w:r>
          <w:rPr>
            <w:noProof/>
            <w:webHidden/>
          </w:rPr>
          <w:fldChar w:fldCharType="end"/>
        </w:r>
      </w:hyperlink>
    </w:p>
    <w:p w14:paraId="5ECA240F" w14:textId="230A594C"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2" w:history="1">
        <w:r w:rsidRPr="00642346">
          <w:rPr>
            <w:rStyle w:val="af3"/>
            <w:bCs/>
            <w:noProof/>
          </w:rPr>
          <w:t>인출요청서</w:t>
        </w:r>
        <w:r>
          <w:rPr>
            <w:noProof/>
            <w:webHidden/>
          </w:rPr>
          <w:tab/>
        </w:r>
        <w:r>
          <w:rPr>
            <w:noProof/>
            <w:webHidden/>
          </w:rPr>
          <w:fldChar w:fldCharType="begin"/>
        </w:r>
        <w:r>
          <w:rPr>
            <w:noProof/>
            <w:webHidden/>
          </w:rPr>
          <w:instrText xml:space="preserve"> PAGEREF _Toc241494622 \h </w:instrText>
        </w:r>
        <w:r>
          <w:rPr>
            <w:noProof/>
            <w:webHidden/>
          </w:rPr>
        </w:r>
        <w:r>
          <w:rPr>
            <w:noProof/>
            <w:webHidden/>
          </w:rPr>
          <w:fldChar w:fldCharType="separate"/>
        </w:r>
        <w:r>
          <w:rPr>
            <w:noProof/>
            <w:webHidden/>
          </w:rPr>
          <w:t>3</w:t>
        </w:r>
        <w:r>
          <w:rPr>
            <w:noProof/>
            <w:webHidden/>
          </w:rPr>
          <w:fldChar w:fldCharType="end"/>
        </w:r>
      </w:hyperlink>
    </w:p>
    <w:p w14:paraId="0BD63E73" w14:textId="16739E1F"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3" w:history="1">
        <w:r w:rsidRPr="00642346">
          <w:rPr>
            <w:rStyle w:val="af3"/>
            <w:bCs/>
            <w:noProof/>
          </w:rPr>
          <w:t>별첨</w:t>
        </w:r>
        <w:r w:rsidRPr="00642346">
          <w:rPr>
            <w:rStyle w:val="af3"/>
            <w:bCs/>
            <w:noProof/>
          </w:rPr>
          <w:t xml:space="preserve"> </w:t>
        </w:r>
        <w:r w:rsidRPr="00642346">
          <w:rPr>
            <w:rStyle w:val="af3"/>
            <w:bCs/>
            <w:noProof/>
          </w:rPr>
          <w:t>나</w:t>
        </w:r>
        <w:r>
          <w:rPr>
            <w:noProof/>
            <w:webHidden/>
          </w:rPr>
          <w:tab/>
        </w:r>
        <w:r>
          <w:rPr>
            <w:noProof/>
            <w:webHidden/>
          </w:rPr>
          <w:fldChar w:fldCharType="begin"/>
        </w:r>
        <w:r>
          <w:rPr>
            <w:noProof/>
            <w:webHidden/>
          </w:rPr>
          <w:instrText xml:space="preserve"> PAGEREF _Toc241494623 \h </w:instrText>
        </w:r>
        <w:r>
          <w:rPr>
            <w:noProof/>
            <w:webHidden/>
          </w:rPr>
        </w:r>
        <w:r>
          <w:rPr>
            <w:noProof/>
            <w:webHidden/>
          </w:rPr>
          <w:fldChar w:fldCharType="separate"/>
        </w:r>
        <w:r>
          <w:rPr>
            <w:noProof/>
            <w:webHidden/>
          </w:rPr>
          <w:t>5</w:t>
        </w:r>
        <w:r>
          <w:rPr>
            <w:noProof/>
            <w:webHidden/>
          </w:rPr>
          <w:fldChar w:fldCharType="end"/>
        </w:r>
      </w:hyperlink>
    </w:p>
    <w:p w14:paraId="352683F1" w14:textId="62914338"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4" w:history="1">
        <w:r w:rsidRPr="00642346">
          <w:rPr>
            <w:rStyle w:val="af3"/>
            <w:bCs/>
            <w:noProof/>
          </w:rPr>
          <w:t>여신거래기본약관</w:t>
        </w:r>
        <w:r>
          <w:rPr>
            <w:noProof/>
            <w:webHidden/>
          </w:rPr>
          <w:tab/>
        </w:r>
        <w:r>
          <w:rPr>
            <w:noProof/>
            <w:webHidden/>
          </w:rPr>
          <w:fldChar w:fldCharType="begin"/>
        </w:r>
        <w:r>
          <w:rPr>
            <w:noProof/>
            <w:webHidden/>
          </w:rPr>
          <w:instrText xml:space="preserve"> PAGEREF _Toc241494624 \h </w:instrText>
        </w:r>
        <w:r>
          <w:rPr>
            <w:noProof/>
            <w:webHidden/>
          </w:rPr>
        </w:r>
        <w:r>
          <w:rPr>
            <w:noProof/>
            <w:webHidden/>
          </w:rPr>
          <w:fldChar w:fldCharType="separate"/>
        </w:r>
        <w:r>
          <w:rPr>
            <w:noProof/>
            <w:webHidden/>
          </w:rPr>
          <w:t>5</w:t>
        </w:r>
        <w:r>
          <w:rPr>
            <w:noProof/>
            <w:webHidden/>
          </w:rPr>
          <w:fldChar w:fldCharType="end"/>
        </w:r>
      </w:hyperlink>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0"/>
          <w:footerReference w:type="default" r:id="rId11"/>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63F1FD5E"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월</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r w:rsidRPr="00413874">
        <w:rPr>
          <w:rFonts w:ascii="Times New Roman"/>
          <w:snapToGrid w:val="0"/>
          <w:kern w:val="0"/>
          <w:sz w:val="22"/>
          <w:szCs w:val="22"/>
        </w:rPr>
        <w:t>삼성로</w:t>
      </w:r>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r>
        <w:rPr>
          <w:rFonts w:ascii="Times New Roman" w:hint="eastAsia"/>
          <w:b/>
          <w:snapToGrid w:val="0"/>
          <w:kern w:val="0"/>
          <w:sz w:val="22"/>
          <w:szCs w:val="22"/>
        </w:rPr>
        <w:t>대주들</w:t>
      </w:r>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r>
        <w:rPr>
          <w:rFonts w:ascii="Times New Roman" w:hint="eastAsia"/>
          <w:b/>
          <w:snapToGrid w:val="0"/>
          <w:kern w:val="0"/>
          <w:sz w:val="22"/>
          <w:szCs w:val="22"/>
        </w:rPr>
        <w:t>대주들</w:t>
      </w:r>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r w:rsidRPr="00413874">
        <w:rPr>
          <w:rFonts w:ascii="Times New Roman" w:hint="eastAsia"/>
          <w:bCs/>
          <w:sz w:val="22"/>
          <w:szCs w:val="22"/>
        </w:rPr>
        <w:t>대주</w:t>
      </w:r>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r w:rsidRPr="00413874">
        <w:rPr>
          <w:rFonts w:ascii="Times New Roman" w:hint="eastAsia"/>
          <w:bCs/>
          <w:sz w:val="22"/>
          <w:szCs w:val="22"/>
        </w:rPr>
        <w:t>대주를</w:t>
      </w:r>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r w:rsidRPr="00413874">
        <w:rPr>
          <w:rFonts w:ascii="Times New Roman" w:hint="eastAsia"/>
          <w:b/>
          <w:sz w:val="22"/>
          <w:szCs w:val="22"/>
        </w:rPr>
        <w:t>대주</w:t>
      </w:r>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r w:rsidRPr="005F2083">
        <w:rPr>
          <w:rFonts w:ascii="Times New Roman" w:hint="eastAsia"/>
          <w:b/>
          <w:bCs/>
          <w:sz w:val="22"/>
          <w:szCs w:val="22"/>
        </w:rPr>
        <w:t>대주들</w:t>
      </w:r>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r w:rsidR="00D237BF" w:rsidRPr="00413874">
        <w:rPr>
          <w:rFonts w:ascii="Times New Roman" w:hint="eastAsia"/>
          <w:b/>
          <w:snapToGrid w:val="0"/>
          <w:kern w:val="0"/>
          <w:sz w:val="22"/>
          <w:szCs w:val="22"/>
        </w:rPr>
        <w:t>대주”</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대주를</w:t>
      </w:r>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r w:rsidRPr="00413874">
        <w:rPr>
          <w:rFonts w:ascii="Times New Roman"/>
          <w:b/>
          <w:sz w:val="22"/>
          <w:szCs w:val="22"/>
        </w:rPr>
        <w:t>대주</w:t>
      </w:r>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5D4DAFD2"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r>
        <w:rPr>
          <w:rFonts w:ascii="Times New Roman" w:hint="eastAsia"/>
          <w:bCs/>
          <w:sz w:val="22"/>
          <w:szCs w:val="22"/>
        </w:rPr>
        <w:t>일천구백팔십</w:t>
      </w:r>
      <w:r w:rsidR="004E5475" w:rsidRPr="00413874">
        <w:rPr>
          <w:rFonts w:ascii="Times New Roman"/>
          <w:bCs/>
          <w:sz w:val="22"/>
          <w:szCs w:val="22"/>
        </w:rPr>
        <w:t>억원</w:t>
      </w:r>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5BFA7E25" w14:textId="77777777" w:rsidR="004E5475" w:rsidRDefault="004E5475" w:rsidP="008B24EF">
      <w:pPr>
        <w:tabs>
          <w:tab w:val="left" w:pos="400"/>
        </w:tabs>
        <w:adjustRightInd w:val="0"/>
        <w:snapToGrid w:val="0"/>
        <w:spacing w:line="400" w:lineRule="exact"/>
        <w:rPr>
          <w:rFonts w:ascii="Times New Roman"/>
          <w:sz w:val="22"/>
          <w:szCs w:val="22"/>
        </w:rPr>
      </w:pPr>
    </w:p>
    <w:p w14:paraId="48A2FEBA" w14:textId="3C6899FF" w:rsidR="000F3E52" w:rsidDel="00E15808" w:rsidRDefault="000F3E52" w:rsidP="000F3E52">
      <w:pPr>
        <w:tabs>
          <w:tab w:val="left" w:pos="400"/>
        </w:tabs>
        <w:adjustRightInd w:val="0"/>
        <w:snapToGrid w:val="0"/>
        <w:spacing w:line="400" w:lineRule="exact"/>
        <w:rPr>
          <w:del w:id="0" w:author="상훈 김" w:date="2026-10-06T08:40:00Z" w16du:dateUtc="2026-10-05T23:40:00Z"/>
          <w:rFonts w:ascii="Times New Roman"/>
          <w:kern w:val="0"/>
          <w:sz w:val="22"/>
          <w:szCs w:val="22"/>
        </w:rPr>
      </w:pPr>
      <w:commentRangeStart w:id="1"/>
      <w:del w:id="2" w:author="상훈 김" w:date="2026-10-06T08:40:00Z" w16du:dateUtc="2026-10-05T23:40:00Z">
        <w:r w:rsidRPr="00455680" w:rsidDel="00E15808">
          <w:rPr>
            <w:rFonts w:ascii="Times New Roman" w:hint="eastAsia"/>
            <w:kern w:val="0"/>
            <w:sz w:val="22"/>
            <w:szCs w:val="22"/>
          </w:rPr>
          <w:delText>대주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Del="00E15808">
          <w:rPr>
            <w:rFonts w:ascii="Times New Roman" w:hint="eastAsia"/>
            <w:kern w:val="0"/>
            <w:sz w:val="22"/>
            <w:szCs w:val="22"/>
          </w:rPr>
          <w:delText>[</w:delText>
        </w:r>
        <w:r w:rsidRPr="00455680" w:rsidDel="00E15808">
          <w:rPr>
            <w:rFonts w:ascii="Times New Roman"/>
            <w:kern w:val="0"/>
            <w:sz w:val="22"/>
            <w:szCs w:val="22"/>
          </w:rPr>
          <w:delText>KB</w:delText>
        </w:r>
        <w:r w:rsidRPr="00455680" w:rsidDel="00E15808">
          <w:rPr>
            <w:rFonts w:ascii="Times New Roman"/>
            <w:kern w:val="0"/>
            <w:sz w:val="22"/>
            <w:szCs w:val="22"/>
          </w:rPr>
          <w:delText>부동산대출일반사모부동산투자신탁제</w:delText>
        </w:r>
        <w:r w:rsidRPr="00455680" w:rsidDel="00E15808">
          <w:rPr>
            <w:rFonts w:ascii="Times New Roman"/>
            <w:kern w:val="0"/>
            <w:sz w:val="22"/>
            <w:szCs w:val="22"/>
          </w:rPr>
          <w:delText>1</w:delText>
        </w:r>
        <w:r w:rsidRPr="00455680" w:rsidDel="00E15808">
          <w:rPr>
            <w:rFonts w:ascii="Times New Roman"/>
            <w:kern w:val="0"/>
            <w:sz w:val="22"/>
            <w:szCs w:val="22"/>
          </w:rPr>
          <w:delText>호</w:delText>
        </w:r>
        <w:r w:rsidRPr="00455680" w:rsidDel="00E15808">
          <w:rPr>
            <w:rFonts w:ascii="Times New Roman"/>
            <w:kern w:val="0"/>
            <w:sz w:val="22"/>
            <w:szCs w:val="22"/>
          </w:rPr>
          <w:delText>(</w:delText>
        </w:r>
        <w:r w:rsidRPr="00455680" w:rsidDel="00E15808">
          <w:rPr>
            <w:rFonts w:ascii="Times New Roman"/>
            <w:kern w:val="0"/>
            <w:sz w:val="22"/>
            <w:szCs w:val="22"/>
          </w:rPr>
          <w:delText>전문</w:delText>
        </w:r>
        <w:r w:rsidRPr="00455680" w:rsidDel="00E15808">
          <w:rPr>
            <w:rFonts w:ascii="Times New Roman"/>
            <w:kern w:val="0"/>
            <w:sz w:val="22"/>
            <w:szCs w:val="22"/>
          </w:rPr>
          <w:delText>)</w:delText>
        </w:r>
        <w:r w:rsidRPr="00455680" w:rsidDel="00E15808">
          <w:rPr>
            <w:rFonts w:ascii="Times New Roman"/>
            <w:kern w:val="0"/>
            <w:sz w:val="22"/>
            <w:szCs w:val="22"/>
          </w:rPr>
          <w:delText>의</w:delText>
        </w:r>
        <w:r w:rsidRPr="00455680" w:rsidDel="00E15808">
          <w:rPr>
            <w:rFonts w:ascii="Times New Roman"/>
            <w:kern w:val="0"/>
            <w:sz w:val="22"/>
            <w:szCs w:val="22"/>
          </w:rPr>
          <w:delText xml:space="preserve"> </w:delText>
        </w:r>
        <w:r w:rsidRPr="00455680" w:rsidDel="00E15808">
          <w:rPr>
            <w:rFonts w:ascii="Times New Roman"/>
            <w:kern w:val="0"/>
            <w:sz w:val="22"/>
            <w:szCs w:val="22"/>
          </w:rPr>
          <w:delText>신탁업자로서</w:delText>
        </w:r>
        <w:r w:rsidDel="00E15808">
          <w:rPr>
            <w:rFonts w:ascii="Times New Roman" w:hint="eastAsia"/>
            <w:kern w:val="0"/>
            <w:sz w:val="22"/>
            <w:szCs w:val="22"/>
          </w:rPr>
          <w:delText>]</w:delText>
        </w:r>
        <w:r w:rsidRPr="00455680" w:rsidDel="00E15808">
          <w:rPr>
            <w:rFonts w:ascii="Times New Roman" w:hint="eastAsia"/>
            <w:kern w:val="0"/>
            <w:sz w:val="22"/>
            <w:szCs w:val="22"/>
          </w:rPr>
          <w:delText>은</w:delText>
        </w:r>
        <w:r w:rsidRPr="00455680" w:rsidDel="00E15808">
          <w:rPr>
            <w:rFonts w:ascii="Times New Roman" w:hint="eastAsia"/>
            <w:kern w:val="0"/>
            <w:sz w:val="22"/>
            <w:szCs w:val="22"/>
          </w:rPr>
          <w:delText xml:space="preserve"> </w:delText>
        </w:r>
        <w:r w:rsidRPr="00455680" w:rsidDel="00E15808">
          <w:rPr>
            <w:rFonts w:ascii="Times New Roman"/>
            <w:kern w:val="0"/>
            <w:sz w:val="22"/>
            <w:szCs w:val="22"/>
          </w:rPr>
          <w:delText>KB</w:delText>
        </w:r>
        <w:r w:rsidRPr="00455680" w:rsidDel="00E15808">
          <w:rPr>
            <w:rFonts w:ascii="Times New Roman"/>
            <w:kern w:val="0"/>
            <w:sz w:val="22"/>
            <w:szCs w:val="22"/>
          </w:rPr>
          <w:delText>부동산대출일반사모부동산투자신탁제</w:delText>
        </w:r>
        <w:r w:rsidRPr="00455680" w:rsidDel="00E15808">
          <w:rPr>
            <w:rFonts w:ascii="Times New Roman"/>
            <w:kern w:val="0"/>
            <w:sz w:val="22"/>
            <w:szCs w:val="22"/>
          </w:rPr>
          <w:delText>1</w:delText>
        </w:r>
        <w:r w:rsidRPr="00455680" w:rsidDel="00E15808">
          <w:rPr>
            <w:rFonts w:ascii="Times New Roman"/>
            <w:kern w:val="0"/>
            <w:sz w:val="22"/>
            <w:szCs w:val="22"/>
          </w:rPr>
          <w:delText>호</w:delText>
        </w:r>
        <w:r w:rsidRPr="00455680" w:rsidDel="00E15808">
          <w:rPr>
            <w:rFonts w:ascii="Times New Roman"/>
            <w:kern w:val="0"/>
            <w:sz w:val="22"/>
            <w:szCs w:val="22"/>
          </w:rPr>
          <w:delText>(</w:delText>
        </w:r>
        <w:r w:rsidRPr="00455680" w:rsidDel="00E15808">
          <w:rPr>
            <w:rFonts w:ascii="Times New Roman"/>
            <w:kern w:val="0"/>
            <w:sz w:val="22"/>
            <w:szCs w:val="22"/>
          </w:rPr>
          <w:delText>전문</w:delText>
        </w:r>
        <w:r w:rsidRPr="00455680" w:rsidDel="00E15808">
          <w:rPr>
            <w:rFonts w:ascii="Times New Roman"/>
            <w:kern w:val="0"/>
            <w:sz w:val="22"/>
            <w:szCs w:val="22"/>
          </w:rPr>
          <w:delText>)</w:delText>
        </w:r>
        <w:r w:rsidDel="00E15808">
          <w:rPr>
            <w:rFonts w:ascii="Times New Roman" w:hint="eastAsia"/>
            <w:kern w:val="0"/>
            <w:sz w:val="22"/>
            <w:szCs w:val="22"/>
          </w:rPr>
          <w:delText>(</w:delText>
        </w:r>
        <w:r w:rsidDel="00E15808">
          <w:rPr>
            <w:rFonts w:ascii="Times New Roman" w:hint="eastAsia"/>
            <w:kern w:val="0"/>
            <w:sz w:val="22"/>
            <w:szCs w:val="22"/>
          </w:rPr>
          <w:delText>이하</w:delText>
        </w:r>
        <w:r w:rsidDel="00E15808">
          <w:rPr>
            <w:rFonts w:ascii="Times New Roman" w:hint="eastAsia"/>
            <w:kern w:val="0"/>
            <w:sz w:val="22"/>
            <w:szCs w:val="22"/>
          </w:rPr>
          <w:delText xml:space="preserve"> </w:delText>
        </w:r>
        <w:r w:rsidRPr="00455680" w:rsidDel="00E15808">
          <w:rPr>
            <w:rFonts w:ascii="Times New Roman"/>
            <w:b/>
            <w:bCs/>
            <w:kern w:val="0"/>
            <w:sz w:val="22"/>
            <w:szCs w:val="22"/>
          </w:rPr>
          <w:delText>“</w:delText>
        </w:r>
        <w:r w:rsidRPr="00455680" w:rsidDel="00E15808">
          <w:rPr>
            <w:rFonts w:ascii="Times New Roman" w:hint="eastAsia"/>
            <w:b/>
            <w:bCs/>
            <w:kern w:val="0"/>
            <w:sz w:val="22"/>
            <w:szCs w:val="22"/>
          </w:rPr>
          <w:delText>KB</w:delText>
        </w:r>
        <w:r w:rsidRPr="00455680" w:rsidDel="00E15808">
          <w:rPr>
            <w:rFonts w:ascii="Times New Roman" w:hint="eastAsia"/>
            <w:b/>
            <w:bCs/>
            <w:kern w:val="0"/>
            <w:sz w:val="22"/>
            <w:szCs w:val="22"/>
          </w:rPr>
          <w:delText>부동산대출</w:delText>
        </w:r>
        <w:r w:rsidRPr="00455680" w:rsidDel="00E15808">
          <w:rPr>
            <w:rFonts w:ascii="Times New Roman" w:hint="eastAsia"/>
            <w:b/>
            <w:bCs/>
            <w:kern w:val="0"/>
            <w:sz w:val="22"/>
            <w:szCs w:val="22"/>
          </w:rPr>
          <w:delText>1</w:delText>
        </w:r>
        <w:r w:rsidRPr="00455680" w:rsidDel="00E15808">
          <w:rPr>
            <w:rFonts w:ascii="Times New Roman" w:hint="eastAsia"/>
            <w:b/>
            <w:bCs/>
            <w:kern w:val="0"/>
            <w:sz w:val="22"/>
            <w:szCs w:val="22"/>
          </w:rPr>
          <w:delText>호펀드</w:delText>
        </w:r>
        <w:r w:rsidRPr="00455680" w:rsidDel="00E15808">
          <w:rPr>
            <w:rFonts w:ascii="Times New Roman"/>
            <w:b/>
            <w:bCs/>
            <w:kern w:val="0"/>
            <w:sz w:val="22"/>
            <w:szCs w:val="22"/>
          </w:rPr>
          <w:delText>”</w:delText>
        </w:r>
        <w:r w:rsidDel="00E15808">
          <w:rPr>
            <w:rFonts w:ascii="Times New Roman" w:hint="eastAsia"/>
            <w:kern w:val="0"/>
            <w:sz w:val="22"/>
            <w:szCs w:val="22"/>
          </w:rPr>
          <w:delText>)</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신탁업자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자격으로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약정</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당사자가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되었는</w:delText>
        </w:r>
        <w:r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약정</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및</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부수하는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제반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계약에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부담하는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모든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권리와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의무의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이행과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관련된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모든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행위를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집합투자업자인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처리한다</w:delText>
        </w:r>
        <w:r w:rsidRPr="00455680" w:rsidDel="00E15808">
          <w:rPr>
            <w:rFonts w:ascii="Times New Roman" w:hint="eastAsia"/>
            <w:kern w:val="0"/>
            <w:sz w:val="22"/>
            <w:szCs w:val="22"/>
          </w:rPr>
          <w:delText xml:space="preserve">. </w:delText>
        </w:r>
      </w:del>
    </w:p>
    <w:p w14:paraId="2D9A7A9C" w14:textId="13E8A63A" w:rsidR="000F3E52" w:rsidRPr="00455680" w:rsidDel="00E15808" w:rsidRDefault="000F3E52" w:rsidP="000F3E52">
      <w:pPr>
        <w:tabs>
          <w:tab w:val="left" w:pos="400"/>
        </w:tabs>
        <w:adjustRightInd w:val="0"/>
        <w:snapToGrid w:val="0"/>
        <w:spacing w:line="400" w:lineRule="exact"/>
        <w:rPr>
          <w:del w:id="3" w:author="상훈 김" w:date="2026-10-06T08:40:00Z" w16du:dateUtc="2026-10-05T23:40:00Z"/>
          <w:rFonts w:ascii="Times New Roman"/>
          <w:kern w:val="0"/>
          <w:sz w:val="22"/>
          <w:szCs w:val="22"/>
        </w:rPr>
      </w:pPr>
    </w:p>
    <w:p w14:paraId="30131165" w14:textId="0110330D" w:rsidR="000F3E52" w:rsidDel="00E15808" w:rsidRDefault="000F3E52" w:rsidP="000F3E52">
      <w:pPr>
        <w:tabs>
          <w:tab w:val="left" w:pos="400"/>
        </w:tabs>
        <w:adjustRightInd w:val="0"/>
        <w:snapToGrid w:val="0"/>
        <w:spacing w:line="400" w:lineRule="exact"/>
        <w:rPr>
          <w:del w:id="4" w:author="상훈 김" w:date="2026-10-06T08:40:00Z" w16du:dateUtc="2026-10-05T23:40:00Z"/>
          <w:rFonts w:ascii="Times New Roman"/>
          <w:kern w:val="0"/>
          <w:sz w:val="22"/>
          <w:szCs w:val="22"/>
        </w:rPr>
      </w:pPr>
      <w:del w:id="5" w:author="상훈 김" w:date="2026-10-06T08:40:00Z" w16du:dateUtc="2026-10-05T23:40:00Z">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약정에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따른</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및</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의무는</w:delText>
        </w:r>
        <w:r w:rsidRPr="00455680" w:rsidDel="00E15808">
          <w:rPr>
            <w:rFonts w:ascii="Times New Roman" w:hint="eastAsia"/>
            <w:kern w:val="0"/>
            <w:sz w:val="22"/>
            <w:szCs w:val="22"/>
          </w:rPr>
          <w:delText xml:space="preserve"> KB</w:delText>
        </w:r>
        <w:r w:rsidRPr="00455680" w:rsidDel="00E15808">
          <w:rPr>
            <w:rFonts w:ascii="Times New Roman" w:hint="eastAsia"/>
            <w:kern w:val="0"/>
            <w:sz w:val="22"/>
            <w:szCs w:val="22"/>
          </w:rPr>
          <w:delText>부동산대출</w:delText>
        </w:r>
        <w:r w:rsidRPr="00455680" w:rsidDel="00E15808">
          <w:rPr>
            <w:rFonts w:ascii="Times New Roman" w:hint="eastAsia"/>
            <w:kern w:val="0"/>
            <w:sz w:val="22"/>
            <w:szCs w:val="22"/>
          </w:rPr>
          <w:delText>1</w:delText>
        </w:r>
        <w:r w:rsidRPr="00455680" w:rsidDel="00E15808">
          <w:rPr>
            <w:rFonts w:ascii="Times New Roman" w:hint="eastAsia"/>
            <w:kern w:val="0"/>
            <w:sz w:val="22"/>
            <w:szCs w:val="22"/>
          </w:rPr>
          <w:delText>호펀드의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투자신탁재산을</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한도로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행사되고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이행되며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그</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결과는</w:delText>
        </w:r>
        <w:r w:rsidRPr="00455680" w:rsidDel="00E15808">
          <w:rPr>
            <w:rFonts w:ascii="Times New Roman" w:hint="eastAsia"/>
            <w:kern w:val="0"/>
            <w:sz w:val="22"/>
            <w:szCs w:val="22"/>
          </w:rPr>
          <w:delText xml:space="preserve"> KB</w:delText>
        </w:r>
        <w:r w:rsidRPr="00455680" w:rsidDel="00E15808">
          <w:rPr>
            <w:rFonts w:ascii="Times New Roman" w:hint="eastAsia"/>
            <w:kern w:val="0"/>
            <w:sz w:val="22"/>
            <w:szCs w:val="22"/>
          </w:rPr>
          <w:delText>부동산대출</w:delText>
        </w:r>
        <w:r w:rsidRPr="00455680" w:rsidDel="00E15808">
          <w:rPr>
            <w:rFonts w:ascii="Times New Roman" w:hint="eastAsia"/>
            <w:kern w:val="0"/>
            <w:sz w:val="22"/>
            <w:szCs w:val="22"/>
          </w:rPr>
          <w:delText>1</w:delText>
        </w:r>
        <w:r w:rsidRPr="00455680" w:rsidDel="00E15808">
          <w:rPr>
            <w:rFonts w:ascii="Times New Roman" w:hint="eastAsia"/>
            <w:kern w:val="0"/>
            <w:sz w:val="22"/>
            <w:szCs w:val="22"/>
          </w:rPr>
          <w:delText>호펀드에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귀속하며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및</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고유재산과는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무관하며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어떠한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경우에도</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및</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00780CEA"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고유재산으로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책임을</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지거나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및</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00DD6B3B"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고유재산에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영향</w:delText>
        </w:r>
        <w:r w:rsidRPr="00455680" w:rsidDel="00E15808">
          <w:rPr>
            <w:rFonts w:ascii="Times New Roman" w:hint="eastAsia"/>
            <w:kern w:val="0"/>
            <w:sz w:val="22"/>
            <w:szCs w:val="22"/>
          </w:rPr>
          <w:delText>(</w:delText>
        </w:r>
        <w:r w:rsidRPr="00455680" w:rsidDel="00E15808">
          <w:rPr>
            <w:rFonts w:ascii="Times New Roman" w:hint="eastAsia"/>
            <w:kern w:val="0"/>
            <w:sz w:val="22"/>
            <w:szCs w:val="22"/>
          </w:rPr>
          <w:delText>기한의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이익</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상실로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인한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영향</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등</w:delText>
        </w:r>
        <w:r w:rsidR="00936AE0" w:rsidDel="00E15808">
          <w:rPr>
            <w:rFonts w:ascii="Times New Roman" w:hint="eastAsia"/>
            <w:kern w:val="0"/>
            <w:sz w:val="22"/>
            <w:szCs w:val="22"/>
          </w:rPr>
          <w:delText>)</w:delText>
        </w:r>
        <w:r w:rsidRPr="00455680" w:rsidDel="00E15808">
          <w:rPr>
            <w:rFonts w:ascii="Times New Roman" w:hint="eastAsia"/>
            <w:kern w:val="0"/>
            <w:sz w:val="22"/>
            <w:szCs w:val="22"/>
          </w:rPr>
          <w:delText>을</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미치지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않는다는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점</w:delText>
        </w:r>
        <w:r w:rsidRPr="00455680" w:rsidDel="00E15808">
          <w:rPr>
            <w:rFonts w:ascii="Times New Roman" w:hint="eastAsia"/>
            <w:kern w:val="0"/>
            <w:sz w:val="22"/>
            <w:szCs w:val="22"/>
          </w:rPr>
          <w:delText>(KB</w:delText>
        </w:r>
        <w:r w:rsidRPr="00455680" w:rsidDel="00E15808">
          <w:rPr>
            <w:rFonts w:ascii="Times New Roman" w:hint="eastAsia"/>
            <w:kern w:val="0"/>
            <w:sz w:val="22"/>
            <w:szCs w:val="22"/>
          </w:rPr>
          <w:delText>부동산대출</w:delText>
        </w:r>
        <w:r w:rsidRPr="00455680" w:rsidDel="00E15808">
          <w:rPr>
            <w:rFonts w:ascii="Times New Roman" w:hint="eastAsia"/>
            <w:kern w:val="0"/>
            <w:sz w:val="22"/>
            <w:szCs w:val="22"/>
          </w:rPr>
          <w:delText>1</w:delText>
        </w:r>
        <w:r w:rsidRPr="00455680" w:rsidDel="00E15808">
          <w:rPr>
            <w:rFonts w:ascii="Times New Roman" w:hint="eastAsia"/>
            <w:kern w:val="0"/>
            <w:sz w:val="22"/>
            <w:szCs w:val="22"/>
          </w:rPr>
          <w:delText>호</w:delText>
        </w:r>
        <w:r w:rsidR="003037AF" w:rsidDel="00E15808">
          <w:rPr>
            <w:rFonts w:ascii="Times New Roman" w:hint="eastAsia"/>
            <w:kern w:val="0"/>
            <w:sz w:val="22"/>
            <w:szCs w:val="22"/>
          </w:rPr>
          <w:delText>펀드</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투자신탁재산이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부족한</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경우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포함</w:delText>
        </w:r>
        <w:r w:rsidRPr="00455680" w:rsidDel="00E15808">
          <w:rPr>
            <w:rFonts w:ascii="Times New Roman" w:hint="eastAsia"/>
            <w:kern w:val="0"/>
            <w:sz w:val="22"/>
            <w:szCs w:val="22"/>
          </w:rPr>
          <w:delText>)</w:delText>
        </w:r>
        <w:r w:rsidRPr="00455680" w:rsidDel="00E15808">
          <w:rPr>
            <w:rFonts w:ascii="Times New Roman" w:hint="eastAsia"/>
            <w:kern w:val="0"/>
            <w:sz w:val="22"/>
            <w:szCs w:val="22"/>
          </w:rPr>
          <w:delText>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대하여</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약정</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모든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당사자는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약정에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날인함으로써</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확인하고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동의한다</w:delText>
        </w:r>
        <w:r w:rsidRPr="00455680" w:rsidDel="00E15808">
          <w:rPr>
            <w:rFonts w:ascii="Times New Roman" w:hint="eastAsia"/>
            <w:kern w:val="0"/>
            <w:sz w:val="22"/>
            <w:szCs w:val="22"/>
          </w:rPr>
          <w:delText>.</w:delText>
        </w:r>
      </w:del>
    </w:p>
    <w:p w14:paraId="12D3140F" w14:textId="658326C1" w:rsidR="000F3E52" w:rsidRPr="00455680" w:rsidDel="00E15808" w:rsidRDefault="000F3E52" w:rsidP="000F3E52">
      <w:pPr>
        <w:tabs>
          <w:tab w:val="left" w:pos="400"/>
        </w:tabs>
        <w:adjustRightInd w:val="0"/>
        <w:snapToGrid w:val="0"/>
        <w:spacing w:line="400" w:lineRule="exact"/>
        <w:rPr>
          <w:del w:id="6" w:author="상훈 김" w:date="2026-10-06T08:40:00Z" w16du:dateUtc="2026-10-05T23:40:00Z"/>
          <w:rFonts w:ascii="Times New Roman"/>
          <w:kern w:val="0"/>
          <w:sz w:val="22"/>
          <w:szCs w:val="22"/>
        </w:rPr>
      </w:pPr>
    </w:p>
    <w:p w14:paraId="668F11C7" w14:textId="3E00246F" w:rsidR="000F3E52" w:rsidRPr="00455680" w:rsidDel="00E15808" w:rsidRDefault="000F3E52" w:rsidP="000F3E52">
      <w:pPr>
        <w:tabs>
          <w:tab w:val="left" w:pos="400"/>
        </w:tabs>
        <w:adjustRightInd w:val="0"/>
        <w:snapToGrid w:val="0"/>
        <w:spacing w:line="400" w:lineRule="exact"/>
        <w:rPr>
          <w:del w:id="7" w:author="상훈 김" w:date="2026-10-06T08:40:00Z" w16du:dateUtc="2026-10-05T23:40:00Z"/>
          <w:rFonts w:ascii="Times New Roman"/>
          <w:kern w:val="0"/>
          <w:sz w:val="22"/>
          <w:szCs w:val="22"/>
        </w:rPr>
      </w:pPr>
      <w:del w:id="8" w:author="상훈 김" w:date="2026-10-06T08:40:00Z" w16du:dateUtc="2026-10-05T23:40:00Z">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Del="00E15808">
          <w:rPr>
            <w:rFonts w:ascii="Times New Roman"/>
            <w:kern w:val="0"/>
            <w:sz w:val="22"/>
            <w:szCs w:val="22"/>
          </w:rPr>
          <w:delText>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약정</w:delText>
        </w:r>
        <w:r w:rsidRPr="00455680" w:rsidDel="00E15808">
          <w:rPr>
            <w:rFonts w:ascii="Times New Roman" w:hint="eastAsia"/>
            <w:kern w:val="0"/>
            <w:sz w:val="22"/>
            <w:szCs w:val="22"/>
          </w:rPr>
          <w:delText>상</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의무를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준수할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있도록</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하여야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하며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반하는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하여서는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아니된다</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또한</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중소기업은행이</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따른</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의무를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이행하는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한</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RPr="00455680" w:rsidDel="00E15808">
          <w:rPr>
            <w:rFonts w:ascii="Times New Roman" w:hint="eastAsia"/>
            <w:kern w:val="0"/>
            <w:sz w:val="22"/>
            <w:szCs w:val="22"/>
          </w:rPr>
          <w:delText>의</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따른</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책임</w:delText>
        </w:r>
        <w:r w:rsidRPr="00455680" w:rsidDel="00E15808">
          <w:rPr>
            <w:rFonts w:ascii="Times New Roman" w:hint="eastAsia"/>
            <w:kern w:val="0"/>
            <w:sz w:val="22"/>
            <w:szCs w:val="22"/>
          </w:rPr>
          <w:delText>(</w:delText>
        </w:r>
        <w:r w:rsidDel="00E15808">
          <w:rPr>
            <w:rFonts w:ascii="Times New Roman" w:hint="eastAsia"/>
            <w:kern w:val="0"/>
            <w:sz w:val="22"/>
            <w:szCs w:val="22"/>
          </w:rPr>
          <w:delText>케이비자산운용</w:delText>
        </w:r>
        <w:r w:rsidDel="00E15808">
          <w:rPr>
            <w:rFonts w:ascii="Times New Roman" w:hint="eastAsia"/>
            <w:kern w:val="0"/>
            <w:sz w:val="22"/>
            <w:szCs w:val="22"/>
          </w:rPr>
          <w:delText xml:space="preserve"> </w:delText>
        </w:r>
        <w:r w:rsidDel="00E15808">
          <w:rPr>
            <w:rFonts w:ascii="Times New Roman" w:hint="eastAsia"/>
            <w:kern w:val="0"/>
            <w:sz w:val="22"/>
            <w:szCs w:val="22"/>
          </w:rPr>
          <w:delText>주식회사</w:delText>
        </w:r>
        <w:r w:rsidDel="00E15808">
          <w:rPr>
            <w:rFonts w:ascii="Times New Roman"/>
            <w:kern w:val="0"/>
            <w:sz w:val="22"/>
            <w:szCs w:val="22"/>
          </w:rPr>
          <w:delText>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본</w:delText>
        </w:r>
        <w:r w:rsidRPr="00455680" w:rsidDel="00E15808">
          <w:rPr>
            <w:rFonts w:ascii="Times New Roman" w:hint="eastAsia"/>
            <w:kern w:val="0"/>
            <w:sz w:val="22"/>
            <w:szCs w:val="22"/>
          </w:rPr>
          <w:delText xml:space="preserve"> </w:delText>
        </w:r>
        <w:r w:rsidDel="00E15808">
          <w:rPr>
            <w:rFonts w:ascii="Times New Roman" w:hint="eastAsia"/>
            <w:kern w:val="0"/>
            <w:sz w:val="22"/>
            <w:szCs w:val="22"/>
          </w:rPr>
          <w:delText>약정</w:delText>
        </w:r>
        <w:r w:rsidRPr="00455680" w:rsidDel="00E15808">
          <w:rPr>
            <w:rFonts w:ascii="Times New Roman" w:hint="eastAsia"/>
            <w:kern w:val="0"/>
            <w:sz w:val="22"/>
            <w:szCs w:val="22"/>
          </w:rPr>
          <w:delText>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따라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w:delText>
        </w:r>
        <w:r w:rsidR="00320148" w:rsidDel="00E15808">
          <w:rPr>
            <w:rFonts w:ascii="Times New Roman" w:hint="eastAsia"/>
            <w:kern w:val="0"/>
            <w:sz w:val="22"/>
            <w:szCs w:val="22"/>
          </w:rPr>
          <w:delText>이</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이행할</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의무가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있는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사항에</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대하여</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운용지시를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하지</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않는</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경우를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포함함</w:delText>
        </w:r>
        <w:r w:rsidRPr="00455680" w:rsidDel="00E15808">
          <w:rPr>
            <w:rFonts w:ascii="Times New Roman" w:hint="eastAsia"/>
            <w:kern w:val="0"/>
            <w:sz w:val="22"/>
            <w:szCs w:val="22"/>
          </w:rPr>
          <w:delText>)</w:delText>
        </w:r>
        <w:r w:rsidRPr="00455680" w:rsidDel="00E15808">
          <w:rPr>
            <w:rFonts w:ascii="Times New Roman" w:hint="eastAsia"/>
            <w:kern w:val="0"/>
            <w:sz w:val="22"/>
            <w:szCs w:val="22"/>
          </w:rPr>
          <w:delText>으로부터</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중소기업은행을</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면책하여야</w:delText>
        </w:r>
        <w:r w:rsidRPr="00455680" w:rsidDel="00E15808">
          <w:rPr>
            <w:rFonts w:ascii="Times New Roman" w:hint="eastAsia"/>
            <w:kern w:val="0"/>
            <w:sz w:val="22"/>
            <w:szCs w:val="22"/>
          </w:rPr>
          <w:delText xml:space="preserve"> </w:delText>
        </w:r>
        <w:r w:rsidRPr="00455680" w:rsidDel="00E15808">
          <w:rPr>
            <w:rFonts w:ascii="Times New Roman" w:hint="eastAsia"/>
            <w:kern w:val="0"/>
            <w:sz w:val="22"/>
            <w:szCs w:val="22"/>
          </w:rPr>
          <w:delText>한다</w:delText>
        </w:r>
        <w:r w:rsidRPr="00455680" w:rsidDel="00E15808">
          <w:rPr>
            <w:rFonts w:ascii="Times New Roman" w:hint="eastAsia"/>
            <w:kern w:val="0"/>
            <w:sz w:val="22"/>
            <w:szCs w:val="22"/>
          </w:rPr>
          <w:delText>.</w:delText>
        </w:r>
      </w:del>
      <w:commentRangeEnd w:id="1"/>
      <w:r w:rsidR="00E15808" w:rsidRPr="00455680">
        <w:rPr>
          <w:rStyle w:val="afe"/>
          <w:rFonts w:ascii="Times New Roman"/>
          <w:kern w:val="0"/>
          <w:sz w:val="22"/>
          <w:szCs w:val="22"/>
        </w:rPr>
        <w:commentReference w:id="1"/>
      </w:r>
    </w:p>
    <w:p w14:paraId="3088D81B" w14:textId="77777777" w:rsidR="000F3E52" w:rsidRPr="00413874" w:rsidRDefault="000F3E52"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9" w:name="_Toc191645600"/>
      <w:bookmarkStart w:id="10" w:name="_Toc240898029"/>
      <w:bookmarkStart w:id="11" w:name="_Toc241494516"/>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9"/>
      <w:bookmarkEnd w:id="10"/>
      <w:bookmarkEnd w:id="11"/>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12" w:name="_Toc191645601"/>
      <w:bookmarkStart w:id="13" w:name="_Toc240898030"/>
      <w:bookmarkStart w:id="14" w:name="_Toc241494517"/>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12"/>
      <w:bookmarkEnd w:id="13"/>
      <w:bookmarkEnd w:id="14"/>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r w:rsidR="00F64206">
        <w:rPr>
          <w:rFonts w:ascii="Times New Roman" w:hint="eastAsia"/>
          <w:sz w:val="22"/>
          <w:szCs w:val="22"/>
        </w:rPr>
        <w:t>대주와</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04717A">
        <w:rPr>
          <w:rFonts w:ascii="Times New Roman" w:hint="eastAsia"/>
          <w:sz w:val="22"/>
          <w:szCs w:val="22"/>
        </w:rPr>
        <w:t>일천육백억원</w:t>
      </w:r>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r w:rsidR="00F32B42">
        <w:rPr>
          <w:rFonts w:ascii="Times New Roman" w:hint="eastAsia"/>
          <w:sz w:val="22"/>
          <w:szCs w:val="22"/>
        </w:rPr>
        <w:t>경료된</w:t>
      </w:r>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15" w:name="_Hlk165625731"/>
    </w:p>
    <w:p w14:paraId="676059BE" w14:textId="160D963D"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대출금에 관하여 각 이자기간에 적용되는 기준금리로서, 해당 이자율결정일의 삼(3)영업일 전에 한국금융투자협회가 공시하는 CD수익률을 말한다.</w:t>
      </w:r>
      <w:r w:rsidR="00D73CB9" w:rsidRPr="00413874">
        <w:rPr>
          <w:rFonts w:ascii="Times New Roman"/>
          <w:kern w:val="0"/>
          <w:sz w:val="22"/>
          <w:szCs w:val="22"/>
        </w:rPr>
        <w:t xml:space="preserve"> </w:t>
      </w:r>
    </w:p>
    <w:bookmarkEnd w:id="15"/>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bCs/>
          <w:kern w:val="0"/>
          <w:sz w:val="22"/>
          <w:szCs w:val="22"/>
        </w:rPr>
        <w:t>다수대주</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대주를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r w:rsidRPr="00413874">
        <w:rPr>
          <w:rFonts w:eastAsia="바탕"/>
          <w:bCs/>
          <w:sz w:val="22"/>
          <w:szCs w:val="22"/>
        </w:rPr>
        <w:t>대주가</w:t>
      </w:r>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lastRenderedPageBreak/>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r w:rsidRPr="00413874">
        <w:rPr>
          <w:rFonts w:ascii="Times New Roman"/>
          <w:kern w:val="0"/>
          <w:sz w:val="22"/>
          <w:szCs w:val="22"/>
        </w:rPr>
        <w:t>조기상환되지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r w:rsidRPr="00413874">
        <w:rPr>
          <w:rFonts w:ascii="Times New Roman"/>
          <w:kern w:val="0"/>
          <w:sz w:val="22"/>
          <w:szCs w:val="22"/>
        </w:rPr>
        <w:t>응당일을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대주별</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r>
        <w:rPr>
          <w:rFonts w:ascii="Noto Sans CJK KR" w:eastAsia="Noto Sans CJK KR" w:hAnsi="Noto Sans CJK KR" w:cs="Noto Sans CJK KR"/>
          <w:sz w:val="22"/>
        </w:rPr>
        <w:t>코크렙안양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b/>
          <w:bCs/>
          <w:sz w:val="22"/>
          <w:szCs w:val="22"/>
        </w:rPr>
      </w:pPr>
    </w:p>
    <w:p w14:paraId="58AC3AAC" w14:textId="2249630D"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r w:rsidRPr="00413874">
        <w:rPr>
          <w:rFonts w:ascii="Times New Roman" w:eastAsia="바탕"/>
          <w:b/>
          <w:bCs/>
          <w:sz w:val="22"/>
          <w:szCs w:val="22"/>
        </w:rPr>
        <w:t>보험근질권설정계약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r w:rsidRPr="00413874">
        <w:rPr>
          <w:rFonts w:ascii="Times New Roman" w:eastAsia="바탕"/>
          <w:sz w:val="22"/>
          <w:szCs w:val="22"/>
        </w:rPr>
        <w:t>환급금</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금원에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r w:rsidRPr="00413874">
        <w:rPr>
          <w:rFonts w:ascii="Times New Roman" w:eastAsia="바탕"/>
          <w:sz w:val="22"/>
          <w:szCs w:val="22"/>
        </w:rPr>
        <w:t>대주를</w:t>
      </w:r>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r w:rsidRPr="00413874">
        <w:rPr>
          <w:rFonts w:ascii="Times New Roman" w:eastAsia="바탕"/>
          <w:sz w:val="22"/>
          <w:szCs w:val="22"/>
        </w:rPr>
        <w:t>근질권</w:t>
      </w:r>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r w:rsidR="009F4946">
        <w:rPr>
          <w:rFonts w:ascii="Times New Roman" w:eastAsia="바탕" w:hint="eastAsia"/>
          <w:sz w:val="22"/>
          <w:szCs w:val="22"/>
        </w:rPr>
        <w:t>대주를</w:t>
      </w:r>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r w:rsidR="009F4946">
        <w:rPr>
          <w:rFonts w:ascii="Times New Roman" w:eastAsia="바탕" w:hint="eastAsia"/>
          <w:sz w:val="22"/>
          <w:szCs w:val="22"/>
        </w:rPr>
        <w:t>근질권</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r w:rsidRPr="00413874">
        <w:rPr>
          <w:rFonts w:ascii="Times New Roman" w:eastAsia="바탕"/>
          <w:sz w:val="22"/>
          <w:szCs w:val="22"/>
        </w:rPr>
        <w:t>보험근질권설정계약으로서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3E76F20D"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lastRenderedPageBreak/>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]월 [</w:t>
      </w:r>
      <w:r>
        <w:rPr>
          <w:rFonts w:ascii="Noto Sans CJK KR" w:eastAsiaTheme="minorEastAsia" w:hAnsi="Noto Sans CJK KR" w:cs="Noto Sans CJK KR" w:hint="eastAsia"/>
          <w:color w:val="000000"/>
          <w:sz w:val="22"/>
        </w:rPr>
        <w:t>*</w:t>
      </w:r>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담보신탁하는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029237E4"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9686A" w:rsidRPr="00413874">
        <w:rPr>
          <w:rFonts w:ascii="Times New Roman" w:eastAsia="바탕"/>
          <w:bCs/>
          <w:sz w:val="22"/>
          <w:szCs w:val="22"/>
        </w:rPr>
        <w:t>[</w:t>
      </w:r>
      <w:r w:rsidR="009C55B4">
        <w:rPr>
          <w:rFonts w:ascii="Times New Roman" w:eastAsia="바탕" w:hint="eastAsia"/>
          <w:bCs/>
          <w:sz w:val="22"/>
          <w:szCs w:val="22"/>
        </w:rPr>
        <w:t>*</w:t>
      </w:r>
      <w:r w:rsidR="0069686A"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1E35B6DE"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Pr="00413874">
        <w:rPr>
          <w:rFonts w:ascii="Times New Roman" w:eastAsia="바탕"/>
          <w:b/>
          <w:bCs/>
          <w:sz w:val="22"/>
          <w:szCs w:val="22"/>
        </w:rPr>
        <w:t>현금등자산보관회사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r w:rsidRPr="00413874">
        <w:rPr>
          <w:rFonts w:ascii="Times New Roman" w:eastAsia="바탕"/>
          <w:bCs/>
          <w:sz w:val="22"/>
          <w:szCs w:val="22"/>
        </w:rPr>
        <w:t>현금등</w:t>
      </w:r>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7A93F376"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9C55B4">
        <w:rPr>
          <w:rFonts w:ascii="Times New Roman" w:eastAsia="바탕" w:hint="eastAsia"/>
          <w:color w:val="auto"/>
          <w:kern w:val="2"/>
          <w:sz w:val="22"/>
          <w:szCs w:val="22"/>
        </w:rPr>
        <w:t>[*]</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39815BA7" w14:textId="55BB815C" w:rsidR="00DD17E3" w:rsidRPr="00D90127" w:rsidRDefault="00E81ADE" w:rsidP="00DD17E3">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예금채권근질권설정계약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5572F8" w:rsidRPr="00EE6855">
        <w:rPr>
          <w:rFonts w:ascii="Times New Roman"/>
          <w:kern w:val="0"/>
          <w:sz w:val="22"/>
          <w:szCs w:val="22"/>
        </w:rPr>
        <w:t>차주가</w:t>
      </w:r>
      <w:r w:rsidR="005572F8" w:rsidRPr="00EE6855">
        <w:rPr>
          <w:rFonts w:ascii="Times New Roman"/>
          <w:kern w:val="0"/>
          <w:sz w:val="22"/>
          <w:szCs w:val="22"/>
        </w:rPr>
        <w:t xml:space="preserve"> </w:t>
      </w:r>
      <w:r w:rsidR="005572F8" w:rsidRPr="00EE6855">
        <w:rPr>
          <w:rFonts w:ascii="Times New Roman"/>
          <w:kern w:val="0"/>
          <w:sz w:val="22"/>
          <w:szCs w:val="22"/>
        </w:rPr>
        <w:t>보유하고</w:t>
      </w:r>
      <w:r w:rsidR="005572F8" w:rsidRPr="00EE6855">
        <w:rPr>
          <w:rFonts w:ascii="Times New Roman"/>
          <w:kern w:val="0"/>
          <w:sz w:val="22"/>
          <w:szCs w:val="22"/>
        </w:rPr>
        <w:t xml:space="preserve"> </w:t>
      </w:r>
      <w:r w:rsidR="005572F8" w:rsidRPr="00EE6855">
        <w:rPr>
          <w:rFonts w:ascii="Times New Roman"/>
          <w:kern w:val="0"/>
          <w:sz w:val="22"/>
          <w:szCs w:val="22"/>
        </w:rPr>
        <w:t>있는</w:t>
      </w:r>
      <w:r w:rsidR="005572F8" w:rsidRPr="00EE6855">
        <w:rPr>
          <w:rFonts w:ascii="Times New Roman"/>
          <w:kern w:val="0"/>
          <w:sz w:val="22"/>
          <w:szCs w:val="22"/>
        </w:rPr>
        <w:t xml:space="preserve"> </w:t>
      </w:r>
      <w:r w:rsidR="005572F8" w:rsidRPr="00EE6855">
        <w:rPr>
          <w:rFonts w:ascii="Times New Roman"/>
          <w:kern w:val="0"/>
          <w:sz w:val="22"/>
          <w:szCs w:val="22"/>
        </w:rPr>
        <w:t>보험금수령계좌</w:t>
      </w:r>
      <w:r w:rsidR="005572F8" w:rsidRPr="00EE6855">
        <w:rPr>
          <w:rFonts w:ascii="Times New Roman"/>
          <w:kern w:val="0"/>
          <w:sz w:val="22"/>
          <w:szCs w:val="22"/>
        </w:rPr>
        <w:t xml:space="preserve">, Tranche A </w:t>
      </w:r>
      <w:r w:rsidR="005572F8" w:rsidRPr="00EE6855">
        <w:rPr>
          <w:rFonts w:ascii="Times New Roman"/>
          <w:kern w:val="0"/>
          <w:sz w:val="22"/>
          <w:szCs w:val="22"/>
        </w:rPr>
        <w:t>이자유보계좌</w:t>
      </w:r>
      <w:r w:rsidR="005572F8" w:rsidRPr="00EE6855">
        <w:rPr>
          <w:rFonts w:ascii="Times New Roman"/>
          <w:kern w:val="0"/>
          <w:sz w:val="22"/>
          <w:szCs w:val="22"/>
        </w:rPr>
        <w:t xml:space="preserve"> </w:t>
      </w:r>
      <w:r w:rsidR="005572F8" w:rsidRPr="00EE6855">
        <w:rPr>
          <w:rFonts w:ascii="Times New Roman"/>
          <w:kern w:val="0"/>
          <w:sz w:val="22"/>
          <w:szCs w:val="22"/>
        </w:rPr>
        <w:t>및</w:t>
      </w:r>
      <w:r w:rsidR="005572F8" w:rsidRPr="00EE6855">
        <w:rPr>
          <w:rFonts w:ascii="Times New Roman"/>
          <w:kern w:val="0"/>
          <w:sz w:val="22"/>
          <w:szCs w:val="22"/>
        </w:rPr>
        <w:t xml:space="preserve"> Tranche B </w:t>
      </w:r>
      <w:r w:rsidR="005572F8" w:rsidRPr="00EE6855">
        <w:rPr>
          <w:rFonts w:ascii="Times New Roman"/>
          <w:kern w:val="0"/>
          <w:sz w:val="22"/>
          <w:szCs w:val="22"/>
        </w:rPr>
        <w:t>이자유보계좌에</w:t>
      </w:r>
      <w:r w:rsidR="005572F8" w:rsidRPr="00EE6855">
        <w:rPr>
          <w:rFonts w:ascii="Times New Roman"/>
          <w:kern w:val="0"/>
          <w:sz w:val="22"/>
          <w:szCs w:val="22"/>
        </w:rPr>
        <w:t xml:space="preserve"> </w:t>
      </w:r>
      <w:r w:rsidR="005572F8" w:rsidRPr="00EE6855">
        <w:rPr>
          <w:rFonts w:ascii="Times New Roman"/>
          <w:kern w:val="0"/>
          <w:sz w:val="22"/>
          <w:szCs w:val="22"/>
        </w:rPr>
        <w:t>관한</w:t>
      </w:r>
      <w:r w:rsidR="005572F8" w:rsidRPr="00EE6855">
        <w:rPr>
          <w:rFonts w:ascii="Times New Roman"/>
          <w:kern w:val="0"/>
          <w:sz w:val="22"/>
          <w:szCs w:val="22"/>
        </w:rPr>
        <w:t xml:space="preserve"> </w:t>
      </w:r>
      <w:r w:rsidR="005572F8" w:rsidRPr="00EE6855">
        <w:rPr>
          <w:rFonts w:ascii="Times New Roman"/>
          <w:kern w:val="0"/>
          <w:sz w:val="22"/>
          <w:szCs w:val="22"/>
        </w:rPr>
        <w:t>예금채권에</w:t>
      </w:r>
      <w:r w:rsidR="005572F8" w:rsidRPr="00EE6855">
        <w:rPr>
          <w:rFonts w:ascii="Times New Roman"/>
          <w:kern w:val="0"/>
          <w:sz w:val="22"/>
          <w:szCs w:val="22"/>
        </w:rPr>
        <w:t xml:space="preserve"> </w:t>
      </w:r>
      <w:r w:rsidR="005572F8" w:rsidRPr="00EE6855">
        <w:rPr>
          <w:rFonts w:ascii="Times New Roman"/>
          <w:kern w:val="0"/>
          <w:sz w:val="22"/>
          <w:szCs w:val="22"/>
        </w:rPr>
        <w:t>대하여</w:t>
      </w:r>
      <w:r w:rsidR="005572F8" w:rsidRPr="00EE6855">
        <w:rPr>
          <w:rFonts w:ascii="Times New Roman"/>
          <w:kern w:val="0"/>
          <w:sz w:val="22"/>
          <w:szCs w:val="22"/>
        </w:rPr>
        <w:t xml:space="preserve"> Tranche A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1</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Tranche B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2</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w:t>
      </w:r>
      <w:r w:rsidR="005572F8" w:rsidRPr="00EE6855">
        <w:rPr>
          <w:rFonts w:ascii="Times New Roman"/>
          <w:kern w:val="0"/>
          <w:sz w:val="22"/>
          <w:szCs w:val="22"/>
        </w:rPr>
        <w:t>각</w:t>
      </w:r>
      <w:r w:rsidR="005572F8" w:rsidRPr="00EE6855">
        <w:rPr>
          <w:rFonts w:ascii="Times New Roman"/>
          <w:kern w:val="0"/>
          <w:sz w:val="22"/>
          <w:szCs w:val="22"/>
        </w:rPr>
        <w:t xml:space="preserve"> </w:t>
      </w:r>
      <w:r w:rsidR="005572F8" w:rsidRPr="00EE6855">
        <w:rPr>
          <w:rFonts w:ascii="Times New Roman"/>
          <w:kern w:val="0"/>
          <w:sz w:val="22"/>
          <w:szCs w:val="22"/>
        </w:rPr>
        <w:t>설정하는</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내용으로</w:t>
      </w:r>
      <w:r w:rsidR="005572F8" w:rsidRPr="00EE6855">
        <w:rPr>
          <w:rFonts w:ascii="Times New Roman"/>
          <w:kern w:val="0"/>
          <w:sz w:val="22"/>
          <w:szCs w:val="22"/>
        </w:rPr>
        <w:t xml:space="preserve"> </w:t>
      </w:r>
      <w:r w:rsidR="005572F8" w:rsidRPr="00EE6855">
        <w:rPr>
          <w:rFonts w:ascii="Times New Roman"/>
          <w:kern w:val="0"/>
          <w:sz w:val="22"/>
          <w:szCs w:val="22"/>
        </w:rPr>
        <w:t>하는</w:t>
      </w:r>
      <w:r w:rsidR="005572F8" w:rsidRPr="00EE6855">
        <w:rPr>
          <w:rFonts w:ascii="Times New Roman"/>
          <w:kern w:val="0"/>
          <w:sz w:val="22"/>
          <w:szCs w:val="22"/>
        </w:rPr>
        <w:t xml:space="preserve"> </w:t>
      </w:r>
      <w:r w:rsidR="005572F8" w:rsidRPr="00EE6855">
        <w:rPr>
          <w:rFonts w:ascii="Times New Roman"/>
          <w:kern w:val="0"/>
          <w:sz w:val="22"/>
          <w:szCs w:val="22"/>
        </w:rPr>
        <w:t>예금채권근질권설정계약으로서</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9</w:t>
      </w:r>
      <w:r w:rsidR="005572F8" w:rsidRPr="00EE6855">
        <w:rPr>
          <w:rFonts w:ascii="Times New Roman"/>
          <w:kern w:val="0"/>
          <w:sz w:val="22"/>
          <w:szCs w:val="22"/>
        </w:rPr>
        <w:t>조</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3</w:t>
      </w:r>
      <w:r w:rsidR="005572F8" w:rsidRPr="00EE6855">
        <w:rPr>
          <w:rFonts w:ascii="Times New Roman"/>
          <w:kern w:val="0"/>
          <w:sz w:val="22"/>
          <w:szCs w:val="22"/>
        </w:rPr>
        <w:t>항에</w:t>
      </w:r>
      <w:r w:rsidR="005572F8" w:rsidRPr="00EE6855">
        <w:rPr>
          <w:rFonts w:ascii="Times New Roman"/>
          <w:kern w:val="0"/>
          <w:sz w:val="22"/>
          <w:szCs w:val="22"/>
        </w:rPr>
        <w:t xml:space="preserve"> </w:t>
      </w:r>
      <w:r w:rsidR="005572F8" w:rsidRPr="00EE6855">
        <w:rPr>
          <w:rFonts w:ascii="Times New Roman"/>
          <w:kern w:val="0"/>
          <w:sz w:val="22"/>
          <w:szCs w:val="22"/>
        </w:rPr>
        <w:t>규정된</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말한다</w:t>
      </w:r>
      <w:r w:rsidR="00DD17E3">
        <w:rPr>
          <w:rFonts w:ascii="Times New Roman" w:hint="eastAsia"/>
          <w:kern w:val="0"/>
          <w:sz w:val="22"/>
          <w:szCs w:val="22"/>
        </w:rPr>
        <w:t>.</w:t>
      </w:r>
      <w:r w:rsidR="005572F8" w:rsidRPr="00EE6855" w:rsidDel="005572F8">
        <w:rPr>
          <w:rFonts w:ascii="Times New Roman"/>
          <w:kern w:val="0"/>
          <w:sz w:val="22"/>
          <w:szCs w:val="22"/>
        </w:rPr>
        <w:t xml:space="preserve"> </w:t>
      </w:r>
      <w:r w:rsidR="00DD17E3">
        <w:rPr>
          <w:rFonts w:ascii="Times New Roman" w:hint="eastAsia"/>
          <w:kern w:val="0"/>
          <w:sz w:val="22"/>
          <w:szCs w:val="22"/>
        </w:rPr>
        <w:t xml:space="preserve"> </w:t>
      </w:r>
    </w:p>
    <w:p w14:paraId="38B20726" w14:textId="77777777" w:rsidR="00932EE2" w:rsidRDefault="00932EE2" w:rsidP="00DD17E3">
      <w:pPr>
        <w:tabs>
          <w:tab w:val="left" w:pos="400"/>
        </w:tabs>
        <w:adjustRightInd w:val="0"/>
        <w:snapToGrid w:val="0"/>
        <w:spacing w:line="400" w:lineRule="exact"/>
        <w:rPr>
          <w:rFonts w:ascii="Times New Roman"/>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r w:rsidRPr="006B1CF1">
        <w:rPr>
          <w:rFonts w:ascii="Times New Roman" w:hint="eastAsia"/>
          <w:kern w:val="0"/>
          <w:sz w:val="22"/>
        </w:rPr>
        <w:t>수</w:t>
      </w:r>
      <w:r w:rsidRPr="006B1CF1">
        <w:rPr>
          <w:rFonts w:ascii="Times New Roman" w:hint="eastAsia"/>
          <w:kern w:val="0"/>
          <w:sz w:val="22"/>
        </w:rPr>
        <w:lastRenderedPageBreak/>
        <w:t>도광열비</w:t>
      </w:r>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r w:rsidRPr="00413874">
        <w:rPr>
          <w:rFonts w:ascii="Times New Roman"/>
          <w:b/>
          <w:kern w:val="0"/>
          <w:sz w:val="22"/>
          <w:szCs w:val="22"/>
          <w:lang w:val="x-none"/>
        </w:rPr>
        <w:t>응당일</w:t>
      </w:r>
      <w:r w:rsidRPr="00413874">
        <w:rPr>
          <w:rFonts w:ascii="Times New Roman"/>
          <w:b/>
          <w:kern w:val="0"/>
          <w:sz w:val="22"/>
          <w:szCs w:val="22"/>
          <w:lang w:val="x-none"/>
        </w:rPr>
        <w:t>”</w:t>
      </w:r>
      <w:r w:rsidRPr="00413874">
        <w:rPr>
          <w:rFonts w:ascii="Times New Roman"/>
          <w:kern w:val="0"/>
          <w:sz w:val="22"/>
          <w:szCs w:val="22"/>
          <w:lang w:val="x-none"/>
        </w:rPr>
        <w:t>이라</w:t>
      </w:r>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A7C31" w:rsidRPr="00413874">
        <w:rPr>
          <w:rFonts w:ascii="Times New Roman"/>
          <w:b/>
          <w:kern w:val="0"/>
          <w:sz w:val="22"/>
          <w:szCs w:val="22"/>
        </w:rPr>
        <w:t>이자지급력</w:t>
      </w:r>
      <w:r w:rsidR="008151B4" w:rsidRPr="00413874">
        <w:rPr>
          <w:rFonts w:ascii="Times New Roman"/>
          <w:b/>
          <w:kern w:val="0"/>
          <w:sz w:val="22"/>
          <w:szCs w:val="22"/>
        </w:rPr>
        <w:t>지수</w:t>
      </w:r>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31FF8FD4" w:rsidR="00480A64"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06652A" w:rsidRPr="00516EF8">
        <w:rPr>
          <w:rFonts w:ascii="Times New Roman" w:hint="eastAsia"/>
          <w:b/>
          <w:kern w:val="0"/>
          <w:sz w:val="22"/>
          <w:szCs w:val="22"/>
        </w:rPr>
        <w:t xml:space="preserve">Tranche A </w:t>
      </w:r>
      <w:r w:rsidR="009A7C31" w:rsidRPr="00516EF8">
        <w:rPr>
          <w:rFonts w:ascii="Times New Roman"/>
          <w:b/>
          <w:kern w:val="0"/>
          <w:sz w:val="22"/>
          <w:szCs w:val="22"/>
        </w:rPr>
        <w:t>이자지급력지수</w:t>
      </w:r>
      <w:r w:rsidR="00943F40" w:rsidRPr="00516EF8">
        <w:rPr>
          <w:rFonts w:ascii="Times New Roman"/>
          <w:b/>
          <w:kern w:val="0"/>
          <w:sz w:val="22"/>
          <w:szCs w:val="22"/>
        </w:rPr>
        <w:t>(DSCR</w:t>
      </w:r>
      <w:r w:rsidR="00EE5C61" w:rsidRPr="00516EF8">
        <w:rPr>
          <w:rFonts w:ascii="Times New Roman"/>
          <w:b/>
          <w:kern w:val="0"/>
          <w:sz w:val="22"/>
          <w:szCs w:val="22"/>
        </w:rPr>
        <w:t>, Debt Service Coverage Ratio</w:t>
      </w:r>
      <w:r w:rsidR="00943F40" w:rsidRPr="00516EF8">
        <w:rPr>
          <w:rFonts w:ascii="Times New Roman"/>
          <w:b/>
          <w:kern w:val="0"/>
          <w:sz w:val="22"/>
          <w:szCs w:val="22"/>
        </w:rPr>
        <w:t>)</w:t>
      </w:r>
      <w:r w:rsidRPr="00516EF8">
        <w:rPr>
          <w:rFonts w:ascii="Times New Roman"/>
          <w:b/>
          <w:kern w:val="0"/>
          <w:sz w:val="22"/>
          <w:szCs w:val="22"/>
        </w:rPr>
        <w:t>”</w:t>
      </w:r>
      <w:r w:rsidR="00943F40" w:rsidRPr="00516EF8">
        <w:rPr>
          <w:rFonts w:ascii="Times New Roman"/>
          <w:kern w:val="0"/>
          <w:sz w:val="22"/>
          <w:szCs w:val="22"/>
        </w:rPr>
        <w:t>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F7237" w:rsidRPr="00516EF8">
        <w:rPr>
          <w:rFonts w:ascii="Times New Roman"/>
          <w:kern w:val="0"/>
          <w:sz w:val="22"/>
          <w:szCs w:val="22"/>
        </w:rPr>
        <w:t>각</w:t>
      </w:r>
      <w:r w:rsidR="002F7237" w:rsidRPr="00516EF8">
        <w:rPr>
          <w:rFonts w:ascii="Times New Roman"/>
          <w:kern w:val="0"/>
          <w:sz w:val="22"/>
          <w:szCs w:val="22"/>
        </w:rPr>
        <w:t xml:space="preserve"> </w:t>
      </w:r>
      <w:r w:rsidR="00943F40" w:rsidRPr="00516EF8">
        <w:rPr>
          <w:rFonts w:ascii="Times New Roman"/>
          <w:kern w:val="0"/>
          <w:sz w:val="22"/>
          <w:szCs w:val="22"/>
        </w:rPr>
        <w:t>이자지급력지수</w:t>
      </w:r>
      <w:r w:rsidR="00943F40" w:rsidRPr="00516EF8">
        <w:rPr>
          <w:rFonts w:ascii="Times New Roman"/>
          <w:kern w:val="0"/>
          <w:sz w:val="22"/>
          <w:szCs w:val="22"/>
        </w:rPr>
        <w:t xml:space="preserve"> </w:t>
      </w:r>
      <w:r w:rsidR="00943F40" w:rsidRPr="00516EF8">
        <w:rPr>
          <w:rFonts w:ascii="Times New Roman"/>
          <w:kern w:val="0"/>
          <w:sz w:val="22"/>
          <w:szCs w:val="22"/>
        </w:rPr>
        <w:t>평가일에</w:t>
      </w:r>
      <w:r w:rsidR="00943F40" w:rsidRPr="00516EF8">
        <w:rPr>
          <w:rFonts w:ascii="Times New Roman"/>
          <w:kern w:val="0"/>
          <w:sz w:val="22"/>
          <w:szCs w:val="22"/>
        </w:rPr>
        <w:t xml:space="preserve"> </w:t>
      </w:r>
      <w:r w:rsidR="00943F40" w:rsidRPr="00516EF8">
        <w:rPr>
          <w:rFonts w:ascii="Times New Roman"/>
          <w:kern w:val="0"/>
          <w:sz w:val="22"/>
          <w:szCs w:val="22"/>
        </w:rPr>
        <w:t>계산되는</w:t>
      </w:r>
      <w:r w:rsidR="00943F40" w:rsidRPr="00516EF8">
        <w:rPr>
          <w:rFonts w:ascii="Times New Roman"/>
          <w:kern w:val="0"/>
          <w:sz w:val="22"/>
          <w:szCs w:val="22"/>
        </w:rPr>
        <w:t xml:space="preserve"> </w:t>
      </w:r>
      <w:r w:rsidR="00943F40" w:rsidRPr="00516EF8">
        <w:rPr>
          <w:rFonts w:ascii="Times New Roman"/>
          <w:kern w:val="0"/>
          <w:sz w:val="22"/>
          <w:szCs w:val="22"/>
        </w:rPr>
        <w:t>지수로서</w:t>
      </w:r>
      <w:r w:rsidR="008C467A" w:rsidRPr="00516EF8">
        <w:rPr>
          <w:rFonts w:ascii="Times New Roman"/>
          <w:kern w:val="0"/>
          <w:sz w:val="22"/>
          <w:szCs w:val="22"/>
        </w:rPr>
        <w:t xml:space="preserve">, </w:t>
      </w:r>
      <w:r w:rsidR="00C57940" w:rsidRPr="00516EF8">
        <w:rPr>
          <w:rFonts w:ascii="Times New Roman"/>
          <w:kern w:val="0"/>
          <w:sz w:val="22"/>
          <w:szCs w:val="22"/>
        </w:rPr>
        <w:t xml:space="preserve">(i) </w:t>
      </w:r>
      <w:r w:rsidR="006B388D" w:rsidRPr="00516EF8">
        <w:rPr>
          <w:rFonts w:ascii="Times New Roman" w:hint="eastAsia"/>
          <w:kern w:val="0"/>
          <w:sz w:val="22"/>
          <w:szCs w:val="22"/>
        </w:rPr>
        <w:t>당해</w:t>
      </w:r>
      <w:r w:rsidR="006B388D" w:rsidRPr="00516EF8">
        <w:rPr>
          <w:rFonts w:ascii="Times New Roman"/>
          <w:kern w:val="0"/>
          <w:sz w:val="22"/>
          <w:szCs w:val="22"/>
        </w:rPr>
        <w:t xml:space="preserve"> </w:t>
      </w:r>
      <w:r w:rsidR="00602851" w:rsidRPr="00516EF8">
        <w:rPr>
          <w:rFonts w:ascii="Times New Roman" w:hint="eastAsia"/>
          <w:kern w:val="0"/>
          <w:sz w:val="22"/>
          <w:szCs w:val="22"/>
        </w:rPr>
        <w:t>이자지급력지수</w:t>
      </w:r>
      <w:r w:rsidR="00602851" w:rsidRPr="00516EF8">
        <w:rPr>
          <w:rFonts w:ascii="Times New Roman"/>
          <w:kern w:val="0"/>
          <w:sz w:val="22"/>
          <w:szCs w:val="22"/>
        </w:rPr>
        <w:t xml:space="preserve"> </w:t>
      </w:r>
      <w:r w:rsidR="00602851" w:rsidRPr="00516EF8">
        <w:rPr>
          <w:rFonts w:ascii="Times New Roman" w:hint="eastAsia"/>
          <w:kern w:val="0"/>
          <w:sz w:val="22"/>
          <w:szCs w:val="22"/>
        </w:rPr>
        <w:t>검증기간</w:t>
      </w:r>
      <w:r w:rsidR="00602851" w:rsidRPr="00516EF8">
        <w:rPr>
          <w:rFonts w:ascii="Times New Roman"/>
          <w:kern w:val="0"/>
          <w:sz w:val="22"/>
          <w:szCs w:val="22"/>
        </w:rPr>
        <w:t xml:space="preserve"> </w:t>
      </w:r>
      <w:r w:rsidR="00602851" w:rsidRPr="00516EF8">
        <w:rPr>
          <w:rFonts w:ascii="Times New Roman" w:hint="eastAsia"/>
          <w:kern w:val="0"/>
          <w:sz w:val="22"/>
          <w:szCs w:val="22"/>
        </w:rPr>
        <w:t>동안에</w:t>
      </w:r>
      <w:r w:rsidR="00602851" w:rsidRPr="00516EF8">
        <w:rPr>
          <w:rFonts w:ascii="Times New Roman"/>
          <w:kern w:val="0"/>
          <w:sz w:val="22"/>
          <w:szCs w:val="22"/>
        </w:rPr>
        <w:t xml:space="preserve"> </w:t>
      </w:r>
      <w:r w:rsidR="006B388D" w:rsidRPr="00516EF8">
        <w:rPr>
          <w:rFonts w:ascii="Times New Roman" w:hint="eastAsia"/>
          <w:kern w:val="0"/>
          <w:sz w:val="22"/>
          <w:szCs w:val="22"/>
        </w:rPr>
        <w:t>인식되는</w:t>
      </w:r>
      <w:r w:rsidR="00224555" w:rsidRPr="00516EF8">
        <w:rPr>
          <w:rFonts w:ascii="Times New Roman"/>
          <w:kern w:val="0"/>
          <w:sz w:val="22"/>
          <w:szCs w:val="22"/>
        </w:rPr>
        <w:t xml:space="preserve"> </w:t>
      </w:r>
      <w:r w:rsidR="00337727" w:rsidRPr="00516EF8">
        <w:rPr>
          <w:rFonts w:ascii="Times New Roman" w:hint="eastAsia"/>
          <w:kern w:val="0"/>
          <w:sz w:val="22"/>
          <w:szCs w:val="22"/>
        </w:rPr>
        <w:t>본건</w:t>
      </w:r>
      <w:r w:rsidR="00337727" w:rsidRPr="00516EF8">
        <w:rPr>
          <w:rFonts w:ascii="Times New Roman"/>
          <w:kern w:val="0"/>
          <w:sz w:val="22"/>
          <w:szCs w:val="22"/>
        </w:rPr>
        <w:t xml:space="preserve"> </w:t>
      </w:r>
      <w:r w:rsidR="00337727" w:rsidRPr="00516EF8">
        <w:rPr>
          <w:rFonts w:ascii="Times New Roman" w:hint="eastAsia"/>
          <w:kern w:val="0"/>
          <w:sz w:val="22"/>
          <w:szCs w:val="22"/>
        </w:rPr>
        <w:t>부동산</w:t>
      </w:r>
      <w:r w:rsidR="008C1B41" w:rsidRPr="00516EF8">
        <w:rPr>
          <w:rFonts w:ascii="Times New Roman" w:hint="eastAsia"/>
          <w:kern w:val="0"/>
          <w:sz w:val="22"/>
          <w:szCs w:val="22"/>
        </w:rPr>
        <w:t>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발생하는</w:t>
      </w:r>
      <w:r w:rsidR="008C1B41" w:rsidRPr="00516EF8">
        <w:rPr>
          <w:rFonts w:ascii="Times New Roman"/>
          <w:kern w:val="0"/>
          <w:sz w:val="22"/>
          <w:szCs w:val="22"/>
        </w:rPr>
        <w:t xml:space="preserve"> </w:t>
      </w:r>
      <w:r w:rsidR="008C1B41" w:rsidRPr="00516EF8">
        <w:rPr>
          <w:rFonts w:ascii="Times New Roman" w:hint="eastAsia"/>
          <w:kern w:val="0"/>
          <w:sz w:val="22"/>
          <w:szCs w:val="22"/>
        </w:rPr>
        <w:t>임대료</w:t>
      </w:r>
      <w:r w:rsidR="008C1B41" w:rsidRPr="00516EF8">
        <w:rPr>
          <w:rFonts w:ascii="Times New Roman"/>
          <w:kern w:val="0"/>
          <w:sz w:val="22"/>
          <w:szCs w:val="22"/>
        </w:rPr>
        <w:t xml:space="preserve">, </w:t>
      </w:r>
      <w:r w:rsidR="008C1B41" w:rsidRPr="00516EF8">
        <w:rPr>
          <w:rFonts w:ascii="Times New Roman" w:hint="eastAsia"/>
          <w:kern w:val="0"/>
          <w:sz w:val="22"/>
          <w:szCs w:val="22"/>
        </w:rPr>
        <w:t>관리비</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임대차보증금</w:t>
      </w:r>
      <w:r w:rsidR="008C1B41" w:rsidRPr="00516EF8">
        <w:rPr>
          <w:rFonts w:ascii="Times New Roman"/>
          <w:kern w:val="0"/>
          <w:sz w:val="22"/>
          <w:szCs w:val="22"/>
        </w:rPr>
        <w:t xml:space="preserve"> </w:t>
      </w:r>
      <w:r w:rsidR="008C1B41" w:rsidRPr="00516EF8">
        <w:rPr>
          <w:rFonts w:ascii="Times New Roman" w:hint="eastAsia"/>
          <w:kern w:val="0"/>
          <w:sz w:val="22"/>
          <w:szCs w:val="22"/>
        </w:rPr>
        <w:t>등에서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발생한</w:t>
      </w:r>
      <w:r w:rsidR="008C1B41" w:rsidRPr="00516EF8">
        <w:rPr>
          <w:rFonts w:ascii="Times New Roman"/>
          <w:kern w:val="0"/>
          <w:sz w:val="22"/>
          <w:szCs w:val="22"/>
        </w:rPr>
        <w:t xml:space="preserve"> </w:t>
      </w:r>
      <w:r w:rsidR="008C1B41" w:rsidRPr="00516EF8">
        <w:rPr>
          <w:rFonts w:ascii="Times New Roman" w:hint="eastAsia"/>
          <w:kern w:val="0"/>
          <w:sz w:val="22"/>
          <w:szCs w:val="22"/>
        </w:rPr>
        <w:t>이자</w:t>
      </w:r>
      <w:r w:rsidR="008C1B41" w:rsidRPr="00516EF8">
        <w:rPr>
          <w:rFonts w:ascii="Times New Roman"/>
          <w:kern w:val="0"/>
          <w:sz w:val="22"/>
          <w:szCs w:val="22"/>
        </w:rPr>
        <w:t xml:space="preserve">, </w:t>
      </w:r>
      <w:r w:rsidR="008C1B41" w:rsidRPr="00516EF8">
        <w:rPr>
          <w:rFonts w:ascii="Times New Roman" w:hint="eastAsia"/>
          <w:kern w:val="0"/>
          <w:sz w:val="22"/>
          <w:szCs w:val="22"/>
        </w:rPr>
        <w:t>기타</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등</w:t>
      </w:r>
      <w:r w:rsidR="008C1B41" w:rsidRPr="00516EF8">
        <w:rPr>
          <w:rFonts w:ascii="Times New Roman"/>
          <w:kern w:val="0"/>
          <w:sz w:val="22"/>
          <w:szCs w:val="22"/>
        </w:rPr>
        <w:t xml:space="preserve"> </w:t>
      </w:r>
      <w:r w:rsidR="008C1B41" w:rsidRPr="00516EF8">
        <w:rPr>
          <w:rFonts w:ascii="Times New Roman" w:hint="eastAsia"/>
          <w:kern w:val="0"/>
          <w:sz w:val="22"/>
          <w:szCs w:val="22"/>
        </w:rPr>
        <w:t>차주가</w:t>
      </w:r>
      <w:r w:rsidR="008C1B41" w:rsidRPr="00516EF8">
        <w:rPr>
          <w:rFonts w:ascii="Times New Roman"/>
          <w:kern w:val="0"/>
          <w:sz w:val="22"/>
          <w:szCs w:val="22"/>
        </w:rPr>
        <w:t xml:space="preserve"> </w:t>
      </w:r>
      <w:r w:rsidR="00304CB6" w:rsidRPr="00516EF8">
        <w:rPr>
          <w:rFonts w:ascii="Times New Roman" w:hint="eastAsia"/>
          <w:kern w:val="0"/>
          <w:sz w:val="22"/>
          <w:szCs w:val="22"/>
        </w:rPr>
        <w:t>본건</w:t>
      </w:r>
      <w:r w:rsidR="00304CB6" w:rsidRPr="00516EF8">
        <w:rPr>
          <w:rFonts w:ascii="Times New Roman"/>
          <w:kern w:val="0"/>
          <w:sz w:val="22"/>
          <w:szCs w:val="22"/>
        </w:rPr>
        <w:t xml:space="preserve"> </w:t>
      </w:r>
      <w:r w:rsidR="008C1B41" w:rsidRPr="00516EF8">
        <w:rPr>
          <w:rFonts w:ascii="Times New Roman" w:hint="eastAsia"/>
          <w:kern w:val="0"/>
          <w:sz w:val="22"/>
          <w:szCs w:val="22"/>
        </w:rPr>
        <w:t>부동산의</w:t>
      </w:r>
      <w:r w:rsidR="008C1B41" w:rsidRPr="00516EF8">
        <w:rPr>
          <w:rFonts w:ascii="Times New Roman"/>
          <w:kern w:val="0"/>
          <w:sz w:val="22"/>
          <w:szCs w:val="22"/>
        </w:rPr>
        <w:t xml:space="preserve"> </w:t>
      </w:r>
      <w:r w:rsidR="008C1B41" w:rsidRPr="00516EF8">
        <w:rPr>
          <w:rFonts w:ascii="Times New Roman" w:hint="eastAsia"/>
          <w:kern w:val="0"/>
          <w:sz w:val="22"/>
          <w:szCs w:val="22"/>
        </w:rPr>
        <w:t>소유</w:t>
      </w:r>
      <w:r w:rsidR="008C1B41" w:rsidRPr="00516EF8">
        <w:rPr>
          <w:rFonts w:ascii="Times New Roman"/>
          <w:kern w:val="0"/>
          <w:sz w:val="22"/>
          <w:szCs w:val="22"/>
        </w:rPr>
        <w:t xml:space="preserve">, </w:t>
      </w:r>
      <w:r w:rsidR="008C1B41" w:rsidRPr="00516EF8">
        <w:rPr>
          <w:rFonts w:ascii="Times New Roman" w:hint="eastAsia"/>
          <w:kern w:val="0"/>
          <w:sz w:val="22"/>
          <w:szCs w:val="22"/>
        </w:rPr>
        <w:t>운영</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관리를</w:t>
      </w:r>
      <w:r w:rsidR="008C1B41" w:rsidRPr="00516EF8">
        <w:rPr>
          <w:rFonts w:ascii="Times New Roman"/>
          <w:kern w:val="0"/>
          <w:sz w:val="22"/>
          <w:szCs w:val="22"/>
        </w:rPr>
        <w:t xml:space="preserve"> </w:t>
      </w:r>
      <w:r w:rsidR="008C1B41" w:rsidRPr="00516EF8">
        <w:rPr>
          <w:rFonts w:ascii="Times New Roman" w:hint="eastAsia"/>
          <w:kern w:val="0"/>
          <w:sz w:val="22"/>
          <w:szCs w:val="22"/>
        </w:rPr>
        <w:t>통하여</w:t>
      </w:r>
      <w:r w:rsidR="008C1B41" w:rsidRPr="00516EF8">
        <w:rPr>
          <w:rFonts w:ascii="Times New Roman"/>
          <w:kern w:val="0"/>
          <w:sz w:val="22"/>
          <w:szCs w:val="22"/>
        </w:rPr>
        <w:t xml:space="preserve"> </w:t>
      </w:r>
      <w:r w:rsidR="008C1B41" w:rsidRPr="00516EF8">
        <w:rPr>
          <w:rFonts w:ascii="Times New Roman" w:hint="eastAsia"/>
          <w:kern w:val="0"/>
          <w:sz w:val="22"/>
          <w:szCs w:val="22"/>
        </w:rPr>
        <w:t>얻은</w:t>
      </w:r>
      <w:r w:rsidR="008C1B41" w:rsidRPr="00516EF8">
        <w:rPr>
          <w:rFonts w:ascii="Times New Roman"/>
          <w:kern w:val="0"/>
          <w:sz w:val="22"/>
          <w:szCs w:val="22"/>
        </w:rPr>
        <w:t xml:space="preserve"> </w:t>
      </w:r>
      <w:r w:rsidR="008C1B41" w:rsidRPr="00516EF8">
        <w:rPr>
          <w:rFonts w:ascii="Times New Roman" w:hint="eastAsia"/>
          <w:kern w:val="0"/>
          <w:sz w:val="22"/>
          <w:szCs w:val="22"/>
        </w:rPr>
        <w:t>총</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중</w:t>
      </w:r>
      <w:r w:rsidR="008C1B41" w:rsidRPr="00516EF8">
        <w:rPr>
          <w:rFonts w:ascii="Times New Roman"/>
          <w:kern w:val="0"/>
          <w:sz w:val="22"/>
          <w:szCs w:val="22"/>
        </w:rPr>
        <w:t xml:space="preserve"> </w:t>
      </w:r>
      <w:r w:rsidR="008C1B41" w:rsidRPr="00516EF8">
        <w:rPr>
          <w:rFonts w:ascii="Times New Roman" w:hint="eastAsia"/>
          <w:kern w:val="0"/>
          <w:sz w:val="22"/>
          <w:szCs w:val="22"/>
        </w:rPr>
        <w:t>실제</w:t>
      </w:r>
      <w:r w:rsidR="008C1B41" w:rsidRPr="00516EF8">
        <w:rPr>
          <w:rFonts w:ascii="Times New Roman"/>
          <w:kern w:val="0"/>
          <w:sz w:val="22"/>
          <w:szCs w:val="22"/>
        </w:rPr>
        <w:t xml:space="preserve"> </w:t>
      </w:r>
      <w:r w:rsidR="008C1B41" w:rsidRPr="00516EF8">
        <w:rPr>
          <w:rFonts w:ascii="Times New Roman" w:hint="eastAsia"/>
          <w:kern w:val="0"/>
          <w:sz w:val="22"/>
          <w:szCs w:val="22"/>
        </w:rPr>
        <w:t>이자지급가능금액</w:t>
      </w:r>
      <w:r w:rsidR="008C1B41" w:rsidRPr="00516EF8">
        <w:rPr>
          <w:rFonts w:ascii="Times New Roman"/>
          <w:kern w:val="0"/>
          <w:sz w:val="22"/>
          <w:szCs w:val="22"/>
        </w:rPr>
        <w:t>{</w:t>
      </w:r>
      <w:r w:rsidR="008C1B41" w:rsidRPr="00516EF8">
        <w:rPr>
          <w:rFonts w:ascii="Times New Roman" w:hint="eastAsia"/>
          <w:kern w:val="0"/>
          <w:sz w:val="22"/>
          <w:szCs w:val="22"/>
        </w:rPr>
        <w:t>총수입에서</w:t>
      </w:r>
      <w:r w:rsidR="008C1B41" w:rsidRPr="00516EF8">
        <w:rPr>
          <w:rFonts w:ascii="Times New Roman"/>
          <w:kern w:val="0"/>
          <w:sz w:val="22"/>
          <w:szCs w:val="22"/>
        </w:rPr>
        <w:t xml:space="preserve"> </w:t>
      </w:r>
      <w:r w:rsidR="005D6002" w:rsidRPr="00516EF8">
        <w:rPr>
          <w:rFonts w:ascii="Times New Roman" w:hint="eastAsia"/>
          <w:kern w:val="0"/>
          <w:sz w:val="22"/>
          <w:szCs w:val="22"/>
        </w:rPr>
        <w:t>운영비</w:t>
      </w:r>
      <w:r w:rsidR="005D6002" w:rsidRPr="00516EF8">
        <w:rPr>
          <w:rFonts w:ascii="Times New Roman" w:hint="eastAsia"/>
          <w:kern w:val="0"/>
          <w:sz w:val="22"/>
          <w:szCs w:val="22"/>
        </w:rPr>
        <w:t>(</w:t>
      </w:r>
      <w:r w:rsidR="005D6002" w:rsidRPr="00516EF8">
        <w:rPr>
          <w:rFonts w:ascii="Times New Roman" w:hint="eastAsia"/>
          <w:kern w:val="0"/>
          <w:sz w:val="22"/>
          <w:szCs w:val="22"/>
        </w:rPr>
        <w:t>단</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약정에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따른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이자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차주의</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자산관리수수료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자산보관수수료</w:t>
      </w:r>
      <w:r w:rsidR="005D6002" w:rsidRPr="00516EF8">
        <w:rPr>
          <w:rFonts w:ascii="Times New Roman" w:hint="eastAsia"/>
          <w:kern w:val="0"/>
          <w:sz w:val="22"/>
          <w:szCs w:val="22"/>
        </w:rPr>
        <w:t xml:space="preserve">, </w:t>
      </w:r>
      <w:r w:rsidR="00A35BBA" w:rsidRPr="00516EF8">
        <w:rPr>
          <w:rFonts w:ascii="Times New Roman" w:hint="eastAsia"/>
          <w:kern w:val="0"/>
          <w:sz w:val="22"/>
          <w:szCs w:val="22"/>
        </w:rPr>
        <w:t>일반</w:t>
      </w:r>
      <w:r w:rsidR="005D6002" w:rsidRPr="00516EF8">
        <w:rPr>
          <w:rFonts w:ascii="Times New Roman" w:hint="eastAsia"/>
          <w:kern w:val="0"/>
          <w:sz w:val="22"/>
          <w:szCs w:val="22"/>
        </w:rPr>
        <w:t>사무</w:t>
      </w:r>
      <w:r w:rsidR="00A35BBA" w:rsidRPr="00516EF8">
        <w:rPr>
          <w:rFonts w:ascii="Times New Roman" w:hint="eastAsia"/>
          <w:kern w:val="0"/>
          <w:sz w:val="22"/>
          <w:szCs w:val="22"/>
        </w:rPr>
        <w:t>위탁</w:t>
      </w:r>
      <w:r w:rsidR="005D6002" w:rsidRPr="00516EF8">
        <w:rPr>
          <w:rFonts w:ascii="Times New Roman" w:hint="eastAsia"/>
          <w:kern w:val="0"/>
          <w:sz w:val="22"/>
          <w:szCs w:val="22"/>
        </w:rPr>
        <w:t>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등</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운용과</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관련한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비용</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자본적</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지출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및</w:t>
      </w:r>
      <w:r w:rsidR="005D6002" w:rsidRPr="00516EF8">
        <w:rPr>
          <w:rFonts w:ascii="Times New Roman" w:hint="eastAsia"/>
          <w:kern w:val="0"/>
          <w:sz w:val="22"/>
          <w:szCs w:val="22"/>
        </w:rPr>
        <w:t xml:space="preserve"> </w:t>
      </w:r>
      <w:r w:rsidR="008C1B41" w:rsidRPr="00516EF8">
        <w:rPr>
          <w:rFonts w:ascii="Times New Roman" w:hint="eastAsia"/>
          <w:kern w:val="0"/>
          <w:sz w:val="22"/>
          <w:szCs w:val="22"/>
        </w:rPr>
        <w:t>감가상각비</w:t>
      </w:r>
      <w:r w:rsidR="005D6002" w:rsidRPr="00516EF8">
        <w:rPr>
          <w:rFonts w:ascii="Times New Roman" w:hint="eastAsia"/>
          <w:kern w:val="0"/>
          <w:sz w:val="22"/>
          <w:szCs w:val="22"/>
        </w:rPr>
        <w:t>는</w:t>
      </w:r>
      <w:r w:rsidR="005D6002" w:rsidRPr="00516EF8">
        <w:rPr>
          <w:rFonts w:ascii="Times New Roman" w:hint="eastAsia"/>
          <w:kern w:val="0"/>
          <w:sz w:val="22"/>
          <w:szCs w:val="22"/>
        </w:rPr>
        <w:t xml:space="preserve"> </w:t>
      </w:r>
      <w:r w:rsidR="00B90400" w:rsidRPr="00516EF8">
        <w:rPr>
          <w:rFonts w:ascii="Times New Roman" w:hint="eastAsia"/>
          <w:kern w:val="0"/>
          <w:sz w:val="22"/>
          <w:szCs w:val="22"/>
        </w:rPr>
        <w:t>제외</w:t>
      </w:r>
      <w:r w:rsidR="00B90400" w:rsidRPr="00516EF8">
        <w:rPr>
          <w:rFonts w:ascii="Times New Roman" w:hint="eastAsia"/>
          <w:kern w:val="0"/>
          <w:sz w:val="22"/>
          <w:szCs w:val="22"/>
        </w:rPr>
        <w:t>)</w:t>
      </w:r>
      <w:r w:rsidR="008C1B41" w:rsidRPr="00516EF8">
        <w:rPr>
          <w:rFonts w:ascii="Times New Roman" w:hint="eastAsia"/>
          <w:kern w:val="0"/>
          <w:sz w:val="22"/>
          <w:szCs w:val="22"/>
        </w:rPr>
        <w:t>를</w:t>
      </w:r>
      <w:r w:rsidR="008C1B41" w:rsidRPr="00516EF8">
        <w:rPr>
          <w:rFonts w:ascii="Times New Roman"/>
          <w:kern w:val="0"/>
          <w:sz w:val="22"/>
          <w:szCs w:val="22"/>
        </w:rPr>
        <w:t xml:space="preserve"> </w:t>
      </w:r>
      <w:r w:rsidR="00B90400" w:rsidRPr="00516EF8">
        <w:rPr>
          <w:rFonts w:ascii="Times New Roman" w:hint="eastAsia"/>
          <w:kern w:val="0"/>
          <w:sz w:val="22"/>
          <w:szCs w:val="22"/>
        </w:rPr>
        <w:t>차감</w:t>
      </w:r>
      <w:r w:rsidR="008C1B41" w:rsidRPr="00516EF8">
        <w:rPr>
          <w:rFonts w:ascii="Times New Roman" w:hint="eastAsia"/>
          <w:kern w:val="0"/>
          <w:sz w:val="22"/>
          <w:szCs w:val="22"/>
        </w:rPr>
        <w:t>한</w:t>
      </w:r>
      <w:r w:rsidR="008C1B41" w:rsidRPr="00516EF8">
        <w:rPr>
          <w:rFonts w:ascii="Times New Roman"/>
          <w:kern w:val="0"/>
          <w:sz w:val="22"/>
          <w:szCs w:val="22"/>
        </w:rPr>
        <w:t xml:space="preserve"> </w:t>
      </w:r>
      <w:r w:rsidR="008C1B41" w:rsidRPr="00516EF8">
        <w:rPr>
          <w:rFonts w:ascii="Times New Roman" w:hint="eastAsia"/>
          <w:kern w:val="0"/>
          <w:sz w:val="22"/>
          <w:szCs w:val="22"/>
        </w:rPr>
        <w:t>금액을</w:t>
      </w:r>
      <w:r w:rsidR="008C1B41" w:rsidRPr="00516EF8">
        <w:rPr>
          <w:rFonts w:ascii="Times New Roman"/>
          <w:kern w:val="0"/>
          <w:sz w:val="22"/>
          <w:szCs w:val="22"/>
        </w:rPr>
        <w:t xml:space="preserve"> </w:t>
      </w:r>
      <w:r w:rsidR="008C1B41" w:rsidRPr="00516EF8">
        <w:rPr>
          <w:rFonts w:ascii="Times New Roman" w:hint="eastAsia"/>
          <w:kern w:val="0"/>
          <w:sz w:val="22"/>
          <w:szCs w:val="22"/>
        </w:rPr>
        <w:t>말한다</w:t>
      </w:r>
      <w:r w:rsidR="008C1B41" w:rsidRPr="00516EF8">
        <w:rPr>
          <w:rFonts w:ascii="Times New Roman"/>
          <w:kern w:val="0"/>
          <w:sz w:val="22"/>
          <w:szCs w:val="22"/>
        </w:rPr>
        <w:t>.}</w:t>
      </w:r>
      <w:r w:rsidR="00304DC9" w:rsidRPr="00516EF8">
        <w:rPr>
          <w:rFonts w:ascii="Times New Roman" w:hint="eastAsia"/>
          <w:kern w:val="0"/>
          <w:sz w:val="22"/>
          <w:szCs w:val="22"/>
        </w:rPr>
        <w:t>을</w:t>
      </w:r>
      <w:r w:rsidR="00304DC9" w:rsidRPr="00516EF8">
        <w:rPr>
          <w:rFonts w:ascii="Times New Roman"/>
          <w:kern w:val="0"/>
          <w:sz w:val="22"/>
          <w:szCs w:val="22"/>
        </w:rPr>
        <w:t xml:space="preserve"> </w:t>
      </w:r>
      <w:r w:rsidR="00C57940" w:rsidRPr="00516EF8">
        <w:rPr>
          <w:rFonts w:ascii="Times New Roman"/>
          <w:kern w:val="0"/>
          <w:sz w:val="22"/>
          <w:szCs w:val="22"/>
        </w:rPr>
        <w:t>(ii)</w:t>
      </w:r>
      <w:r w:rsidR="0006652A" w:rsidRPr="00516EF8">
        <w:rPr>
          <w:rFonts w:ascii="Times New Roman" w:hint="eastAsia"/>
          <w:kern w:val="0"/>
          <w:sz w:val="22"/>
          <w:szCs w:val="22"/>
        </w:rPr>
        <w:t xml:space="preserve"> Tranche A</w:t>
      </w:r>
      <w:r w:rsidR="00304DC9" w:rsidRPr="00516EF8">
        <w:rPr>
          <w:rFonts w:ascii="Times New Roman"/>
          <w:kern w:val="0"/>
          <w:sz w:val="22"/>
          <w:szCs w:val="22"/>
        </w:rPr>
        <w:t xml:space="preserve"> </w:t>
      </w:r>
      <w:r w:rsidR="00C15C32" w:rsidRPr="00516EF8">
        <w:rPr>
          <w:rFonts w:ascii="Times New Roman"/>
          <w:kern w:val="0"/>
          <w:sz w:val="22"/>
          <w:szCs w:val="22"/>
        </w:rPr>
        <w:t>대출금에</w:t>
      </w:r>
      <w:r w:rsidR="00C15C32" w:rsidRPr="00516EF8">
        <w:rPr>
          <w:rFonts w:ascii="Times New Roman"/>
          <w:kern w:val="0"/>
          <w:sz w:val="22"/>
          <w:szCs w:val="22"/>
        </w:rPr>
        <w:t xml:space="preserve"> </w:t>
      </w:r>
      <w:r w:rsidR="00C15C32" w:rsidRPr="00516EF8">
        <w:rPr>
          <w:rFonts w:ascii="Times New Roman"/>
          <w:kern w:val="0"/>
          <w:sz w:val="22"/>
          <w:szCs w:val="22"/>
        </w:rPr>
        <w:t>대하여</w:t>
      </w:r>
      <w:r w:rsidR="00C15C32" w:rsidRPr="00516EF8">
        <w:rPr>
          <w:rFonts w:ascii="Times New Roman"/>
          <w:kern w:val="0"/>
          <w:sz w:val="22"/>
          <w:szCs w:val="22"/>
        </w:rPr>
        <w:t xml:space="preserve"> </w:t>
      </w:r>
      <w:r w:rsidR="00304DC9" w:rsidRPr="00516EF8">
        <w:rPr>
          <w:rFonts w:ascii="Times New Roman"/>
          <w:kern w:val="0"/>
          <w:sz w:val="22"/>
          <w:szCs w:val="22"/>
        </w:rPr>
        <w:t>해당</w:t>
      </w:r>
      <w:r w:rsidR="00304DC9" w:rsidRPr="00516EF8">
        <w:rPr>
          <w:rFonts w:ascii="Times New Roman"/>
          <w:kern w:val="0"/>
          <w:sz w:val="22"/>
          <w:szCs w:val="22"/>
        </w:rPr>
        <w:t xml:space="preserve"> </w:t>
      </w:r>
      <w:r w:rsidR="00304DC9" w:rsidRPr="00516EF8">
        <w:rPr>
          <w:rFonts w:ascii="Times New Roman"/>
          <w:kern w:val="0"/>
          <w:sz w:val="22"/>
          <w:szCs w:val="22"/>
        </w:rPr>
        <w:t>이자지급력</w:t>
      </w:r>
      <w:r w:rsidR="00D92BBF" w:rsidRPr="00516EF8">
        <w:rPr>
          <w:rFonts w:ascii="Times New Roman"/>
          <w:kern w:val="0"/>
          <w:sz w:val="22"/>
          <w:szCs w:val="22"/>
        </w:rPr>
        <w:t>지수</w:t>
      </w:r>
      <w:r w:rsidR="00304DC9" w:rsidRPr="00516EF8">
        <w:rPr>
          <w:rFonts w:ascii="Times New Roman"/>
          <w:kern w:val="0"/>
          <w:sz w:val="22"/>
          <w:szCs w:val="22"/>
        </w:rPr>
        <w:t xml:space="preserve"> </w:t>
      </w:r>
      <w:r w:rsidR="00304DC9" w:rsidRPr="00516EF8">
        <w:rPr>
          <w:rFonts w:ascii="Times New Roman"/>
          <w:kern w:val="0"/>
          <w:sz w:val="22"/>
          <w:szCs w:val="22"/>
        </w:rPr>
        <w:t>검증기간</w:t>
      </w:r>
      <w:r w:rsidR="00304DC9" w:rsidRPr="00516EF8">
        <w:rPr>
          <w:rFonts w:ascii="Times New Roman"/>
          <w:kern w:val="0"/>
          <w:sz w:val="22"/>
          <w:szCs w:val="22"/>
        </w:rPr>
        <w:t xml:space="preserve"> </w:t>
      </w:r>
      <w:r w:rsidR="00304DC9" w:rsidRPr="00516EF8">
        <w:rPr>
          <w:rFonts w:ascii="Times New Roman"/>
          <w:kern w:val="0"/>
          <w:sz w:val="22"/>
          <w:szCs w:val="22"/>
        </w:rPr>
        <w:t>동안에</w:t>
      </w:r>
      <w:r w:rsidR="00304DC9" w:rsidRPr="00516EF8">
        <w:rPr>
          <w:rFonts w:ascii="Times New Roman"/>
          <w:kern w:val="0"/>
          <w:sz w:val="22"/>
          <w:szCs w:val="22"/>
        </w:rPr>
        <w:t xml:space="preserve"> </w:t>
      </w:r>
      <w:r w:rsidR="00304DC9" w:rsidRPr="00516EF8">
        <w:rPr>
          <w:rFonts w:ascii="Times New Roman"/>
          <w:kern w:val="0"/>
          <w:sz w:val="22"/>
          <w:szCs w:val="22"/>
        </w:rPr>
        <w:t>발생한</w:t>
      </w:r>
      <w:r w:rsidR="00304DC9" w:rsidRPr="00516EF8">
        <w:rPr>
          <w:rFonts w:ascii="Times New Roman"/>
          <w:kern w:val="0"/>
          <w:sz w:val="22"/>
          <w:szCs w:val="22"/>
        </w:rPr>
        <w:t xml:space="preserve"> </w:t>
      </w:r>
      <w:r w:rsidR="00304DC9" w:rsidRPr="00516EF8">
        <w:rPr>
          <w:rFonts w:ascii="Times New Roman"/>
          <w:kern w:val="0"/>
          <w:sz w:val="22"/>
          <w:szCs w:val="22"/>
        </w:rPr>
        <w:t>이자액</w:t>
      </w:r>
      <w:r w:rsidR="006F6116" w:rsidRPr="00516EF8">
        <w:rPr>
          <w:rFonts w:ascii="Times New Roman" w:hint="eastAsia"/>
          <w:kern w:val="0"/>
          <w:sz w:val="22"/>
          <w:szCs w:val="22"/>
        </w:rPr>
        <w:t>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합계액</w:t>
      </w:r>
      <w:r w:rsidR="00304DC9" w:rsidRPr="00516EF8">
        <w:rPr>
          <w:rFonts w:ascii="Times New Roman"/>
          <w:kern w:val="0"/>
          <w:sz w:val="22"/>
          <w:szCs w:val="22"/>
        </w:rPr>
        <w:t>으로</w:t>
      </w:r>
      <w:r w:rsidR="00304DC9" w:rsidRPr="00516EF8">
        <w:rPr>
          <w:rFonts w:ascii="Times New Roman"/>
          <w:kern w:val="0"/>
          <w:sz w:val="22"/>
          <w:szCs w:val="22"/>
        </w:rPr>
        <w:t xml:space="preserve"> </w:t>
      </w:r>
      <w:r w:rsidR="00304DC9" w:rsidRPr="00516EF8">
        <w:rPr>
          <w:rFonts w:ascii="Times New Roman"/>
          <w:kern w:val="0"/>
          <w:sz w:val="22"/>
          <w:szCs w:val="22"/>
        </w:rPr>
        <w:t>나눈</w:t>
      </w:r>
      <w:r w:rsidR="00304DC9" w:rsidRPr="00516EF8">
        <w:rPr>
          <w:rFonts w:ascii="Times New Roman"/>
          <w:kern w:val="0"/>
          <w:sz w:val="22"/>
          <w:szCs w:val="22"/>
        </w:rPr>
        <w:t xml:space="preserve"> </w:t>
      </w:r>
      <w:r w:rsidR="00304DC9" w:rsidRPr="00516EF8">
        <w:rPr>
          <w:rFonts w:ascii="Times New Roman"/>
          <w:kern w:val="0"/>
          <w:sz w:val="22"/>
          <w:szCs w:val="22"/>
        </w:rPr>
        <w:t>값을</w:t>
      </w:r>
      <w:r w:rsidR="00304DC9" w:rsidRPr="00516EF8">
        <w:rPr>
          <w:rFonts w:ascii="Times New Roman"/>
          <w:kern w:val="0"/>
          <w:sz w:val="22"/>
          <w:szCs w:val="22"/>
        </w:rPr>
        <w:t xml:space="preserve"> </w:t>
      </w:r>
      <w:r w:rsidR="00304DC9" w:rsidRPr="00516EF8">
        <w:rPr>
          <w:rFonts w:ascii="Times New Roman"/>
          <w:kern w:val="0"/>
          <w:sz w:val="22"/>
          <w:szCs w:val="22"/>
        </w:rPr>
        <w:t>말</w:t>
      </w:r>
      <w:r w:rsidR="00A85446" w:rsidRPr="00516EF8">
        <w:rPr>
          <w:rFonts w:ascii="Times New Roman" w:hint="eastAsia"/>
          <w:kern w:val="0"/>
          <w:sz w:val="22"/>
          <w:szCs w:val="22"/>
        </w:rPr>
        <w:t>하고</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hint="eastAsia"/>
          <w:b/>
          <w:kern w:val="0"/>
          <w:sz w:val="22"/>
          <w:szCs w:val="22"/>
        </w:rPr>
        <w:t xml:space="preserve">Tranche B </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kern w:val="0"/>
          <w:sz w:val="22"/>
          <w:szCs w:val="22"/>
        </w:rPr>
        <w:t>라</w:t>
      </w:r>
      <w:r w:rsidR="00A85446" w:rsidRPr="00516EF8">
        <w:rPr>
          <w:rFonts w:ascii="Times New Roman"/>
          <w:kern w:val="0"/>
          <w:sz w:val="22"/>
          <w:szCs w:val="22"/>
        </w:rPr>
        <w:t xml:space="preserve"> </w:t>
      </w:r>
      <w:r w:rsidR="00A85446" w:rsidRPr="00516EF8">
        <w:rPr>
          <w:rFonts w:ascii="Times New Roman"/>
          <w:kern w:val="0"/>
          <w:sz w:val="22"/>
          <w:szCs w:val="22"/>
        </w:rPr>
        <w:t>함은</w:t>
      </w:r>
      <w:r w:rsidR="00A85446" w:rsidRPr="00516EF8">
        <w:rPr>
          <w:rFonts w:ascii="Times New Roman"/>
          <w:kern w:val="0"/>
          <w:sz w:val="22"/>
          <w:szCs w:val="22"/>
        </w:rPr>
        <w:t xml:space="preserve"> </w:t>
      </w:r>
      <w:r w:rsidR="00A85446" w:rsidRPr="00516EF8">
        <w:rPr>
          <w:rFonts w:ascii="Times New Roman"/>
          <w:kern w:val="0"/>
          <w:sz w:val="22"/>
          <w:szCs w:val="22"/>
        </w:rPr>
        <w:t>각</w:t>
      </w:r>
      <w:r w:rsidR="00A85446" w:rsidRPr="00516EF8">
        <w:rPr>
          <w:rFonts w:ascii="Times New Roman"/>
          <w:kern w:val="0"/>
          <w:sz w:val="22"/>
          <w:szCs w:val="22"/>
        </w:rPr>
        <w:t xml:space="preserve"> </w:t>
      </w:r>
      <w:r w:rsidR="00A85446" w:rsidRPr="00516EF8">
        <w:rPr>
          <w:rFonts w:ascii="Times New Roman"/>
          <w:kern w:val="0"/>
          <w:sz w:val="22"/>
          <w:szCs w:val="22"/>
        </w:rPr>
        <w:t>이자지급력지수</w:t>
      </w:r>
      <w:r w:rsidR="00A85446" w:rsidRPr="00516EF8">
        <w:rPr>
          <w:rFonts w:ascii="Times New Roman"/>
          <w:kern w:val="0"/>
          <w:sz w:val="22"/>
          <w:szCs w:val="22"/>
        </w:rPr>
        <w:t xml:space="preserve"> </w:t>
      </w:r>
      <w:r w:rsidR="00A85446" w:rsidRPr="00516EF8">
        <w:rPr>
          <w:rFonts w:ascii="Times New Roman"/>
          <w:kern w:val="0"/>
          <w:sz w:val="22"/>
          <w:szCs w:val="22"/>
        </w:rPr>
        <w:t>평가일에</w:t>
      </w:r>
      <w:r w:rsidR="00A85446" w:rsidRPr="00516EF8">
        <w:rPr>
          <w:rFonts w:ascii="Times New Roman"/>
          <w:kern w:val="0"/>
          <w:sz w:val="22"/>
          <w:szCs w:val="22"/>
        </w:rPr>
        <w:t xml:space="preserve"> </w:t>
      </w:r>
      <w:r w:rsidR="00A85446" w:rsidRPr="00516EF8">
        <w:rPr>
          <w:rFonts w:ascii="Times New Roman"/>
          <w:kern w:val="0"/>
          <w:sz w:val="22"/>
          <w:szCs w:val="22"/>
        </w:rPr>
        <w:t>계산되는</w:t>
      </w:r>
      <w:r w:rsidR="00A85446" w:rsidRPr="00516EF8">
        <w:rPr>
          <w:rFonts w:ascii="Times New Roman"/>
          <w:kern w:val="0"/>
          <w:sz w:val="22"/>
          <w:szCs w:val="22"/>
        </w:rPr>
        <w:t xml:space="preserve"> </w:t>
      </w:r>
      <w:r w:rsidR="00A85446" w:rsidRPr="00516EF8">
        <w:rPr>
          <w:rFonts w:ascii="Times New Roman"/>
          <w:kern w:val="0"/>
          <w:sz w:val="22"/>
          <w:szCs w:val="22"/>
        </w:rPr>
        <w:t>지수로서</w:t>
      </w:r>
      <w:r w:rsidR="00A85446" w:rsidRPr="00516EF8">
        <w:rPr>
          <w:rFonts w:ascii="Times New Roman"/>
          <w:kern w:val="0"/>
          <w:sz w:val="22"/>
          <w:szCs w:val="22"/>
        </w:rPr>
        <w:t xml:space="preserve">, (i) </w:t>
      </w:r>
      <w:r w:rsidR="00A85446" w:rsidRPr="00516EF8">
        <w:rPr>
          <w:rFonts w:ascii="Times New Roman" w:hint="eastAsia"/>
          <w:kern w:val="0"/>
          <w:sz w:val="22"/>
          <w:szCs w:val="22"/>
        </w:rPr>
        <w:t>당해</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이자지급력지수</w:t>
      </w:r>
      <w:r w:rsidR="00A85446" w:rsidRPr="00516EF8">
        <w:rPr>
          <w:rFonts w:ascii="Times New Roman"/>
          <w:kern w:val="0"/>
          <w:sz w:val="22"/>
          <w:szCs w:val="22"/>
        </w:rPr>
        <w:t xml:space="preserve"> </w:t>
      </w:r>
      <w:r w:rsidR="00A85446" w:rsidRPr="00516EF8">
        <w:rPr>
          <w:rFonts w:ascii="Times New Roman" w:hint="eastAsia"/>
          <w:kern w:val="0"/>
          <w:sz w:val="22"/>
          <w:szCs w:val="22"/>
        </w:rPr>
        <w:t>검증기간</w:t>
      </w:r>
      <w:r w:rsidR="00A85446" w:rsidRPr="00516EF8">
        <w:rPr>
          <w:rFonts w:ascii="Times New Roman"/>
          <w:kern w:val="0"/>
          <w:sz w:val="22"/>
          <w:szCs w:val="22"/>
        </w:rPr>
        <w:t xml:space="preserve"> </w:t>
      </w:r>
      <w:r w:rsidR="00A85446" w:rsidRPr="00516EF8">
        <w:rPr>
          <w:rFonts w:ascii="Times New Roman" w:hint="eastAsia"/>
          <w:kern w:val="0"/>
          <w:sz w:val="22"/>
          <w:szCs w:val="22"/>
        </w:rPr>
        <w:t>동안에</w:t>
      </w:r>
      <w:r w:rsidR="00A85446" w:rsidRPr="00516EF8">
        <w:rPr>
          <w:rFonts w:ascii="Times New Roman"/>
          <w:kern w:val="0"/>
          <w:sz w:val="22"/>
          <w:szCs w:val="22"/>
        </w:rPr>
        <w:t xml:space="preserve"> </w:t>
      </w:r>
      <w:r w:rsidR="00A85446" w:rsidRPr="00516EF8">
        <w:rPr>
          <w:rFonts w:ascii="Times New Roman" w:hint="eastAsia"/>
          <w:kern w:val="0"/>
          <w:sz w:val="22"/>
          <w:szCs w:val="22"/>
        </w:rPr>
        <w:t>인식되는</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발생하는</w:t>
      </w:r>
      <w:r w:rsidR="00A85446" w:rsidRPr="00516EF8">
        <w:rPr>
          <w:rFonts w:ascii="Times New Roman"/>
          <w:kern w:val="0"/>
          <w:sz w:val="22"/>
          <w:szCs w:val="22"/>
        </w:rPr>
        <w:t xml:space="preserve"> </w:t>
      </w:r>
      <w:r w:rsidR="00A85446" w:rsidRPr="00516EF8">
        <w:rPr>
          <w:rFonts w:ascii="Times New Roman" w:hint="eastAsia"/>
          <w:kern w:val="0"/>
          <w:sz w:val="22"/>
          <w:szCs w:val="22"/>
        </w:rPr>
        <w:t>임대료</w:t>
      </w:r>
      <w:r w:rsidR="00A85446" w:rsidRPr="00516EF8">
        <w:rPr>
          <w:rFonts w:ascii="Times New Roman"/>
          <w:kern w:val="0"/>
          <w:sz w:val="22"/>
          <w:szCs w:val="22"/>
        </w:rPr>
        <w:t xml:space="preserve">, </w:t>
      </w:r>
      <w:r w:rsidR="00A85446" w:rsidRPr="00516EF8">
        <w:rPr>
          <w:rFonts w:ascii="Times New Roman" w:hint="eastAsia"/>
          <w:kern w:val="0"/>
          <w:sz w:val="22"/>
          <w:szCs w:val="22"/>
        </w:rPr>
        <w:t>관리비</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임대차보증금</w:t>
      </w:r>
      <w:r w:rsidR="00A85446" w:rsidRPr="00516EF8">
        <w:rPr>
          <w:rFonts w:ascii="Times New Roman"/>
          <w:kern w:val="0"/>
          <w:sz w:val="22"/>
          <w:szCs w:val="22"/>
        </w:rPr>
        <w:t xml:space="preserve"> </w:t>
      </w:r>
      <w:r w:rsidR="00A85446" w:rsidRPr="00516EF8">
        <w:rPr>
          <w:rFonts w:ascii="Times New Roman" w:hint="eastAsia"/>
          <w:kern w:val="0"/>
          <w:sz w:val="22"/>
          <w:szCs w:val="22"/>
        </w:rPr>
        <w:t>등에서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발생한</w:t>
      </w:r>
      <w:r w:rsidR="00A85446" w:rsidRPr="00516EF8">
        <w:rPr>
          <w:rFonts w:ascii="Times New Roman"/>
          <w:kern w:val="0"/>
          <w:sz w:val="22"/>
          <w:szCs w:val="22"/>
        </w:rPr>
        <w:t xml:space="preserve"> </w:t>
      </w:r>
      <w:r w:rsidR="00A85446" w:rsidRPr="00516EF8">
        <w:rPr>
          <w:rFonts w:ascii="Times New Roman" w:hint="eastAsia"/>
          <w:kern w:val="0"/>
          <w:sz w:val="22"/>
          <w:szCs w:val="22"/>
        </w:rPr>
        <w:t>이자</w:t>
      </w:r>
      <w:r w:rsidR="00A85446" w:rsidRPr="00516EF8">
        <w:rPr>
          <w:rFonts w:ascii="Times New Roman"/>
          <w:kern w:val="0"/>
          <w:sz w:val="22"/>
          <w:szCs w:val="22"/>
        </w:rPr>
        <w:t xml:space="preserve">, </w:t>
      </w:r>
      <w:r w:rsidR="00A85446" w:rsidRPr="00516EF8">
        <w:rPr>
          <w:rFonts w:ascii="Times New Roman" w:hint="eastAsia"/>
          <w:kern w:val="0"/>
          <w:sz w:val="22"/>
          <w:szCs w:val="22"/>
        </w:rPr>
        <w:t>기타</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등</w:t>
      </w:r>
      <w:r w:rsidR="00A85446" w:rsidRPr="00516EF8">
        <w:rPr>
          <w:rFonts w:ascii="Times New Roman"/>
          <w:kern w:val="0"/>
          <w:sz w:val="22"/>
          <w:szCs w:val="22"/>
        </w:rPr>
        <w:t xml:space="preserve"> </w:t>
      </w:r>
      <w:r w:rsidR="00A85446" w:rsidRPr="00516EF8">
        <w:rPr>
          <w:rFonts w:ascii="Times New Roman" w:hint="eastAsia"/>
          <w:kern w:val="0"/>
          <w:sz w:val="22"/>
          <w:szCs w:val="22"/>
        </w:rPr>
        <w:t>차주가</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부동산의</w:t>
      </w:r>
      <w:r w:rsidR="00A85446" w:rsidRPr="00516EF8">
        <w:rPr>
          <w:rFonts w:ascii="Times New Roman"/>
          <w:kern w:val="0"/>
          <w:sz w:val="22"/>
          <w:szCs w:val="22"/>
        </w:rPr>
        <w:t xml:space="preserve"> </w:t>
      </w:r>
      <w:r w:rsidR="00A85446" w:rsidRPr="00516EF8">
        <w:rPr>
          <w:rFonts w:ascii="Times New Roman" w:hint="eastAsia"/>
          <w:kern w:val="0"/>
          <w:sz w:val="22"/>
          <w:szCs w:val="22"/>
        </w:rPr>
        <w:t>소유</w:t>
      </w:r>
      <w:r w:rsidR="00A85446" w:rsidRPr="00516EF8">
        <w:rPr>
          <w:rFonts w:ascii="Times New Roman"/>
          <w:kern w:val="0"/>
          <w:sz w:val="22"/>
          <w:szCs w:val="22"/>
        </w:rPr>
        <w:t xml:space="preserve">, </w:t>
      </w:r>
      <w:r w:rsidR="00A85446" w:rsidRPr="00516EF8">
        <w:rPr>
          <w:rFonts w:ascii="Times New Roman" w:hint="eastAsia"/>
          <w:kern w:val="0"/>
          <w:sz w:val="22"/>
          <w:szCs w:val="22"/>
        </w:rPr>
        <w:t>운영</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관리를</w:t>
      </w:r>
      <w:r w:rsidR="00A85446" w:rsidRPr="00516EF8">
        <w:rPr>
          <w:rFonts w:ascii="Times New Roman"/>
          <w:kern w:val="0"/>
          <w:sz w:val="22"/>
          <w:szCs w:val="22"/>
        </w:rPr>
        <w:t xml:space="preserve"> </w:t>
      </w:r>
      <w:r w:rsidR="00A85446" w:rsidRPr="00516EF8">
        <w:rPr>
          <w:rFonts w:ascii="Times New Roman" w:hint="eastAsia"/>
          <w:kern w:val="0"/>
          <w:sz w:val="22"/>
          <w:szCs w:val="22"/>
        </w:rPr>
        <w:t>통하여</w:t>
      </w:r>
      <w:r w:rsidR="00A85446" w:rsidRPr="00516EF8">
        <w:rPr>
          <w:rFonts w:ascii="Times New Roman"/>
          <w:kern w:val="0"/>
          <w:sz w:val="22"/>
          <w:szCs w:val="22"/>
        </w:rPr>
        <w:t xml:space="preserve"> </w:t>
      </w:r>
      <w:r w:rsidR="00A85446" w:rsidRPr="00516EF8">
        <w:rPr>
          <w:rFonts w:ascii="Times New Roman" w:hint="eastAsia"/>
          <w:kern w:val="0"/>
          <w:sz w:val="22"/>
          <w:szCs w:val="22"/>
        </w:rPr>
        <w:t>얻은</w:t>
      </w:r>
      <w:r w:rsidR="00A85446" w:rsidRPr="00516EF8">
        <w:rPr>
          <w:rFonts w:ascii="Times New Roman"/>
          <w:kern w:val="0"/>
          <w:sz w:val="22"/>
          <w:szCs w:val="22"/>
        </w:rPr>
        <w:t xml:space="preserve"> </w:t>
      </w:r>
      <w:r w:rsidR="00A85446" w:rsidRPr="00516EF8">
        <w:rPr>
          <w:rFonts w:ascii="Times New Roman" w:hint="eastAsia"/>
          <w:kern w:val="0"/>
          <w:sz w:val="22"/>
          <w:szCs w:val="22"/>
        </w:rPr>
        <w:t>총</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중</w:t>
      </w:r>
      <w:r w:rsidR="00A85446" w:rsidRPr="00516EF8">
        <w:rPr>
          <w:rFonts w:ascii="Times New Roman"/>
          <w:kern w:val="0"/>
          <w:sz w:val="22"/>
          <w:szCs w:val="22"/>
        </w:rPr>
        <w:t xml:space="preserve"> </w:t>
      </w:r>
      <w:r w:rsidR="00A85446" w:rsidRPr="00516EF8">
        <w:rPr>
          <w:rFonts w:ascii="Times New Roman" w:hint="eastAsia"/>
          <w:kern w:val="0"/>
          <w:sz w:val="22"/>
          <w:szCs w:val="22"/>
        </w:rPr>
        <w:t>실제</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이자지급가능금액</w:t>
      </w:r>
      <w:r w:rsidR="00A85446" w:rsidRPr="00516EF8">
        <w:rPr>
          <w:rFonts w:ascii="Times New Roman"/>
          <w:kern w:val="0"/>
          <w:sz w:val="22"/>
          <w:szCs w:val="22"/>
        </w:rPr>
        <w:t>{</w:t>
      </w:r>
      <w:r w:rsidR="00A85446" w:rsidRPr="00516EF8">
        <w:rPr>
          <w:rFonts w:ascii="Times New Roman" w:hint="eastAsia"/>
          <w:kern w:val="0"/>
          <w:sz w:val="22"/>
          <w:szCs w:val="22"/>
        </w:rPr>
        <w:t>총수입에서</w:t>
      </w:r>
      <w:r w:rsidR="00A85446" w:rsidRPr="00516EF8">
        <w:rPr>
          <w:rFonts w:ascii="Times New Roman"/>
          <w:kern w:val="0"/>
          <w:sz w:val="22"/>
          <w:szCs w:val="22"/>
        </w:rPr>
        <w:t xml:space="preserve"> </w:t>
      </w:r>
      <w:r w:rsidR="00A85446" w:rsidRPr="00516EF8">
        <w:rPr>
          <w:rFonts w:ascii="Times New Roman" w:hint="eastAsia"/>
          <w:kern w:val="0"/>
          <w:sz w:val="22"/>
          <w:szCs w:val="22"/>
        </w:rPr>
        <w:t>운영비</w:t>
      </w:r>
      <w:r w:rsidR="00A85446" w:rsidRPr="00516EF8">
        <w:rPr>
          <w:rFonts w:ascii="Times New Roman" w:hint="eastAsia"/>
          <w:kern w:val="0"/>
          <w:sz w:val="22"/>
          <w:szCs w:val="22"/>
        </w:rPr>
        <w:t>(</w:t>
      </w:r>
      <w:r w:rsidR="00A85446" w:rsidRPr="00516EF8">
        <w:rPr>
          <w:rFonts w:ascii="Times New Roman" w:hint="eastAsia"/>
          <w:kern w:val="0"/>
          <w:sz w:val="22"/>
          <w:szCs w:val="22"/>
        </w:rPr>
        <w:t>단</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약정에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따른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이자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차주의</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자산관리수수료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자산보관수수료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일반사무위탁수수료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등</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운용과</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관련한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비</w:t>
      </w:r>
      <w:r w:rsidR="00A85446" w:rsidRPr="00516EF8">
        <w:rPr>
          <w:rFonts w:ascii="Times New Roman" w:hint="eastAsia"/>
          <w:kern w:val="0"/>
          <w:sz w:val="22"/>
          <w:szCs w:val="22"/>
        </w:rPr>
        <w:lastRenderedPageBreak/>
        <w:t>용</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자본적</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지출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및</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감가상각비는</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제외</w:t>
      </w:r>
      <w:r w:rsidR="00A85446" w:rsidRPr="00516EF8">
        <w:rPr>
          <w:rFonts w:ascii="Times New Roman" w:hint="eastAsia"/>
          <w:kern w:val="0"/>
          <w:sz w:val="22"/>
          <w:szCs w:val="22"/>
        </w:rPr>
        <w:t>)</w:t>
      </w:r>
      <w:r w:rsidR="00A85446" w:rsidRPr="00516EF8">
        <w:rPr>
          <w:rFonts w:ascii="Times New Roman" w:hint="eastAsia"/>
          <w:kern w:val="0"/>
          <w:sz w:val="22"/>
          <w:szCs w:val="22"/>
        </w:rPr>
        <w:t>를</w:t>
      </w:r>
      <w:r w:rsidR="00A85446" w:rsidRPr="00516EF8">
        <w:rPr>
          <w:rFonts w:ascii="Times New Roman"/>
          <w:kern w:val="0"/>
          <w:sz w:val="22"/>
          <w:szCs w:val="22"/>
        </w:rPr>
        <w:t xml:space="preserve"> </w:t>
      </w:r>
      <w:r w:rsidR="00A85446" w:rsidRPr="00516EF8">
        <w:rPr>
          <w:rFonts w:ascii="Times New Roman" w:hint="eastAsia"/>
          <w:kern w:val="0"/>
          <w:sz w:val="22"/>
          <w:szCs w:val="22"/>
        </w:rPr>
        <w:t>차감한</w:t>
      </w:r>
      <w:r w:rsidR="00A85446" w:rsidRPr="00516EF8">
        <w:rPr>
          <w:rFonts w:ascii="Times New Roman"/>
          <w:kern w:val="0"/>
          <w:sz w:val="22"/>
          <w:szCs w:val="22"/>
        </w:rPr>
        <w:t xml:space="preserve"> </w:t>
      </w:r>
      <w:r w:rsidR="00A85446" w:rsidRPr="00516EF8">
        <w:rPr>
          <w:rFonts w:ascii="Times New Roman" w:hint="eastAsia"/>
          <w:kern w:val="0"/>
          <w:sz w:val="22"/>
          <w:szCs w:val="22"/>
        </w:rPr>
        <w:t>금액을</w:t>
      </w:r>
      <w:r w:rsidR="00A85446" w:rsidRPr="00516EF8">
        <w:rPr>
          <w:rFonts w:ascii="Times New Roman"/>
          <w:kern w:val="0"/>
          <w:sz w:val="22"/>
          <w:szCs w:val="22"/>
        </w:rPr>
        <w:t xml:space="preserve"> </w:t>
      </w:r>
      <w:r w:rsidR="00A85446" w:rsidRPr="00516EF8">
        <w:rPr>
          <w:rFonts w:ascii="Times New Roman" w:hint="eastAsia"/>
          <w:kern w:val="0"/>
          <w:sz w:val="22"/>
          <w:szCs w:val="22"/>
        </w:rPr>
        <w:t>말한다</w:t>
      </w:r>
      <w:r w:rsidR="00A85446" w:rsidRPr="00516EF8">
        <w:rPr>
          <w:rFonts w:ascii="Times New Roman"/>
          <w:kern w:val="0"/>
          <w:sz w:val="22"/>
          <w:szCs w:val="22"/>
        </w:rPr>
        <w:t>.}</w:t>
      </w:r>
      <w:r w:rsidR="00A85446" w:rsidRPr="00516EF8">
        <w:rPr>
          <w:rFonts w:ascii="Times New Roman" w:hint="eastAsia"/>
          <w:kern w:val="0"/>
          <w:sz w:val="22"/>
          <w:szCs w:val="22"/>
        </w:rPr>
        <w:t>을</w:t>
      </w:r>
      <w:r w:rsidR="00A85446" w:rsidRPr="00516EF8">
        <w:rPr>
          <w:rFonts w:ascii="Times New Roman"/>
          <w:kern w:val="0"/>
          <w:sz w:val="22"/>
          <w:szCs w:val="22"/>
        </w:rPr>
        <w:t xml:space="preserve"> (ii)</w:t>
      </w:r>
      <w:r w:rsidR="00A85446" w:rsidRPr="00516EF8">
        <w:rPr>
          <w:rFonts w:ascii="Times New Roman" w:hint="eastAsia"/>
          <w:kern w:val="0"/>
          <w:sz w:val="22"/>
          <w:szCs w:val="22"/>
        </w:rPr>
        <w:t xml:space="preserve"> </w:t>
      </w:r>
      <w:r w:rsidR="00A85446" w:rsidRPr="00516EF8">
        <w:rPr>
          <w:rFonts w:ascii="Times New Roman" w:hint="eastAsia"/>
          <w:kern w:val="0"/>
          <w:sz w:val="22"/>
        </w:rPr>
        <w:t>대출금에</w:t>
      </w:r>
      <w:r w:rsidR="00A85446" w:rsidRPr="00516EF8">
        <w:rPr>
          <w:rFonts w:ascii="Times New Roman"/>
          <w:kern w:val="0"/>
          <w:sz w:val="22"/>
        </w:rPr>
        <w:t xml:space="preserve"> </w:t>
      </w:r>
      <w:r w:rsidR="00A85446" w:rsidRPr="00516EF8">
        <w:rPr>
          <w:rFonts w:ascii="Times New Roman" w:hint="eastAsia"/>
          <w:kern w:val="0"/>
          <w:sz w:val="22"/>
        </w:rPr>
        <w:t>대하여</w:t>
      </w:r>
      <w:r w:rsidR="00A85446" w:rsidRPr="00516EF8">
        <w:rPr>
          <w:rFonts w:ascii="Times New Roman"/>
          <w:kern w:val="0"/>
          <w:sz w:val="22"/>
        </w:rPr>
        <w:t xml:space="preserve"> </w:t>
      </w:r>
      <w:r w:rsidR="00A85446" w:rsidRPr="00516EF8">
        <w:rPr>
          <w:rFonts w:ascii="Times New Roman" w:hint="eastAsia"/>
          <w:kern w:val="0"/>
          <w:sz w:val="22"/>
        </w:rPr>
        <w:t>해당</w:t>
      </w:r>
      <w:r w:rsidR="00A85446" w:rsidRPr="00516EF8">
        <w:rPr>
          <w:rFonts w:ascii="Times New Roman"/>
          <w:kern w:val="0"/>
          <w:sz w:val="22"/>
        </w:rPr>
        <w:t xml:space="preserve"> </w:t>
      </w:r>
      <w:r w:rsidR="00A85446" w:rsidRPr="00516EF8">
        <w:rPr>
          <w:rFonts w:ascii="Times New Roman" w:hint="eastAsia"/>
          <w:kern w:val="0"/>
          <w:sz w:val="22"/>
        </w:rPr>
        <w:t>이자지급력지수</w:t>
      </w:r>
      <w:r w:rsidR="00A85446" w:rsidRPr="00516EF8">
        <w:rPr>
          <w:rFonts w:ascii="Times New Roman"/>
          <w:kern w:val="0"/>
          <w:sz w:val="22"/>
        </w:rPr>
        <w:t xml:space="preserve"> </w:t>
      </w:r>
      <w:r w:rsidR="00A85446" w:rsidRPr="00516EF8">
        <w:rPr>
          <w:rFonts w:ascii="Times New Roman" w:hint="eastAsia"/>
          <w:kern w:val="0"/>
          <w:sz w:val="22"/>
        </w:rPr>
        <w:t>검증기간</w:t>
      </w:r>
      <w:r w:rsidR="00A85446" w:rsidRPr="00516EF8">
        <w:rPr>
          <w:rFonts w:ascii="Times New Roman"/>
          <w:kern w:val="0"/>
          <w:sz w:val="22"/>
        </w:rPr>
        <w:t xml:space="preserve"> </w:t>
      </w:r>
      <w:r w:rsidR="00A85446" w:rsidRPr="00516EF8">
        <w:rPr>
          <w:rFonts w:ascii="Times New Roman" w:hint="eastAsia"/>
          <w:kern w:val="0"/>
          <w:sz w:val="22"/>
        </w:rPr>
        <w:t>동안에</w:t>
      </w:r>
      <w:r w:rsidR="00A85446" w:rsidRPr="00516EF8">
        <w:rPr>
          <w:rFonts w:ascii="Times New Roman"/>
          <w:kern w:val="0"/>
          <w:sz w:val="22"/>
        </w:rPr>
        <w:t xml:space="preserve"> </w:t>
      </w:r>
      <w:r w:rsidR="00A85446" w:rsidRPr="00516EF8">
        <w:rPr>
          <w:rFonts w:ascii="Times New Roman" w:hint="eastAsia"/>
          <w:kern w:val="0"/>
          <w:sz w:val="22"/>
        </w:rPr>
        <w:t>발생한</w:t>
      </w:r>
      <w:r w:rsidR="00A85446" w:rsidRPr="00516EF8">
        <w:rPr>
          <w:rFonts w:ascii="Times New Roman"/>
          <w:kern w:val="0"/>
          <w:sz w:val="22"/>
        </w:rPr>
        <w:t xml:space="preserve"> </w:t>
      </w:r>
      <w:r w:rsidR="00A85446" w:rsidRPr="00516EF8">
        <w:rPr>
          <w:rFonts w:ascii="Times New Roman" w:hint="eastAsia"/>
          <w:kern w:val="0"/>
          <w:sz w:val="22"/>
        </w:rPr>
        <w:t>이자액의</w:t>
      </w:r>
      <w:r w:rsidR="00A85446" w:rsidRPr="00516EF8">
        <w:rPr>
          <w:rFonts w:ascii="Times New Roman"/>
          <w:kern w:val="0"/>
          <w:sz w:val="22"/>
        </w:rPr>
        <w:t xml:space="preserve"> </w:t>
      </w:r>
      <w:r w:rsidR="00A85446" w:rsidRPr="00516EF8">
        <w:rPr>
          <w:rFonts w:ascii="Times New Roman" w:hint="eastAsia"/>
          <w:kern w:val="0"/>
          <w:sz w:val="22"/>
        </w:rPr>
        <w:t>합계액</w:t>
      </w:r>
      <w:r w:rsidR="00A85446" w:rsidRPr="00516EF8">
        <w:rPr>
          <w:rFonts w:ascii="Times New Roman"/>
          <w:kern w:val="0"/>
          <w:sz w:val="22"/>
          <w:szCs w:val="22"/>
        </w:rPr>
        <w:t>으로</w:t>
      </w:r>
      <w:r w:rsidR="00A85446" w:rsidRPr="00516EF8">
        <w:rPr>
          <w:rFonts w:ascii="Times New Roman"/>
          <w:kern w:val="0"/>
          <w:sz w:val="22"/>
          <w:szCs w:val="22"/>
        </w:rPr>
        <w:t xml:space="preserve"> </w:t>
      </w:r>
      <w:r w:rsidR="00A85446" w:rsidRPr="00516EF8">
        <w:rPr>
          <w:rFonts w:ascii="Times New Roman"/>
          <w:kern w:val="0"/>
          <w:sz w:val="22"/>
          <w:szCs w:val="22"/>
        </w:rPr>
        <w:t>나눈</w:t>
      </w:r>
      <w:r w:rsidR="00A85446" w:rsidRPr="00516EF8">
        <w:rPr>
          <w:rFonts w:ascii="Times New Roman"/>
          <w:kern w:val="0"/>
          <w:sz w:val="22"/>
          <w:szCs w:val="22"/>
        </w:rPr>
        <w:t xml:space="preserve"> </w:t>
      </w:r>
      <w:r w:rsidR="00A85446" w:rsidRPr="00516EF8">
        <w:rPr>
          <w:rFonts w:ascii="Times New Roman"/>
          <w:kern w:val="0"/>
          <w:sz w:val="22"/>
          <w:szCs w:val="22"/>
        </w:rPr>
        <w:t>값을</w:t>
      </w:r>
      <w:r w:rsidR="00A85446" w:rsidRPr="00516EF8">
        <w:rPr>
          <w:rFonts w:ascii="Times New Roman"/>
          <w:kern w:val="0"/>
          <w:sz w:val="22"/>
          <w:szCs w:val="22"/>
        </w:rPr>
        <w:t xml:space="preserve"> </w:t>
      </w:r>
      <w:r w:rsidR="00A85446" w:rsidRPr="00516EF8">
        <w:rPr>
          <w:rFonts w:ascii="Times New Roman"/>
          <w:kern w:val="0"/>
          <w:sz w:val="22"/>
          <w:szCs w:val="22"/>
        </w:rPr>
        <w:t>말</w:t>
      </w:r>
      <w:r w:rsidR="00A85446" w:rsidRPr="00516EF8">
        <w:rPr>
          <w:rFonts w:ascii="Times New Roman" w:hint="eastAsia"/>
          <w:kern w:val="0"/>
          <w:sz w:val="22"/>
          <w:szCs w:val="22"/>
        </w:rPr>
        <w:t>하며</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bCs/>
          <w:kern w:val="0"/>
          <w:sz w:val="22"/>
          <w:szCs w:val="22"/>
        </w:rPr>
        <w:t>”</w:t>
      </w:r>
      <w:r w:rsidR="00A85446" w:rsidRPr="00516EF8">
        <w:rPr>
          <w:rFonts w:ascii="Times New Roman" w:hint="eastAsia"/>
          <w:bCs/>
          <w:kern w:val="0"/>
          <w:sz w:val="22"/>
          <w:szCs w:val="22"/>
        </w:rPr>
        <w:t>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함은</w:t>
      </w:r>
      <w:r w:rsidR="00A85446" w:rsidRPr="00516EF8">
        <w:rPr>
          <w:rFonts w:ascii="Times New Roman" w:hint="eastAsia"/>
          <w:bCs/>
          <w:kern w:val="0"/>
          <w:sz w:val="22"/>
          <w:szCs w:val="22"/>
        </w:rPr>
        <w:t xml:space="preserve"> Tranche A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및</w:t>
      </w:r>
      <w:r w:rsidR="00A85446" w:rsidRPr="00516EF8">
        <w:rPr>
          <w:rFonts w:ascii="Times New Roman" w:hint="eastAsia"/>
          <w:bCs/>
          <w:kern w:val="0"/>
          <w:sz w:val="22"/>
          <w:szCs w:val="22"/>
        </w:rPr>
        <w:t xml:space="preserve"> Tranche B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총칭하여</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말한다</w:t>
      </w:r>
      <w:r w:rsidR="00A85446" w:rsidRPr="00516EF8">
        <w:rPr>
          <w:rFonts w:ascii="Times New Roman" w:hint="eastAsia"/>
          <w:bCs/>
          <w:kern w:val="0"/>
          <w:sz w:val="22"/>
          <w:szCs w:val="22"/>
        </w:rPr>
        <w:t>.</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단</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운영비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중</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보험료</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제세공과금</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및</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임대중개수수료는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다음과</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같이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비용</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산정의</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기준이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되는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금액을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별로</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안분</w:t>
      </w:r>
      <w:r w:rsidR="008B78B1" w:rsidRPr="00516EF8">
        <w:rPr>
          <w:rFonts w:ascii="Times New Roman" w:hint="eastAsia"/>
          <w:kern w:val="0"/>
          <w:sz w:val="22"/>
          <w:szCs w:val="22"/>
        </w:rPr>
        <w:t>하기로</w:t>
      </w:r>
      <w:r w:rsidR="008B78B1" w:rsidRPr="00516EF8">
        <w:rPr>
          <w:rFonts w:ascii="Times New Roman" w:hint="eastAsia"/>
          <w:kern w:val="0"/>
          <w:sz w:val="22"/>
          <w:szCs w:val="22"/>
        </w:rPr>
        <w:t xml:space="preserve"> </w:t>
      </w:r>
      <w:r w:rsidR="00B90400" w:rsidRPr="00516EF8">
        <w:rPr>
          <w:rFonts w:ascii="Times New Roman" w:hint="eastAsia"/>
          <w:kern w:val="0"/>
          <w:sz w:val="22"/>
          <w:szCs w:val="22"/>
        </w:rPr>
        <w:t>한다</w:t>
      </w:r>
      <w:r w:rsidR="00B90400" w:rsidRPr="00516EF8">
        <w:rPr>
          <w:rFonts w:ascii="Times New Roman" w:hint="eastAsia"/>
          <w:kern w:val="0"/>
          <w:sz w:val="22"/>
          <w:szCs w:val="22"/>
        </w:rPr>
        <w:t xml:space="preserve">. </w:t>
      </w:r>
    </w:p>
    <w:p w14:paraId="7DD7E674" w14:textId="0533D3E1"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보험료</w:t>
      </w:r>
      <w:r w:rsidRPr="00516EF8">
        <w:rPr>
          <w:rFonts w:ascii="Times New Roman" w:hint="eastAsia"/>
          <w:kern w:val="0"/>
          <w:sz w:val="22"/>
          <w:szCs w:val="22"/>
        </w:rPr>
        <w:t xml:space="preserve">: </w:t>
      </w:r>
      <w:r w:rsidRPr="00516EF8">
        <w:rPr>
          <w:rFonts w:ascii="Times New Roman" w:hint="eastAsia"/>
          <w:kern w:val="0"/>
          <w:sz w:val="22"/>
          <w:szCs w:val="22"/>
        </w:rPr>
        <w:t>보험기간의</w:t>
      </w:r>
      <w:r w:rsidRPr="00516EF8">
        <w:rPr>
          <w:rFonts w:ascii="Times New Roman" w:hint="eastAsia"/>
          <w:kern w:val="0"/>
          <w:sz w:val="22"/>
          <w:szCs w:val="22"/>
        </w:rPr>
        <w:t xml:space="preserve"> </w:t>
      </w:r>
      <w:r w:rsidRPr="00516EF8">
        <w:rPr>
          <w:rFonts w:ascii="Times New Roman" w:hint="eastAsia"/>
          <w:kern w:val="0"/>
          <w:sz w:val="22"/>
          <w:szCs w:val="22"/>
        </w:rPr>
        <w:t>보험료를</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p>
    <w:p w14:paraId="6EF7F74D" w14:textId="07A27A6C"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제세공과금</w:t>
      </w:r>
      <w:r w:rsidRPr="00516EF8">
        <w:rPr>
          <w:rFonts w:ascii="Times New Roman" w:hint="eastAsia"/>
          <w:kern w:val="0"/>
          <w:sz w:val="22"/>
          <w:szCs w:val="22"/>
        </w:rPr>
        <w:t xml:space="preserve">: </w:t>
      </w:r>
      <w:r w:rsidRPr="00516EF8">
        <w:rPr>
          <w:rFonts w:ascii="Times New Roman" w:hint="eastAsia"/>
          <w:kern w:val="0"/>
          <w:sz w:val="22"/>
          <w:szCs w:val="22"/>
        </w:rPr>
        <w:t>인출일로부터</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w:t>
      </w:r>
      <w:r w:rsidRPr="00516EF8">
        <w:rPr>
          <w:rFonts w:ascii="Times New Roman"/>
          <w:kern w:val="0"/>
          <w:sz w:val="22"/>
          <w:szCs w:val="22"/>
        </w:rPr>
        <w:t xml:space="preserve"> </w:t>
      </w:r>
      <w:r w:rsidRPr="00516EF8">
        <w:rPr>
          <w:rFonts w:ascii="Times New Roman" w:hint="eastAsia"/>
          <w:kern w:val="0"/>
          <w:sz w:val="22"/>
          <w:szCs w:val="22"/>
        </w:rPr>
        <w:t>동안</w:t>
      </w:r>
      <w:r w:rsidRPr="00516EF8">
        <w:rPr>
          <w:rFonts w:ascii="Times New Roman"/>
          <w:kern w:val="0"/>
          <w:sz w:val="22"/>
          <w:szCs w:val="22"/>
        </w:rPr>
        <w:t xml:space="preserve"> </w:t>
      </w:r>
      <w:r w:rsidRPr="00516EF8">
        <w:rPr>
          <w:rFonts w:ascii="Times New Roman" w:hint="eastAsia"/>
          <w:kern w:val="0"/>
          <w:sz w:val="22"/>
          <w:szCs w:val="22"/>
        </w:rPr>
        <w:t>발생하는</w:t>
      </w:r>
      <w:r w:rsidRPr="00516EF8">
        <w:rPr>
          <w:rFonts w:ascii="Times New Roman" w:hint="eastAsia"/>
          <w:kern w:val="0"/>
          <w:sz w:val="22"/>
          <w:szCs w:val="22"/>
        </w:rPr>
        <w:t xml:space="preserve"> </w:t>
      </w:r>
      <w:r w:rsidRPr="00516EF8">
        <w:rPr>
          <w:rFonts w:ascii="Times New Roman" w:hint="eastAsia"/>
          <w:kern w:val="0"/>
          <w:sz w:val="22"/>
          <w:szCs w:val="22"/>
        </w:rPr>
        <w:t>제세공과금</w:t>
      </w:r>
      <w:r w:rsidRPr="00516EF8">
        <w:rPr>
          <w:rFonts w:ascii="Times New Roman"/>
          <w:kern w:val="0"/>
          <w:sz w:val="22"/>
          <w:szCs w:val="22"/>
        </w:rPr>
        <w:t xml:space="preserve"> </w:t>
      </w:r>
      <w:r w:rsidRPr="00516EF8">
        <w:rPr>
          <w:rFonts w:ascii="Times New Roman" w:hint="eastAsia"/>
          <w:kern w:val="0"/>
          <w:sz w:val="22"/>
          <w:szCs w:val="22"/>
        </w:rPr>
        <w:t>총액을</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부과기간에</w:t>
      </w:r>
      <w:r w:rsidRPr="00516EF8">
        <w:rPr>
          <w:rFonts w:ascii="Times New Roman"/>
          <w:kern w:val="0"/>
          <w:sz w:val="22"/>
          <w:szCs w:val="22"/>
        </w:rPr>
        <w:t xml:space="preserve"> </w:t>
      </w:r>
      <w:r w:rsidRPr="00516EF8">
        <w:rPr>
          <w:rFonts w:ascii="Times New Roman" w:hint="eastAsia"/>
          <w:kern w:val="0"/>
          <w:sz w:val="22"/>
          <w:szCs w:val="22"/>
        </w:rPr>
        <w:t>대하여</w:t>
      </w:r>
      <w:r w:rsidRPr="00516EF8">
        <w:rPr>
          <w:rFonts w:ascii="Times New Roman"/>
          <w:kern w:val="0"/>
          <w:sz w:val="22"/>
          <w:szCs w:val="22"/>
        </w:rPr>
        <w:t xml:space="preserve"> </w:t>
      </w:r>
      <w:r w:rsidRPr="00516EF8">
        <w:rPr>
          <w:rFonts w:ascii="Times New Roman" w:hint="eastAsia"/>
          <w:kern w:val="0"/>
          <w:sz w:val="22"/>
          <w:szCs w:val="22"/>
        </w:rPr>
        <w:t>매월</w:t>
      </w:r>
      <w:r w:rsidRPr="00516EF8">
        <w:rPr>
          <w:rFonts w:ascii="Times New Roman"/>
          <w:kern w:val="0"/>
          <w:sz w:val="22"/>
          <w:szCs w:val="22"/>
        </w:rPr>
        <w:t xml:space="preserve"> </w:t>
      </w:r>
      <w:r w:rsidRPr="00516EF8">
        <w:rPr>
          <w:rFonts w:ascii="Times New Roman" w:hint="eastAsia"/>
          <w:kern w:val="0"/>
          <w:sz w:val="22"/>
          <w:szCs w:val="22"/>
        </w:rPr>
        <w:t>별로</w:t>
      </w:r>
      <w:r w:rsidRPr="00516EF8">
        <w:rPr>
          <w:rFonts w:ascii="Times New Roman"/>
          <w:kern w:val="0"/>
          <w:sz w:val="22"/>
          <w:szCs w:val="22"/>
        </w:rPr>
        <w:t xml:space="preserve"> </w:t>
      </w:r>
      <w:r w:rsidRPr="00516EF8">
        <w:rPr>
          <w:rFonts w:ascii="Times New Roman" w:hint="eastAsia"/>
          <w:kern w:val="0"/>
          <w:sz w:val="22"/>
          <w:szCs w:val="22"/>
        </w:rPr>
        <w:t>안분</w:t>
      </w:r>
    </w:p>
    <w:p w14:paraId="3A856D8B" w14:textId="1003BD32" w:rsidR="00B90400" w:rsidRPr="00516EF8"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임대중개수수료</w:t>
      </w:r>
      <w:r w:rsidRPr="00516EF8">
        <w:rPr>
          <w:rFonts w:ascii="Times New Roman" w:hint="eastAsia"/>
          <w:kern w:val="0"/>
          <w:sz w:val="22"/>
          <w:szCs w:val="22"/>
        </w:rPr>
        <w:t xml:space="preserve">: </w:t>
      </w:r>
      <w:r w:rsidRPr="00516EF8">
        <w:rPr>
          <w:rFonts w:ascii="Times New Roman" w:hint="eastAsia"/>
          <w:kern w:val="0"/>
          <w:sz w:val="22"/>
          <w:szCs w:val="22"/>
        </w:rPr>
        <w:t>수수료를</w:t>
      </w:r>
      <w:r w:rsidRPr="00516EF8">
        <w:rPr>
          <w:rFonts w:ascii="Times New Roman" w:hint="eastAsia"/>
          <w:kern w:val="0"/>
          <w:sz w:val="22"/>
          <w:szCs w:val="22"/>
        </w:rPr>
        <w:t xml:space="preserve"> </w:t>
      </w:r>
      <w:r w:rsidRPr="00516EF8">
        <w:rPr>
          <w:rFonts w:ascii="Times New Roman" w:hint="eastAsia"/>
          <w:kern w:val="0"/>
          <w:sz w:val="22"/>
          <w:szCs w:val="22"/>
        </w:rPr>
        <w:t>대출기간의</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r w:rsidRPr="00516EF8">
        <w:rPr>
          <w:rFonts w:ascii="Times New Roman" w:hint="eastAsia"/>
          <w:kern w:val="0"/>
          <w:sz w:val="22"/>
          <w:szCs w:val="22"/>
        </w:rPr>
        <w:t xml:space="preserve"> </w:t>
      </w:r>
    </w:p>
    <w:p w14:paraId="283D6515" w14:textId="77777777" w:rsidR="00A85446" w:rsidRPr="00516EF8" w:rsidRDefault="00A85446" w:rsidP="008B24EF">
      <w:pPr>
        <w:tabs>
          <w:tab w:val="left" w:pos="400"/>
        </w:tabs>
        <w:adjustRightInd w:val="0"/>
        <w:snapToGrid w:val="0"/>
        <w:spacing w:line="400" w:lineRule="exact"/>
        <w:rPr>
          <w:rFonts w:ascii="Times New Roman"/>
          <w:kern w:val="0"/>
          <w:sz w:val="22"/>
          <w:szCs w:val="22"/>
        </w:rPr>
      </w:pPr>
    </w:p>
    <w:p w14:paraId="51A47A5A" w14:textId="5EBD4C81" w:rsidR="00304DC9"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B87AF1" w:rsidRPr="00516EF8">
        <w:rPr>
          <w:rFonts w:ascii="Times New Roman" w:hint="eastAsia"/>
          <w:b/>
          <w:kern w:val="0"/>
          <w:sz w:val="22"/>
          <w:szCs w:val="22"/>
        </w:rPr>
        <w:t xml:space="preserve">Tranche A </w:t>
      </w:r>
      <w:r w:rsidR="002A5136" w:rsidRPr="00516EF8">
        <w:rPr>
          <w:rFonts w:ascii="Times New Roman"/>
          <w:b/>
          <w:kern w:val="0"/>
          <w:sz w:val="22"/>
          <w:szCs w:val="22"/>
        </w:rPr>
        <w:t>이자지급력지수</w:t>
      </w:r>
      <w:r w:rsidR="002A5136" w:rsidRPr="00516EF8">
        <w:rPr>
          <w:rFonts w:ascii="Times New Roman"/>
          <w:b/>
          <w:kern w:val="0"/>
          <w:sz w:val="22"/>
          <w:szCs w:val="22"/>
        </w:rPr>
        <w:t xml:space="preserve"> </w:t>
      </w:r>
      <w:r w:rsidR="002A5136" w:rsidRPr="00516EF8">
        <w:rPr>
          <w:rFonts w:ascii="Times New Roman"/>
          <w:b/>
          <w:kern w:val="0"/>
          <w:sz w:val="22"/>
          <w:szCs w:val="22"/>
        </w:rPr>
        <w:t>유지의무</w:t>
      </w:r>
      <w:r w:rsidRPr="00516EF8">
        <w:rPr>
          <w:rFonts w:ascii="Times New Roman"/>
          <w:b/>
          <w:kern w:val="0"/>
          <w:sz w:val="22"/>
          <w:szCs w:val="22"/>
        </w:rPr>
        <w:t>”</w:t>
      </w:r>
      <w:r w:rsidR="002A5136" w:rsidRPr="00516EF8">
        <w:rPr>
          <w:rFonts w:ascii="Times New Roman"/>
          <w:kern w:val="0"/>
          <w:sz w:val="22"/>
          <w:szCs w:val="22"/>
        </w:rPr>
        <w:t>라</w:t>
      </w:r>
      <w:r w:rsidR="002A5136" w:rsidRPr="00516EF8">
        <w:rPr>
          <w:rFonts w:ascii="Times New Roman"/>
          <w:kern w:val="0"/>
          <w:sz w:val="22"/>
          <w:szCs w:val="22"/>
        </w:rPr>
        <w:t xml:space="preserve"> </w:t>
      </w:r>
      <w:r w:rsidR="002A5136" w:rsidRPr="00516EF8">
        <w:rPr>
          <w:rFonts w:ascii="Times New Roman"/>
          <w:kern w:val="0"/>
          <w:sz w:val="22"/>
          <w:szCs w:val="22"/>
        </w:rPr>
        <w:t>함은</w:t>
      </w:r>
      <w:r w:rsidR="002A5136" w:rsidRPr="00516EF8">
        <w:rPr>
          <w:rFonts w:ascii="Times New Roman"/>
          <w:kern w:val="0"/>
          <w:sz w:val="22"/>
          <w:szCs w:val="22"/>
        </w:rPr>
        <w:t xml:space="preserve"> </w:t>
      </w:r>
      <w:r w:rsidR="002A5136" w:rsidRPr="00516EF8">
        <w:rPr>
          <w:rFonts w:ascii="Times New Roman"/>
          <w:kern w:val="0"/>
          <w:sz w:val="22"/>
          <w:szCs w:val="22"/>
        </w:rPr>
        <w:t>차주가</w:t>
      </w:r>
      <w:r w:rsidR="00B87AF1" w:rsidRPr="00516EF8">
        <w:rPr>
          <w:rFonts w:ascii="Times New Roman" w:hint="eastAsia"/>
          <w:kern w:val="0"/>
          <w:sz w:val="22"/>
          <w:szCs w:val="22"/>
        </w:rPr>
        <w:t xml:space="preserve"> Tranche A</w:t>
      </w:r>
      <w:r w:rsidR="002723C2" w:rsidRPr="00516EF8">
        <w:rPr>
          <w:rFonts w:ascii="Times New Roman" w:hint="eastAsia"/>
          <w:kern w:val="0"/>
          <w:sz w:val="22"/>
          <w:szCs w:val="22"/>
        </w:rPr>
        <w:t xml:space="preserve"> </w:t>
      </w:r>
      <w:r w:rsidR="002A5136" w:rsidRPr="00516EF8">
        <w:rPr>
          <w:rFonts w:ascii="Times New Roman"/>
          <w:kern w:val="0"/>
          <w:sz w:val="22"/>
          <w:szCs w:val="22"/>
        </w:rPr>
        <w:t>이자지급력지수를</w:t>
      </w:r>
      <w:r w:rsidR="002A5136" w:rsidRPr="00516EF8">
        <w:rPr>
          <w:rFonts w:ascii="Times New Roman"/>
          <w:kern w:val="0"/>
          <w:sz w:val="22"/>
          <w:szCs w:val="22"/>
        </w:rPr>
        <w:t xml:space="preserve"> </w:t>
      </w:r>
      <w:r w:rsidR="002A5136" w:rsidRPr="00516EF8">
        <w:rPr>
          <w:rFonts w:ascii="Times New Roman"/>
          <w:kern w:val="0"/>
          <w:sz w:val="22"/>
          <w:szCs w:val="22"/>
        </w:rPr>
        <w:t>일정</w:t>
      </w:r>
      <w:r w:rsidR="002A5136" w:rsidRPr="00516EF8">
        <w:rPr>
          <w:rFonts w:ascii="Times New Roman"/>
          <w:kern w:val="0"/>
          <w:sz w:val="22"/>
          <w:szCs w:val="22"/>
        </w:rPr>
        <w:t xml:space="preserve"> </w:t>
      </w:r>
      <w:r w:rsidR="002A5136" w:rsidRPr="00516EF8">
        <w:rPr>
          <w:rFonts w:ascii="Times New Roman"/>
          <w:kern w:val="0"/>
          <w:sz w:val="22"/>
          <w:szCs w:val="22"/>
        </w:rPr>
        <w:t>수준</w:t>
      </w:r>
      <w:r w:rsidR="002A5136" w:rsidRPr="00516EF8">
        <w:rPr>
          <w:rFonts w:ascii="Times New Roman"/>
          <w:kern w:val="0"/>
          <w:sz w:val="22"/>
          <w:szCs w:val="22"/>
        </w:rPr>
        <w:t xml:space="preserve"> </w:t>
      </w:r>
      <w:r w:rsidR="002A5136" w:rsidRPr="00516EF8">
        <w:rPr>
          <w:rFonts w:ascii="Times New Roman"/>
          <w:kern w:val="0"/>
          <w:sz w:val="22"/>
          <w:szCs w:val="22"/>
        </w:rPr>
        <w:t>이상으로</w:t>
      </w:r>
      <w:r w:rsidR="002A5136" w:rsidRPr="00516EF8">
        <w:rPr>
          <w:rFonts w:ascii="Times New Roman"/>
          <w:kern w:val="0"/>
          <w:sz w:val="22"/>
          <w:szCs w:val="22"/>
        </w:rPr>
        <w:t xml:space="preserve"> </w:t>
      </w:r>
      <w:r w:rsidR="002A5136" w:rsidRPr="00516EF8">
        <w:rPr>
          <w:rFonts w:ascii="Times New Roman"/>
          <w:kern w:val="0"/>
          <w:sz w:val="22"/>
          <w:szCs w:val="22"/>
        </w:rPr>
        <w:t>유지해야</w:t>
      </w:r>
      <w:r w:rsidR="002A5136" w:rsidRPr="00516EF8">
        <w:rPr>
          <w:rFonts w:ascii="Times New Roman"/>
          <w:kern w:val="0"/>
          <w:sz w:val="22"/>
          <w:szCs w:val="22"/>
        </w:rPr>
        <w:t xml:space="preserve"> </w:t>
      </w:r>
      <w:r w:rsidR="002A5136" w:rsidRPr="00516EF8">
        <w:rPr>
          <w:rFonts w:ascii="Times New Roman"/>
          <w:kern w:val="0"/>
          <w:sz w:val="22"/>
          <w:szCs w:val="22"/>
        </w:rPr>
        <w:t>하는</w:t>
      </w:r>
      <w:r w:rsidR="002A5136" w:rsidRPr="00516EF8">
        <w:rPr>
          <w:rFonts w:ascii="Times New Roman"/>
          <w:kern w:val="0"/>
          <w:sz w:val="22"/>
          <w:szCs w:val="22"/>
        </w:rPr>
        <w:t xml:space="preserve"> </w:t>
      </w:r>
      <w:r w:rsidR="002A5136" w:rsidRPr="00516EF8">
        <w:rPr>
          <w:rFonts w:ascii="Times New Roman"/>
          <w:kern w:val="0"/>
          <w:sz w:val="22"/>
          <w:szCs w:val="22"/>
        </w:rPr>
        <w:t>의무로서</w:t>
      </w:r>
      <w:r w:rsidR="00FD6250" w:rsidRPr="00516EF8">
        <w:rPr>
          <w:rFonts w:ascii="Times New Roman"/>
          <w:kern w:val="0"/>
          <w:sz w:val="22"/>
          <w:szCs w:val="22"/>
        </w:rPr>
        <w:t xml:space="preserve">, </w:t>
      </w:r>
      <w:r w:rsidR="004E132B" w:rsidRPr="00516EF8">
        <w:rPr>
          <w:rFonts w:ascii="Times New Roman"/>
          <w:kern w:val="0"/>
          <w:sz w:val="22"/>
          <w:szCs w:val="22"/>
        </w:rPr>
        <w:t>차주는</w:t>
      </w:r>
      <w:r w:rsidR="004E132B" w:rsidRPr="00516EF8">
        <w:rPr>
          <w:rFonts w:ascii="Times New Roman"/>
          <w:kern w:val="0"/>
          <w:sz w:val="22"/>
          <w:szCs w:val="22"/>
        </w:rPr>
        <w:t xml:space="preserve"> </w:t>
      </w:r>
      <w:r w:rsidR="00D431CB" w:rsidRPr="00516EF8">
        <w:rPr>
          <w:rFonts w:ascii="Times New Roman"/>
          <w:kern w:val="0"/>
          <w:sz w:val="22"/>
          <w:szCs w:val="22"/>
        </w:rPr>
        <w:t>이자지급력</w:t>
      </w:r>
      <w:r w:rsidR="00D92BBF" w:rsidRPr="00516EF8">
        <w:rPr>
          <w:rFonts w:ascii="Times New Roman"/>
          <w:kern w:val="0"/>
          <w:sz w:val="22"/>
          <w:szCs w:val="22"/>
        </w:rPr>
        <w:t>지수</w:t>
      </w:r>
      <w:r w:rsidR="00D431CB" w:rsidRPr="00516EF8">
        <w:rPr>
          <w:rFonts w:ascii="Times New Roman"/>
          <w:kern w:val="0"/>
          <w:sz w:val="22"/>
          <w:szCs w:val="22"/>
        </w:rPr>
        <w:t xml:space="preserve"> </w:t>
      </w:r>
      <w:r w:rsidR="00D431CB" w:rsidRPr="00516EF8">
        <w:rPr>
          <w:rFonts w:ascii="Times New Roman"/>
          <w:kern w:val="0"/>
          <w:sz w:val="22"/>
          <w:szCs w:val="22"/>
        </w:rPr>
        <w:t>검증기간</w:t>
      </w:r>
      <w:r w:rsidR="00D431CB" w:rsidRPr="00516EF8">
        <w:rPr>
          <w:rFonts w:ascii="Times New Roman"/>
          <w:kern w:val="0"/>
          <w:sz w:val="22"/>
          <w:szCs w:val="22"/>
        </w:rPr>
        <w:t xml:space="preserve"> </w:t>
      </w:r>
      <w:r w:rsidR="00D431CB" w:rsidRPr="00516EF8">
        <w:rPr>
          <w:rFonts w:ascii="Times New Roman"/>
          <w:kern w:val="0"/>
          <w:sz w:val="22"/>
          <w:szCs w:val="22"/>
        </w:rPr>
        <w:t>동안</w:t>
      </w:r>
      <w:r w:rsidR="00B87AF1" w:rsidRPr="00516EF8">
        <w:rPr>
          <w:rFonts w:ascii="Times New Roman" w:hint="eastAsia"/>
          <w:kern w:val="0"/>
          <w:sz w:val="22"/>
          <w:szCs w:val="22"/>
        </w:rPr>
        <w:t xml:space="preserve"> Tranche A</w:t>
      </w:r>
      <w:r w:rsidR="00D431CB" w:rsidRPr="00516EF8">
        <w:rPr>
          <w:rFonts w:ascii="Times New Roman"/>
          <w:kern w:val="0"/>
          <w:sz w:val="22"/>
          <w:szCs w:val="22"/>
        </w:rPr>
        <w:t xml:space="preserve"> </w:t>
      </w:r>
      <w:r w:rsidR="003D765A" w:rsidRPr="00516EF8">
        <w:rPr>
          <w:rFonts w:ascii="Times New Roman"/>
          <w:kern w:val="0"/>
          <w:sz w:val="22"/>
          <w:szCs w:val="22"/>
        </w:rPr>
        <w:t>이자지급력지수가</w:t>
      </w:r>
      <w:r w:rsidR="003D765A" w:rsidRPr="00516EF8">
        <w:rPr>
          <w:rFonts w:ascii="Times New Roman"/>
          <w:kern w:val="0"/>
          <w:sz w:val="22"/>
          <w:szCs w:val="22"/>
        </w:rPr>
        <w:t xml:space="preserve"> </w:t>
      </w:r>
      <w:r w:rsidR="00161E6C" w:rsidRPr="00516EF8">
        <w:rPr>
          <w:rFonts w:ascii="Times New Roman"/>
          <w:kern w:val="0"/>
          <w:sz w:val="22"/>
          <w:szCs w:val="22"/>
        </w:rPr>
        <w:t>1.</w:t>
      </w:r>
      <w:r w:rsidR="0004684A" w:rsidRPr="00516EF8">
        <w:rPr>
          <w:rFonts w:ascii="Times New Roman"/>
          <w:kern w:val="0"/>
          <w:sz w:val="22"/>
          <w:szCs w:val="22"/>
        </w:rPr>
        <w:t>2</w:t>
      </w:r>
      <w:r w:rsidR="00FD2AAD" w:rsidRPr="00516EF8">
        <w:rPr>
          <w:rFonts w:ascii="Times New Roman"/>
          <w:kern w:val="0"/>
          <w:sz w:val="22"/>
          <w:szCs w:val="22"/>
        </w:rPr>
        <w:t xml:space="preserve"> </w:t>
      </w:r>
      <w:r w:rsidR="002A5136" w:rsidRPr="00516EF8">
        <w:rPr>
          <w:rFonts w:ascii="Times New Roman"/>
          <w:kern w:val="0"/>
          <w:sz w:val="22"/>
          <w:szCs w:val="22"/>
        </w:rPr>
        <w:t>이상이</w:t>
      </w:r>
      <w:r w:rsidR="002A5136" w:rsidRPr="00516EF8">
        <w:rPr>
          <w:rFonts w:ascii="Times New Roman"/>
          <w:kern w:val="0"/>
          <w:sz w:val="22"/>
          <w:szCs w:val="22"/>
        </w:rPr>
        <w:t xml:space="preserve"> </w:t>
      </w:r>
      <w:r w:rsidR="002A5136" w:rsidRPr="00516EF8">
        <w:rPr>
          <w:rFonts w:ascii="Times New Roman"/>
          <w:kern w:val="0"/>
          <w:sz w:val="22"/>
          <w:szCs w:val="22"/>
        </w:rPr>
        <w:t>되도록</w:t>
      </w:r>
      <w:r w:rsidR="002A5136" w:rsidRPr="00516EF8">
        <w:rPr>
          <w:rFonts w:ascii="Times New Roman"/>
          <w:kern w:val="0"/>
          <w:sz w:val="22"/>
          <w:szCs w:val="22"/>
        </w:rPr>
        <w:t xml:space="preserve"> </w:t>
      </w:r>
      <w:r w:rsidR="002A5136" w:rsidRPr="00516EF8">
        <w:rPr>
          <w:rFonts w:ascii="Times New Roman"/>
          <w:kern w:val="0"/>
          <w:sz w:val="22"/>
          <w:szCs w:val="22"/>
        </w:rPr>
        <w:t>하여야</w:t>
      </w:r>
      <w:r w:rsidR="002A5136" w:rsidRPr="00516EF8">
        <w:rPr>
          <w:rFonts w:ascii="Times New Roman"/>
          <w:kern w:val="0"/>
          <w:sz w:val="22"/>
          <w:szCs w:val="22"/>
        </w:rPr>
        <w:t xml:space="preserve"> </w:t>
      </w:r>
      <w:r w:rsidR="00B87AF1" w:rsidRPr="00516EF8">
        <w:rPr>
          <w:rFonts w:ascii="Times New Roman" w:hint="eastAsia"/>
          <w:kern w:val="0"/>
          <w:sz w:val="22"/>
          <w:szCs w:val="22"/>
        </w:rPr>
        <w:t>하고</w:t>
      </w:r>
      <w:r w:rsidR="00B87AF1" w:rsidRPr="00516EF8">
        <w:rPr>
          <w:rFonts w:ascii="Times New Roman" w:hint="eastAsia"/>
          <w:kern w:val="0"/>
          <w:sz w:val="22"/>
          <w:szCs w:val="22"/>
        </w:rPr>
        <w:t xml:space="preserve">, </w:t>
      </w:r>
      <w:r w:rsidR="00B87AF1" w:rsidRPr="00516EF8">
        <w:rPr>
          <w:rFonts w:ascii="Times New Roman"/>
          <w:b/>
          <w:kern w:val="0"/>
          <w:sz w:val="22"/>
          <w:szCs w:val="22"/>
        </w:rPr>
        <w:t>“</w:t>
      </w:r>
      <w:r w:rsidR="00B87AF1" w:rsidRPr="00516EF8">
        <w:rPr>
          <w:rFonts w:ascii="Times New Roman" w:hint="eastAsia"/>
          <w:b/>
          <w:kern w:val="0"/>
          <w:sz w:val="22"/>
          <w:szCs w:val="22"/>
        </w:rPr>
        <w:t xml:space="preserve">Tranche B </w:t>
      </w:r>
      <w:r w:rsidR="00B87AF1" w:rsidRPr="00516EF8">
        <w:rPr>
          <w:rFonts w:ascii="Times New Roman"/>
          <w:b/>
          <w:kern w:val="0"/>
          <w:sz w:val="22"/>
          <w:szCs w:val="22"/>
        </w:rPr>
        <w:t>이자지급력지수</w:t>
      </w:r>
      <w:r w:rsidR="00B87AF1" w:rsidRPr="00516EF8">
        <w:rPr>
          <w:rFonts w:ascii="Times New Roman"/>
          <w:b/>
          <w:kern w:val="0"/>
          <w:sz w:val="22"/>
          <w:szCs w:val="22"/>
        </w:rPr>
        <w:t xml:space="preserve"> </w:t>
      </w:r>
      <w:r w:rsidR="00B87AF1" w:rsidRPr="00516EF8">
        <w:rPr>
          <w:rFonts w:ascii="Times New Roman"/>
          <w:b/>
          <w:kern w:val="0"/>
          <w:sz w:val="22"/>
          <w:szCs w:val="22"/>
        </w:rPr>
        <w:t>유지의무</w:t>
      </w:r>
      <w:r w:rsidR="00B87AF1" w:rsidRPr="00516EF8">
        <w:rPr>
          <w:rFonts w:ascii="Times New Roman"/>
          <w:b/>
          <w:kern w:val="0"/>
          <w:sz w:val="22"/>
          <w:szCs w:val="22"/>
        </w:rPr>
        <w:t>”</w:t>
      </w:r>
      <w:r w:rsidR="00B87AF1" w:rsidRPr="00516EF8">
        <w:rPr>
          <w:rFonts w:ascii="Times New Roman"/>
          <w:kern w:val="0"/>
          <w:sz w:val="22"/>
          <w:szCs w:val="22"/>
        </w:rPr>
        <w:t>라</w:t>
      </w:r>
      <w:r w:rsidR="00B87AF1" w:rsidRPr="00516EF8">
        <w:rPr>
          <w:rFonts w:ascii="Times New Roman"/>
          <w:kern w:val="0"/>
          <w:sz w:val="22"/>
          <w:szCs w:val="22"/>
        </w:rPr>
        <w:t xml:space="preserve"> </w:t>
      </w:r>
      <w:r w:rsidR="00B87AF1" w:rsidRPr="00516EF8">
        <w:rPr>
          <w:rFonts w:ascii="Times New Roman"/>
          <w:kern w:val="0"/>
          <w:sz w:val="22"/>
          <w:szCs w:val="22"/>
        </w:rPr>
        <w:t>함은</w:t>
      </w:r>
      <w:r w:rsidR="00B87AF1" w:rsidRPr="00516EF8">
        <w:rPr>
          <w:rFonts w:ascii="Times New Roman"/>
          <w:kern w:val="0"/>
          <w:sz w:val="22"/>
          <w:szCs w:val="22"/>
        </w:rPr>
        <w:t xml:space="preserve"> </w:t>
      </w:r>
      <w:r w:rsidR="00B87AF1" w:rsidRPr="00516EF8">
        <w:rPr>
          <w:rFonts w:ascii="Times New Roman"/>
          <w:kern w:val="0"/>
          <w:sz w:val="22"/>
          <w:szCs w:val="22"/>
        </w:rPr>
        <w:t>차주가</w:t>
      </w:r>
      <w:r w:rsidR="00B87AF1" w:rsidRPr="00516EF8">
        <w:rPr>
          <w:rFonts w:ascii="Times New Roman" w:hint="eastAsia"/>
          <w:kern w:val="0"/>
          <w:sz w:val="22"/>
          <w:szCs w:val="22"/>
        </w:rPr>
        <w:t xml:space="preserve"> Tranche B </w:t>
      </w:r>
      <w:r w:rsidR="00B87AF1" w:rsidRPr="00516EF8">
        <w:rPr>
          <w:rFonts w:ascii="Times New Roman"/>
          <w:kern w:val="0"/>
          <w:sz w:val="22"/>
          <w:szCs w:val="22"/>
        </w:rPr>
        <w:t>이자지급력지수를</w:t>
      </w:r>
      <w:r w:rsidR="00B87AF1" w:rsidRPr="00516EF8">
        <w:rPr>
          <w:rFonts w:ascii="Times New Roman"/>
          <w:kern w:val="0"/>
          <w:sz w:val="22"/>
          <w:szCs w:val="22"/>
        </w:rPr>
        <w:t xml:space="preserve"> </w:t>
      </w:r>
      <w:r w:rsidR="00B87AF1" w:rsidRPr="00516EF8">
        <w:rPr>
          <w:rFonts w:ascii="Times New Roman"/>
          <w:kern w:val="0"/>
          <w:sz w:val="22"/>
          <w:szCs w:val="22"/>
        </w:rPr>
        <w:t>일정</w:t>
      </w:r>
      <w:r w:rsidR="00B87AF1" w:rsidRPr="00516EF8">
        <w:rPr>
          <w:rFonts w:ascii="Times New Roman"/>
          <w:kern w:val="0"/>
          <w:sz w:val="22"/>
          <w:szCs w:val="22"/>
        </w:rPr>
        <w:t xml:space="preserve"> </w:t>
      </w:r>
      <w:r w:rsidR="00B87AF1" w:rsidRPr="00516EF8">
        <w:rPr>
          <w:rFonts w:ascii="Times New Roman"/>
          <w:kern w:val="0"/>
          <w:sz w:val="22"/>
          <w:szCs w:val="22"/>
        </w:rPr>
        <w:t>수준</w:t>
      </w:r>
      <w:r w:rsidR="00B87AF1" w:rsidRPr="00516EF8">
        <w:rPr>
          <w:rFonts w:ascii="Times New Roman"/>
          <w:kern w:val="0"/>
          <w:sz w:val="22"/>
          <w:szCs w:val="22"/>
        </w:rPr>
        <w:t xml:space="preserve"> </w:t>
      </w:r>
      <w:r w:rsidR="00B87AF1" w:rsidRPr="00516EF8">
        <w:rPr>
          <w:rFonts w:ascii="Times New Roman"/>
          <w:kern w:val="0"/>
          <w:sz w:val="22"/>
          <w:szCs w:val="22"/>
        </w:rPr>
        <w:t>이상으로</w:t>
      </w:r>
      <w:r w:rsidR="00B87AF1" w:rsidRPr="00516EF8">
        <w:rPr>
          <w:rFonts w:ascii="Times New Roman"/>
          <w:kern w:val="0"/>
          <w:sz w:val="22"/>
          <w:szCs w:val="22"/>
        </w:rPr>
        <w:t xml:space="preserve"> </w:t>
      </w:r>
      <w:r w:rsidR="00B87AF1" w:rsidRPr="00516EF8">
        <w:rPr>
          <w:rFonts w:ascii="Times New Roman"/>
          <w:kern w:val="0"/>
          <w:sz w:val="22"/>
          <w:szCs w:val="22"/>
        </w:rPr>
        <w:t>유지해야</w:t>
      </w:r>
      <w:r w:rsidR="00B87AF1" w:rsidRPr="00516EF8">
        <w:rPr>
          <w:rFonts w:ascii="Times New Roman"/>
          <w:kern w:val="0"/>
          <w:sz w:val="22"/>
          <w:szCs w:val="22"/>
        </w:rPr>
        <w:t xml:space="preserve"> </w:t>
      </w:r>
      <w:r w:rsidR="00B87AF1" w:rsidRPr="00516EF8">
        <w:rPr>
          <w:rFonts w:ascii="Times New Roman"/>
          <w:kern w:val="0"/>
          <w:sz w:val="22"/>
          <w:szCs w:val="22"/>
        </w:rPr>
        <w:t>하는</w:t>
      </w:r>
      <w:r w:rsidR="00B87AF1" w:rsidRPr="00516EF8">
        <w:rPr>
          <w:rFonts w:ascii="Times New Roman"/>
          <w:kern w:val="0"/>
          <w:sz w:val="22"/>
          <w:szCs w:val="22"/>
        </w:rPr>
        <w:t xml:space="preserve"> </w:t>
      </w:r>
      <w:r w:rsidR="00B87AF1" w:rsidRPr="00516EF8">
        <w:rPr>
          <w:rFonts w:ascii="Times New Roman"/>
          <w:kern w:val="0"/>
          <w:sz w:val="22"/>
          <w:szCs w:val="22"/>
        </w:rPr>
        <w:t>의무로서</w:t>
      </w:r>
      <w:r w:rsidR="00B87AF1" w:rsidRPr="00516EF8">
        <w:rPr>
          <w:rFonts w:ascii="Times New Roman"/>
          <w:kern w:val="0"/>
          <w:sz w:val="22"/>
          <w:szCs w:val="22"/>
        </w:rPr>
        <w:t xml:space="preserve">, </w:t>
      </w:r>
      <w:r w:rsidR="00B87AF1" w:rsidRPr="00516EF8">
        <w:rPr>
          <w:rFonts w:ascii="Times New Roman"/>
          <w:kern w:val="0"/>
          <w:sz w:val="22"/>
          <w:szCs w:val="22"/>
        </w:rPr>
        <w:t>차주는</w:t>
      </w:r>
      <w:r w:rsidR="00B87AF1" w:rsidRPr="00516EF8">
        <w:rPr>
          <w:rFonts w:ascii="Times New Roman"/>
          <w:kern w:val="0"/>
          <w:sz w:val="22"/>
          <w:szCs w:val="22"/>
        </w:rPr>
        <w:t xml:space="preserve"> </w:t>
      </w:r>
      <w:r w:rsidR="00B87AF1" w:rsidRPr="00516EF8">
        <w:rPr>
          <w:rFonts w:ascii="Times New Roman"/>
          <w:kern w:val="0"/>
          <w:sz w:val="22"/>
          <w:szCs w:val="22"/>
        </w:rPr>
        <w:t>이자지급력지수</w:t>
      </w:r>
      <w:r w:rsidR="00B87AF1" w:rsidRPr="00516EF8">
        <w:rPr>
          <w:rFonts w:ascii="Times New Roman"/>
          <w:kern w:val="0"/>
          <w:sz w:val="22"/>
          <w:szCs w:val="22"/>
        </w:rPr>
        <w:t xml:space="preserve"> </w:t>
      </w:r>
      <w:r w:rsidR="00B87AF1" w:rsidRPr="00516EF8">
        <w:rPr>
          <w:rFonts w:ascii="Times New Roman"/>
          <w:kern w:val="0"/>
          <w:sz w:val="22"/>
          <w:szCs w:val="22"/>
        </w:rPr>
        <w:t>검증기간</w:t>
      </w:r>
      <w:r w:rsidR="00B87AF1" w:rsidRPr="00516EF8">
        <w:rPr>
          <w:rFonts w:ascii="Times New Roman"/>
          <w:kern w:val="0"/>
          <w:sz w:val="22"/>
          <w:szCs w:val="22"/>
        </w:rPr>
        <w:t xml:space="preserve"> </w:t>
      </w:r>
      <w:r w:rsidR="00B87AF1" w:rsidRPr="00516EF8">
        <w:rPr>
          <w:rFonts w:ascii="Times New Roman"/>
          <w:kern w:val="0"/>
          <w:sz w:val="22"/>
          <w:szCs w:val="22"/>
        </w:rPr>
        <w:t>동안</w:t>
      </w:r>
      <w:r w:rsidR="00B87AF1" w:rsidRPr="00516EF8">
        <w:rPr>
          <w:rFonts w:ascii="Times New Roman" w:hint="eastAsia"/>
          <w:kern w:val="0"/>
          <w:sz w:val="22"/>
          <w:szCs w:val="22"/>
        </w:rPr>
        <w:t xml:space="preserve"> Tranche B</w:t>
      </w:r>
      <w:r w:rsidR="00B87AF1" w:rsidRPr="00516EF8">
        <w:rPr>
          <w:rFonts w:ascii="Times New Roman"/>
          <w:kern w:val="0"/>
          <w:sz w:val="22"/>
          <w:szCs w:val="22"/>
        </w:rPr>
        <w:t xml:space="preserve"> </w:t>
      </w:r>
      <w:r w:rsidR="00B87AF1" w:rsidRPr="00516EF8">
        <w:rPr>
          <w:rFonts w:ascii="Times New Roman"/>
          <w:kern w:val="0"/>
          <w:sz w:val="22"/>
          <w:szCs w:val="22"/>
        </w:rPr>
        <w:t>이자지급력지수가</w:t>
      </w:r>
      <w:r w:rsidR="00B87AF1" w:rsidRPr="00516EF8">
        <w:rPr>
          <w:rFonts w:ascii="Times New Roman"/>
          <w:kern w:val="0"/>
          <w:sz w:val="22"/>
          <w:szCs w:val="22"/>
        </w:rPr>
        <w:t xml:space="preserve"> 1.2 </w:t>
      </w:r>
      <w:r w:rsidR="00B87AF1" w:rsidRPr="00516EF8">
        <w:rPr>
          <w:rFonts w:ascii="Times New Roman"/>
          <w:kern w:val="0"/>
          <w:sz w:val="22"/>
          <w:szCs w:val="22"/>
        </w:rPr>
        <w:t>이상이</w:t>
      </w:r>
      <w:r w:rsidR="00B87AF1" w:rsidRPr="00516EF8">
        <w:rPr>
          <w:rFonts w:ascii="Times New Roman"/>
          <w:kern w:val="0"/>
          <w:sz w:val="22"/>
          <w:szCs w:val="22"/>
        </w:rPr>
        <w:t xml:space="preserve"> </w:t>
      </w:r>
      <w:r w:rsidR="00B87AF1" w:rsidRPr="00516EF8">
        <w:rPr>
          <w:rFonts w:ascii="Times New Roman"/>
          <w:kern w:val="0"/>
          <w:sz w:val="22"/>
          <w:szCs w:val="22"/>
        </w:rPr>
        <w:t>되도록</w:t>
      </w:r>
      <w:r w:rsidR="00B87AF1" w:rsidRPr="00516EF8">
        <w:rPr>
          <w:rFonts w:ascii="Times New Roman"/>
          <w:kern w:val="0"/>
          <w:sz w:val="22"/>
          <w:szCs w:val="22"/>
        </w:rPr>
        <w:t xml:space="preserve"> </w:t>
      </w:r>
      <w:r w:rsidR="00B87AF1" w:rsidRPr="00516EF8">
        <w:rPr>
          <w:rFonts w:ascii="Times New Roman"/>
          <w:kern w:val="0"/>
          <w:sz w:val="22"/>
          <w:szCs w:val="22"/>
        </w:rPr>
        <w:t>하여야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하며</w:t>
      </w:r>
      <w:r w:rsidR="00B87AF1" w:rsidRPr="00516EF8">
        <w:rPr>
          <w:rFonts w:ascii="Times New Roman" w:hint="eastAsia"/>
          <w:kern w:val="0"/>
          <w:sz w:val="22"/>
          <w:szCs w:val="22"/>
        </w:rPr>
        <w:t xml:space="preserve">, </w:t>
      </w:r>
      <w:r w:rsidR="00B87AF1" w:rsidRPr="00516EF8">
        <w:rPr>
          <w:rFonts w:ascii="Times New Roman"/>
          <w:b/>
          <w:bCs/>
          <w:kern w:val="0"/>
          <w:sz w:val="22"/>
          <w:szCs w:val="22"/>
        </w:rPr>
        <w:t>“</w:t>
      </w:r>
      <w:r w:rsidR="00B87AF1" w:rsidRPr="00516EF8">
        <w:rPr>
          <w:rFonts w:ascii="Times New Roman" w:hint="eastAsia"/>
          <w:b/>
          <w:bCs/>
          <w:kern w:val="0"/>
          <w:sz w:val="22"/>
          <w:szCs w:val="22"/>
        </w:rPr>
        <w:t>이자지급력지수</w:t>
      </w:r>
      <w:r w:rsidR="00B87AF1" w:rsidRPr="00516EF8">
        <w:rPr>
          <w:rFonts w:ascii="Times New Roman" w:hint="eastAsia"/>
          <w:b/>
          <w:bCs/>
          <w:kern w:val="0"/>
          <w:sz w:val="22"/>
          <w:szCs w:val="22"/>
        </w:rPr>
        <w:t xml:space="preserve"> </w:t>
      </w:r>
      <w:r w:rsidR="00B87AF1" w:rsidRPr="00516EF8">
        <w:rPr>
          <w:rFonts w:ascii="Times New Roman" w:hint="eastAsia"/>
          <w:b/>
          <w:bCs/>
          <w:kern w:val="0"/>
          <w:sz w:val="22"/>
          <w:szCs w:val="22"/>
        </w:rPr>
        <w:t>유지의무</w:t>
      </w:r>
      <w:r w:rsidR="00B87AF1" w:rsidRPr="00516EF8">
        <w:rPr>
          <w:rFonts w:ascii="Times New Roman"/>
          <w:b/>
          <w:bCs/>
          <w:kern w:val="0"/>
          <w:sz w:val="22"/>
          <w:szCs w:val="22"/>
        </w:rPr>
        <w:t>”</w:t>
      </w:r>
      <w:r w:rsidR="00B87AF1" w:rsidRPr="00516EF8">
        <w:rPr>
          <w:rFonts w:ascii="Times New Roman" w:hint="eastAsia"/>
          <w:kern w:val="0"/>
          <w:sz w:val="22"/>
          <w:szCs w:val="22"/>
        </w:rPr>
        <w:t>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함은</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A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sidDel="00B87AF1">
        <w:rPr>
          <w:rFonts w:ascii="Times New Roman"/>
          <w:kern w:val="0"/>
          <w:sz w:val="22"/>
          <w:szCs w:val="22"/>
        </w:rPr>
        <w:t xml:space="preserve"> </w:t>
      </w:r>
      <w:r w:rsidR="00B87AF1" w:rsidRPr="00516EF8">
        <w:rPr>
          <w:rFonts w:ascii="Times New Roman" w:hint="eastAsia"/>
          <w:kern w:val="0"/>
          <w:sz w:val="22"/>
          <w:szCs w:val="22"/>
        </w:rPr>
        <w:t>및</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B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Pr>
          <w:rFonts w:ascii="Times New Roman" w:hint="eastAsia"/>
          <w:kern w:val="0"/>
          <w:sz w:val="22"/>
          <w:szCs w:val="22"/>
        </w:rPr>
        <w:t>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총칭하여</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말한다</w:t>
      </w:r>
      <w:r w:rsidR="00B87AF1" w:rsidRPr="00516EF8">
        <w:rPr>
          <w:rFonts w:ascii="Times New Roman" w:hint="eastAsia"/>
          <w:kern w:val="0"/>
          <w:sz w:val="22"/>
          <w:szCs w:val="22"/>
        </w:rPr>
        <w:t>.</w:t>
      </w:r>
    </w:p>
    <w:p w14:paraId="2DF6A2C4" w14:textId="77777777" w:rsidR="002A5136" w:rsidRPr="00516EF8"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943F40" w:rsidRPr="00516EF8">
        <w:rPr>
          <w:rFonts w:ascii="Times New Roman"/>
          <w:b/>
          <w:kern w:val="0"/>
          <w:sz w:val="22"/>
          <w:szCs w:val="22"/>
        </w:rPr>
        <w:t>이자지급력지수</w:t>
      </w:r>
      <w:r w:rsidR="00943F40" w:rsidRPr="00516EF8">
        <w:rPr>
          <w:rFonts w:ascii="Times New Roman"/>
          <w:b/>
          <w:kern w:val="0"/>
          <w:sz w:val="22"/>
          <w:szCs w:val="22"/>
        </w:rPr>
        <w:t xml:space="preserve"> </w:t>
      </w:r>
      <w:r w:rsidR="00943F40" w:rsidRPr="00516EF8">
        <w:rPr>
          <w:rFonts w:ascii="Times New Roman"/>
          <w:b/>
          <w:kern w:val="0"/>
          <w:sz w:val="22"/>
          <w:szCs w:val="22"/>
        </w:rPr>
        <w:t>평가일</w:t>
      </w:r>
      <w:r w:rsidRPr="00516EF8">
        <w:rPr>
          <w:rFonts w:ascii="Times New Roman"/>
          <w:b/>
          <w:kern w:val="0"/>
          <w:sz w:val="22"/>
          <w:szCs w:val="22"/>
        </w:rPr>
        <w:t>”</w:t>
      </w:r>
      <w:r w:rsidR="00943F40" w:rsidRPr="00516EF8">
        <w:rPr>
          <w:rFonts w:ascii="Times New Roman"/>
          <w:kern w:val="0"/>
          <w:sz w:val="22"/>
          <w:szCs w:val="22"/>
        </w:rPr>
        <w:t>이라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879AF" w:rsidRPr="00516EF8">
        <w:rPr>
          <w:rFonts w:ascii="Times New Roman"/>
          <w:kern w:val="0"/>
          <w:sz w:val="22"/>
          <w:szCs w:val="22"/>
        </w:rPr>
        <w:t>매</w:t>
      </w:r>
      <w:r w:rsidR="002879AF" w:rsidRPr="00516EF8">
        <w:rPr>
          <w:rFonts w:ascii="Times New Roman"/>
          <w:kern w:val="0"/>
          <w:sz w:val="22"/>
          <w:szCs w:val="22"/>
        </w:rPr>
        <w:t xml:space="preserve"> </w:t>
      </w:r>
      <w:r w:rsidR="00943F40" w:rsidRPr="00516EF8">
        <w:rPr>
          <w:rFonts w:ascii="Times New Roman"/>
          <w:kern w:val="0"/>
          <w:sz w:val="22"/>
          <w:szCs w:val="22"/>
        </w:rPr>
        <w:t>이자지급</w:t>
      </w:r>
      <w:r w:rsidR="00A7279C" w:rsidRPr="00516EF8">
        <w:rPr>
          <w:rFonts w:ascii="Times New Roman"/>
          <w:kern w:val="0"/>
          <w:sz w:val="22"/>
          <w:szCs w:val="22"/>
        </w:rPr>
        <w:t>일</w:t>
      </w:r>
      <w:r w:rsidR="006F6116" w:rsidRPr="00516EF8">
        <w:rPr>
          <w:rFonts w:ascii="Times New Roman" w:hint="eastAsia"/>
          <w:kern w:val="0"/>
          <w:sz w:val="22"/>
          <w:szCs w:val="22"/>
        </w:rPr>
        <w:t>이</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속한</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월의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말일</w:t>
      </w:r>
      <w:r w:rsidR="00A7279C" w:rsidRPr="00516EF8">
        <w:rPr>
          <w:rFonts w:ascii="Times New Roman"/>
          <w:kern w:val="0"/>
          <w:sz w:val="22"/>
          <w:szCs w:val="22"/>
        </w:rPr>
        <w:t>을</w:t>
      </w:r>
      <w:r w:rsidR="00A7279C" w:rsidRPr="00516EF8">
        <w:rPr>
          <w:rFonts w:ascii="Times New Roman"/>
          <w:kern w:val="0"/>
          <w:sz w:val="22"/>
          <w:szCs w:val="22"/>
        </w:rPr>
        <w:t xml:space="preserve"> </w:t>
      </w:r>
      <w:r w:rsidR="00A7279C" w:rsidRPr="00516EF8">
        <w:rPr>
          <w:rFonts w:ascii="Times New Roman"/>
          <w:kern w:val="0"/>
          <w:sz w:val="22"/>
          <w:szCs w:val="22"/>
        </w:rPr>
        <w:t>말한다</w:t>
      </w:r>
      <w:r w:rsidR="00A7279C" w:rsidRPr="00516EF8">
        <w:rPr>
          <w:rFonts w:ascii="Times New Roman"/>
          <w:kern w:val="0"/>
          <w:sz w:val="22"/>
          <w:szCs w:val="22"/>
        </w:rPr>
        <w:t>.</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r w:rsidR="00A5233A">
        <w:rPr>
          <w:rFonts w:ascii="Times New Roman" w:hint="eastAsia"/>
          <w:kern w:val="0"/>
          <w:sz w:val="22"/>
          <w:szCs w:val="22"/>
        </w:rPr>
        <w:t>응당일</w:t>
      </w:r>
      <w:r w:rsidR="00F54C92">
        <w:rPr>
          <w:rFonts w:ascii="Times New Roman" w:hint="eastAsia"/>
          <w:kern w:val="0"/>
          <w:sz w:val="22"/>
          <w:szCs w:val="22"/>
        </w:rPr>
        <w:t>까지의</w:t>
      </w:r>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16" w:name="_Toc488919649"/>
      <w:r w:rsidRPr="00413874">
        <w:rPr>
          <w:sz w:val="22"/>
          <w:szCs w:val="22"/>
        </w:rPr>
        <w:lastRenderedPageBreak/>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16"/>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r w:rsidR="00D8236C" w:rsidRPr="00413874">
        <w:rPr>
          <w:rFonts w:ascii="Times New Roman" w:eastAsia="바탕"/>
          <w:bCs/>
          <w:sz w:val="22"/>
          <w:szCs w:val="22"/>
        </w:rPr>
        <w:t>삼성로</w:t>
      </w:r>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r w:rsidRPr="00413874">
        <w:rPr>
          <w:rFonts w:ascii="Times New Roman" w:eastAsia="바탕"/>
          <w:bCs/>
          <w:sz w:val="22"/>
          <w:szCs w:val="22"/>
        </w:rPr>
        <w:t>코람코자산신탁을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현금등</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b/>
          <w:kern w:val="0"/>
          <w:sz w:val="22"/>
          <w:szCs w:val="22"/>
        </w:rPr>
        <w:t>현금등</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현금등자산보관회사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529A3B61"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r w:rsidR="005572F8" w:rsidRPr="00DD17E3">
        <w:rPr>
          <w:rFonts w:ascii="Times New Roman" w:hint="eastAsia"/>
          <w:kern w:val="0"/>
          <w:sz w:val="22"/>
          <w:szCs w:val="22"/>
        </w:rPr>
        <w:t>코람코라이프인프라리츠</w:t>
      </w:r>
      <w:r w:rsidRPr="00DD17E3">
        <w:rPr>
          <w:rFonts w:ascii="Times New Roman"/>
          <w:kern w:val="0"/>
          <w:sz w:val="22"/>
          <w:szCs w:val="22"/>
        </w:rPr>
        <w:t>가</w:t>
      </w:r>
      <w:r w:rsidRPr="00502E14">
        <w:rPr>
          <w:rFonts w:ascii="Times New Roman"/>
          <w:kern w:val="0"/>
          <w:sz w:val="22"/>
          <w:szCs w:val="22"/>
        </w:rPr>
        <w:t xml:space="preserve"> </w:t>
      </w:r>
      <w:r w:rsidRPr="00502E14">
        <w:rPr>
          <w:rFonts w:ascii="Times New Roman"/>
          <w:kern w:val="0"/>
          <w:sz w:val="22"/>
          <w:szCs w:val="22"/>
        </w:rPr>
        <w:t>차주</w:t>
      </w:r>
      <w:r w:rsidRPr="00502E14">
        <w:rPr>
          <w:rFonts w:ascii="Times New Roman"/>
          <w:kern w:val="0"/>
          <w:sz w:val="22"/>
          <w:szCs w:val="22"/>
        </w:rPr>
        <w:lastRenderedPageBreak/>
        <w:t>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매입확약서를</w:t>
      </w:r>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kern w:val="0"/>
          <w:sz w:val="22"/>
          <w:szCs w:val="22"/>
        </w:rPr>
      </w:pPr>
    </w:p>
    <w:p w14:paraId="5FB985C0" w14:textId="4E95DF52"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r w:rsidRPr="00502E14">
        <w:rPr>
          <w:rFonts w:ascii="Times New Roman"/>
          <w:kern w:val="0"/>
          <w:sz w:val="22"/>
          <w:szCs w:val="22"/>
        </w:rPr>
        <w:t>월</w:t>
      </w:r>
      <w:r w:rsidRPr="00502E14">
        <w:rPr>
          <w:rFonts w:ascii="Times New Roman"/>
          <w:kern w:val="0"/>
          <w:sz w:val="22"/>
          <w:szCs w:val="22"/>
        </w:rPr>
        <w:t xml:space="preserve"> [*]</w:t>
      </w:r>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Default="00BC6861" w:rsidP="008B24EF">
      <w:pPr>
        <w:tabs>
          <w:tab w:val="left" w:pos="400"/>
        </w:tabs>
        <w:adjustRightInd w:val="0"/>
        <w:snapToGrid w:val="0"/>
        <w:spacing w:line="400" w:lineRule="exact"/>
        <w:rPr>
          <w:rFonts w:ascii="Times New Roman"/>
          <w:b/>
          <w:kern w:val="0"/>
          <w:sz w:val="22"/>
          <w:szCs w:val="22"/>
        </w:rPr>
      </w:pPr>
    </w:p>
    <w:p w14:paraId="7E31A162" w14:textId="42736247" w:rsidR="005572F8" w:rsidRPr="005572F8" w:rsidRDefault="005572F8" w:rsidP="005572F8">
      <w:pPr>
        <w:tabs>
          <w:tab w:val="left" w:pos="400"/>
        </w:tabs>
        <w:adjustRightInd w:val="0"/>
        <w:snapToGrid w:val="0"/>
        <w:spacing w:line="400" w:lineRule="exact"/>
        <w:rPr>
          <w:rFonts w:ascii="Times New Roman"/>
          <w:b/>
          <w:bCs/>
          <w:kern w:val="0"/>
          <w:sz w:val="22"/>
          <w:szCs w:val="22"/>
        </w:rPr>
      </w:pPr>
      <w:r w:rsidRPr="00463261">
        <w:rPr>
          <w:rFonts w:ascii="Times New Roman"/>
          <w:b/>
          <w:bCs/>
          <w:kern w:val="0"/>
          <w:sz w:val="22"/>
          <w:szCs w:val="22"/>
        </w:rPr>
        <w:t>“</w:t>
      </w:r>
      <w:r w:rsidRPr="00463261">
        <w:rPr>
          <w:rFonts w:ascii="Times New Roman" w:hint="eastAsia"/>
          <w:b/>
          <w:bCs/>
          <w:kern w:val="0"/>
          <w:sz w:val="22"/>
          <w:szCs w:val="22"/>
        </w:rPr>
        <w:t>코람코라이프인프라리츠</w:t>
      </w:r>
      <w:r w:rsidRPr="00463261">
        <w:rPr>
          <w:rFonts w:ascii="Times New Roman"/>
          <w:b/>
          <w:bCs/>
          <w:kern w:val="0"/>
          <w:sz w:val="22"/>
          <w:szCs w:val="22"/>
        </w:rPr>
        <w:t>”</w:t>
      </w:r>
      <w:r w:rsidRPr="00463261">
        <w:rPr>
          <w:rFonts w:ascii="Times New Roman"/>
          <w:kern w:val="0"/>
          <w:sz w:val="22"/>
          <w:szCs w:val="22"/>
        </w:rPr>
        <w:t>라</w:t>
      </w:r>
      <w:r w:rsidRPr="00463261">
        <w:rPr>
          <w:rFonts w:ascii="Times New Roman"/>
          <w:kern w:val="0"/>
          <w:sz w:val="22"/>
          <w:szCs w:val="22"/>
        </w:rPr>
        <w:t xml:space="preserve"> </w:t>
      </w:r>
      <w:r w:rsidRPr="00463261">
        <w:rPr>
          <w:rFonts w:ascii="Times New Roman"/>
          <w:kern w:val="0"/>
          <w:sz w:val="22"/>
          <w:szCs w:val="22"/>
        </w:rPr>
        <w:t>함은</w:t>
      </w:r>
      <w:r w:rsidRPr="00463261">
        <w:rPr>
          <w:rFonts w:ascii="Times New Roman"/>
          <w:kern w:val="0"/>
          <w:sz w:val="22"/>
          <w:szCs w:val="22"/>
        </w:rPr>
        <w:t xml:space="preserve"> </w:t>
      </w:r>
      <w:r w:rsidRPr="00463261">
        <w:rPr>
          <w:rFonts w:ascii="Times New Roman"/>
          <w:kern w:val="0"/>
          <w:sz w:val="22"/>
          <w:szCs w:val="22"/>
        </w:rPr>
        <w:t>주식회사</w:t>
      </w:r>
      <w:r w:rsidRPr="00463261">
        <w:rPr>
          <w:rFonts w:ascii="Times New Roman"/>
          <w:kern w:val="0"/>
          <w:sz w:val="22"/>
          <w:szCs w:val="22"/>
        </w:rPr>
        <w:t xml:space="preserve"> </w:t>
      </w:r>
      <w:r w:rsidRPr="00463261">
        <w:rPr>
          <w:rFonts w:ascii="Times New Roman"/>
          <w:kern w:val="0"/>
          <w:sz w:val="22"/>
          <w:szCs w:val="22"/>
        </w:rPr>
        <w:t>코람코라이프인프라위탁관리부동산투자회사를</w:t>
      </w:r>
      <w:r w:rsidRPr="00463261">
        <w:rPr>
          <w:rFonts w:ascii="Times New Roman"/>
          <w:kern w:val="0"/>
          <w:sz w:val="22"/>
          <w:szCs w:val="22"/>
        </w:rPr>
        <w:t xml:space="preserve"> </w:t>
      </w:r>
      <w:r w:rsidRPr="00463261">
        <w:rPr>
          <w:rFonts w:ascii="Times New Roman"/>
          <w:kern w:val="0"/>
          <w:sz w:val="22"/>
          <w:szCs w:val="22"/>
        </w:rPr>
        <w:t>말한다</w:t>
      </w:r>
      <w:r w:rsidRPr="00463261">
        <w:rPr>
          <w:rFonts w:ascii="Times New Roman"/>
          <w:kern w:val="0"/>
          <w:sz w:val="22"/>
          <w:szCs w:val="22"/>
        </w:rPr>
        <w:t>.</w:t>
      </w:r>
    </w:p>
    <w:p w14:paraId="41CD00C8" w14:textId="77777777" w:rsidR="005572F8" w:rsidRPr="005572F8" w:rsidRDefault="005572F8"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5C6310AA"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A0068C">
        <w:rPr>
          <w:rFonts w:ascii="Times New Roman" w:eastAsia="바탕" w:hint="eastAsia"/>
          <w:bCs/>
          <w:sz w:val="22"/>
          <w:szCs w:val="22"/>
        </w:rPr>
        <w:t>[*]</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A0068C">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w:t>
      </w:r>
      <w:r w:rsidRPr="00413874">
        <w:rPr>
          <w:rFonts w:ascii="Times New Roman" w:eastAsia="바탕"/>
          <w:bCs/>
          <w:sz w:val="22"/>
          <w:szCs w:val="22"/>
        </w:rPr>
        <w:lastRenderedPageBreak/>
        <w:t>다</w:t>
      </w:r>
      <w:r w:rsidRPr="00413874">
        <w:rPr>
          <w:rFonts w:ascii="Times New Roman" w:eastAsia="바탕"/>
          <w:bCs/>
          <w:sz w:val="22"/>
          <w:szCs w:val="22"/>
        </w:rPr>
        <w:t>.</w:t>
      </w:r>
    </w:p>
    <w:p w14:paraId="2BBC4E00" w14:textId="55DA1CC9"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733913E5"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r w:rsidRPr="001E61DB">
        <w:rPr>
          <w:rFonts w:ascii="Times New Roman" w:eastAsia="바탕" w:hint="eastAsia"/>
          <w:sz w:val="22"/>
          <w:szCs w:val="22"/>
        </w:rPr>
        <w:t>금원을</w:t>
      </w:r>
      <w:r w:rsidRPr="001E61DB">
        <w:rPr>
          <w:rFonts w:ascii="Times New Roman" w:eastAsia="바탕"/>
          <w:sz w:val="22"/>
          <w:szCs w:val="22"/>
        </w:rPr>
        <w:t xml:space="preserve"> </w:t>
      </w:r>
      <w:r w:rsidRPr="001E61DB">
        <w:rPr>
          <w:rFonts w:ascii="Times New Roman" w:eastAsia="바탕" w:hint="eastAsia"/>
          <w:sz w:val="22"/>
          <w:szCs w:val="22"/>
        </w:rPr>
        <w:t>이체받아</w:t>
      </w:r>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58BD89B1" w14:textId="6B927EDC" w:rsidR="00EE6855" w:rsidRPr="00EE6855" w:rsidRDefault="00D75750"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00932EE2">
        <w:rPr>
          <w:rFonts w:ascii="Times New Roman" w:eastAsia="바탕" w:hint="eastAsia"/>
          <w:b/>
          <w:sz w:val="22"/>
          <w:szCs w:val="22"/>
        </w:rPr>
        <w:t xml:space="preserve">Tranche A </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00932EE2">
        <w:rPr>
          <w:rFonts w:ascii="Times New Roman" w:eastAsia="바탕" w:hint="eastAsia"/>
          <w:sz w:val="22"/>
          <w:szCs w:val="22"/>
        </w:rPr>
        <w:t xml:space="preserve"> Tranche A </w:t>
      </w:r>
      <w:r w:rsidR="00932EE2">
        <w:rPr>
          <w:rFonts w:ascii="Times New Roman" w:eastAsia="바탕" w:hint="eastAsia"/>
          <w:sz w:val="22"/>
          <w:szCs w:val="22"/>
        </w:rPr>
        <w:t>대출금에</w:t>
      </w:r>
      <w:r w:rsidR="00932EE2">
        <w:rPr>
          <w:rFonts w:ascii="Times New Roman" w:eastAsia="바탕" w:hint="eastAsia"/>
          <w:sz w:val="22"/>
          <w:szCs w:val="22"/>
        </w:rPr>
        <w:t xml:space="preserve"> </w:t>
      </w:r>
      <w:r w:rsidR="00932EE2">
        <w:rPr>
          <w:rFonts w:ascii="Times New Roman" w:eastAsia="바탕" w:hint="eastAsia"/>
          <w:sz w:val="22"/>
          <w:szCs w:val="22"/>
        </w:rPr>
        <w:t>대한</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A207B1">
        <w:rPr>
          <w:rFonts w:ascii="Times New Roman" w:eastAsia="바탕"/>
          <w:sz w:val="22"/>
          <w:szCs w:val="22"/>
        </w:rPr>
        <w:t>말</w:t>
      </w:r>
      <w:r w:rsidR="00EE6855" w:rsidRPr="00A207B1">
        <w:rPr>
          <w:rFonts w:ascii="Times New Roman" w:eastAsia="바탕" w:hint="eastAsia"/>
          <w:sz w:val="22"/>
          <w:szCs w:val="22"/>
        </w:rPr>
        <w:t>한다</w:t>
      </w:r>
      <w:r w:rsidR="00EE6855" w:rsidRPr="00A207B1">
        <w:rPr>
          <w:rFonts w:ascii="Times New Roman" w:eastAsia="바탕" w:hint="eastAsia"/>
          <w:sz w:val="22"/>
          <w:szCs w:val="22"/>
        </w:rPr>
        <w:t>.</w:t>
      </w:r>
      <w:r w:rsidR="004C5114">
        <w:rPr>
          <w:rFonts w:ascii="Times New Roman" w:eastAsia="바탕" w:hint="eastAsia"/>
          <w:sz w:val="22"/>
          <w:szCs w:val="22"/>
        </w:rPr>
        <w:t xml:space="preserve"> </w:t>
      </w:r>
    </w:p>
    <w:p w14:paraId="2E248FA1" w14:textId="4CE06CDF" w:rsidR="00932EE2" w:rsidRPr="004C5114" w:rsidRDefault="00932EE2"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C5114">
        <w:rPr>
          <w:rFonts w:ascii="Times New Roman" w:eastAsia="바탕"/>
          <w:b/>
          <w:sz w:val="22"/>
          <w:szCs w:val="22"/>
        </w:rPr>
        <w:t>“</w:t>
      </w:r>
      <w:r w:rsidRPr="004C5114">
        <w:rPr>
          <w:rFonts w:ascii="Times New Roman" w:eastAsia="바탕" w:hint="eastAsia"/>
          <w:b/>
          <w:sz w:val="22"/>
          <w:szCs w:val="22"/>
        </w:rPr>
        <w:t xml:space="preserve">Tranche B </w:t>
      </w:r>
      <w:r w:rsidRPr="004C5114">
        <w:rPr>
          <w:rFonts w:ascii="Times New Roman" w:eastAsia="바탕"/>
          <w:b/>
          <w:sz w:val="22"/>
          <w:szCs w:val="22"/>
        </w:rPr>
        <w:t>이자유보계좌</w:t>
      </w:r>
      <w:r w:rsidRPr="004C5114">
        <w:rPr>
          <w:rFonts w:ascii="Times New Roman" w:eastAsia="바탕"/>
          <w:b/>
          <w:sz w:val="22"/>
          <w:szCs w:val="22"/>
        </w:rPr>
        <w:t>”</w:t>
      </w:r>
      <w:r w:rsidRPr="004C5114">
        <w:rPr>
          <w:rFonts w:ascii="Times New Roman" w:eastAsia="바탕"/>
          <w:sz w:val="22"/>
          <w:szCs w:val="22"/>
        </w:rPr>
        <w:t>라</w:t>
      </w:r>
      <w:r w:rsidRPr="004C5114">
        <w:rPr>
          <w:rFonts w:ascii="Times New Roman" w:eastAsia="바탕"/>
          <w:sz w:val="22"/>
          <w:szCs w:val="22"/>
        </w:rPr>
        <w:t xml:space="preserve"> </w:t>
      </w:r>
      <w:r w:rsidRPr="004C5114">
        <w:rPr>
          <w:rFonts w:ascii="Times New Roman" w:eastAsia="바탕"/>
          <w:sz w:val="22"/>
          <w:szCs w:val="22"/>
        </w:rPr>
        <w:t>함은</w:t>
      </w:r>
      <w:r w:rsidRPr="004C5114">
        <w:rPr>
          <w:rFonts w:ascii="Times New Roman" w:eastAsia="바탕"/>
          <w:sz w:val="22"/>
          <w:szCs w:val="22"/>
        </w:rPr>
        <w:t xml:space="preserve"> </w:t>
      </w:r>
      <w:r w:rsidRPr="004C5114">
        <w:rPr>
          <w:rFonts w:ascii="Times New Roman" w:eastAsia="바탕"/>
          <w:sz w:val="22"/>
          <w:szCs w:val="22"/>
        </w:rPr>
        <w:t>본</w:t>
      </w:r>
      <w:r w:rsidRPr="004C5114">
        <w:rPr>
          <w:rFonts w:ascii="Times New Roman" w:eastAsia="바탕"/>
          <w:sz w:val="22"/>
          <w:szCs w:val="22"/>
        </w:rPr>
        <w:t xml:space="preserve"> </w:t>
      </w:r>
      <w:r w:rsidRPr="004C5114">
        <w:rPr>
          <w:rFonts w:ascii="Times New Roman" w:eastAsia="바탕"/>
          <w:sz w:val="22"/>
          <w:szCs w:val="22"/>
        </w:rPr>
        <w:t>약정에</w:t>
      </w:r>
      <w:r w:rsidRPr="004C5114">
        <w:rPr>
          <w:rFonts w:ascii="Times New Roman" w:eastAsia="바탕"/>
          <w:sz w:val="22"/>
          <w:szCs w:val="22"/>
        </w:rPr>
        <w:t xml:space="preserve"> </w:t>
      </w:r>
      <w:r w:rsidRPr="004C5114">
        <w:rPr>
          <w:rFonts w:ascii="Times New Roman" w:eastAsia="바탕"/>
          <w:sz w:val="22"/>
          <w:szCs w:val="22"/>
        </w:rPr>
        <w:t>따른</w:t>
      </w:r>
      <w:r w:rsidRPr="004C5114">
        <w:rPr>
          <w:rFonts w:ascii="Times New Roman" w:eastAsia="바탕" w:hint="eastAsia"/>
          <w:sz w:val="22"/>
          <w:szCs w:val="22"/>
        </w:rPr>
        <w:t xml:space="preserve"> Tranche B </w:t>
      </w:r>
      <w:r w:rsidRPr="004C5114">
        <w:rPr>
          <w:rFonts w:ascii="Times New Roman" w:eastAsia="바탕" w:hint="eastAsia"/>
          <w:sz w:val="22"/>
          <w:szCs w:val="22"/>
        </w:rPr>
        <w:t>대출금에</w:t>
      </w:r>
      <w:r w:rsidRPr="004C5114">
        <w:rPr>
          <w:rFonts w:ascii="Times New Roman" w:eastAsia="바탕" w:hint="eastAsia"/>
          <w:sz w:val="22"/>
          <w:szCs w:val="22"/>
        </w:rPr>
        <w:t xml:space="preserve"> </w:t>
      </w:r>
      <w:r w:rsidRPr="004C5114">
        <w:rPr>
          <w:rFonts w:ascii="Times New Roman" w:eastAsia="바탕" w:hint="eastAsia"/>
          <w:sz w:val="22"/>
          <w:szCs w:val="22"/>
        </w:rPr>
        <w:t>대한</w:t>
      </w:r>
      <w:r w:rsidRPr="004C5114">
        <w:rPr>
          <w:rFonts w:ascii="Times New Roman" w:eastAsia="바탕"/>
          <w:sz w:val="22"/>
          <w:szCs w:val="22"/>
        </w:rPr>
        <w:t xml:space="preserve"> </w:t>
      </w:r>
      <w:r w:rsidRPr="004C5114">
        <w:rPr>
          <w:rFonts w:ascii="Times New Roman" w:eastAsia="바탕" w:hint="eastAsia"/>
          <w:sz w:val="22"/>
          <w:szCs w:val="22"/>
        </w:rPr>
        <w:t>이자적립금</w:t>
      </w:r>
      <w:r w:rsidRPr="004C5114">
        <w:rPr>
          <w:rFonts w:ascii="Times New Roman" w:eastAsia="바탕" w:hint="eastAsia"/>
          <w:sz w:val="22"/>
          <w:szCs w:val="22"/>
        </w:rPr>
        <w:t xml:space="preserve"> </w:t>
      </w:r>
      <w:r w:rsidRPr="004C5114">
        <w:rPr>
          <w:rFonts w:ascii="Times New Roman" w:eastAsia="바탕" w:hint="eastAsia"/>
          <w:sz w:val="22"/>
          <w:szCs w:val="22"/>
        </w:rPr>
        <w:t>및</w:t>
      </w:r>
      <w:r w:rsidRPr="004C5114">
        <w:rPr>
          <w:rFonts w:ascii="Times New Roman" w:eastAsia="바탕" w:hint="eastAsia"/>
          <w:sz w:val="22"/>
          <w:szCs w:val="22"/>
        </w:rPr>
        <w:t xml:space="preserve"> </w:t>
      </w:r>
      <w:r w:rsidRPr="004C5114">
        <w:rPr>
          <w:rFonts w:ascii="Times New Roman" w:eastAsia="바탕"/>
          <w:sz w:val="22"/>
          <w:szCs w:val="22"/>
        </w:rPr>
        <w:t>이자유보금이</w:t>
      </w:r>
      <w:r w:rsidRPr="004C5114">
        <w:rPr>
          <w:rFonts w:ascii="Times New Roman" w:eastAsia="바탕"/>
          <w:sz w:val="22"/>
          <w:szCs w:val="22"/>
        </w:rPr>
        <w:t xml:space="preserve"> </w:t>
      </w:r>
      <w:r w:rsidRPr="004C5114">
        <w:rPr>
          <w:rFonts w:ascii="Times New Roman" w:eastAsia="바탕"/>
          <w:sz w:val="22"/>
          <w:szCs w:val="22"/>
        </w:rPr>
        <w:t>입금되는</w:t>
      </w:r>
      <w:r w:rsidRPr="004C5114">
        <w:rPr>
          <w:rFonts w:ascii="Times New Roman" w:eastAsia="바탕"/>
          <w:sz w:val="22"/>
          <w:szCs w:val="22"/>
        </w:rPr>
        <w:t xml:space="preserve"> </w:t>
      </w:r>
      <w:r w:rsidRPr="004C5114">
        <w:rPr>
          <w:rFonts w:ascii="Times New Roman" w:eastAsia="바탕"/>
          <w:sz w:val="22"/>
          <w:szCs w:val="22"/>
        </w:rPr>
        <w:t>계좌로서</w:t>
      </w:r>
      <w:r w:rsidRPr="004C5114">
        <w:rPr>
          <w:rFonts w:ascii="Times New Roman" w:eastAsia="바탕"/>
          <w:sz w:val="22"/>
          <w:szCs w:val="22"/>
        </w:rPr>
        <w:t xml:space="preserve">, </w:t>
      </w:r>
      <w:r w:rsidRPr="004C5114">
        <w:rPr>
          <w:rFonts w:ascii="Times New Roman" w:eastAsia="바탕"/>
          <w:sz w:val="22"/>
          <w:szCs w:val="22"/>
        </w:rPr>
        <w:t>차주</w:t>
      </w:r>
      <w:r w:rsidRPr="004C5114">
        <w:rPr>
          <w:rFonts w:ascii="Times New Roman" w:eastAsia="바탕"/>
          <w:sz w:val="22"/>
          <w:szCs w:val="22"/>
        </w:rPr>
        <w:t xml:space="preserve"> </w:t>
      </w:r>
      <w:r w:rsidRPr="004C5114">
        <w:rPr>
          <w:rFonts w:ascii="Times New Roman" w:eastAsia="바탕"/>
          <w:sz w:val="22"/>
          <w:szCs w:val="22"/>
        </w:rPr>
        <w:t>명의의</w:t>
      </w:r>
      <w:r w:rsidRPr="004C5114">
        <w:rPr>
          <w:rFonts w:ascii="Times New Roman" w:eastAsia="바탕"/>
          <w:sz w:val="22"/>
          <w:szCs w:val="22"/>
        </w:rPr>
        <w:t xml:space="preserve"> </w:t>
      </w:r>
      <w:r w:rsidRPr="004C5114">
        <w:rPr>
          <w:rFonts w:ascii="Times New Roman" w:eastAsia="바탕"/>
          <w:sz w:val="22"/>
          <w:szCs w:val="22"/>
        </w:rPr>
        <w:t>예금계좌</w:t>
      </w:r>
      <w:r w:rsidRPr="004C5114">
        <w:rPr>
          <w:rFonts w:ascii="Times New Roman" w:eastAsia="바탕"/>
          <w:bCs/>
          <w:sz w:val="22"/>
          <w:szCs w:val="22"/>
        </w:rPr>
        <w:t>(</w:t>
      </w:r>
      <w:r w:rsidRPr="004C5114">
        <w:rPr>
          <w:rFonts w:ascii="Times New Roman" w:eastAsia="바탕"/>
          <w:bCs/>
          <w:sz w:val="22"/>
          <w:szCs w:val="22"/>
        </w:rPr>
        <w:t>계좌개설기관</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hint="eastAsia"/>
          <w:bCs/>
          <w:sz w:val="22"/>
          <w:szCs w:val="22"/>
        </w:rPr>
        <w:t>은행</w:t>
      </w:r>
      <w:r w:rsidRPr="004C5114">
        <w:rPr>
          <w:rFonts w:ascii="Times New Roman" w:eastAsia="바탕"/>
          <w:bCs/>
          <w:sz w:val="22"/>
          <w:szCs w:val="22"/>
        </w:rPr>
        <w:t xml:space="preserve">, </w:t>
      </w:r>
      <w:r w:rsidRPr="004C5114">
        <w:rPr>
          <w:rFonts w:ascii="Times New Roman" w:eastAsia="바탕"/>
          <w:bCs/>
          <w:sz w:val="22"/>
          <w:szCs w:val="22"/>
        </w:rPr>
        <w:t>계좌번호</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bCs/>
          <w:sz w:val="22"/>
          <w:szCs w:val="22"/>
        </w:rPr>
        <w:t>)</w:t>
      </w:r>
      <w:r w:rsidRPr="004C5114">
        <w:rPr>
          <w:rFonts w:ascii="Times New Roman" w:eastAsia="바탕"/>
          <w:sz w:val="22"/>
          <w:szCs w:val="22"/>
        </w:rPr>
        <w:t>를</w:t>
      </w:r>
      <w:r w:rsidRPr="004C5114">
        <w:rPr>
          <w:rFonts w:ascii="Times New Roman" w:eastAsia="바탕"/>
          <w:sz w:val="22"/>
          <w:szCs w:val="22"/>
        </w:rPr>
        <w:t xml:space="preserve"> </w:t>
      </w:r>
      <w:r w:rsidRPr="004C5114">
        <w:rPr>
          <w:rFonts w:ascii="Times New Roman" w:eastAsia="바탕"/>
          <w:sz w:val="22"/>
          <w:szCs w:val="22"/>
        </w:rPr>
        <w:t>말</w:t>
      </w:r>
      <w:r w:rsidR="00C71B8D" w:rsidRPr="004C5114">
        <w:rPr>
          <w:rFonts w:ascii="Times New Roman" w:eastAsia="바탕" w:hint="eastAsia"/>
          <w:sz w:val="22"/>
          <w:szCs w:val="22"/>
        </w:rPr>
        <w:t>하</w:t>
      </w:r>
      <w:r w:rsidR="004C5114">
        <w:rPr>
          <w:rFonts w:ascii="Times New Roman" w:eastAsia="바탕" w:hint="eastAsia"/>
          <w:sz w:val="22"/>
          <w:szCs w:val="22"/>
        </w:rPr>
        <w:t>며</w:t>
      </w:r>
      <w:r w:rsidR="00C71B8D" w:rsidRPr="004C5114">
        <w:rPr>
          <w:rFonts w:ascii="Times New Roman" w:eastAsia="바탕" w:hint="eastAsia"/>
          <w:sz w:val="22"/>
          <w:szCs w:val="22"/>
        </w:rPr>
        <w:t xml:space="preserve">, </w:t>
      </w:r>
      <w:r w:rsidR="00C71B8D" w:rsidRPr="004C5114">
        <w:rPr>
          <w:rFonts w:ascii="Times New Roman" w:eastAsia="바탕"/>
          <w:b/>
          <w:bCs/>
          <w:sz w:val="22"/>
          <w:szCs w:val="22"/>
        </w:rPr>
        <w:t>“</w:t>
      </w:r>
      <w:r w:rsidR="00C71B8D" w:rsidRPr="004C5114">
        <w:rPr>
          <w:rFonts w:ascii="Times New Roman" w:eastAsia="바탕" w:hint="eastAsia"/>
          <w:b/>
          <w:bCs/>
          <w:sz w:val="22"/>
          <w:szCs w:val="22"/>
        </w:rPr>
        <w:t>이자유보계좌</w:t>
      </w:r>
      <w:r w:rsidR="00C71B8D" w:rsidRPr="004C5114">
        <w:rPr>
          <w:rFonts w:ascii="Times New Roman" w:eastAsia="바탕"/>
          <w:b/>
          <w:bCs/>
          <w:sz w:val="22"/>
          <w:szCs w:val="22"/>
        </w:rPr>
        <w:t>”</w:t>
      </w:r>
      <w:r w:rsidR="00C71B8D" w:rsidRPr="004C5114">
        <w:rPr>
          <w:rFonts w:ascii="Times New Roman" w:eastAsia="바탕" w:hint="eastAsia"/>
          <w:sz w:val="22"/>
          <w:szCs w:val="22"/>
        </w:rPr>
        <w:t>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함은</w:t>
      </w:r>
      <w:r w:rsidR="00C71B8D" w:rsidRPr="004C5114">
        <w:rPr>
          <w:rFonts w:ascii="Times New Roman" w:eastAsia="바탕" w:hint="eastAsia"/>
          <w:sz w:val="22"/>
          <w:szCs w:val="22"/>
        </w:rPr>
        <w:t xml:space="preserve"> Tranche A </w:t>
      </w:r>
      <w:r w:rsidR="00C71B8D" w:rsidRPr="004C5114">
        <w:rPr>
          <w:rFonts w:ascii="Times New Roman" w:eastAsia="바탕" w:hint="eastAsia"/>
          <w:sz w:val="22"/>
          <w:szCs w:val="22"/>
        </w:rPr>
        <w:t>이자유보계좌</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및</w:t>
      </w:r>
      <w:r w:rsidR="00C71B8D" w:rsidRPr="004C5114">
        <w:rPr>
          <w:rFonts w:ascii="Times New Roman" w:eastAsia="바탕" w:hint="eastAsia"/>
          <w:sz w:val="22"/>
          <w:szCs w:val="22"/>
        </w:rPr>
        <w:t xml:space="preserve"> Tranche B </w:t>
      </w:r>
      <w:r w:rsidR="00C71B8D" w:rsidRPr="004C5114">
        <w:rPr>
          <w:rFonts w:ascii="Times New Roman" w:eastAsia="바탕" w:hint="eastAsia"/>
          <w:sz w:val="22"/>
          <w:szCs w:val="22"/>
        </w:rPr>
        <w:t>이자유보계좌를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총칭하여</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말한다</w:t>
      </w:r>
      <w:r w:rsidR="00C71B8D" w:rsidRPr="004C5114">
        <w:rPr>
          <w:rFonts w:ascii="Times New Roman" w:eastAsia="바탕" w:hint="eastAsia"/>
          <w:sz w:val="22"/>
          <w:szCs w:val="22"/>
        </w:rPr>
        <w:t>.</w:t>
      </w:r>
    </w:p>
    <w:p w14:paraId="47530040" w14:textId="2B211820"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Pr>
          <w:rFonts w:ascii="Times New Roman" w:eastAsia="바탕" w:hint="eastAsia"/>
          <w:bCs/>
          <w:sz w:val="22"/>
          <w:szCs w:val="22"/>
        </w:rPr>
        <w:t>[*]</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6E1DCB37"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6010E0">
        <w:rPr>
          <w:rFonts w:ascii="Times New Roman" w:eastAsia="바탕" w:hint="eastAsia"/>
          <w:bCs/>
          <w:sz w:val="22"/>
          <w:szCs w:val="22"/>
        </w:rPr>
        <w:t>개설할</w:t>
      </w:r>
      <w:r w:rsidR="006010E0">
        <w:rPr>
          <w:rFonts w:ascii="Times New Roman" w:eastAsia="바탕" w:hint="eastAsia"/>
          <w:bCs/>
          <w:sz w:val="22"/>
          <w:szCs w:val="22"/>
        </w:rPr>
        <w:t xml:space="preserve"> </w:t>
      </w:r>
      <w:r w:rsidR="006010E0">
        <w:rPr>
          <w:rFonts w:ascii="Times New Roman" w:eastAsia="바탕" w:hint="eastAsia"/>
          <w:bCs/>
          <w:sz w:val="22"/>
          <w:szCs w:val="22"/>
        </w:rPr>
        <w:t>예정인</w:t>
      </w:r>
      <w:r w:rsidR="006010E0">
        <w:rPr>
          <w:rFonts w:ascii="Times New Roman" w:eastAsia="바탕" w:hint="eastAsia"/>
          <w:bCs/>
          <w:sz w:val="22"/>
          <w:szCs w:val="22"/>
        </w:rPr>
        <w:t xml:space="preserve"> </w:t>
      </w:r>
      <w:r w:rsidRPr="006010E0">
        <w:rPr>
          <w:rFonts w:ascii="Times New Roman" w:eastAsia="바탕"/>
          <w:bCs/>
          <w:sz w:val="22"/>
          <w:szCs w:val="22"/>
        </w:rPr>
        <w:t>차주</w:t>
      </w:r>
      <w:r w:rsidRPr="006010E0">
        <w:rPr>
          <w:rFonts w:ascii="Times New Roman" w:eastAsia="바탕"/>
          <w:bCs/>
          <w:sz w:val="22"/>
          <w:szCs w:val="22"/>
        </w:rPr>
        <w:t xml:space="preserve"> </w:t>
      </w:r>
      <w:r w:rsidRPr="006010E0">
        <w:rPr>
          <w:rFonts w:ascii="Times New Roman" w:eastAsia="바탕"/>
          <w:bCs/>
          <w:sz w:val="22"/>
          <w:szCs w:val="22"/>
        </w:rPr>
        <w:t>명의의</w:t>
      </w:r>
      <w:r w:rsidRPr="006010E0">
        <w:rPr>
          <w:rFonts w:ascii="Times New Roman" w:eastAsia="바탕"/>
          <w:bCs/>
          <w:sz w:val="22"/>
          <w:szCs w:val="22"/>
        </w:rPr>
        <w:t xml:space="preserve"> </w:t>
      </w:r>
      <w:r w:rsidRPr="006010E0">
        <w:rPr>
          <w:rFonts w:ascii="Times New Roman" w:eastAsia="바탕"/>
          <w:bCs/>
          <w:sz w:val="22"/>
          <w:szCs w:val="22"/>
        </w:rPr>
        <w:t>예금계좌</w:t>
      </w:r>
      <w:r w:rsidR="006010E0">
        <w:rPr>
          <w:rFonts w:ascii="Times New Roman" w:eastAsia="바탕" w:hint="eastAsia"/>
          <w:bCs/>
          <w:sz w:val="22"/>
          <w:szCs w:val="22"/>
        </w:rPr>
        <w:t>를</w:t>
      </w:r>
      <w:r w:rsidR="006010E0">
        <w:rPr>
          <w:rFonts w:ascii="Times New Roman" w:eastAsia="바탕" w:hint="eastAsia"/>
          <w:bCs/>
          <w:sz w:val="22"/>
          <w:szCs w:val="22"/>
        </w:rPr>
        <w:t xml:space="preserve"> </w:t>
      </w:r>
      <w:r w:rsidR="006010E0">
        <w:rPr>
          <w:rFonts w:ascii="Times New Roman" w:eastAsia="바탕" w:hint="eastAsia"/>
          <w:bCs/>
          <w:sz w:val="22"/>
          <w:szCs w:val="22"/>
        </w:rPr>
        <w:t>말한다</w:t>
      </w:r>
      <w:r w:rsidR="006010E0">
        <w:rPr>
          <w:rFonts w:ascii="Times New Roman" w:eastAsia="바탕" w:hint="eastAsia"/>
          <w:bCs/>
          <w:sz w:val="22"/>
          <w:szCs w:val="22"/>
        </w:rPr>
        <w:t xml:space="preserve">.  </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47D10D0E"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AC76A1">
        <w:rPr>
          <w:rFonts w:ascii="Times New Roman" w:hint="eastAsia"/>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AC76A1">
        <w:rPr>
          <w:rFonts w:ascii="Times New Roman" w:hint="eastAsia"/>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w:t>
      </w:r>
      <w:r w:rsidR="007667A5">
        <w:rPr>
          <w:rFonts w:ascii="Times New Roman" w:hint="eastAsia"/>
          <w:kern w:val="0"/>
          <w:sz w:val="22"/>
          <w:szCs w:val="22"/>
        </w:rPr>
        <w:t>한다</w:t>
      </w:r>
      <w:r w:rsidR="007667A5">
        <w:rPr>
          <w:rFonts w:ascii="Times New Roman" w:hint="eastAsia"/>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17" w:name="_Hlk165625780"/>
      <w:bookmarkStart w:id="18" w:name="_Hlk165625686"/>
      <w:r w:rsidRPr="00413874">
        <w:rPr>
          <w:rFonts w:ascii="Times New Roman"/>
          <w:kern w:val="0"/>
          <w:sz w:val="22"/>
          <w:szCs w:val="22"/>
        </w:rPr>
        <w:lastRenderedPageBreak/>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17"/>
    </w:p>
    <w:bookmarkEnd w:id="18"/>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대주의</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19" w:name="_Toc191645602"/>
      <w:bookmarkStart w:id="20" w:name="_Toc240898031"/>
      <w:bookmarkStart w:id="21" w:name="_Toc241494518"/>
      <w:r w:rsidRPr="00413874">
        <w:rPr>
          <w:rFonts w:ascii="Times New Roman" w:eastAsia="바탕" w:hAnsi="Times New Roman"/>
          <w:kern w:val="0"/>
          <w:sz w:val="22"/>
          <w:szCs w:val="22"/>
        </w:rPr>
        <w:t>참조사항</w:t>
      </w:r>
      <w:bookmarkEnd w:id="19"/>
      <w:bookmarkEnd w:id="20"/>
      <w:bookmarkEnd w:id="21"/>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역월</w:t>
      </w:r>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lastRenderedPageBreak/>
        <w:t>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r w:rsidRPr="00413874">
        <w:rPr>
          <w:rFonts w:ascii="Times New Roman"/>
          <w:kern w:val="0"/>
          <w:sz w:val="22"/>
          <w:szCs w:val="22"/>
        </w:rPr>
        <w:t>수취되는</w:t>
      </w:r>
      <w:r w:rsidRPr="00413874">
        <w:rPr>
          <w:rFonts w:ascii="Times New Roman"/>
          <w:kern w:val="0"/>
          <w:sz w:val="22"/>
          <w:szCs w:val="22"/>
        </w:rPr>
        <w:t xml:space="preserve"> </w:t>
      </w:r>
      <w:r w:rsidRPr="00413874">
        <w:rPr>
          <w:rFonts w:ascii="Times New Roman"/>
          <w:kern w:val="0"/>
          <w:sz w:val="22"/>
          <w:szCs w:val="22"/>
        </w:rPr>
        <w:t>금원의</w:t>
      </w:r>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r w:rsidRPr="00413874">
        <w:rPr>
          <w:rFonts w:ascii="Times New Roman"/>
          <w:kern w:val="0"/>
          <w:sz w:val="22"/>
          <w:szCs w:val="22"/>
        </w:rPr>
        <w:t>금원은</w:t>
      </w:r>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대주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2" w:name="_Toc191645603"/>
      <w:bookmarkStart w:id="23" w:name="_Toc240898032"/>
      <w:bookmarkStart w:id="24" w:name="_Toc241494519"/>
      <w:r w:rsidRPr="00413874">
        <w:rPr>
          <w:rFonts w:eastAsia="바탕"/>
          <w:kern w:val="0"/>
          <w:szCs w:val="22"/>
        </w:rPr>
        <w:t>차입목적</w:t>
      </w:r>
      <w:bookmarkEnd w:id="22"/>
      <w:bookmarkEnd w:id="23"/>
      <w:bookmarkEnd w:id="24"/>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5" w:name="_Toc191645606"/>
      <w:bookmarkStart w:id="26" w:name="_Toc240898033"/>
      <w:bookmarkStart w:id="27" w:name="_Toc241494520"/>
      <w:r w:rsidRPr="00413874">
        <w:rPr>
          <w:rFonts w:eastAsia="바탕"/>
          <w:kern w:val="0"/>
          <w:szCs w:val="22"/>
        </w:rPr>
        <w:t>대출약정</w:t>
      </w:r>
      <w:bookmarkEnd w:id="25"/>
      <w:bookmarkEnd w:id="26"/>
      <w:bookmarkEnd w:id="27"/>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28"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29" w:name="_Toc191645607"/>
      <w:bookmarkStart w:id="30" w:name="_Toc240898034"/>
      <w:bookmarkStart w:id="31" w:name="_Toc241494521"/>
      <w:r w:rsidRPr="00413874">
        <w:rPr>
          <w:rFonts w:ascii="Times New Roman" w:eastAsia="바탕" w:hAnsi="Times New Roman"/>
          <w:kern w:val="0"/>
          <w:sz w:val="22"/>
          <w:szCs w:val="22"/>
        </w:rPr>
        <w:t>대출약정금</w:t>
      </w:r>
      <w:bookmarkEnd w:id="29"/>
      <w:bookmarkEnd w:id="30"/>
      <w:bookmarkEnd w:id="31"/>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r w:rsidRPr="00413874">
        <w:rPr>
          <w:rFonts w:ascii="Times New Roman"/>
          <w:spacing w:val="-2"/>
          <w:kern w:val="0"/>
          <w:sz w:val="22"/>
          <w:szCs w:val="22"/>
        </w:rPr>
        <w:t>대주가</w:t>
      </w:r>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32"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32"/>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33" w:name="_Toc240898035"/>
      <w:bookmarkStart w:id="34" w:name="_Toc241494522"/>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33"/>
      <w:bookmarkEnd w:id="34"/>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35" w:name="_Toc38501375"/>
      <w:r w:rsidRPr="00413874">
        <w:rPr>
          <w:rFonts w:ascii="Times New Roman"/>
          <w:kern w:val="0"/>
          <w:sz w:val="22"/>
          <w:szCs w:val="22"/>
        </w:rPr>
        <w:t>Tranche A</w:t>
      </w:r>
      <w:bookmarkEnd w:id="35"/>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r w:rsidRPr="00413874">
        <w:rPr>
          <w:rFonts w:ascii="Times New Roman"/>
          <w:kern w:val="0"/>
          <w:sz w:val="22"/>
          <w:szCs w:val="22"/>
        </w:rPr>
        <w:t>대주</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Pr="00413874">
        <w:rPr>
          <w:rFonts w:ascii="Times New Roman"/>
          <w:spacing w:val="-2"/>
          <w:kern w:val="0"/>
          <w:sz w:val="22"/>
          <w:szCs w:val="22"/>
        </w:rPr>
        <w:t>억원</w:t>
      </w:r>
      <w:r w:rsidRPr="00413874">
        <w:rPr>
          <w:rFonts w:ascii="Times New Roman"/>
          <w:spacing w:val="-2"/>
          <w:kern w:val="0"/>
          <w:sz w:val="22"/>
          <w:szCs w:val="22"/>
        </w:rPr>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36" w:name="_Toc38501376"/>
      <w:bookmarkStart w:id="37" w:name="_Toc240898036"/>
      <w:bookmarkStart w:id="38" w:name="_Toc241494523"/>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36"/>
      <w:bookmarkEnd w:id="37"/>
      <w:bookmarkEnd w:id="38"/>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23B7A5A0"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r w:rsidR="00587964" w:rsidRPr="00587964">
        <w:rPr>
          <w:rFonts w:hint="eastAsia"/>
        </w:rPr>
        <w:t xml:space="preserve"> </w:t>
      </w:r>
      <w:r w:rsidR="00587964" w:rsidRPr="00587964">
        <w:rPr>
          <w:rFonts w:ascii="Times New Roman"/>
          <w:kern w:val="0"/>
          <w:sz w:val="22"/>
          <w:szCs w:val="22"/>
        </w:rPr>
        <w:t>다만</w:t>
      </w:r>
      <w:r w:rsidR="00587964" w:rsidRPr="00587964">
        <w:rPr>
          <w:rFonts w:ascii="Times New Roman"/>
          <w:kern w:val="0"/>
          <w:sz w:val="22"/>
          <w:szCs w:val="22"/>
        </w:rPr>
        <w:t xml:space="preserve">, </w:t>
      </w:r>
      <w:r w:rsidR="00587964" w:rsidRPr="00587964">
        <w:rPr>
          <w:rFonts w:ascii="Times New Roman"/>
          <w:kern w:val="0"/>
          <w:sz w:val="22"/>
          <w:szCs w:val="22"/>
        </w:rPr>
        <w:t>본</w:t>
      </w:r>
      <w:r w:rsidR="00587964" w:rsidRPr="00587964">
        <w:rPr>
          <w:rFonts w:ascii="Times New Roman"/>
          <w:kern w:val="0"/>
          <w:sz w:val="22"/>
          <w:szCs w:val="22"/>
        </w:rPr>
        <w:t xml:space="preserve"> </w:t>
      </w:r>
      <w:r w:rsidR="00587964" w:rsidRPr="00587964">
        <w:rPr>
          <w:rFonts w:ascii="Times New Roman"/>
          <w:kern w:val="0"/>
          <w:sz w:val="22"/>
          <w:szCs w:val="22"/>
        </w:rPr>
        <w:t>약정에</w:t>
      </w:r>
      <w:r w:rsidR="00587964" w:rsidRPr="00587964">
        <w:rPr>
          <w:rFonts w:ascii="Times New Roman"/>
          <w:kern w:val="0"/>
          <w:sz w:val="22"/>
          <w:szCs w:val="22"/>
        </w:rPr>
        <w:t xml:space="preserve"> </w:t>
      </w:r>
      <w:r w:rsidR="00587964" w:rsidRPr="00587964">
        <w:rPr>
          <w:rFonts w:ascii="Times New Roman"/>
          <w:kern w:val="0"/>
          <w:sz w:val="22"/>
          <w:szCs w:val="22"/>
        </w:rPr>
        <w:t>따른</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r w:rsidR="00587964" w:rsidRPr="00587964">
        <w:rPr>
          <w:rFonts w:ascii="Times New Roman"/>
          <w:kern w:val="0"/>
          <w:sz w:val="22"/>
          <w:szCs w:val="22"/>
        </w:rPr>
        <w:t>대주의</w:t>
      </w:r>
      <w:r w:rsidR="00587964" w:rsidRPr="00587964">
        <w:rPr>
          <w:rFonts w:ascii="Times New Roman"/>
          <w:kern w:val="0"/>
          <w:sz w:val="22"/>
          <w:szCs w:val="22"/>
        </w:rPr>
        <w:t xml:space="preserve"> </w:t>
      </w:r>
      <w:r w:rsidR="00587964" w:rsidRPr="00587964">
        <w:rPr>
          <w:rFonts w:ascii="Times New Roman"/>
          <w:kern w:val="0"/>
          <w:sz w:val="22"/>
          <w:szCs w:val="22"/>
        </w:rPr>
        <w:t>대출실행</w:t>
      </w:r>
      <w:r w:rsidR="00587964" w:rsidRPr="00587964">
        <w:rPr>
          <w:rFonts w:ascii="Times New Roman"/>
          <w:kern w:val="0"/>
          <w:sz w:val="22"/>
          <w:szCs w:val="22"/>
        </w:rPr>
        <w:t xml:space="preserve"> </w:t>
      </w:r>
      <w:r w:rsidR="00587964" w:rsidRPr="00587964">
        <w:rPr>
          <w:rFonts w:ascii="Times New Roman"/>
          <w:kern w:val="0"/>
          <w:sz w:val="22"/>
          <w:szCs w:val="22"/>
        </w:rPr>
        <w:t>의무가</w:t>
      </w:r>
      <w:r w:rsidR="00587964" w:rsidRPr="00587964">
        <w:rPr>
          <w:rFonts w:ascii="Times New Roman"/>
          <w:kern w:val="0"/>
          <w:sz w:val="22"/>
          <w:szCs w:val="22"/>
        </w:rPr>
        <w:t xml:space="preserve"> </w:t>
      </w:r>
      <w:r w:rsidR="00587964" w:rsidRPr="00587964">
        <w:rPr>
          <w:rFonts w:ascii="Times New Roman"/>
          <w:kern w:val="0"/>
          <w:sz w:val="22"/>
          <w:szCs w:val="22"/>
        </w:rPr>
        <w:t>발생하였음에도</w:t>
      </w:r>
      <w:r w:rsidR="00587964" w:rsidRPr="00587964">
        <w:rPr>
          <w:rFonts w:ascii="Times New Roman"/>
          <w:kern w:val="0"/>
          <w:sz w:val="22"/>
          <w:szCs w:val="22"/>
        </w:rPr>
        <w:t xml:space="preserve"> </w:t>
      </w:r>
      <w:r w:rsidR="00587964" w:rsidRPr="00587964">
        <w:rPr>
          <w:rFonts w:ascii="Times New Roman"/>
          <w:kern w:val="0"/>
          <w:sz w:val="22"/>
          <w:szCs w:val="22"/>
        </w:rPr>
        <w:t>불구하고</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r w:rsidR="00587964" w:rsidRPr="00587964">
        <w:rPr>
          <w:rFonts w:ascii="Times New Roman"/>
          <w:kern w:val="0"/>
          <w:sz w:val="22"/>
          <w:szCs w:val="22"/>
        </w:rPr>
        <w:t>대주가</w:t>
      </w:r>
      <w:r w:rsidR="00587964" w:rsidRPr="00587964">
        <w:rPr>
          <w:rFonts w:ascii="Times New Roman"/>
          <w:kern w:val="0"/>
          <w:sz w:val="22"/>
          <w:szCs w:val="22"/>
        </w:rPr>
        <w:t xml:space="preserve"> </w:t>
      </w:r>
      <w:r w:rsidR="00587964" w:rsidRPr="00587964">
        <w:rPr>
          <w:rFonts w:ascii="Times New Roman"/>
          <w:kern w:val="0"/>
          <w:sz w:val="22"/>
          <w:szCs w:val="22"/>
        </w:rPr>
        <w:t>인출일에</w:t>
      </w:r>
      <w:r w:rsidR="00587964" w:rsidRPr="00587964">
        <w:rPr>
          <w:rFonts w:ascii="Times New Roman"/>
          <w:kern w:val="0"/>
          <w:sz w:val="22"/>
          <w:szCs w:val="22"/>
        </w:rPr>
        <w:t xml:space="preserve"> </w:t>
      </w:r>
      <w:r w:rsidR="00587964" w:rsidRPr="00587964">
        <w:rPr>
          <w:rFonts w:ascii="Times New Roman"/>
          <w:kern w:val="0"/>
          <w:sz w:val="22"/>
          <w:szCs w:val="22"/>
        </w:rPr>
        <w:t>대출을</w:t>
      </w:r>
      <w:r w:rsidR="00587964" w:rsidRPr="00587964">
        <w:rPr>
          <w:rFonts w:ascii="Times New Roman"/>
          <w:kern w:val="0"/>
          <w:sz w:val="22"/>
          <w:szCs w:val="22"/>
        </w:rPr>
        <w:t xml:space="preserve"> </w:t>
      </w:r>
      <w:r w:rsidR="00587964" w:rsidRPr="00587964">
        <w:rPr>
          <w:rFonts w:ascii="Times New Roman"/>
          <w:kern w:val="0"/>
          <w:sz w:val="22"/>
          <w:szCs w:val="22"/>
        </w:rPr>
        <w:t>실행하지</w:t>
      </w:r>
      <w:r w:rsidR="00587964" w:rsidRPr="00587964">
        <w:rPr>
          <w:rFonts w:ascii="Times New Roman"/>
          <w:kern w:val="0"/>
          <w:sz w:val="22"/>
          <w:szCs w:val="22"/>
        </w:rPr>
        <w:t xml:space="preserve"> </w:t>
      </w:r>
      <w:r w:rsidR="00587964" w:rsidRPr="00587964">
        <w:rPr>
          <w:rFonts w:ascii="Times New Roman"/>
          <w:kern w:val="0"/>
          <w:sz w:val="22"/>
          <w:szCs w:val="22"/>
        </w:rPr>
        <w:t>아니하는</w:t>
      </w:r>
      <w:r w:rsidR="00587964" w:rsidRPr="00587964">
        <w:rPr>
          <w:rFonts w:ascii="Times New Roman"/>
          <w:kern w:val="0"/>
          <w:sz w:val="22"/>
          <w:szCs w:val="22"/>
        </w:rPr>
        <w:t xml:space="preserve"> </w:t>
      </w:r>
      <w:r w:rsidR="00587964" w:rsidRPr="00587964">
        <w:rPr>
          <w:rFonts w:ascii="Times New Roman"/>
          <w:kern w:val="0"/>
          <w:sz w:val="22"/>
          <w:szCs w:val="22"/>
        </w:rPr>
        <w:t>경우</w:t>
      </w:r>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r w:rsidR="00587964" w:rsidRPr="00587964">
        <w:rPr>
          <w:rFonts w:ascii="Times New Roman"/>
          <w:kern w:val="0"/>
          <w:sz w:val="22"/>
          <w:szCs w:val="22"/>
        </w:rPr>
        <w:t>미이행대주는</w:t>
      </w:r>
      <w:r w:rsidR="00587964" w:rsidRPr="00587964">
        <w:rPr>
          <w:rFonts w:ascii="Times New Roman"/>
          <w:kern w:val="0"/>
          <w:sz w:val="22"/>
          <w:szCs w:val="22"/>
        </w:rPr>
        <w:t xml:space="preserve"> </w:t>
      </w:r>
      <w:r w:rsidR="00587964" w:rsidRPr="00587964">
        <w:rPr>
          <w:rFonts w:ascii="Times New Roman"/>
          <w:kern w:val="0"/>
          <w:sz w:val="22"/>
          <w:szCs w:val="22"/>
        </w:rPr>
        <w:t>차주</w:t>
      </w:r>
      <w:r w:rsidR="00587964" w:rsidRPr="00587964">
        <w:rPr>
          <w:rFonts w:ascii="Times New Roman"/>
          <w:kern w:val="0"/>
          <w:sz w:val="22"/>
          <w:szCs w:val="22"/>
        </w:rPr>
        <w:t xml:space="preserve"> </w:t>
      </w:r>
      <w:r w:rsidR="00587964" w:rsidRPr="00587964">
        <w:rPr>
          <w:rFonts w:ascii="Times New Roman"/>
          <w:kern w:val="0"/>
          <w:sz w:val="22"/>
          <w:szCs w:val="22"/>
        </w:rPr>
        <w:t>및</w:t>
      </w:r>
      <w:r w:rsidR="00587964" w:rsidRPr="00587964">
        <w:rPr>
          <w:rFonts w:ascii="Times New Roman"/>
          <w:kern w:val="0"/>
          <w:sz w:val="22"/>
          <w:szCs w:val="22"/>
        </w:rPr>
        <w:t xml:space="preserve"> </w:t>
      </w:r>
      <w:r w:rsidR="00587964" w:rsidRPr="00587964">
        <w:rPr>
          <w:rFonts w:ascii="Times New Roman"/>
          <w:kern w:val="0"/>
          <w:sz w:val="22"/>
          <w:szCs w:val="22"/>
        </w:rPr>
        <w:t>다른</w:t>
      </w:r>
      <w:r w:rsidR="00587964" w:rsidRPr="00587964">
        <w:rPr>
          <w:rFonts w:ascii="Times New Roman"/>
          <w:kern w:val="0"/>
          <w:sz w:val="22"/>
          <w:szCs w:val="22"/>
        </w:rPr>
        <w:t xml:space="preserve"> </w:t>
      </w:r>
      <w:r w:rsidR="00587964" w:rsidRPr="00587964">
        <w:rPr>
          <w:rFonts w:ascii="Times New Roman"/>
          <w:kern w:val="0"/>
          <w:sz w:val="22"/>
          <w:szCs w:val="22"/>
        </w:rPr>
        <w:t>대주가</w:t>
      </w:r>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r w:rsidR="00587964" w:rsidRPr="00587964">
        <w:rPr>
          <w:rFonts w:ascii="Times New Roman"/>
          <w:kern w:val="0"/>
          <w:sz w:val="22"/>
          <w:szCs w:val="22"/>
        </w:rPr>
        <w:t>의무불이행으로</w:t>
      </w:r>
      <w:r w:rsidR="00587964" w:rsidRPr="00587964">
        <w:rPr>
          <w:rFonts w:ascii="Times New Roman"/>
          <w:kern w:val="0"/>
          <w:sz w:val="22"/>
          <w:szCs w:val="22"/>
        </w:rPr>
        <w:t xml:space="preserve"> </w:t>
      </w:r>
      <w:r w:rsidR="00587964" w:rsidRPr="00587964">
        <w:rPr>
          <w:rFonts w:ascii="Times New Roman"/>
          <w:kern w:val="0"/>
          <w:sz w:val="22"/>
          <w:szCs w:val="22"/>
        </w:rPr>
        <w:t>인하여</w:t>
      </w:r>
      <w:r w:rsidR="00587964" w:rsidRPr="00587964">
        <w:rPr>
          <w:rFonts w:ascii="Times New Roman"/>
          <w:kern w:val="0"/>
          <w:sz w:val="22"/>
          <w:szCs w:val="22"/>
        </w:rPr>
        <w:t xml:space="preserve"> </w:t>
      </w:r>
      <w:r w:rsidR="00587964" w:rsidRPr="00587964">
        <w:rPr>
          <w:rFonts w:ascii="Times New Roman"/>
          <w:kern w:val="0"/>
          <w:sz w:val="22"/>
          <w:szCs w:val="22"/>
        </w:rPr>
        <w:t>입은</w:t>
      </w:r>
      <w:r w:rsidR="00587964" w:rsidRPr="00587964">
        <w:rPr>
          <w:rFonts w:ascii="Times New Roman"/>
          <w:kern w:val="0"/>
          <w:sz w:val="22"/>
          <w:szCs w:val="22"/>
        </w:rPr>
        <w:t xml:space="preserve"> </w:t>
      </w:r>
      <w:r w:rsidR="00587964" w:rsidRPr="00587964">
        <w:rPr>
          <w:rFonts w:ascii="Times New Roman"/>
          <w:kern w:val="0"/>
          <w:sz w:val="22"/>
          <w:szCs w:val="22"/>
        </w:rPr>
        <w:t>손해</w:t>
      </w:r>
      <w:r w:rsidR="00587964" w:rsidRPr="00587964">
        <w:rPr>
          <w:rFonts w:ascii="Times New Roman"/>
          <w:kern w:val="0"/>
          <w:sz w:val="22"/>
          <w:szCs w:val="22"/>
        </w:rPr>
        <w:t xml:space="preserve"> </w:t>
      </w:r>
      <w:r w:rsidR="00587964" w:rsidRPr="00587964">
        <w:rPr>
          <w:rFonts w:ascii="Times New Roman"/>
          <w:kern w:val="0"/>
          <w:sz w:val="22"/>
          <w:szCs w:val="22"/>
        </w:rPr>
        <w:t>전액을</w:t>
      </w:r>
      <w:r w:rsidR="00587964" w:rsidRPr="00587964">
        <w:rPr>
          <w:rFonts w:ascii="Times New Roman"/>
          <w:kern w:val="0"/>
          <w:sz w:val="22"/>
          <w:szCs w:val="22"/>
        </w:rPr>
        <w:t xml:space="preserve"> </w:t>
      </w:r>
      <w:r w:rsidR="00587964" w:rsidRPr="00587964">
        <w:rPr>
          <w:rFonts w:ascii="Times New Roman"/>
          <w:kern w:val="0"/>
          <w:sz w:val="22"/>
          <w:szCs w:val="22"/>
        </w:rPr>
        <w:t>배상하여야</w:t>
      </w:r>
      <w:r w:rsidR="00587964" w:rsidRPr="00587964">
        <w:rPr>
          <w:rFonts w:ascii="Times New Roman"/>
          <w:kern w:val="0"/>
          <w:sz w:val="22"/>
          <w:szCs w:val="22"/>
        </w:rPr>
        <w:t xml:space="preserve"> </w:t>
      </w:r>
      <w:r w:rsidR="00587964" w:rsidRPr="00587964">
        <w:rPr>
          <w:rFonts w:ascii="Times New Roman"/>
          <w:kern w:val="0"/>
          <w:sz w:val="22"/>
          <w:szCs w:val="22"/>
        </w:rPr>
        <w:t>한다</w:t>
      </w:r>
      <w:r w:rsidR="00587964" w:rsidRPr="00587964">
        <w:rPr>
          <w:rFonts w:ascii="Times New Roman"/>
          <w:kern w:val="0"/>
          <w:sz w:val="22"/>
          <w:szCs w:val="22"/>
        </w:rPr>
        <w:t>.</w:t>
      </w:r>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39" w:name="_Toc38501377"/>
      <w:bookmarkStart w:id="40" w:name="_Toc240898037"/>
      <w:bookmarkStart w:id="41" w:name="_Toc241494524"/>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대주별</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39"/>
      <w:bookmarkEnd w:id="40"/>
      <w:bookmarkEnd w:id="41"/>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r w:rsidR="00A81331" w:rsidRPr="00413874">
        <w:rPr>
          <w:rFonts w:ascii="Times New Roman"/>
          <w:kern w:val="0"/>
          <w:sz w:val="22"/>
          <w:szCs w:val="22"/>
        </w:rPr>
        <w:t>대주의</w:t>
      </w:r>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28"/>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42" w:name="_Toc191645608"/>
      <w:bookmarkStart w:id="43" w:name="_Toc240898038"/>
      <w:bookmarkStart w:id="44" w:name="_Toc241494525"/>
      <w:r w:rsidRPr="00413874">
        <w:rPr>
          <w:rFonts w:ascii="Times New Roman" w:eastAsia="바탕" w:hAnsi="Times New Roman"/>
          <w:kern w:val="0"/>
          <w:sz w:val="22"/>
          <w:szCs w:val="22"/>
        </w:rPr>
        <w:t>개별책임</w:t>
      </w:r>
      <w:bookmarkEnd w:id="42"/>
      <w:bookmarkEnd w:id="43"/>
      <w:bookmarkEnd w:id="44"/>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107848A"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r w:rsidR="007413B7" w:rsidRPr="00413874">
        <w:rPr>
          <w:rFonts w:ascii="Times New Roman"/>
          <w:kern w:val="0"/>
          <w:sz w:val="22"/>
          <w:szCs w:val="22"/>
        </w:rPr>
        <w:t>대주</w:t>
      </w:r>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r w:rsidR="00CD5F9D" w:rsidRPr="00413874">
        <w:rPr>
          <w:rFonts w:ascii="Times New Roman"/>
          <w:b/>
          <w:kern w:val="0"/>
          <w:sz w:val="22"/>
          <w:szCs w:val="22"/>
        </w:rPr>
        <w:t>미이행대주</w:t>
      </w:r>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r w:rsidR="00CD5F9D" w:rsidRPr="00413874">
        <w:rPr>
          <w:rFonts w:ascii="Times New Roman"/>
          <w:kern w:val="0"/>
          <w:sz w:val="22"/>
          <w:szCs w:val="22"/>
        </w:rPr>
        <w:t>미이행</w:t>
      </w:r>
      <w:r w:rsidR="007413B7" w:rsidRPr="00413874">
        <w:rPr>
          <w:rFonts w:ascii="Times New Roman"/>
          <w:kern w:val="0"/>
          <w:sz w:val="22"/>
          <w:szCs w:val="22"/>
        </w:rPr>
        <w:t>대주의</w:t>
      </w:r>
      <w:r w:rsidR="007413B7" w:rsidRPr="00413874">
        <w:rPr>
          <w:rFonts w:ascii="Times New Roman"/>
          <w:kern w:val="0"/>
          <w:sz w:val="22"/>
          <w:szCs w:val="22"/>
        </w:rPr>
        <w:t xml:space="preserve"> </w:t>
      </w:r>
      <w:r w:rsidR="007413B7" w:rsidRPr="00413874">
        <w:rPr>
          <w:rFonts w:ascii="Times New Roman"/>
          <w:kern w:val="0"/>
          <w:sz w:val="22"/>
          <w:szCs w:val="22"/>
        </w:rPr>
        <w:t>의무불이행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45" w:name="_Toc191645609"/>
      <w:bookmarkStart w:id="46" w:name="_Toc240898039"/>
      <w:bookmarkStart w:id="47" w:name="_Toc241494526"/>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45"/>
      <w:bookmarkEnd w:id="46"/>
      <w:bookmarkEnd w:id="47"/>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8" w:name="_Toc191645610"/>
      <w:bookmarkStart w:id="49" w:name="_Toc240898040"/>
      <w:bookmarkStart w:id="50" w:name="_Toc241494527"/>
      <w:r w:rsidRPr="00413874">
        <w:rPr>
          <w:rFonts w:ascii="Times New Roman" w:eastAsia="바탕" w:hAnsi="Times New Roman"/>
          <w:kern w:val="0"/>
          <w:sz w:val="22"/>
          <w:szCs w:val="22"/>
        </w:rPr>
        <w:t>인출</w:t>
      </w:r>
      <w:bookmarkEnd w:id="48"/>
      <w:bookmarkEnd w:id="49"/>
      <w:bookmarkEnd w:id="50"/>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6FDA8A03"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본조</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(2)</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대주와</w:t>
      </w:r>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w:t>
      </w:r>
      <w:r w:rsidRPr="00413874">
        <w:rPr>
          <w:rFonts w:ascii="Times New Roman"/>
          <w:kern w:val="0"/>
          <w:sz w:val="22"/>
          <w:szCs w:val="22"/>
        </w:rPr>
        <w:lastRenderedPageBreak/>
        <w:t>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51" w:name="_Toc191645613"/>
      <w:bookmarkStart w:id="52" w:name="_Toc240898041"/>
      <w:bookmarkStart w:id="53" w:name="_Toc241494528"/>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51"/>
      <w:bookmarkEnd w:id="52"/>
      <w:bookmarkEnd w:id="53"/>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본조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06BCE730"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r w:rsidR="00396539" w:rsidRPr="00413874">
        <w:rPr>
          <w:rFonts w:ascii="Times New Roman" w:hint="eastAsia"/>
          <w:kern w:val="0"/>
          <w:sz w:val="22"/>
          <w:szCs w:val="22"/>
        </w:rPr>
        <w:t>보험근질권설정계약</w:t>
      </w:r>
      <w:r w:rsidR="00396539" w:rsidRPr="00A645AF">
        <w:rPr>
          <w:rFonts w:ascii="Times New Roman"/>
          <w:kern w:val="0"/>
          <w:sz w:val="22"/>
          <w:szCs w:val="22"/>
        </w:rPr>
        <w:t xml:space="preserve">, </w:t>
      </w:r>
      <w:r w:rsidR="00396539" w:rsidRPr="00413874">
        <w:rPr>
          <w:rFonts w:ascii="Times New Roman" w:hint="eastAsia"/>
          <w:kern w:val="0"/>
          <w:sz w:val="22"/>
          <w:szCs w:val="22"/>
        </w:rPr>
        <w:t>예금채권근질권설정계약</w:t>
      </w:r>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w:t>
      </w:r>
      <w:r w:rsidRPr="00413874">
        <w:rPr>
          <w:rFonts w:ascii="Times New Roman"/>
          <w:kern w:val="0"/>
          <w:sz w:val="22"/>
          <w:szCs w:val="22"/>
        </w:rPr>
        <w:lastRenderedPageBreak/>
        <w:t>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86BDDD7" w14:textId="78911125" w:rsidR="00DD21CD" w:rsidRPr="00516EF8" w:rsidRDefault="001B4179"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w:t>
      </w:r>
      <w:r w:rsidR="007E167C">
        <w:rPr>
          <w:rFonts w:ascii="Times New Roman" w:hint="eastAsia"/>
          <w:kern w:val="0"/>
          <w:sz w:val="22"/>
          <w:szCs w:val="22"/>
        </w:rPr>
        <w:t>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sidRPr="00516EF8">
        <w:rPr>
          <w:rFonts w:ascii="Times New Roman" w:hint="eastAsia"/>
          <w:kern w:val="0"/>
          <w:sz w:val="22"/>
          <w:szCs w:val="22"/>
        </w:rPr>
        <w:t>에</w:t>
      </w:r>
      <w:r w:rsidRPr="00516EF8">
        <w:rPr>
          <w:rFonts w:ascii="Times New Roman" w:hint="eastAsia"/>
          <w:kern w:val="0"/>
          <w:sz w:val="22"/>
          <w:szCs w:val="22"/>
        </w:rPr>
        <w:t xml:space="preserve"> </w:t>
      </w:r>
      <w:r w:rsidRPr="00516EF8">
        <w:rPr>
          <w:rFonts w:ascii="Times New Roman" w:hint="eastAsia"/>
          <w:kern w:val="0"/>
          <w:sz w:val="22"/>
          <w:szCs w:val="22"/>
        </w:rPr>
        <w:t>대한</w:t>
      </w:r>
      <w:r w:rsidRPr="00516EF8">
        <w:rPr>
          <w:rFonts w:ascii="Times New Roman" w:hint="eastAsia"/>
          <w:kern w:val="0"/>
          <w:sz w:val="22"/>
          <w:szCs w:val="22"/>
        </w:rPr>
        <w:t xml:space="preserve"> </w:t>
      </w:r>
      <w:r w:rsidRPr="00516EF8">
        <w:rPr>
          <w:rFonts w:ascii="Times New Roman" w:hint="eastAsia"/>
          <w:kern w:val="0"/>
          <w:sz w:val="22"/>
          <w:szCs w:val="22"/>
        </w:rPr>
        <w:t>각</w:t>
      </w:r>
      <w:r w:rsidRPr="00516EF8">
        <w:rPr>
          <w:rFonts w:ascii="Times New Roman" w:hint="eastAsia"/>
          <w:kern w:val="0"/>
          <w:sz w:val="22"/>
          <w:szCs w:val="22"/>
        </w:rPr>
        <w:t xml:space="preserve"> </w:t>
      </w:r>
      <w:r w:rsidR="007E167C" w:rsidRPr="00516EF8">
        <w:rPr>
          <w:rFonts w:ascii="Times New Roman" w:hint="eastAsia"/>
          <w:kern w:val="0"/>
          <w:sz w:val="22"/>
          <w:szCs w:val="22"/>
        </w:rPr>
        <w:t>종류주식</w:t>
      </w:r>
      <w:r w:rsidR="007E167C" w:rsidRPr="00516EF8">
        <w:rPr>
          <w:rFonts w:ascii="Times New Roman" w:hint="eastAsia"/>
          <w:kern w:val="0"/>
          <w:sz w:val="22"/>
          <w:szCs w:val="22"/>
        </w:rPr>
        <w:t xml:space="preserve"> </w:t>
      </w:r>
      <w:r w:rsidRPr="00516EF8">
        <w:rPr>
          <w:rFonts w:ascii="Times New Roman" w:hint="eastAsia"/>
          <w:kern w:val="0"/>
          <w:sz w:val="22"/>
          <w:szCs w:val="22"/>
        </w:rPr>
        <w:t>매입확약서가</w:t>
      </w:r>
      <w:r w:rsidRPr="00516EF8">
        <w:rPr>
          <w:rFonts w:ascii="Times New Roman" w:hint="eastAsia"/>
          <w:kern w:val="0"/>
          <w:sz w:val="22"/>
          <w:szCs w:val="22"/>
        </w:rPr>
        <w:t xml:space="preserve"> </w:t>
      </w:r>
      <w:r w:rsidRPr="00516EF8">
        <w:rPr>
          <w:rFonts w:ascii="Times New Roman" w:hint="eastAsia"/>
          <w:kern w:val="0"/>
          <w:sz w:val="22"/>
          <w:szCs w:val="22"/>
        </w:rPr>
        <w:t>대주에게</w:t>
      </w:r>
      <w:r w:rsidRPr="00516EF8">
        <w:rPr>
          <w:rFonts w:ascii="Times New Roman" w:hint="eastAsia"/>
          <w:kern w:val="0"/>
          <w:sz w:val="22"/>
          <w:szCs w:val="22"/>
        </w:rPr>
        <w:t xml:space="preserve"> </w:t>
      </w:r>
      <w:r w:rsidRPr="00516EF8">
        <w:rPr>
          <w:rFonts w:ascii="Times New Roman" w:hint="eastAsia"/>
          <w:kern w:val="0"/>
          <w:sz w:val="22"/>
          <w:szCs w:val="22"/>
        </w:rPr>
        <w:t>제출되었을</w:t>
      </w:r>
      <w:r w:rsidRPr="00516EF8">
        <w:rPr>
          <w:rFonts w:ascii="Times New Roman" w:hint="eastAsia"/>
          <w:kern w:val="0"/>
          <w:sz w:val="22"/>
          <w:szCs w:val="22"/>
        </w:rPr>
        <w:t xml:space="preserve"> </w:t>
      </w:r>
      <w:r w:rsidRPr="00516EF8">
        <w:rPr>
          <w:rFonts w:ascii="Times New Roman" w:hint="eastAsia"/>
          <w:kern w:val="0"/>
          <w:sz w:val="22"/>
          <w:szCs w:val="22"/>
        </w:rPr>
        <w:t>것</w:t>
      </w:r>
    </w:p>
    <w:p w14:paraId="64A253E0" w14:textId="3B7C9EF6" w:rsidR="00042DB9" w:rsidRPr="00516EF8" w:rsidRDefault="00B93842" w:rsidP="00AE2BBA">
      <w:pPr>
        <w:numPr>
          <w:ilvl w:val="3"/>
          <w:numId w:val="19"/>
        </w:numPr>
        <w:adjustRightInd w:val="0"/>
        <w:snapToGrid w:val="0"/>
        <w:spacing w:line="400" w:lineRule="exact"/>
        <w:rPr>
          <w:rFonts w:ascii="Times New Roman"/>
          <w:kern w:val="0"/>
          <w:sz w:val="22"/>
          <w:szCs w:val="22"/>
        </w:rPr>
      </w:pPr>
      <w:r w:rsidRPr="00516EF8">
        <w:rPr>
          <w:rFonts w:ascii="Times New Roman" w:hint="eastAsia"/>
          <w:kern w:val="0"/>
          <w:sz w:val="22"/>
          <w:szCs w:val="22"/>
        </w:rPr>
        <w:t>코람코라이프인프라리츠</w:t>
      </w:r>
      <w:r w:rsidR="0059754F" w:rsidRPr="00516EF8">
        <w:rPr>
          <w:rFonts w:ascii="Times New Roman" w:hint="eastAsia"/>
          <w:kern w:val="0"/>
          <w:sz w:val="22"/>
          <w:szCs w:val="22"/>
        </w:rPr>
        <w:t>가</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11</w:t>
      </w:r>
      <w:r w:rsidR="0059754F" w:rsidRPr="00516EF8">
        <w:rPr>
          <w:rFonts w:ascii="Times New Roman" w:hint="eastAsia"/>
          <w:kern w:val="0"/>
          <w:sz w:val="22"/>
          <w:szCs w:val="22"/>
        </w:rPr>
        <w:t>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18</w:t>
      </w:r>
      <w:r w:rsidR="0059754F" w:rsidRPr="00516EF8">
        <w:rPr>
          <w:rFonts w:ascii="Times New Roman" w:hint="eastAsia"/>
          <w:kern w:val="0"/>
          <w:sz w:val="22"/>
          <w:szCs w:val="22"/>
        </w:rPr>
        <w:t>항에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따른</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차주의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피담보채무</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전액</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상</w:t>
      </w:r>
      <w:r w:rsidR="00416C15" w:rsidRPr="00516EF8">
        <w:rPr>
          <w:rFonts w:ascii="Times New Roman" w:hint="eastAsia"/>
          <w:kern w:val="0"/>
          <w:sz w:val="22"/>
          <w:szCs w:val="22"/>
        </w:rPr>
        <w:t>환</w:t>
      </w:r>
      <w:r w:rsidR="0059754F" w:rsidRPr="00516EF8">
        <w:rPr>
          <w:rFonts w:ascii="Times New Roman" w:hint="eastAsia"/>
          <w:kern w:val="0"/>
          <w:sz w:val="22"/>
          <w:szCs w:val="22"/>
        </w:rPr>
        <w:t>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위한</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동의하고</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이에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협조한다는</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내용의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및</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공문을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대주에게</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제출하였을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것</w:t>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r w:rsidRPr="007E167C">
        <w:rPr>
          <w:rFonts w:ascii="Times New Roman"/>
          <w:kern w:val="0"/>
          <w:sz w:val="22"/>
          <w:szCs w:val="22"/>
        </w:rPr>
        <w:t>매입확약서에</w:t>
      </w:r>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r w:rsidRPr="007E167C">
        <w:rPr>
          <w:rFonts w:ascii="Times New Roman"/>
          <w:kern w:val="0"/>
          <w:sz w:val="22"/>
          <w:szCs w:val="22"/>
        </w:rPr>
        <w:t>코람코라이프인프라리츠의</w:t>
      </w:r>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0877D6"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r w:rsidR="004F7628" w:rsidRPr="00413874">
        <w:rPr>
          <w:rFonts w:ascii="Times New Roman"/>
          <w:kern w:val="0"/>
          <w:sz w:val="22"/>
          <w:szCs w:val="22"/>
        </w:rPr>
        <w:t>대주가</w:t>
      </w:r>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54" w:name="_Toc191645615"/>
      <w:bookmarkStart w:id="55" w:name="_Toc240898042"/>
      <w:bookmarkStart w:id="56" w:name="_Toc241494529"/>
      <w:r w:rsidRPr="00413874">
        <w:rPr>
          <w:rFonts w:ascii="Times New Roman" w:eastAsia="바탕" w:hAnsi="Times New Roman"/>
          <w:kern w:val="0"/>
          <w:sz w:val="22"/>
          <w:szCs w:val="22"/>
        </w:rPr>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54"/>
      <w:bookmarkEnd w:id="55"/>
      <w:bookmarkEnd w:id="56"/>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lastRenderedPageBreak/>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57" w:name="_Toc191645616"/>
      <w:bookmarkStart w:id="58" w:name="_Toc240898043"/>
      <w:bookmarkStart w:id="59" w:name="_Toc241494530"/>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57"/>
      <w:bookmarkEnd w:id="58"/>
      <w:bookmarkEnd w:id="59"/>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이유에서든</w:t>
      </w:r>
      <w:r w:rsidRPr="00413874">
        <w:rPr>
          <w:rFonts w:ascii="Times New Roman"/>
          <w:sz w:val="22"/>
          <w:szCs w:val="22"/>
        </w:rPr>
        <w:t>(</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60"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t xml:space="preserve"> </w:t>
      </w:r>
      <w:bookmarkStart w:id="61" w:name="_Toc240898044"/>
      <w:bookmarkStart w:id="62" w:name="_Toc241494531"/>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60"/>
      <w:bookmarkEnd w:id="61"/>
      <w:bookmarkEnd w:id="62"/>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r>
        <w:rPr>
          <w:rFonts w:ascii="Times New Roman" w:hint="eastAsia"/>
          <w:sz w:val="22"/>
          <w:szCs w:val="22"/>
        </w:rPr>
        <w:t>본조</w:t>
      </w:r>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r w:rsidRPr="00A735CC">
        <w:rPr>
          <w:rFonts w:ascii="Times New Roman"/>
          <w:sz w:val="22"/>
          <w:szCs w:val="22"/>
        </w:rPr>
        <w:t>인출동시이행</w:t>
      </w:r>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r>
        <w:rPr>
          <w:rFonts w:ascii="Times New Roman" w:hint="eastAsia"/>
          <w:sz w:val="22"/>
          <w:szCs w:val="22"/>
        </w:rPr>
        <w:t>대주와</w:t>
      </w:r>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lastRenderedPageBreak/>
        <w:t>기타</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r>
        <w:rPr>
          <w:rFonts w:ascii="Times New Roman" w:hint="eastAsia"/>
          <w:sz w:val="22"/>
          <w:szCs w:val="22"/>
        </w:rPr>
        <w:t>인출동시이행</w:t>
      </w:r>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63" w:name="_Toc34698297"/>
      <w:bookmarkStart w:id="64" w:name="_Toc34835961"/>
      <w:bookmarkStart w:id="65" w:name="_Toc34854802"/>
      <w:bookmarkStart w:id="66" w:name="_Toc34863523"/>
      <w:bookmarkStart w:id="67" w:name="_Toc191645619"/>
      <w:bookmarkStart w:id="68" w:name="_Toc240898045"/>
      <w:bookmarkStart w:id="69" w:name="_Toc241494532"/>
      <w:bookmarkEnd w:id="63"/>
      <w:bookmarkEnd w:id="64"/>
      <w:bookmarkEnd w:id="65"/>
      <w:bookmarkEnd w:id="66"/>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67"/>
      <w:bookmarkEnd w:id="68"/>
      <w:bookmarkEnd w:id="69"/>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0" w:name="_Toc191645620"/>
      <w:bookmarkStart w:id="71" w:name="_Toc240898046"/>
      <w:bookmarkStart w:id="72" w:name="_Toc241494533"/>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70"/>
      <w:bookmarkEnd w:id="71"/>
      <w:bookmarkEnd w:id="72"/>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r w:rsidRPr="00413874">
              <w:rPr>
                <w:rFonts w:ascii="Times New Roman"/>
                <w:b/>
                <w:sz w:val="22"/>
                <w:szCs w:val="22"/>
              </w:rPr>
              <w:t>대주명</w:t>
            </w:r>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t xml:space="preserve">Tranche A </w:t>
            </w:r>
            <w:r w:rsidRPr="00413874">
              <w:rPr>
                <w:rFonts w:ascii="Times New Roman" w:hint="eastAsia"/>
                <w:bCs/>
                <w:sz w:val="22"/>
                <w:szCs w:val="22"/>
              </w:rPr>
              <w:t>대주</w:t>
            </w:r>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r w:rsidRPr="00413874">
              <w:rPr>
                <w:rFonts w:ascii="Times New Roman"/>
                <w:bCs/>
                <w:sz w:val="22"/>
                <w:szCs w:val="22"/>
              </w:rPr>
              <w:t>대주</w:t>
            </w:r>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r w:rsidRPr="00413874">
              <w:rPr>
                <w:rFonts w:ascii="Times New Roman" w:hint="eastAsia"/>
                <w:bCs/>
                <w:sz w:val="22"/>
                <w:szCs w:val="22"/>
              </w:rPr>
              <w:t>대주</w:t>
            </w:r>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r w:rsidRPr="00413874">
              <w:rPr>
                <w:rFonts w:ascii="Times New Roman"/>
                <w:bCs/>
                <w:sz w:val="22"/>
                <w:szCs w:val="22"/>
              </w:rPr>
              <w:t>대주</w:t>
            </w:r>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3" w:name="_Toc191645621"/>
      <w:bookmarkStart w:id="74" w:name="_Toc240898047"/>
      <w:bookmarkStart w:id="75" w:name="_Toc241494534"/>
      <w:r w:rsidRPr="00413874">
        <w:rPr>
          <w:rFonts w:ascii="Times New Roman" w:eastAsia="바탕" w:hAnsi="Times New Roman"/>
          <w:kern w:val="0"/>
          <w:sz w:val="22"/>
          <w:szCs w:val="22"/>
        </w:rPr>
        <w:t>이자기간</w:t>
      </w:r>
      <w:bookmarkEnd w:id="73"/>
      <w:bookmarkEnd w:id="74"/>
      <w:bookmarkEnd w:id="75"/>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lastRenderedPageBreak/>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r w:rsidR="0088004E" w:rsidRPr="00413874">
        <w:rPr>
          <w:rFonts w:ascii="Times New Roman"/>
          <w:kern w:val="0"/>
          <w:sz w:val="22"/>
          <w:szCs w:val="22"/>
        </w:rPr>
        <w:t>대출만기일까지로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61C00A94" w14:textId="142571EB" w:rsidR="0088004E" w:rsidRPr="00413874" w:rsidRDefault="0088004E" w:rsidP="00126DD8">
      <w:pPr>
        <w:numPr>
          <w:ilvl w:val="3"/>
          <w:numId w:val="68"/>
        </w:numPr>
        <w:adjustRightInd w:val="0"/>
        <w:snapToGrid w:val="0"/>
        <w:spacing w:line="400" w:lineRule="atLeast"/>
        <w:rPr>
          <w:rFonts w:ascii="Times New Roman"/>
          <w:kern w:val="0"/>
          <w:sz w:val="22"/>
          <w:szCs w:val="22"/>
        </w:rPr>
      </w:pP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sidR="00273E7A">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따르기로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6" w:name="_Toc191645622"/>
      <w:bookmarkStart w:id="77" w:name="_Toc240898048"/>
      <w:bookmarkStart w:id="78" w:name="_Toc241494535"/>
      <w:r w:rsidRPr="00413874">
        <w:rPr>
          <w:rFonts w:ascii="Times New Roman" w:eastAsia="바탕" w:hAnsi="Times New Roman"/>
          <w:kern w:val="0"/>
          <w:sz w:val="22"/>
          <w:szCs w:val="22"/>
        </w:rPr>
        <w:t>연체이자</w:t>
      </w:r>
      <w:bookmarkEnd w:id="76"/>
      <w:bookmarkEnd w:id="77"/>
      <w:bookmarkEnd w:id="78"/>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9" w:name="_Toc191645623"/>
      <w:bookmarkStart w:id="80" w:name="_Toc240898049"/>
      <w:bookmarkStart w:id="81" w:name="_Toc241494536"/>
      <w:r w:rsidRPr="00413874">
        <w:rPr>
          <w:rFonts w:ascii="Times New Roman" w:eastAsia="바탕" w:hAnsi="Times New Roman"/>
          <w:kern w:val="0"/>
          <w:sz w:val="22"/>
          <w:szCs w:val="22"/>
        </w:rPr>
        <w:t>이자지급일</w:t>
      </w:r>
      <w:bookmarkEnd w:id="79"/>
      <w:bookmarkEnd w:id="80"/>
      <w:bookmarkEnd w:id="81"/>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82" w:name="_Toc191645624"/>
      <w:bookmarkStart w:id="83" w:name="_Toc240898050"/>
      <w:bookmarkStart w:id="84" w:name="_Toc241494537"/>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82"/>
      <w:bookmarkEnd w:id="83"/>
      <w:bookmarkEnd w:id="84"/>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r w:rsidRPr="00413874">
        <w:rPr>
          <w:rFonts w:ascii="Times New Roman"/>
          <w:kern w:val="0"/>
          <w:sz w:val="22"/>
          <w:szCs w:val="22"/>
        </w:rPr>
        <w:t>일할하여</w:t>
      </w:r>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85" w:name="_Toc191645625"/>
      <w:bookmarkStart w:id="86" w:name="_Toc240898051"/>
      <w:bookmarkStart w:id="87" w:name="_Toc241494538"/>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85"/>
      <w:bookmarkEnd w:id="86"/>
      <w:bookmarkEnd w:id="87"/>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8" w:name="_Toc191645626"/>
      <w:bookmarkStart w:id="89" w:name="_Toc240898052"/>
      <w:bookmarkStart w:id="90" w:name="_Toc241494539"/>
      <w:r w:rsidRPr="00413874">
        <w:rPr>
          <w:rFonts w:ascii="Times New Roman" w:eastAsia="바탕" w:hAnsi="Times New Roman"/>
          <w:kern w:val="0"/>
          <w:sz w:val="22"/>
          <w:szCs w:val="22"/>
        </w:rPr>
        <w:t>수수료</w:t>
      </w:r>
      <w:bookmarkEnd w:id="88"/>
      <w:bookmarkEnd w:id="89"/>
      <w:bookmarkEnd w:id="90"/>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36EB1736"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00455680">
        <w:rPr>
          <w:rFonts w:ascii="Times New Roman" w:hint="eastAsia"/>
          <w:snapToGrid w:val="0"/>
          <w:kern w:val="0"/>
          <w:sz w:val="22"/>
          <w:szCs w:val="22"/>
        </w:rPr>
        <w:t>약정</w:t>
      </w:r>
      <w:r w:rsidRPr="00413874">
        <w:rPr>
          <w:rFonts w:ascii="Times New Roman"/>
          <w:snapToGrid w:val="0"/>
          <w:kern w:val="0"/>
          <w:sz w:val="22"/>
          <w:szCs w:val="22"/>
        </w:rPr>
        <w:t>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91" w:name="_Toc191645627"/>
      <w:bookmarkStart w:id="92" w:name="_Toc240898053"/>
      <w:bookmarkStart w:id="93" w:name="_Toc241494540"/>
      <w:r w:rsidRPr="00413874">
        <w:rPr>
          <w:rFonts w:ascii="Times New Roman" w:eastAsia="바탕" w:hAnsi="Times New Roman"/>
          <w:kern w:val="0"/>
          <w:sz w:val="22"/>
          <w:szCs w:val="22"/>
        </w:rPr>
        <w:t>비용</w:t>
      </w:r>
      <w:bookmarkEnd w:id="91"/>
      <w:bookmarkEnd w:id="92"/>
      <w:bookmarkEnd w:id="93"/>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r w:rsidR="008B448E">
        <w:rPr>
          <w:rFonts w:ascii="Times New Roman" w:hint="eastAsia"/>
          <w:snapToGrid w:val="0"/>
          <w:kern w:val="0"/>
          <w:sz w:val="22"/>
          <w:szCs w:val="22"/>
        </w:rPr>
        <w:t>대주가</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대주가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94" w:name="_Toc191645628"/>
      <w:bookmarkStart w:id="95" w:name="_Toc240898054"/>
      <w:bookmarkStart w:id="96" w:name="_Toc241494541"/>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94"/>
      <w:bookmarkEnd w:id="95"/>
      <w:bookmarkEnd w:id="96"/>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손해배상률</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97" w:name="_Toc191645629"/>
      <w:bookmarkStart w:id="98" w:name="_Toc240898055"/>
      <w:bookmarkStart w:id="99" w:name="_Toc241494542"/>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97"/>
      <w:bookmarkEnd w:id="98"/>
      <w:bookmarkEnd w:id="99"/>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100" w:name="_Toc191645630"/>
      <w:bookmarkStart w:id="101" w:name="_Toc240898056"/>
      <w:bookmarkStart w:id="102" w:name="_Toc241494543"/>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100"/>
      <w:bookmarkEnd w:id="101"/>
      <w:bookmarkEnd w:id="102"/>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7CD28263" w:rsidR="00284249" w:rsidRPr="00413874" w:rsidRDefault="00284249" w:rsidP="00284249">
      <w:pPr>
        <w:numPr>
          <w:ilvl w:val="0"/>
          <w:numId w:val="147"/>
        </w:numPr>
        <w:adjustRightInd w:val="0"/>
        <w:snapToGrid w:val="0"/>
        <w:spacing w:line="400" w:lineRule="atLeast"/>
        <w:rPr>
          <w:rFonts w:ascii="Times New Roman"/>
          <w:kern w:val="0"/>
          <w:sz w:val="22"/>
          <w:szCs w:val="22"/>
        </w:rPr>
      </w:pPr>
      <w:r w:rsidRPr="00284249">
        <w:rPr>
          <w:rFonts w:ascii="Times New Roman"/>
          <w:kern w:val="0"/>
          <w:sz w:val="22"/>
          <w:szCs w:val="22"/>
        </w:rPr>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r w:rsidRPr="00284249">
        <w:rPr>
          <w:rFonts w:ascii="Times New Roman"/>
          <w:kern w:val="0"/>
          <w:sz w:val="22"/>
          <w:szCs w:val="22"/>
        </w:rPr>
        <w:t>대주의</w:t>
      </w:r>
      <w:r w:rsidRPr="00284249">
        <w:rPr>
          <w:rFonts w:ascii="Times New Roman"/>
          <w:kern w:val="0"/>
          <w:sz w:val="22"/>
          <w:szCs w:val="22"/>
        </w:rPr>
        <w:t xml:space="preserve"> </w:t>
      </w:r>
      <w:r w:rsidRPr="00284249">
        <w:rPr>
          <w:rFonts w:ascii="Times New Roman"/>
          <w:kern w:val="0"/>
          <w:sz w:val="22"/>
          <w:szCs w:val="22"/>
        </w:rPr>
        <w:t>대출참가비율에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103" w:name="_Toc191645631"/>
      <w:bookmarkStart w:id="104" w:name="_Toc240898057"/>
      <w:bookmarkStart w:id="105" w:name="_Toc241494544"/>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103"/>
      <w:bookmarkEnd w:id="104"/>
      <w:bookmarkEnd w:id="105"/>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00A74E40" w:rsidRPr="00413874">
        <w:rPr>
          <w:rFonts w:ascii="Times New Roman" w:hint="eastAsia"/>
          <w:snapToGrid w:val="0"/>
          <w:kern w:val="0"/>
          <w:sz w:val="22"/>
          <w:szCs w:val="22"/>
        </w:rPr>
        <w:t>본항</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r w:rsidR="003523A7" w:rsidRPr="00413874">
        <w:rPr>
          <w:rFonts w:ascii="Times New Roman"/>
          <w:snapToGrid w:val="0"/>
          <w:kern w:val="0"/>
          <w:sz w:val="22"/>
          <w:szCs w:val="22"/>
        </w:rPr>
        <w:t>대주가</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리파이낸싱에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대주에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w:t>
      </w:r>
      <w:r w:rsidR="003523A7" w:rsidRPr="00413874">
        <w:rPr>
          <w:rFonts w:ascii="Times New Roman"/>
          <w:snapToGrid w:val="0"/>
          <w:kern w:val="0"/>
          <w:sz w:val="22"/>
          <w:szCs w:val="22"/>
        </w:rPr>
        <w:t>하는</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3434E7AB"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r w:rsidRPr="00284249">
        <w:rPr>
          <w:rFonts w:ascii="Times New Roman"/>
          <w:kern w:val="0"/>
          <w:sz w:val="22"/>
          <w:szCs w:val="22"/>
        </w:rPr>
        <w:t>일십이</w:t>
      </w:r>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r w:rsidRPr="00284249">
        <w:rPr>
          <w:rFonts w:ascii="Times New Roman"/>
          <w:kern w:val="0"/>
          <w:sz w:val="22"/>
          <w:szCs w:val="22"/>
        </w:rPr>
        <w:t>응당일</w:t>
      </w:r>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commentRangeStart w:id="106"/>
      <w:commentRangeStart w:id="107"/>
      <w:r w:rsidRPr="00284249">
        <w:rPr>
          <w:rFonts w:ascii="Times New Roman"/>
          <w:kern w:val="0"/>
          <w:sz w:val="22"/>
          <w:szCs w:val="22"/>
        </w:rPr>
        <w:t>1.</w:t>
      </w:r>
      <w:commentRangeEnd w:id="106"/>
      <w:r w:rsidR="00EB7E91">
        <w:rPr>
          <w:rStyle w:val="afe"/>
          <w:rFonts w:ascii="Times New Roman" w:hint="eastAsia"/>
          <w:kern w:val="0"/>
          <w:sz w:val="22"/>
          <w:szCs w:val="22"/>
        </w:rPr>
        <w:commentReference w:id="106"/>
      </w:r>
      <w:commentRangeEnd w:id="107"/>
      <w:r w:rsidR="0005534B">
        <w:rPr>
          <w:rStyle w:val="afe"/>
          <w:rFonts w:ascii="Times New Roman" w:hint="eastAsia"/>
          <w:kern w:val="0"/>
          <w:sz w:val="22"/>
          <w:szCs w:val="22"/>
        </w:rPr>
        <w:commentReference w:id="107"/>
      </w:r>
      <w:r w:rsidR="00EB7E91">
        <w:rPr>
          <w:rFonts w:ascii="Times New Roman" w:hint="eastAsia"/>
          <w:kern w:val="0"/>
          <w:sz w:val="22"/>
          <w:szCs w:val="22"/>
        </w:rPr>
        <w:t>5</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r w:rsidR="00EB7E91">
        <w:rPr>
          <w:rFonts w:ascii="Times New Roman" w:hint="eastAsia"/>
          <w:kern w:val="0"/>
          <w:sz w:val="22"/>
          <w:szCs w:val="22"/>
        </w:rPr>
        <w:t>1.0</w:t>
      </w:r>
      <w:r w:rsidRPr="00284249">
        <w:rPr>
          <w:rFonts w:ascii="Times New Roman"/>
          <w:kern w:val="0"/>
          <w:sz w:val="22"/>
          <w:szCs w:val="22"/>
        </w:rPr>
        <w:t>]%</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r w:rsidRPr="00413874">
        <w:rPr>
          <w:rFonts w:ascii="Times New Roman"/>
          <w:snapToGrid w:val="0"/>
          <w:kern w:val="0"/>
          <w:sz w:val="22"/>
          <w:szCs w:val="22"/>
        </w:rPr>
        <w:t>조기상환하는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r w:rsidRPr="00413874">
        <w:rPr>
          <w:rFonts w:ascii="Times New Roman"/>
          <w:snapToGrid w:val="0"/>
          <w:kern w:val="0"/>
          <w:sz w:val="22"/>
          <w:szCs w:val="22"/>
        </w:rPr>
        <w:t>금원을</w:t>
      </w:r>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r w:rsidRPr="00273E7A">
        <w:rPr>
          <w:rFonts w:ascii="Times New Roman"/>
          <w:snapToGrid w:val="0"/>
          <w:kern w:val="0"/>
          <w:sz w:val="22"/>
          <w:szCs w:val="22"/>
        </w:rPr>
        <w:t>본항에</w:t>
      </w:r>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대주별</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대주의</w:t>
      </w:r>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r w:rsidRPr="00413874">
        <w:rPr>
          <w:rFonts w:ascii="Times New Roman"/>
          <w:snapToGrid w:val="0"/>
          <w:kern w:val="0"/>
          <w:sz w:val="22"/>
          <w:szCs w:val="22"/>
        </w:rPr>
        <w:t>재차입할</w:t>
      </w:r>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108" w:name="_Toc288571849"/>
      <w:bookmarkStart w:id="109" w:name="_Toc288572812"/>
      <w:bookmarkStart w:id="110" w:name="_Toc191645632"/>
      <w:bookmarkStart w:id="111" w:name="_Toc240898058"/>
      <w:bookmarkStart w:id="112" w:name="_Toc241494545"/>
      <w:bookmarkEnd w:id="108"/>
      <w:bookmarkEnd w:id="109"/>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110"/>
      <w:bookmarkEnd w:id="111"/>
      <w:bookmarkEnd w:id="112"/>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3FE5299F"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113" w:name="_Toc319876728"/>
      <w:bookmarkStart w:id="114" w:name="_Toc319876828"/>
      <w:bookmarkEnd w:id="113"/>
      <w:bookmarkEnd w:id="114"/>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xml:space="preserve">, (i)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수령시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w:t>
      </w:r>
      <w:r w:rsidR="002A502B" w:rsidRPr="00413874">
        <w:rPr>
          <w:rFonts w:ascii="Times New Roman"/>
          <w:snapToGrid w:val="0"/>
          <w:kern w:val="0"/>
          <w:sz w:val="22"/>
          <w:szCs w:val="22"/>
        </w:rPr>
        <w:lastRenderedPageBreak/>
        <w:t>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r w:rsidRPr="00BA6764">
        <w:rPr>
          <w:rFonts w:ascii="Times New Roman"/>
          <w:snapToGrid w:val="0"/>
          <w:kern w:val="0"/>
          <w:sz w:val="22"/>
          <w:szCs w:val="22"/>
        </w:rPr>
        <w:t>본항에</w:t>
      </w:r>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r w:rsidRPr="00BA6764">
        <w:rPr>
          <w:rFonts w:ascii="Times New Roman"/>
          <w:snapToGrid w:val="0"/>
          <w:kern w:val="0"/>
          <w:sz w:val="22"/>
          <w:szCs w:val="22"/>
        </w:rPr>
        <w:t>조기상환하는</w:t>
      </w:r>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r w:rsidRPr="00A735CC">
        <w:rPr>
          <w:rFonts w:ascii="Times New Roman"/>
          <w:snapToGrid w:val="0"/>
          <w:kern w:val="0"/>
          <w:sz w:val="22"/>
          <w:szCs w:val="22"/>
        </w:rPr>
        <w:t>본항에</w:t>
      </w:r>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r w:rsidRPr="00A735CC">
        <w:rPr>
          <w:rFonts w:ascii="Times New Roman"/>
          <w:snapToGrid w:val="0"/>
          <w:kern w:val="0"/>
          <w:sz w:val="22"/>
          <w:szCs w:val="22"/>
        </w:rPr>
        <w:t>재차입할</w:t>
      </w:r>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5" w:name="_Toc191645633"/>
      <w:bookmarkStart w:id="116" w:name="_Toc240898059"/>
      <w:bookmarkStart w:id="117" w:name="_Toc241494546"/>
      <w:r w:rsidRPr="00BA6764">
        <w:rPr>
          <w:rFonts w:ascii="Times New Roman" w:eastAsia="바탕" w:hAnsi="Times New Roman"/>
          <w:kern w:val="0"/>
          <w:sz w:val="22"/>
          <w:szCs w:val="22"/>
        </w:rPr>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115"/>
      <w:bookmarkEnd w:id="116"/>
      <w:bookmarkEnd w:id="117"/>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r w:rsidRPr="00BA6764">
        <w:rPr>
          <w:rFonts w:ascii="Times New Roman"/>
          <w:sz w:val="22"/>
          <w:szCs w:val="22"/>
        </w:rPr>
        <w:t>대주가</w:t>
      </w:r>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r w:rsidR="00CC531F" w:rsidRPr="00BA6764">
        <w:rPr>
          <w:rFonts w:ascii="Times New Roman"/>
          <w:sz w:val="22"/>
          <w:szCs w:val="22"/>
        </w:rPr>
        <w:t>본항에</w:t>
      </w:r>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r w:rsidR="00CC531F" w:rsidRPr="00BA6764">
        <w:rPr>
          <w:rFonts w:ascii="Times New Roman"/>
          <w:sz w:val="22"/>
          <w:szCs w:val="22"/>
        </w:rPr>
        <w:t>대주별</w:t>
      </w:r>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r w:rsidRPr="00E84FAE">
        <w:rPr>
          <w:rFonts w:ascii="Times New Roman"/>
          <w:sz w:val="22"/>
          <w:szCs w:val="22"/>
        </w:rPr>
        <w:t>본항</w:t>
      </w:r>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lastRenderedPageBreak/>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8" w:name="_Toc191645634"/>
      <w:bookmarkStart w:id="119" w:name="_Toc240898060"/>
      <w:bookmarkStart w:id="120" w:name="_Toc241494547"/>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118"/>
      <w:bookmarkEnd w:id="119"/>
      <w:bookmarkEnd w:id="120"/>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21" w:name="_Toc191645635"/>
      <w:bookmarkStart w:id="122" w:name="_Toc240898061"/>
      <w:bookmarkStart w:id="123" w:name="_Toc241494548"/>
      <w:r w:rsidRPr="00BA6764">
        <w:rPr>
          <w:rFonts w:ascii="Times New Roman" w:eastAsia="바탕" w:hAnsi="Times New Roman"/>
          <w:kern w:val="0"/>
          <w:sz w:val="22"/>
          <w:szCs w:val="22"/>
        </w:rPr>
        <w:t>영업일</w:t>
      </w:r>
      <w:bookmarkEnd w:id="121"/>
      <w:bookmarkEnd w:id="122"/>
      <w:bookmarkEnd w:id="123"/>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24" w:name="_Toc240898062"/>
      <w:bookmarkStart w:id="125" w:name="_Toc241494549"/>
      <w:r w:rsidRPr="00BA6764">
        <w:rPr>
          <w:rFonts w:ascii="Times New Roman" w:eastAsia="바탕" w:hAnsi="Times New Roman" w:hint="eastAsia"/>
          <w:kern w:val="0"/>
          <w:sz w:val="22"/>
          <w:szCs w:val="22"/>
        </w:rPr>
        <w:t>지급방법</w:t>
      </w:r>
      <w:bookmarkEnd w:id="124"/>
      <w:bookmarkEnd w:id="125"/>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143E2655"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7E70CE" w:rsidRPr="006F2E8B">
        <w:rPr>
          <w:rFonts w:ascii="Times New Roman" w:hint="eastAsia"/>
          <w:kern w:val="0"/>
          <w:sz w:val="22"/>
          <w:szCs w:val="22"/>
        </w:rPr>
        <w:t>아래</w:t>
      </w:r>
      <w:r w:rsidR="007E70CE" w:rsidRPr="006F2E8B">
        <w:rPr>
          <w:rFonts w:ascii="Times New Roman"/>
          <w:kern w:val="0"/>
          <w:sz w:val="22"/>
          <w:szCs w:val="22"/>
        </w:rPr>
        <w:t xml:space="preserve"> </w:t>
      </w:r>
      <w:r w:rsidR="007E70CE" w:rsidRPr="006F2E8B">
        <w:rPr>
          <w:rFonts w:ascii="Times New Roman" w:hint="eastAsia"/>
          <w:kern w:val="0"/>
          <w:sz w:val="22"/>
          <w:szCs w:val="22"/>
        </w:rPr>
        <w:t>각호</w:t>
      </w:r>
      <w:r w:rsidR="00E80C63" w:rsidRPr="006F2E8B">
        <w:rPr>
          <w:rFonts w:ascii="Times New Roman" w:hint="eastAsia"/>
          <w:kern w:val="0"/>
          <w:sz w:val="22"/>
          <w:szCs w:val="22"/>
        </w:rPr>
        <w:t>로</w:t>
      </w:r>
      <w:r w:rsidR="007E70CE" w:rsidRPr="006F2E8B">
        <w:rPr>
          <w:rFonts w:ascii="Times New Roman"/>
          <w:kern w:val="0"/>
          <w:sz w:val="22"/>
          <w:szCs w:val="22"/>
        </w:rPr>
        <w:t xml:space="preserve"> </w:t>
      </w:r>
      <w:r w:rsidR="007E70CE" w:rsidRPr="006F2E8B">
        <w:rPr>
          <w:rFonts w:ascii="Times New Roman" w:hint="eastAsia"/>
          <w:kern w:val="0"/>
          <w:sz w:val="22"/>
          <w:szCs w:val="22"/>
        </w:rPr>
        <w:t>기재</w:t>
      </w:r>
      <w:r w:rsidR="00E80C63" w:rsidRPr="006F2E8B">
        <w:rPr>
          <w:rFonts w:ascii="Times New Roman" w:hint="eastAsia"/>
          <w:kern w:val="0"/>
          <w:sz w:val="22"/>
          <w:szCs w:val="22"/>
        </w:rPr>
        <w:t>되었거나</w:t>
      </w:r>
      <w:r w:rsidR="00E80C63" w:rsidRPr="006F2E8B">
        <w:rPr>
          <w:rFonts w:ascii="Times New Roman"/>
          <w:kern w:val="0"/>
          <w:sz w:val="22"/>
          <w:szCs w:val="22"/>
        </w:rPr>
        <w:t xml:space="preserve"> </w:t>
      </w:r>
      <w:r w:rsidR="00E80C63" w:rsidRPr="006F2E8B">
        <w:rPr>
          <w:rFonts w:ascii="Times New Roman" w:hint="eastAsia"/>
          <w:kern w:val="0"/>
          <w:sz w:val="22"/>
          <w:szCs w:val="22"/>
        </w:rPr>
        <w:t>추후</w:t>
      </w:r>
      <w:r w:rsidR="007E70CE" w:rsidRPr="00BA6764">
        <w:rPr>
          <w:rFonts w:ascii="Times New Roman" w:hint="eastAsia"/>
          <w:kern w:val="0"/>
          <w:sz w:val="22"/>
          <w:szCs w:val="22"/>
        </w:rPr>
        <w:t xml:space="preserve"> </w:t>
      </w:r>
      <w:r w:rsidRPr="00BA6764">
        <w:rPr>
          <w:rFonts w:ascii="Times New Roman" w:hint="eastAsia"/>
          <w:kern w:val="0"/>
          <w:sz w:val="22"/>
          <w:szCs w:val="22"/>
        </w:rPr>
        <w:t>대주가</w:t>
      </w:r>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대주</w:t>
      </w:r>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r w:rsidRPr="00BA6764">
        <w:rPr>
          <w:rFonts w:ascii="Times New Roman" w:hint="eastAsia"/>
          <w:kern w:val="0"/>
          <w:sz w:val="22"/>
          <w:szCs w:val="22"/>
        </w:rPr>
        <w:t>금원은</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p>
    <w:p w14:paraId="7D07E161" w14:textId="77777777" w:rsidR="00E92599" w:rsidRPr="00413874" w:rsidRDefault="00E92599" w:rsidP="00E92599">
      <w:pPr>
        <w:tabs>
          <w:tab w:val="left" w:pos="400"/>
        </w:tabs>
        <w:adjustRightInd w:val="0"/>
        <w:snapToGrid w:val="0"/>
        <w:spacing w:line="400" w:lineRule="exact"/>
        <w:rPr>
          <w:rFonts w:ascii="Times New Roman"/>
          <w:kern w:val="0"/>
          <w:sz w:val="22"/>
          <w:szCs w:val="22"/>
        </w:rPr>
      </w:pPr>
    </w:p>
    <w:p w14:paraId="64907C81" w14:textId="2D6E28DA" w:rsidR="00E92599" w:rsidRDefault="008B2276"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00E80C63" w:rsidRPr="00E80C63">
        <w:rPr>
          <w:rFonts w:ascii="Times New Roman" w:hint="eastAsia"/>
          <w:kern w:val="0"/>
          <w:sz w:val="22"/>
          <w:szCs w:val="22"/>
        </w:rPr>
        <w:t xml:space="preserve">: </w:t>
      </w:r>
      <w:r w:rsidR="00E92599" w:rsidRPr="00E80C63">
        <w:rPr>
          <w:rFonts w:ascii="Times New Roman" w:hint="eastAsia"/>
          <w:kern w:val="0"/>
          <w:sz w:val="22"/>
          <w:szCs w:val="22"/>
        </w:rPr>
        <w:t>계좌개설</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금융기관</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계좌번호</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예금주</w:t>
      </w:r>
      <w:r w:rsidR="00E92599" w:rsidRPr="00E80C63">
        <w:rPr>
          <w:rFonts w:ascii="Times New Roman" w:hint="eastAsia"/>
          <w:kern w:val="0"/>
          <w:sz w:val="22"/>
          <w:szCs w:val="22"/>
        </w:rPr>
        <w:t xml:space="preserve">: </w:t>
      </w:r>
      <w:r>
        <w:rPr>
          <w:rFonts w:ascii="Times New Roman" w:hint="eastAsia"/>
          <w:kern w:val="0"/>
          <w:sz w:val="22"/>
          <w:szCs w:val="22"/>
        </w:rPr>
        <w:t>[*]</w:t>
      </w:r>
    </w:p>
    <w:p w14:paraId="10EDEF43" w14:textId="36BFF540" w:rsidR="008B2276" w:rsidRDefault="008B2276" w:rsidP="008B2276">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계좌개설</w:t>
      </w:r>
      <w:r w:rsidRPr="00E80C63">
        <w:rPr>
          <w:rFonts w:ascii="Times New Roman" w:hint="eastAsia"/>
          <w:kern w:val="0"/>
          <w:sz w:val="22"/>
          <w:szCs w:val="22"/>
        </w:rPr>
        <w:t xml:space="preserve"> </w:t>
      </w:r>
      <w:r w:rsidRPr="00E80C63">
        <w:rPr>
          <w:rFonts w:ascii="Times New Roman" w:hint="eastAsia"/>
          <w:kern w:val="0"/>
          <w:sz w:val="22"/>
          <w:szCs w:val="22"/>
        </w:rPr>
        <w:t>금융기관</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계좌번호</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예금주</w:t>
      </w:r>
      <w:r w:rsidRPr="00E80C63">
        <w:rPr>
          <w:rFonts w:ascii="Times New Roman" w:hint="eastAsia"/>
          <w:kern w:val="0"/>
          <w:sz w:val="22"/>
          <w:szCs w:val="22"/>
        </w:rPr>
        <w:t xml:space="preserve">: </w:t>
      </w:r>
      <w:r>
        <w:rPr>
          <w:rFonts w:ascii="Times New Roman" w:hint="eastAsia"/>
          <w:kern w:val="0"/>
          <w:sz w:val="22"/>
          <w:szCs w:val="22"/>
        </w:rPr>
        <w:t>[*]</w:t>
      </w:r>
    </w:p>
    <w:p w14:paraId="437A527E" w14:textId="34982513" w:rsidR="008B2276" w:rsidRPr="00E80C63" w:rsidRDefault="005D481D"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p>
    <w:p w14:paraId="463A9A56" w14:textId="77777777" w:rsidR="00FA4452" w:rsidRDefault="00FA4452" w:rsidP="008B24EF">
      <w:pPr>
        <w:tabs>
          <w:tab w:val="left" w:pos="400"/>
        </w:tabs>
        <w:adjustRightInd w:val="0"/>
        <w:snapToGrid w:val="0"/>
        <w:spacing w:line="400" w:lineRule="exact"/>
        <w:rPr>
          <w:rFonts w:ascii="Times New Roman"/>
          <w:kern w:val="0"/>
          <w:sz w:val="22"/>
          <w:szCs w:val="22"/>
        </w:rPr>
      </w:pPr>
    </w:p>
    <w:p w14:paraId="77893978" w14:textId="77777777" w:rsidR="00DA68EE" w:rsidRPr="00E92599" w:rsidRDefault="00DA68EE"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26" w:name="_Toc191645636"/>
      <w:bookmarkStart w:id="127" w:name="_Toc240898063"/>
      <w:bookmarkStart w:id="128" w:name="_Toc241494550"/>
      <w:r w:rsidRPr="00413874">
        <w:rPr>
          <w:rFonts w:eastAsia="바탕"/>
          <w:szCs w:val="22"/>
        </w:rPr>
        <w:t>자금의</w:t>
      </w:r>
      <w:r w:rsidRPr="00413874">
        <w:rPr>
          <w:rFonts w:eastAsia="바탕"/>
          <w:szCs w:val="22"/>
        </w:rPr>
        <w:t xml:space="preserve"> </w:t>
      </w:r>
      <w:r w:rsidRPr="00413874">
        <w:rPr>
          <w:rFonts w:eastAsia="바탕"/>
          <w:szCs w:val="22"/>
        </w:rPr>
        <w:t>관리</w:t>
      </w:r>
      <w:bookmarkEnd w:id="126"/>
      <w:bookmarkEnd w:id="127"/>
      <w:bookmarkEnd w:id="128"/>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9" w:name="_Toc191645637"/>
      <w:bookmarkStart w:id="130" w:name="_Toc240898064"/>
      <w:bookmarkStart w:id="131" w:name="_Toc241494551"/>
      <w:r w:rsidRPr="00413874">
        <w:rPr>
          <w:rFonts w:ascii="Times New Roman" w:eastAsia="바탕" w:hAnsi="Times New Roman"/>
          <w:kern w:val="0"/>
          <w:sz w:val="22"/>
          <w:szCs w:val="22"/>
        </w:rPr>
        <w:lastRenderedPageBreak/>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129"/>
      <w:bookmarkEnd w:id="130"/>
      <w:bookmarkEnd w:id="131"/>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t>수탁자</w:t>
      </w:r>
      <w:r w:rsidR="005A516C" w:rsidRPr="00413874">
        <w:rPr>
          <w:rFonts w:ascii="Times New Roman"/>
          <w:sz w:val="22"/>
          <w:szCs w:val="22"/>
        </w:rPr>
        <w:t>(</w:t>
      </w:r>
      <w:r w:rsidR="005A516C" w:rsidRPr="00413874">
        <w:rPr>
          <w:rFonts w:ascii="Times New Roman"/>
          <w:sz w:val="22"/>
          <w:szCs w:val="22"/>
        </w:rPr>
        <w:t>현금등자산보관회사</w:t>
      </w:r>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44726AAB" w14:textId="259B2F50" w:rsidR="00FE56CC" w:rsidRPr="005C21C4" w:rsidRDefault="00DD7C7F" w:rsidP="001E61DB">
      <w:pPr>
        <w:numPr>
          <w:ilvl w:val="0"/>
          <w:numId w:val="25"/>
        </w:numPr>
        <w:adjustRightInd w:val="0"/>
        <w:snapToGrid w:val="0"/>
        <w:spacing w:line="400" w:lineRule="exact"/>
        <w:rPr>
          <w:rFonts w:ascii="Times New Roman"/>
          <w:kern w:val="0"/>
          <w:sz w:val="22"/>
        </w:rPr>
      </w:pPr>
      <w:r w:rsidRPr="00413874">
        <w:rPr>
          <w:rFonts w:ascii="Times New Roman"/>
          <w:kern w:val="0"/>
          <w:sz w:val="22"/>
          <w:szCs w:val="22"/>
        </w:rPr>
        <w:t>다만</w:t>
      </w:r>
      <w:r w:rsidR="00AA4584"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3528ED" w:rsidRPr="00413874">
        <w:rPr>
          <w:rFonts w:ascii="Times New Roman"/>
          <w:kern w:val="0"/>
          <w:sz w:val="22"/>
          <w:szCs w:val="22"/>
        </w:rPr>
        <w:t xml:space="preserve"> </w:t>
      </w:r>
      <w:r w:rsidR="009A609C" w:rsidRPr="00413874">
        <w:rPr>
          <w:rFonts w:ascii="Times New Roman"/>
          <w:kern w:val="0"/>
          <w:sz w:val="22"/>
          <w:szCs w:val="22"/>
        </w:rPr>
        <w:t>등</w:t>
      </w:r>
      <w:r w:rsidR="009A609C" w:rsidRPr="00413874">
        <w:rPr>
          <w:rFonts w:ascii="Times New Roman"/>
          <w:kern w:val="0"/>
          <w:sz w:val="22"/>
          <w:szCs w:val="22"/>
        </w:rPr>
        <w:t xml:space="preserve"> </w:t>
      </w:r>
      <w:r w:rsidR="009A609C" w:rsidRPr="00413874">
        <w:rPr>
          <w:rFonts w:ascii="Times New Roman"/>
          <w:kern w:val="0"/>
          <w:sz w:val="22"/>
          <w:szCs w:val="22"/>
        </w:rPr>
        <w:t>제반</w:t>
      </w:r>
      <w:r w:rsidR="009A609C" w:rsidRPr="00413874">
        <w:rPr>
          <w:rFonts w:ascii="Times New Roman"/>
          <w:kern w:val="0"/>
          <w:sz w:val="22"/>
          <w:szCs w:val="22"/>
        </w:rPr>
        <w:t xml:space="preserve"> </w:t>
      </w:r>
      <w:r w:rsidR="009A609C" w:rsidRPr="00413874">
        <w:rPr>
          <w:rFonts w:ascii="Times New Roman"/>
          <w:kern w:val="0"/>
          <w:sz w:val="22"/>
          <w:szCs w:val="22"/>
        </w:rPr>
        <w:t>금융계약</w:t>
      </w:r>
      <w:r w:rsidR="003528ED"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조건</w:t>
      </w:r>
      <w:r w:rsidR="003528ED" w:rsidRPr="00413874">
        <w:rPr>
          <w:rFonts w:ascii="Times New Roman"/>
          <w:kern w:val="0"/>
          <w:sz w:val="22"/>
          <w:szCs w:val="22"/>
        </w:rPr>
        <w:t xml:space="preserve"> </w:t>
      </w:r>
      <w:r w:rsidR="003528ED" w:rsidRPr="00413874">
        <w:rPr>
          <w:rFonts w:ascii="Times New Roman"/>
          <w:kern w:val="0"/>
          <w:sz w:val="22"/>
          <w:szCs w:val="22"/>
        </w:rPr>
        <w:t>및</w:t>
      </w:r>
      <w:r w:rsidR="003528ED" w:rsidRPr="00413874">
        <w:rPr>
          <w:rFonts w:ascii="Times New Roman"/>
          <w:kern w:val="0"/>
          <w:sz w:val="22"/>
          <w:szCs w:val="22"/>
        </w:rPr>
        <w:t xml:space="preserve"> </w:t>
      </w:r>
      <w:r w:rsidR="003528ED" w:rsidRPr="00413874">
        <w:rPr>
          <w:rFonts w:ascii="Times New Roman"/>
          <w:kern w:val="0"/>
          <w:sz w:val="22"/>
          <w:szCs w:val="22"/>
        </w:rPr>
        <w:t>내용</w:t>
      </w:r>
      <w:r w:rsidRPr="00413874">
        <w:rPr>
          <w:rFonts w:ascii="Times New Roman"/>
          <w:kern w:val="0"/>
          <w:sz w:val="22"/>
          <w:szCs w:val="22"/>
        </w:rPr>
        <w:t>이</w:t>
      </w:r>
      <w:r w:rsidRPr="00413874">
        <w:rPr>
          <w:rFonts w:ascii="Times New Roman"/>
          <w:kern w:val="0"/>
          <w:sz w:val="22"/>
          <w:szCs w:val="22"/>
        </w:rPr>
        <w:t xml:space="preserve"> </w:t>
      </w:r>
      <w:r w:rsidR="00264CA7" w:rsidRPr="00413874">
        <w:rPr>
          <w:rFonts w:ascii="Times New Roman"/>
          <w:kern w:val="0"/>
          <w:sz w:val="22"/>
          <w:szCs w:val="22"/>
        </w:rPr>
        <w:t>새로</w:t>
      </w:r>
      <w:r w:rsidR="00264CA7" w:rsidRPr="00413874">
        <w:rPr>
          <w:rFonts w:ascii="Times New Roman"/>
          <w:kern w:val="0"/>
          <w:sz w:val="22"/>
          <w:szCs w:val="22"/>
        </w:rPr>
        <w:t xml:space="preserve"> </w:t>
      </w:r>
      <w:r w:rsidR="00264CA7" w:rsidRPr="00413874">
        <w:rPr>
          <w:rFonts w:ascii="Times New Roman"/>
          <w:kern w:val="0"/>
          <w:sz w:val="22"/>
          <w:szCs w:val="22"/>
        </w:rPr>
        <w:t>개설</w:t>
      </w:r>
      <w:r w:rsidR="00AA4584" w:rsidRPr="00413874">
        <w:rPr>
          <w:rFonts w:ascii="Times New Roman"/>
          <w:kern w:val="0"/>
          <w:sz w:val="22"/>
          <w:szCs w:val="22"/>
        </w:rPr>
        <w:t>될</w:t>
      </w:r>
      <w:r w:rsidR="00264CA7" w:rsidRPr="00413874">
        <w:rPr>
          <w:rFonts w:ascii="Times New Roman"/>
          <w:kern w:val="0"/>
          <w:sz w:val="22"/>
          <w:szCs w:val="22"/>
        </w:rPr>
        <w:t xml:space="preserve"> </w:t>
      </w:r>
      <w:r w:rsidR="00264CA7" w:rsidRPr="00413874">
        <w:rPr>
          <w:rFonts w:ascii="Times New Roman"/>
          <w:kern w:val="0"/>
          <w:sz w:val="22"/>
          <w:szCs w:val="22"/>
        </w:rPr>
        <w:t>예금계좌에</w:t>
      </w:r>
      <w:r w:rsidR="00264CA7"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00264CA7" w:rsidRPr="00413874">
        <w:rPr>
          <w:rFonts w:ascii="Times New Roman"/>
          <w:kern w:val="0"/>
          <w:sz w:val="22"/>
          <w:szCs w:val="22"/>
        </w:rPr>
        <w:t>조건으로</w:t>
      </w:r>
      <w:r w:rsidR="00264CA7"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w:t>
      </w:r>
      <w:r w:rsidR="00264CA7" w:rsidRPr="00413874">
        <w:rPr>
          <w:rFonts w:ascii="Times New Roman"/>
          <w:kern w:val="0"/>
          <w:sz w:val="22"/>
          <w:szCs w:val="22"/>
        </w:rPr>
        <w:t>하</w:t>
      </w:r>
      <w:r w:rsidR="00AA4584" w:rsidRPr="00413874">
        <w:rPr>
          <w:rFonts w:ascii="Times New Roman"/>
          <w:kern w:val="0"/>
          <w:sz w:val="22"/>
          <w:szCs w:val="22"/>
        </w:rPr>
        <w:t>기로</w:t>
      </w:r>
      <w:r w:rsidR="00AA4584"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 xml:space="preserve">. </w:t>
      </w:r>
      <w:r w:rsidR="00264CA7" w:rsidRPr="00413874">
        <w:rPr>
          <w:rFonts w:ascii="Times New Roman"/>
          <w:kern w:val="0"/>
          <w:sz w:val="22"/>
          <w:szCs w:val="22"/>
        </w:rPr>
        <w:t>이</w:t>
      </w:r>
      <w:r w:rsidR="00264CA7" w:rsidRPr="00413874">
        <w:rPr>
          <w:rFonts w:ascii="Times New Roman"/>
          <w:kern w:val="0"/>
          <w:sz w:val="22"/>
          <w:szCs w:val="22"/>
        </w:rPr>
        <w:t xml:space="preserve"> </w:t>
      </w:r>
      <w:r w:rsidR="00264CA7" w:rsidRPr="00413874">
        <w:rPr>
          <w:rFonts w:ascii="Times New Roman"/>
          <w:kern w:val="0"/>
          <w:sz w:val="22"/>
          <w:szCs w:val="22"/>
        </w:rPr>
        <w:t>경우</w:t>
      </w:r>
      <w:r w:rsidR="00264CA7" w:rsidRPr="00413874">
        <w:rPr>
          <w:rFonts w:ascii="Times New Roman"/>
          <w:kern w:val="0"/>
          <w:sz w:val="22"/>
          <w:szCs w:val="22"/>
        </w:rPr>
        <w:t xml:space="preserve"> </w:t>
      </w:r>
      <w:r w:rsidR="00264CA7" w:rsidRPr="00413874">
        <w:rPr>
          <w:rFonts w:ascii="Times New Roman"/>
          <w:kern w:val="0"/>
          <w:sz w:val="22"/>
          <w:szCs w:val="22"/>
        </w:rPr>
        <w:t>대주는</w:t>
      </w:r>
      <w:r w:rsidR="00264CA7" w:rsidRPr="00413874">
        <w:rPr>
          <w:rFonts w:ascii="Times New Roman"/>
          <w:kern w:val="0"/>
          <w:sz w:val="22"/>
          <w:szCs w:val="22"/>
        </w:rPr>
        <w:t xml:space="preserve"> </w:t>
      </w:r>
      <w:r w:rsidR="00AA4584" w:rsidRPr="00413874">
        <w:rPr>
          <w:rFonts w:ascii="Times New Roman"/>
          <w:kern w:val="0"/>
          <w:sz w:val="22"/>
          <w:szCs w:val="22"/>
        </w:rPr>
        <w:t>프로젝트계좌의</w:t>
      </w:r>
      <w:r w:rsidR="00AA4584" w:rsidRPr="00413874">
        <w:rPr>
          <w:rFonts w:ascii="Times New Roman"/>
          <w:kern w:val="0"/>
          <w:sz w:val="22"/>
          <w:szCs w:val="22"/>
        </w:rPr>
        <w:t xml:space="preserve"> </w:t>
      </w:r>
      <w:r w:rsidR="00264CA7" w:rsidRPr="00413874">
        <w:rPr>
          <w:rFonts w:ascii="Times New Roman"/>
          <w:kern w:val="0"/>
          <w:sz w:val="22"/>
          <w:szCs w:val="22"/>
        </w:rPr>
        <w:t>변경</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해지</w:t>
      </w:r>
      <w:r w:rsidR="00D958F4" w:rsidRPr="00413874">
        <w:rPr>
          <w:rFonts w:ascii="Times New Roman"/>
          <w:kern w:val="0"/>
          <w:sz w:val="22"/>
        </w:rPr>
        <w:t xml:space="preserve"> </w:t>
      </w:r>
      <w:r w:rsidR="00D958F4" w:rsidRPr="00413874">
        <w:rPr>
          <w:rFonts w:ascii="Times New Roman"/>
          <w:kern w:val="0"/>
          <w:sz w:val="22"/>
        </w:rPr>
        <w:t>및</w:t>
      </w:r>
      <w:r w:rsidR="00D958F4" w:rsidRPr="00413874">
        <w:rPr>
          <w:rFonts w:ascii="Times New Roman"/>
          <w:kern w:val="0"/>
          <w:sz w:val="22"/>
        </w:rPr>
        <w:t xml:space="preserve"> </w:t>
      </w:r>
      <w:r w:rsidR="00D958F4" w:rsidRPr="00413874">
        <w:rPr>
          <w:rFonts w:ascii="Times New Roman"/>
          <w:kern w:val="0"/>
          <w:sz w:val="22"/>
        </w:rPr>
        <w:t>새로운</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설정에</w:t>
      </w:r>
      <w:r w:rsidR="00D958F4" w:rsidRPr="00413874">
        <w:rPr>
          <w:rFonts w:ascii="Times New Roman"/>
          <w:kern w:val="0"/>
          <w:sz w:val="22"/>
        </w:rPr>
        <w:t xml:space="preserve"> </w:t>
      </w:r>
      <w:r w:rsidR="00264CA7" w:rsidRPr="00413874">
        <w:rPr>
          <w:rFonts w:ascii="Times New Roman"/>
          <w:kern w:val="0"/>
          <w:sz w:val="22"/>
          <w:szCs w:val="22"/>
        </w:rPr>
        <w:t>필요한</w:t>
      </w:r>
      <w:r w:rsidR="00264CA7" w:rsidRPr="00413874">
        <w:rPr>
          <w:rFonts w:ascii="Times New Roman"/>
          <w:kern w:val="0"/>
          <w:sz w:val="22"/>
          <w:szCs w:val="22"/>
        </w:rPr>
        <w:t xml:space="preserve"> </w:t>
      </w:r>
      <w:r w:rsidR="00264CA7" w:rsidRPr="00413874">
        <w:rPr>
          <w:rFonts w:ascii="Times New Roman"/>
          <w:kern w:val="0"/>
          <w:sz w:val="22"/>
          <w:szCs w:val="22"/>
        </w:rPr>
        <w:t>제반</w:t>
      </w:r>
      <w:r w:rsidR="00264CA7" w:rsidRPr="00413874">
        <w:rPr>
          <w:rFonts w:ascii="Times New Roman"/>
          <w:kern w:val="0"/>
          <w:sz w:val="22"/>
          <w:szCs w:val="22"/>
        </w:rPr>
        <w:t xml:space="preserve"> </w:t>
      </w:r>
      <w:r w:rsidR="00264CA7" w:rsidRPr="00413874">
        <w:rPr>
          <w:rFonts w:ascii="Times New Roman"/>
          <w:kern w:val="0"/>
          <w:sz w:val="22"/>
          <w:szCs w:val="22"/>
        </w:rPr>
        <w:t>절차에</w:t>
      </w:r>
      <w:r w:rsidR="00264CA7" w:rsidRPr="00413874">
        <w:rPr>
          <w:rFonts w:ascii="Times New Roman"/>
          <w:kern w:val="0"/>
          <w:sz w:val="22"/>
          <w:szCs w:val="22"/>
        </w:rPr>
        <w:t xml:space="preserve"> </w:t>
      </w:r>
      <w:r w:rsidR="00264CA7" w:rsidRPr="00413874">
        <w:rPr>
          <w:rFonts w:ascii="Times New Roman"/>
          <w:kern w:val="0"/>
          <w:sz w:val="22"/>
          <w:szCs w:val="22"/>
        </w:rPr>
        <w:t>협조하기로</w:t>
      </w:r>
      <w:r w:rsidR="00264CA7"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w:t>
      </w:r>
    </w:p>
    <w:p w14:paraId="7E4744E7" w14:textId="77777777" w:rsidR="005C21C4" w:rsidRDefault="005C21C4" w:rsidP="005C21C4">
      <w:pPr>
        <w:pStyle w:val="afd"/>
        <w:rPr>
          <w:rFonts w:ascii="Times New Roman"/>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r w:rsidRPr="005C21C4">
        <w:rPr>
          <w:rFonts w:ascii="Times New Roman"/>
          <w:kern w:val="0"/>
          <w:sz w:val="22"/>
        </w:rPr>
        <w:t>대주의</w:t>
      </w:r>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2" w:name="_Toc191645638"/>
      <w:bookmarkStart w:id="133" w:name="_Toc240898065"/>
      <w:bookmarkStart w:id="134" w:name="_Toc241494552"/>
      <w:r w:rsidRPr="00413874">
        <w:rPr>
          <w:rFonts w:ascii="Times New Roman" w:eastAsia="바탕" w:hAnsi="Times New Roman"/>
          <w:kern w:val="0"/>
          <w:sz w:val="22"/>
          <w:szCs w:val="22"/>
        </w:rPr>
        <w:t>대출금입금계좌</w:t>
      </w:r>
      <w:bookmarkEnd w:id="132"/>
      <w:bookmarkEnd w:id="133"/>
      <w:bookmarkEnd w:id="134"/>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29D620BA"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5" w:name="_Toc191645639"/>
      <w:bookmarkStart w:id="136" w:name="_Toc240898066"/>
      <w:bookmarkStart w:id="137" w:name="_Toc241494553"/>
      <w:r w:rsidRPr="00413874">
        <w:rPr>
          <w:rFonts w:ascii="Times New Roman" w:eastAsia="바탕" w:hAnsi="Times New Roman"/>
          <w:kern w:val="0"/>
          <w:sz w:val="22"/>
          <w:szCs w:val="22"/>
        </w:rPr>
        <w:t>수입금계좌</w:t>
      </w:r>
      <w:bookmarkEnd w:id="135"/>
      <w:bookmarkEnd w:id="136"/>
      <w:bookmarkEnd w:id="137"/>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r>
        <w:rPr>
          <w:rFonts w:ascii="Times New Roman" w:hint="eastAsia"/>
          <w:kern w:val="0"/>
          <w:sz w:val="22"/>
          <w:szCs w:val="22"/>
        </w:rPr>
        <w:t>금원</w:t>
      </w:r>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8" w:name="_Toc240898067"/>
      <w:bookmarkStart w:id="139" w:name="_Toc241494554"/>
      <w:r>
        <w:rPr>
          <w:rFonts w:ascii="Times New Roman" w:eastAsia="바탕" w:hAnsi="Times New Roman" w:hint="eastAsia"/>
          <w:kern w:val="0"/>
          <w:sz w:val="22"/>
          <w:szCs w:val="22"/>
        </w:rPr>
        <w:t>운영계좌</w:t>
      </w:r>
      <w:bookmarkEnd w:id="138"/>
      <w:bookmarkEnd w:id="139"/>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B084D0F"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r w:rsidRPr="001E61DB">
        <w:rPr>
          <w:rFonts w:ascii="Times New Roman" w:hint="eastAsia"/>
          <w:kern w:val="0"/>
          <w:sz w:val="22"/>
          <w:szCs w:val="22"/>
        </w:rPr>
        <w:t>대주가</w:t>
      </w:r>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75599484" w14:textId="55ECD1CA" w:rsidR="00CE7932" w:rsidRDefault="005C21C4" w:rsidP="001A7442">
      <w:pPr>
        <w:numPr>
          <w:ilvl w:val="3"/>
          <w:numId w:val="140"/>
        </w:numPr>
        <w:adjustRightInd w:val="0"/>
        <w:snapToGrid w:val="0"/>
        <w:spacing w:line="400" w:lineRule="exact"/>
        <w:rPr>
          <w:rFonts w:ascii="Times New Roman"/>
          <w:kern w:val="0"/>
          <w:sz w:val="22"/>
          <w:szCs w:val="22"/>
        </w:rPr>
      </w:pPr>
      <w:r w:rsidRPr="001A7442">
        <w:rPr>
          <w:rFonts w:ascii="Times New Roman"/>
          <w:kern w:val="0"/>
          <w:sz w:val="22"/>
          <w:szCs w:val="22"/>
        </w:rPr>
        <w:t>제</w:t>
      </w:r>
      <w:r w:rsidRPr="001A7442">
        <w:rPr>
          <w:rFonts w:ascii="Times New Roman"/>
          <w:kern w:val="0"/>
          <w:sz w:val="22"/>
          <w:szCs w:val="22"/>
        </w:rPr>
        <w:t>5</w:t>
      </w:r>
      <w:r w:rsidRPr="001A7442">
        <w:rPr>
          <w:rFonts w:ascii="Times New Roman"/>
          <w:kern w:val="0"/>
          <w:sz w:val="22"/>
          <w:szCs w:val="22"/>
        </w:rPr>
        <w:t>항에</w:t>
      </w:r>
      <w:r w:rsidRPr="001A7442">
        <w:rPr>
          <w:rFonts w:ascii="Times New Roman"/>
          <w:kern w:val="0"/>
          <w:sz w:val="22"/>
          <w:szCs w:val="22"/>
        </w:rPr>
        <w:t xml:space="preserve"> </w:t>
      </w:r>
      <w:r w:rsidRPr="001A7442">
        <w:rPr>
          <w:rFonts w:ascii="Times New Roman"/>
          <w:kern w:val="0"/>
          <w:sz w:val="22"/>
          <w:szCs w:val="22"/>
        </w:rPr>
        <w:t>따른</w:t>
      </w:r>
      <w:r w:rsidR="00724B89">
        <w:rPr>
          <w:rFonts w:ascii="Times New Roman" w:hint="eastAsia"/>
          <w:kern w:val="0"/>
          <w:sz w:val="22"/>
          <w:szCs w:val="22"/>
        </w:rPr>
        <w:t xml:space="preserve"> Tranche A</w:t>
      </w:r>
      <w:r w:rsidR="00CE7932" w:rsidRPr="001A7442">
        <w:rPr>
          <w:rFonts w:ascii="Times New Roman" w:hint="eastAsia"/>
          <w:kern w:val="0"/>
          <w:sz w:val="22"/>
          <w:szCs w:val="22"/>
        </w:rPr>
        <w:t xml:space="preserve"> </w:t>
      </w:r>
      <w:r w:rsidRPr="001A7442">
        <w:rPr>
          <w:rFonts w:ascii="Times New Roman"/>
          <w:kern w:val="0"/>
          <w:sz w:val="22"/>
          <w:szCs w:val="22"/>
        </w:rPr>
        <w:t>이자유보계좌에의</w:t>
      </w:r>
      <w:r w:rsidRPr="001A7442">
        <w:rPr>
          <w:rFonts w:ascii="Times New Roman"/>
          <w:kern w:val="0"/>
          <w:sz w:val="22"/>
          <w:szCs w:val="22"/>
        </w:rPr>
        <w:t xml:space="preserve"> </w:t>
      </w:r>
      <w:r w:rsidRPr="001A7442">
        <w:rPr>
          <w:rFonts w:ascii="Times New Roman"/>
          <w:kern w:val="0"/>
          <w:sz w:val="22"/>
          <w:szCs w:val="22"/>
        </w:rPr>
        <w:t>적립</w:t>
      </w:r>
      <w:r w:rsidRPr="001A7442">
        <w:rPr>
          <w:rFonts w:ascii="Times New Roman"/>
          <w:kern w:val="0"/>
          <w:sz w:val="22"/>
          <w:szCs w:val="22"/>
        </w:rPr>
        <w:t xml:space="preserve"> </w:t>
      </w:r>
      <w:r w:rsidRPr="001A7442">
        <w:rPr>
          <w:rFonts w:ascii="Times New Roman"/>
          <w:kern w:val="0"/>
          <w:sz w:val="22"/>
          <w:szCs w:val="22"/>
        </w:rPr>
        <w:t>및</w:t>
      </w:r>
      <w:r w:rsidRPr="001A7442">
        <w:rPr>
          <w:rFonts w:ascii="Times New Roman"/>
          <w:kern w:val="0"/>
          <w:sz w:val="22"/>
          <w:szCs w:val="22"/>
        </w:rPr>
        <w:t xml:space="preserve"> </w:t>
      </w:r>
      <w:r w:rsidRPr="001A7442">
        <w:rPr>
          <w:rFonts w:ascii="Times New Roman"/>
          <w:kern w:val="0"/>
          <w:sz w:val="22"/>
          <w:szCs w:val="22"/>
        </w:rPr>
        <w:t>재예치</w:t>
      </w:r>
    </w:p>
    <w:p w14:paraId="2E58E41A" w14:textId="0D960E9B" w:rsidR="00724B89" w:rsidRPr="001A7442" w:rsidRDefault="00724B89" w:rsidP="001A7442">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5</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Tranche B </w:t>
      </w:r>
      <w:r>
        <w:rPr>
          <w:rFonts w:ascii="Times New Roman" w:hint="eastAsia"/>
          <w:kern w:val="0"/>
          <w:sz w:val="22"/>
          <w:szCs w:val="22"/>
        </w:rPr>
        <w:t>이자유보계좌에의</w:t>
      </w:r>
      <w:r>
        <w:rPr>
          <w:rFonts w:ascii="Times New Roman" w:hint="eastAsia"/>
          <w:kern w:val="0"/>
          <w:sz w:val="22"/>
          <w:szCs w:val="22"/>
        </w:rPr>
        <w:t xml:space="preserve"> </w:t>
      </w:r>
      <w:r>
        <w:rPr>
          <w:rFonts w:ascii="Times New Roman" w:hint="eastAsia"/>
          <w:kern w:val="0"/>
          <w:sz w:val="22"/>
          <w:szCs w:val="22"/>
        </w:rPr>
        <w:t>적립</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140"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41" w:name="_Toc240898068"/>
      <w:bookmarkStart w:id="142" w:name="_Toc241494555"/>
      <w:r w:rsidRPr="00413874">
        <w:rPr>
          <w:rFonts w:ascii="Times New Roman" w:eastAsia="바탕" w:hAnsi="Times New Roman"/>
          <w:kern w:val="0"/>
          <w:sz w:val="22"/>
          <w:szCs w:val="22"/>
        </w:rPr>
        <w:t>이자유보계좌</w:t>
      </w:r>
      <w:bookmarkEnd w:id="140"/>
      <w:bookmarkEnd w:id="141"/>
      <w:bookmarkEnd w:id="142"/>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623AAE16" w14:textId="73E65645" w:rsidR="00B66D78" w:rsidRDefault="00B66D78" w:rsidP="00B66D7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341D67" w:rsidRPr="00341D67">
        <w:rPr>
          <w:rFonts w:ascii="Times New Roman"/>
          <w:sz w:val="22"/>
          <w:szCs w:val="22"/>
        </w:rPr>
        <w:t xml:space="preserve">(i) Tranche A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81D55">
        <w:rPr>
          <w:rFonts w:ascii="Times New Roman"/>
          <w:b/>
          <w:sz w:val="22"/>
        </w:rPr>
        <w:t>“</w:t>
      </w:r>
      <w:r w:rsidR="00341D67" w:rsidRPr="00341D67">
        <w:rPr>
          <w:rFonts w:ascii="Times New Roman"/>
          <w:b/>
          <w:bCs/>
          <w:sz w:val="22"/>
          <w:szCs w:val="22"/>
        </w:rPr>
        <w:t xml:space="preserve">Tranche A </w:t>
      </w:r>
      <w:r w:rsidR="00341D67" w:rsidRPr="00341D67">
        <w:rPr>
          <w:rFonts w:ascii="Times New Roman"/>
          <w:b/>
          <w:bCs/>
          <w:sz w:val="22"/>
          <w:szCs w:val="22"/>
        </w:rPr>
        <w:t>이자적립금</w:t>
      </w:r>
      <w:r w:rsidR="00341D67" w:rsidRPr="00381D55">
        <w:rPr>
          <w:rFonts w:ascii="Times New Roman"/>
          <w:b/>
          <w:sz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A </w:t>
      </w:r>
      <w:r w:rsidR="00341D67" w:rsidRPr="00341D67">
        <w:rPr>
          <w:rFonts w:ascii="Times New Roman"/>
          <w:sz w:val="22"/>
          <w:szCs w:val="22"/>
        </w:rPr>
        <w:t>이자유보계좌에</w:t>
      </w:r>
      <w:r w:rsidR="00341D67" w:rsidRPr="00341D67">
        <w:rPr>
          <w:rFonts w:ascii="Times New Roman"/>
          <w:sz w:val="22"/>
          <w:szCs w:val="22"/>
        </w:rPr>
        <w:t xml:space="preserve">, (ii) Tranche B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41D67">
        <w:rPr>
          <w:rFonts w:ascii="Times New Roman"/>
          <w:b/>
          <w:bCs/>
          <w:sz w:val="22"/>
          <w:szCs w:val="22"/>
        </w:rPr>
        <w:t xml:space="preserve">“Tranche B </w:t>
      </w:r>
      <w:r w:rsidR="00341D67" w:rsidRPr="00341D67">
        <w:rPr>
          <w:rFonts w:ascii="Times New Roman"/>
          <w:b/>
          <w:bCs/>
          <w:sz w:val="22"/>
          <w:szCs w:val="22"/>
        </w:rPr>
        <w:t>이자적립금</w:t>
      </w:r>
      <w:r w:rsidR="00341D67" w:rsidRPr="00341D67">
        <w:rPr>
          <w:rFonts w:ascii="Times New Roman"/>
          <w:b/>
          <w:bCs/>
          <w:sz w:val="22"/>
          <w:szCs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B </w:t>
      </w:r>
      <w:r w:rsidR="00341D67" w:rsidRPr="00341D67">
        <w:rPr>
          <w:rFonts w:ascii="Times New Roman"/>
          <w:sz w:val="22"/>
          <w:szCs w:val="22"/>
        </w:rPr>
        <w:t>이자유보계좌에</w:t>
      </w:r>
      <w:r w:rsidR="00341D67" w:rsidRPr="00341D67">
        <w:rPr>
          <w:rFonts w:ascii="Times New Roman"/>
          <w:sz w:val="22"/>
          <w:szCs w:val="22"/>
        </w:rPr>
        <w:t xml:space="preserve"> </w:t>
      </w:r>
      <w:r w:rsidR="00341D67" w:rsidRPr="00341D67">
        <w:rPr>
          <w:rFonts w:ascii="Times New Roman"/>
          <w:sz w:val="22"/>
          <w:szCs w:val="22"/>
        </w:rPr>
        <w:t>각각</w:t>
      </w:r>
      <w:r w:rsidR="00341D67" w:rsidRPr="00341D67">
        <w:rPr>
          <w:rFonts w:ascii="Times New Roman"/>
          <w:sz w:val="22"/>
          <w:szCs w:val="22"/>
        </w:rPr>
        <w:t xml:space="preserve"> </w:t>
      </w:r>
      <w:r w:rsidR="00341D67" w:rsidRPr="00341D67">
        <w:rPr>
          <w:rFonts w:ascii="Times New Roman"/>
          <w:sz w:val="22"/>
          <w:szCs w:val="22"/>
        </w:rPr>
        <w:t>적립하여야</w:t>
      </w:r>
      <w:r w:rsidR="00341D67" w:rsidRPr="00341D67">
        <w:rPr>
          <w:rFonts w:ascii="Times New Roman"/>
          <w:sz w:val="22"/>
          <w:szCs w:val="22"/>
        </w:rPr>
        <w:t xml:space="preserve"> </w:t>
      </w:r>
      <w:r w:rsidR="00341D67" w:rsidRPr="00341D67">
        <w:rPr>
          <w:rFonts w:ascii="Times New Roman"/>
          <w:sz w:val="22"/>
          <w:szCs w:val="22"/>
        </w:rPr>
        <w:t>한다</w:t>
      </w:r>
      <w:r w:rsidR="00341D67" w:rsidRPr="00341D67">
        <w:rPr>
          <w:rFonts w:ascii="Times New Roman"/>
          <w:sz w:val="22"/>
          <w:szCs w:val="22"/>
        </w:rPr>
        <w:t>.</w:t>
      </w:r>
      <w:r>
        <w:rPr>
          <w:rFonts w:ascii="Times New Roman"/>
          <w:sz w:val="22"/>
          <w:szCs w:val="22"/>
        </w:rPr>
        <w:br/>
      </w:r>
    </w:p>
    <w:p w14:paraId="00356C52" w14:textId="05DD3645" w:rsidR="00B66D78" w:rsidRDefault="00075DE8" w:rsidP="00B66D78">
      <w:pPr>
        <w:numPr>
          <w:ilvl w:val="0"/>
          <w:numId w:val="26"/>
        </w:numPr>
        <w:adjustRightInd w:val="0"/>
        <w:snapToGrid w:val="0"/>
        <w:spacing w:line="400" w:lineRule="exact"/>
        <w:rPr>
          <w:rFonts w:ascii="Times New Roman"/>
          <w:sz w:val="22"/>
          <w:szCs w:val="22"/>
        </w:rPr>
      </w:pPr>
      <w:r w:rsidRPr="00075DE8">
        <w:rPr>
          <w:rFonts w:ascii="Times New Roman"/>
          <w:sz w:val="22"/>
          <w:szCs w:val="22"/>
        </w:rPr>
        <w:lastRenderedPageBreak/>
        <w:t>차주가</w:t>
      </w:r>
      <w:r w:rsidRPr="00075DE8">
        <w:rPr>
          <w:rFonts w:ascii="Times New Roman"/>
          <w:sz w:val="22"/>
          <w:szCs w:val="22"/>
        </w:rPr>
        <w:t xml:space="preserve"> </w:t>
      </w:r>
      <w:r w:rsidRPr="00075DE8">
        <w:rPr>
          <w:rFonts w:ascii="Times New Roman"/>
          <w:sz w:val="22"/>
          <w:szCs w:val="22"/>
        </w:rPr>
        <w:t>어느</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평가일에</w:t>
      </w:r>
      <w:r w:rsidRPr="00075DE8">
        <w:rPr>
          <w:rFonts w:ascii="Times New Roman"/>
          <w:sz w:val="22"/>
          <w:szCs w:val="22"/>
        </w:rPr>
        <w:t xml:space="preserve"> Tranche A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유지의무를</w:t>
      </w:r>
      <w:r w:rsidRPr="00075DE8">
        <w:rPr>
          <w:rFonts w:ascii="Times New Roman"/>
          <w:sz w:val="22"/>
          <w:szCs w:val="22"/>
        </w:rPr>
        <w:t xml:space="preserve"> </w:t>
      </w:r>
      <w:r w:rsidRPr="00075DE8">
        <w:rPr>
          <w:rFonts w:ascii="Times New Roman"/>
          <w:sz w:val="22"/>
          <w:szCs w:val="22"/>
        </w:rPr>
        <w:t>준수하지</w:t>
      </w:r>
      <w:r w:rsidRPr="00075DE8">
        <w:rPr>
          <w:rFonts w:ascii="Times New Roman"/>
          <w:sz w:val="22"/>
          <w:szCs w:val="22"/>
        </w:rPr>
        <w:t xml:space="preserve"> </w:t>
      </w:r>
      <w:r w:rsidRPr="00075DE8">
        <w:rPr>
          <w:rFonts w:ascii="Times New Roman"/>
          <w:sz w:val="22"/>
          <w:szCs w:val="22"/>
        </w:rPr>
        <w:t>못한</w:t>
      </w:r>
      <w:r w:rsidRPr="00075DE8">
        <w:rPr>
          <w:rFonts w:ascii="Times New Roman"/>
          <w:sz w:val="22"/>
          <w:szCs w:val="22"/>
        </w:rPr>
        <w:t xml:space="preserve"> </w:t>
      </w:r>
      <w:r w:rsidRPr="00075DE8">
        <w:rPr>
          <w:rFonts w:ascii="Times New Roman"/>
          <w:sz w:val="22"/>
          <w:szCs w:val="22"/>
        </w:rPr>
        <w:t>경우</w:t>
      </w:r>
      <w:r w:rsidRPr="00075DE8">
        <w:rPr>
          <w:rFonts w:ascii="Times New Roman"/>
          <w:sz w:val="22"/>
          <w:szCs w:val="22"/>
        </w:rPr>
        <w:t xml:space="preserve">, </w:t>
      </w:r>
      <w:r w:rsidRPr="00075DE8">
        <w:rPr>
          <w:rFonts w:ascii="Times New Roman"/>
          <w:sz w:val="22"/>
          <w:szCs w:val="22"/>
        </w:rPr>
        <w:t>차주는</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일십</w:t>
      </w:r>
      <w:r w:rsidRPr="00075DE8">
        <w:rPr>
          <w:rFonts w:ascii="Times New Roman"/>
          <w:sz w:val="22"/>
          <w:szCs w:val="22"/>
        </w:rPr>
        <w:t>(10)]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008E6762">
        <w:rPr>
          <w:rFonts w:ascii="Times New Roman" w:hint="eastAsia"/>
          <w:sz w:val="22"/>
          <w:szCs w:val="22"/>
        </w:rPr>
        <w:t xml:space="preserve"> </w:t>
      </w:r>
      <w:r w:rsidR="008E6762" w:rsidRPr="00075DE8">
        <w:rPr>
          <w:rFonts w:ascii="Times New Roman"/>
          <w:sz w:val="22"/>
          <w:szCs w:val="22"/>
        </w:rPr>
        <w:t>Tranche A</w:t>
      </w:r>
      <w:r w:rsidRPr="00075DE8">
        <w:rPr>
          <w:rFonts w:ascii="Times New Roman"/>
          <w:sz w:val="22"/>
          <w:szCs w:val="22"/>
        </w:rPr>
        <w:t xml:space="preserve"> </w:t>
      </w:r>
      <w:r w:rsidRPr="00075DE8">
        <w:rPr>
          <w:rFonts w:ascii="Times New Roman"/>
          <w:sz w:val="22"/>
          <w:szCs w:val="22"/>
        </w:rPr>
        <w:t>대주에게</w:t>
      </w:r>
      <w:r w:rsidRPr="00075DE8">
        <w:rPr>
          <w:rFonts w:ascii="Times New Roman"/>
          <w:sz w:val="22"/>
          <w:szCs w:val="22"/>
        </w:rPr>
        <w:t xml:space="preserve"> </w:t>
      </w:r>
      <w:r w:rsidRPr="00075DE8">
        <w:rPr>
          <w:rFonts w:ascii="Times New Roman"/>
          <w:sz w:val="22"/>
          <w:szCs w:val="22"/>
        </w:rPr>
        <w:t>이를</w:t>
      </w:r>
      <w:r w:rsidRPr="00075DE8">
        <w:rPr>
          <w:rFonts w:ascii="Times New Roman"/>
          <w:sz w:val="22"/>
          <w:szCs w:val="22"/>
        </w:rPr>
        <w:t xml:space="preserve"> </w:t>
      </w:r>
      <w:r w:rsidRPr="00075DE8">
        <w:rPr>
          <w:rFonts w:ascii="Times New Roman"/>
          <w:sz w:val="22"/>
          <w:szCs w:val="22"/>
        </w:rPr>
        <w:t>보고하고</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사십</w:t>
      </w:r>
      <w:r w:rsidRPr="00075DE8">
        <w:rPr>
          <w:rFonts w:ascii="Times New Roman"/>
          <w:sz w:val="22"/>
          <w:szCs w:val="22"/>
        </w:rPr>
        <w:t>(40)]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Pr="00075DE8">
        <w:rPr>
          <w:rFonts w:ascii="Times New Roman"/>
          <w:sz w:val="22"/>
          <w:szCs w:val="22"/>
        </w:rPr>
        <w:t xml:space="preserve"> Tranche A </w:t>
      </w:r>
      <w:r w:rsidRPr="00075DE8">
        <w:rPr>
          <w:rFonts w:ascii="Times New Roman"/>
          <w:sz w:val="22"/>
          <w:szCs w:val="22"/>
        </w:rPr>
        <w:t>대출금의</w:t>
      </w:r>
      <w:r w:rsidRPr="00075DE8">
        <w:rPr>
          <w:rFonts w:ascii="Times New Roman"/>
          <w:sz w:val="22"/>
          <w:szCs w:val="22"/>
        </w:rPr>
        <w:t xml:space="preserve"> </w:t>
      </w:r>
      <w:r w:rsidRPr="00075DE8">
        <w:rPr>
          <w:rFonts w:ascii="Times New Roman"/>
          <w:sz w:val="22"/>
          <w:szCs w:val="22"/>
        </w:rPr>
        <w:t>삼</w:t>
      </w:r>
      <w:r w:rsidRPr="00075DE8">
        <w:rPr>
          <w:rFonts w:ascii="Times New Roman"/>
          <w:sz w:val="22"/>
          <w:szCs w:val="22"/>
        </w:rPr>
        <w:t>(3)</w:t>
      </w:r>
      <w:r w:rsidRPr="00075DE8">
        <w:rPr>
          <w:rFonts w:ascii="Times New Roman"/>
          <w:sz w:val="22"/>
          <w:szCs w:val="22"/>
        </w:rPr>
        <w:t>개월분</w:t>
      </w:r>
      <w:r w:rsidRPr="00075DE8">
        <w:rPr>
          <w:rFonts w:ascii="Times New Roman"/>
          <w:sz w:val="22"/>
          <w:szCs w:val="22"/>
        </w:rPr>
        <w:t xml:space="preserve"> </w:t>
      </w:r>
      <w:r w:rsidRPr="00075DE8">
        <w:rPr>
          <w:rFonts w:ascii="Times New Roman"/>
          <w:sz w:val="22"/>
          <w:szCs w:val="22"/>
        </w:rPr>
        <w:t>이자에</w:t>
      </w:r>
      <w:r w:rsidRPr="00075DE8">
        <w:rPr>
          <w:rFonts w:ascii="Times New Roman"/>
          <w:sz w:val="22"/>
          <w:szCs w:val="22"/>
        </w:rPr>
        <w:t xml:space="preserve"> </w:t>
      </w:r>
      <w:r w:rsidRPr="00075DE8">
        <w:rPr>
          <w:rFonts w:ascii="Times New Roman"/>
          <w:sz w:val="22"/>
          <w:szCs w:val="22"/>
        </w:rPr>
        <w:t>상당하는</w:t>
      </w:r>
      <w:r w:rsidRPr="00075DE8">
        <w:rPr>
          <w:rFonts w:ascii="Times New Roman"/>
          <w:sz w:val="22"/>
          <w:szCs w:val="22"/>
        </w:rPr>
        <w:t xml:space="preserve"> </w:t>
      </w:r>
      <w:r w:rsidRPr="00075DE8">
        <w:rPr>
          <w:rFonts w:ascii="Times New Roman"/>
          <w:sz w:val="22"/>
          <w:szCs w:val="22"/>
        </w:rPr>
        <w:t>금액</w:t>
      </w:r>
      <w:r w:rsidRPr="00075DE8">
        <w:rPr>
          <w:rFonts w:ascii="Times New Roman"/>
          <w:sz w:val="22"/>
          <w:szCs w:val="22"/>
        </w:rPr>
        <w:t>(</w:t>
      </w:r>
      <w:r w:rsidRPr="00075DE8">
        <w:rPr>
          <w:rFonts w:ascii="Times New Roman"/>
          <w:sz w:val="22"/>
          <w:szCs w:val="22"/>
        </w:rPr>
        <w:t>이하</w:t>
      </w:r>
      <w:r w:rsidRPr="00075DE8">
        <w:rPr>
          <w:rFonts w:ascii="Times New Roman"/>
          <w:sz w:val="22"/>
          <w:szCs w:val="22"/>
        </w:rPr>
        <w:t xml:space="preserve"> </w:t>
      </w:r>
      <w:r w:rsidRPr="00381D55">
        <w:rPr>
          <w:rFonts w:ascii="Times New Roman"/>
          <w:b/>
          <w:sz w:val="22"/>
        </w:rPr>
        <w:t>“</w:t>
      </w:r>
      <w:r w:rsidRPr="00075DE8">
        <w:rPr>
          <w:rFonts w:ascii="Times New Roman"/>
          <w:b/>
          <w:bCs/>
          <w:sz w:val="22"/>
          <w:szCs w:val="22"/>
        </w:rPr>
        <w:t xml:space="preserve">Tranche A </w:t>
      </w:r>
      <w:r w:rsidRPr="00075DE8">
        <w:rPr>
          <w:rFonts w:ascii="Times New Roman"/>
          <w:b/>
          <w:bCs/>
          <w:sz w:val="22"/>
          <w:szCs w:val="22"/>
        </w:rPr>
        <w:t>이자유보금</w:t>
      </w:r>
      <w:r w:rsidRPr="00381D55">
        <w:rPr>
          <w:rFonts w:ascii="Times New Roman"/>
          <w:b/>
          <w:sz w:val="22"/>
        </w:rPr>
        <w:t>”</w:t>
      </w:r>
      <w:r w:rsidRPr="00075DE8">
        <w:rPr>
          <w:rFonts w:ascii="Times New Roman"/>
          <w:sz w:val="22"/>
          <w:szCs w:val="22"/>
        </w:rPr>
        <w:t>)</w:t>
      </w:r>
      <w:r w:rsidRPr="00075DE8">
        <w:rPr>
          <w:rFonts w:ascii="Times New Roman"/>
          <w:sz w:val="22"/>
          <w:szCs w:val="22"/>
        </w:rPr>
        <w:t>을</w:t>
      </w:r>
      <w:r w:rsidRPr="00075DE8">
        <w:rPr>
          <w:rFonts w:ascii="Times New Roman"/>
          <w:sz w:val="22"/>
          <w:szCs w:val="22"/>
        </w:rPr>
        <w:t xml:space="preserve"> Tranche A </w:t>
      </w:r>
      <w:r w:rsidRPr="00075DE8">
        <w:rPr>
          <w:rFonts w:ascii="Times New Roman"/>
          <w:sz w:val="22"/>
          <w:szCs w:val="22"/>
        </w:rPr>
        <w:t>이자유보계좌에</w:t>
      </w:r>
      <w:r w:rsidRPr="00075DE8">
        <w:rPr>
          <w:rFonts w:ascii="Times New Roman"/>
          <w:sz w:val="22"/>
          <w:szCs w:val="22"/>
        </w:rPr>
        <w:t xml:space="preserve"> </w:t>
      </w:r>
      <w:r w:rsidRPr="00075DE8">
        <w:rPr>
          <w:rFonts w:ascii="Times New Roman"/>
          <w:sz w:val="22"/>
          <w:szCs w:val="22"/>
        </w:rPr>
        <w:t>추가로</w:t>
      </w:r>
      <w:r w:rsidRPr="00075DE8">
        <w:rPr>
          <w:rFonts w:ascii="Times New Roman"/>
          <w:sz w:val="22"/>
          <w:szCs w:val="22"/>
        </w:rPr>
        <w:t xml:space="preserve"> </w:t>
      </w:r>
      <w:r w:rsidRPr="00075DE8">
        <w:rPr>
          <w:rFonts w:ascii="Times New Roman"/>
          <w:sz w:val="22"/>
          <w:szCs w:val="22"/>
        </w:rPr>
        <w:t>유보하여야</w:t>
      </w:r>
      <w:r w:rsidRPr="00075DE8">
        <w:rPr>
          <w:rFonts w:ascii="Times New Roman"/>
          <w:sz w:val="22"/>
          <w:szCs w:val="22"/>
        </w:rPr>
        <w:t xml:space="preserve"> </w:t>
      </w:r>
      <w:r w:rsidRPr="00075DE8">
        <w:rPr>
          <w:rFonts w:ascii="Times New Roman"/>
          <w:sz w:val="22"/>
          <w:szCs w:val="22"/>
        </w:rPr>
        <w:t>한다</w:t>
      </w:r>
      <w:r w:rsidRPr="00075DE8">
        <w:rPr>
          <w:rFonts w:ascii="Times New Roman"/>
          <w:sz w:val="22"/>
          <w:szCs w:val="22"/>
        </w:rPr>
        <w:t>.</w:t>
      </w:r>
    </w:p>
    <w:p w14:paraId="3DFF0717" w14:textId="77777777" w:rsidR="00B91E34" w:rsidRDefault="00B91E34" w:rsidP="00B91E34">
      <w:pPr>
        <w:adjustRightInd w:val="0"/>
        <w:snapToGrid w:val="0"/>
        <w:spacing w:line="400" w:lineRule="exact"/>
        <w:ind w:left="567"/>
        <w:rPr>
          <w:rFonts w:ascii="Times New Roman"/>
          <w:sz w:val="22"/>
          <w:szCs w:val="22"/>
        </w:rPr>
      </w:pPr>
    </w:p>
    <w:p w14:paraId="1DD0A798" w14:textId="040FE91D" w:rsidR="00B91E34" w:rsidRPr="00516EF8" w:rsidRDefault="00B91E34" w:rsidP="00B66D78">
      <w:pPr>
        <w:numPr>
          <w:ilvl w:val="0"/>
          <w:numId w:val="26"/>
        </w:numPr>
        <w:adjustRightInd w:val="0"/>
        <w:snapToGrid w:val="0"/>
        <w:spacing w:line="400" w:lineRule="exact"/>
        <w:rPr>
          <w:rFonts w:ascii="Times New Roman"/>
          <w:sz w:val="22"/>
          <w:szCs w:val="22"/>
        </w:rPr>
      </w:pPr>
      <w:r w:rsidRPr="009C2EE6">
        <w:rPr>
          <w:rFonts w:ascii="Times New Roman"/>
          <w:sz w:val="22"/>
          <w:szCs w:val="22"/>
        </w:rPr>
        <w:t>차주가</w:t>
      </w:r>
      <w:r w:rsidRPr="009C2EE6">
        <w:rPr>
          <w:rFonts w:ascii="Times New Roman"/>
          <w:sz w:val="22"/>
          <w:szCs w:val="22"/>
        </w:rPr>
        <w:t xml:space="preserve"> </w:t>
      </w:r>
      <w:r w:rsidRPr="009C2EE6">
        <w:rPr>
          <w:rFonts w:ascii="Times New Roman"/>
          <w:sz w:val="22"/>
          <w:szCs w:val="22"/>
        </w:rPr>
        <w:t>어느</w:t>
      </w:r>
      <w:r w:rsidRPr="009C2EE6">
        <w:rPr>
          <w:rFonts w:ascii="Times New Roman"/>
          <w:sz w:val="22"/>
          <w:szCs w:val="22"/>
        </w:rPr>
        <w:t xml:space="preserve">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평가일에</w:t>
      </w:r>
      <w:r w:rsidRPr="009C2EE6">
        <w:rPr>
          <w:rFonts w:ascii="Times New Roman"/>
          <w:sz w:val="22"/>
          <w:szCs w:val="22"/>
        </w:rPr>
        <w:t xml:space="preserve"> Tranche B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유지의무를</w:t>
      </w:r>
      <w:r w:rsidRPr="009C2EE6">
        <w:rPr>
          <w:rFonts w:ascii="Times New Roman"/>
          <w:sz w:val="22"/>
          <w:szCs w:val="22"/>
        </w:rPr>
        <w:t xml:space="preserve"> </w:t>
      </w:r>
      <w:r w:rsidRPr="009C2EE6">
        <w:rPr>
          <w:rFonts w:ascii="Times New Roman"/>
          <w:sz w:val="22"/>
          <w:szCs w:val="22"/>
        </w:rPr>
        <w:t>준수하지</w:t>
      </w:r>
      <w:r w:rsidRPr="009C2EE6">
        <w:rPr>
          <w:rFonts w:ascii="Times New Roman"/>
          <w:sz w:val="22"/>
          <w:szCs w:val="22"/>
        </w:rPr>
        <w:t xml:space="preserve"> </w:t>
      </w:r>
      <w:r w:rsidRPr="009C2EE6">
        <w:rPr>
          <w:rFonts w:ascii="Times New Roman"/>
          <w:sz w:val="22"/>
          <w:szCs w:val="22"/>
        </w:rPr>
        <w:t>못한</w:t>
      </w:r>
      <w:r w:rsidRPr="009C2EE6">
        <w:rPr>
          <w:rFonts w:ascii="Times New Roman"/>
          <w:sz w:val="22"/>
          <w:szCs w:val="22"/>
        </w:rPr>
        <w:t xml:space="preserve"> </w:t>
      </w:r>
      <w:r w:rsidRPr="009C2EE6">
        <w:rPr>
          <w:rFonts w:ascii="Times New Roman"/>
          <w:sz w:val="22"/>
          <w:szCs w:val="22"/>
        </w:rPr>
        <w:t>경우</w:t>
      </w:r>
      <w:r w:rsidRPr="009C2EE6">
        <w:rPr>
          <w:rFonts w:ascii="Times New Roman"/>
          <w:sz w:val="22"/>
          <w:szCs w:val="22"/>
        </w:rPr>
        <w:t xml:space="preserve">, </w:t>
      </w:r>
      <w:r w:rsidRPr="009C2EE6">
        <w:rPr>
          <w:rFonts w:ascii="Times New Roman"/>
          <w:sz w:val="22"/>
          <w:szCs w:val="22"/>
        </w:rPr>
        <w:t>차주는</w:t>
      </w:r>
      <w:r w:rsidRPr="009C2EE6">
        <w:rPr>
          <w:rFonts w:ascii="Times New Roman"/>
          <w:sz w:val="22"/>
          <w:szCs w:val="22"/>
        </w:rPr>
        <w:t xml:space="preserve"> </w:t>
      </w:r>
      <w:r w:rsidRPr="009C2EE6">
        <w:rPr>
          <w:rFonts w:ascii="Times New Roman"/>
          <w:sz w:val="22"/>
          <w:szCs w:val="22"/>
        </w:rPr>
        <w:t>당해</w:t>
      </w:r>
      <w:r w:rsidRPr="009C2EE6">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일십</w:t>
      </w:r>
      <w:r w:rsidRPr="00516EF8">
        <w:rPr>
          <w:rFonts w:ascii="Times New Roman"/>
          <w:sz w:val="22"/>
          <w:szCs w:val="22"/>
        </w:rPr>
        <w:t>(10)]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002B48D5" w:rsidRPr="00516EF8">
        <w:rPr>
          <w:rFonts w:ascii="Times New Roman" w:hint="eastAsia"/>
          <w:sz w:val="22"/>
          <w:szCs w:val="22"/>
        </w:rPr>
        <w:t xml:space="preserve"> </w:t>
      </w:r>
      <w:r w:rsidR="002B48D5" w:rsidRPr="00516EF8">
        <w:rPr>
          <w:rFonts w:ascii="Times New Roman"/>
          <w:sz w:val="22"/>
          <w:szCs w:val="22"/>
        </w:rPr>
        <w:t>Tranche B</w:t>
      </w:r>
      <w:r w:rsidRPr="00516EF8">
        <w:rPr>
          <w:rFonts w:ascii="Times New Roman"/>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보고하고</w:t>
      </w:r>
      <w:r w:rsidRPr="00516EF8">
        <w:rPr>
          <w:rFonts w:ascii="Times New Roman"/>
          <w:sz w:val="22"/>
          <w:szCs w:val="22"/>
        </w:rPr>
        <w:t xml:space="preserve">, </w:t>
      </w:r>
      <w:r w:rsidRPr="00516EF8">
        <w:rPr>
          <w:rFonts w:ascii="Times New Roman"/>
          <w:sz w:val="22"/>
          <w:szCs w:val="22"/>
        </w:rPr>
        <w:t>당해</w:t>
      </w:r>
      <w:r w:rsidRPr="00516EF8">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Tranche B </w:t>
      </w:r>
      <w:r w:rsidRPr="00516EF8">
        <w:rPr>
          <w:rFonts w:ascii="Times New Roman"/>
          <w:sz w:val="22"/>
          <w:szCs w:val="22"/>
        </w:rPr>
        <w:t>대출금의</w:t>
      </w:r>
      <w:r w:rsidRPr="00516EF8">
        <w:rPr>
          <w:rFonts w:ascii="Times New Roman"/>
          <w:sz w:val="22"/>
          <w:szCs w:val="22"/>
        </w:rPr>
        <w:t xml:space="preserve"> </w:t>
      </w:r>
      <w:r w:rsidRPr="00516EF8">
        <w:rPr>
          <w:rFonts w:ascii="Times New Roman"/>
          <w:sz w:val="22"/>
          <w:szCs w:val="22"/>
        </w:rPr>
        <w:t>삼</w:t>
      </w:r>
      <w:r w:rsidRPr="00516EF8">
        <w:rPr>
          <w:rFonts w:ascii="Times New Roman"/>
          <w:sz w:val="22"/>
          <w:szCs w:val="22"/>
        </w:rPr>
        <w:t>(3)</w:t>
      </w:r>
      <w:r w:rsidRPr="00516EF8">
        <w:rPr>
          <w:rFonts w:ascii="Times New Roman"/>
          <w:sz w:val="22"/>
          <w:szCs w:val="22"/>
        </w:rPr>
        <w:t>개월분</w:t>
      </w:r>
      <w:r w:rsidRPr="00516EF8">
        <w:rPr>
          <w:rFonts w:ascii="Times New Roman"/>
          <w:sz w:val="22"/>
          <w:szCs w:val="22"/>
        </w:rPr>
        <w:t xml:space="preserve"> </w:t>
      </w:r>
      <w:r w:rsidRPr="00516EF8">
        <w:rPr>
          <w:rFonts w:ascii="Times New Roman"/>
          <w:sz w:val="22"/>
          <w:szCs w:val="22"/>
        </w:rPr>
        <w:t>이자에</w:t>
      </w:r>
      <w:r w:rsidRPr="00516EF8">
        <w:rPr>
          <w:rFonts w:ascii="Times New Roman"/>
          <w:sz w:val="22"/>
          <w:szCs w:val="22"/>
        </w:rPr>
        <w:t xml:space="preserve"> </w:t>
      </w:r>
      <w:r w:rsidRPr="00516EF8">
        <w:rPr>
          <w:rFonts w:ascii="Times New Roman"/>
          <w:sz w:val="22"/>
          <w:szCs w:val="22"/>
        </w:rPr>
        <w:t>상당하는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w:t>
      </w:r>
      <w:r w:rsidRPr="00516EF8">
        <w:rPr>
          <w:rFonts w:ascii="Times New Roman"/>
          <w:sz w:val="22"/>
          <w:szCs w:val="22"/>
        </w:rPr>
        <w:t>이하</w:t>
      </w:r>
      <w:r w:rsidRPr="00516EF8">
        <w:rPr>
          <w:rFonts w:ascii="Times New Roman"/>
          <w:sz w:val="22"/>
          <w:szCs w:val="22"/>
        </w:rPr>
        <w:t xml:space="preserve"> </w:t>
      </w:r>
      <w:r w:rsidRPr="00516EF8">
        <w:rPr>
          <w:rFonts w:ascii="Times New Roman"/>
          <w:b/>
          <w:bCs/>
          <w:sz w:val="22"/>
          <w:szCs w:val="22"/>
        </w:rPr>
        <w:t xml:space="preserve">“Tranche B </w:t>
      </w:r>
      <w:r w:rsidRPr="00516EF8">
        <w:rPr>
          <w:rFonts w:ascii="Times New Roman"/>
          <w:b/>
          <w:bCs/>
          <w:sz w:val="22"/>
          <w:szCs w:val="22"/>
        </w:rPr>
        <w:t>이자유보금</w:t>
      </w:r>
      <w:r w:rsidRPr="00516EF8">
        <w:rPr>
          <w:rFonts w:ascii="Times New Roman"/>
          <w:b/>
          <w:bCs/>
          <w:sz w:val="22"/>
          <w:szCs w:val="22"/>
        </w:rPr>
        <w:t>”</w:t>
      </w:r>
      <w:r w:rsidRPr="00516EF8">
        <w:rPr>
          <w:rFonts w:ascii="Times New Roman"/>
          <w:sz w:val="22"/>
          <w:szCs w:val="22"/>
        </w:rPr>
        <w:t>)</w:t>
      </w:r>
      <w:r w:rsidRPr="00516EF8">
        <w:rPr>
          <w:rFonts w:ascii="Times New Roman"/>
          <w:sz w:val="22"/>
          <w:szCs w:val="22"/>
        </w:rPr>
        <w:t>을</w:t>
      </w:r>
      <w:r w:rsidRPr="00516EF8">
        <w:rPr>
          <w:rFonts w:ascii="Times New Roman"/>
          <w:sz w:val="22"/>
          <w:szCs w:val="22"/>
        </w:rPr>
        <w:t xml:space="preserve"> Tranche B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추가로</w:t>
      </w:r>
      <w:r w:rsidRPr="00516EF8">
        <w:rPr>
          <w:rFonts w:ascii="Times New Roman"/>
          <w:sz w:val="22"/>
          <w:szCs w:val="22"/>
        </w:rPr>
        <w:t xml:space="preserve"> </w:t>
      </w:r>
      <w:r w:rsidRPr="00516EF8">
        <w:rPr>
          <w:rFonts w:ascii="Times New Roman"/>
          <w:sz w:val="22"/>
          <w:szCs w:val="22"/>
        </w:rPr>
        <w:t>유보하여야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00C54713" w:rsidRPr="00516EF8">
        <w:rPr>
          <w:rFonts w:ascii="Times New Roman" w:hint="eastAsia"/>
          <w:sz w:val="22"/>
          <w:szCs w:val="22"/>
        </w:rPr>
        <w:t>명확히</w:t>
      </w:r>
      <w:r w:rsidR="00C54713" w:rsidRPr="00516EF8">
        <w:rPr>
          <w:rFonts w:ascii="Times New Roman" w:hint="eastAsia"/>
          <w:sz w:val="22"/>
          <w:szCs w:val="22"/>
        </w:rPr>
        <w:t xml:space="preserve"> </w:t>
      </w:r>
      <w:r w:rsidR="00C54713" w:rsidRPr="00516EF8">
        <w:rPr>
          <w:rFonts w:ascii="Times New Roman" w:hint="eastAsia"/>
          <w:sz w:val="22"/>
          <w:szCs w:val="22"/>
        </w:rPr>
        <w:t>하면</w:t>
      </w:r>
      <w:r w:rsidR="009A5E03" w:rsidRPr="00516EF8">
        <w:rPr>
          <w:rFonts w:ascii="Times New Roman" w:hint="eastAsia"/>
          <w:sz w:val="22"/>
          <w:szCs w:val="22"/>
        </w:rPr>
        <w:t>,</w:t>
      </w:r>
      <w:r w:rsidR="00C54713" w:rsidRPr="00516EF8">
        <w:rPr>
          <w:rFonts w:ascii="Times New Roman" w:hint="eastAsia"/>
          <w:sz w:val="22"/>
          <w:szCs w:val="22"/>
        </w:rPr>
        <w:t xml:space="preserve"> </w:t>
      </w:r>
      <w:r w:rsidR="00C54713" w:rsidRPr="00516EF8">
        <w:rPr>
          <w:rFonts w:ascii="Times New Roman"/>
          <w:sz w:val="22"/>
          <w:szCs w:val="22"/>
        </w:rPr>
        <w:t xml:space="preserve">Tranche A </w:t>
      </w:r>
      <w:r w:rsidR="00C54713" w:rsidRPr="00516EF8">
        <w:rPr>
          <w:rFonts w:ascii="Times New Roman"/>
          <w:sz w:val="22"/>
          <w:szCs w:val="22"/>
        </w:rPr>
        <w:t>이자지급력지수</w:t>
      </w:r>
      <w:r w:rsidR="00C54713" w:rsidRPr="00516EF8">
        <w:rPr>
          <w:rFonts w:ascii="Times New Roman"/>
          <w:sz w:val="22"/>
          <w:szCs w:val="22"/>
        </w:rPr>
        <w:t xml:space="preserve"> </w:t>
      </w:r>
      <w:r w:rsidR="00C54713" w:rsidRPr="00516EF8">
        <w:rPr>
          <w:rFonts w:ascii="Times New Roman"/>
          <w:sz w:val="22"/>
          <w:szCs w:val="22"/>
        </w:rPr>
        <w:t>유지의무</w:t>
      </w:r>
      <w:r w:rsidR="009A5E03" w:rsidRPr="00516EF8">
        <w:rPr>
          <w:rFonts w:ascii="Times New Roman" w:hint="eastAsia"/>
          <w:sz w:val="22"/>
          <w:szCs w:val="22"/>
        </w:rPr>
        <w:t>를</w:t>
      </w:r>
      <w:r w:rsidR="00C54713" w:rsidRPr="00516EF8">
        <w:rPr>
          <w:rFonts w:ascii="Times New Roman"/>
          <w:sz w:val="22"/>
          <w:szCs w:val="22"/>
        </w:rPr>
        <w:t xml:space="preserve"> </w:t>
      </w:r>
      <w:r w:rsidR="00C54713" w:rsidRPr="00516EF8">
        <w:rPr>
          <w:rFonts w:ascii="Times New Roman"/>
          <w:sz w:val="22"/>
          <w:szCs w:val="22"/>
        </w:rPr>
        <w:t>준수</w:t>
      </w:r>
      <w:r w:rsidR="009A5E03" w:rsidRPr="00516EF8">
        <w:rPr>
          <w:rFonts w:ascii="Times New Roman" w:hint="eastAsia"/>
          <w:sz w:val="22"/>
          <w:szCs w:val="22"/>
        </w:rPr>
        <w:t>하고</w:t>
      </w:r>
      <w:r w:rsidR="00C54713" w:rsidRPr="00516EF8">
        <w:rPr>
          <w:rFonts w:ascii="Times New Roman" w:hint="eastAsia"/>
          <w:sz w:val="22"/>
          <w:szCs w:val="22"/>
        </w:rPr>
        <w:t xml:space="preserve"> Tranche B </w:t>
      </w:r>
      <w:r w:rsidR="00C54713" w:rsidRPr="00516EF8">
        <w:rPr>
          <w:rFonts w:ascii="Times New Roman" w:hint="eastAsia"/>
          <w:sz w:val="22"/>
          <w:szCs w:val="22"/>
        </w:rPr>
        <w:t>이자지급력지수</w:t>
      </w:r>
      <w:r w:rsidR="00C54713" w:rsidRPr="00516EF8">
        <w:rPr>
          <w:rFonts w:ascii="Times New Roman" w:hint="eastAsia"/>
          <w:sz w:val="22"/>
          <w:szCs w:val="22"/>
        </w:rPr>
        <w:t xml:space="preserve"> </w:t>
      </w:r>
      <w:r w:rsidR="00C54713" w:rsidRPr="00516EF8">
        <w:rPr>
          <w:rFonts w:ascii="Times New Roman" w:hint="eastAsia"/>
          <w:sz w:val="22"/>
          <w:szCs w:val="22"/>
        </w:rPr>
        <w:t>유지의무만</w:t>
      </w:r>
      <w:r w:rsidR="009A5E03" w:rsidRPr="00516EF8">
        <w:rPr>
          <w:rFonts w:ascii="Times New Roman" w:hint="eastAsia"/>
          <w:sz w:val="22"/>
          <w:szCs w:val="22"/>
        </w:rPr>
        <w:t>을</w:t>
      </w:r>
      <w:r w:rsidR="00C54713" w:rsidRPr="00516EF8">
        <w:rPr>
          <w:rFonts w:ascii="Times New Roman" w:hint="eastAsia"/>
          <w:sz w:val="22"/>
          <w:szCs w:val="22"/>
        </w:rPr>
        <w:t xml:space="preserve"> </w:t>
      </w:r>
      <w:r w:rsidR="00C54713" w:rsidRPr="00516EF8">
        <w:rPr>
          <w:rFonts w:ascii="Times New Roman" w:hint="eastAsia"/>
          <w:sz w:val="22"/>
          <w:szCs w:val="22"/>
        </w:rPr>
        <w:t>준수하지</w:t>
      </w:r>
      <w:r w:rsidR="00C54713" w:rsidRPr="00516EF8">
        <w:rPr>
          <w:rFonts w:ascii="Times New Roman" w:hint="eastAsia"/>
          <w:sz w:val="22"/>
          <w:szCs w:val="22"/>
        </w:rPr>
        <w:t xml:space="preserve"> </w:t>
      </w:r>
      <w:r w:rsidR="00C54713" w:rsidRPr="00516EF8">
        <w:rPr>
          <w:rFonts w:ascii="Times New Roman" w:hint="eastAsia"/>
          <w:sz w:val="22"/>
          <w:szCs w:val="22"/>
        </w:rPr>
        <w:t>못한</w:t>
      </w:r>
      <w:r w:rsidR="00C54713" w:rsidRPr="00516EF8">
        <w:rPr>
          <w:rFonts w:ascii="Times New Roman" w:hint="eastAsia"/>
          <w:sz w:val="22"/>
          <w:szCs w:val="22"/>
        </w:rPr>
        <w:t xml:space="preserve"> </w:t>
      </w:r>
      <w:r w:rsidR="00C54713" w:rsidRPr="00516EF8">
        <w:rPr>
          <w:rFonts w:ascii="Times New Roman" w:hint="eastAsia"/>
          <w:sz w:val="22"/>
          <w:szCs w:val="22"/>
        </w:rPr>
        <w:t>경우에는</w:t>
      </w:r>
      <w:r w:rsidR="00C54713" w:rsidRPr="00516EF8">
        <w:rPr>
          <w:rFonts w:ascii="Times New Roman" w:hint="eastAsia"/>
          <w:sz w:val="22"/>
          <w:szCs w:val="22"/>
        </w:rPr>
        <w:t xml:space="preserve"> Tranche B </w:t>
      </w:r>
      <w:r w:rsidR="00C54713" w:rsidRPr="00516EF8">
        <w:rPr>
          <w:rFonts w:ascii="Times New Roman" w:hint="eastAsia"/>
          <w:sz w:val="22"/>
          <w:szCs w:val="22"/>
        </w:rPr>
        <w:t>이자유보금만을</w:t>
      </w:r>
      <w:r w:rsidR="00C54713" w:rsidRPr="00516EF8">
        <w:rPr>
          <w:rFonts w:ascii="Times New Roman" w:hint="eastAsia"/>
          <w:sz w:val="22"/>
          <w:szCs w:val="22"/>
        </w:rPr>
        <w:t xml:space="preserve"> </w:t>
      </w:r>
      <w:r w:rsidR="009842AF" w:rsidRPr="00516EF8">
        <w:rPr>
          <w:rFonts w:ascii="Times New Roman" w:hint="eastAsia"/>
          <w:sz w:val="22"/>
          <w:szCs w:val="22"/>
        </w:rPr>
        <w:t xml:space="preserve">Tranche B </w:t>
      </w:r>
      <w:r w:rsidR="00C54713" w:rsidRPr="00516EF8">
        <w:rPr>
          <w:rFonts w:ascii="Times New Roman" w:hint="eastAsia"/>
          <w:sz w:val="22"/>
          <w:szCs w:val="22"/>
        </w:rPr>
        <w:t>이자유보계좌에</w:t>
      </w:r>
      <w:r w:rsidR="00C54713" w:rsidRPr="00516EF8">
        <w:rPr>
          <w:rFonts w:ascii="Times New Roman" w:hint="eastAsia"/>
          <w:sz w:val="22"/>
          <w:szCs w:val="22"/>
        </w:rPr>
        <w:t xml:space="preserve"> </w:t>
      </w:r>
      <w:r w:rsidR="00C54713" w:rsidRPr="00516EF8">
        <w:rPr>
          <w:rFonts w:ascii="Times New Roman" w:hint="eastAsia"/>
          <w:sz w:val="22"/>
          <w:szCs w:val="22"/>
        </w:rPr>
        <w:t>유보한다</w:t>
      </w:r>
      <w:r w:rsidR="00C54713" w:rsidRPr="00516EF8">
        <w:rPr>
          <w:rFonts w:ascii="Times New Roman" w:hint="eastAsia"/>
          <w:sz w:val="22"/>
          <w:szCs w:val="22"/>
        </w:rPr>
        <w:t xml:space="preserve">. </w:t>
      </w:r>
      <w:r w:rsidR="00C54713" w:rsidRPr="00516EF8">
        <w:rPr>
          <w:rFonts w:ascii="Times New Roman"/>
          <w:sz w:val="22"/>
          <w:szCs w:val="22"/>
        </w:rPr>
        <w:t xml:space="preserve"> </w:t>
      </w:r>
    </w:p>
    <w:p w14:paraId="24782EEB" w14:textId="77777777" w:rsidR="003D575E" w:rsidRPr="00516EF8" w:rsidRDefault="003D575E" w:rsidP="00B66D78">
      <w:pPr>
        <w:adjustRightInd w:val="0"/>
        <w:snapToGrid w:val="0"/>
        <w:spacing w:line="400" w:lineRule="exact"/>
        <w:ind w:left="567"/>
        <w:rPr>
          <w:rFonts w:ascii="Times New Roman"/>
          <w:kern w:val="0"/>
          <w:sz w:val="22"/>
          <w:szCs w:val="22"/>
        </w:rPr>
      </w:pPr>
    </w:p>
    <w:p w14:paraId="55F3E80F" w14:textId="699FF3B7" w:rsidR="00B66D78"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eastAsia="바탕체"/>
          <w:sz w:val="22"/>
          <w:szCs w:val="20"/>
        </w:rPr>
        <w:t xml:space="preserve">Tranche A </w:t>
      </w:r>
      <w:r w:rsidRPr="00516EF8">
        <w:rPr>
          <w:rFonts w:ascii="Times New Roman" w:eastAsia="바탕체"/>
          <w:sz w:val="22"/>
          <w:szCs w:val="20"/>
        </w:rPr>
        <w:t>이자유보계좌</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Tranche B </w:t>
      </w:r>
      <w:r w:rsidRPr="00516EF8">
        <w:rPr>
          <w:rFonts w:ascii="Times New Roman" w:eastAsia="바탕체"/>
          <w:sz w:val="22"/>
          <w:szCs w:val="20"/>
        </w:rPr>
        <w:t>이자유보계좌는</w:t>
      </w:r>
      <w:r w:rsidRPr="00516EF8">
        <w:rPr>
          <w:rFonts w:ascii="Times New Roman" w:eastAsia="바탕체"/>
          <w:sz w:val="22"/>
          <w:szCs w:val="20"/>
        </w:rPr>
        <w:t xml:space="preserve"> </w:t>
      </w:r>
      <w:r w:rsidRPr="00516EF8">
        <w:rPr>
          <w:rFonts w:ascii="Times New Roman" w:eastAsia="바탕체"/>
          <w:sz w:val="22"/>
          <w:szCs w:val="20"/>
        </w:rPr>
        <w:t>각각</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지급을</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자금을</w:t>
      </w:r>
      <w:r w:rsidRPr="00516EF8">
        <w:rPr>
          <w:rFonts w:ascii="Times New Roman" w:eastAsia="바탕체"/>
          <w:sz w:val="22"/>
          <w:szCs w:val="20"/>
        </w:rPr>
        <w:t xml:space="preserve"> </w:t>
      </w:r>
      <w:r w:rsidRPr="00516EF8">
        <w:rPr>
          <w:rFonts w:ascii="Times New Roman" w:eastAsia="바탕체"/>
          <w:sz w:val="22"/>
          <w:szCs w:val="20"/>
        </w:rPr>
        <w:t>별도로</w:t>
      </w:r>
      <w:r w:rsidRPr="00516EF8">
        <w:rPr>
          <w:rFonts w:ascii="Times New Roman" w:eastAsia="바탕체"/>
          <w:sz w:val="22"/>
          <w:szCs w:val="20"/>
        </w:rPr>
        <w:t xml:space="preserve"> </w:t>
      </w:r>
      <w:r w:rsidRPr="00516EF8">
        <w:rPr>
          <w:rFonts w:ascii="Times New Roman" w:eastAsia="바탕체"/>
          <w:sz w:val="22"/>
          <w:szCs w:val="20"/>
        </w:rPr>
        <w:t>관리하기</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계좌로</w:t>
      </w:r>
      <w:r w:rsidRPr="00516EF8">
        <w:rPr>
          <w:rFonts w:ascii="Times New Roman" w:eastAsia="바탕체"/>
          <w:sz w:val="22"/>
          <w:szCs w:val="20"/>
        </w:rPr>
        <w:t xml:space="preserve"> </w:t>
      </w:r>
      <w:r w:rsidRPr="00516EF8">
        <w:rPr>
          <w:rFonts w:ascii="Times New Roman" w:eastAsia="바탕체"/>
          <w:sz w:val="22"/>
          <w:szCs w:val="20"/>
        </w:rPr>
        <w:t>한다</w:t>
      </w:r>
      <w:r w:rsidRPr="00516EF8">
        <w:rPr>
          <w:rFonts w:ascii="Times New Roman" w:eastAsia="바탕체"/>
          <w:sz w:val="22"/>
          <w:szCs w:val="20"/>
        </w:rPr>
        <w:t xml:space="preserve">. </w:t>
      </w:r>
      <w:r w:rsidRPr="00516EF8">
        <w:rPr>
          <w:rFonts w:ascii="Times New Roman" w:eastAsia="바탕체"/>
          <w:sz w:val="22"/>
          <w:szCs w:val="20"/>
        </w:rPr>
        <w:t>금융계약에</w:t>
      </w:r>
      <w:r w:rsidRPr="00516EF8">
        <w:rPr>
          <w:rFonts w:ascii="Times New Roman" w:eastAsia="바탕체"/>
          <w:sz w:val="22"/>
          <w:szCs w:val="20"/>
        </w:rPr>
        <w:t xml:space="preserve"> </w:t>
      </w:r>
      <w:r w:rsidRPr="00516EF8">
        <w:rPr>
          <w:rFonts w:ascii="Times New Roman" w:eastAsia="바탕체"/>
          <w:sz w:val="22"/>
          <w:szCs w:val="20"/>
        </w:rPr>
        <w:t>따른</w:t>
      </w:r>
      <w:r w:rsidRPr="00516EF8">
        <w:rPr>
          <w:rFonts w:ascii="Times New Roman" w:eastAsia="바탕체"/>
          <w:sz w:val="22"/>
          <w:szCs w:val="20"/>
        </w:rPr>
        <w:t xml:space="preserve"> </w:t>
      </w:r>
      <w:r w:rsidRPr="00516EF8">
        <w:rPr>
          <w:rFonts w:ascii="Times New Roman" w:eastAsia="바탕체"/>
          <w:sz w:val="22"/>
          <w:szCs w:val="20"/>
        </w:rPr>
        <w:t>담보권의</w:t>
      </w:r>
      <w:r w:rsidRPr="00516EF8">
        <w:rPr>
          <w:rFonts w:ascii="Times New Roman" w:eastAsia="바탕체"/>
          <w:sz w:val="22"/>
          <w:szCs w:val="20"/>
        </w:rPr>
        <w:t xml:space="preserve"> </w:t>
      </w:r>
      <w:r w:rsidRPr="00516EF8">
        <w:rPr>
          <w:rFonts w:ascii="Times New Roman" w:eastAsia="바탕체"/>
          <w:sz w:val="22"/>
          <w:szCs w:val="20"/>
        </w:rPr>
        <w:t>실행이</w:t>
      </w:r>
      <w:r w:rsidRPr="00516EF8">
        <w:rPr>
          <w:rFonts w:ascii="Times New Roman" w:eastAsia="바탕체"/>
          <w:sz w:val="22"/>
          <w:szCs w:val="20"/>
        </w:rPr>
        <w:t xml:space="preserve"> </w:t>
      </w:r>
      <w:r w:rsidRPr="00516EF8">
        <w:rPr>
          <w:rFonts w:ascii="Times New Roman" w:eastAsia="바탕체"/>
          <w:sz w:val="22"/>
          <w:szCs w:val="20"/>
        </w:rPr>
        <w:t>이루어지는</w:t>
      </w:r>
      <w:r w:rsidRPr="00516EF8">
        <w:rPr>
          <w:rFonts w:ascii="Times New Roman" w:eastAsia="바탕체"/>
          <w:sz w:val="22"/>
          <w:szCs w:val="20"/>
        </w:rPr>
        <w:t xml:space="preserve"> </w:t>
      </w:r>
      <w:r w:rsidRPr="00516EF8">
        <w:rPr>
          <w:rFonts w:ascii="Times New Roman" w:eastAsia="바탕체"/>
          <w:sz w:val="22"/>
          <w:szCs w:val="20"/>
        </w:rPr>
        <w:t>경우를</w:t>
      </w:r>
      <w:r w:rsidRPr="00516EF8">
        <w:rPr>
          <w:rFonts w:ascii="Times New Roman" w:eastAsia="바탕체"/>
          <w:sz w:val="22"/>
          <w:szCs w:val="20"/>
        </w:rPr>
        <w:t xml:space="preserve"> </w:t>
      </w:r>
      <w:r w:rsidRPr="00516EF8">
        <w:rPr>
          <w:rFonts w:ascii="Times New Roman" w:eastAsia="바탕체"/>
          <w:sz w:val="22"/>
          <w:szCs w:val="20"/>
        </w:rPr>
        <w:t>제외하고</w:t>
      </w:r>
      <w:r w:rsidRPr="00516EF8">
        <w:rPr>
          <w:rFonts w:ascii="Times New Roman" w:eastAsia="바탕체"/>
          <w:sz w:val="22"/>
          <w:szCs w:val="20"/>
        </w:rPr>
        <w:t xml:space="preserve">, </w:t>
      </w:r>
      <w:r w:rsidRPr="00516EF8">
        <w:rPr>
          <w:rFonts w:ascii="Times New Roman" w:eastAsia="바탕체"/>
          <w:sz w:val="22"/>
          <w:szCs w:val="20"/>
        </w:rPr>
        <w:t>각</w:t>
      </w:r>
      <w:r w:rsidRPr="00516EF8">
        <w:rPr>
          <w:rFonts w:ascii="Times New Roman" w:eastAsia="바탕체"/>
          <w:sz w:val="22"/>
          <w:szCs w:val="20"/>
        </w:rPr>
        <w:t xml:space="preserve"> </w:t>
      </w:r>
      <w:r w:rsidRPr="00516EF8">
        <w:rPr>
          <w:rFonts w:ascii="Times New Roman" w:eastAsia="바탕체"/>
          <w:sz w:val="22"/>
          <w:szCs w:val="20"/>
        </w:rPr>
        <w:t>이자유보계좌에</w:t>
      </w:r>
      <w:r w:rsidRPr="00516EF8">
        <w:rPr>
          <w:rFonts w:ascii="Times New Roman" w:eastAsia="바탕체"/>
          <w:sz w:val="22"/>
          <w:szCs w:val="20"/>
        </w:rPr>
        <w:t xml:space="preserve"> </w:t>
      </w:r>
      <w:r w:rsidRPr="00516EF8">
        <w:rPr>
          <w:rFonts w:ascii="Times New Roman" w:eastAsia="바탕체"/>
          <w:sz w:val="22"/>
          <w:szCs w:val="20"/>
        </w:rPr>
        <w:t>예치된</w:t>
      </w:r>
      <w:r w:rsidRPr="00516EF8">
        <w:rPr>
          <w:rFonts w:ascii="Times New Roman" w:eastAsia="바탕체"/>
          <w:sz w:val="22"/>
          <w:szCs w:val="20"/>
        </w:rPr>
        <w:t xml:space="preserve"> </w:t>
      </w:r>
      <w:r w:rsidRPr="00516EF8">
        <w:rPr>
          <w:rFonts w:ascii="Times New Roman" w:eastAsia="바탕체"/>
          <w:sz w:val="22"/>
          <w:szCs w:val="20"/>
        </w:rPr>
        <w:t>금원은</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w:t>
      </w:r>
      <w:r w:rsidRPr="00516EF8">
        <w:rPr>
          <w:rFonts w:ascii="Times New Roman" w:eastAsia="바탕체"/>
          <w:sz w:val="22"/>
          <w:szCs w:val="20"/>
        </w:rPr>
        <w:t>본항에서</w:t>
      </w:r>
      <w:r w:rsidRPr="00516EF8">
        <w:rPr>
          <w:rFonts w:ascii="Times New Roman" w:eastAsia="바탕체"/>
          <w:sz w:val="22"/>
          <w:szCs w:val="20"/>
        </w:rPr>
        <w:t xml:space="preserve"> </w:t>
      </w:r>
      <w:r w:rsidRPr="00516EF8">
        <w:rPr>
          <w:rFonts w:ascii="Times New Roman" w:eastAsia="바탕체"/>
          <w:sz w:val="22"/>
          <w:szCs w:val="20"/>
        </w:rPr>
        <w:t>명시적으로</w:t>
      </w:r>
      <w:r w:rsidRPr="00516EF8">
        <w:rPr>
          <w:rFonts w:ascii="Times New Roman" w:eastAsia="바탕체"/>
          <w:sz w:val="22"/>
          <w:szCs w:val="20"/>
        </w:rPr>
        <w:t xml:space="preserve"> </w:t>
      </w:r>
      <w:r w:rsidRPr="00516EF8">
        <w:rPr>
          <w:rFonts w:ascii="Times New Roman" w:eastAsia="바탕체"/>
          <w:sz w:val="22"/>
          <w:szCs w:val="20"/>
        </w:rPr>
        <w:t>허용된</w:t>
      </w:r>
      <w:r w:rsidRPr="00516EF8">
        <w:rPr>
          <w:rFonts w:ascii="Times New Roman" w:eastAsia="바탕체"/>
          <w:sz w:val="22"/>
          <w:szCs w:val="20"/>
        </w:rPr>
        <w:t xml:space="preserve"> </w:t>
      </w:r>
      <w:r w:rsidRPr="00516EF8">
        <w:rPr>
          <w:rFonts w:ascii="Times New Roman" w:eastAsia="바탕체"/>
          <w:sz w:val="22"/>
          <w:szCs w:val="20"/>
        </w:rPr>
        <w:t>출금</w:t>
      </w:r>
      <w:r w:rsidRPr="00516EF8">
        <w:rPr>
          <w:rFonts w:ascii="Times New Roman" w:eastAsia="바탕체"/>
          <w:sz w:val="22"/>
          <w:szCs w:val="20"/>
        </w:rPr>
        <w:t xml:space="preserve"> </w:t>
      </w:r>
      <w:r w:rsidRPr="00516EF8">
        <w:rPr>
          <w:rFonts w:ascii="Times New Roman" w:eastAsia="바탕체"/>
          <w:sz w:val="22"/>
          <w:szCs w:val="20"/>
        </w:rPr>
        <w:t>또는</w:t>
      </w:r>
      <w:r w:rsidRPr="00516EF8">
        <w:rPr>
          <w:rFonts w:ascii="Times New Roman" w:eastAsia="바탕체"/>
          <w:sz w:val="22"/>
          <w:szCs w:val="20"/>
        </w:rPr>
        <w:t xml:space="preserve"> </w:t>
      </w:r>
      <w:r w:rsidRPr="00516EF8">
        <w:rPr>
          <w:rFonts w:ascii="Times New Roman" w:eastAsia="바탕체"/>
          <w:sz w:val="22"/>
          <w:szCs w:val="20"/>
        </w:rPr>
        <w:t>이체</w:t>
      </w:r>
      <w:r w:rsidRPr="00516EF8">
        <w:rPr>
          <w:rFonts w:ascii="Times New Roman" w:eastAsia="바탕체"/>
          <w:sz w:val="22"/>
          <w:szCs w:val="20"/>
        </w:rPr>
        <w:t xml:space="preserve"> </w:t>
      </w:r>
      <w:r w:rsidRPr="00516EF8">
        <w:rPr>
          <w:rFonts w:ascii="Times New Roman" w:eastAsia="바탕체"/>
          <w:sz w:val="22"/>
          <w:szCs w:val="20"/>
        </w:rPr>
        <w:t>외의</w:t>
      </w:r>
      <w:r w:rsidRPr="00516EF8">
        <w:rPr>
          <w:rFonts w:ascii="Times New Roman" w:eastAsia="바탕체"/>
          <w:sz w:val="22"/>
          <w:szCs w:val="20"/>
        </w:rPr>
        <w:t xml:space="preserve"> </w:t>
      </w:r>
      <w:r w:rsidRPr="00516EF8">
        <w:rPr>
          <w:rFonts w:ascii="Times New Roman" w:eastAsia="바탕체"/>
          <w:sz w:val="22"/>
          <w:szCs w:val="20"/>
        </w:rPr>
        <w:t>용도로</w:t>
      </w:r>
      <w:r w:rsidRPr="00516EF8">
        <w:rPr>
          <w:rFonts w:ascii="Times New Roman" w:eastAsia="바탕체"/>
          <w:sz w:val="22"/>
          <w:szCs w:val="20"/>
        </w:rPr>
        <w:t xml:space="preserve"> </w:t>
      </w:r>
      <w:r w:rsidRPr="00516EF8">
        <w:rPr>
          <w:rFonts w:ascii="Times New Roman" w:eastAsia="바탕체"/>
          <w:sz w:val="22"/>
          <w:szCs w:val="20"/>
        </w:rPr>
        <w:t>사용하여서는</w:t>
      </w:r>
      <w:r w:rsidRPr="00516EF8">
        <w:rPr>
          <w:rFonts w:ascii="Times New Roman" w:eastAsia="바탕체"/>
          <w:sz w:val="22"/>
          <w:szCs w:val="20"/>
        </w:rPr>
        <w:t xml:space="preserve"> </w:t>
      </w:r>
      <w:r w:rsidRPr="00516EF8">
        <w:rPr>
          <w:rFonts w:ascii="Times New Roman" w:eastAsia="바탕체"/>
          <w:sz w:val="22"/>
          <w:szCs w:val="20"/>
        </w:rPr>
        <w:t>아니</w:t>
      </w:r>
      <w:r w:rsidRPr="00516EF8">
        <w:rPr>
          <w:rFonts w:ascii="Times New Roman" w:eastAsia="바탕체"/>
          <w:sz w:val="22"/>
          <w:szCs w:val="20"/>
        </w:rPr>
        <w:t xml:space="preserve"> </w:t>
      </w:r>
      <w:r w:rsidRPr="00516EF8">
        <w:rPr>
          <w:rFonts w:ascii="Times New Roman" w:eastAsia="바탕체"/>
          <w:sz w:val="22"/>
          <w:szCs w:val="20"/>
        </w:rPr>
        <w:t>된다</w:t>
      </w:r>
      <w:r w:rsidRPr="00516EF8">
        <w:rPr>
          <w:rFonts w:ascii="Times New Roman" w:eastAsia="바탕체"/>
          <w:sz w:val="22"/>
          <w:szCs w:val="20"/>
        </w:rPr>
        <w:t>.</w:t>
      </w:r>
    </w:p>
    <w:p w14:paraId="15C1BE0C" w14:textId="77777777" w:rsidR="00CC300D" w:rsidRPr="00516EF8" w:rsidRDefault="00CC300D" w:rsidP="00381D55">
      <w:pPr>
        <w:pStyle w:val="afd"/>
        <w:rPr>
          <w:rFonts w:ascii="Times New Roman"/>
          <w:sz w:val="22"/>
        </w:rPr>
      </w:pPr>
    </w:p>
    <w:p w14:paraId="24A62AB9" w14:textId="51A62311" w:rsidR="00CC300D"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어느</w:t>
      </w:r>
      <w:r w:rsidRPr="00516EF8">
        <w:rPr>
          <w:rFonts w:ascii="Times New Roman"/>
          <w:sz w:val="22"/>
          <w:szCs w:val="22"/>
        </w:rPr>
        <w:t xml:space="preserve"> </w:t>
      </w:r>
      <w:r w:rsidRPr="00516EF8">
        <w:rPr>
          <w:rFonts w:ascii="Times New Roman"/>
          <w:sz w:val="22"/>
          <w:szCs w:val="22"/>
        </w:rPr>
        <w:t>이자지급일에</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지급하기</w:t>
      </w:r>
      <w:r w:rsidRPr="00516EF8">
        <w:rPr>
          <w:rFonts w:ascii="Times New Roman"/>
          <w:sz w:val="22"/>
          <w:szCs w:val="22"/>
        </w:rPr>
        <w:t xml:space="preserve"> </w:t>
      </w:r>
      <w:r w:rsidRPr="00516EF8">
        <w:rPr>
          <w:rFonts w:ascii="Times New Roman"/>
          <w:sz w:val="22"/>
          <w:szCs w:val="22"/>
        </w:rPr>
        <w:t>위한</w:t>
      </w:r>
      <w:r w:rsidRPr="00516EF8">
        <w:rPr>
          <w:rFonts w:ascii="Times New Roman"/>
          <w:sz w:val="22"/>
          <w:szCs w:val="22"/>
        </w:rPr>
        <w:t xml:space="preserve"> </w:t>
      </w:r>
      <w:r w:rsidRPr="00516EF8">
        <w:rPr>
          <w:rFonts w:ascii="Times New Roman"/>
          <w:sz w:val="22"/>
          <w:szCs w:val="22"/>
        </w:rPr>
        <w:t>자금이</w:t>
      </w:r>
      <w:r w:rsidRPr="00516EF8">
        <w:rPr>
          <w:rFonts w:ascii="Times New Roman"/>
          <w:sz w:val="22"/>
          <w:szCs w:val="22"/>
        </w:rPr>
        <w:t xml:space="preserve"> </w:t>
      </w:r>
      <w:r w:rsidRPr="00516EF8">
        <w:rPr>
          <w:rFonts w:ascii="Times New Roman"/>
          <w:sz w:val="22"/>
          <w:szCs w:val="22"/>
        </w:rPr>
        <w:t>부족한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위하여</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출금하고자</w:t>
      </w:r>
      <w:r w:rsidRPr="00516EF8">
        <w:rPr>
          <w:rFonts w:ascii="Times New Roman"/>
          <w:sz w:val="22"/>
          <w:szCs w:val="22"/>
        </w:rPr>
        <w:t xml:space="preserve"> </w:t>
      </w:r>
      <w:r w:rsidRPr="00516EF8">
        <w:rPr>
          <w:rFonts w:ascii="Times New Roman"/>
          <w:sz w:val="22"/>
          <w:szCs w:val="22"/>
        </w:rPr>
        <w:t>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사용용도를</w:t>
      </w:r>
      <w:r w:rsidRPr="00516EF8">
        <w:rPr>
          <w:rFonts w:ascii="Times New Roman"/>
          <w:sz w:val="22"/>
          <w:szCs w:val="22"/>
        </w:rPr>
        <w:t xml:space="preserve"> </w:t>
      </w:r>
      <w:r w:rsidRPr="00516EF8">
        <w:rPr>
          <w:rFonts w:ascii="Times New Roman"/>
          <w:sz w:val="22"/>
          <w:szCs w:val="22"/>
        </w:rPr>
        <w:t>사전에</w:t>
      </w:r>
      <w:r w:rsidRPr="00516EF8">
        <w:rPr>
          <w:rFonts w:ascii="Times New Roman" w:hint="eastAsia"/>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서면으로</w:t>
      </w:r>
      <w:r w:rsidRPr="00516EF8">
        <w:rPr>
          <w:rFonts w:ascii="Times New Roman"/>
          <w:sz w:val="22"/>
          <w:szCs w:val="22"/>
        </w:rPr>
        <w:t xml:space="preserve"> </w:t>
      </w:r>
      <w:r w:rsidRPr="00516EF8">
        <w:rPr>
          <w:rFonts w:ascii="Times New Roman"/>
          <w:sz w:val="22"/>
          <w:szCs w:val="22"/>
        </w:rPr>
        <w:t>통지하여야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본호의</w:t>
      </w:r>
      <w:r w:rsidRPr="00516EF8">
        <w:rPr>
          <w:rFonts w:ascii="Times New Roman"/>
          <w:sz w:val="22"/>
          <w:szCs w:val="22"/>
        </w:rPr>
        <w:t xml:space="preserve"> </w:t>
      </w:r>
      <w:r w:rsidRPr="00516EF8">
        <w:rPr>
          <w:rFonts w:ascii="Times New Roman"/>
          <w:sz w:val="22"/>
          <w:szCs w:val="22"/>
        </w:rPr>
        <w:t>조건에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보며</w:t>
      </w:r>
      <w:r w:rsidRPr="00516EF8">
        <w:rPr>
          <w:rFonts w:ascii="Times New Roman"/>
          <w:sz w:val="22"/>
          <w:szCs w:val="22"/>
        </w:rPr>
        <w:t xml:space="preserve">, </w:t>
      </w:r>
      <w:r w:rsidRPr="00516EF8">
        <w:rPr>
          <w:rFonts w:ascii="Times New Roman"/>
          <w:sz w:val="22"/>
          <w:szCs w:val="22"/>
        </w:rPr>
        <w:t>차주</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이체가</w:t>
      </w:r>
      <w:r w:rsidRPr="00516EF8">
        <w:rPr>
          <w:rFonts w:ascii="Times New Roman"/>
          <w:sz w:val="22"/>
          <w:szCs w:val="22"/>
        </w:rPr>
        <w:t xml:space="preserve"> </w:t>
      </w:r>
      <w:r w:rsidRPr="00516EF8">
        <w:rPr>
          <w:rFonts w:ascii="Times New Roman"/>
          <w:sz w:val="22"/>
          <w:szCs w:val="22"/>
        </w:rPr>
        <w:t>가능하도록</w:t>
      </w:r>
      <w:r w:rsidRPr="00516EF8">
        <w:rPr>
          <w:rFonts w:ascii="Times New Roman"/>
          <w:sz w:val="22"/>
          <w:szCs w:val="22"/>
        </w:rPr>
        <w:t xml:space="preserve"> </w:t>
      </w:r>
      <w:r w:rsidRPr="00516EF8">
        <w:rPr>
          <w:rFonts w:ascii="Times New Roman"/>
          <w:sz w:val="22"/>
          <w:szCs w:val="22"/>
        </w:rPr>
        <w:t>예금채권근질권설정계약</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계좌개설기관에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근질권</w:t>
      </w:r>
      <w:r w:rsidRPr="00516EF8">
        <w:rPr>
          <w:rFonts w:ascii="Times New Roman"/>
          <w:sz w:val="22"/>
          <w:szCs w:val="22"/>
        </w:rPr>
        <w:t xml:space="preserve"> </w:t>
      </w:r>
      <w:r w:rsidRPr="00516EF8">
        <w:rPr>
          <w:rFonts w:ascii="Times New Roman"/>
          <w:sz w:val="22"/>
          <w:szCs w:val="22"/>
        </w:rPr>
        <w:t>설정</w:t>
      </w:r>
      <w:r w:rsidRPr="00516EF8">
        <w:rPr>
          <w:rFonts w:ascii="Times New Roman"/>
          <w:sz w:val="22"/>
          <w:szCs w:val="22"/>
        </w:rPr>
        <w:t xml:space="preserve"> </w:t>
      </w:r>
      <w:r w:rsidRPr="00516EF8">
        <w:rPr>
          <w:rFonts w:ascii="Times New Roman"/>
          <w:sz w:val="22"/>
          <w:szCs w:val="22"/>
        </w:rPr>
        <w:t>통지</w:t>
      </w:r>
      <w:r w:rsidRPr="00516EF8">
        <w:rPr>
          <w:rFonts w:ascii="Times New Roman"/>
          <w:sz w:val="22"/>
          <w:szCs w:val="22"/>
        </w:rPr>
        <w:t>·</w:t>
      </w:r>
      <w:r w:rsidRPr="00516EF8">
        <w:rPr>
          <w:rFonts w:ascii="Times New Roman"/>
          <w:sz w:val="22"/>
          <w:szCs w:val="22"/>
        </w:rPr>
        <w:t>승낙</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필요한</w:t>
      </w:r>
      <w:r w:rsidRPr="00516EF8">
        <w:rPr>
          <w:rFonts w:ascii="Times New Roman"/>
          <w:sz w:val="22"/>
          <w:szCs w:val="22"/>
        </w:rPr>
        <w:t xml:space="preserve"> </w:t>
      </w:r>
      <w:r w:rsidRPr="00516EF8">
        <w:rPr>
          <w:rFonts w:ascii="Times New Roman"/>
          <w:sz w:val="22"/>
          <w:szCs w:val="22"/>
        </w:rPr>
        <w:t>절차에</w:t>
      </w:r>
      <w:r w:rsidRPr="00516EF8">
        <w:rPr>
          <w:rFonts w:ascii="Times New Roman"/>
          <w:sz w:val="22"/>
          <w:szCs w:val="22"/>
        </w:rPr>
        <w:t xml:space="preserve"> </w:t>
      </w:r>
      <w:r w:rsidRPr="00516EF8">
        <w:rPr>
          <w:rFonts w:ascii="Times New Roman"/>
          <w:sz w:val="22"/>
          <w:szCs w:val="22"/>
        </w:rPr>
        <w:t>협조하여야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5A9B6D5D" w14:textId="77777777" w:rsidR="00633ADE" w:rsidRPr="00516EF8" w:rsidRDefault="00633ADE" w:rsidP="00633ADE">
      <w:pPr>
        <w:pStyle w:val="afd"/>
        <w:rPr>
          <w:rFonts w:ascii="Times New Roman"/>
          <w:sz w:val="22"/>
          <w:szCs w:val="22"/>
        </w:rPr>
      </w:pPr>
    </w:p>
    <w:p w14:paraId="6E0F4372" w14:textId="4AE219C2" w:rsidR="00633ADE" w:rsidRPr="00516EF8" w:rsidRDefault="00633ADE"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제</w:t>
      </w:r>
      <w:r w:rsidRPr="00516EF8">
        <w:rPr>
          <w:rFonts w:ascii="Times New Roman"/>
          <w:sz w:val="22"/>
          <w:szCs w:val="22"/>
        </w:rPr>
        <w:t>(5)</w:t>
      </w:r>
      <w:r w:rsidRPr="00516EF8">
        <w:rPr>
          <w:rFonts w:ascii="Times New Roman"/>
          <w:sz w:val="22"/>
          <w:szCs w:val="22"/>
        </w:rPr>
        <w:t>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출금으로</w:t>
      </w:r>
      <w:r w:rsidRPr="00516EF8">
        <w:rPr>
          <w:rFonts w:ascii="Times New Roman"/>
          <w:sz w:val="22"/>
          <w:szCs w:val="22"/>
        </w:rPr>
        <w:t xml:space="preserve"> </w:t>
      </w:r>
      <w:r w:rsidRPr="00516EF8">
        <w:rPr>
          <w:rFonts w:ascii="Times New Roman"/>
          <w:sz w:val="22"/>
          <w:szCs w:val="22"/>
        </w:rPr>
        <w:t>인하여</w:t>
      </w:r>
      <w:r w:rsidRPr="00516EF8">
        <w:rPr>
          <w:rFonts w:ascii="Times New Roman"/>
          <w:sz w:val="22"/>
          <w:szCs w:val="22"/>
        </w:rPr>
        <w:t xml:space="preserve"> Tranche A </w:t>
      </w:r>
      <w:r w:rsidRPr="00516EF8">
        <w:rPr>
          <w:rFonts w:ascii="Times New Roman"/>
          <w:sz w:val="22"/>
          <w:szCs w:val="22"/>
        </w:rPr>
        <w:t>이자적립금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이자적립금이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이십</w:t>
      </w:r>
      <w:r w:rsidRPr="00516EF8">
        <w:rPr>
          <w:rFonts w:ascii="Times New Roman"/>
          <w:sz w:val="22"/>
          <w:szCs w:val="22"/>
        </w:rPr>
        <w:t>(20)]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lastRenderedPageBreak/>
        <w:t>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하고</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이자유보금이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6FED114F" w14:textId="77777777" w:rsidR="00604503" w:rsidRPr="00516EF8" w:rsidRDefault="00604503" w:rsidP="00604503">
      <w:pPr>
        <w:pStyle w:val="afd"/>
        <w:rPr>
          <w:rFonts w:ascii="Times New Roman"/>
          <w:sz w:val="22"/>
          <w:szCs w:val="22"/>
        </w:rPr>
      </w:pPr>
    </w:p>
    <w:p w14:paraId="1B6E422A" w14:textId="7FDBAB0B" w:rsidR="00604503"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차주가</w:t>
      </w:r>
      <w:r w:rsidRPr="00516EF8">
        <w:rPr>
          <w:rFonts w:ascii="Times New Roman"/>
          <w:sz w:val="22"/>
          <w:szCs w:val="22"/>
        </w:rPr>
        <w:t xml:space="preserve"> Tranche A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A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있고</w:t>
      </w:r>
      <w:r w:rsidRPr="00516EF8">
        <w:rPr>
          <w:rFonts w:ascii="Times New Roman"/>
          <w:sz w:val="22"/>
          <w:szCs w:val="22"/>
        </w:rPr>
        <w:t xml:space="preserve">, </w:t>
      </w:r>
      <w:r w:rsidRPr="00516EF8">
        <w:rPr>
          <w:rFonts w:ascii="Times New Roman"/>
          <w:sz w:val="22"/>
          <w:szCs w:val="22"/>
        </w:rPr>
        <w:t>차주가</w:t>
      </w:r>
      <w:r w:rsidRPr="00516EF8">
        <w:rPr>
          <w:rFonts w:ascii="Times New Roman"/>
          <w:sz w:val="22"/>
          <w:szCs w:val="22"/>
        </w:rPr>
        <w:t xml:space="preserve"> Tranche B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B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B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이자지급력지수를</w:t>
      </w:r>
      <w:r w:rsidRPr="00516EF8">
        <w:rPr>
          <w:rFonts w:ascii="Times New Roman"/>
          <w:sz w:val="22"/>
          <w:szCs w:val="22"/>
        </w:rPr>
        <w:t xml:space="preserve"> </w:t>
      </w:r>
      <w:r w:rsidRPr="00516EF8">
        <w:rPr>
          <w:rFonts w:ascii="Times New Roman"/>
          <w:sz w:val="22"/>
          <w:szCs w:val="22"/>
        </w:rPr>
        <w:t>산정할</w:t>
      </w:r>
      <w:r w:rsidRPr="00516EF8">
        <w:rPr>
          <w:rFonts w:ascii="Times New Roman"/>
          <w:sz w:val="22"/>
          <w:szCs w:val="22"/>
        </w:rPr>
        <w:t xml:space="preserve"> </w:t>
      </w:r>
      <w:r w:rsidRPr="00516EF8">
        <w:rPr>
          <w:rFonts w:ascii="Times New Roman"/>
          <w:sz w:val="22"/>
          <w:szCs w:val="22"/>
        </w:rPr>
        <w:t>때에는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예치된</w:t>
      </w:r>
      <w:r w:rsidRPr="00516EF8">
        <w:rPr>
          <w:rFonts w:ascii="Times New Roman"/>
          <w:sz w:val="22"/>
          <w:szCs w:val="22"/>
        </w:rPr>
        <w:t xml:space="preserve"> </w:t>
      </w:r>
      <w:r w:rsidRPr="00516EF8">
        <w:rPr>
          <w:rFonts w:ascii="Times New Roman"/>
          <w:sz w:val="22"/>
          <w:szCs w:val="22"/>
        </w:rPr>
        <w:t>금원을</w:t>
      </w:r>
      <w:r w:rsidRPr="00516EF8">
        <w:rPr>
          <w:rFonts w:ascii="Times New Roman"/>
          <w:sz w:val="22"/>
          <w:szCs w:val="22"/>
        </w:rPr>
        <w:t xml:space="preserve"> </w:t>
      </w:r>
      <w:r w:rsidRPr="00516EF8">
        <w:rPr>
          <w:rFonts w:ascii="Times New Roman"/>
          <w:sz w:val="22"/>
          <w:szCs w:val="22"/>
        </w:rPr>
        <w:t>제외한다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rPr>
        <w:t xml:space="preserve"> </w:t>
      </w:r>
      <w:r w:rsidRPr="00516EF8">
        <w:rPr>
          <w:rFonts w:ascii="Times New Roman" w:hint="eastAsia"/>
          <w:sz w:val="22"/>
        </w:rPr>
        <w:t>출금</w:t>
      </w:r>
      <w:r w:rsidRPr="00516EF8">
        <w:rPr>
          <w:rFonts w:ascii="Times New Roman"/>
          <w:sz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본다</w:t>
      </w:r>
      <w:r w:rsidRPr="00516EF8">
        <w:rPr>
          <w:rFonts w:ascii="Times New Roman"/>
          <w:sz w:val="22"/>
        </w:rPr>
        <w:t>.</w:t>
      </w:r>
    </w:p>
    <w:p w14:paraId="091A69C2" w14:textId="77777777" w:rsidR="00B66D78" w:rsidRPr="00516EF8" w:rsidRDefault="00B66D78" w:rsidP="00B66D78">
      <w:pPr>
        <w:pStyle w:val="afd"/>
        <w:rPr>
          <w:rFonts w:ascii="Times New Roman"/>
          <w:sz w:val="22"/>
          <w:szCs w:val="22"/>
        </w:rPr>
      </w:pPr>
    </w:p>
    <w:p w14:paraId="5557F6F1" w14:textId="75E90A8B" w:rsidR="00B66D78"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본항에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이자유보계좌의</w:t>
      </w:r>
      <w:r w:rsidRPr="00516EF8">
        <w:rPr>
          <w:rFonts w:ascii="Times New Roman"/>
          <w:sz w:val="22"/>
          <w:szCs w:val="22"/>
        </w:rPr>
        <w:t xml:space="preserve"> </w:t>
      </w:r>
      <w:r w:rsidRPr="00516EF8">
        <w:rPr>
          <w:rFonts w:ascii="Times New Roman"/>
          <w:sz w:val="22"/>
          <w:szCs w:val="22"/>
        </w:rPr>
        <w:t>별도</w:t>
      </w:r>
      <w:r w:rsidRPr="00516EF8">
        <w:rPr>
          <w:rFonts w:ascii="Times New Roman"/>
          <w:sz w:val="22"/>
          <w:szCs w:val="22"/>
        </w:rPr>
        <w:t xml:space="preserve"> </w:t>
      </w:r>
      <w:r w:rsidRPr="00516EF8">
        <w:rPr>
          <w:rFonts w:ascii="Times New Roman"/>
          <w:sz w:val="22"/>
          <w:szCs w:val="22"/>
        </w:rPr>
        <w:t>관리</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관한</w:t>
      </w:r>
      <w:r w:rsidRPr="00516EF8">
        <w:rPr>
          <w:rFonts w:ascii="Times New Roman"/>
          <w:sz w:val="22"/>
          <w:szCs w:val="22"/>
        </w:rPr>
        <w:t xml:space="preserve"> </w:t>
      </w:r>
      <w:r w:rsidRPr="00516EF8">
        <w:rPr>
          <w:rFonts w:ascii="Times New Roman"/>
          <w:sz w:val="22"/>
          <w:szCs w:val="22"/>
        </w:rPr>
        <w:t>규정은</w:t>
      </w:r>
      <w:r w:rsidRPr="00516EF8">
        <w:rPr>
          <w:rFonts w:ascii="Times New Roman"/>
          <w:sz w:val="22"/>
          <w:szCs w:val="22"/>
        </w:rPr>
        <w:t xml:space="preserve"> </w:t>
      </w:r>
      <w:r w:rsidRPr="00516EF8">
        <w:rPr>
          <w:rFonts w:ascii="Times New Roman"/>
          <w:sz w:val="22"/>
          <w:szCs w:val="22"/>
        </w:rPr>
        <w:t>기한의</w:t>
      </w:r>
      <w:r w:rsidRPr="00516EF8">
        <w:rPr>
          <w:rFonts w:ascii="Times New Roman"/>
          <w:sz w:val="22"/>
          <w:szCs w:val="22"/>
        </w:rPr>
        <w:t xml:space="preserve"> </w:t>
      </w:r>
      <w:r w:rsidRPr="00516EF8">
        <w:rPr>
          <w:rFonts w:ascii="Times New Roman"/>
          <w:sz w:val="22"/>
          <w:szCs w:val="22"/>
        </w:rPr>
        <w:t>이익</w:t>
      </w:r>
      <w:r w:rsidRPr="00516EF8">
        <w:rPr>
          <w:rFonts w:ascii="Times New Roman"/>
          <w:sz w:val="22"/>
          <w:szCs w:val="22"/>
        </w:rPr>
        <w:t xml:space="preserve"> </w:t>
      </w:r>
      <w:r w:rsidRPr="00516EF8">
        <w:rPr>
          <w:rFonts w:ascii="Times New Roman"/>
          <w:sz w:val="22"/>
          <w:szCs w:val="22"/>
        </w:rPr>
        <w:t>상실</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사유로</w:t>
      </w:r>
      <w:r w:rsidRPr="00516EF8">
        <w:rPr>
          <w:rFonts w:ascii="Times New Roman"/>
          <w:sz w:val="22"/>
          <w:szCs w:val="22"/>
        </w:rPr>
        <w:t xml:space="preserve"> </w:t>
      </w:r>
      <w:r w:rsidRPr="00516EF8">
        <w:rPr>
          <w:rFonts w:ascii="Times New Roman"/>
          <w:sz w:val="22"/>
          <w:szCs w:val="22"/>
        </w:rPr>
        <w:t>금융계약에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담보권이</w:t>
      </w:r>
      <w:r w:rsidRPr="00516EF8">
        <w:rPr>
          <w:rFonts w:ascii="Times New Roman"/>
          <w:sz w:val="22"/>
          <w:szCs w:val="22"/>
        </w:rPr>
        <w:t xml:space="preserve"> </w:t>
      </w:r>
      <w:r w:rsidRPr="00516EF8">
        <w:rPr>
          <w:rFonts w:ascii="Times New Roman"/>
          <w:sz w:val="22"/>
          <w:szCs w:val="22"/>
        </w:rPr>
        <w:t>실행되는</w:t>
      </w:r>
      <w:r w:rsidRPr="00516EF8">
        <w:rPr>
          <w:rFonts w:ascii="Times New Roman"/>
          <w:sz w:val="22"/>
          <w:szCs w:val="22"/>
        </w:rPr>
        <w:t xml:space="preserve"> </w:t>
      </w:r>
      <w:r w:rsidRPr="00516EF8">
        <w:rPr>
          <w:rFonts w:ascii="Times New Roman"/>
          <w:sz w:val="22"/>
          <w:szCs w:val="22"/>
        </w:rPr>
        <w:t>경우의</w:t>
      </w:r>
      <w:r w:rsidRPr="00516EF8">
        <w:rPr>
          <w:rFonts w:ascii="Times New Roman"/>
          <w:sz w:val="22"/>
          <w:szCs w:val="22"/>
        </w:rPr>
        <w:t xml:space="preserve"> </w:t>
      </w:r>
      <w:r w:rsidRPr="00516EF8">
        <w:rPr>
          <w:rFonts w:ascii="Times New Roman"/>
          <w:sz w:val="22"/>
          <w:szCs w:val="22"/>
        </w:rPr>
        <w:t>담보권</w:t>
      </w:r>
      <w:r w:rsidRPr="00516EF8">
        <w:rPr>
          <w:rFonts w:ascii="Times New Roman"/>
          <w:sz w:val="22"/>
          <w:szCs w:val="22"/>
        </w:rPr>
        <w:t xml:space="preserve"> </w:t>
      </w:r>
      <w:r w:rsidRPr="00516EF8">
        <w:rPr>
          <w:rFonts w:ascii="Times New Roman"/>
          <w:sz w:val="22"/>
          <w:szCs w:val="22"/>
        </w:rPr>
        <w:t>순위</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배분순서를</w:t>
      </w:r>
      <w:r w:rsidRPr="00516EF8">
        <w:rPr>
          <w:rFonts w:ascii="Times New Roman"/>
          <w:sz w:val="22"/>
          <w:szCs w:val="22"/>
        </w:rPr>
        <w:t xml:space="preserve"> </w:t>
      </w:r>
      <w:r w:rsidRPr="00516EF8">
        <w:rPr>
          <w:rFonts w:ascii="Times New Roman"/>
          <w:sz w:val="22"/>
          <w:szCs w:val="22"/>
        </w:rPr>
        <w:t>변경하거나</w:t>
      </w:r>
      <w:r w:rsidRPr="00516EF8">
        <w:rPr>
          <w:rFonts w:ascii="Times New Roman"/>
          <w:sz w:val="22"/>
          <w:szCs w:val="22"/>
        </w:rPr>
        <w:t xml:space="preserve"> </w:t>
      </w:r>
      <w:r w:rsidRPr="00516EF8">
        <w:rPr>
          <w:rFonts w:ascii="Times New Roman"/>
          <w:sz w:val="22"/>
          <w:szCs w:val="22"/>
        </w:rPr>
        <w:t>제한하는</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해석되지</w:t>
      </w:r>
      <w:r w:rsidRPr="00516EF8">
        <w:rPr>
          <w:rFonts w:ascii="Times New Roman"/>
          <w:sz w:val="22"/>
          <w:szCs w:val="22"/>
        </w:rPr>
        <w:t xml:space="preserve"> </w:t>
      </w:r>
      <w:r w:rsidRPr="00516EF8">
        <w:rPr>
          <w:rFonts w:ascii="Times New Roman"/>
          <w:sz w:val="22"/>
          <w:szCs w:val="22"/>
        </w:rPr>
        <w:t>아니하며</w:t>
      </w:r>
      <w:r w:rsidRPr="00516EF8">
        <w:rPr>
          <w:rFonts w:ascii="Times New Roman"/>
          <w:sz w:val="22"/>
          <w:szCs w:val="22"/>
        </w:rPr>
        <w:t xml:space="preserve">, </w:t>
      </w:r>
      <w:r w:rsidRPr="00516EF8">
        <w:rPr>
          <w:rFonts w:ascii="Times New Roman"/>
          <w:sz w:val="22"/>
          <w:szCs w:val="22"/>
        </w:rPr>
        <w:t>담보권의</w:t>
      </w:r>
      <w:r w:rsidRPr="00516EF8">
        <w:rPr>
          <w:rFonts w:ascii="Times New Roman"/>
          <w:sz w:val="22"/>
          <w:szCs w:val="22"/>
        </w:rPr>
        <w:t xml:space="preserve"> </w:t>
      </w:r>
      <w:r w:rsidRPr="00516EF8">
        <w:rPr>
          <w:rFonts w:ascii="Times New Roman"/>
          <w:sz w:val="22"/>
          <w:szCs w:val="22"/>
        </w:rPr>
        <w:t>실행</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배분에</w:t>
      </w:r>
      <w:r w:rsidRPr="00516EF8">
        <w:rPr>
          <w:rFonts w:ascii="Times New Roman"/>
          <w:sz w:val="22"/>
          <w:szCs w:val="22"/>
        </w:rPr>
        <w:t xml:space="preserve"> </w:t>
      </w:r>
      <w:r w:rsidRPr="00516EF8">
        <w:rPr>
          <w:rFonts w:ascii="Times New Roman"/>
          <w:sz w:val="22"/>
          <w:szCs w:val="22"/>
        </w:rPr>
        <w:t>관하여는</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7</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9</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예금채권근질권설정계약에서</w:t>
      </w:r>
      <w:r w:rsidRPr="00516EF8">
        <w:rPr>
          <w:rFonts w:ascii="Times New Roman"/>
          <w:sz w:val="22"/>
          <w:szCs w:val="22"/>
        </w:rPr>
        <w:t xml:space="preserve"> </w:t>
      </w:r>
      <w:r w:rsidRPr="00516EF8">
        <w:rPr>
          <w:rFonts w:ascii="Times New Roman"/>
          <w:sz w:val="22"/>
          <w:szCs w:val="22"/>
        </w:rPr>
        <w:t>정한</w:t>
      </w:r>
      <w:r w:rsidRPr="00516EF8">
        <w:rPr>
          <w:rFonts w:ascii="Times New Roman"/>
          <w:sz w:val="22"/>
          <w:szCs w:val="22"/>
        </w:rPr>
        <w:t xml:space="preserve"> </w:t>
      </w:r>
      <w:r w:rsidRPr="00516EF8">
        <w:rPr>
          <w:rFonts w:ascii="Times New Roman"/>
          <w:sz w:val="22"/>
          <w:szCs w:val="22"/>
        </w:rPr>
        <w:t>바에</w:t>
      </w:r>
      <w:r w:rsidRPr="00516EF8">
        <w:rPr>
          <w:rFonts w:ascii="Times New Roman"/>
          <w:sz w:val="22"/>
          <w:szCs w:val="22"/>
        </w:rPr>
        <w:t xml:space="preserve"> </w:t>
      </w:r>
      <w:r w:rsidRPr="00516EF8">
        <w:rPr>
          <w:rFonts w:ascii="Times New Roman"/>
          <w:sz w:val="22"/>
          <w:szCs w:val="22"/>
        </w:rPr>
        <w:t>따른다</w:t>
      </w:r>
      <w:r w:rsidRPr="00516EF8">
        <w:rPr>
          <w:rFonts w:ascii="Times New Roman"/>
          <w:sz w:val="22"/>
          <w:szCs w:val="22"/>
        </w:rPr>
        <w:t>.</w:t>
      </w:r>
    </w:p>
    <w:p w14:paraId="2AA94F9F" w14:textId="77777777" w:rsidR="00B66D78" w:rsidRDefault="00B66D78" w:rsidP="00B66D78">
      <w:pPr>
        <w:pStyle w:val="afd"/>
        <w:rPr>
          <w:rFonts w:ascii="Times New Roman"/>
          <w:sz w:val="22"/>
          <w:szCs w:val="22"/>
        </w:rPr>
      </w:pPr>
    </w:p>
    <w:p w14:paraId="3C6058F5" w14:textId="23D0252C" w:rsidR="00B66D78" w:rsidRPr="00413874"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피담보채무가</w:t>
      </w:r>
      <w:r w:rsidRPr="00604503">
        <w:rPr>
          <w:rFonts w:ascii="Times New Roman"/>
          <w:sz w:val="22"/>
          <w:szCs w:val="22"/>
        </w:rPr>
        <w:t xml:space="preserve"> </w:t>
      </w:r>
      <w:r w:rsidRPr="00604503">
        <w:rPr>
          <w:rFonts w:ascii="Times New Roman"/>
          <w:sz w:val="22"/>
          <w:szCs w:val="22"/>
        </w:rPr>
        <w:t>전액</w:t>
      </w:r>
      <w:r w:rsidRPr="00604503">
        <w:rPr>
          <w:rFonts w:ascii="Times New Roman"/>
          <w:sz w:val="22"/>
          <w:szCs w:val="22"/>
        </w:rPr>
        <w:t xml:space="preserve"> </w:t>
      </w:r>
      <w:r w:rsidRPr="00604503">
        <w:rPr>
          <w:rFonts w:ascii="Times New Roman"/>
          <w:sz w:val="22"/>
          <w:szCs w:val="22"/>
        </w:rPr>
        <w:t>상환되고</w:t>
      </w:r>
      <w:r w:rsidRPr="00604503">
        <w:rPr>
          <w:rFonts w:ascii="Times New Roman"/>
          <w:sz w:val="22"/>
          <w:szCs w:val="22"/>
        </w:rPr>
        <w:t xml:space="preserve"> Tranche A </w:t>
      </w:r>
      <w:r w:rsidRPr="00604503">
        <w:rPr>
          <w:rFonts w:ascii="Times New Roman"/>
          <w:sz w:val="22"/>
          <w:szCs w:val="22"/>
        </w:rPr>
        <w:t>이자유보계좌</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Tranche B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설정된</w:t>
      </w:r>
      <w:r w:rsidRPr="00604503">
        <w:rPr>
          <w:rFonts w:ascii="Times New Roman"/>
          <w:sz w:val="22"/>
          <w:szCs w:val="22"/>
        </w:rPr>
        <w:t xml:space="preserve"> </w:t>
      </w:r>
      <w:r w:rsidRPr="00604503">
        <w:rPr>
          <w:rFonts w:ascii="Times New Roman"/>
          <w:sz w:val="22"/>
          <w:szCs w:val="22"/>
        </w:rPr>
        <w:t>근질권이</w:t>
      </w:r>
      <w:r w:rsidRPr="00604503">
        <w:rPr>
          <w:rFonts w:ascii="Times New Roman"/>
          <w:sz w:val="22"/>
          <w:szCs w:val="22"/>
        </w:rPr>
        <w:t xml:space="preserve"> </w:t>
      </w:r>
      <w:r w:rsidRPr="00604503">
        <w:rPr>
          <w:rFonts w:ascii="Times New Roman"/>
          <w:sz w:val="22"/>
          <w:szCs w:val="22"/>
        </w:rPr>
        <w:t>모두</w:t>
      </w:r>
      <w:r w:rsidRPr="00604503">
        <w:rPr>
          <w:rFonts w:ascii="Times New Roman"/>
          <w:sz w:val="22"/>
          <w:szCs w:val="22"/>
        </w:rPr>
        <w:t xml:space="preserve"> </w:t>
      </w:r>
      <w:r w:rsidRPr="00604503">
        <w:rPr>
          <w:rFonts w:ascii="Times New Roman"/>
          <w:sz w:val="22"/>
          <w:szCs w:val="22"/>
        </w:rPr>
        <w:t>해지된</w:t>
      </w:r>
      <w:r w:rsidRPr="00604503">
        <w:rPr>
          <w:rFonts w:ascii="Times New Roman"/>
          <w:sz w:val="22"/>
          <w:szCs w:val="22"/>
        </w:rPr>
        <w:t xml:space="preserve"> </w:t>
      </w:r>
      <w:r w:rsidRPr="00604503">
        <w:rPr>
          <w:rFonts w:ascii="Times New Roman"/>
          <w:sz w:val="22"/>
          <w:szCs w:val="22"/>
        </w:rPr>
        <w:t>경우</w:t>
      </w:r>
      <w:r w:rsidRPr="00604503">
        <w:rPr>
          <w:rFonts w:ascii="Times New Roman"/>
          <w:sz w:val="22"/>
          <w:szCs w:val="22"/>
        </w:rPr>
        <w:t xml:space="preserve">, </w:t>
      </w:r>
      <w:r w:rsidRPr="00604503">
        <w:rPr>
          <w:rFonts w:ascii="Times New Roman"/>
          <w:sz w:val="22"/>
          <w:szCs w:val="22"/>
        </w:rPr>
        <w:t>각</w:t>
      </w:r>
      <w:r w:rsidRPr="00604503">
        <w:rPr>
          <w:rFonts w:ascii="Times New Roman"/>
          <w:sz w:val="22"/>
          <w:szCs w:val="22"/>
        </w:rPr>
        <w:t xml:space="preserve">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남아</w:t>
      </w:r>
      <w:r w:rsidRPr="00604503">
        <w:rPr>
          <w:rFonts w:ascii="Times New Roman"/>
          <w:sz w:val="22"/>
          <w:szCs w:val="22"/>
        </w:rPr>
        <w:t xml:space="preserve"> </w:t>
      </w:r>
      <w:r w:rsidRPr="00604503">
        <w:rPr>
          <w:rFonts w:ascii="Times New Roman"/>
          <w:sz w:val="22"/>
          <w:szCs w:val="22"/>
        </w:rPr>
        <w:t>있는</w:t>
      </w:r>
      <w:r w:rsidRPr="00604503">
        <w:rPr>
          <w:rFonts w:ascii="Times New Roman"/>
          <w:sz w:val="22"/>
          <w:szCs w:val="22"/>
        </w:rPr>
        <w:t xml:space="preserve"> </w:t>
      </w:r>
      <w:r w:rsidRPr="00604503">
        <w:rPr>
          <w:rFonts w:ascii="Times New Roman"/>
          <w:sz w:val="22"/>
          <w:szCs w:val="22"/>
        </w:rPr>
        <w:t>이자적립금</w:t>
      </w:r>
      <w:r w:rsidRPr="00604503">
        <w:rPr>
          <w:rFonts w:ascii="Times New Roman"/>
          <w:sz w:val="22"/>
          <w:szCs w:val="22"/>
        </w:rPr>
        <w:t xml:space="preserve">,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이에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이자는</w:t>
      </w:r>
      <w:r w:rsidRPr="00604503">
        <w:rPr>
          <w:rFonts w:ascii="Times New Roman"/>
          <w:sz w:val="22"/>
          <w:szCs w:val="22"/>
        </w:rPr>
        <w:t xml:space="preserve"> </w:t>
      </w:r>
      <w:r w:rsidRPr="00604503">
        <w:rPr>
          <w:rFonts w:ascii="Times New Roman"/>
          <w:sz w:val="22"/>
          <w:szCs w:val="22"/>
        </w:rPr>
        <w:t>차주에게</w:t>
      </w:r>
      <w:r w:rsidRPr="00604503">
        <w:rPr>
          <w:rFonts w:ascii="Times New Roman"/>
          <w:sz w:val="22"/>
          <w:szCs w:val="22"/>
        </w:rPr>
        <w:t xml:space="preserve"> </w:t>
      </w:r>
      <w:r w:rsidRPr="00604503">
        <w:rPr>
          <w:rFonts w:ascii="Times New Roman"/>
          <w:sz w:val="22"/>
          <w:szCs w:val="22"/>
        </w:rPr>
        <w:t>반환한다</w:t>
      </w:r>
      <w:r w:rsidRPr="00604503">
        <w:rPr>
          <w:rFonts w:ascii="Times New Roman"/>
          <w:sz w:val="22"/>
          <w:szCs w:val="22"/>
        </w:rPr>
        <w:t>.</w:t>
      </w:r>
    </w:p>
    <w:p w14:paraId="39E37268" w14:textId="77777777" w:rsidR="004A6180" w:rsidRPr="00413874" w:rsidRDefault="004A6180" w:rsidP="00B21F04">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43" w:name="_Toc191645641"/>
      <w:bookmarkStart w:id="144" w:name="_Toc240898069"/>
      <w:bookmarkStart w:id="145" w:name="_Toc241494556"/>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143"/>
      <w:bookmarkEnd w:id="144"/>
      <w:bookmarkEnd w:id="145"/>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보험근질권설정계약에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근질권을</w:t>
      </w:r>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r w:rsidR="00C045FB" w:rsidRPr="00413874">
        <w:rPr>
          <w:rFonts w:ascii="Times New Roman"/>
          <w:sz w:val="22"/>
          <w:szCs w:val="22"/>
        </w:rPr>
        <w:t>대주가</w:t>
      </w:r>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r w:rsidR="00864473" w:rsidRPr="00413874">
        <w:rPr>
          <w:rFonts w:ascii="Times New Roman"/>
          <w:sz w:val="22"/>
          <w:szCs w:val="22"/>
        </w:rPr>
        <w:t>서면</w:t>
      </w:r>
      <w:r w:rsidR="00C045FB" w:rsidRPr="00413874">
        <w:rPr>
          <w:rFonts w:ascii="Times New Roman"/>
          <w:sz w:val="22"/>
          <w:szCs w:val="22"/>
        </w:rPr>
        <w:t>동의하는</w:t>
      </w:r>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146" w:name="_Toc181111063"/>
      <w:bookmarkStart w:id="147" w:name="_Toc240898070"/>
      <w:bookmarkStart w:id="148" w:name="_Toc241494557"/>
      <w:bookmarkStart w:id="149" w:name="_Toc191645642"/>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개설</w:t>
      </w:r>
      <w:bookmarkEnd w:id="146"/>
      <w:bookmarkEnd w:id="147"/>
      <w:bookmarkEnd w:id="148"/>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188B06B5" w:rsidR="00215F86" w:rsidRDefault="00AF46DC" w:rsidP="001E61DB">
      <w:pPr>
        <w:numPr>
          <w:ilvl w:val="0"/>
          <w:numId w:val="138"/>
        </w:numPr>
        <w:adjustRightInd w:val="0"/>
        <w:snapToGrid w:val="0"/>
        <w:spacing w:line="400" w:lineRule="exact"/>
        <w:rPr>
          <w:rFonts w:ascii="Times New Roman"/>
          <w:sz w:val="22"/>
          <w:szCs w:val="32"/>
          <w:lang w:val="x-none"/>
        </w:rPr>
      </w:pPr>
      <w:r w:rsidRPr="00217717">
        <w:rPr>
          <w:rFonts w:ascii="Times New Roman" w:hint="eastAsia"/>
          <w:sz w:val="22"/>
          <w:szCs w:val="32"/>
          <w:lang w:val="x-none" w:eastAsia="x-none"/>
        </w:rPr>
        <w:t>차주는</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본건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부동산에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관하여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체결된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임대차계약에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따른</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임대차보증금의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입금을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위하여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대주의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사전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서면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동의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없이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추가로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개설할</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있</w:t>
      </w:r>
      <w:r w:rsidR="00215F86">
        <w:rPr>
          <w:rFonts w:ascii="Times New Roman" w:hint="eastAsia"/>
          <w:sz w:val="22"/>
          <w:szCs w:val="32"/>
          <w:lang w:val="x-none"/>
        </w:rPr>
        <w:t>고</w:t>
      </w:r>
      <w:r w:rsidR="00215F86">
        <w:rPr>
          <w:rFonts w:ascii="Times New Roman" w:hint="eastAsia"/>
          <w:sz w:val="22"/>
          <w:szCs w:val="32"/>
          <w:lang w:val="x-none"/>
        </w:rPr>
        <w:t xml:space="preserve">, </w:t>
      </w:r>
      <w:r w:rsidR="00215F86">
        <w:rPr>
          <w:rFonts w:ascii="Times New Roman" w:hint="eastAsia"/>
          <w:sz w:val="22"/>
          <w:szCs w:val="32"/>
          <w:lang w:val="x-none"/>
        </w:rPr>
        <w:t>차</w:t>
      </w:r>
      <w:r w:rsidRPr="00217717">
        <w:rPr>
          <w:rFonts w:ascii="Times New Roman" w:hint="eastAsia"/>
          <w:sz w:val="22"/>
          <w:szCs w:val="32"/>
          <w:lang w:val="x-none" w:eastAsia="x-none"/>
        </w:rPr>
        <w:t>주는</w:t>
      </w:r>
      <w:r w:rsidRPr="00217717">
        <w:rPr>
          <w:rFonts w:ascii="Times New Roman" w:hint="eastAsia"/>
          <w:sz w:val="22"/>
          <w:szCs w:val="32"/>
          <w:lang w:val="x-none" w:eastAsia="x-none"/>
        </w:rPr>
        <w:t xml:space="preserve"> </w:t>
      </w:r>
      <w:r w:rsidR="00CD692D">
        <w:rPr>
          <w:rFonts w:ascii="Times New Roman" w:hint="eastAsia"/>
          <w:sz w:val="22"/>
          <w:szCs w:val="32"/>
          <w:lang w:val="x-none"/>
        </w:rPr>
        <w:t>임대차보증</w:t>
      </w:r>
      <w:r w:rsidRPr="00217717">
        <w:rPr>
          <w:rFonts w:ascii="Times New Roman" w:hint="eastAsia"/>
          <w:sz w:val="22"/>
          <w:szCs w:val="32"/>
          <w:lang w:val="x-none" w:eastAsia="x-none"/>
        </w:rPr>
        <w:t>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예치하여야</w:t>
      </w:r>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r>
        <w:rPr>
          <w:rFonts w:ascii="Times New Roman" w:hint="eastAsia"/>
          <w:sz w:val="22"/>
          <w:szCs w:val="32"/>
          <w:lang w:val="x-none"/>
        </w:rPr>
        <w:t>대주의</w:t>
      </w:r>
      <w:r>
        <w:rPr>
          <w:rFonts w:ascii="Times New Roman" w:hint="eastAsia"/>
          <w:sz w:val="22"/>
          <w:szCs w:val="32"/>
          <w:lang w:val="x-none"/>
        </w:rPr>
        <w:t xml:space="preserve"> </w:t>
      </w:r>
      <w:r>
        <w:rPr>
          <w:rFonts w:ascii="Times New Roman" w:hint="eastAsia"/>
          <w:sz w:val="22"/>
          <w:szCs w:val="32"/>
          <w:lang w:val="x-none"/>
        </w:rPr>
        <w:t>동의없이</w:t>
      </w:r>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r>
        <w:rPr>
          <w:rFonts w:ascii="Times New Roman" w:hint="eastAsia"/>
          <w:sz w:val="22"/>
          <w:szCs w:val="32"/>
          <w:lang w:val="x-none"/>
        </w:rPr>
        <w:t>근질권을</w:t>
      </w:r>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 xml:space="preserve">. </w:t>
      </w:r>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r>
        <w:rPr>
          <w:rFonts w:ascii="Times New Roman" w:hint="eastAsia"/>
          <w:sz w:val="22"/>
          <w:szCs w:val="32"/>
          <w:lang w:val="x-none"/>
        </w:rPr>
        <w:t>본항</w:t>
      </w:r>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r>
        <w:rPr>
          <w:rFonts w:ascii="Times New Roman" w:hint="eastAsia"/>
          <w:sz w:val="22"/>
          <w:szCs w:val="32"/>
          <w:lang w:val="x-none" w:eastAsia="x-none"/>
        </w:rPr>
        <w:t>호에</w:t>
      </w:r>
      <w:r>
        <w:rPr>
          <w:rFonts w:ascii="Times New Roman" w:hint="eastAsia"/>
          <w:sz w:val="22"/>
          <w:szCs w:val="32"/>
          <w:lang w:val="x-none" w:eastAsia="x-none"/>
        </w:rPr>
        <w:t xml:space="preserve"> </w:t>
      </w:r>
      <w:r>
        <w:rPr>
          <w:rFonts w:ascii="Times New Roman" w:hint="eastAsia"/>
          <w:sz w:val="22"/>
          <w:szCs w:val="32"/>
          <w:lang w:val="x-none" w:eastAsia="x-none"/>
        </w:rPr>
        <w:t>따라</w:t>
      </w:r>
      <w:r>
        <w:rPr>
          <w:rFonts w:ascii="Times New Roman" w:hint="eastAsia"/>
          <w:sz w:val="22"/>
          <w:szCs w:val="32"/>
          <w:lang w:val="x-none" w:eastAsia="x-none"/>
        </w:rPr>
        <w:t xml:space="preserve"> </w:t>
      </w:r>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r>
        <w:rPr>
          <w:rFonts w:ascii="Times New Roman" w:hint="eastAsia"/>
          <w:sz w:val="22"/>
          <w:szCs w:val="32"/>
          <w:lang w:val="x-none" w:eastAsia="x-none"/>
        </w:rPr>
        <w:t xml:space="preserve"> </w:t>
      </w:r>
      <w:r>
        <w:rPr>
          <w:rFonts w:ascii="Times New Roman" w:hint="eastAsia"/>
          <w:sz w:val="22"/>
          <w:szCs w:val="32"/>
          <w:lang w:val="x-none" w:eastAsia="x-none"/>
        </w:rPr>
        <w:t>개설한</w:t>
      </w:r>
      <w:r>
        <w:rPr>
          <w:rFonts w:ascii="Times New Roman" w:hint="eastAsia"/>
          <w:sz w:val="22"/>
          <w:szCs w:val="32"/>
          <w:lang w:val="x-none" w:eastAsia="x-none"/>
        </w:rPr>
        <w:t xml:space="preserve"> </w:t>
      </w:r>
      <w:r>
        <w:rPr>
          <w:rFonts w:ascii="Times New Roman" w:hint="eastAsia"/>
          <w:sz w:val="22"/>
          <w:szCs w:val="32"/>
          <w:lang w:val="x-none" w:eastAsia="x-none"/>
        </w:rPr>
        <w:t>경우</w:t>
      </w:r>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r>
        <w:rPr>
          <w:rFonts w:ascii="Times New Roman" w:hint="eastAsia"/>
          <w:sz w:val="22"/>
          <w:szCs w:val="32"/>
          <w:lang w:val="x-none" w:eastAsia="x-none"/>
        </w:rPr>
        <w:t>사실을</w:t>
      </w:r>
      <w:r>
        <w:rPr>
          <w:rFonts w:ascii="Times New Roman" w:hint="eastAsia"/>
          <w:sz w:val="22"/>
          <w:szCs w:val="32"/>
          <w:lang w:val="x-none" w:eastAsia="x-none"/>
        </w:rPr>
        <w:t xml:space="preserve"> </w:t>
      </w:r>
      <w:r w:rsidR="00AF46DC">
        <w:rPr>
          <w:rFonts w:ascii="Times New Roman" w:hint="eastAsia"/>
          <w:sz w:val="22"/>
          <w:szCs w:val="32"/>
          <w:lang w:val="x-none" w:eastAsia="x-none"/>
        </w:rPr>
        <w:t>대주에</w:t>
      </w:r>
      <w:r>
        <w:rPr>
          <w:rFonts w:ascii="Times New Roman" w:hint="eastAsia"/>
          <w:sz w:val="22"/>
          <w:szCs w:val="32"/>
          <w:lang w:val="x-none" w:eastAsia="x-none"/>
        </w:rPr>
        <w:t>게</w:t>
      </w:r>
      <w:r>
        <w:rPr>
          <w:rFonts w:ascii="Times New Roman" w:hint="eastAsia"/>
          <w:sz w:val="22"/>
          <w:szCs w:val="32"/>
          <w:lang w:val="x-none"/>
        </w:rPr>
        <w:t xml:space="preserve"> </w:t>
      </w:r>
      <w:r>
        <w:rPr>
          <w:rFonts w:ascii="Times New Roman" w:hint="eastAsia"/>
          <w:sz w:val="22"/>
          <w:szCs w:val="32"/>
          <w:lang w:val="x-none" w:eastAsia="x-none"/>
        </w:rPr>
        <w:t>서면으로</w:t>
      </w:r>
      <w:r>
        <w:rPr>
          <w:rFonts w:ascii="Times New Roman" w:hint="eastAsia"/>
          <w:sz w:val="22"/>
          <w:szCs w:val="32"/>
          <w:lang w:val="x-none" w:eastAsia="x-none"/>
        </w:rPr>
        <w:t xml:space="preserve"> </w:t>
      </w:r>
      <w:r>
        <w:rPr>
          <w:rFonts w:ascii="Times New Roman" w:hint="eastAsia"/>
          <w:sz w:val="22"/>
          <w:szCs w:val="32"/>
          <w:lang w:val="x-none" w:eastAsia="x-none"/>
        </w:rPr>
        <w:t>통보하여야</w:t>
      </w:r>
      <w:r>
        <w:rPr>
          <w:rFonts w:ascii="Times New Roman" w:hint="eastAsia"/>
          <w:sz w:val="22"/>
          <w:szCs w:val="32"/>
          <w:lang w:val="x-none" w:eastAsia="x-none"/>
        </w:rPr>
        <w:t xml:space="preserve"> </w:t>
      </w:r>
      <w:r>
        <w:rPr>
          <w:rFonts w:ascii="Times New Roman" w:hint="eastAsia"/>
          <w:sz w:val="22"/>
          <w:szCs w:val="32"/>
          <w:lang w:val="x-none" w:eastAsia="x-none"/>
        </w:rPr>
        <w:t>한다</w:t>
      </w:r>
      <w:r>
        <w:rPr>
          <w:rFonts w:ascii="Times New Roman" w:hint="eastAsia"/>
          <w:sz w:val="22"/>
          <w:szCs w:val="32"/>
          <w:lang w:val="x-none" w:eastAsia="x-none"/>
        </w:rPr>
        <w:t xml:space="preserve">. </w:t>
      </w:r>
      <w:r w:rsidR="00AF46DC">
        <w:rPr>
          <w:rFonts w:ascii="Times New Roman" w:hint="eastAsia"/>
          <w:sz w:val="22"/>
          <w:szCs w:val="32"/>
          <w:lang w:val="x-none" w:eastAsia="x-none"/>
        </w:rPr>
        <w:t xml:space="preserve">. </w:t>
      </w:r>
    </w:p>
    <w:bookmarkEnd w:id="149"/>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50" w:name="_Toc191645644"/>
      <w:bookmarkStart w:id="151" w:name="_Toc240898071"/>
      <w:bookmarkStart w:id="152" w:name="_Toc241494558"/>
      <w:r w:rsidRPr="00413874">
        <w:rPr>
          <w:rFonts w:ascii="Times New Roman" w:eastAsia="바탕" w:hAnsi="Times New Roman"/>
          <w:kern w:val="0"/>
          <w:sz w:val="22"/>
          <w:szCs w:val="22"/>
        </w:rPr>
        <w:t>수납관리의무</w:t>
      </w:r>
      <w:bookmarkEnd w:id="150"/>
      <w:bookmarkEnd w:id="151"/>
      <w:bookmarkEnd w:id="152"/>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lastRenderedPageBreak/>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금원이</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Default="00046663" w:rsidP="008B24EF">
      <w:pPr>
        <w:adjustRightInd w:val="0"/>
        <w:snapToGrid w:val="0"/>
        <w:spacing w:line="400" w:lineRule="exact"/>
        <w:rPr>
          <w:rFonts w:ascii="Times New Roman"/>
          <w:sz w:val="22"/>
          <w:szCs w:val="22"/>
        </w:rPr>
      </w:pPr>
    </w:p>
    <w:p w14:paraId="5A9F31CF" w14:textId="77777777" w:rsidR="00DA68EE" w:rsidRPr="00413874" w:rsidRDefault="00DA68EE"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53" w:name="_Toc191645645"/>
      <w:bookmarkStart w:id="154" w:name="_Toc240898072"/>
      <w:bookmarkStart w:id="155" w:name="_Toc241494559"/>
      <w:bookmarkStart w:id="156" w:name="_Toc497629459"/>
      <w:r w:rsidRPr="00413874">
        <w:rPr>
          <w:rFonts w:eastAsia="바탕"/>
          <w:szCs w:val="22"/>
        </w:rPr>
        <w:t>담보의</w:t>
      </w:r>
      <w:r w:rsidRPr="00413874">
        <w:rPr>
          <w:rFonts w:eastAsia="바탕"/>
          <w:szCs w:val="22"/>
        </w:rPr>
        <w:t xml:space="preserve"> </w:t>
      </w:r>
      <w:r w:rsidRPr="00413874">
        <w:rPr>
          <w:rFonts w:eastAsia="바탕"/>
          <w:szCs w:val="22"/>
        </w:rPr>
        <w:t>제공</w:t>
      </w:r>
      <w:bookmarkEnd w:id="153"/>
      <w:bookmarkEnd w:id="154"/>
      <w:bookmarkEnd w:id="155"/>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7" w:name="_Toc191645646"/>
      <w:bookmarkStart w:id="158" w:name="_Toc240898073"/>
      <w:bookmarkStart w:id="159" w:name="_Toc241494560"/>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160" w:name="_Toc270676221"/>
      <w:bookmarkEnd w:id="160"/>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157"/>
      <w:bookmarkEnd w:id="158"/>
      <w:bookmarkEnd w:id="159"/>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161" w:name="_Toc270676222"/>
      <w:bookmarkEnd w:id="161"/>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r w:rsidRPr="005C21C4">
        <w:rPr>
          <w:rFonts w:ascii="Times New Roman"/>
          <w:sz w:val="22"/>
          <w:szCs w:val="22"/>
        </w:rPr>
        <w:t>쿠팡</w:t>
      </w:r>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(i) </w:t>
      </w:r>
      <w:r w:rsidRPr="005C21C4">
        <w:rPr>
          <w:rFonts w:ascii="Times New Roman"/>
          <w:sz w:val="22"/>
          <w:szCs w:val="22"/>
        </w:rPr>
        <w:t>인출일까지</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우선수익권자로</w:t>
      </w:r>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우선수익권증서</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Pr="00413874">
        <w:rPr>
          <w:rFonts w:ascii="Times New Roman"/>
          <w:sz w:val="22"/>
          <w:szCs w:val="22"/>
        </w:rPr>
        <w:t>현금등자산보관회사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r w:rsidRPr="00413874">
        <w:rPr>
          <w:rFonts w:ascii="Times New Roman"/>
          <w:sz w:val="22"/>
          <w:szCs w:val="22"/>
        </w:rPr>
        <w:t>현금등</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62" w:name="_Toc191645647"/>
      <w:bookmarkStart w:id="163" w:name="_Toc240898074"/>
      <w:bookmarkStart w:id="164" w:name="_Toc241494561"/>
      <w:r w:rsidRPr="00413874">
        <w:rPr>
          <w:rFonts w:ascii="Times New Roman" w:eastAsia="바탕" w:hAnsi="Times New Roman"/>
          <w:kern w:val="0"/>
          <w:sz w:val="22"/>
          <w:szCs w:val="22"/>
        </w:rPr>
        <w:lastRenderedPageBreak/>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r w:rsidR="00A13D0B" w:rsidRPr="00413874">
        <w:rPr>
          <w:rFonts w:ascii="Times New Roman" w:eastAsia="바탕" w:hAnsi="Times New Roman"/>
          <w:kern w:val="0"/>
          <w:sz w:val="22"/>
          <w:szCs w:val="22"/>
        </w:rPr>
        <w:t>근질권</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162"/>
      <w:bookmarkEnd w:id="163"/>
      <w:bookmarkEnd w:id="164"/>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r w:rsidR="00B70C09">
        <w:rPr>
          <w:rFonts w:ascii="Times New Roman" w:hint="eastAsia"/>
          <w:sz w:val="22"/>
          <w:szCs w:val="22"/>
        </w:rPr>
        <w:t>근질권</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r w:rsidRPr="00413874">
        <w:rPr>
          <w:rFonts w:ascii="Times New Roman"/>
          <w:sz w:val="22"/>
          <w:szCs w:val="22"/>
        </w:rPr>
        <w:t>근질권</w:t>
      </w:r>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r w:rsidRPr="00413874">
        <w:rPr>
          <w:rFonts w:ascii="Times New Roman"/>
          <w:sz w:val="22"/>
          <w:szCs w:val="22"/>
        </w:rPr>
        <w:t>보험근질권설정계약을</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43FBAB15"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r w:rsidRPr="005C21C4">
        <w:rPr>
          <w:rFonts w:ascii="Times New Roman"/>
          <w:sz w:val="22"/>
          <w:szCs w:val="22"/>
        </w:rPr>
        <w:t>보험근질권</w:t>
      </w:r>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r w:rsidRPr="005C21C4">
        <w:rPr>
          <w:rFonts w:ascii="Times New Roman"/>
          <w:sz w:val="22"/>
          <w:szCs w:val="22"/>
        </w:rPr>
        <w:t>징구하여</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보험근질권이</w:t>
      </w:r>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r w:rsidRPr="005C21C4">
        <w:rPr>
          <w:rFonts w:ascii="Times New Roman"/>
          <w:sz w:val="22"/>
          <w:szCs w:val="22"/>
        </w:rPr>
        <w:t>보험배서증권</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65" w:name="_Toc191645648"/>
      <w:bookmarkStart w:id="166" w:name="_Toc240898075"/>
      <w:bookmarkStart w:id="167" w:name="_Toc241494562"/>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근질권</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165"/>
      <w:bookmarkEnd w:id="166"/>
      <w:bookmarkEnd w:id="167"/>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12996BC" w14:textId="493C1BF6" w:rsidR="00874ED2" w:rsidRPr="00413874" w:rsidRDefault="00874ED2" w:rsidP="00874ED2">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Pr>
          <w:rFonts w:ascii="Times New Roman" w:hint="eastAsia"/>
          <w:sz w:val="22"/>
          <w:szCs w:val="22"/>
        </w:rPr>
        <w:t xml:space="preserve">, Tranche A </w:t>
      </w:r>
      <w:r>
        <w:rPr>
          <w:rFonts w:ascii="Times New Roman" w:hint="eastAsia"/>
          <w:sz w:val="22"/>
          <w:szCs w:val="22"/>
        </w:rPr>
        <w:t>이자유보계좌</w:t>
      </w:r>
      <w:r w:rsidRPr="005C21C4">
        <w:rPr>
          <w:rFonts w:ascii="Times New Roman"/>
          <w:sz w:val="22"/>
          <w:szCs w:val="22"/>
        </w:rPr>
        <w:t xml:space="preserve"> </w:t>
      </w:r>
      <w:r w:rsidRPr="005C21C4">
        <w:rPr>
          <w:rFonts w:ascii="Times New Roman"/>
          <w:sz w:val="22"/>
          <w:szCs w:val="22"/>
        </w:rPr>
        <w:t>및</w:t>
      </w:r>
      <w:r>
        <w:rPr>
          <w:rFonts w:ascii="Times New Roman" w:hint="eastAsia"/>
          <w:sz w:val="22"/>
          <w:szCs w:val="22"/>
        </w:rPr>
        <w:t xml:space="preserve"> Tranche B</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r w:rsidRPr="00413874">
        <w:rPr>
          <w:rFonts w:ascii="Times New Roman"/>
          <w:sz w:val="22"/>
          <w:szCs w:val="22"/>
        </w:rPr>
        <w:t>예금채권근질권설정계약</w:t>
      </w:r>
      <w:r w:rsidRPr="00A645AF">
        <w:rPr>
          <w:rFonts w:ascii="Times New Roman"/>
          <w:sz w:val="22"/>
          <w:szCs w:val="22"/>
        </w:rPr>
        <w:t>을</w:t>
      </w:r>
      <w:r w:rsidRPr="00A645AF">
        <w:rPr>
          <w:rFonts w:ascii="Times New Roman"/>
          <w:sz w:val="22"/>
          <w:szCs w:val="22"/>
        </w:rPr>
        <w:t xml:space="preserve"> </w:t>
      </w:r>
      <w:r w:rsidRPr="00A645AF">
        <w:rPr>
          <w:rFonts w:ascii="Times New Roman"/>
          <w:sz w:val="22"/>
          <w:szCs w:val="22"/>
        </w:rPr>
        <w:t>본</w:t>
      </w:r>
      <w:r w:rsidRPr="00A645AF">
        <w:rPr>
          <w:rFonts w:ascii="Times New Roman"/>
          <w:sz w:val="22"/>
          <w:szCs w:val="22"/>
        </w:rPr>
        <w:t xml:space="preserve"> </w:t>
      </w:r>
      <w:r w:rsidRPr="00A645AF">
        <w:rPr>
          <w:rFonts w:ascii="Times New Roman"/>
          <w:sz w:val="22"/>
          <w:szCs w:val="22"/>
        </w:rPr>
        <w:t>약정</w:t>
      </w:r>
      <w:r w:rsidRPr="00A645AF">
        <w:rPr>
          <w:rFonts w:ascii="Times New Roman"/>
          <w:sz w:val="22"/>
          <w:szCs w:val="22"/>
        </w:rPr>
        <w:t xml:space="preserve"> </w:t>
      </w:r>
      <w:r w:rsidRPr="00A645AF">
        <w:rPr>
          <w:rFonts w:ascii="Times New Roman"/>
          <w:sz w:val="22"/>
          <w:szCs w:val="22"/>
        </w:rPr>
        <w:t>체결일까지</w:t>
      </w:r>
      <w:r w:rsidRPr="00A645AF">
        <w:rPr>
          <w:rFonts w:ascii="Times New Roman"/>
          <w:sz w:val="22"/>
          <w:szCs w:val="22"/>
        </w:rPr>
        <w:t xml:space="preserve"> </w:t>
      </w:r>
      <w:r w:rsidRPr="00A645AF">
        <w:rPr>
          <w:rFonts w:ascii="Times New Roman"/>
          <w:sz w:val="22"/>
          <w:szCs w:val="22"/>
        </w:rPr>
        <w:t>체결하도록</w:t>
      </w:r>
      <w:r w:rsidRPr="00A645AF">
        <w:rPr>
          <w:rFonts w:ascii="Times New Roman"/>
          <w:sz w:val="22"/>
          <w:szCs w:val="22"/>
        </w:rPr>
        <w:t xml:space="preserve"> </w:t>
      </w:r>
      <w:r w:rsidRPr="00A645AF">
        <w:rPr>
          <w:rFonts w:ascii="Times New Roman"/>
          <w:sz w:val="22"/>
          <w:szCs w:val="22"/>
        </w:rPr>
        <w:t>하여야</w:t>
      </w:r>
      <w:r w:rsidRPr="00A645AF">
        <w:rPr>
          <w:rFonts w:ascii="Times New Roman"/>
          <w:sz w:val="22"/>
          <w:szCs w:val="22"/>
        </w:rPr>
        <w:t xml:space="preserve"> </w:t>
      </w:r>
      <w:r w:rsidRPr="00A645AF">
        <w:rPr>
          <w:rFonts w:ascii="Times New Roman"/>
          <w:sz w:val="22"/>
          <w:szCs w:val="22"/>
        </w:rPr>
        <w:t>한다</w:t>
      </w:r>
      <w:r w:rsidRPr="00A645AF">
        <w:rPr>
          <w:rFonts w:ascii="Times New Roman"/>
          <w:sz w:val="22"/>
          <w:szCs w:val="22"/>
        </w:rPr>
        <w:t>.</w:t>
      </w:r>
      <w:r w:rsidRPr="00413874">
        <w:rPr>
          <w:rFonts w:ascii="Times New Roman" w:hint="eastAsia"/>
          <w:sz w:val="22"/>
          <w:szCs w:val="22"/>
        </w:rPr>
        <w:t xml:space="preserve"> </w:t>
      </w:r>
    </w:p>
    <w:p w14:paraId="0A8B4A1B" w14:textId="77777777" w:rsidR="004B60E3" w:rsidRPr="00413874" w:rsidRDefault="004B60E3" w:rsidP="00381D55">
      <w:pPr>
        <w:adjustRightInd w:val="0"/>
        <w:snapToGrid w:val="0"/>
        <w:spacing w:line="400" w:lineRule="exact"/>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r w:rsidR="00043129" w:rsidRPr="00413874">
        <w:rPr>
          <w:rFonts w:ascii="Times New Roman"/>
          <w:sz w:val="22"/>
          <w:szCs w:val="22"/>
        </w:rPr>
        <w:t>근질권</w:t>
      </w:r>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r w:rsidR="005C21C4" w:rsidRPr="005C21C4">
        <w:rPr>
          <w:rFonts w:ascii="Times New Roman"/>
          <w:sz w:val="22"/>
          <w:szCs w:val="22"/>
        </w:rPr>
        <w:t>근질권</w:t>
      </w:r>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r w:rsidR="005C21C4" w:rsidRPr="005C21C4">
        <w:rPr>
          <w:rFonts w:ascii="Times New Roman"/>
          <w:sz w:val="22"/>
          <w:szCs w:val="22"/>
        </w:rPr>
        <w:t>징구하여</w:t>
      </w:r>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0F70788A" w14:textId="77777777" w:rsidR="00DA68EE" w:rsidRPr="00413874" w:rsidRDefault="00DA68EE" w:rsidP="008B24EF">
      <w:pPr>
        <w:tabs>
          <w:tab w:val="left" w:pos="400"/>
        </w:tabs>
        <w:adjustRightInd w:val="0"/>
        <w:snapToGrid w:val="0"/>
        <w:spacing w:line="400" w:lineRule="exact"/>
        <w:rPr>
          <w:rFonts w:ascii="Times New Roman"/>
          <w:sz w:val="22"/>
          <w:szCs w:val="22"/>
        </w:rPr>
      </w:pP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168" w:name="_Toc191645649"/>
      <w:bookmarkStart w:id="169" w:name="_Toc240898076"/>
      <w:bookmarkStart w:id="170" w:name="_Toc241494563"/>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156"/>
      <w:bookmarkEnd w:id="168"/>
      <w:bookmarkEnd w:id="169"/>
      <w:bookmarkEnd w:id="170"/>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lastRenderedPageBreak/>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1" w:name="_Toc203503698"/>
      <w:bookmarkStart w:id="172" w:name="_Toc239084343"/>
      <w:bookmarkStart w:id="173" w:name="_Toc191645650"/>
      <w:bookmarkStart w:id="174" w:name="_Toc240898077"/>
      <w:bookmarkStart w:id="175" w:name="_Toc241494564"/>
      <w:r w:rsidRPr="00413874">
        <w:rPr>
          <w:rFonts w:ascii="Times New Roman" w:eastAsia="바탕" w:hAnsi="Times New Roman"/>
          <w:kern w:val="0"/>
          <w:sz w:val="22"/>
          <w:szCs w:val="22"/>
        </w:rPr>
        <w:t>법인격</w:t>
      </w:r>
      <w:bookmarkEnd w:id="171"/>
      <w:bookmarkEnd w:id="172"/>
      <w:bookmarkEnd w:id="173"/>
      <w:bookmarkEnd w:id="174"/>
      <w:bookmarkEnd w:id="175"/>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6" w:name="_Toc203503699"/>
      <w:bookmarkStart w:id="177" w:name="_Toc239084344"/>
      <w:bookmarkStart w:id="178" w:name="_Toc191645651"/>
      <w:bookmarkStart w:id="179" w:name="_Toc240898078"/>
      <w:bookmarkStart w:id="180" w:name="_Toc241494565"/>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76"/>
      <w:bookmarkEnd w:id="177"/>
      <w:bookmarkEnd w:id="178"/>
      <w:bookmarkEnd w:id="179"/>
      <w:bookmarkEnd w:id="180"/>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 xml:space="preserve">(i)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1" w:name="_Toc203503700"/>
      <w:bookmarkStart w:id="182" w:name="_Toc239084345"/>
      <w:bookmarkStart w:id="183" w:name="_Toc191645652"/>
      <w:bookmarkStart w:id="184" w:name="_Toc240898079"/>
      <w:bookmarkStart w:id="185" w:name="_Toc241494566"/>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181"/>
      <w:bookmarkEnd w:id="182"/>
      <w:bookmarkEnd w:id="183"/>
      <w:bookmarkEnd w:id="184"/>
      <w:bookmarkEnd w:id="185"/>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6" w:name="_Toc203503701"/>
      <w:bookmarkStart w:id="187" w:name="_Toc239084346"/>
      <w:bookmarkStart w:id="188" w:name="_Toc191645653"/>
      <w:bookmarkStart w:id="189" w:name="_Toc240898080"/>
      <w:bookmarkStart w:id="190" w:name="_Toc241494567"/>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86"/>
      <w:bookmarkEnd w:id="187"/>
      <w:bookmarkEnd w:id="188"/>
      <w:bookmarkEnd w:id="189"/>
      <w:bookmarkEnd w:id="190"/>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1" w:name="_Toc203503702"/>
      <w:bookmarkStart w:id="192" w:name="_Toc239084347"/>
      <w:bookmarkStart w:id="193" w:name="_Toc191645654"/>
      <w:bookmarkStart w:id="194" w:name="_Toc240898081"/>
      <w:bookmarkStart w:id="195" w:name="_Toc241494568"/>
      <w:r w:rsidRPr="00413874">
        <w:rPr>
          <w:rFonts w:ascii="Times New Roman" w:eastAsia="바탕" w:hAnsi="Times New Roman"/>
          <w:kern w:val="0"/>
          <w:sz w:val="22"/>
          <w:szCs w:val="22"/>
        </w:rPr>
        <w:t>담보</w:t>
      </w:r>
      <w:bookmarkEnd w:id="191"/>
      <w:bookmarkEnd w:id="192"/>
      <w:bookmarkEnd w:id="193"/>
      <w:bookmarkEnd w:id="194"/>
      <w:bookmarkEnd w:id="195"/>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4BEAF199"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w:t>
      </w:r>
      <w:r w:rsidRPr="00413874">
        <w:rPr>
          <w:rFonts w:ascii="Times New Roman"/>
          <w:kern w:val="0"/>
          <w:sz w:val="22"/>
          <w:szCs w:val="22"/>
        </w:rPr>
        <w:lastRenderedPageBreak/>
        <w:t>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6" w:name="_Toc203503703"/>
      <w:bookmarkStart w:id="197" w:name="_Toc239084348"/>
      <w:bookmarkStart w:id="198" w:name="_Toc191645655"/>
      <w:bookmarkStart w:id="199" w:name="_Toc240898082"/>
      <w:bookmarkStart w:id="200" w:name="_Toc241494569"/>
      <w:r w:rsidRPr="00413874">
        <w:rPr>
          <w:rFonts w:ascii="Times New Roman" w:eastAsia="바탕" w:hAnsi="Times New Roman"/>
          <w:kern w:val="0"/>
          <w:sz w:val="22"/>
          <w:szCs w:val="22"/>
        </w:rPr>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196"/>
      <w:bookmarkEnd w:id="197"/>
      <w:bookmarkEnd w:id="198"/>
      <w:bookmarkEnd w:id="199"/>
      <w:bookmarkEnd w:id="200"/>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1" w:name="_Toc203503704"/>
      <w:bookmarkStart w:id="202" w:name="_Toc239084349"/>
      <w:bookmarkStart w:id="203" w:name="_Toc191645656"/>
      <w:bookmarkStart w:id="204" w:name="_Toc240898083"/>
      <w:bookmarkStart w:id="205" w:name="_Toc241494570"/>
      <w:r w:rsidRPr="00413874">
        <w:rPr>
          <w:rFonts w:ascii="Times New Roman" w:eastAsia="바탕" w:hAnsi="Times New Roman"/>
          <w:kern w:val="0"/>
          <w:sz w:val="22"/>
          <w:szCs w:val="22"/>
        </w:rPr>
        <w:t>소송</w:t>
      </w:r>
      <w:bookmarkEnd w:id="201"/>
      <w:bookmarkEnd w:id="202"/>
      <w:bookmarkEnd w:id="203"/>
      <w:bookmarkEnd w:id="204"/>
      <w:bookmarkEnd w:id="205"/>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6" w:name="_Toc203503705"/>
      <w:bookmarkStart w:id="207" w:name="_Toc239084350"/>
      <w:bookmarkStart w:id="208" w:name="_Toc191645657"/>
      <w:bookmarkStart w:id="209" w:name="_Toc240898084"/>
      <w:bookmarkStart w:id="210" w:name="_Toc241494571"/>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206"/>
      <w:bookmarkEnd w:id="207"/>
      <w:bookmarkEnd w:id="208"/>
      <w:bookmarkEnd w:id="209"/>
      <w:bookmarkEnd w:id="210"/>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11" w:name="_Toc203503706"/>
      <w:bookmarkStart w:id="212" w:name="_Toc239084351"/>
      <w:bookmarkStart w:id="213" w:name="_Toc191645658"/>
      <w:bookmarkStart w:id="214" w:name="_Toc240898085"/>
      <w:bookmarkStart w:id="215" w:name="_Toc241494572"/>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211"/>
      <w:bookmarkEnd w:id="212"/>
      <w:bookmarkEnd w:id="213"/>
      <w:bookmarkEnd w:id="214"/>
      <w:bookmarkEnd w:id="215"/>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216"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17" w:name="_Toc101866338"/>
      <w:bookmarkStart w:id="218" w:name="_Toc191645659"/>
      <w:bookmarkStart w:id="219" w:name="_Toc240898086"/>
      <w:bookmarkStart w:id="220" w:name="_Toc241494573"/>
      <w:r w:rsidRPr="00413874">
        <w:rPr>
          <w:rFonts w:ascii="Times New Roman" w:eastAsia="바탕" w:hAnsi="Times New Roman"/>
          <w:kern w:val="0"/>
          <w:sz w:val="22"/>
          <w:szCs w:val="22"/>
        </w:rPr>
        <w:lastRenderedPageBreak/>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217"/>
      <w:bookmarkEnd w:id="218"/>
      <w:bookmarkEnd w:id="219"/>
      <w:bookmarkEnd w:id="220"/>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21" w:name="_Toc191645661"/>
      <w:bookmarkStart w:id="222" w:name="_Toc240898087"/>
      <w:bookmarkStart w:id="223" w:name="_Toc241494574"/>
      <w:r w:rsidRPr="00413874">
        <w:rPr>
          <w:rFonts w:eastAsia="바탕"/>
          <w:kern w:val="0"/>
          <w:szCs w:val="22"/>
        </w:rPr>
        <w:t>준수사항</w:t>
      </w:r>
      <w:bookmarkEnd w:id="221"/>
      <w:bookmarkEnd w:id="222"/>
      <w:bookmarkEnd w:id="223"/>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r w:rsidR="000877D6" w:rsidRPr="00413874">
        <w:rPr>
          <w:rFonts w:ascii="Times New Roman"/>
          <w:kern w:val="0"/>
          <w:sz w:val="22"/>
          <w:szCs w:val="22"/>
        </w:rPr>
        <w:t>대주가</w:t>
      </w:r>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r w:rsidR="000877D6" w:rsidRPr="00413874">
        <w:rPr>
          <w:rFonts w:ascii="Times New Roman"/>
          <w:kern w:val="0"/>
          <w:sz w:val="22"/>
          <w:szCs w:val="22"/>
        </w:rPr>
        <w:t>대주</w:t>
      </w:r>
      <w:r w:rsidR="00A13D0B" w:rsidRPr="00413874">
        <w:rPr>
          <w:rFonts w:ascii="Times New Roman"/>
          <w:kern w:val="0"/>
          <w:sz w:val="22"/>
          <w:szCs w:val="22"/>
        </w:rPr>
        <w:t>의</w:t>
      </w:r>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4" w:name="_Toc191645662"/>
      <w:bookmarkStart w:id="225" w:name="_Toc240898088"/>
      <w:bookmarkStart w:id="226" w:name="_Toc241494575"/>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224"/>
      <w:bookmarkEnd w:id="225"/>
      <w:bookmarkEnd w:id="226"/>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7" w:name="_Toc191645663"/>
      <w:bookmarkStart w:id="228" w:name="_Toc240898089"/>
      <w:bookmarkStart w:id="229" w:name="_Toc241494576"/>
      <w:r w:rsidRPr="00413874">
        <w:rPr>
          <w:rFonts w:ascii="Times New Roman" w:eastAsia="바탕" w:hAnsi="Times New Roman"/>
          <w:sz w:val="22"/>
          <w:szCs w:val="22"/>
        </w:rPr>
        <w:t>재무제표</w:t>
      </w:r>
      <w:bookmarkEnd w:id="227"/>
      <w:bookmarkEnd w:id="228"/>
      <w:bookmarkEnd w:id="229"/>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30" w:name="_Toc191645664"/>
      <w:bookmarkStart w:id="231" w:name="_Toc240898090"/>
      <w:bookmarkStart w:id="232" w:name="_Toc241494577"/>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230"/>
      <w:bookmarkEnd w:id="231"/>
      <w:bookmarkEnd w:id="232"/>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33" w:name="_Toc191645665"/>
      <w:bookmarkStart w:id="234" w:name="_Toc240898091"/>
      <w:bookmarkStart w:id="235" w:name="_Toc241494578"/>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233"/>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234"/>
      <w:bookmarkEnd w:id="235"/>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36" w:name="_Toc191645666"/>
      <w:bookmarkStart w:id="237" w:name="_Toc240898092"/>
      <w:bookmarkStart w:id="238" w:name="_Toc241494579"/>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236"/>
      <w:bookmarkEnd w:id="237"/>
      <w:bookmarkEnd w:id="238"/>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39" w:name="_Toc34698342"/>
      <w:bookmarkStart w:id="240" w:name="_Toc191645667"/>
      <w:bookmarkStart w:id="241" w:name="_Toc240898093"/>
      <w:bookmarkStart w:id="242" w:name="_Toc241494580"/>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239"/>
      <w:bookmarkEnd w:id="240"/>
      <w:bookmarkEnd w:id="241"/>
      <w:bookmarkEnd w:id="242"/>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598DA67E"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r w:rsidR="001D7BC3">
        <w:rPr>
          <w:rFonts w:ascii="Times New Roman" w:hint="eastAsia"/>
          <w:snapToGrid w:val="0"/>
          <w:kern w:val="0"/>
          <w:sz w:val="22"/>
          <w:szCs w:val="22"/>
        </w:rPr>
        <w:t>쿠팡</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주식회사에</w:t>
      </w:r>
      <w:r w:rsidR="001D7BC3">
        <w:rPr>
          <w:rFonts w:ascii="Times New Roman" w:hint="eastAsia"/>
          <w:kern w:val="0"/>
          <w:sz w:val="22"/>
          <w:szCs w:val="22"/>
        </w:rPr>
        <w:t>게</w:t>
      </w:r>
      <w:r w:rsidR="001D7BC3">
        <w:rPr>
          <w:rFonts w:ascii="Times New Roman" w:hint="eastAsia"/>
          <w:kern w:val="0"/>
          <w:sz w:val="22"/>
          <w:szCs w:val="22"/>
        </w:rPr>
        <w:t xml:space="preserve"> </w:t>
      </w:r>
      <w:r w:rsidR="001D7BC3">
        <w:rPr>
          <w:rFonts w:ascii="Times New Roman" w:hint="eastAsia"/>
        </w:rPr>
        <w:t>2,132,586,000</w:t>
      </w:r>
      <w:r w:rsidR="001D7BC3">
        <w:rPr>
          <w:rFonts w:ascii="Times New Roman" w:hint="eastAsia"/>
        </w:rPr>
        <w:t>원의</w:t>
      </w:r>
      <w:r w:rsidR="001D7BC3">
        <w:rPr>
          <w:rFonts w:ascii="Times New Roman" w:hint="eastAsia"/>
        </w:rPr>
        <w:t xml:space="preserve"> </w:t>
      </w:r>
      <w:r w:rsidR="001D7BC3">
        <w:rPr>
          <w:rFonts w:ascii="Times New Roman" w:hint="eastAsia"/>
        </w:rPr>
        <w:t>임대차보증금</w:t>
      </w:r>
      <w:r w:rsidR="001D7BC3">
        <w:rPr>
          <w:rFonts w:ascii="Times New Roman" w:hint="eastAsia"/>
        </w:rPr>
        <w:t xml:space="preserve"> </w:t>
      </w:r>
      <w:r w:rsidR="001D7BC3">
        <w:rPr>
          <w:rFonts w:ascii="Times New Roman" w:hint="eastAsia"/>
          <w:kern w:val="0"/>
          <w:sz w:val="22"/>
          <w:szCs w:val="22"/>
        </w:rPr>
        <w:t>반환채권의</w:t>
      </w:r>
      <w:r w:rsidR="001D7BC3">
        <w:rPr>
          <w:rFonts w:ascii="Times New Roman" w:hint="eastAsia"/>
          <w:kern w:val="0"/>
          <w:sz w:val="22"/>
          <w:szCs w:val="22"/>
        </w:rPr>
        <w:t xml:space="preserve"> </w:t>
      </w:r>
      <w:r w:rsidR="001D7BC3">
        <w:rPr>
          <w:rFonts w:ascii="Times New Roman" w:hint="eastAsia"/>
          <w:kern w:val="0"/>
          <w:sz w:val="22"/>
          <w:szCs w:val="22"/>
        </w:rPr>
        <w:t>담보로</w:t>
      </w:r>
      <w:r w:rsidR="001D7BC3">
        <w:rPr>
          <w:rFonts w:ascii="Times New Roman" w:hint="eastAsia"/>
          <w:kern w:val="0"/>
          <w:sz w:val="22"/>
          <w:szCs w:val="22"/>
        </w:rPr>
        <w:t xml:space="preserve"> </w:t>
      </w:r>
      <w:r w:rsidR="001D7BC3">
        <w:rPr>
          <w:rFonts w:ascii="Times New Roman" w:hint="eastAsia"/>
          <w:kern w:val="0"/>
          <w:sz w:val="22"/>
          <w:szCs w:val="22"/>
        </w:rPr>
        <w:t>제공</w:t>
      </w:r>
      <w:r w:rsidR="00CD692D">
        <w:rPr>
          <w:rFonts w:ascii="Times New Roman" w:hint="eastAsia"/>
          <w:kern w:val="0"/>
          <w:sz w:val="22"/>
          <w:szCs w:val="22"/>
        </w:rPr>
        <w:t>되는</w:t>
      </w:r>
      <w:r w:rsidR="001D7BC3">
        <w:rPr>
          <w:rFonts w:ascii="Times New Roman" w:hint="eastAsia"/>
          <w:snapToGrid w:val="0"/>
          <w:kern w:val="0"/>
          <w:sz w:val="22"/>
          <w:szCs w:val="22"/>
        </w:rPr>
        <w:t xml:space="preserve"> 1</w:t>
      </w:r>
      <w:r w:rsidR="001D7BC3">
        <w:rPr>
          <w:rFonts w:ascii="Times New Roman" w:hint="eastAsia"/>
          <w:snapToGrid w:val="0"/>
          <w:kern w:val="0"/>
          <w:sz w:val="22"/>
          <w:szCs w:val="22"/>
        </w:rPr>
        <w:t>순위</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우선수익권</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외에</w:t>
      </w:r>
      <w:r w:rsidR="001D7BC3">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w:t>
      </w:r>
      <w:r>
        <w:rPr>
          <w:rFonts w:ascii="Times New Roman" w:hint="eastAsia"/>
          <w:snapToGrid w:val="0"/>
          <w:kern w:val="0"/>
          <w:sz w:val="22"/>
          <w:szCs w:val="22"/>
        </w:rPr>
        <w:t xml:space="preserve"> </w:t>
      </w:r>
      <w:r>
        <w:rPr>
          <w:rFonts w:ascii="Times New Roman" w:hint="eastAsia"/>
          <w:snapToGrid w:val="0"/>
          <w:kern w:val="0"/>
          <w:sz w:val="22"/>
          <w:szCs w:val="22"/>
        </w:rPr>
        <w:t>체결일까지</w:t>
      </w:r>
      <w:r>
        <w:rPr>
          <w:rFonts w:ascii="Times New Roman" w:hint="eastAsia"/>
          <w:snapToGrid w:val="0"/>
          <w:kern w:val="0"/>
          <w:sz w:val="22"/>
          <w:szCs w:val="22"/>
        </w:rPr>
        <w:t xml:space="preserve"> </w:t>
      </w:r>
      <w:r>
        <w:rPr>
          <w:rFonts w:ascii="Times New Roman" w:hint="eastAsia"/>
          <w:snapToGrid w:val="0"/>
          <w:kern w:val="0"/>
          <w:sz w:val="22"/>
          <w:szCs w:val="22"/>
        </w:rPr>
        <w:t>본건</w:t>
      </w:r>
      <w:r>
        <w:rPr>
          <w:rFonts w:ascii="Times New Roman" w:hint="eastAsia"/>
          <w:snapToGrid w:val="0"/>
          <w:kern w:val="0"/>
          <w:sz w:val="22"/>
          <w:szCs w:val="22"/>
        </w:rPr>
        <w:t xml:space="preserve"> </w:t>
      </w:r>
      <w:r>
        <w:rPr>
          <w:rFonts w:ascii="Times New Roman" w:hint="eastAsia"/>
          <w:snapToGrid w:val="0"/>
          <w:kern w:val="0"/>
          <w:sz w:val="22"/>
          <w:szCs w:val="22"/>
        </w:rPr>
        <w:t>부동산에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체결된</w:t>
      </w:r>
      <w:r>
        <w:rPr>
          <w:rFonts w:ascii="Times New Roman" w:hint="eastAsia"/>
          <w:snapToGrid w:val="0"/>
          <w:kern w:val="0"/>
          <w:sz w:val="22"/>
          <w:szCs w:val="22"/>
        </w:rPr>
        <w:t xml:space="preserve"> </w:t>
      </w:r>
      <w:r>
        <w:rPr>
          <w:rFonts w:ascii="Times New Roman" w:hint="eastAsia"/>
          <w:snapToGrid w:val="0"/>
          <w:kern w:val="0"/>
          <w:sz w:val="22"/>
          <w:szCs w:val="22"/>
        </w:rPr>
        <w:t>임대차계약</w:t>
      </w:r>
      <w:r>
        <w:rPr>
          <w:rFonts w:ascii="Times New Roman" w:hint="eastAsia"/>
          <w:snapToGrid w:val="0"/>
          <w:kern w:val="0"/>
          <w:sz w:val="22"/>
          <w:szCs w:val="22"/>
        </w:rPr>
        <w:t>(</w:t>
      </w:r>
      <w:r>
        <w:rPr>
          <w:rFonts w:ascii="Times New Roman" w:hint="eastAsia"/>
          <w:snapToGrid w:val="0"/>
          <w:kern w:val="0"/>
          <w:sz w:val="22"/>
          <w:szCs w:val="22"/>
        </w:rPr>
        <w:t>전세</w:t>
      </w:r>
      <w:r>
        <w:rPr>
          <w:rFonts w:ascii="Times New Roman" w:hint="eastAsia"/>
          <w:snapToGrid w:val="0"/>
          <w:kern w:val="0"/>
          <w:sz w:val="22"/>
          <w:szCs w:val="22"/>
        </w:rPr>
        <w:t>,</w:t>
      </w:r>
      <w:r>
        <w:rPr>
          <w:rFonts w:ascii="Times New Roman"/>
          <w:snapToGrid w:val="0"/>
          <w:kern w:val="0"/>
          <w:sz w:val="22"/>
          <w:szCs w:val="22"/>
        </w:rPr>
        <w:t xml:space="preserve"> </w:t>
      </w:r>
      <w:r>
        <w:rPr>
          <w:rFonts w:ascii="Times New Roman" w:hint="eastAsia"/>
          <w:snapToGrid w:val="0"/>
          <w:kern w:val="0"/>
          <w:sz w:val="22"/>
          <w:szCs w:val="22"/>
        </w:rPr>
        <w:t>월세</w:t>
      </w:r>
      <w:r>
        <w:rPr>
          <w:rFonts w:ascii="Times New Roman" w:hint="eastAsia"/>
          <w:snapToGrid w:val="0"/>
          <w:kern w:val="0"/>
          <w:sz w:val="22"/>
          <w:szCs w:val="22"/>
        </w:rPr>
        <w:t xml:space="preserve"> </w:t>
      </w:r>
      <w:r>
        <w:rPr>
          <w:rFonts w:ascii="Times New Roman" w:hint="eastAsia"/>
          <w:snapToGrid w:val="0"/>
          <w:kern w:val="0"/>
          <w:sz w:val="22"/>
          <w:szCs w:val="22"/>
        </w:rPr>
        <w:t>계약</w:t>
      </w:r>
      <w:r>
        <w:rPr>
          <w:rFonts w:ascii="Times New Roman" w:hint="eastAsia"/>
          <w:snapToGrid w:val="0"/>
          <w:kern w:val="0"/>
          <w:sz w:val="22"/>
          <w:szCs w:val="22"/>
        </w:rPr>
        <w:t xml:space="preserve"> </w:t>
      </w:r>
      <w:r>
        <w:rPr>
          <w:rFonts w:ascii="Times New Roman" w:hint="eastAsia"/>
          <w:snapToGrid w:val="0"/>
          <w:kern w:val="0"/>
          <w:sz w:val="22"/>
          <w:szCs w:val="22"/>
        </w:rPr>
        <w:t>등</w:t>
      </w:r>
      <w:r>
        <w:rPr>
          <w:rFonts w:ascii="Times New Roman" w:hint="eastAsia"/>
          <w:snapToGrid w:val="0"/>
          <w:kern w:val="0"/>
          <w:sz w:val="22"/>
          <w:szCs w:val="22"/>
        </w:rPr>
        <w:t xml:space="preserve"> </w:t>
      </w:r>
      <w:r>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r w:rsidRPr="00B27381">
        <w:rPr>
          <w:rFonts w:ascii="Times New Roman"/>
          <w:snapToGrid w:val="0"/>
          <w:kern w:val="0"/>
          <w:sz w:val="22"/>
          <w:szCs w:val="22"/>
        </w:rPr>
        <w:t>쿠팡</w:t>
      </w:r>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w:t>
      </w:r>
      <w:r w:rsidRPr="00B27381">
        <w:rPr>
          <w:rFonts w:ascii="Times New Roman"/>
          <w:snapToGrid w:val="0"/>
          <w:kern w:val="0"/>
          <w:sz w:val="22"/>
          <w:szCs w:val="22"/>
        </w:rPr>
        <w:lastRenderedPageBreak/>
        <w:t>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r w:rsidRPr="00B27381">
        <w:rPr>
          <w:rFonts w:ascii="Times New Roman"/>
          <w:snapToGrid w:val="0"/>
          <w:kern w:val="0"/>
          <w:sz w:val="22"/>
          <w:szCs w:val="22"/>
        </w:rPr>
        <w:t>대주의</w:t>
      </w:r>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근질권은</w:t>
      </w:r>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43" w:name="_Toc198324849"/>
      <w:bookmarkStart w:id="244" w:name="_Toc191645668"/>
      <w:bookmarkStart w:id="245" w:name="_Toc240898094"/>
      <w:bookmarkStart w:id="246" w:name="_Toc241494581"/>
      <w:bookmarkEnd w:id="243"/>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244"/>
      <w:bookmarkEnd w:id="245"/>
      <w:bookmarkEnd w:id="246"/>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0D7307A7"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r w:rsidR="001E1457" w:rsidRPr="00413874">
        <w:rPr>
          <w:rFonts w:ascii="Times New Roman" w:hint="eastAsia"/>
          <w:sz w:val="22"/>
          <w:szCs w:val="22"/>
        </w:rPr>
        <w:t>대주의</w:t>
      </w:r>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 xml:space="preserve">{(i)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r w:rsidR="008B09DF" w:rsidRPr="008B09DF">
        <w:rPr>
          <w:rFonts w:ascii="Times New Roman"/>
          <w:sz w:val="22"/>
          <w:szCs w:val="22"/>
        </w:rPr>
        <w:t>리파이낸싱</w:t>
      </w:r>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r w:rsidR="008B09DF" w:rsidRPr="008B09DF">
        <w:rPr>
          <w:rFonts w:ascii="Times New Roman"/>
          <w:sz w:val="22"/>
          <w:szCs w:val="22"/>
        </w:rPr>
        <w:t>대주의</w:t>
      </w:r>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367900C5"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r w:rsidR="00B70449" w:rsidRPr="00041FEC">
        <w:rPr>
          <w:rFonts w:ascii="Times New Roman" w:hint="eastAsia"/>
          <w:sz w:val="22"/>
          <w:szCs w:val="22"/>
        </w:rPr>
        <w:t>대주의</w:t>
      </w:r>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r w:rsidR="00C72741" w:rsidRPr="00E2589E">
        <w:rPr>
          <w:rFonts w:ascii="Times New Roman"/>
          <w:sz w:val="22"/>
          <w:szCs w:val="22"/>
        </w:rPr>
        <w:t>대주를</w:t>
      </w:r>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w:t>
      </w:r>
      <w:r w:rsidR="00C72741" w:rsidRPr="00E2589E">
        <w:rPr>
          <w:rFonts w:ascii="Times New Roman"/>
          <w:sz w:val="22"/>
          <w:szCs w:val="22"/>
        </w:rPr>
        <w:lastRenderedPageBreak/>
        <w:t>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쿠팡</w:t>
      </w:r>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r w:rsidR="008B09DF" w:rsidRPr="008B09DF">
        <w:rPr>
          <w:rFonts w:ascii="Times New Roman"/>
          <w:sz w:val="22"/>
          <w:szCs w:val="22"/>
        </w:rPr>
        <w:t>근질권으로서</w:t>
      </w:r>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법률의</w:t>
      </w:r>
      <w:r w:rsidR="008B09DF" w:rsidRPr="008B09DF">
        <w:rPr>
          <w:rFonts w:ascii="Times New Roman"/>
          <w:sz w:val="22"/>
          <w:szCs w:val="22"/>
        </w:rPr>
        <w:t xml:space="preserve"> </w:t>
      </w:r>
      <w:r w:rsidR="008B09DF" w:rsidRPr="008B09DF">
        <w:rPr>
          <w:rFonts w:ascii="Times New Roman"/>
          <w:sz w:val="22"/>
          <w:szCs w:val="22"/>
        </w:rPr>
        <w:t>규정에</w:t>
      </w:r>
      <w:r w:rsidR="008B09DF" w:rsidRPr="008B09DF">
        <w:rPr>
          <w:rFonts w:ascii="Times New Roman"/>
          <w:sz w:val="22"/>
          <w:szCs w:val="22"/>
        </w:rPr>
        <w:t xml:space="preserve"> </w:t>
      </w:r>
      <w:r w:rsidR="008B09DF" w:rsidRPr="008B09DF">
        <w:rPr>
          <w:rFonts w:ascii="Times New Roman"/>
          <w:sz w:val="22"/>
          <w:szCs w:val="22"/>
        </w:rPr>
        <w:t>의하여</w:t>
      </w:r>
      <w:r w:rsidR="008B09DF" w:rsidRPr="008B09DF">
        <w:rPr>
          <w:rFonts w:ascii="Times New Roman"/>
          <w:sz w:val="22"/>
          <w:szCs w:val="22"/>
        </w:rPr>
        <w:t xml:space="preserve"> </w:t>
      </w:r>
      <w:r w:rsidR="008B09DF" w:rsidRPr="008B09DF">
        <w:rPr>
          <w:rFonts w:ascii="Times New Roman"/>
          <w:sz w:val="22"/>
          <w:szCs w:val="22"/>
        </w:rPr>
        <w:t>당연히</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247" w:name="_Toc36812373"/>
      <w:bookmarkStart w:id="248" w:name="_Toc36823059"/>
      <w:bookmarkStart w:id="249" w:name="_Toc36843255"/>
      <w:bookmarkStart w:id="250" w:name="_Toc287006951"/>
      <w:bookmarkStart w:id="251" w:name="_Toc287006952"/>
      <w:bookmarkStart w:id="252" w:name="_Toc287006953"/>
      <w:bookmarkStart w:id="253" w:name="_Toc287006954"/>
      <w:bookmarkStart w:id="254" w:name="_Toc191645670"/>
      <w:bookmarkStart w:id="255" w:name="_Toc240898095"/>
      <w:bookmarkStart w:id="256" w:name="_Toc241494582"/>
      <w:bookmarkEnd w:id="247"/>
      <w:bookmarkEnd w:id="248"/>
      <w:bookmarkEnd w:id="249"/>
      <w:bookmarkEnd w:id="250"/>
      <w:bookmarkEnd w:id="251"/>
      <w:bookmarkEnd w:id="252"/>
      <w:bookmarkEnd w:id="253"/>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254"/>
      <w:bookmarkEnd w:id="255"/>
      <w:bookmarkEnd w:id="256"/>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7" w:name="_Toc191645671"/>
      <w:bookmarkStart w:id="258" w:name="_Toc240898096"/>
      <w:bookmarkStart w:id="259" w:name="_Toc241494583"/>
      <w:r w:rsidRPr="00413874">
        <w:rPr>
          <w:rFonts w:ascii="Times New Roman" w:eastAsia="바탕" w:hAnsi="Times New Roman"/>
          <w:sz w:val="22"/>
          <w:szCs w:val="22"/>
        </w:rPr>
        <w:t>제세공과금</w:t>
      </w:r>
      <w:bookmarkEnd w:id="257"/>
      <w:bookmarkEnd w:id="258"/>
      <w:bookmarkEnd w:id="259"/>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60" w:name="_Toc191645672"/>
      <w:bookmarkStart w:id="261" w:name="_Toc240898097"/>
      <w:bookmarkStart w:id="262" w:name="_Toc241494584"/>
      <w:r w:rsidRPr="00413874">
        <w:rPr>
          <w:rFonts w:ascii="Times New Roman" w:eastAsia="바탕" w:hAnsi="Times New Roman"/>
          <w:sz w:val="22"/>
          <w:szCs w:val="22"/>
        </w:rPr>
        <w:t>통지</w:t>
      </w:r>
      <w:bookmarkEnd w:id="260"/>
      <w:bookmarkEnd w:id="261"/>
      <w:bookmarkEnd w:id="262"/>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63" w:name="_Toc191645673"/>
      <w:bookmarkStart w:id="264" w:name="_Toc240898098"/>
      <w:bookmarkStart w:id="265" w:name="_Toc241494585"/>
      <w:r w:rsidRPr="00413874">
        <w:rPr>
          <w:rFonts w:ascii="Times New Roman" w:eastAsia="바탕" w:hAnsi="Times New Roman"/>
          <w:sz w:val="22"/>
          <w:szCs w:val="22"/>
        </w:rPr>
        <w:lastRenderedPageBreak/>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263"/>
      <w:bookmarkEnd w:id="264"/>
      <w:bookmarkEnd w:id="265"/>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r w:rsidR="00C02BCB" w:rsidRPr="00413874">
        <w:rPr>
          <w:rFonts w:ascii="Times New Roman"/>
          <w:sz w:val="22"/>
          <w:szCs w:val="22"/>
        </w:rPr>
        <w:t>전액상환되는</w:t>
      </w:r>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66" w:name="_Toc191645674"/>
      <w:bookmarkStart w:id="267" w:name="_Toc240898099"/>
      <w:bookmarkStart w:id="268" w:name="_Toc241494586"/>
      <w:r w:rsidRPr="00413874">
        <w:rPr>
          <w:rFonts w:ascii="Times New Roman" w:eastAsia="바탕" w:hAnsi="Times New Roman"/>
          <w:sz w:val="22"/>
          <w:szCs w:val="22"/>
        </w:rPr>
        <w:t>보험</w:t>
      </w:r>
      <w:bookmarkEnd w:id="266"/>
      <w:bookmarkEnd w:id="267"/>
      <w:bookmarkEnd w:id="268"/>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3FA51083"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r w:rsidR="00D45890" w:rsidRPr="00413874">
        <w:rPr>
          <w:rFonts w:ascii="Times New Roman"/>
          <w:sz w:val="22"/>
          <w:szCs w:val="22"/>
        </w:rPr>
        <w:t>부보하고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r w:rsidR="00402BBE" w:rsidRPr="00413874">
        <w:rPr>
          <w:rFonts w:ascii="Times New Roman"/>
          <w:sz w:val="22"/>
          <w:szCs w:val="22"/>
        </w:rPr>
        <w:t>대주를</w:t>
      </w:r>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r w:rsidR="00D45890" w:rsidRPr="00413874">
        <w:rPr>
          <w:rFonts w:ascii="Times New Roman"/>
          <w:sz w:val="22"/>
          <w:szCs w:val="22"/>
        </w:rPr>
        <w:t>근질권자로</w:t>
      </w:r>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근질권</w:t>
      </w:r>
      <w:r w:rsidR="004D2086" w:rsidRPr="00413874">
        <w:rPr>
          <w:rFonts w:ascii="Times New Roman"/>
          <w:sz w:val="22"/>
          <w:szCs w:val="22"/>
        </w:rPr>
        <w:t>이</w:t>
      </w:r>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r w:rsidR="00D45890" w:rsidRPr="00413874">
        <w:rPr>
          <w:rFonts w:ascii="Times New Roman"/>
          <w:sz w:val="22"/>
          <w:szCs w:val="22"/>
        </w:rPr>
        <w:t>대주가</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9" w:name="_Toc191645676"/>
      <w:bookmarkStart w:id="270" w:name="_Toc240898100"/>
      <w:bookmarkStart w:id="271" w:name="_Toc241494587"/>
      <w:bookmarkEnd w:id="216"/>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269"/>
      <w:bookmarkEnd w:id="270"/>
      <w:bookmarkEnd w:id="271"/>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6047B958"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대주의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r w:rsidR="0028130F" w:rsidRPr="00413874">
        <w:rPr>
          <w:rFonts w:ascii="Times New Roman" w:hint="eastAsia"/>
          <w:b/>
          <w:snapToGrid w:val="0"/>
          <w:kern w:val="0"/>
          <w:sz w:val="22"/>
          <w:szCs w:val="22"/>
        </w:rPr>
        <w:t>합병등</w:t>
      </w:r>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r w:rsidR="001577AB" w:rsidRPr="008F0621">
        <w:rPr>
          <w:rFonts w:ascii="Times New Roman" w:hint="eastAsia"/>
          <w:snapToGrid w:val="0"/>
          <w:kern w:val="0"/>
          <w:sz w:val="22"/>
          <w:szCs w:val="22"/>
        </w:rPr>
        <w:t>차주가</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합병등을</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하고자</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하는</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경우</w:t>
      </w:r>
      <w:r w:rsidR="001577AB" w:rsidRPr="008F0621">
        <w:rPr>
          <w:rFonts w:ascii="Times New Roman" w:hint="eastAsia"/>
          <w:snapToGrid w:val="0"/>
          <w:kern w:val="0"/>
          <w:sz w:val="22"/>
          <w:szCs w:val="22"/>
        </w:rPr>
        <w:t xml:space="preserve">, </w:t>
      </w:r>
      <w:r w:rsidR="0028130F" w:rsidRPr="008F0621">
        <w:rPr>
          <w:rFonts w:ascii="Times New Roman" w:hint="eastAsia"/>
          <w:snapToGrid w:val="0"/>
          <w:kern w:val="0"/>
          <w:sz w:val="22"/>
          <w:szCs w:val="22"/>
        </w:rPr>
        <w:t>차주는</w:t>
      </w:r>
      <w:r w:rsidR="0028130F" w:rsidRPr="008F0621">
        <w:rPr>
          <w:rFonts w:ascii="Times New Roman" w:hint="eastAsia"/>
          <w:snapToGrid w:val="0"/>
          <w:kern w:val="0"/>
          <w:sz w:val="22"/>
          <w:szCs w:val="22"/>
        </w:rPr>
        <w:t xml:space="preserve"> </w:t>
      </w:r>
      <w:r w:rsidR="00B43884" w:rsidRPr="008F0621">
        <w:rPr>
          <w:rFonts w:ascii="Times New Roman" w:hint="eastAsia"/>
          <w:snapToGrid w:val="0"/>
          <w:kern w:val="0"/>
          <w:sz w:val="22"/>
          <w:szCs w:val="22"/>
        </w:rPr>
        <w:t>해당</w:t>
      </w:r>
      <w:r w:rsidR="00B43884"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합병등에</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관한</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주주총회</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결의일로부터</w:t>
      </w:r>
      <w:r w:rsidR="0028130F" w:rsidRPr="008F0621">
        <w:rPr>
          <w:rFonts w:ascii="Times New Roman"/>
          <w:snapToGrid w:val="0"/>
          <w:kern w:val="0"/>
          <w:sz w:val="22"/>
          <w:szCs w:val="22"/>
        </w:rPr>
        <w:t xml:space="preserve"> </w:t>
      </w:r>
      <w:r w:rsidR="00466E71" w:rsidRPr="00E2589E">
        <w:rPr>
          <w:rFonts w:ascii="Times New Roman" w:hint="eastAsia"/>
          <w:snapToGrid w:val="0"/>
          <w:kern w:val="0"/>
          <w:sz w:val="22"/>
          <w:szCs w:val="22"/>
        </w:rPr>
        <w:t>일</w:t>
      </w:r>
      <w:r w:rsidR="004A59A9" w:rsidRPr="00E2589E">
        <w:rPr>
          <w:rFonts w:ascii="Times New Roman" w:hint="eastAsia"/>
          <w:snapToGrid w:val="0"/>
          <w:kern w:val="0"/>
          <w:sz w:val="22"/>
          <w:szCs w:val="22"/>
        </w:rPr>
        <w:t>십</w:t>
      </w:r>
      <w:r w:rsidR="0028130F" w:rsidRPr="006F2E8B">
        <w:rPr>
          <w:rFonts w:ascii="Times New Roman"/>
          <w:snapToGrid w:val="0"/>
          <w:kern w:val="0"/>
          <w:sz w:val="22"/>
          <w:szCs w:val="22"/>
        </w:rPr>
        <w:t>(</w:t>
      </w:r>
      <w:r w:rsidR="004A59A9" w:rsidRPr="006F2E8B">
        <w:rPr>
          <w:rFonts w:ascii="Times New Roman"/>
          <w:snapToGrid w:val="0"/>
          <w:kern w:val="0"/>
          <w:sz w:val="22"/>
          <w:szCs w:val="22"/>
        </w:rPr>
        <w:t>10</w:t>
      </w:r>
      <w:r w:rsidR="0028130F" w:rsidRPr="006F2E8B">
        <w:rPr>
          <w:rFonts w:ascii="Times New Roman"/>
          <w:snapToGrid w:val="0"/>
          <w:kern w:val="0"/>
          <w:sz w:val="22"/>
          <w:szCs w:val="22"/>
        </w:rPr>
        <w:t>)</w:t>
      </w:r>
      <w:r w:rsidR="0028130F" w:rsidRPr="006F2E8B">
        <w:rPr>
          <w:rFonts w:ascii="Times New Roman" w:hint="eastAsia"/>
          <w:snapToGrid w:val="0"/>
          <w:kern w:val="0"/>
          <w:sz w:val="22"/>
          <w:szCs w:val="22"/>
        </w:rPr>
        <w:t>영업일</w:t>
      </w:r>
      <w:r w:rsidR="0028130F" w:rsidRPr="006F2E8B">
        <w:rPr>
          <w:rFonts w:ascii="Times New Roman"/>
          <w:snapToGrid w:val="0"/>
          <w:kern w:val="0"/>
          <w:sz w:val="22"/>
          <w:szCs w:val="22"/>
        </w:rPr>
        <w:t xml:space="preserve"> </w:t>
      </w:r>
      <w:r w:rsidR="0028130F" w:rsidRPr="00E2589E">
        <w:rPr>
          <w:rFonts w:ascii="Times New Roman" w:hint="eastAsia"/>
          <w:snapToGrid w:val="0"/>
          <w:kern w:val="0"/>
          <w:sz w:val="22"/>
          <w:szCs w:val="22"/>
        </w:rPr>
        <w:t>전까지</w:t>
      </w:r>
      <w:r w:rsidR="0028130F" w:rsidRPr="00E2589E">
        <w:rPr>
          <w:rFonts w:ascii="Times New Roman"/>
          <w:snapToGrid w:val="0"/>
          <w:kern w:val="0"/>
          <w:sz w:val="22"/>
          <w:szCs w:val="22"/>
        </w:rPr>
        <w:t xml:space="preserve"> </w:t>
      </w:r>
      <w:r w:rsidR="0028130F" w:rsidRPr="00E2589E">
        <w:rPr>
          <w:rFonts w:ascii="Times New Roman" w:hint="eastAsia"/>
          <w:snapToGrid w:val="0"/>
          <w:kern w:val="0"/>
          <w:sz w:val="22"/>
          <w:szCs w:val="22"/>
        </w:rPr>
        <w:t>대주에게</w:t>
      </w:r>
      <w:r w:rsidR="0028130F" w:rsidRPr="00E2589E">
        <w:rPr>
          <w:rFonts w:ascii="Times New Roman"/>
          <w:snapToGrid w:val="0"/>
          <w:kern w:val="0"/>
          <w:sz w:val="22"/>
          <w:szCs w:val="22"/>
        </w:rPr>
        <w:t xml:space="preserve"> </w:t>
      </w:r>
      <w:r w:rsidR="00B43884" w:rsidRPr="00413874">
        <w:rPr>
          <w:rFonts w:ascii="Times New Roman" w:hint="eastAsia"/>
          <w:snapToGrid w:val="0"/>
          <w:kern w:val="0"/>
          <w:sz w:val="22"/>
          <w:szCs w:val="22"/>
        </w:rPr>
        <w:t>이에</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대한</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동의를</w:t>
      </w:r>
      <w:r w:rsidR="00B43884"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요청하여야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하며</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대주가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주주총회</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결의일까지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서면</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또는</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유선</w:t>
      </w:r>
      <w:r w:rsidR="0028130F" w:rsidRPr="00413874">
        <w:rPr>
          <w:rFonts w:ascii="Times New Roman" w:hint="eastAsia"/>
          <w:snapToGrid w:val="0"/>
          <w:kern w:val="0"/>
          <w:sz w:val="22"/>
          <w:szCs w:val="22"/>
        </w:rPr>
        <w:t>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명시적인</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반대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의사를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통지하지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아니하는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경우에는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합병등에</w:t>
      </w:r>
      <w:r w:rsidR="0028130F"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대하여</w:t>
      </w:r>
      <w:r w:rsidR="001577AB"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동의한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것으로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간주한다</w:t>
      </w:r>
      <w:r w:rsidR="0028130F" w:rsidRPr="00413874">
        <w:rPr>
          <w:rFonts w:ascii="Times New Roman"/>
          <w:snapToGrid w:val="0"/>
          <w:kern w:val="0"/>
          <w:sz w:val="22"/>
          <w:szCs w:val="22"/>
        </w:rPr>
        <w:t xml:space="preserve">. </w:t>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r w:rsidRPr="00B27381">
        <w:rPr>
          <w:rFonts w:ascii="Times New Roman" w:hint="eastAsia"/>
          <w:kern w:val="0"/>
          <w:sz w:val="22"/>
          <w:szCs w:val="22"/>
        </w:rPr>
        <w:t>코람코라이프인프라리츠의</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lastRenderedPageBreak/>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516EF8">
        <w:rPr>
          <w:rFonts w:ascii="Times New Roman" w:hint="eastAsia"/>
          <w:kern w:val="0"/>
          <w:sz w:val="22"/>
          <w:szCs w:val="22"/>
        </w:rPr>
        <w:t>유상증자</w:t>
      </w:r>
      <w:r w:rsidRPr="00516EF8">
        <w:rPr>
          <w:rFonts w:ascii="Times New Roman" w:hint="eastAsia"/>
          <w:kern w:val="0"/>
          <w:sz w:val="22"/>
          <w:szCs w:val="22"/>
        </w:rPr>
        <w:t xml:space="preserve"> </w:t>
      </w:r>
      <w:r w:rsidRPr="00516EF8">
        <w:rPr>
          <w:rFonts w:ascii="Times New Roman" w:hint="eastAsia"/>
          <w:kern w:val="0"/>
          <w:sz w:val="22"/>
          <w:szCs w:val="22"/>
        </w:rPr>
        <w:t>및</w:t>
      </w:r>
      <w:r w:rsidRPr="00516EF8">
        <w:rPr>
          <w:rFonts w:ascii="Times New Roman" w:hint="eastAsia"/>
          <w:kern w:val="0"/>
          <w:sz w:val="22"/>
          <w:szCs w:val="22"/>
        </w:rPr>
        <w:t xml:space="preserve"> </w:t>
      </w:r>
      <w:r w:rsidRPr="00516EF8">
        <w:rPr>
          <w:rFonts w:ascii="Times New Roman" w:hint="eastAsia"/>
          <w:kern w:val="0"/>
          <w:sz w:val="22"/>
          <w:szCs w:val="22"/>
        </w:rPr>
        <w:t>유상감자</w:t>
      </w:r>
    </w:p>
    <w:p w14:paraId="1B589460" w14:textId="47FD1209"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516EF8">
        <w:rPr>
          <w:rFonts w:ascii="Times New Roman" w:hint="eastAsia"/>
          <w:kern w:val="0"/>
          <w:sz w:val="22"/>
          <w:szCs w:val="22"/>
        </w:rPr>
        <w:t>[</w:t>
      </w:r>
      <w:r w:rsidRPr="00516EF8">
        <w:rPr>
          <w:rFonts w:ascii="Times New Roman" w:hint="eastAsia"/>
          <w:kern w:val="0"/>
          <w:sz w:val="22"/>
          <w:szCs w:val="22"/>
        </w:rPr>
        <w:t>제</w:t>
      </w:r>
      <w:r w:rsidRPr="00516EF8">
        <w:rPr>
          <w:rFonts w:ascii="Times New Roman" w:hint="eastAsia"/>
          <w:kern w:val="0"/>
          <w:sz w:val="22"/>
          <w:szCs w:val="22"/>
        </w:rPr>
        <w:t>3</w:t>
      </w:r>
      <w:r w:rsidRPr="00516EF8">
        <w:rPr>
          <w:rFonts w:ascii="Times New Roman" w:hint="eastAsia"/>
          <w:kern w:val="0"/>
          <w:sz w:val="22"/>
          <w:szCs w:val="22"/>
        </w:rPr>
        <w:t>종</w:t>
      </w:r>
      <w:r w:rsidRPr="00516EF8">
        <w:rPr>
          <w:rFonts w:ascii="Times New Roman" w:hint="eastAsia"/>
          <w:kern w:val="0"/>
          <w:sz w:val="22"/>
          <w:szCs w:val="22"/>
        </w:rPr>
        <w:t xml:space="preserve"> </w:t>
      </w:r>
      <w:r w:rsidRPr="00516EF8">
        <w:rPr>
          <w:rFonts w:ascii="Times New Roman" w:hint="eastAsia"/>
          <w:kern w:val="0"/>
          <w:sz w:val="22"/>
          <w:szCs w:val="22"/>
        </w:rPr>
        <w:t>종류주식의</w:t>
      </w:r>
      <w:r w:rsidRPr="00516EF8">
        <w:rPr>
          <w:rFonts w:ascii="Times New Roman" w:hint="eastAsia"/>
          <w:kern w:val="0"/>
          <w:sz w:val="22"/>
          <w:szCs w:val="22"/>
        </w:rPr>
        <w:t xml:space="preserve"> </w:t>
      </w:r>
      <w:r w:rsidRPr="00516EF8">
        <w:rPr>
          <w:rFonts w:ascii="Times New Roman" w:hint="eastAsia"/>
          <w:kern w:val="0"/>
          <w:sz w:val="22"/>
          <w:szCs w:val="22"/>
        </w:rPr>
        <w:t>유상감자</w:t>
      </w:r>
      <w:r w:rsidRPr="00516EF8">
        <w:rPr>
          <w:rFonts w:ascii="Times New Roman" w:hint="eastAsia"/>
          <w:kern w:val="0"/>
          <w:sz w:val="22"/>
          <w:szCs w:val="22"/>
        </w:rPr>
        <w:t>(</w:t>
      </w:r>
      <w:r w:rsidRPr="00516EF8">
        <w:rPr>
          <w:rFonts w:ascii="Times New Roman" w:hint="eastAsia"/>
          <w:kern w:val="0"/>
          <w:sz w:val="22"/>
          <w:szCs w:val="22"/>
        </w:rPr>
        <w:t>그</w:t>
      </w:r>
      <w:r w:rsidRPr="00516EF8">
        <w:rPr>
          <w:rFonts w:ascii="Times New Roman" w:hint="eastAsia"/>
          <w:kern w:val="0"/>
          <w:sz w:val="22"/>
          <w:szCs w:val="22"/>
        </w:rPr>
        <w:t xml:space="preserve"> </w:t>
      </w:r>
      <w:r w:rsidRPr="00516EF8">
        <w:rPr>
          <w:rFonts w:ascii="Times New Roman" w:hint="eastAsia"/>
          <w:kern w:val="0"/>
          <w:sz w:val="22"/>
          <w:szCs w:val="22"/>
        </w:rPr>
        <w:t>재원이</w:t>
      </w:r>
      <w:r w:rsidRPr="00516EF8">
        <w:rPr>
          <w:rFonts w:ascii="Times New Roman" w:hint="eastAsia"/>
          <w:kern w:val="0"/>
          <w:sz w:val="22"/>
          <w:szCs w:val="22"/>
        </w:rPr>
        <w:t xml:space="preserve"> </w:t>
      </w:r>
      <w:r w:rsidRPr="00516EF8">
        <w:rPr>
          <w:rFonts w:ascii="Times New Roman" w:hint="eastAsia"/>
          <w:kern w:val="0"/>
          <w:sz w:val="22"/>
          <w:szCs w:val="22"/>
        </w:rPr>
        <w:t>본건</w:t>
      </w:r>
      <w:r w:rsidRPr="00516EF8">
        <w:rPr>
          <w:rFonts w:ascii="Times New Roman" w:hint="eastAsia"/>
          <w:kern w:val="0"/>
          <w:sz w:val="22"/>
          <w:szCs w:val="22"/>
        </w:rPr>
        <w:t xml:space="preserve"> </w:t>
      </w:r>
      <w:r w:rsidRPr="00516EF8">
        <w:rPr>
          <w:rFonts w:ascii="Times New Roman" w:hint="eastAsia"/>
          <w:kern w:val="0"/>
          <w:sz w:val="22"/>
          <w:szCs w:val="22"/>
        </w:rPr>
        <w:t>대출의</w:t>
      </w:r>
      <w:r w:rsidRPr="00516EF8">
        <w:rPr>
          <w:rFonts w:ascii="Times New Roman" w:hint="eastAsia"/>
          <w:kern w:val="0"/>
          <w:sz w:val="22"/>
          <w:szCs w:val="22"/>
        </w:rPr>
        <w:t xml:space="preserve"> </w:t>
      </w:r>
      <w:r w:rsidRPr="00516EF8">
        <w:rPr>
          <w:rFonts w:ascii="Times New Roman" w:hint="eastAsia"/>
          <w:kern w:val="0"/>
          <w:sz w:val="22"/>
          <w:szCs w:val="22"/>
        </w:rPr>
        <w:t>리파이낸싱</w:t>
      </w:r>
      <w:r w:rsidRPr="00516EF8">
        <w:rPr>
          <w:rFonts w:ascii="Times New Roman" w:hint="eastAsia"/>
          <w:kern w:val="0"/>
          <w:sz w:val="22"/>
          <w:szCs w:val="22"/>
        </w:rPr>
        <w:t xml:space="preserve"> </w:t>
      </w:r>
      <w:r w:rsidRPr="00516EF8">
        <w:rPr>
          <w:rFonts w:ascii="Times New Roman" w:hint="eastAsia"/>
          <w:kern w:val="0"/>
          <w:sz w:val="22"/>
          <w:szCs w:val="22"/>
        </w:rPr>
        <w:t>또는</w:t>
      </w:r>
      <w:r w:rsidRPr="00516EF8">
        <w:rPr>
          <w:rFonts w:ascii="Times New Roman" w:hint="eastAsia"/>
          <w:kern w:val="0"/>
          <w:sz w:val="22"/>
          <w:szCs w:val="22"/>
        </w:rPr>
        <w:t xml:space="preserve"> </w:t>
      </w:r>
      <w:r w:rsidRPr="00516EF8">
        <w:rPr>
          <w:rFonts w:ascii="Times New Roman" w:hint="eastAsia"/>
          <w:kern w:val="0"/>
          <w:sz w:val="22"/>
          <w:szCs w:val="22"/>
        </w:rPr>
        <w:t>피담보채무</w:t>
      </w:r>
      <w:r w:rsidRPr="00516EF8">
        <w:rPr>
          <w:rFonts w:ascii="Times New Roman" w:hint="eastAsia"/>
          <w:kern w:val="0"/>
          <w:sz w:val="22"/>
          <w:szCs w:val="22"/>
        </w:rPr>
        <w:t xml:space="preserve"> </w:t>
      </w:r>
      <w:r w:rsidRPr="00516EF8">
        <w:rPr>
          <w:rFonts w:ascii="Times New Roman" w:hint="eastAsia"/>
          <w:kern w:val="0"/>
          <w:sz w:val="22"/>
          <w:szCs w:val="22"/>
        </w:rPr>
        <w:t>전액</w:t>
      </w:r>
      <w:r w:rsidRPr="00516EF8">
        <w:rPr>
          <w:rFonts w:ascii="Times New Roman" w:hint="eastAsia"/>
          <w:kern w:val="0"/>
          <w:sz w:val="22"/>
          <w:szCs w:val="22"/>
        </w:rPr>
        <w:t xml:space="preserve"> </w:t>
      </w:r>
      <w:r w:rsidRPr="00516EF8">
        <w:rPr>
          <w:rFonts w:ascii="Times New Roman" w:hint="eastAsia"/>
          <w:kern w:val="0"/>
          <w:sz w:val="22"/>
          <w:szCs w:val="22"/>
        </w:rPr>
        <w:t>상환과</w:t>
      </w:r>
      <w:r w:rsidRPr="00516EF8">
        <w:rPr>
          <w:rFonts w:ascii="Times New Roman" w:hint="eastAsia"/>
          <w:kern w:val="0"/>
          <w:sz w:val="22"/>
          <w:szCs w:val="22"/>
        </w:rPr>
        <w:t xml:space="preserve"> </w:t>
      </w:r>
      <w:r w:rsidRPr="00516EF8">
        <w:rPr>
          <w:rFonts w:ascii="Times New Roman" w:hint="eastAsia"/>
          <w:kern w:val="0"/>
          <w:sz w:val="22"/>
          <w:szCs w:val="22"/>
        </w:rPr>
        <w:t>함께</w:t>
      </w:r>
      <w:r w:rsidRPr="00516EF8">
        <w:rPr>
          <w:rFonts w:ascii="Times New Roman" w:hint="eastAsia"/>
          <w:kern w:val="0"/>
          <w:sz w:val="22"/>
          <w:szCs w:val="22"/>
        </w:rPr>
        <w:t xml:space="preserve"> </w:t>
      </w:r>
      <w:r w:rsidRPr="00516EF8">
        <w:rPr>
          <w:rFonts w:ascii="Times New Roman" w:hint="eastAsia"/>
          <w:kern w:val="0"/>
          <w:sz w:val="22"/>
          <w:szCs w:val="22"/>
        </w:rPr>
        <w:t>조달되는</w:t>
      </w:r>
      <w:r w:rsidRPr="00516EF8">
        <w:rPr>
          <w:rFonts w:ascii="Times New Roman" w:hint="eastAsia"/>
          <w:kern w:val="0"/>
          <w:sz w:val="22"/>
          <w:szCs w:val="22"/>
        </w:rPr>
        <w:t xml:space="preserve"> </w:t>
      </w:r>
      <w:r w:rsidRPr="00516EF8">
        <w:rPr>
          <w:rFonts w:ascii="Times New Roman" w:hint="eastAsia"/>
          <w:kern w:val="0"/>
          <w:sz w:val="22"/>
          <w:szCs w:val="22"/>
        </w:rPr>
        <w:t>경우에</w:t>
      </w:r>
      <w:r w:rsidRPr="00516EF8">
        <w:rPr>
          <w:rFonts w:ascii="Times New Roman" w:hint="eastAsia"/>
          <w:kern w:val="0"/>
          <w:sz w:val="22"/>
          <w:szCs w:val="22"/>
        </w:rPr>
        <w:t xml:space="preserve"> </w:t>
      </w:r>
      <w:r w:rsidRPr="00516EF8">
        <w:rPr>
          <w:rFonts w:ascii="Times New Roman" w:hint="eastAsia"/>
          <w:kern w:val="0"/>
          <w:sz w:val="22"/>
          <w:szCs w:val="22"/>
        </w:rPr>
        <w:t>한함</w:t>
      </w:r>
      <w:r w:rsidRPr="00516EF8">
        <w:rPr>
          <w:rFonts w:ascii="Times New Roman" w:hint="eastAsia"/>
          <w:kern w:val="0"/>
          <w:sz w:val="22"/>
          <w:szCs w:val="22"/>
        </w:rPr>
        <w:t>)]</w:t>
      </w:r>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2" w:name="_Toc191645677"/>
      <w:bookmarkStart w:id="273" w:name="_Toc240898101"/>
      <w:bookmarkStart w:id="274" w:name="_Toc241494588"/>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272"/>
      <w:bookmarkEnd w:id="273"/>
      <w:bookmarkEnd w:id="274"/>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5" w:name="_Toc191645678"/>
      <w:bookmarkStart w:id="276" w:name="_Toc240898102"/>
      <w:bookmarkStart w:id="277" w:name="_Toc241494589"/>
      <w:r w:rsidRPr="00413874">
        <w:rPr>
          <w:rFonts w:ascii="Times New Roman" w:eastAsia="바탕" w:hAnsi="Times New Roman"/>
          <w:snapToGrid w:val="0"/>
          <w:kern w:val="0"/>
          <w:sz w:val="22"/>
          <w:szCs w:val="22"/>
        </w:rPr>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75"/>
      <w:bookmarkEnd w:id="276"/>
      <w:bookmarkEnd w:id="277"/>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r w:rsidRPr="00915E9A">
        <w:rPr>
          <w:rFonts w:ascii="Times New Roman"/>
          <w:kern w:val="0"/>
          <w:sz w:val="22"/>
          <w:szCs w:val="22"/>
        </w:rPr>
        <w:t>대주의</w:t>
      </w:r>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r w:rsidR="002E2832" w:rsidRPr="001E61DB">
        <w:rPr>
          <w:rFonts w:ascii="Times New Roman" w:hint="eastAsia"/>
          <w:kern w:val="0"/>
          <w:sz w:val="22"/>
          <w:szCs w:val="22"/>
        </w:rPr>
        <w:t>이자지급력지수가</w:t>
      </w:r>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r w:rsidRPr="008B09DF">
        <w:rPr>
          <w:rFonts w:ascii="Times New Roman"/>
          <w:kern w:val="0"/>
          <w:sz w:val="22"/>
          <w:szCs w:val="22"/>
        </w:rPr>
        <w:t>일십</w:t>
      </w:r>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t>차주는</w:t>
      </w:r>
      <w:r w:rsidRPr="001E61DB">
        <w:rPr>
          <w:rFonts w:ascii="Times New Roman"/>
          <w:kern w:val="0"/>
          <w:sz w:val="22"/>
          <w:szCs w:val="22"/>
        </w:rPr>
        <w:t xml:space="preserve"> </w:t>
      </w:r>
      <w:r w:rsidRPr="001E61DB">
        <w:rPr>
          <w:rFonts w:ascii="Times New Roman" w:hint="eastAsia"/>
          <w:kern w:val="0"/>
          <w:sz w:val="22"/>
          <w:szCs w:val="22"/>
        </w:rPr>
        <w:t>대주의</w:t>
      </w:r>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8" w:name="_Toc191645680"/>
      <w:bookmarkStart w:id="279" w:name="_Toc240898103"/>
      <w:bookmarkStart w:id="280" w:name="_Toc241494590"/>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78"/>
      <w:bookmarkEnd w:id="279"/>
      <w:bookmarkEnd w:id="280"/>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81" w:name="_Toc191645682"/>
      <w:bookmarkStart w:id="282" w:name="_Toc240898104"/>
      <w:bookmarkStart w:id="283" w:name="_Toc241494591"/>
      <w:r w:rsidRPr="00413874">
        <w:rPr>
          <w:rFonts w:ascii="Times New Roman" w:eastAsia="바탕" w:hAnsi="Times New Roman"/>
          <w:snapToGrid w:val="0"/>
          <w:kern w:val="0"/>
          <w:sz w:val="22"/>
          <w:szCs w:val="22"/>
        </w:rPr>
        <w:t>이자지급력지수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281"/>
      <w:bookmarkEnd w:id="282"/>
      <w:bookmarkEnd w:id="283"/>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1A2EA044" w:rsidR="00C632F2" w:rsidRPr="00413874" w:rsidRDefault="006F7DA3" w:rsidP="00C632F2">
      <w:pPr>
        <w:tabs>
          <w:tab w:val="left" w:pos="400"/>
        </w:tabs>
        <w:adjustRightInd w:val="0"/>
        <w:snapToGrid w:val="0"/>
        <w:spacing w:line="400" w:lineRule="exact"/>
        <w:rPr>
          <w:rFonts w:ascii="Times New Roman"/>
          <w:kern w:val="0"/>
          <w:sz w:val="22"/>
          <w:szCs w:val="22"/>
        </w:rPr>
      </w:pPr>
      <w:r w:rsidRPr="006F7DA3">
        <w:rPr>
          <w:rFonts w:ascii="Times New Roman"/>
          <w:kern w:val="0"/>
          <w:sz w:val="22"/>
          <w:szCs w:val="22"/>
        </w:rPr>
        <w:t>차주는</w:t>
      </w:r>
      <w:r w:rsidRPr="006F7DA3">
        <w:rPr>
          <w:rFonts w:ascii="Times New Roman"/>
          <w:kern w:val="0"/>
          <w:sz w:val="22"/>
          <w:szCs w:val="22"/>
        </w:rPr>
        <w:t xml:space="preserve"> Tranche A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w:t>
      </w:r>
      <w:r w:rsidRPr="006F7DA3">
        <w:rPr>
          <w:rFonts w:ascii="Times New Roman"/>
          <w:kern w:val="0"/>
          <w:sz w:val="22"/>
          <w:szCs w:val="22"/>
        </w:rPr>
        <w:t xml:space="preserve"> </w:t>
      </w:r>
      <w:r w:rsidRPr="006F7DA3">
        <w:rPr>
          <w:rFonts w:ascii="Times New Roman"/>
          <w:kern w:val="0"/>
          <w:sz w:val="22"/>
          <w:szCs w:val="22"/>
        </w:rPr>
        <w:t>및</w:t>
      </w:r>
      <w:r w:rsidRPr="006F7DA3">
        <w:rPr>
          <w:rFonts w:ascii="Times New Roman"/>
          <w:kern w:val="0"/>
          <w:sz w:val="22"/>
          <w:szCs w:val="22"/>
        </w:rPr>
        <w:t xml:space="preserve"> Tranche B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유지의무를</w:t>
      </w:r>
      <w:r w:rsidRPr="006F7DA3">
        <w:rPr>
          <w:rFonts w:ascii="Times New Roman"/>
          <w:kern w:val="0"/>
          <w:sz w:val="22"/>
          <w:szCs w:val="22"/>
        </w:rPr>
        <w:t xml:space="preserve"> </w:t>
      </w:r>
      <w:r w:rsidRPr="006F7DA3">
        <w:rPr>
          <w:rFonts w:ascii="Times New Roman"/>
          <w:kern w:val="0"/>
          <w:sz w:val="22"/>
          <w:szCs w:val="22"/>
        </w:rPr>
        <w:t>각각</w:t>
      </w:r>
      <w:r w:rsidRPr="006F7DA3">
        <w:rPr>
          <w:rFonts w:ascii="Times New Roman"/>
          <w:kern w:val="0"/>
          <w:sz w:val="22"/>
          <w:szCs w:val="22"/>
        </w:rPr>
        <w:t xml:space="preserve"> </w:t>
      </w:r>
      <w:r w:rsidRPr="006F7DA3">
        <w:rPr>
          <w:rFonts w:ascii="Times New Roman"/>
          <w:kern w:val="0"/>
          <w:sz w:val="22"/>
          <w:szCs w:val="22"/>
        </w:rPr>
        <w:t>준수하여야</w:t>
      </w:r>
      <w:r w:rsidRPr="006F7DA3">
        <w:rPr>
          <w:rFonts w:ascii="Times New Roman"/>
          <w:kern w:val="0"/>
          <w:sz w:val="22"/>
          <w:szCs w:val="22"/>
        </w:rPr>
        <w:t xml:space="preserve"> </w:t>
      </w:r>
      <w:r w:rsidRPr="006F7DA3">
        <w:rPr>
          <w:rFonts w:ascii="Times New Roman"/>
          <w:kern w:val="0"/>
          <w:sz w:val="22"/>
          <w:szCs w:val="22"/>
        </w:rPr>
        <w:t>하고</w:t>
      </w:r>
      <w:r w:rsidRPr="006F7DA3">
        <w:rPr>
          <w:rFonts w:ascii="Times New Roman"/>
          <w:kern w:val="0"/>
          <w:sz w:val="22"/>
          <w:szCs w:val="22"/>
        </w:rPr>
        <w:t xml:space="preserve">, </w:t>
      </w:r>
      <w:r w:rsidRPr="006F7DA3">
        <w:rPr>
          <w:rFonts w:ascii="Times New Roman"/>
          <w:kern w:val="0"/>
          <w:sz w:val="22"/>
          <w:szCs w:val="22"/>
        </w:rPr>
        <w:t>각</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w:t>
      </w:r>
      <w:r w:rsidRPr="006F7DA3">
        <w:rPr>
          <w:rFonts w:ascii="Times New Roman"/>
          <w:kern w:val="0"/>
          <w:sz w:val="22"/>
          <w:szCs w:val="22"/>
        </w:rPr>
        <w:t>의무를</w:t>
      </w:r>
      <w:r w:rsidRPr="006F7DA3">
        <w:rPr>
          <w:rFonts w:ascii="Times New Roman"/>
          <w:kern w:val="0"/>
          <w:sz w:val="22"/>
          <w:szCs w:val="22"/>
        </w:rPr>
        <w:t xml:space="preserve"> </w:t>
      </w:r>
      <w:r w:rsidRPr="006F7DA3">
        <w:rPr>
          <w:rFonts w:ascii="Times New Roman"/>
          <w:kern w:val="0"/>
          <w:sz w:val="22"/>
          <w:szCs w:val="22"/>
        </w:rPr>
        <w:t>준수하지</w:t>
      </w:r>
      <w:r w:rsidRPr="006F7DA3">
        <w:rPr>
          <w:rFonts w:ascii="Times New Roman"/>
          <w:kern w:val="0"/>
          <w:sz w:val="22"/>
          <w:szCs w:val="22"/>
        </w:rPr>
        <w:t xml:space="preserve"> </w:t>
      </w:r>
      <w:r w:rsidRPr="006F7DA3">
        <w:rPr>
          <w:rFonts w:ascii="Times New Roman"/>
          <w:kern w:val="0"/>
          <w:sz w:val="22"/>
          <w:szCs w:val="22"/>
        </w:rPr>
        <w:t>못하는</w:t>
      </w:r>
      <w:r w:rsidRPr="006F7DA3">
        <w:rPr>
          <w:rFonts w:ascii="Times New Roman"/>
          <w:kern w:val="0"/>
          <w:sz w:val="22"/>
          <w:szCs w:val="22"/>
        </w:rPr>
        <w:t xml:space="preserve"> </w:t>
      </w:r>
      <w:r w:rsidRPr="006F7DA3">
        <w:rPr>
          <w:rFonts w:ascii="Times New Roman"/>
          <w:kern w:val="0"/>
          <w:sz w:val="22"/>
          <w:szCs w:val="22"/>
        </w:rPr>
        <w:t>경우에는</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8</w:t>
      </w:r>
      <w:r w:rsidRPr="006F7DA3">
        <w:rPr>
          <w:rFonts w:ascii="Times New Roman"/>
          <w:kern w:val="0"/>
          <w:sz w:val="22"/>
          <w:szCs w:val="22"/>
        </w:rPr>
        <w:t>조</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5</w:t>
      </w:r>
      <w:r w:rsidRPr="006F7DA3">
        <w:rPr>
          <w:rFonts w:ascii="Times New Roman"/>
          <w:kern w:val="0"/>
          <w:sz w:val="22"/>
          <w:szCs w:val="22"/>
        </w:rPr>
        <w:t>항에서</w:t>
      </w:r>
      <w:r w:rsidRPr="006F7DA3">
        <w:rPr>
          <w:rFonts w:ascii="Times New Roman"/>
          <w:kern w:val="0"/>
          <w:sz w:val="22"/>
          <w:szCs w:val="22"/>
        </w:rPr>
        <w:t xml:space="preserve"> </w:t>
      </w:r>
      <w:r w:rsidRPr="006F7DA3">
        <w:rPr>
          <w:rFonts w:ascii="Times New Roman"/>
          <w:kern w:val="0"/>
          <w:sz w:val="22"/>
          <w:szCs w:val="22"/>
        </w:rPr>
        <w:t>정하는</w:t>
      </w:r>
      <w:r w:rsidRPr="006F7DA3">
        <w:rPr>
          <w:rFonts w:ascii="Times New Roman"/>
          <w:kern w:val="0"/>
          <w:sz w:val="22"/>
          <w:szCs w:val="22"/>
        </w:rPr>
        <w:t xml:space="preserve"> </w:t>
      </w:r>
      <w:r w:rsidRPr="006F7DA3">
        <w:rPr>
          <w:rFonts w:ascii="Times New Roman"/>
          <w:kern w:val="0"/>
          <w:sz w:val="22"/>
          <w:szCs w:val="22"/>
        </w:rPr>
        <w:t>바에</w:t>
      </w:r>
      <w:r w:rsidRPr="006F7DA3">
        <w:rPr>
          <w:rFonts w:ascii="Times New Roman"/>
          <w:kern w:val="0"/>
          <w:sz w:val="22"/>
          <w:szCs w:val="22"/>
        </w:rPr>
        <w:t xml:space="preserve"> </w:t>
      </w:r>
      <w:r w:rsidRPr="006F7DA3">
        <w:rPr>
          <w:rFonts w:ascii="Times New Roman"/>
          <w:kern w:val="0"/>
          <w:sz w:val="22"/>
          <w:szCs w:val="22"/>
        </w:rPr>
        <w:t>따라</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Tranche</w:t>
      </w:r>
      <w:r w:rsidRPr="006F7DA3">
        <w:rPr>
          <w:rFonts w:ascii="Times New Roman"/>
          <w:kern w:val="0"/>
          <w:sz w:val="22"/>
          <w:szCs w:val="22"/>
        </w:rPr>
        <w:t>의</w:t>
      </w:r>
      <w:r w:rsidRPr="006F7DA3">
        <w:rPr>
          <w:rFonts w:ascii="Times New Roman"/>
          <w:kern w:val="0"/>
          <w:sz w:val="22"/>
          <w:szCs w:val="22"/>
        </w:rPr>
        <w:t xml:space="preserve"> </w:t>
      </w:r>
      <w:r w:rsidRPr="006F7DA3">
        <w:rPr>
          <w:rFonts w:ascii="Times New Roman"/>
          <w:kern w:val="0"/>
          <w:sz w:val="22"/>
          <w:szCs w:val="22"/>
        </w:rPr>
        <w:t>이자유보금을</w:t>
      </w:r>
      <w:r w:rsidRPr="006F7DA3">
        <w:rPr>
          <w:rFonts w:ascii="Times New Roman"/>
          <w:kern w:val="0"/>
          <w:sz w:val="22"/>
          <w:szCs w:val="22"/>
        </w:rPr>
        <w:t xml:space="preserve"> </w:t>
      </w:r>
      <w:r w:rsidRPr="006F7DA3">
        <w:rPr>
          <w:rFonts w:ascii="Times New Roman"/>
          <w:kern w:val="0"/>
          <w:sz w:val="22"/>
          <w:szCs w:val="22"/>
        </w:rPr>
        <w:t>유보하여야</w:t>
      </w:r>
      <w:r w:rsidRPr="006F7DA3">
        <w:rPr>
          <w:rFonts w:ascii="Times New Roman"/>
          <w:kern w:val="0"/>
          <w:sz w:val="22"/>
          <w:szCs w:val="22"/>
        </w:rPr>
        <w:t xml:space="preserve"> </w:t>
      </w:r>
      <w:r w:rsidRPr="006F7DA3">
        <w:rPr>
          <w:rFonts w:ascii="Times New Roman"/>
          <w:kern w:val="0"/>
          <w:sz w:val="22"/>
          <w:szCs w:val="22"/>
        </w:rPr>
        <w:t>한다</w:t>
      </w:r>
      <w:r w:rsidRPr="006F7DA3">
        <w:rPr>
          <w:rFonts w:ascii="Times New Roman"/>
          <w:kern w:val="0"/>
          <w:sz w:val="22"/>
          <w:szCs w:val="22"/>
        </w:rPr>
        <w:t>.</w:t>
      </w:r>
      <w:r w:rsidRPr="006F7DA3" w:rsidDel="006F7DA3">
        <w:rPr>
          <w:rFonts w:ascii="Times New Roman"/>
          <w:kern w:val="0"/>
          <w:sz w:val="22"/>
          <w:szCs w:val="22"/>
        </w:rPr>
        <w:t xml:space="preserve"> </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84" w:name="_Toc240898105"/>
      <w:bookmarkStart w:id="285" w:name="_Toc241494592"/>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r w:rsidRPr="001755B2">
        <w:rPr>
          <w:rFonts w:ascii="Times New Roman" w:eastAsia="바탕" w:hAnsi="Times New Roman" w:hint="eastAsia"/>
          <w:snapToGrid w:val="0"/>
          <w:kern w:val="0"/>
          <w:sz w:val="22"/>
          <w:szCs w:val="22"/>
        </w:rPr>
        <w:t>리파이낸싱</w:t>
      </w:r>
      <w:r w:rsidRPr="001755B2">
        <w:rPr>
          <w:rFonts w:ascii="Times New Roman" w:eastAsia="바탕" w:hAnsi="Times New Roman" w:hint="eastAsia"/>
          <w:snapToGrid w:val="0"/>
          <w:kern w:val="0"/>
          <w:sz w:val="22"/>
          <w:szCs w:val="22"/>
        </w:rPr>
        <w:t>)</w:t>
      </w:r>
      <w:bookmarkEnd w:id="284"/>
      <w:bookmarkEnd w:id="285"/>
    </w:p>
    <w:p w14:paraId="6DA28673" w14:textId="77777777" w:rsidR="001755B2" w:rsidRPr="001755B2" w:rsidRDefault="001755B2" w:rsidP="001755B2">
      <w:pPr>
        <w:tabs>
          <w:tab w:val="left" w:pos="400"/>
        </w:tabs>
        <w:adjustRightInd w:val="0"/>
        <w:snapToGrid w:val="0"/>
        <w:spacing w:line="400" w:lineRule="exact"/>
        <w:rPr>
          <w:rFonts w:ascii="Times New Roman"/>
          <w:snapToGrid w:val="0"/>
          <w:kern w:val="0"/>
          <w:sz w:val="22"/>
          <w:szCs w:val="22"/>
        </w:rPr>
      </w:pPr>
    </w:p>
    <w:p w14:paraId="5E6C2125" w14:textId="343A1BE6" w:rsidR="001755B2" w:rsidRDefault="001755B2" w:rsidP="001755B2">
      <w:pPr>
        <w:tabs>
          <w:tab w:val="left" w:pos="400"/>
        </w:tabs>
        <w:adjustRightInd w:val="0"/>
        <w:snapToGrid w:val="0"/>
        <w:spacing w:line="400" w:lineRule="exact"/>
        <w:rPr>
          <w:rFonts w:ascii="Times New Roman"/>
          <w:snapToGrid w:val="0"/>
          <w:kern w:val="0"/>
          <w:sz w:val="22"/>
          <w:szCs w:val="22"/>
        </w:rPr>
      </w:pPr>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r w:rsidRPr="001755B2">
        <w:rPr>
          <w:rFonts w:ascii="Times New Roman" w:hint="eastAsia"/>
          <w:snapToGrid w:val="0"/>
          <w:kern w:val="0"/>
          <w:sz w:val="22"/>
          <w:szCs w:val="22"/>
        </w:rPr>
        <w:t>매입확약서에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5C2BE6">
        <w:rPr>
          <w:rFonts w:ascii="Times New Roman" w:hint="eastAsia"/>
          <w:snapToGrid w:val="0"/>
          <w:kern w:val="0"/>
          <w:sz w:val="22"/>
          <w:szCs w:val="22"/>
        </w:rPr>
        <w:t>유상증자</w:t>
      </w:r>
      <w:r w:rsidR="003D575E" w:rsidRPr="005C2BE6">
        <w:rPr>
          <w:rFonts w:ascii="Times New Roman" w:hint="eastAsia"/>
          <w:snapToGrid w:val="0"/>
          <w:kern w:val="0"/>
          <w:sz w:val="22"/>
          <w:szCs w:val="22"/>
        </w:rPr>
        <w:t>와</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유상감자를</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결합한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방식으로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이행되는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경우에는</w:t>
      </w:r>
      <w:r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해당</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거래에</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관한</w:t>
      </w:r>
      <w:r w:rsidR="003D575E"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신주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인수대금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납입일</w:t>
      </w:r>
      <w:r w:rsidR="003D575E" w:rsidRPr="005C2BE6">
        <w:rPr>
          <w:rFonts w:ascii="Times New Roman" w:hint="eastAsia"/>
          <w:snapToGrid w:val="0"/>
          <w:kern w:val="0"/>
          <w:sz w:val="22"/>
          <w:szCs w:val="22"/>
        </w:rPr>
        <w:t>과</w:t>
      </w:r>
      <w:r w:rsidR="003D575E" w:rsidRPr="005C2BE6">
        <w:rPr>
          <w:rFonts w:ascii="Times New Roman" w:hint="eastAsia"/>
          <w:snapToGrid w:val="0"/>
          <w:kern w:val="0"/>
          <w:sz w:val="22"/>
          <w:szCs w:val="22"/>
        </w:rPr>
        <w:t xml:space="preserve"> </w:t>
      </w:r>
      <w:r w:rsidR="00787D3B" w:rsidRPr="005C2BE6">
        <w:rPr>
          <w:rFonts w:ascii="Times New Roman" w:hint="eastAsia"/>
          <w:snapToGrid w:val="0"/>
          <w:kern w:val="0"/>
          <w:sz w:val="22"/>
          <w:szCs w:val="22"/>
        </w:rPr>
        <w:t>감자대금</w:t>
      </w:r>
      <w:r w:rsidR="00787D3B" w:rsidRPr="005C2BE6">
        <w:rPr>
          <w:rFonts w:ascii="Times New Roman" w:hint="eastAsia"/>
          <w:snapToGrid w:val="0"/>
          <w:kern w:val="0"/>
          <w:sz w:val="22"/>
          <w:szCs w:val="22"/>
        </w:rPr>
        <w:t xml:space="preserve"> </w:t>
      </w:r>
      <w:r w:rsidR="00787D3B" w:rsidRPr="005C2BE6">
        <w:rPr>
          <w:rFonts w:ascii="Times New Roman" w:hint="eastAsia"/>
          <w:snapToGrid w:val="0"/>
          <w:kern w:val="0"/>
          <w:sz w:val="22"/>
          <w:szCs w:val="22"/>
        </w:rPr>
        <w:t>지급일</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중</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늦은</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날</w:t>
      </w:r>
      <w:r w:rsidR="00787D3B">
        <w:rPr>
          <w:rFonts w:ascii="Times New Roman" w:hint="eastAsia"/>
          <w:snapToGrid w:val="0"/>
          <w:kern w:val="0"/>
          <w:sz w:val="22"/>
          <w:szCs w:val="22"/>
        </w:rPr>
        <w:t>을</w:t>
      </w:r>
      <w:r w:rsidR="00787D3B">
        <w:rPr>
          <w:rFonts w:ascii="Times New Roman" w:hint="eastAsia"/>
          <w:snapToGrid w:val="0"/>
          <w:kern w:val="0"/>
          <w:sz w:val="22"/>
          <w:szCs w:val="22"/>
        </w:rPr>
        <w:t xml:space="preserve"> </w:t>
      </w:r>
      <w:r w:rsidR="00787D3B">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r w:rsidRPr="001755B2">
        <w:rPr>
          <w:rFonts w:ascii="Times New Roman" w:hint="eastAsia"/>
          <w:snapToGrid w:val="0"/>
          <w:kern w:val="0"/>
          <w:sz w:val="22"/>
          <w:szCs w:val="22"/>
        </w:rPr>
        <w:t>리파이낸싱에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p>
    <w:p w14:paraId="1E0511F8" w14:textId="77777777" w:rsidR="004E4743" w:rsidRDefault="004E4743" w:rsidP="008B24EF">
      <w:pPr>
        <w:tabs>
          <w:tab w:val="left" w:pos="400"/>
        </w:tabs>
        <w:adjustRightInd w:val="0"/>
        <w:snapToGrid w:val="0"/>
        <w:spacing w:line="400" w:lineRule="exact"/>
        <w:rPr>
          <w:rFonts w:ascii="Times New Roman"/>
          <w:snapToGrid w:val="0"/>
          <w:kern w:val="0"/>
          <w:sz w:val="22"/>
          <w:szCs w:val="22"/>
        </w:rPr>
      </w:pPr>
    </w:p>
    <w:p w14:paraId="7A93F4A9" w14:textId="1DC3C876" w:rsidR="00567C97" w:rsidRPr="00567C97" w:rsidRDefault="00567C97" w:rsidP="00567C97">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r w:rsidRPr="00567C97">
        <w:rPr>
          <w:rFonts w:ascii="Times New Roman" w:eastAsia="바탕" w:hAnsi="Times New Roman" w:hint="eastAsia"/>
          <w:snapToGrid w:val="0"/>
          <w:kern w:val="0"/>
          <w:sz w:val="22"/>
          <w:szCs w:val="22"/>
        </w:rPr>
        <w:t>배당의</w:t>
      </w:r>
      <w:r w:rsidRPr="00567C97">
        <w:rPr>
          <w:rFonts w:ascii="Times New Roman" w:eastAsia="바탕" w:hAnsi="Times New Roman" w:hint="eastAsia"/>
          <w:snapToGrid w:val="0"/>
          <w:kern w:val="0"/>
          <w:sz w:val="22"/>
          <w:szCs w:val="22"/>
        </w:rPr>
        <w:t xml:space="preserve"> </w:t>
      </w:r>
      <w:r w:rsidRPr="00567C97">
        <w:rPr>
          <w:rFonts w:ascii="Times New Roman" w:eastAsia="바탕" w:hAnsi="Times New Roman" w:hint="eastAsia"/>
          <w:snapToGrid w:val="0"/>
          <w:kern w:val="0"/>
          <w:sz w:val="22"/>
          <w:szCs w:val="22"/>
        </w:rPr>
        <w:t>제한</w:t>
      </w:r>
    </w:p>
    <w:p w14:paraId="0EA5DEFB"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commentRangeStart w:id="286"/>
      <w:commentRangeStart w:id="287"/>
    </w:p>
    <w:p w14:paraId="623C684A" w14:textId="163FACB5" w:rsidR="00567C97" w:rsidRDefault="00567C97" w:rsidP="008B24EF">
      <w:pPr>
        <w:tabs>
          <w:tab w:val="left" w:pos="400"/>
        </w:tabs>
        <w:adjustRightInd w:val="0"/>
        <w:snapToGrid w:val="0"/>
        <w:spacing w:line="400" w:lineRule="exact"/>
        <w:rPr>
          <w:rFonts w:ascii="Times New Roman"/>
          <w:snapToGrid w:val="0"/>
          <w:kern w:val="0"/>
          <w:sz w:val="22"/>
          <w:szCs w:val="22"/>
        </w:rPr>
      </w:pPr>
      <w:r w:rsidRPr="00567C97">
        <w:rPr>
          <w:rFonts w:ascii="Times New Roman"/>
          <w:snapToGrid w:val="0"/>
          <w:kern w:val="0"/>
          <w:sz w:val="22"/>
          <w:szCs w:val="22"/>
        </w:rPr>
        <w:t>차주는</w:t>
      </w:r>
      <w:r w:rsidRPr="00567C97">
        <w:rPr>
          <w:rFonts w:ascii="Times New Roman"/>
          <w:snapToGrid w:val="0"/>
          <w:kern w:val="0"/>
          <w:sz w:val="22"/>
          <w:szCs w:val="22"/>
        </w:rPr>
        <w:t xml:space="preserve"> </w:t>
      </w:r>
      <w:r w:rsidRPr="00567C97">
        <w:rPr>
          <w:rFonts w:ascii="Times New Roman"/>
          <w:snapToGrid w:val="0"/>
          <w:kern w:val="0"/>
          <w:sz w:val="22"/>
          <w:szCs w:val="22"/>
        </w:rPr>
        <w:t>어느</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미만인</w:t>
      </w:r>
      <w:r w:rsidRPr="00567C97">
        <w:rPr>
          <w:rFonts w:ascii="Times New Roman"/>
          <w:snapToGrid w:val="0"/>
          <w:kern w:val="0"/>
          <w:sz w:val="22"/>
          <w:szCs w:val="22"/>
        </w:rPr>
        <w:t xml:space="preserve"> </w:t>
      </w:r>
      <w:r w:rsidRPr="00567C97">
        <w:rPr>
          <w:rFonts w:ascii="Times New Roman"/>
          <w:snapToGrid w:val="0"/>
          <w:kern w:val="0"/>
          <w:sz w:val="22"/>
          <w:szCs w:val="22"/>
        </w:rPr>
        <w:t>경우</w:t>
      </w:r>
      <w:r w:rsidRPr="00567C97">
        <w:rPr>
          <w:rFonts w:ascii="Times New Roman"/>
          <w:snapToGrid w:val="0"/>
          <w:kern w:val="0"/>
          <w:sz w:val="22"/>
          <w:szCs w:val="22"/>
        </w:rPr>
        <w:t xml:space="preserve">, </w:t>
      </w:r>
      <w:r w:rsidRPr="00567C97">
        <w:rPr>
          <w:rFonts w:ascii="Times New Roman"/>
          <w:snapToGrid w:val="0"/>
          <w:kern w:val="0"/>
          <w:sz w:val="22"/>
          <w:szCs w:val="22"/>
        </w:rPr>
        <w:t>그</w:t>
      </w:r>
      <w:r w:rsidRPr="00567C97">
        <w:rPr>
          <w:rFonts w:ascii="Times New Roman"/>
          <w:snapToGrid w:val="0"/>
          <w:kern w:val="0"/>
          <w:sz w:val="22"/>
          <w:szCs w:val="22"/>
        </w:rPr>
        <w:t xml:space="preserve"> </w:t>
      </w:r>
      <w:r w:rsidRPr="00567C97">
        <w:rPr>
          <w:rFonts w:ascii="Times New Roman"/>
          <w:snapToGrid w:val="0"/>
          <w:kern w:val="0"/>
          <w:sz w:val="22"/>
          <w:szCs w:val="22"/>
        </w:rPr>
        <w:t>다음</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이상이</w:t>
      </w:r>
      <w:r w:rsidRPr="00567C97">
        <w:rPr>
          <w:rFonts w:ascii="Times New Roman"/>
          <w:snapToGrid w:val="0"/>
          <w:kern w:val="0"/>
          <w:sz w:val="22"/>
          <w:szCs w:val="22"/>
        </w:rPr>
        <w:t xml:space="preserve"> </w:t>
      </w:r>
      <w:r w:rsidRPr="00567C97">
        <w:rPr>
          <w:rFonts w:ascii="Times New Roman"/>
          <w:snapToGrid w:val="0"/>
          <w:kern w:val="0"/>
          <w:sz w:val="22"/>
          <w:szCs w:val="22"/>
        </w:rPr>
        <w:t>될</w:t>
      </w:r>
      <w:r w:rsidRPr="00567C97">
        <w:rPr>
          <w:rFonts w:ascii="Times New Roman"/>
          <w:snapToGrid w:val="0"/>
          <w:kern w:val="0"/>
          <w:sz w:val="22"/>
          <w:szCs w:val="22"/>
        </w:rPr>
        <w:t xml:space="preserve"> </w:t>
      </w:r>
      <w:r w:rsidRPr="00567C97">
        <w:rPr>
          <w:rFonts w:ascii="Times New Roman"/>
          <w:snapToGrid w:val="0"/>
          <w:kern w:val="0"/>
          <w:sz w:val="22"/>
          <w:szCs w:val="22"/>
        </w:rPr>
        <w:t>때까지</w:t>
      </w:r>
      <w:r w:rsidRPr="00567C97">
        <w:rPr>
          <w:rFonts w:ascii="Times New Roman"/>
          <w:snapToGrid w:val="0"/>
          <w:kern w:val="0"/>
          <w:sz w:val="22"/>
          <w:szCs w:val="22"/>
        </w:rPr>
        <w:t xml:space="preserve"> </w:t>
      </w:r>
      <w:r w:rsidRPr="00567C97">
        <w:rPr>
          <w:rFonts w:ascii="Times New Roman"/>
          <w:snapToGrid w:val="0"/>
          <w:kern w:val="0"/>
          <w:sz w:val="22"/>
          <w:szCs w:val="22"/>
        </w:rPr>
        <w:t>보통주식에</w:t>
      </w:r>
      <w:r w:rsidRPr="00567C97">
        <w:rPr>
          <w:rFonts w:ascii="Times New Roman"/>
          <w:snapToGrid w:val="0"/>
          <w:kern w:val="0"/>
          <w:sz w:val="22"/>
          <w:szCs w:val="22"/>
        </w:rPr>
        <w:t xml:space="preserve"> </w:t>
      </w:r>
      <w:r w:rsidRPr="00567C97">
        <w:rPr>
          <w:rFonts w:ascii="Times New Roman"/>
          <w:snapToGrid w:val="0"/>
          <w:kern w:val="0"/>
          <w:sz w:val="22"/>
          <w:szCs w:val="22"/>
        </w:rPr>
        <w:t>대한</w:t>
      </w:r>
      <w:r w:rsidRPr="00567C97">
        <w:rPr>
          <w:rFonts w:ascii="Times New Roman"/>
          <w:snapToGrid w:val="0"/>
          <w:kern w:val="0"/>
          <w:sz w:val="22"/>
          <w:szCs w:val="22"/>
        </w:rPr>
        <w:t xml:space="preserve"> </w:t>
      </w:r>
      <w:r w:rsidRPr="00567C97">
        <w:rPr>
          <w:rFonts w:ascii="Times New Roman"/>
          <w:snapToGrid w:val="0"/>
          <w:kern w:val="0"/>
          <w:sz w:val="22"/>
          <w:szCs w:val="22"/>
        </w:rPr>
        <w:t>이익배당을</w:t>
      </w:r>
      <w:r w:rsidRPr="00567C97">
        <w:rPr>
          <w:rFonts w:ascii="Times New Roman"/>
          <w:snapToGrid w:val="0"/>
          <w:kern w:val="0"/>
          <w:sz w:val="22"/>
          <w:szCs w:val="22"/>
        </w:rPr>
        <w:t xml:space="preserve"> </w:t>
      </w:r>
      <w:r w:rsidRPr="00567C97">
        <w:rPr>
          <w:rFonts w:ascii="Times New Roman"/>
          <w:snapToGrid w:val="0"/>
          <w:kern w:val="0"/>
          <w:sz w:val="22"/>
          <w:szCs w:val="22"/>
        </w:rPr>
        <w:t>하여서는</w:t>
      </w:r>
      <w:r w:rsidRPr="00567C97">
        <w:rPr>
          <w:rFonts w:ascii="Times New Roman"/>
          <w:snapToGrid w:val="0"/>
          <w:kern w:val="0"/>
          <w:sz w:val="22"/>
          <w:szCs w:val="22"/>
        </w:rPr>
        <w:t xml:space="preserve"> </w:t>
      </w:r>
      <w:r w:rsidRPr="00567C97">
        <w:rPr>
          <w:rFonts w:ascii="Times New Roman"/>
          <w:snapToGrid w:val="0"/>
          <w:kern w:val="0"/>
          <w:sz w:val="22"/>
          <w:szCs w:val="22"/>
        </w:rPr>
        <w:t>아니</w:t>
      </w:r>
      <w:r w:rsidRPr="00567C97">
        <w:rPr>
          <w:rFonts w:ascii="Times New Roman"/>
          <w:snapToGrid w:val="0"/>
          <w:kern w:val="0"/>
          <w:sz w:val="22"/>
          <w:szCs w:val="22"/>
        </w:rPr>
        <w:t xml:space="preserve"> </w:t>
      </w:r>
      <w:r w:rsidRPr="00567C97">
        <w:rPr>
          <w:rFonts w:ascii="Times New Roman"/>
          <w:snapToGrid w:val="0"/>
          <w:kern w:val="0"/>
          <w:sz w:val="22"/>
          <w:szCs w:val="22"/>
        </w:rPr>
        <w:t>된다</w:t>
      </w:r>
      <w:r w:rsidRPr="00567C97">
        <w:rPr>
          <w:rFonts w:ascii="Times New Roman"/>
          <w:snapToGrid w:val="0"/>
          <w:kern w:val="0"/>
          <w:sz w:val="22"/>
          <w:szCs w:val="22"/>
        </w:rPr>
        <w:t>.</w:t>
      </w:r>
      <w:commentRangeEnd w:id="286"/>
      <w:r w:rsidR="00EB7E91">
        <w:rPr>
          <w:rStyle w:val="afe"/>
          <w:rFonts w:ascii="Times New Roman"/>
          <w:snapToGrid w:val="0"/>
          <w:kern w:val="0"/>
          <w:sz w:val="22"/>
          <w:szCs w:val="22"/>
        </w:rPr>
        <w:commentReference w:id="286"/>
      </w:r>
      <w:commentRangeEnd w:id="287"/>
      <w:r w:rsidR="0005534B">
        <w:rPr>
          <w:rStyle w:val="afe"/>
          <w:rFonts w:ascii="Times New Roman"/>
          <w:snapToGrid w:val="0"/>
          <w:kern w:val="0"/>
          <w:sz w:val="22"/>
          <w:szCs w:val="22"/>
        </w:rPr>
        <w:commentReference w:id="287"/>
      </w:r>
    </w:p>
    <w:p w14:paraId="4EE902FC"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339B6753" w14:textId="77777777" w:rsidR="004F7C54" w:rsidRPr="00413874" w:rsidRDefault="004F7C54"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288" w:name="_Toc191645684"/>
      <w:bookmarkStart w:id="289" w:name="_Toc240898106"/>
      <w:bookmarkStart w:id="290" w:name="_Toc241494594"/>
      <w:r w:rsidRPr="00413874">
        <w:rPr>
          <w:rFonts w:eastAsia="바탕"/>
          <w:snapToGrid w:val="0"/>
          <w:kern w:val="0"/>
          <w:szCs w:val="22"/>
        </w:rPr>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288"/>
      <w:bookmarkEnd w:id="289"/>
      <w:bookmarkEnd w:id="290"/>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291" w:name="_Toc191645685"/>
      <w:bookmarkStart w:id="292" w:name="_Toc240898107"/>
      <w:bookmarkStart w:id="293" w:name="_Toc241494595"/>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291"/>
      <w:bookmarkEnd w:id="292"/>
      <w:bookmarkEnd w:id="293"/>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6A5016C5" w14:textId="6CCB9E64" w:rsidR="00AC7260"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r w:rsidRPr="00042DB9">
        <w:rPr>
          <w:rFonts w:ascii="Times New Roman"/>
          <w:sz w:val="22"/>
          <w:szCs w:val="22"/>
        </w:rPr>
        <w:t>금원의</w:t>
      </w:r>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r w:rsidRPr="00042DB9">
        <w:rPr>
          <w:rFonts w:ascii="Times New Roman"/>
          <w:sz w:val="22"/>
          <w:szCs w:val="22"/>
        </w:rPr>
        <w:t>일십사</w:t>
      </w:r>
      <w:r w:rsidRPr="00042DB9">
        <w:rPr>
          <w:rFonts w:ascii="Times New Roman"/>
          <w:sz w:val="22"/>
          <w:szCs w:val="22"/>
        </w:rPr>
        <w:t>(14)</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042DC0F5" w14:textId="77777777" w:rsidR="00AC7260" w:rsidRPr="00413874" w:rsidRDefault="00AC7260" w:rsidP="00AC7260">
      <w:pPr>
        <w:pStyle w:val="afd"/>
        <w:rPr>
          <w:rFonts w:ascii="Times New Roman"/>
          <w:sz w:val="22"/>
          <w:szCs w:val="22"/>
        </w:rPr>
      </w:pPr>
    </w:p>
    <w:p w14:paraId="262ED8E7" w14:textId="4160ACC0" w:rsidR="00422798"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r w:rsidRPr="00413874">
        <w:rPr>
          <w:rFonts w:ascii="Times New Roman"/>
          <w:sz w:val="22"/>
          <w:szCs w:val="22"/>
        </w:rPr>
        <w:t>절차</w:t>
      </w:r>
      <w:r w:rsidRPr="00413874">
        <w:rPr>
          <w:rFonts w:ascii="Times New Roman"/>
          <w:sz w:val="22"/>
          <w:szCs w:val="22"/>
        </w:rPr>
        <w:t>(</w:t>
      </w:r>
      <w:r w:rsidRPr="00413874">
        <w:rPr>
          <w:rFonts w:ascii="Times New Roman"/>
          <w:sz w:val="22"/>
          <w:szCs w:val="22"/>
        </w:rPr>
        <w:t>기업개선작업</w:t>
      </w:r>
      <w:r w:rsidRPr="00413874">
        <w:rPr>
          <w:rFonts w:ascii="Times New Roman"/>
          <w:sz w:val="22"/>
          <w:szCs w:val="22"/>
        </w:rPr>
        <w:t xml:space="preserve">, </w:t>
      </w:r>
      <w:r w:rsidRPr="00413874">
        <w:rPr>
          <w:rFonts w:ascii="Times New Roman"/>
          <w:sz w:val="22"/>
          <w:szCs w:val="22"/>
        </w:rPr>
        <w:t>채권금융기관의</w:t>
      </w:r>
      <w:r w:rsidRPr="00413874">
        <w:rPr>
          <w:rFonts w:ascii="Times New Roman"/>
          <w:sz w:val="22"/>
          <w:szCs w:val="22"/>
        </w:rPr>
        <w:t xml:space="preserve"> </w:t>
      </w:r>
      <w:r w:rsidRPr="00413874">
        <w:rPr>
          <w:rFonts w:ascii="Times New Roman"/>
          <w:sz w:val="22"/>
          <w:szCs w:val="22"/>
        </w:rPr>
        <w:t>퇴출결정</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개시신청이</w:t>
      </w:r>
      <w:r w:rsidRPr="00413874">
        <w:rPr>
          <w:rFonts w:ascii="Times New Roman"/>
          <w:sz w:val="22"/>
          <w:szCs w:val="22"/>
        </w:rPr>
        <w:t xml:space="preserve"> </w:t>
      </w:r>
      <w:r w:rsidR="0056565F">
        <w:rPr>
          <w:rFonts w:ascii="Times New Roman" w:hint="eastAsia"/>
          <w:sz w:val="22"/>
          <w:szCs w:val="22"/>
        </w:rPr>
        <w:t>있는</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r w:rsidR="00517219"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r w:rsidRPr="00413874">
        <w:rPr>
          <w:rFonts w:ascii="Times New Roman"/>
          <w:sz w:val="22"/>
          <w:szCs w:val="22"/>
        </w:rPr>
        <w:t>여신거래기본약관상의</w:t>
      </w:r>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r w:rsidR="00042DB9" w:rsidRPr="00042DB9">
        <w:rPr>
          <w:rFonts w:ascii="Times New Roman"/>
          <w:sz w:val="22"/>
          <w:szCs w:val="22"/>
        </w:rPr>
        <w:t>인출후행조건이</w:t>
      </w:r>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r w:rsidR="00BB2C45" w:rsidRPr="00413874">
        <w:rPr>
          <w:rFonts w:ascii="Times New Roman"/>
          <w:sz w:val="22"/>
          <w:szCs w:val="22"/>
        </w:rPr>
        <w:t>대주의</w:t>
      </w:r>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r w:rsidR="00AC7260" w:rsidRPr="00413874">
        <w:rPr>
          <w:rFonts w:ascii="Times New Roman"/>
          <w:sz w:val="22"/>
          <w:szCs w:val="22"/>
        </w:rPr>
        <w:t>대주의</w:t>
      </w:r>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r w:rsidR="00AC7260" w:rsidRPr="00413874">
        <w:rPr>
          <w:rFonts w:ascii="Times New Roman"/>
          <w:sz w:val="22"/>
          <w:szCs w:val="22"/>
        </w:rPr>
        <w:t>대주</w:t>
      </w:r>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r w:rsidRPr="00413874">
        <w:rPr>
          <w:rFonts w:ascii="Times New Roman"/>
          <w:sz w:val="22"/>
          <w:szCs w:val="22"/>
        </w:rPr>
        <w:t>요청받은</w:t>
      </w:r>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294" w:name="_Toc191645686"/>
      <w:bookmarkStart w:id="295" w:name="_Toc240898108"/>
      <w:bookmarkStart w:id="296" w:name="_Toc241494596"/>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294"/>
      <w:bookmarkEnd w:id="295"/>
      <w:bookmarkEnd w:id="296"/>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76A4933A"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391EF4" w:rsidRPr="00413874">
        <w:rPr>
          <w:rFonts w:ascii="Times New Roman"/>
          <w:sz w:val="22"/>
          <w:szCs w:val="22"/>
        </w:rPr>
        <w:t>의</w:t>
      </w:r>
      <w:r w:rsidR="00391EF4" w:rsidRPr="00413874">
        <w:rPr>
          <w:rFonts w:ascii="Times New Roman"/>
          <w:sz w:val="22"/>
          <w:szCs w:val="22"/>
        </w:rPr>
        <w:t xml:space="preserve"> </w:t>
      </w:r>
      <w:r w:rsidR="00901602" w:rsidRPr="00413874">
        <w:rPr>
          <w:rFonts w:ascii="Times New Roman"/>
          <w:sz w:val="22"/>
          <w:szCs w:val="22"/>
        </w:rPr>
        <w:t>각</w:t>
      </w:r>
      <w:r w:rsidR="00901602"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w:t>
      </w:r>
      <w:r w:rsidRPr="00413874">
        <w:rPr>
          <w:rFonts w:ascii="Times New Roman"/>
          <w:sz w:val="22"/>
          <w:szCs w:val="22"/>
        </w:rPr>
        <w:lastRenderedPageBreak/>
        <w:t>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r w:rsidR="00FE56CC" w:rsidRPr="00413874">
        <w:rPr>
          <w:rFonts w:ascii="Times New Roman"/>
          <w:sz w:val="22"/>
          <w:szCs w:val="22"/>
        </w:rPr>
        <w:t>대주의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1613861A"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대주가</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4E4647" w:rsidRPr="00413874">
        <w:rPr>
          <w:rFonts w:ascii="Times New Roman"/>
          <w:sz w:val="22"/>
          <w:szCs w:val="22"/>
        </w:rPr>
        <w:t>제</w:t>
      </w:r>
      <w:r w:rsidR="004E4647" w:rsidRPr="00413874">
        <w:rPr>
          <w:rFonts w:ascii="Times New Roman"/>
          <w:sz w:val="22"/>
          <w:szCs w:val="22"/>
        </w:rPr>
        <w:t>(2)</w:t>
      </w:r>
      <w:r w:rsidR="004E4647" w:rsidRPr="00413874">
        <w:rPr>
          <w:rFonts w:ascii="Times New Roman"/>
          <w:sz w:val="22"/>
          <w:szCs w:val="22"/>
        </w:rPr>
        <w:t>호</w:t>
      </w:r>
      <w:r w:rsidR="004E4647"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r w:rsidR="00AC7260" w:rsidRPr="00413874">
        <w:rPr>
          <w:rFonts w:ascii="Times New Roman"/>
          <w:sz w:val="22"/>
          <w:szCs w:val="22"/>
        </w:rPr>
        <w:t>일십</w:t>
      </w:r>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r w:rsidR="00FE56CC" w:rsidRPr="00413874">
        <w:rPr>
          <w:rFonts w:ascii="Times New Roman"/>
          <w:sz w:val="22"/>
          <w:szCs w:val="22"/>
        </w:rPr>
        <w:t>대주</w:t>
      </w:r>
      <w:r w:rsidR="009B70E6" w:rsidRPr="00413874">
        <w:rPr>
          <w:rFonts w:ascii="Times New Roman" w:hint="eastAsia"/>
          <w:sz w:val="22"/>
          <w:szCs w:val="22"/>
        </w:rPr>
        <w:t>에</w:t>
      </w:r>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r w:rsidR="000877D6"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r w:rsidR="0056565F">
        <w:rPr>
          <w:rFonts w:ascii="Times New Roman" w:hint="eastAsia"/>
          <w:sz w:val="22"/>
          <w:szCs w:val="22"/>
        </w:rPr>
        <w:t>대주가</w:t>
      </w:r>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7" w:name="_Toc191645687"/>
      <w:bookmarkStart w:id="298" w:name="_Toc240898109"/>
      <w:bookmarkStart w:id="299" w:name="_Toc241494597"/>
      <w:bookmarkStart w:id="300" w:name="_Toc315099106"/>
      <w:r w:rsidRPr="00413874">
        <w:rPr>
          <w:rFonts w:eastAsia="바탕"/>
          <w:kern w:val="0"/>
          <w:szCs w:val="22"/>
        </w:rPr>
        <w:t>대주의</w:t>
      </w:r>
      <w:r w:rsidRPr="00413874">
        <w:rPr>
          <w:rFonts w:eastAsia="바탕"/>
          <w:kern w:val="0"/>
          <w:szCs w:val="22"/>
        </w:rPr>
        <w:t xml:space="preserve"> </w:t>
      </w:r>
      <w:r w:rsidRPr="00413874">
        <w:rPr>
          <w:rFonts w:eastAsia="바탕"/>
          <w:kern w:val="0"/>
          <w:szCs w:val="22"/>
        </w:rPr>
        <w:t>의사결정</w:t>
      </w:r>
      <w:bookmarkEnd w:id="297"/>
      <w:bookmarkEnd w:id="298"/>
      <w:bookmarkEnd w:id="299"/>
      <w:r w:rsidRPr="00413874">
        <w:rPr>
          <w:rFonts w:eastAsia="바탕"/>
          <w:kern w:val="0"/>
          <w:szCs w:val="22"/>
        </w:rPr>
        <w:t xml:space="preserve"> </w:t>
      </w:r>
      <w:bookmarkEnd w:id="300"/>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r w:rsidR="000A3D58" w:rsidRPr="00413874">
        <w:rPr>
          <w:rFonts w:ascii="Times New Roman"/>
          <w:sz w:val="22"/>
          <w:szCs w:val="22"/>
        </w:rPr>
        <w:t>대주단회의를</w:t>
      </w:r>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r w:rsidR="000A3D58" w:rsidRPr="00413874">
        <w:rPr>
          <w:rFonts w:ascii="Times New Roman"/>
          <w:sz w:val="22"/>
          <w:szCs w:val="22"/>
        </w:rPr>
        <w:t>대주의</w:t>
      </w:r>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r w:rsidR="000A3D58" w:rsidRPr="00413874">
        <w:rPr>
          <w:rFonts w:ascii="Times New Roman"/>
          <w:sz w:val="22"/>
          <w:szCs w:val="22"/>
        </w:rPr>
        <w:t>대주가</w:t>
      </w:r>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r w:rsidRPr="00413874">
        <w:rPr>
          <w:rFonts w:ascii="Times New Roman"/>
          <w:sz w:val="22"/>
          <w:szCs w:val="22"/>
        </w:rPr>
        <w:t>본조</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대주</w:t>
      </w:r>
      <w:r w:rsidR="00DE2EB9"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대주가</w:t>
      </w:r>
      <w:r w:rsidR="00061BB4" w:rsidRPr="00413874">
        <w:rPr>
          <w:rFonts w:ascii="Times New Roman"/>
          <w:sz w:val="22"/>
          <w:szCs w:val="22"/>
        </w:rPr>
        <w:t xml:space="preserve"> </w:t>
      </w:r>
      <w:r w:rsidR="00061BB4" w:rsidRPr="00413874">
        <w:rPr>
          <w:rFonts w:ascii="Times New Roman"/>
          <w:sz w:val="22"/>
          <w:szCs w:val="22"/>
        </w:rPr>
        <w:t>대주단회의의</w:t>
      </w:r>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r w:rsidR="00061BB4" w:rsidRPr="00413874">
        <w:rPr>
          <w:rFonts w:ascii="Times New Roman"/>
          <w:sz w:val="22"/>
          <w:szCs w:val="22"/>
        </w:rPr>
        <w:t>대주</w:t>
      </w:r>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대주단회의는</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r w:rsidRPr="00413874">
        <w:rPr>
          <w:rFonts w:ascii="Times New Roman"/>
          <w:sz w:val="22"/>
          <w:szCs w:val="22"/>
        </w:rPr>
        <w:t>대주단회의에서</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대주단회의에</w:t>
      </w:r>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3792BBFF"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w:t>
      </w:r>
      <w:r w:rsidR="00CB6D18">
        <w:rPr>
          <w:rFonts w:ascii="Times New Roman" w:hint="eastAsia"/>
          <w:sz w:val="22"/>
          <w:szCs w:val="22"/>
        </w:rPr>
        <w:lastRenderedPageBreak/>
        <w:t>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r w:rsidRPr="00042DB9">
        <w:rPr>
          <w:rFonts w:ascii="Times New Roman"/>
          <w:sz w:val="22"/>
          <w:szCs w:val="22"/>
        </w:rPr>
        <w:t>대주가</w:t>
      </w:r>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r w:rsidRPr="00042DB9">
        <w:rPr>
          <w:rFonts w:ascii="Times New Roman"/>
          <w:sz w:val="22"/>
          <w:szCs w:val="22"/>
        </w:rPr>
        <w:t>대주</w:t>
      </w:r>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r w:rsidR="00CB6D18">
        <w:rPr>
          <w:rFonts w:ascii="Times New Roman" w:hint="eastAsia"/>
          <w:sz w:val="22"/>
          <w:szCs w:val="22"/>
        </w:rPr>
        <w:t>대주의</w:t>
      </w:r>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r w:rsidR="00CB6D18">
        <w:rPr>
          <w:rFonts w:ascii="Times New Roman" w:hint="eastAsia"/>
          <w:sz w:val="22"/>
          <w:szCs w:val="22"/>
        </w:rPr>
        <w:t>따르기로</w:t>
      </w:r>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r w:rsidR="00EB13FD" w:rsidRPr="000F50EC">
        <w:rPr>
          <w:rFonts w:ascii="Times New Roman" w:hint="eastAsia"/>
          <w:sz w:val="22"/>
          <w:szCs w:val="22"/>
        </w:rPr>
        <w:t>다수대주의</w:t>
      </w:r>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301" w:name="_Toc191645688"/>
      <w:bookmarkStart w:id="302" w:name="_Toc240898110"/>
      <w:bookmarkStart w:id="303" w:name="_Toc241494598"/>
      <w:r w:rsidRPr="00413874">
        <w:rPr>
          <w:rFonts w:eastAsia="바탕"/>
          <w:kern w:val="0"/>
          <w:szCs w:val="22"/>
        </w:rPr>
        <w:t>통</w:t>
      </w:r>
      <w:r w:rsidRPr="00413874">
        <w:rPr>
          <w:rFonts w:eastAsia="바탕"/>
          <w:kern w:val="0"/>
          <w:szCs w:val="22"/>
        </w:rPr>
        <w:t xml:space="preserve">   </w:t>
      </w:r>
      <w:r w:rsidRPr="00413874">
        <w:rPr>
          <w:rFonts w:eastAsia="바탕"/>
          <w:kern w:val="0"/>
          <w:szCs w:val="22"/>
        </w:rPr>
        <w:t>지</w:t>
      </w:r>
      <w:bookmarkEnd w:id="301"/>
      <w:bookmarkEnd w:id="302"/>
      <w:bookmarkEnd w:id="303"/>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수령된</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304" w:name="_Toc191645689"/>
      <w:bookmarkStart w:id="305" w:name="_Toc240898111"/>
      <w:bookmarkStart w:id="306" w:name="_Toc241494599"/>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304"/>
      <w:bookmarkEnd w:id="305"/>
      <w:bookmarkEnd w:id="306"/>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7" w:name="_Toc191645690"/>
      <w:bookmarkStart w:id="308" w:name="_Toc240898112"/>
      <w:bookmarkStart w:id="309" w:name="_Toc241494600"/>
      <w:r w:rsidRPr="00413874">
        <w:rPr>
          <w:rFonts w:ascii="Times New Roman" w:eastAsia="바탕" w:hAnsi="Times New Roman"/>
          <w:kern w:val="0"/>
          <w:sz w:val="22"/>
          <w:szCs w:val="22"/>
        </w:rPr>
        <w:t>완전합의</w:t>
      </w:r>
      <w:bookmarkEnd w:id="307"/>
      <w:bookmarkEnd w:id="308"/>
      <w:bookmarkEnd w:id="309"/>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0" w:name="_Toc191645691"/>
      <w:bookmarkStart w:id="311" w:name="_Toc240898113"/>
      <w:bookmarkStart w:id="312" w:name="_Toc241494601"/>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310"/>
      <w:bookmarkEnd w:id="311"/>
      <w:bookmarkEnd w:id="312"/>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3" w:name="_Toc191645692"/>
      <w:bookmarkStart w:id="314" w:name="_Toc240898114"/>
      <w:bookmarkStart w:id="315" w:name="_Toc241494602"/>
      <w:r w:rsidRPr="00413874">
        <w:rPr>
          <w:rFonts w:ascii="Times New Roman" w:eastAsia="바탕" w:hAnsi="Times New Roman"/>
          <w:kern w:val="0"/>
          <w:sz w:val="22"/>
          <w:szCs w:val="22"/>
        </w:rPr>
        <w:t>개별성</w:t>
      </w:r>
      <w:bookmarkEnd w:id="313"/>
      <w:bookmarkEnd w:id="314"/>
      <w:bookmarkEnd w:id="315"/>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6" w:name="_Toc286964676"/>
      <w:bookmarkStart w:id="317" w:name="_Toc286964677"/>
      <w:bookmarkStart w:id="318" w:name="_Toc286964678"/>
      <w:bookmarkStart w:id="319" w:name="_Toc286964679"/>
      <w:bookmarkStart w:id="320" w:name="_Toc286964680"/>
      <w:bookmarkStart w:id="321" w:name="_Toc286964681"/>
      <w:bookmarkStart w:id="322" w:name="_Toc286964683"/>
      <w:bookmarkStart w:id="323" w:name="_Toc191645693"/>
      <w:bookmarkStart w:id="324" w:name="_Toc240898115"/>
      <w:bookmarkStart w:id="325" w:name="_Toc241494603"/>
      <w:bookmarkEnd w:id="316"/>
      <w:bookmarkEnd w:id="317"/>
      <w:bookmarkEnd w:id="318"/>
      <w:bookmarkEnd w:id="319"/>
      <w:bookmarkEnd w:id="320"/>
      <w:bookmarkEnd w:id="321"/>
      <w:bookmarkEnd w:id="322"/>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323"/>
      <w:bookmarkEnd w:id="324"/>
      <w:bookmarkEnd w:id="325"/>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대주</w:t>
      </w:r>
      <w:r w:rsidR="00433A2B" w:rsidRPr="00413874">
        <w:rPr>
          <w:rFonts w:ascii="Times New Roman"/>
          <w:kern w:val="0"/>
          <w:sz w:val="22"/>
          <w:szCs w:val="22"/>
        </w:rPr>
        <w:t>가</w:t>
      </w:r>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6" w:name="_Toc191645694"/>
      <w:bookmarkStart w:id="327" w:name="_Toc240898116"/>
      <w:bookmarkStart w:id="328" w:name="_Toc241494604"/>
      <w:r w:rsidRPr="00413874">
        <w:rPr>
          <w:rFonts w:ascii="Times New Roman" w:eastAsia="바탕" w:hAnsi="Times New Roman"/>
          <w:kern w:val="0"/>
          <w:sz w:val="22"/>
          <w:szCs w:val="22"/>
        </w:rPr>
        <w:t>비밀유지</w:t>
      </w:r>
      <w:bookmarkEnd w:id="326"/>
      <w:bookmarkEnd w:id="327"/>
      <w:bookmarkEnd w:id="328"/>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본</w:t>
      </w:r>
      <w:r w:rsidR="00CA0F13" w:rsidRPr="00413874">
        <w:rPr>
          <w:rFonts w:ascii="Times New Roman"/>
          <w:kern w:val="0"/>
          <w:sz w:val="22"/>
          <w:szCs w:val="22"/>
        </w:rPr>
        <w:t>항은</w:t>
      </w:r>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r w:rsidR="001603B5" w:rsidRPr="001603B5">
        <w:rPr>
          <w:rFonts w:ascii="Times New Roman"/>
          <w:kern w:val="0"/>
          <w:sz w:val="22"/>
          <w:szCs w:val="22"/>
        </w:rPr>
        <w:t>코람코라이프인프라리츠의</w:t>
      </w:r>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59BF21F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9" w:name="_Toc191645695"/>
      <w:bookmarkStart w:id="330" w:name="_Toc240898117"/>
      <w:bookmarkStart w:id="331" w:name="_Toc241494605"/>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329"/>
      <w:bookmarkEnd w:id="330"/>
      <w:bookmarkEnd w:id="331"/>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청구하여도</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미청구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w:t>
      </w:r>
      <w:r w:rsidRPr="00413874">
        <w:rPr>
          <w:rFonts w:ascii="Times New Roman"/>
          <w:kern w:val="0"/>
          <w:sz w:val="22"/>
          <w:szCs w:val="22"/>
        </w:rPr>
        <w:lastRenderedPageBreak/>
        <w:t>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32" w:name="_Toc191645696"/>
      <w:bookmarkStart w:id="333" w:name="_Toc240898118"/>
      <w:bookmarkStart w:id="334" w:name="_Toc241494606"/>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332"/>
      <w:bookmarkEnd w:id="333"/>
      <w:bookmarkEnd w:id="334"/>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규율되고</w:t>
      </w:r>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35" w:name="_Toc191645697"/>
      <w:bookmarkStart w:id="336" w:name="_Toc240898119"/>
      <w:bookmarkStart w:id="337" w:name="_Toc241494607"/>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335"/>
      <w:bookmarkEnd w:id="336"/>
      <w:bookmarkEnd w:id="337"/>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38" w:name="_Toc191645698"/>
      <w:bookmarkStart w:id="339" w:name="_Toc240898120"/>
      <w:bookmarkStart w:id="340" w:name="_Toc241494608"/>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338"/>
      <w:bookmarkEnd w:id="339"/>
      <w:bookmarkEnd w:id="340"/>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518279E8" w14:textId="77777777" w:rsidR="00455680" w:rsidRPr="00413874" w:rsidRDefault="00455680" w:rsidP="00455680">
      <w:pPr>
        <w:tabs>
          <w:tab w:val="left" w:pos="400"/>
        </w:tabs>
        <w:adjustRightInd w:val="0"/>
        <w:snapToGrid w:val="0"/>
        <w:spacing w:line="400" w:lineRule="exact"/>
        <w:rPr>
          <w:rFonts w:ascii="Times New Roman"/>
          <w:kern w:val="0"/>
          <w:sz w:val="22"/>
          <w:szCs w:val="22"/>
        </w:rPr>
      </w:pPr>
    </w:p>
    <w:p w14:paraId="67A19720" w14:textId="77777777" w:rsidR="00455680" w:rsidRPr="00413874" w:rsidRDefault="00455680"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r w:rsidR="00A70E12" w:rsidRPr="00413874">
        <w:rPr>
          <w:rFonts w:ascii="Times New Roman"/>
          <w:kern w:val="0"/>
          <w:sz w:val="22"/>
          <w:szCs w:val="22"/>
        </w:rPr>
        <w:t>삼성로</w:t>
      </w:r>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D41ABF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5489A109" w14:textId="77655811" w:rsidR="00A8500E" w:rsidRDefault="004B4C70">
      <w:pPr>
        <w:widowControl/>
        <w:wordWrap/>
        <w:autoSpaceDE/>
        <w:autoSpaceDN/>
        <w:jc w:val="left"/>
        <w:rPr>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r w:rsidR="00E51988" w:rsidRPr="00413874">
        <w:rPr>
          <w:rFonts w:ascii="Times New Roman"/>
          <w:b/>
          <w:kern w:val="0"/>
          <w:sz w:val="22"/>
          <w:szCs w:val="22"/>
        </w:rPr>
        <w:t>대주</w:t>
      </w:r>
      <w:r w:rsidR="00EF4A3E" w:rsidRPr="00413874">
        <w:rPr>
          <w:rFonts w:ascii="Times New Roman"/>
          <w:b/>
          <w:kern w:val="0"/>
          <w:sz w:val="22"/>
          <w:szCs w:val="22"/>
        </w:rPr>
        <w:tab/>
      </w:r>
      <w:r w:rsidR="00E3477C" w:rsidRPr="00413874">
        <w:rPr>
          <w:rFonts w:ascii="Times New Roman"/>
          <w:b/>
          <w:kern w:val="0"/>
          <w:sz w:val="22"/>
          <w:szCs w:val="22"/>
        </w:rPr>
        <w:tab/>
      </w:r>
      <w:r w:rsidR="00A8500E">
        <w:rPr>
          <w:rFonts w:ascii="Times New Roman"/>
          <w:b/>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826A37" w14:textId="2C62C2CD" w:rsidR="00A8500E" w:rsidRDefault="0044712E">
      <w:pPr>
        <w:widowControl/>
        <w:wordWrap/>
        <w:autoSpaceDE/>
        <w:autoSpaceDN/>
        <w:jc w:val="left"/>
        <w:rPr>
          <w:rFonts w:ascii="Times New Roman"/>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133601EC" w14:textId="0DA15736" w:rsidR="001D6EE4" w:rsidRPr="00413874" w:rsidRDefault="00B918F0" w:rsidP="00381D55">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r w:rsidR="002478FF" w:rsidRPr="00413874">
        <w:rPr>
          <w:rFonts w:ascii="Times New Roman"/>
          <w:b/>
          <w:kern w:val="0"/>
          <w:sz w:val="22"/>
          <w:szCs w:val="22"/>
        </w:rPr>
        <w:t>대주</w:t>
      </w:r>
      <w:r w:rsidR="001D6EE4" w:rsidRPr="001D6EE4">
        <w:rPr>
          <w:rFonts w:ascii="Times New Roman"/>
          <w:b/>
          <w:kern w:val="0"/>
          <w:sz w:val="22"/>
          <w:szCs w:val="22"/>
        </w:rPr>
        <w:t xml:space="preserve"> </w:t>
      </w:r>
      <w:r w:rsidR="001D6EE4">
        <w:rPr>
          <w:rFonts w:ascii="Times New Roman"/>
          <w:b/>
          <w:kern w:val="0"/>
          <w:sz w:val="22"/>
          <w:szCs w:val="22"/>
        </w:rPr>
        <w:tab/>
      </w:r>
      <w:r w:rsidR="001D6EE4">
        <w:rPr>
          <w:rFonts w:ascii="Times New Roman" w:hint="eastAsia"/>
          <w:b/>
          <w:kern w:val="0"/>
          <w:sz w:val="22"/>
          <w:szCs w:val="22"/>
        </w:rPr>
        <w:t>키움캐피탈</w:t>
      </w:r>
      <w:r w:rsidR="001D6EE4">
        <w:rPr>
          <w:rFonts w:ascii="Times New Roman" w:hint="eastAsia"/>
          <w:b/>
          <w:kern w:val="0"/>
          <w:sz w:val="22"/>
          <w:szCs w:val="22"/>
        </w:rPr>
        <w:t xml:space="preserve"> </w:t>
      </w:r>
      <w:r w:rsidR="001D6EE4">
        <w:rPr>
          <w:rFonts w:ascii="Times New Roman" w:hint="eastAsia"/>
          <w:b/>
          <w:kern w:val="0"/>
          <w:sz w:val="22"/>
          <w:szCs w:val="22"/>
        </w:rPr>
        <w:t>주식회사</w:t>
      </w:r>
    </w:p>
    <w:p w14:paraId="19F48823" w14:textId="4A5F8EC2" w:rsidR="001D6EE4" w:rsidRPr="00413874" w:rsidRDefault="001D6EE4" w:rsidP="001D6EE4">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영등포구</w:t>
      </w:r>
      <w:r>
        <w:rPr>
          <w:rFonts w:ascii="Times New Roman" w:hint="eastAsia"/>
          <w:kern w:val="0"/>
          <w:sz w:val="22"/>
          <w:szCs w:val="22"/>
        </w:rPr>
        <w:t xml:space="preserve"> </w:t>
      </w:r>
      <w:r>
        <w:rPr>
          <w:rFonts w:ascii="Times New Roman" w:hint="eastAsia"/>
          <w:kern w:val="0"/>
          <w:sz w:val="22"/>
          <w:szCs w:val="22"/>
        </w:rPr>
        <w:t>여의대로</w:t>
      </w:r>
      <w:r>
        <w:rPr>
          <w:rFonts w:ascii="Times New Roman" w:hint="eastAsia"/>
          <w:kern w:val="0"/>
          <w:sz w:val="22"/>
          <w:szCs w:val="22"/>
        </w:rPr>
        <w:t xml:space="preserve"> 66, 17</w:t>
      </w:r>
      <w:r>
        <w:rPr>
          <w:rFonts w:ascii="Times New Roman" w:hint="eastAsia"/>
          <w:kern w:val="0"/>
          <w:sz w:val="22"/>
          <w:szCs w:val="22"/>
        </w:rPr>
        <w:t>층</w:t>
      </w:r>
      <w:r>
        <w:rPr>
          <w:rFonts w:ascii="Times New Roman" w:hint="eastAsia"/>
          <w:kern w:val="0"/>
          <w:sz w:val="22"/>
          <w:szCs w:val="22"/>
        </w:rPr>
        <w:t>(</w:t>
      </w:r>
      <w:r>
        <w:rPr>
          <w:rFonts w:ascii="Times New Roman" w:hint="eastAsia"/>
          <w:kern w:val="0"/>
          <w:sz w:val="22"/>
          <w:szCs w:val="22"/>
        </w:rPr>
        <w:t>여의도동</w:t>
      </w:r>
      <w:r>
        <w:rPr>
          <w:rFonts w:ascii="Times New Roman" w:hint="eastAsia"/>
          <w:kern w:val="0"/>
          <w:sz w:val="22"/>
          <w:szCs w:val="22"/>
        </w:rPr>
        <w:t>)</w:t>
      </w:r>
    </w:p>
    <w:p w14:paraId="5517728B" w14:textId="63455BE4" w:rsidR="001D6EE4" w:rsidRPr="00413874" w:rsidRDefault="001D6EE4" w:rsidP="001D6EE4">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최</w:t>
      </w:r>
      <w:r>
        <w:rPr>
          <w:rFonts w:ascii="Times New Roman" w:hint="eastAsia"/>
          <w:kern w:val="0"/>
          <w:sz w:val="22"/>
          <w:szCs w:val="22"/>
        </w:rPr>
        <w:t xml:space="preserve"> </w:t>
      </w:r>
      <w:r>
        <w:rPr>
          <w:rFonts w:ascii="Times New Roman" w:hint="eastAsia"/>
          <w:kern w:val="0"/>
          <w:sz w:val="22"/>
          <w:szCs w:val="22"/>
        </w:rPr>
        <w:t>창</w:t>
      </w:r>
      <w:r>
        <w:rPr>
          <w:rFonts w:ascii="Times New Roman" w:hint="eastAsia"/>
          <w:kern w:val="0"/>
          <w:sz w:val="22"/>
          <w:szCs w:val="22"/>
        </w:rPr>
        <w:t xml:space="preserve"> </w:t>
      </w:r>
      <w:r>
        <w:rPr>
          <w:rFonts w:ascii="Times New Roman" w:hint="eastAsia"/>
          <w:kern w:val="0"/>
          <w:sz w:val="22"/>
          <w:szCs w:val="22"/>
        </w:rPr>
        <w:t>민</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8B0B0E2" w14:textId="7F921170" w:rsidR="001D6EE4" w:rsidRDefault="001D6EE4">
      <w:pPr>
        <w:widowControl/>
        <w:wordWrap/>
        <w:autoSpaceDE/>
        <w:autoSpaceDN/>
        <w:jc w:val="left"/>
        <w:rPr>
          <w:rFonts w:ascii="Times New Roman"/>
          <w:b/>
          <w:kern w:val="0"/>
          <w:sz w:val="22"/>
          <w:szCs w:val="22"/>
        </w:rPr>
      </w:pPr>
    </w:p>
    <w:p w14:paraId="7AEA6CE6" w14:textId="45604957" w:rsidR="00CF2D66" w:rsidRDefault="002478FF">
      <w:pPr>
        <w:widowControl/>
        <w:wordWrap/>
        <w:autoSpaceDE/>
        <w:autoSpaceDN/>
        <w:jc w:val="left"/>
        <w:rPr>
          <w:rFonts w:ascii="Times New Roman"/>
          <w:b/>
          <w:snapToGrid w:val="0"/>
          <w:kern w:val="0"/>
          <w:sz w:val="22"/>
          <w:szCs w:val="22"/>
        </w:rPr>
      </w:pPr>
      <w:r w:rsidRPr="00413874">
        <w:rPr>
          <w:rFonts w:ascii="Times New Roman"/>
          <w:b/>
          <w:kern w:val="0"/>
          <w:sz w:val="22"/>
          <w:szCs w:val="22"/>
        </w:rPr>
        <w:tab/>
      </w:r>
      <w:r w:rsidRPr="00413874">
        <w:rPr>
          <w:rFonts w:ascii="Times New Roman"/>
          <w:b/>
          <w:kern w:val="0"/>
          <w:sz w:val="22"/>
          <w:szCs w:val="22"/>
        </w:rPr>
        <w:tab/>
      </w:r>
      <w:r w:rsidR="00A8500E">
        <w:rPr>
          <w:rFonts w:ascii="Times New Roman"/>
          <w:b/>
          <w:snapToGrid w:val="0"/>
          <w:kern w:val="0"/>
          <w:sz w:val="22"/>
          <w:szCs w:val="22"/>
        </w:rPr>
        <w:br w:type="page"/>
      </w:r>
    </w:p>
    <w:p w14:paraId="5F9C8CC9"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3D1F6E1"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8F8D2E0"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CBEE3F7" w14:textId="77777777" w:rsidR="00CF2D66" w:rsidRPr="00413874" w:rsidRDefault="00CF2D66" w:rsidP="00CF2D66">
      <w:pPr>
        <w:tabs>
          <w:tab w:val="left" w:pos="400"/>
        </w:tabs>
        <w:adjustRightInd w:val="0"/>
        <w:snapToGrid w:val="0"/>
        <w:spacing w:line="400" w:lineRule="exact"/>
        <w:rPr>
          <w:rFonts w:ascii="Times New Roman"/>
          <w:b/>
          <w:snapToGrid w:val="0"/>
          <w:kern w:val="0"/>
          <w:sz w:val="22"/>
          <w:szCs w:val="22"/>
        </w:rPr>
      </w:pPr>
    </w:p>
    <w:p w14:paraId="423C8007" w14:textId="78AC35B5" w:rsidR="00CF2D66" w:rsidRPr="00413874" w:rsidRDefault="00CF2D66" w:rsidP="00CF2D66">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Pr>
          <w:rFonts w:ascii="Times New Roman" w:hint="eastAsia"/>
          <w:b/>
          <w:kern w:val="0"/>
          <w:sz w:val="22"/>
          <w:szCs w:val="22"/>
        </w:rPr>
        <w:t>엠지캐피탈</w:t>
      </w:r>
      <w:r>
        <w:rPr>
          <w:rFonts w:ascii="Times New Roman" w:hint="eastAsia"/>
          <w:b/>
          <w:kern w:val="0"/>
          <w:sz w:val="22"/>
          <w:szCs w:val="22"/>
        </w:rPr>
        <w:t xml:space="preserve"> </w:t>
      </w:r>
      <w:r>
        <w:rPr>
          <w:rFonts w:ascii="Times New Roman" w:hint="eastAsia"/>
          <w:b/>
          <w:kern w:val="0"/>
          <w:sz w:val="22"/>
          <w:szCs w:val="22"/>
        </w:rPr>
        <w:t>주식회사</w:t>
      </w:r>
    </w:p>
    <w:p w14:paraId="26086BC7" w14:textId="4A07BE84"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중구</w:t>
      </w:r>
      <w:r>
        <w:rPr>
          <w:rFonts w:ascii="Times New Roman" w:hint="eastAsia"/>
          <w:kern w:val="0"/>
          <w:sz w:val="22"/>
          <w:szCs w:val="22"/>
        </w:rPr>
        <w:t xml:space="preserve"> </w:t>
      </w:r>
      <w:r>
        <w:rPr>
          <w:rFonts w:ascii="Times New Roman" w:hint="eastAsia"/>
          <w:kern w:val="0"/>
          <w:sz w:val="22"/>
          <w:szCs w:val="22"/>
        </w:rPr>
        <w:t>남대문로</w:t>
      </w:r>
      <w:r>
        <w:rPr>
          <w:rFonts w:ascii="Times New Roman" w:hint="eastAsia"/>
          <w:kern w:val="0"/>
          <w:sz w:val="22"/>
          <w:szCs w:val="22"/>
        </w:rPr>
        <w:t xml:space="preserve"> 55(</w:t>
      </w:r>
      <w:r>
        <w:rPr>
          <w:rFonts w:ascii="Times New Roman" w:hint="eastAsia"/>
          <w:kern w:val="0"/>
          <w:sz w:val="22"/>
          <w:szCs w:val="22"/>
        </w:rPr>
        <w:t>남대문로</w:t>
      </w:r>
      <w:r>
        <w:rPr>
          <w:rFonts w:ascii="Times New Roman" w:hint="eastAsia"/>
          <w:kern w:val="0"/>
          <w:sz w:val="22"/>
          <w:szCs w:val="22"/>
        </w:rPr>
        <w:t>2</w:t>
      </w:r>
      <w:r>
        <w:rPr>
          <w:rFonts w:ascii="Times New Roman" w:hint="eastAsia"/>
          <w:kern w:val="0"/>
          <w:sz w:val="22"/>
          <w:szCs w:val="22"/>
        </w:rPr>
        <w:t>가</w:t>
      </w:r>
      <w:r>
        <w:rPr>
          <w:rFonts w:ascii="Times New Roman" w:hint="eastAsia"/>
          <w:kern w:val="0"/>
          <w:sz w:val="22"/>
          <w:szCs w:val="22"/>
        </w:rPr>
        <w:t>)</w:t>
      </w:r>
    </w:p>
    <w:p w14:paraId="2C1B85F7" w14:textId="3F7CFE29" w:rsidR="00CF2D66" w:rsidRPr="00413874" w:rsidRDefault="00CF2D66" w:rsidP="00CF2D66">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김</w:t>
      </w:r>
      <w:r>
        <w:rPr>
          <w:rFonts w:ascii="Times New Roman" w:hint="eastAsia"/>
          <w:kern w:val="0"/>
          <w:sz w:val="22"/>
          <w:szCs w:val="22"/>
        </w:rPr>
        <w:t xml:space="preserve"> </w:t>
      </w:r>
      <w:r>
        <w:rPr>
          <w:rFonts w:ascii="Times New Roman" w:hint="eastAsia"/>
          <w:kern w:val="0"/>
          <w:sz w:val="22"/>
          <w:szCs w:val="22"/>
        </w:rPr>
        <w:t>병</w:t>
      </w:r>
      <w:r>
        <w:rPr>
          <w:rFonts w:ascii="Times New Roman" w:hint="eastAsia"/>
          <w:kern w:val="0"/>
          <w:sz w:val="22"/>
          <w:szCs w:val="22"/>
        </w:rPr>
        <w:t xml:space="preserve"> </w:t>
      </w:r>
      <w:r>
        <w:rPr>
          <w:rFonts w:ascii="Times New Roman" w:hint="eastAsia"/>
          <w:kern w:val="0"/>
          <w:sz w:val="22"/>
          <w:szCs w:val="22"/>
        </w:rPr>
        <w:t>국</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43A4BD2" w14:textId="77777777" w:rsidR="00A8500E" w:rsidRDefault="00A8500E">
      <w:pPr>
        <w:widowControl/>
        <w:wordWrap/>
        <w:autoSpaceDE/>
        <w:autoSpaceDN/>
        <w:jc w:val="left"/>
        <w:rPr>
          <w:rFonts w:ascii="Times New Roman"/>
          <w:b/>
          <w:snapToGrid w:val="0"/>
          <w:kern w:val="0"/>
          <w:sz w:val="22"/>
          <w:szCs w:val="22"/>
        </w:rPr>
      </w:pPr>
    </w:p>
    <w:p w14:paraId="332C4576" w14:textId="77777777" w:rsidR="00CC1220" w:rsidRDefault="00CC1220">
      <w:pPr>
        <w:widowControl/>
        <w:wordWrap/>
        <w:autoSpaceDE/>
        <w:autoSpaceDN/>
        <w:jc w:val="left"/>
        <w:rPr>
          <w:rFonts w:ascii="Times New Roman"/>
          <w:kern w:val="0"/>
          <w:sz w:val="22"/>
          <w:szCs w:val="22"/>
        </w:rPr>
      </w:pPr>
      <w:r>
        <w:rPr>
          <w:rFonts w:ascii="Times New Roman"/>
          <w:kern w:val="0"/>
          <w:sz w:val="22"/>
          <w:szCs w:val="22"/>
        </w:rPr>
        <w:br w:type="page"/>
      </w:r>
    </w:p>
    <w:p w14:paraId="7EC68236" w14:textId="4B87C8B9" w:rsidR="00CC1220" w:rsidRPr="00413874"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7E4070"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267AD50B"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514BBDFE" w14:textId="77777777" w:rsidR="00CC1220" w:rsidRPr="00413874" w:rsidRDefault="00CC1220" w:rsidP="00CC1220">
      <w:pPr>
        <w:tabs>
          <w:tab w:val="left" w:pos="400"/>
        </w:tabs>
        <w:adjustRightInd w:val="0"/>
        <w:snapToGrid w:val="0"/>
        <w:spacing w:line="400" w:lineRule="exact"/>
        <w:rPr>
          <w:rFonts w:ascii="Times New Roman"/>
          <w:b/>
          <w:snapToGrid w:val="0"/>
          <w:kern w:val="0"/>
          <w:sz w:val="22"/>
          <w:szCs w:val="22"/>
        </w:rPr>
      </w:pPr>
    </w:p>
    <w:p w14:paraId="61C49F8C" w14:textId="385A24F4" w:rsidR="00CC1220" w:rsidRPr="00413874" w:rsidRDefault="00CC1220" w:rsidP="00CC1220">
      <w:pPr>
        <w:tabs>
          <w:tab w:val="left" w:pos="400"/>
        </w:tabs>
        <w:adjustRightInd w:val="0"/>
        <w:snapToGrid w:val="0"/>
        <w:spacing w:line="400" w:lineRule="exact"/>
        <w:ind w:left="1796" w:hanging="1796"/>
        <w:rPr>
          <w:rFonts w:ascii="Times New Roman" w:hint="eastAsia"/>
          <w:b/>
          <w:kern w:val="0"/>
          <w:sz w:val="22"/>
          <w:szCs w:val="22"/>
        </w:rPr>
      </w:pPr>
      <w:commentRangeStart w:id="341"/>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del w:id="342" w:author="상훈 김" w:date="2026-10-06T08:46:00Z" w16du:dateUtc="2026-10-05T23:46:00Z">
        <w:r w:rsidRPr="00CC1220" w:rsidDel="00E15808">
          <w:rPr>
            <w:rFonts w:ascii="Times New Roman" w:hint="eastAsia"/>
            <w:b/>
            <w:kern w:val="0"/>
            <w:sz w:val="22"/>
            <w:szCs w:val="22"/>
          </w:rPr>
          <w:delText>중소기업은행</w:delText>
        </w:r>
        <w:r w:rsidRPr="00CC1220" w:rsidDel="00E15808">
          <w:rPr>
            <w:rFonts w:ascii="Times New Roman" w:hint="eastAsia"/>
            <w:b/>
            <w:kern w:val="0"/>
            <w:sz w:val="22"/>
            <w:szCs w:val="22"/>
          </w:rPr>
          <w:delText>[KB</w:delText>
        </w:r>
        <w:r w:rsidRPr="00CC1220" w:rsidDel="00E15808">
          <w:rPr>
            <w:rFonts w:ascii="Times New Roman" w:hint="eastAsia"/>
            <w:b/>
            <w:kern w:val="0"/>
            <w:sz w:val="22"/>
            <w:szCs w:val="22"/>
          </w:rPr>
          <w:delText>부동산대출일반사모부동산투자신탁제</w:delText>
        </w:r>
        <w:r w:rsidRPr="00CC1220" w:rsidDel="00E15808">
          <w:rPr>
            <w:rFonts w:ascii="Times New Roman" w:hint="eastAsia"/>
            <w:b/>
            <w:kern w:val="0"/>
            <w:sz w:val="22"/>
            <w:szCs w:val="22"/>
          </w:rPr>
          <w:delText>1</w:delText>
        </w:r>
        <w:r w:rsidRPr="00CC1220" w:rsidDel="00E15808">
          <w:rPr>
            <w:rFonts w:ascii="Times New Roman" w:hint="eastAsia"/>
            <w:b/>
            <w:kern w:val="0"/>
            <w:sz w:val="22"/>
            <w:szCs w:val="22"/>
          </w:rPr>
          <w:delText>호</w:delText>
        </w:r>
        <w:r w:rsidRPr="00CC1220" w:rsidDel="00E15808">
          <w:rPr>
            <w:rFonts w:ascii="Times New Roman" w:hint="eastAsia"/>
            <w:b/>
            <w:kern w:val="0"/>
            <w:sz w:val="22"/>
            <w:szCs w:val="22"/>
          </w:rPr>
          <w:delText>(</w:delText>
        </w:r>
        <w:r w:rsidRPr="00CC1220" w:rsidDel="00E15808">
          <w:rPr>
            <w:rFonts w:ascii="Times New Roman" w:hint="eastAsia"/>
            <w:b/>
            <w:kern w:val="0"/>
            <w:sz w:val="22"/>
            <w:szCs w:val="22"/>
          </w:rPr>
          <w:delText>전문</w:delText>
        </w:r>
        <w:r w:rsidRPr="00CC1220" w:rsidDel="00E15808">
          <w:rPr>
            <w:rFonts w:ascii="Times New Roman" w:hint="eastAsia"/>
            <w:b/>
            <w:kern w:val="0"/>
            <w:sz w:val="22"/>
            <w:szCs w:val="22"/>
          </w:rPr>
          <w:delText>)</w:delText>
        </w:r>
        <w:r w:rsidRPr="00CC1220" w:rsidDel="00E15808">
          <w:rPr>
            <w:rFonts w:ascii="Times New Roman" w:hint="eastAsia"/>
            <w:b/>
            <w:kern w:val="0"/>
            <w:sz w:val="22"/>
            <w:szCs w:val="22"/>
          </w:rPr>
          <w:delText>의</w:delText>
        </w:r>
        <w:r w:rsidRPr="00CC1220" w:rsidDel="00E15808">
          <w:rPr>
            <w:rFonts w:ascii="Times New Roman" w:hint="eastAsia"/>
            <w:b/>
            <w:kern w:val="0"/>
            <w:sz w:val="22"/>
            <w:szCs w:val="22"/>
          </w:rPr>
          <w:delText xml:space="preserve"> </w:delText>
        </w:r>
        <w:r w:rsidRPr="00CC1220" w:rsidDel="00E15808">
          <w:rPr>
            <w:rFonts w:ascii="Times New Roman" w:hint="eastAsia"/>
            <w:b/>
            <w:kern w:val="0"/>
            <w:sz w:val="22"/>
            <w:szCs w:val="22"/>
          </w:rPr>
          <w:delText>신탁업자로서</w:delText>
        </w:r>
        <w:r w:rsidRPr="00CC1220" w:rsidDel="00E15808">
          <w:rPr>
            <w:rFonts w:ascii="Times New Roman" w:hint="eastAsia"/>
            <w:b/>
            <w:kern w:val="0"/>
            <w:sz w:val="22"/>
            <w:szCs w:val="22"/>
          </w:rPr>
          <w:delText>]</w:delText>
        </w:r>
      </w:del>
      <w:ins w:id="343" w:author="상훈 김" w:date="2026-10-06T08:46:00Z" w16du:dateUtc="2026-10-05T23:46:00Z">
        <w:r w:rsidR="00E15808">
          <w:rPr>
            <w:rFonts w:ascii="Times New Roman" w:hint="eastAsia"/>
            <w:b/>
            <w:kern w:val="0"/>
            <w:sz w:val="22"/>
            <w:szCs w:val="22"/>
          </w:rPr>
          <w:t>DB</w:t>
        </w:r>
        <w:r w:rsidR="00E15808">
          <w:rPr>
            <w:rFonts w:ascii="Times New Roman" w:hint="eastAsia"/>
            <w:b/>
            <w:kern w:val="0"/>
            <w:sz w:val="22"/>
            <w:szCs w:val="22"/>
          </w:rPr>
          <w:t>저축은행</w:t>
        </w:r>
        <w:r w:rsidR="00E15808">
          <w:rPr>
            <w:rFonts w:ascii="Times New Roman" w:hint="eastAsia"/>
            <w:b/>
            <w:kern w:val="0"/>
            <w:sz w:val="22"/>
            <w:szCs w:val="22"/>
          </w:rPr>
          <w:t xml:space="preserve"> </w:t>
        </w:r>
      </w:ins>
    </w:p>
    <w:p w14:paraId="4F29BBBD" w14:textId="35988594" w:rsidR="00CC1220" w:rsidRDefault="00CC1220" w:rsidP="00CC1220">
      <w:pPr>
        <w:tabs>
          <w:tab w:val="left" w:pos="400"/>
        </w:tabs>
        <w:adjustRightInd w:val="0"/>
        <w:snapToGrid w:val="0"/>
        <w:spacing w:line="400" w:lineRule="exact"/>
        <w:rPr>
          <w:rFonts w:ascii="Times New Roman" w:hint="eastAsia"/>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CC1220">
        <w:rPr>
          <w:rFonts w:ascii="Times New Roman"/>
          <w:kern w:val="0"/>
          <w:sz w:val="22"/>
          <w:szCs w:val="22"/>
        </w:rPr>
        <w:t>서울특별시</w:t>
      </w:r>
      <w:r w:rsidRPr="00CC1220">
        <w:rPr>
          <w:rFonts w:ascii="Times New Roman"/>
          <w:kern w:val="0"/>
          <w:sz w:val="22"/>
          <w:szCs w:val="22"/>
        </w:rPr>
        <w:t xml:space="preserve"> </w:t>
      </w:r>
      <w:r w:rsidRPr="00CC1220">
        <w:rPr>
          <w:rFonts w:ascii="Times New Roman"/>
          <w:kern w:val="0"/>
          <w:sz w:val="22"/>
          <w:szCs w:val="22"/>
        </w:rPr>
        <w:t>중구</w:t>
      </w:r>
      <w:r w:rsidRPr="00CC1220">
        <w:rPr>
          <w:rFonts w:ascii="Times New Roman"/>
          <w:kern w:val="0"/>
          <w:sz w:val="22"/>
          <w:szCs w:val="22"/>
        </w:rPr>
        <w:t xml:space="preserve"> </w:t>
      </w:r>
      <w:del w:id="344" w:author="상훈 김" w:date="2026-10-06T08:46:00Z" w16du:dateUtc="2026-10-05T23:46:00Z">
        <w:r w:rsidRPr="00CC1220" w:rsidDel="00E15808">
          <w:rPr>
            <w:rFonts w:ascii="Times New Roman" w:hint="eastAsia"/>
            <w:kern w:val="0"/>
            <w:sz w:val="22"/>
            <w:szCs w:val="22"/>
          </w:rPr>
          <w:delText>을지로</w:delText>
        </w:r>
        <w:r w:rsidRPr="00CC1220" w:rsidDel="00E15808">
          <w:rPr>
            <w:rFonts w:ascii="Times New Roman" w:hint="eastAsia"/>
            <w:kern w:val="0"/>
            <w:sz w:val="22"/>
            <w:szCs w:val="22"/>
          </w:rPr>
          <w:delText xml:space="preserve"> 79(</w:delText>
        </w:r>
        <w:r w:rsidRPr="00CC1220" w:rsidDel="00E15808">
          <w:rPr>
            <w:rFonts w:ascii="Times New Roman" w:hint="eastAsia"/>
            <w:kern w:val="0"/>
            <w:sz w:val="22"/>
            <w:szCs w:val="22"/>
          </w:rPr>
          <w:delText>을지로</w:delText>
        </w:r>
        <w:r w:rsidRPr="00CC1220" w:rsidDel="00E15808">
          <w:rPr>
            <w:rFonts w:ascii="Times New Roman" w:hint="eastAsia"/>
            <w:kern w:val="0"/>
            <w:sz w:val="22"/>
            <w:szCs w:val="22"/>
          </w:rPr>
          <w:delText xml:space="preserve"> 2 </w:delText>
        </w:r>
        <w:r w:rsidRPr="00CC1220" w:rsidDel="00E15808">
          <w:rPr>
            <w:rFonts w:ascii="Times New Roman" w:hint="eastAsia"/>
            <w:kern w:val="0"/>
            <w:sz w:val="22"/>
            <w:szCs w:val="22"/>
          </w:rPr>
          <w:delText>가</w:delText>
        </w:r>
        <w:r w:rsidRPr="00CC1220" w:rsidDel="00E15808">
          <w:rPr>
            <w:rFonts w:ascii="Times New Roman" w:hint="eastAsia"/>
            <w:kern w:val="0"/>
            <w:sz w:val="22"/>
            <w:szCs w:val="22"/>
          </w:rPr>
          <w:delText>)</w:delText>
        </w:r>
      </w:del>
      <w:ins w:id="345" w:author="상훈 김" w:date="2026-10-06T08:46:00Z" w16du:dateUtc="2026-10-05T23:46:00Z">
        <w:r w:rsidR="00E15808">
          <w:rPr>
            <w:rFonts w:ascii="Times New Roman" w:hint="eastAsia"/>
            <w:kern w:val="0"/>
            <w:sz w:val="22"/>
            <w:szCs w:val="22"/>
          </w:rPr>
          <w:t>남대문로</w:t>
        </w:r>
        <w:r w:rsidR="00E15808">
          <w:rPr>
            <w:rFonts w:ascii="Times New Roman" w:hint="eastAsia"/>
            <w:kern w:val="0"/>
            <w:sz w:val="22"/>
            <w:szCs w:val="22"/>
          </w:rPr>
          <w:t xml:space="preserve"> 113, </w:t>
        </w:r>
        <w:r w:rsidR="00E15808">
          <w:rPr>
            <w:rFonts w:ascii="Times New Roman" w:hint="eastAsia"/>
            <w:kern w:val="0"/>
            <w:sz w:val="22"/>
            <w:szCs w:val="22"/>
          </w:rPr>
          <w:t>다동</w:t>
        </w:r>
      </w:ins>
    </w:p>
    <w:p w14:paraId="77597C65" w14:textId="0F65240D" w:rsidR="00CC1220" w:rsidRPr="00413874" w:rsidDel="00E15808" w:rsidRDefault="00CC1220" w:rsidP="00E15808">
      <w:pPr>
        <w:tabs>
          <w:tab w:val="left" w:pos="400"/>
        </w:tabs>
        <w:adjustRightInd w:val="0"/>
        <w:snapToGrid w:val="0"/>
        <w:spacing w:line="400" w:lineRule="exact"/>
        <w:rPr>
          <w:del w:id="346" w:author="상훈 김" w:date="2026-10-06T08:47:00Z" w16du:dateUtc="2026-10-05T23:47:00Z"/>
          <w:rFonts w:ascii="Times New Roman"/>
          <w:kern w:val="0"/>
          <w:sz w:val="22"/>
          <w:szCs w:val="22"/>
        </w:rPr>
      </w:pPr>
      <w:r>
        <w:rPr>
          <w:rFonts w:ascii="Times New Roman"/>
          <w:kern w:val="0"/>
          <w:sz w:val="22"/>
          <w:szCs w:val="22"/>
        </w:rPr>
        <w:tab/>
      </w:r>
      <w:r>
        <w:rPr>
          <w:rFonts w:ascii="Times New Roman"/>
          <w:kern w:val="0"/>
          <w:sz w:val="22"/>
          <w:szCs w:val="22"/>
        </w:rPr>
        <w:tab/>
      </w:r>
      <w:r>
        <w:rPr>
          <w:rFonts w:ascii="Times New Roman"/>
          <w:kern w:val="0"/>
          <w:sz w:val="22"/>
          <w:szCs w:val="22"/>
        </w:rPr>
        <w:tab/>
      </w:r>
      <w:r>
        <w:rPr>
          <w:rFonts w:ascii="Times New Roman"/>
          <w:kern w:val="0"/>
          <w:sz w:val="22"/>
          <w:szCs w:val="22"/>
        </w:rPr>
        <w:tab/>
      </w:r>
      <w:ins w:id="347" w:author="상훈 김" w:date="2026-10-06T08:47:00Z" w16du:dateUtc="2026-10-05T23:47:00Z">
        <w:r w:rsidR="00E15808">
          <w:rPr>
            <w:rFonts w:ascii="Times New Roman" w:hint="eastAsia"/>
            <w:kern w:val="0"/>
            <w:sz w:val="22"/>
            <w:szCs w:val="22"/>
          </w:rPr>
          <w:t>대표이사</w:t>
        </w:r>
        <w:r w:rsidR="00E15808">
          <w:rPr>
            <w:rFonts w:ascii="Times New Roman" w:hint="eastAsia"/>
            <w:kern w:val="0"/>
            <w:sz w:val="22"/>
            <w:szCs w:val="22"/>
          </w:rPr>
          <w:t xml:space="preserve"> </w:t>
        </w:r>
        <w:r w:rsidR="00E15808">
          <w:rPr>
            <w:rFonts w:ascii="Times New Roman" w:hint="eastAsia"/>
            <w:kern w:val="0"/>
            <w:sz w:val="22"/>
            <w:szCs w:val="22"/>
          </w:rPr>
          <w:t>윤</w:t>
        </w:r>
        <w:r w:rsidR="00E15808">
          <w:rPr>
            <w:rFonts w:ascii="Times New Roman" w:hint="eastAsia"/>
            <w:kern w:val="0"/>
            <w:sz w:val="22"/>
            <w:szCs w:val="22"/>
          </w:rPr>
          <w:t xml:space="preserve"> </w:t>
        </w:r>
        <w:r w:rsidR="00E15808">
          <w:rPr>
            <w:rFonts w:ascii="Times New Roman" w:hint="eastAsia"/>
            <w:kern w:val="0"/>
            <w:sz w:val="22"/>
            <w:szCs w:val="22"/>
          </w:rPr>
          <w:t>재</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w:t>
        </w:r>
      </w:ins>
      <w:del w:id="348" w:author="상훈 김" w:date="2026-10-06T08:47:00Z" w16du:dateUtc="2026-10-05T23:47:00Z">
        <w:r w:rsidRPr="00CC1220" w:rsidDel="00E15808">
          <w:rPr>
            <w:rFonts w:ascii="Times New Roman"/>
            <w:kern w:val="0"/>
            <w:sz w:val="22"/>
            <w:szCs w:val="22"/>
          </w:rPr>
          <w:delText>은행장</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장</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민</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영</w:delText>
        </w:r>
      </w:del>
      <w:commentRangeEnd w:id="341"/>
      <w:r w:rsidR="00E15808" w:rsidRPr="00413874">
        <w:rPr>
          <w:rStyle w:val="afe"/>
          <w:rFonts w:ascii="Times New Roman"/>
          <w:kern w:val="0"/>
          <w:sz w:val="22"/>
          <w:szCs w:val="22"/>
        </w:rPr>
        <w:commentReference w:id="341"/>
      </w:r>
    </w:p>
    <w:p w14:paraId="0F14217F" w14:textId="78F42C9B" w:rsidR="00CC1220" w:rsidRPr="00413874" w:rsidRDefault="00CC1220" w:rsidP="00E15808">
      <w:pPr>
        <w:tabs>
          <w:tab w:val="left" w:pos="400"/>
        </w:tabs>
        <w:adjustRightInd w:val="0"/>
        <w:snapToGrid w:val="0"/>
        <w:spacing w:line="400" w:lineRule="exact"/>
        <w:rPr>
          <w:rFonts w:ascii="Times New Roman"/>
          <w:kern w:val="0"/>
          <w:sz w:val="22"/>
          <w:szCs w:val="22"/>
        </w:rPr>
      </w:pPr>
      <w:del w:id="349" w:author="상훈 김" w:date="2026-10-06T08:47:00Z" w16du:dateUtc="2026-10-05T23:47:00Z">
        <w:r w:rsidDel="00E15808">
          <w:rPr>
            <w:rFonts w:ascii="Times New Roman"/>
            <w:kern w:val="0"/>
            <w:sz w:val="22"/>
            <w:szCs w:val="22"/>
          </w:rPr>
          <w:tab/>
        </w:r>
        <w:r w:rsidRPr="00CC1220" w:rsidDel="00E15808">
          <w:rPr>
            <w:rFonts w:ascii="Times New Roman"/>
            <w:kern w:val="0"/>
            <w:sz w:val="22"/>
            <w:szCs w:val="22"/>
          </w:rPr>
          <w:delText>위</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대리인</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수탁사업부장</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권</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재</w:delText>
        </w:r>
        <w:r w:rsidRPr="00CC1220" w:rsidDel="00E15808">
          <w:rPr>
            <w:rFonts w:ascii="Times New Roman"/>
            <w:kern w:val="0"/>
            <w:sz w:val="22"/>
            <w:szCs w:val="22"/>
          </w:rPr>
          <w:delText xml:space="preserve"> </w:delText>
        </w:r>
        <w:r w:rsidRPr="00CC1220" w:rsidDel="00E15808">
          <w:rPr>
            <w:rFonts w:ascii="Times New Roman"/>
            <w:kern w:val="0"/>
            <w:sz w:val="22"/>
            <w:szCs w:val="22"/>
          </w:rPr>
          <w:delText>환</w:delText>
        </w:r>
        <w:r w:rsidRPr="00413874" w:rsidDel="00E15808">
          <w:rPr>
            <w:rFonts w:ascii="Times New Roman"/>
            <w:kern w:val="0"/>
            <w:sz w:val="22"/>
            <w:szCs w:val="22"/>
          </w:rPr>
          <w:tab/>
        </w:r>
        <w:r w:rsidRPr="00413874" w:rsidDel="00E15808">
          <w:rPr>
            <w:rFonts w:ascii="Times New Roman"/>
            <w:kern w:val="0"/>
            <w:sz w:val="22"/>
            <w:szCs w:val="22"/>
          </w:rPr>
          <w:tab/>
        </w:r>
        <w:r w:rsidRPr="00413874" w:rsidDel="00E15808">
          <w:rPr>
            <w:rFonts w:ascii="Times New Roman"/>
            <w:kern w:val="0"/>
            <w:sz w:val="22"/>
            <w:szCs w:val="22"/>
          </w:rPr>
          <w:tab/>
          <w:delText>(</w:delText>
        </w:r>
        <w:r w:rsidRPr="00413874" w:rsidDel="00E15808">
          <w:rPr>
            <w:rFonts w:ascii="Times New Roman"/>
            <w:kern w:val="0"/>
            <w:sz w:val="22"/>
            <w:szCs w:val="22"/>
          </w:rPr>
          <w:delText>인</w:delText>
        </w:r>
        <w:r w:rsidRPr="00413874" w:rsidDel="00E15808">
          <w:rPr>
            <w:rFonts w:ascii="Times New Roman"/>
            <w:kern w:val="0"/>
            <w:sz w:val="22"/>
            <w:szCs w:val="22"/>
          </w:rPr>
          <w:delText>)</w:delText>
        </w:r>
      </w:del>
    </w:p>
    <w:p w14:paraId="6752C52D" w14:textId="77777777" w:rsidR="00DE6145" w:rsidRDefault="00DE6145">
      <w:pPr>
        <w:widowControl/>
        <w:wordWrap/>
        <w:autoSpaceDE/>
        <w:autoSpaceDN/>
        <w:jc w:val="left"/>
        <w:rPr>
          <w:rFonts w:ascii="Times New Roman"/>
          <w:kern w:val="0"/>
          <w:sz w:val="22"/>
          <w:szCs w:val="22"/>
        </w:rPr>
      </w:pPr>
      <w:r>
        <w:rPr>
          <w:rFonts w:ascii="Times New Roman"/>
          <w:kern w:val="0"/>
          <w:sz w:val="22"/>
          <w:szCs w:val="22"/>
        </w:rPr>
        <w:br w:type="page"/>
      </w:r>
    </w:p>
    <w:p w14:paraId="681672D3" w14:textId="603EB565" w:rsidR="00DE6145" w:rsidRPr="00413874" w:rsidDel="00E15808" w:rsidRDefault="00DE6145" w:rsidP="00DE6145">
      <w:pPr>
        <w:tabs>
          <w:tab w:val="left" w:pos="400"/>
        </w:tabs>
        <w:adjustRightInd w:val="0"/>
        <w:snapToGrid w:val="0"/>
        <w:spacing w:line="400" w:lineRule="exact"/>
        <w:rPr>
          <w:del w:id="350" w:author="상훈 김" w:date="2026-10-06T08:46:00Z" w16du:dateUtc="2026-10-05T23:46:00Z"/>
          <w:rFonts w:ascii="Times New Roman"/>
          <w:kern w:val="0"/>
          <w:sz w:val="22"/>
          <w:szCs w:val="22"/>
        </w:rPr>
      </w:pPr>
      <w:commentRangeStart w:id="351"/>
      <w:del w:id="352" w:author="상훈 김" w:date="2026-10-06T08:46:00Z" w16du:dateUtc="2026-10-05T23:46:00Z">
        <w:r w:rsidRPr="00413874" w:rsidDel="00E15808">
          <w:rPr>
            <w:rFonts w:ascii="Times New Roman"/>
            <w:kern w:val="0"/>
            <w:sz w:val="22"/>
            <w:szCs w:val="22"/>
          </w:rPr>
          <w:lastRenderedPageBreak/>
          <w:delText>위</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합의사항을</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증명하기</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위하여</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당사자들은</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본</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약정서</w:delText>
        </w:r>
        <w:r w:rsidRPr="00413874" w:rsidDel="00E15808">
          <w:rPr>
            <w:rFonts w:ascii="Times New Roman"/>
            <w:kern w:val="0"/>
            <w:sz w:val="22"/>
            <w:szCs w:val="22"/>
          </w:rPr>
          <w:delText xml:space="preserve"> 1</w:delText>
        </w:r>
        <w:r w:rsidRPr="00413874" w:rsidDel="00E15808">
          <w:rPr>
            <w:rFonts w:ascii="Times New Roman"/>
            <w:kern w:val="0"/>
            <w:sz w:val="22"/>
            <w:szCs w:val="22"/>
          </w:rPr>
          <w:delText>부를</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작성하여</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차주가</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원본을</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보관하고</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나머지</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당사자는</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그</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사본을</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보관한다</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편의를</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위하여</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본</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약정의</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간인은</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법무법인</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또는</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당사자들이</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합의하여</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지정하는</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자의</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날인</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또는</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철인으로</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갈음할</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수</w:delText>
        </w:r>
        <w:r w:rsidRPr="00413874" w:rsidDel="00E15808">
          <w:rPr>
            <w:rFonts w:ascii="Times New Roman"/>
            <w:kern w:val="0"/>
            <w:sz w:val="22"/>
            <w:szCs w:val="22"/>
          </w:rPr>
          <w:delText xml:space="preserve"> </w:delText>
        </w:r>
        <w:r w:rsidRPr="00413874" w:rsidDel="00E15808">
          <w:rPr>
            <w:rFonts w:ascii="Times New Roman"/>
            <w:kern w:val="0"/>
            <w:sz w:val="22"/>
            <w:szCs w:val="22"/>
          </w:rPr>
          <w:delText>있다</w:delText>
        </w:r>
        <w:r w:rsidRPr="00413874" w:rsidDel="00E15808">
          <w:rPr>
            <w:rFonts w:ascii="Times New Roman"/>
            <w:kern w:val="0"/>
            <w:sz w:val="22"/>
            <w:szCs w:val="22"/>
          </w:rPr>
          <w:delText>.</w:delText>
        </w:r>
      </w:del>
    </w:p>
    <w:p w14:paraId="403FF1C7" w14:textId="60C1D608" w:rsidR="00DE6145" w:rsidRPr="00413874" w:rsidDel="00E15808" w:rsidRDefault="00DE6145" w:rsidP="00DE6145">
      <w:pPr>
        <w:tabs>
          <w:tab w:val="left" w:pos="400"/>
        </w:tabs>
        <w:adjustRightInd w:val="0"/>
        <w:snapToGrid w:val="0"/>
        <w:spacing w:line="400" w:lineRule="exact"/>
        <w:rPr>
          <w:del w:id="353" w:author="상훈 김" w:date="2026-10-06T08:46:00Z" w16du:dateUtc="2026-10-05T23:46:00Z"/>
          <w:rFonts w:ascii="Times New Roman"/>
          <w:kern w:val="0"/>
          <w:sz w:val="22"/>
          <w:szCs w:val="22"/>
        </w:rPr>
      </w:pPr>
    </w:p>
    <w:p w14:paraId="702B330F" w14:textId="073CD1CB" w:rsidR="00DE6145" w:rsidRPr="00413874" w:rsidDel="00E15808" w:rsidRDefault="00DE6145" w:rsidP="00DE6145">
      <w:pPr>
        <w:tabs>
          <w:tab w:val="left" w:pos="400"/>
        </w:tabs>
        <w:adjustRightInd w:val="0"/>
        <w:snapToGrid w:val="0"/>
        <w:spacing w:line="400" w:lineRule="exact"/>
        <w:rPr>
          <w:del w:id="354" w:author="상훈 김" w:date="2026-10-06T08:46:00Z" w16du:dateUtc="2026-10-05T23:46:00Z"/>
          <w:rFonts w:ascii="Times New Roman"/>
          <w:kern w:val="0"/>
          <w:sz w:val="22"/>
          <w:szCs w:val="22"/>
        </w:rPr>
      </w:pPr>
    </w:p>
    <w:p w14:paraId="19EFC237" w14:textId="434906E7" w:rsidR="004B19D5" w:rsidRPr="00413874" w:rsidDel="00E15808" w:rsidRDefault="004B19D5" w:rsidP="00DE6145">
      <w:pPr>
        <w:tabs>
          <w:tab w:val="left" w:pos="400"/>
        </w:tabs>
        <w:adjustRightInd w:val="0"/>
        <w:snapToGrid w:val="0"/>
        <w:spacing w:line="400" w:lineRule="exact"/>
        <w:rPr>
          <w:del w:id="355" w:author="상훈 김" w:date="2026-10-06T08:46:00Z" w16du:dateUtc="2026-10-05T23:46:00Z"/>
          <w:rFonts w:ascii="Times New Roman"/>
          <w:b/>
          <w:snapToGrid w:val="0"/>
          <w:kern w:val="0"/>
          <w:sz w:val="22"/>
          <w:szCs w:val="22"/>
        </w:rPr>
      </w:pPr>
    </w:p>
    <w:p w14:paraId="5F797B9B" w14:textId="5A7055EC" w:rsidR="004B19D5" w:rsidDel="00E15808" w:rsidRDefault="00DE6145" w:rsidP="00DE6145">
      <w:pPr>
        <w:tabs>
          <w:tab w:val="left" w:pos="400"/>
        </w:tabs>
        <w:adjustRightInd w:val="0"/>
        <w:snapToGrid w:val="0"/>
        <w:spacing w:line="400" w:lineRule="exact"/>
        <w:ind w:left="1796" w:hanging="1796"/>
        <w:rPr>
          <w:del w:id="356" w:author="상훈 김" w:date="2026-10-06T08:46:00Z" w16du:dateUtc="2026-10-05T23:46:00Z"/>
          <w:rFonts w:ascii="Times New Roman"/>
          <w:b/>
          <w:kern w:val="0"/>
          <w:sz w:val="22"/>
          <w:szCs w:val="22"/>
        </w:rPr>
      </w:pPr>
      <w:del w:id="357" w:author="상훈 김" w:date="2026-10-06T08:46:00Z" w16du:dateUtc="2026-10-05T23:46:00Z">
        <w:r w:rsidRPr="00413874" w:rsidDel="00E15808">
          <w:rPr>
            <w:rFonts w:ascii="Times New Roman"/>
            <w:b/>
            <w:kern w:val="0"/>
            <w:sz w:val="22"/>
            <w:szCs w:val="22"/>
          </w:rPr>
          <w:delText xml:space="preserve">Tranche B </w:delText>
        </w:r>
        <w:r w:rsidRPr="00413874" w:rsidDel="00E15808">
          <w:rPr>
            <w:rFonts w:ascii="Times New Roman"/>
            <w:b/>
            <w:kern w:val="0"/>
            <w:sz w:val="22"/>
            <w:szCs w:val="22"/>
          </w:rPr>
          <w:delText>대주</w:delText>
        </w:r>
        <w:r w:rsidR="004B19D5" w:rsidDel="00E15808">
          <w:rPr>
            <w:rFonts w:ascii="Times New Roman"/>
            <w:b/>
            <w:kern w:val="0"/>
            <w:sz w:val="22"/>
            <w:szCs w:val="22"/>
          </w:rPr>
          <w:tab/>
        </w:r>
        <w:r w:rsidR="004B19D5" w:rsidDel="00E15808">
          <w:rPr>
            <w:rFonts w:ascii="Times New Roman" w:hint="eastAsia"/>
            <w:b/>
            <w:kern w:val="0"/>
            <w:sz w:val="22"/>
            <w:szCs w:val="22"/>
          </w:rPr>
          <w:delText>케이비자산운용</w:delText>
        </w:r>
        <w:r w:rsidR="004B19D5" w:rsidDel="00E15808">
          <w:rPr>
            <w:rFonts w:ascii="Times New Roman" w:hint="eastAsia"/>
            <w:b/>
            <w:kern w:val="0"/>
            <w:sz w:val="22"/>
            <w:szCs w:val="22"/>
          </w:rPr>
          <w:delText xml:space="preserve"> </w:delText>
        </w:r>
        <w:r w:rsidR="004B19D5" w:rsidDel="00E15808">
          <w:rPr>
            <w:rFonts w:ascii="Times New Roman" w:hint="eastAsia"/>
            <w:b/>
            <w:kern w:val="0"/>
            <w:sz w:val="22"/>
            <w:szCs w:val="22"/>
          </w:rPr>
          <w:delText>주식회사</w:delText>
        </w:r>
        <w:r w:rsidR="004B19D5" w:rsidRPr="00CC1220" w:rsidDel="00E15808">
          <w:rPr>
            <w:rFonts w:ascii="Times New Roman"/>
            <w:b/>
            <w:kern w:val="0"/>
            <w:sz w:val="22"/>
            <w:szCs w:val="22"/>
          </w:rPr>
          <w:delText>[KB</w:delText>
        </w:r>
        <w:r w:rsidR="004B19D5" w:rsidRPr="00CC1220" w:rsidDel="00E15808">
          <w:rPr>
            <w:rFonts w:ascii="Times New Roman"/>
            <w:b/>
            <w:kern w:val="0"/>
            <w:sz w:val="22"/>
            <w:szCs w:val="22"/>
          </w:rPr>
          <w:delText>부동산대출일반사모부동산투자신탁제</w:delText>
        </w:r>
      </w:del>
    </w:p>
    <w:p w14:paraId="37090180" w14:textId="7AB0C229" w:rsidR="00DE6145" w:rsidRPr="00413874" w:rsidDel="00E15808" w:rsidRDefault="004B19D5" w:rsidP="00DE6145">
      <w:pPr>
        <w:tabs>
          <w:tab w:val="left" w:pos="400"/>
        </w:tabs>
        <w:adjustRightInd w:val="0"/>
        <w:snapToGrid w:val="0"/>
        <w:spacing w:line="400" w:lineRule="exact"/>
        <w:ind w:left="1796" w:hanging="1796"/>
        <w:rPr>
          <w:del w:id="358" w:author="상훈 김" w:date="2026-10-06T08:46:00Z" w16du:dateUtc="2026-10-05T23:46:00Z"/>
          <w:rFonts w:ascii="Times New Roman"/>
          <w:b/>
          <w:kern w:val="0"/>
          <w:sz w:val="22"/>
          <w:szCs w:val="22"/>
        </w:rPr>
      </w:pPr>
      <w:del w:id="359" w:author="상훈 김" w:date="2026-10-06T08:46:00Z" w16du:dateUtc="2026-10-05T23:46:00Z">
        <w:r w:rsidDel="00E15808">
          <w:rPr>
            <w:rFonts w:ascii="Times New Roman" w:hint="eastAsia"/>
            <w:b/>
            <w:kern w:val="0"/>
            <w:sz w:val="22"/>
            <w:szCs w:val="22"/>
          </w:rPr>
          <w:delText>집합투자업자</w:delText>
        </w:r>
        <w:r w:rsidR="00DE6145" w:rsidRPr="001D6EE4" w:rsidDel="00E15808">
          <w:rPr>
            <w:rFonts w:ascii="Times New Roman"/>
            <w:b/>
            <w:kern w:val="0"/>
            <w:sz w:val="22"/>
            <w:szCs w:val="22"/>
          </w:rPr>
          <w:delText xml:space="preserve"> </w:delText>
        </w:r>
        <w:r w:rsidR="00DE6145" w:rsidDel="00E15808">
          <w:rPr>
            <w:rFonts w:ascii="Times New Roman"/>
            <w:b/>
            <w:kern w:val="0"/>
            <w:sz w:val="22"/>
            <w:szCs w:val="22"/>
          </w:rPr>
          <w:tab/>
        </w:r>
        <w:r w:rsidR="00DE6145" w:rsidRPr="00CC1220" w:rsidDel="00E15808">
          <w:rPr>
            <w:rFonts w:ascii="Times New Roman"/>
            <w:b/>
            <w:kern w:val="0"/>
            <w:sz w:val="22"/>
            <w:szCs w:val="22"/>
          </w:rPr>
          <w:delText>1</w:delText>
        </w:r>
        <w:r w:rsidR="00DE6145" w:rsidRPr="00CC1220" w:rsidDel="00E15808">
          <w:rPr>
            <w:rFonts w:ascii="Times New Roman"/>
            <w:b/>
            <w:kern w:val="0"/>
            <w:sz w:val="22"/>
            <w:szCs w:val="22"/>
          </w:rPr>
          <w:delText>호</w:delText>
        </w:r>
        <w:r w:rsidR="00DE6145" w:rsidRPr="00CC1220" w:rsidDel="00E15808">
          <w:rPr>
            <w:rFonts w:ascii="Times New Roman"/>
            <w:b/>
            <w:kern w:val="0"/>
            <w:sz w:val="22"/>
            <w:szCs w:val="22"/>
          </w:rPr>
          <w:delText>(</w:delText>
        </w:r>
        <w:r w:rsidR="00DE6145" w:rsidRPr="00CC1220" w:rsidDel="00E15808">
          <w:rPr>
            <w:rFonts w:ascii="Times New Roman"/>
            <w:b/>
            <w:kern w:val="0"/>
            <w:sz w:val="22"/>
            <w:szCs w:val="22"/>
          </w:rPr>
          <w:delText>전문</w:delText>
        </w:r>
        <w:r w:rsidR="00DE6145" w:rsidRPr="00CC1220" w:rsidDel="00E15808">
          <w:rPr>
            <w:rFonts w:ascii="Times New Roman"/>
            <w:b/>
            <w:kern w:val="0"/>
            <w:sz w:val="22"/>
            <w:szCs w:val="22"/>
          </w:rPr>
          <w:delText>)</w:delText>
        </w:r>
        <w:r w:rsidR="00DE6145" w:rsidRPr="00CC1220" w:rsidDel="00E15808">
          <w:rPr>
            <w:rFonts w:ascii="Times New Roman"/>
            <w:b/>
            <w:kern w:val="0"/>
            <w:sz w:val="22"/>
            <w:szCs w:val="22"/>
          </w:rPr>
          <w:delText>의</w:delText>
        </w:r>
        <w:r w:rsidR="00DE6145" w:rsidRPr="00CC1220" w:rsidDel="00E15808">
          <w:rPr>
            <w:rFonts w:ascii="Times New Roman"/>
            <w:b/>
            <w:kern w:val="0"/>
            <w:sz w:val="22"/>
            <w:szCs w:val="22"/>
          </w:rPr>
          <w:delText xml:space="preserve"> </w:delText>
        </w:r>
        <w:r w:rsidR="00DE6145" w:rsidDel="00E15808">
          <w:rPr>
            <w:rFonts w:ascii="Times New Roman" w:hint="eastAsia"/>
            <w:b/>
            <w:kern w:val="0"/>
            <w:sz w:val="22"/>
            <w:szCs w:val="22"/>
          </w:rPr>
          <w:delText>집합투자</w:delText>
        </w:r>
        <w:r w:rsidR="00DE6145" w:rsidRPr="00CC1220" w:rsidDel="00E15808">
          <w:rPr>
            <w:rFonts w:ascii="Times New Roman"/>
            <w:b/>
            <w:kern w:val="0"/>
            <w:sz w:val="22"/>
            <w:szCs w:val="22"/>
          </w:rPr>
          <w:delText>업자로서</w:delText>
        </w:r>
        <w:r w:rsidR="00DE6145" w:rsidRPr="00CC1220" w:rsidDel="00E15808">
          <w:rPr>
            <w:rFonts w:ascii="Times New Roman"/>
            <w:b/>
            <w:kern w:val="0"/>
            <w:sz w:val="22"/>
            <w:szCs w:val="22"/>
          </w:rPr>
          <w:delText>]</w:delText>
        </w:r>
      </w:del>
    </w:p>
    <w:p w14:paraId="6F8B68B5" w14:textId="60F82961" w:rsidR="00DE6145" w:rsidDel="00E15808" w:rsidRDefault="00DE6145" w:rsidP="00DE6145">
      <w:pPr>
        <w:tabs>
          <w:tab w:val="left" w:pos="400"/>
        </w:tabs>
        <w:adjustRightInd w:val="0"/>
        <w:snapToGrid w:val="0"/>
        <w:spacing w:line="400" w:lineRule="exact"/>
        <w:rPr>
          <w:del w:id="360" w:author="상훈 김" w:date="2026-10-06T08:46:00Z" w16du:dateUtc="2026-10-05T23:46:00Z"/>
          <w:rFonts w:ascii="Times New Roman"/>
          <w:kern w:val="0"/>
          <w:sz w:val="22"/>
          <w:szCs w:val="22"/>
        </w:rPr>
      </w:pPr>
      <w:del w:id="361" w:author="상훈 김" w:date="2026-10-06T08:46:00Z" w16du:dateUtc="2026-10-05T23:46:00Z">
        <w:r w:rsidRPr="00413874" w:rsidDel="00E15808">
          <w:rPr>
            <w:rFonts w:ascii="Times New Roman"/>
            <w:kern w:val="0"/>
            <w:sz w:val="22"/>
            <w:szCs w:val="22"/>
          </w:rPr>
          <w:tab/>
        </w:r>
        <w:r w:rsidRPr="00413874" w:rsidDel="00E15808">
          <w:rPr>
            <w:rFonts w:ascii="Times New Roman"/>
            <w:kern w:val="0"/>
            <w:sz w:val="22"/>
            <w:szCs w:val="22"/>
          </w:rPr>
          <w:tab/>
        </w:r>
        <w:r w:rsidRPr="00413874" w:rsidDel="00E15808">
          <w:rPr>
            <w:rFonts w:ascii="Times New Roman"/>
            <w:kern w:val="0"/>
            <w:sz w:val="22"/>
            <w:szCs w:val="22"/>
          </w:rPr>
          <w:tab/>
        </w:r>
        <w:r w:rsidDel="00E15808">
          <w:rPr>
            <w:rFonts w:ascii="Times New Roman"/>
            <w:kern w:val="0"/>
            <w:sz w:val="22"/>
            <w:szCs w:val="22"/>
          </w:rPr>
          <w:tab/>
        </w:r>
        <w:r w:rsidRPr="00DE6145" w:rsidDel="00E15808">
          <w:rPr>
            <w:rFonts w:ascii="Times New Roman"/>
            <w:kern w:val="0"/>
            <w:sz w:val="22"/>
            <w:szCs w:val="22"/>
          </w:rPr>
          <w:delText>서울특별시</w:delText>
        </w:r>
        <w:r w:rsidRPr="00DE6145" w:rsidDel="00E15808">
          <w:rPr>
            <w:rFonts w:ascii="Times New Roman"/>
            <w:kern w:val="0"/>
            <w:sz w:val="22"/>
            <w:szCs w:val="22"/>
          </w:rPr>
          <w:delText xml:space="preserve"> </w:delText>
        </w:r>
        <w:r w:rsidRPr="00DE6145" w:rsidDel="00E15808">
          <w:rPr>
            <w:rFonts w:ascii="Times New Roman"/>
            <w:kern w:val="0"/>
            <w:sz w:val="22"/>
            <w:szCs w:val="22"/>
          </w:rPr>
          <w:delText>영등포구</w:delText>
        </w:r>
        <w:r w:rsidRPr="00DE6145" w:rsidDel="00E15808">
          <w:rPr>
            <w:rFonts w:ascii="Times New Roman"/>
            <w:kern w:val="0"/>
            <w:sz w:val="22"/>
            <w:szCs w:val="22"/>
          </w:rPr>
          <w:delText xml:space="preserve"> </w:delText>
        </w:r>
        <w:r w:rsidRPr="00DE6145" w:rsidDel="00E15808">
          <w:rPr>
            <w:rFonts w:ascii="Times New Roman"/>
            <w:kern w:val="0"/>
            <w:sz w:val="22"/>
            <w:szCs w:val="22"/>
          </w:rPr>
          <w:delText>국제금융로</w:delText>
        </w:r>
        <w:r w:rsidRPr="00DE6145" w:rsidDel="00E15808">
          <w:rPr>
            <w:rFonts w:ascii="Times New Roman"/>
            <w:kern w:val="0"/>
            <w:sz w:val="22"/>
            <w:szCs w:val="22"/>
          </w:rPr>
          <w:delText xml:space="preserve"> 10(</w:delText>
        </w:r>
        <w:r w:rsidRPr="00DE6145" w:rsidDel="00E15808">
          <w:rPr>
            <w:rFonts w:ascii="Times New Roman"/>
            <w:kern w:val="0"/>
            <w:sz w:val="22"/>
            <w:szCs w:val="22"/>
          </w:rPr>
          <w:delText>여의도동</w:delText>
        </w:r>
        <w:r w:rsidRPr="00DE6145" w:rsidDel="00E15808">
          <w:rPr>
            <w:rFonts w:ascii="Times New Roman"/>
            <w:kern w:val="0"/>
            <w:sz w:val="22"/>
            <w:szCs w:val="22"/>
          </w:rPr>
          <w:delText>)</w:delText>
        </w:r>
      </w:del>
    </w:p>
    <w:p w14:paraId="0561F657" w14:textId="1651AC56" w:rsidR="00DE6145" w:rsidRPr="00413874" w:rsidDel="00E15808" w:rsidRDefault="00DE6145" w:rsidP="00DE6145">
      <w:pPr>
        <w:tabs>
          <w:tab w:val="left" w:pos="400"/>
        </w:tabs>
        <w:adjustRightInd w:val="0"/>
        <w:snapToGrid w:val="0"/>
        <w:spacing w:line="400" w:lineRule="exact"/>
        <w:ind w:leftChars="600" w:left="1200"/>
        <w:rPr>
          <w:del w:id="362" w:author="상훈 김" w:date="2026-10-06T08:46:00Z" w16du:dateUtc="2026-10-05T23:46:00Z"/>
          <w:rFonts w:ascii="Times New Roman"/>
          <w:kern w:val="0"/>
          <w:sz w:val="22"/>
          <w:szCs w:val="22"/>
        </w:rPr>
      </w:pPr>
      <w:del w:id="363" w:author="상훈 김" w:date="2026-10-06T08:46:00Z" w16du:dateUtc="2026-10-05T23:46:00Z">
        <w:r w:rsidDel="00E15808">
          <w:rPr>
            <w:rFonts w:ascii="Times New Roman"/>
            <w:kern w:val="0"/>
            <w:sz w:val="22"/>
            <w:szCs w:val="22"/>
          </w:rPr>
          <w:tab/>
        </w:r>
        <w:r w:rsidRPr="00DE6145" w:rsidDel="00E15808">
          <w:rPr>
            <w:rFonts w:ascii="Times New Roman"/>
            <w:kern w:val="0"/>
            <w:sz w:val="22"/>
            <w:szCs w:val="22"/>
          </w:rPr>
          <w:delText>대표이사</w:delText>
        </w:r>
        <w:r w:rsidRPr="00DE6145" w:rsidDel="00E15808">
          <w:rPr>
            <w:rFonts w:ascii="Times New Roman"/>
            <w:kern w:val="0"/>
            <w:sz w:val="22"/>
            <w:szCs w:val="22"/>
          </w:rPr>
          <w:delText xml:space="preserve"> </w:delText>
        </w:r>
        <w:r w:rsidRPr="00DE6145" w:rsidDel="00E15808">
          <w:rPr>
            <w:rFonts w:ascii="Times New Roman"/>
            <w:kern w:val="0"/>
            <w:sz w:val="22"/>
            <w:szCs w:val="22"/>
          </w:rPr>
          <w:delText>김</w:delText>
        </w:r>
        <w:r w:rsidRPr="00DE6145" w:rsidDel="00E15808">
          <w:rPr>
            <w:rFonts w:ascii="Times New Roman"/>
            <w:kern w:val="0"/>
            <w:sz w:val="22"/>
            <w:szCs w:val="22"/>
          </w:rPr>
          <w:delText xml:space="preserve"> </w:delText>
        </w:r>
        <w:r w:rsidRPr="00DE6145" w:rsidDel="00E15808">
          <w:rPr>
            <w:rFonts w:ascii="Times New Roman"/>
            <w:kern w:val="0"/>
            <w:sz w:val="22"/>
            <w:szCs w:val="22"/>
          </w:rPr>
          <w:delText>영</w:delText>
        </w:r>
        <w:r w:rsidRPr="00DE6145" w:rsidDel="00E15808">
          <w:rPr>
            <w:rFonts w:ascii="Times New Roman"/>
            <w:kern w:val="0"/>
            <w:sz w:val="22"/>
            <w:szCs w:val="22"/>
          </w:rPr>
          <w:delText xml:space="preserve"> </w:delText>
        </w:r>
        <w:r w:rsidRPr="00DE6145" w:rsidDel="00E15808">
          <w:rPr>
            <w:rFonts w:ascii="Times New Roman"/>
            <w:kern w:val="0"/>
            <w:sz w:val="22"/>
            <w:szCs w:val="22"/>
          </w:rPr>
          <w:delText>성</w:delText>
        </w:r>
        <w:r w:rsidRPr="00413874" w:rsidDel="00E15808">
          <w:rPr>
            <w:rFonts w:ascii="Times New Roman"/>
            <w:kern w:val="0"/>
            <w:sz w:val="22"/>
            <w:szCs w:val="22"/>
          </w:rPr>
          <w:tab/>
        </w:r>
        <w:r w:rsidRPr="00413874" w:rsidDel="00E15808">
          <w:rPr>
            <w:rFonts w:ascii="Times New Roman"/>
            <w:kern w:val="0"/>
            <w:sz w:val="22"/>
            <w:szCs w:val="22"/>
          </w:rPr>
          <w:tab/>
        </w:r>
        <w:r w:rsidRPr="00413874" w:rsidDel="00E15808">
          <w:rPr>
            <w:rFonts w:ascii="Times New Roman"/>
            <w:kern w:val="0"/>
            <w:sz w:val="22"/>
            <w:szCs w:val="22"/>
          </w:rPr>
          <w:tab/>
          <w:delText>(</w:delText>
        </w:r>
        <w:r w:rsidRPr="00413874" w:rsidDel="00E15808">
          <w:rPr>
            <w:rFonts w:ascii="Times New Roman"/>
            <w:kern w:val="0"/>
            <w:sz w:val="22"/>
            <w:szCs w:val="22"/>
          </w:rPr>
          <w:delText>인</w:delText>
        </w:r>
        <w:r w:rsidRPr="00413874" w:rsidDel="00E15808">
          <w:rPr>
            <w:rFonts w:ascii="Times New Roman"/>
            <w:kern w:val="0"/>
            <w:sz w:val="22"/>
            <w:szCs w:val="22"/>
          </w:rPr>
          <w:delText>)</w:delText>
        </w:r>
      </w:del>
      <w:commentRangeEnd w:id="351"/>
      <w:r w:rsidR="00E15808" w:rsidRPr="00413874">
        <w:rPr>
          <w:rStyle w:val="afe"/>
          <w:rFonts w:ascii="Times New Roman"/>
          <w:kern w:val="0"/>
          <w:sz w:val="22"/>
          <w:szCs w:val="22"/>
        </w:rPr>
        <w:commentReference w:id="351"/>
      </w:r>
    </w:p>
    <w:p w14:paraId="4CF2904A" w14:textId="77777777" w:rsidR="00E2029D" w:rsidRPr="00DE6145" w:rsidRDefault="00E2029D" w:rsidP="00A8500E">
      <w:pPr>
        <w:tabs>
          <w:tab w:val="left" w:pos="400"/>
        </w:tabs>
        <w:adjustRightInd w:val="0"/>
        <w:snapToGrid w:val="0"/>
        <w:spacing w:line="400" w:lineRule="exact"/>
        <w:rPr>
          <w:rFonts w:ascii="Times New Roman"/>
          <w:bCs/>
          <w:szCs w:val="22"/>
        </w:rPr>
      </w:pPr>
    </w:p>
    <w:p w14:paraId="04A60ECC" w14:textId="77777777" w:rsidR="00CF2D66" w:rsidRPr="00381D55" w:rsidRDefault="00CF2D66" w:rsidP="00381D55">
      <w:pPr>
        <w:widowControl/>
        <w:wordWrap/>
        <w:autoSpaceDE/>
        <w:autoSpaceDN/>
        <w:jc w:val="left"/>
        <w:rPr>
          <w:rFonts w:ascii="Times New Roman"/>
          <w:b/>
          <w:sz w:val="22"/>
        </w:rPr>
      </w:pPr>
      <w:bookmarkStart w:id="364" w:name="_Toc191645699"/>
      <w:r>
        <w:rPr>
          <w:bCs/>
          <w:szCs w:val="22"/>
        </w:rPr>
        <w:br w:type="page"/>
      </w:r>
    </w:p>
    <w:p w14:paraId="45E2AB75" w14:textId="3ED8223B"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365" w:name="_Toc240898121"/>
      <w:bookmarkStart w:id="366" w:name="_Toc241494609"/>
      <w:r>
        <w:rPr>
          <w:rFonts w:eastAsia="바탕" w:hint="eastAsia"/>
          <w:bCs/>
          <w:szCs w:val="22"/>
        </w:rPr>
        <w:lastRenderedPageBreak/>
        <w:t>별지</w:t>
      </w:r>
      <w:bookmarkEnd w:id="365"/>
      <w:bookmarkEnd w:id="366"/>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367" w:name="_Toc240898122"/>
      <w:bookmarkStart w:id="368" w:name="_Toc241494610"/>
      <w:r>
        <w:rPr>
          <w:rFonts w:eastAsia="바탕" w:hint="eastAsia"/>
          <w:bCs/>
          <w:sz w:val="28"/>
          <w:szCs w:val="28"/>
        </w:rPr>
        <w:t>대주목록</w:t>
      </w:r>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r>
        <w:rPr>
          <w:rFonts w:eastAsia="바탕" w:hint="eastAsia"/>
          <w:bCs/>
          <w:sz w:val="28"/>
          <w:szCs w:val="28"/>
        </w:rPr>
        <w:t>대주별</w:t>
      </w:r>
      <w:r>
        <w:rPr>
          <w:rFonts w:eastAsia="바탕" w:hint="eastAsia"/>
          <w:bCs/>
          <w:sz w:val="28"/>
          <w:szCs w:val="28"/>
        </w:rPr>
        <w:t xml:space="preserve"> </w:t>
      </w:r>
      <w:r>
        <w:rPr>
          <w:rFonts w:eastAsia="바탕" w:hint="eastAsia"/>
          <w:bCs/>
          <w:sz w:val="28"/>
          <w:szCs w:val="28"/>
        </w:rPr>
        <w:t>대출약정금</w:t>
      </w:r>
      <w:bookmarkEnd w:id="367"/>
      <w:bookmarkEnd w:id="368"/>
    </w:p>
    <w:p w14:paraId="4EFB9EC2" w14:textId="77777777" w:rsidR="00A31642" w:rsidRPr="00AE1032" w:rsidRDefault="00A31642" w:rsidP="00AE2BBA">
      <w:pPr>
        <w:adjustRightInd w:val="0"/>
        <w:snapToGrid w:val="0"/>
        <w:spacing w:line="400" w:lineRule="exact"/>
        <w:ind w:left="567"/>
      </w:pPr>
    </w:p>
    <w:p w14:paraId="5B44E5EF" w14:textId="4EA4CBB4" w:rsidR="00D237BF" w:rsidRPr="00AE2BBA" w:rsidRDefault="00D237BF" w:rsidP="006F2E8B">
      <w:pPr>
        <w:adjustRightInd w:val="0"/>
        <w:snapToGrid w:val="0"/>
        <w:spacing w:line="400" w:lineRule="exact"/>
        <w:ind w:left="567"/>
      </w:pPr>
    </w:p>
    <w:tbl>
      <w:tblPr>
        <w:tblStyle w:val="ae"/>
        <w:tblW w:w="0" w:type="auto"/>
        <w:tblLook w:val="04A0" w:firstRow="1" w:lastRow="0" w:firstColumn="1" w:lastColumn="0" w:noHBand="0" w:noVBand="1"/>
      </w:tblPr>
      <w:tblGrid>
        <w:gridCol w:w="1159"/>
        <w:gridCol w:w="806"/>
        <w:gridCol w:w="2094"/>
        <w:gridCol w:w="3553"/>
        <w:gridCol w:w="882"/>
      </w:tblGrid>
      <w:tr w:rsidR="00A31642" w:rsidRPr="00A31642" w14:paraId="08C2BB40" w14:textId="77777777" w:rsidTr="00381D55">
        <w:tc>
          <w:tcPr>
            <w:tcW w:w="1159" w:type="dxa"/>
            <w:shd w:val="clear" w:color="auto" w:fill="D9D9D9" w:themeFill="background1" w:themeFillShade="D9"/>
            <w:vAlign w:val="center"/>
          </w:tcPr>
          <w:p w14:paraId="2FEF7441" w14:textId="77777777" w:rsidR="00D237BF" w:rsidRPr="00AE2BBA" w:rsidRDefault="00D237BF" w:rsidP="005F72BA">
            <w:pPr>
              <w:adjustRightInd w:val="0"/>
              <w:snapToGrid w:val="0"/>
              <w:spacing w:line="400" w:lineRule="exact"/>
              <w:jc w:val="center"/>
              <w:rPr>
                <w:rFonts w:ascii="Times New Roman"/>
                <w:b/>
                <w:bCs/>
                <w:kern w:val="0"/>
                <w:sz w:val="18"/>
                <w:szCs w:val="18"/>
              </w:rPr>
            </w:pPr>
            <w:bookmarkStart w:id="369" w:name="_Hlk198326137"/>
            <w:r w:rsidRPr="00AE2BBA">
              <w:rPr>
                <w:rFonts w:ascii="Times New Roman" w:hint="eastAsia"/>
                <w:b/>
                <w:bCs/>
                <w:kern w:val="0"/>
                <w:sz w:val="18"/>
                <w:szCs w:val="18"/>
              </w:rPr>
              <w:t>구분</w:t>
            </w:r>
          </w:p>
        </w:tc>
        <w:tc>
          <w:tcPr>
            <w:tcW w:w="2900" w:type="dxa"/>
            <w:gridSpan w:val="2"/>
            <w:shd w:val="clear" w:color="auto" w:fill="D9D9D9" w:themeFill="background1" w:themeFillShade="D9"/>
            <w:vAlign w:val="center"/>
          </w:tcPr>
          <w:p w14:paraId="104BB875"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대주명</w:t>
            </w:r>
          </w:p>
        </w:tc>
        <w:tc>
          <w:tcPr>
            <w:tcW w:w="3553" w:type="dxa"/>
            <w:shd w:val="clear" w:color="auto" w:fill="D9D9D9" w:themeFill="background1" w:themeFillShade="D9"/>
            <w:vAlign w:val="center"/>
          </w:tcPr>
          <w:p w14:paraId="43F027FC"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대출약정금</w:t>
            </w:r>
          </w:p>
        </w:tc>
        <w:tc>
          <w:tcPr>
            <w:tcW w:w="882" w:type="dxa"/>
            <w:shd w:val="clear" w:color="auto" w:fill="D9D9D9" w:themeFill="background1" w:themeFillShade="D9"/>
            <w:vAlign w:val="center"/>
          </w:tcPr>
          <w:p w14:paraId="6F3AD353"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인출방식</w:t>
            </w:r>
          </w:p>
        </w:tc>
      </w:tr>
      <w:tr w:rsidR="00A31642" w:rsidRPr="00A31642" w14:paraId="398D6000" w14:textId="77777777" w:rsidTr="00381D55">
        <w:tc>
          <w:tcPr>
            <w:tcW w:w="1159" w:type="dxa"/>
            <w:vMerge w:val="restart"/>
            <w:vAlign w:val="center"/>
          </w:tcPr>
          <w:p w14:paraId="65F25DA4"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r w:rsidRPr="00AE2BBA">
              <w:rPr>
                <w:rFonts w:ascii="Times New Roman"/>
                <w:kern w:val="0"/>
                <w:sz w:val="18"/>
                <w:szCs w:val="18"/>
              </w:rPr>
              <w:t xml:space="preserve">Tranche A </w:t>
            </w:r>
            <w:r w:rsidRPr="00AE2BBA">
              <w:rPr>
                <w:rFonts w:ascii="Times New Roman" w:hint="eastAsia"/>
                <w:kern w:val="0"/>
                <w:sz w:val="18"/>
                <w:szCs w:val="18"/>
              </w:rPr>
              <w:t>대주</w:t>
            </w:r>
          </w:p>
        </w:tc>
        <w:tc>
          <w:tcPr>
            <w:tcW w:w="806" w:type="dxa"/>
            <w:vMerge w:val="restart"/>
            <w:vAlign w:val="center"/>
          </w:tcPr>
          <w:p w14:paraId="1DFF3B24" w14:textId="77777777" w:rsidR="00A26F20" w:rsidRPr="00AE2BBA" w:rsidRDefault="00A26F20" w:rsidP="005F72BA">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A-1 </w:t>
            </w:r>
            <w:r w:rsidRPr="00AE2BBA">
              <w:rPr>
                <w:rFonts w:ascii="Times New Roman" w:hint="eastAsia"/>
                <w:kern w:val="0"/>
                <w:sz w:val="18"/>
                <w:szCs w:val="18"/>
              </w:rPr>
              <w:t>대주</w:t>
            </w:r>
          </w:p>
        </w:tc>
        <w:tc>
          <w:tcPr>
            <w:tcW w:w="2094" w:type="dxa"/>
            <w:vAlign w:val="center"/>
          </w:tcPr>
          <w:p w14:paraId="638C9065" w14:textId="3A8F85A5" w:rsidR="00A26F20" w:rsidRPr="00AE2BBA" w:rsidRDefault="00A26F20" w:rsidP="00A31642">
            <w:pPr>
              <w:adjustRightInd w:val="0"/>
              <w:snapToGrid w:val="0"/>
              <w:spacing w:line="400" w:lineRule="exact"/>
              <w:jc w:val="center"/>
              <w:rPr>
                <w:rFonts w:ascii="Times New Roman"/>
                <w:kern w:val="0"/>
                <w:sz w:val="18"/>
                <w:szCs w:val="18"/>
              </w:rPr>
            </w:pPr>
          </w:p>
        </w:tc>
        <w:tc>
          <w:tcPr>
            <w:tcW w:w="3553" w:type="dxa"/>
            <w:vAlign w:val="center"/>
          </w:tcPr>
          <w:p w14:paraId="7CA5A076" w14:textId="5AC41EDE" w:rsidR="00A26F20" w:rsidRPr="00AE2BBA" w:rsidRDefault="00A26F20" w:rsidP="00A31642">
            <w:pPr>
              <w:adjustRightInd w:val="0"/>
              <w:snapToGrid w:val="0"/>
              <w:spacing w:line="400" w:lineRule="exact"/>
              <w:jc w:val="right"/>
              <w:rPr>
                <w:rFonts w:ascii="Times New Roman"/>
                <w:kern w:val="0"/>
                <w:sz w:val="18"/>
                <w:szCs w:val="18"/>
              </w:rPr>
            </w:pPr>
          </w:p>
        </w:tc>
        <w:tc>
          <w:tcPr>
            <w:tcW w:w="882" w:type="dxa"/>
            <w:vMerge w:val="restart"/>
            <w:vAlign w:val="center"/>
          </w:tcPr>
          <w:p w14:paraId="7909C94C" w14:textId="2D583DEA" w:rsidR="00A26F20" w:rsidRPr="00AE2BBA" w:rsidRDefault="00A26F20"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2A3E7DDB" w14:textId="77777777" w:rsidTr="00381D55">
        <w:tc>
          <w:tcPr>
            <w:tcW w:w="1159" w:type="dxa"/>
            <w:vMerge/>
            <w:vAlign w:val="center"/>
          </w:tcPr>
          <w:p w14:paraId="49AE523E"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95EAFE"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7564DD46" w14:textId="30E11413" w:rsidR="00A26F20" w:rsidRPr="00AE2BBA" w:rsidRDefault="00A26F20" w:rsidP="005F72BA">
            <w:pPr>
              <w:adjustRightInd w:val="0"/>
              <w:snapToGrid w:val="0"/>
              <w:spacing w:line="400" w:lineRule="exact"/>
              <w:jc w:val="center"/>
              <w:rPr>
                <w:rFonts w:ascii="Times New Roman"/>
                <w:kern w:val="0"/>
                <w:sz w:val="18"/>
                <w:szCs w:val="18"/>
              </w:rPr>
            </w:pPr>
          </w:p>
        </w:tc>
        <w:tc>
          <w:tcPr>
            <w:tcW w:w="3553" w:type="dxa"/>
            <w:vAlign w:val="center"/>
          </w:tcPr>
          <w:p w14:paraId="7490724A" w14:textId="79A6407F" w:rsidR="00A26F20" w:rsidRPr="00AE2BBA" w:rsidRDefault="00A26F20" w:rsidP="00A31642">
            <w:pPr>
              <w:adjustRightInd w:val="0"/>
              <w:snapToGrid w:val="0"/>
              <w:spacing w:line="400" w:lineRule="exact"/>
              <w:jc w:val="right"/>
              <w:rPr>
                <w:rFonts w:ascii="Times New Roman"/>
                <w:kern w:val="0"/>
                <w:sz w:val="18"/>
                <w:szCs w:val="18"/>
              </w:rPr>
            </w:pPr>
          </w:p>
        </w:tc>
        <w:tc>
          <w:tcPr>
            <w:tcW w:w="882" w:type="dxa"/>
            <w:vMerge/>
            <w:vAlign w:val="center"/>
          </w:tcPr>
          <w:p w14:paraId="647D7804" w14:textId="2F3123C4" w:rsidR="00A26F20" w:rsidRPr="00AE2BBA" w:rsidRDefault="00A26F20" w:rsidP="005F72BA">
            <w:pPr>
              <w:adjustRightInd w:val="0"/>
              <w:snapToGrid w:val="0"/>
              <w:spacing w:line="400" w:lineRule="exact"/>
              <w:rPr>
                <w:rFonts w:ascii="Times New Roman"/>
                <w:kern w:val="0"/>
                <w:sz w:val="18"/>
                <w:szCs w:val="18"/>
              </w:rPr>
            </w:pPr>
          </w:p>
        </w:tc>
      </w:tr>
      <w:tr w:rsidR="00A31642" w:rsidRPr="00A31642" w14:paraId="26BDA4DA" w14:textId="77777777" w:rsidTr="00381D55">
        <w:tc>
          <w:tcPr>
            <w:tcW w:w="1159" w:type="dxa"/>
            <w:vMerge/>
            <w:vAlign w:val="center"/>
          </w:tcPr>
          <w:p w14:paraId="14CC5E61"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7F4D7332"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59493BB3" w14:textId="6FAF1952" w:rsidR="00A26F20" w:rsidRPr="00AE2BBA" w:rsidRDefault="00A26F20" w:rsidP="005F72BA">
            <w:pPr>
              <w:adjustRightInd w:val="0"/>
              <w:snapToGrid w:val="0"/>
              <w:spacing w:line="400" w:lineRule="exact"/>
              <w:jc w:val="center"/>
              <w:rPr>
                <w:rFonts w:ascii="Times New Roman"/>
                <w:kern w:val="0"/>
                <w:sz w:val="18"/>
                <w:szCs w:val="18"/>
              </w:rPr>
            </w:pPr>
          </w:p>
        </w:tc>
        <w:tc>
          <w:tcPr>
            <w:tcW w:w="3553" w:type="dxa"/>
            <w:vAlign w:val="center"/>
          </w:tcPr>
          <w:p w14:paraId="698429A7" w14:textId="0FEDD1FD"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0E3ECD87" w14:textId="77777777" w:rsidR="00A26F20" w:rsidRPr="00AE2BBA" w:rsidRDefault="00A26F20" w:rsidP="005F72BA">
            <w:pPr>
              <w:adjustRightInd w:val="0"/>
              <w:snapToGrid w:val="0"/>
              <w:spacing w:line="400" w:lineRule="exact"/>
              <w:rPr>
                <w:rFonts w:ascii="Times New Roman"/>
                <w:kern w:val="0"/>
                <w:sz w:val="18"/>
                <w:szCs w:val="18"/>
              </w:rPr>
            </w:pPr>
          </w:p>
        </w:tc>
      </w:tr>
      <w:tr w:rsidR="002F58C5" w:rsidRPr="00A31642" w14:paraId="6CDE472C" w14:textId="77777777" w:rsidTr="00381D55">
        <w:tc>
          <w:tcPr>
            <w:tcW w:w="1159" w:type="dxa"/>
            <w:vMerge/>
            <w:vAlign w:val="center"/>
          </w:tcPr>
          <w:p w14:paraId="325D4524" w14:textId="77777777" w:rsidR="002F58C5" w:rsidRPr="00AE2BBA" w:rsidRDefault="002F58C5"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324E6B" w14:textId="77777777" w:rsidR="002F58C5" w:rsidRPr="00AE2BBA" w:rsidRDefault="002F58C5" w:rsidP="005F72BA">
            <w:pPr>
              <w:adjustRightInd w:val="0"/>
              <w:snapToGrid w:val="0"/>
              <w:spacing w:line="400" w:lineRule="exact"/>
              <w:jc w:val="center"/>
              <w:rPr>
                <w:rFonts w:ascii="Times New Roman"/>
                <w:kern w:val="0"/>
                <w:sz w:val="18"/>
                <w:szCs w:val="18"/>
              </w:rPr>
            </w:pPr>
          </w:p>
        </w:tc>
        <w:tc>
          <w:tcPr>
            <w:tcW w:w="2094" w:type="dxa"/>
            <w:vAlign w:val="center"/>
          </w:tcPr>
          <w:p w14:paraId="07F73EA2" w14:textId="44C0837A" w:rsidR="002F58C5" w:rsidRPr="00AE2BBA" w:rsidRDefault="002F58C5" w:rsidP="005F72BA">
            <w:pPr>
              <w:adjustRightInd w:val="0"/>
              <w:snapToGrid w:val="0"/>
              <w:spacing w:line="400" w:lineRule="exact"/>
              <w:jc w:val="center"/>
              <w:rPr>
                <w:rFonts w:ascii="Times New Roman"/>
                <w:kern w:val="0"/>
                <w:sz w:val="18"/>
                <w:szCs w:val="18"/>
              </w:rPr>
            </w:pPr>
          </w:p>
        </w:tc>
        <w:tc>
          <w:tcPr>
            <w:tcW w:w="3553" w:type="dxa"/>
            <w:vAlign w:val="center"/>
          </w:tcPr>
          <w:p w14:paraId="332A8593" w14:textId="6E2F802E" w:rsidR="002F58C5" w:rsidRPr="00AE2BBA" w:rsidDel="00123038" w:rsidRDefault="002F58C5" w:rsidP="00A31642">
            <w:pPr>
              <w:adjustRightInd w:val="0"/>
              <w:snapToGrid w:val="0"/>
              <w:spacing w:line="400" w:lineRule="exact"/>
              <w:jc w:val="right"/>
              <w:rPr>
                <w:rFonts w:ascii="Times New Roman"/>
                <w:bCs/>
                <w:sz w:val="18"/>
                <w:szCs w:val="18"/>
              </w:rPr>
            </w:pPr>
          </w:p>
        </w:tc>
        <w:tc>
          <w:tcPr>
            <w:tcW w:w="882" w:type="dxa"/>
            <w:vMerge/>
            <w:vAlign w:val="center"/>
          </w:tcPr>
          <w:p w14:paraId="01531F24" w14:textId="77777777" w:rsidR="002F58C5" w:rsidRPr="00AE2BBA" w:rsidRDefault="002F58C5" w:rsidP="005F72BA">
            <w:pPr>
              <w:adjustRightInd w:val="0"/>
              <w:snapToGrid w:val="0"/>
              <w:spacing w:line="400" w:lineRule="exact"/>
              <w:rPr>
                <w:rFonts w:ascii="Times New Roman"/>
                <w:kern w:val="0"/>
                <w:sz w:val="18"/>
                <w:szCs w:val="18"/>
              </w:rPr>
            </w:pPr>
          </w:p>
        </w:tc>
      </w:tr>
      <w:tr w:rsidR="00A31642" w:rsidRPr="00A31642" w14:paraId="5DC17A63" w14:textId="77777777" w:rsidTr="00381D55">
        <w:tc>
          <w:tcPr>
            <w:tcW w:w="1159" w:type="dxa"/>
            <w:vMerge/>
            <w:vAlign w:val="center"/>
          </w:tcPr>
          <w:p w14:paraId="5904C2A0"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26AB510A"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094" w:type="dxa"/>
            <w:vAlign w:val="center"/>
          </w:tcPr>
          <w:p w14:paraId="1550A91A" w14:textId="2F55636B" w:rsidR="00A26F20" w:rsidRPr="00AE2BBA" w:rsidRDefault="00A26F20" w:rsidP="00A26F20">
            <w:pPr>
              <w:adjustRightInd w:val="0"/>
              <w:snapToGrid w:val="0"/>
              <w:spacing w:line="400" w:lineRule="exact"/>
              <w:jc w:val="center"/>
              <w:rPr>
                <w:rFonts w:ascii="Times New Roman"/>
                <w:kern w:val="0"/>
                <w:sz w:val="18"/>
                <w:szCs w:val="18"/>
              </w:rPr>
            </w:pPr>
          </w:p>
        </w:tc>
        <w:tc>
          <w:tcPr>
            <w:tcW w:w="3553" w:type="dxa"/>
            <w:vAlign w:val="center"/>
          </w:tcPr>
          <w:p w14:paraId="52741453" w14:textId="4419E352"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4A3C91BD"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56177BF2" w14:textId="77777777" w:rsidTr="00381D55">
        <w:tc>
          <w:tcPr>
            <w:tcW w:w="1159" w:type="dxa"/>
            <w:vMerge/>
            <w:vAlign w:val="center"/>
          </w:tcPr>
          <w:p w14:paraId="521F4857"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152705AE"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094" w:type="dxa"/>
            <w:vAlign w:val="center"/>
          </w:tcPr>
          <w:p w14:paraId="1511900C" w14:textId="5FA3F788" w:rsidR="00A26F20" w:rsidRPr="00AE2BBA" w:rsidRDefault="00A26F20" w:rsidP="00A26F20">
            <w:pPr>
              <w:adjustRightInd w:val="0"/>
              <w:snapToGrid w:val="0"/>
              <w:spacing w:line="400" w:lineRule="exact"/>
              <w:jc w:val="center"/>
              <w:rPr>
                <w:rFonts w:ascii="Times New Roman"/>
                <w:kern w:val="0"/>
                <w:sz w:val="18"/>
                <w:szCs w:val="18"/>
              </w:rPr>
            </w:pPr>
          </w:p>
        </w:tc>
        <w:tc>
          <w:tcPr>
            <w:tcW w:w="3553" w:type="dxa"/>
            <w:vAlign w:val="center"/>
          </w:tcPr>
          <w:p w14:paraId="5DCFD9CD" w14:textId="1FE3C562"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09E36538"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3838C46F" w14:textId="77777777" w:rsidTr="00381D55">
        <w:tc>
          <w:tcPr>
            <w:tcW w:w="1159" w:type="dxa"/>
            <w:vMerge/>
            <w:vAlign w:val="center"/>
          </w:tcPr>
          <w:p w14:paraId="02D3D81F" w14:textId="77777777" w:rsidR="00D237BF" w:rsidRPr="00AE2BBA" w:rsidRDefault="00D237BF" w:rsidP="005F72BA">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1416DC48" w14:textId="77777777" w:rsidR="00D237BF" w:rsidRPr="00AE2BBA" w:rsidRDefault="00D237BF" w:rsidP="005F72BA">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A-1 </w:t>
            </w:r>
            <w:r w:rsidRPr="00AE2BBA">
              <w:rPr>
                <w:rFonts w:ascii="Times New Roman" w:hint="eastAsia"/>
                <w:bCs/>
                <w:sz w:val="18"/>
                <w:szCs w:val="18"/>
              </w:rPr>
              <w:t>합계</w:t>
            </w:r>
          </w:p>
        </w:tc>
        <w:tc>
          <w:tcPr>
            <w:tcW w:w="4435" w:type="dxa"/>
            <w:gridSpan w:val="2"/>
            <w:vAlign w:val="center"/>
          </w:tcPr>
          <w:p w14:paraId="4C0D606B" w14:textId="16F0CAE7" w:rsidR="00D237BF" w:rsidRPr="00AE2BBA" w:rsidRDefault="00D237BF" w:rsidP="005F72BA">
            <w:pPr>
              <w:adjustRightInd w:val="0"/>
              <w:snapToGrid w:val="0"/>
              <w:spacing w:line="400" w:lineRule="exact"/>
              <w:jc w:val="right"/>
              <w:rPr>
                <w:rFonts w:ascii="Times New Roman"/>
                <w:kern w:val="0"/>
                <w:sz w:val="18"/>
                <w:szCs w:val="18"/>
              </w:rPr>
            </w:pPr>
          </w:p>
        </w:tc>
      </w:tr>
      <w:tr w:rsidR="00A31642" w:rsidRPr="00A31642" w14:paraId="26775BBD" w14:textId="77777777" w:rsidTr="00381D55">
        <w:tc>
          <w:tcPr>
            <w:tcW w:w="1159" w:type="dxa"/>
            <w:vMerge/>
            <w:vAlign w:val="center"/>
          </w:tcPr>
          <w:p w14:paraId="74D4AED0"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restart"/>
            <w:vAlign w:val="center"/>
          </w:tcPr>
          <w:p w14:paraId="1E434F43"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A-2 </w:t>
            </w:r>
            <w:r w:rsidRPr="00AE2BBA">
              <w:rPr>
                <w:rFonts w:ascii="Times New Roman" w:hint="eastAsia"/>
                <w:kern w:val="0"/>
                <w:sz w:val="18"/>
                <w:szCs w:val="18"/>
              </w:rPr>
              <w:t>대주</w:t>
            </w:r>
          </w:p>
        </w:tc>
        <w:tc>
          <w:tcPr>
            <w:tcW w:w="2094" w:type="dxa"/>
            <w:vAlign w:val="center"/>
          </w:tcPr>
          <w:p w14:paraId="17446DD2" w14:textId="65BEE189" w:rsidR="00A31642" w:rsidRPr="00AE2BBA" w:rsidRDefault="00A31642" w:rsidP="00A31642">
            <w:pPr>
              <w:adjustRightInd w:val="0"/>
              <w:snapToGrid w:val="0"/>
              <w:spacing w:line="400" w:lineRule="exact"/>
              <w:jc w:val="center"/>
              <w:rPr>
                <w:rFonts w:ascii="Times New Roman"/>
                <w:kern w:val="0"/>
                <w:sz w:val="18"/>
                <w:szCs w:val="18"/>
              </w:rPr>
            </w:pPr>
          </w:p>
        </w:tc>
        <w:tc>
          <w:tcPr>
            <w:tcW w:w="3553" w:type="dxa"/>
            <w:vAlign w:val="center"/>
          </w:tcPr>
          <w:p w14:paraId="27C9E259" w14:textId="261F3A6B" w:rsidR="00A31642" w:rsidRPr="00AE2BBA" w:rsidRDefault="00A31642" w:rsidP="00A31642">
            <w:pPr>
              <w:adjustRightInd w:val="0"/>
              <w:snapToGrid w:val="0"/>
              <w:spacing w:line="400" w:lineRule="exact"/>
              <w:jc w:val="right"/>
              <w:rPr>
                <w:rFonts w:ascii="Times New Roman"/>
                <w:kern w:val="0"/>
                <w:sz w:val="18"/>
                <w:szCs w:val="18"/>
              </w:rPr>
            </w:pPr>
          </w:p>
        </w:tc>
        <w:tc>
          <w:tcPr>
            <w:tcW w:w="882" w:type="dxa"/>
            <w:vMerge w:val="restart"/>
            <w:vAlign w:val="center"/>
          </w:tcPr>
          <w:p w14:paraId="06FD2F93" w14:textId="77777777" w:rsidR="00A31642" w:rsidRPr="00AE2BBA" w:rsidRDefault="00A31642"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5D78689F" w14:textId="77777777" w:rsidTr="00381D55">
        <w:tc>
          <w:tcPr>
            <w:tcW w:w="1159" w:type="dxa"/>
            <w:vMerge/>
            <w:vAlign w:val="center"/>
          </w:tcPr>
          <w:p w14:paraId="5F2C6146"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ign w:val="center"/>
          </w:tcPr>
          <w:p w14:paraId="449CAE92" w14:textId="77777777" w:rsidR="00A31642" w:rsidRPr="00AE2BBA" w:rsidRDefault="00A31642" w:rsidP="00A31642">
            <w:pPr>
              <w:adjustRightInd w:val="0"/>
              <w:snapToGrid w:val="0"/>
              <w:spacing w:line="400" w:lineRule="exact"/>
              <w:jc w:val="center"/>
              <w:rPr>
                <w:rFonts w:ascii="Times New Roman"/>
                <w:kern w:val="0"/>
                <w:sz w:val="18"/>
                <w:szCs w:val="18"/>
              </w:rPr>
            </w:pPr>
          </w:p>
        </w:tc>
        <w:tc>
          <w:tcPr>
            <w:tcW w:w="2094" w:type="dxa"/>
            <w:vAlign w:val="center"/>
          </w:tcPr>
          <w:p w14:paraId="49E1DF58" w14:textId="1710ED38" w:rsidR="00A31642" w:rsidRPr="00AE2BBA" w:rsidRDefault="00A31642" w:rsidP="00A31642">
            <w:pPr>
              <w:adjustRightInd w:val="0"/>
              <w:snapToGrid w:val="0"/>
              <w:spacing w:line="400" w:lineRule="exact"/>
              <w:jc w:val="center"/>
              <w:rPr>
                <w:rFonts w:ascii="Times New Roman"/>
                <w:kern w:val="0"/>
                <w:sz w:val="18"/>
                <w:szCs w:val="18"/>
              </w:rPr>
            </w:pPr>
          </w:p>
        </w:tc>
        <w:tc>
          <w:tcPr>
            <w:tcW w:w="3553" w:type="dxa"/>
            <w:vAlign w:val="center"/>
          </w:tcPr>
          <w:p w14:paraId="794217AB" w14:textId="32901042" w:rsidR="00A31642" w:rsidRPr="00AE2BBA" w:rsidRDefault="00A31642" w:rsidP="00A31642">
            <w:pPr>
              <w:adjustRightInd w:val="0"/>
              <w:snapToGrid w:val="0"/>
              <w:spacing w:line="400" w:lineRule="exact"/>
              <w:jc w:val="right"/>
              <w:rPr>
                <w:rFonts w:ascii="Times New Roman"/>
                <w:kern w:val="0"/>
                <w:sz w:val="18"/>
                <w:szCs w:val="18"/>
              </w:rPr>
            </w:pPr>
          </w:p>
        </w:tc>
        <w:tc>
          <w:tcPr>
            <w:tcW w:w="882" w:type="dxa"/>
            <w:vMerge/>
            <w:vAlign w:val="center"/>
          </w:tcPr>
          <w:p w14:paraId="7793001E" w14:textId="77777777" w:rsidR="00A31642" w:rsidRPr="00AE2BBA" w:rsidRDefault="00A31642" w:rsidP="00A31642">
            <w:pPr>
              <w:adjustRightInd w:val="0"/>
              <w:snapToGrid w:val="0"/>
              <w:spacing w:line="400" w:lineRule="exact"/>
              <w:jc w:val="center"/>
              <w:rPr>
                <w:rFonts w:ascii="Times New Roman"/>
                <w:kern w:val="0"/>
                <w:sz w:val="18"/>
                <w:szCs w:val="18"/>
              </w:rPr>
            </w:pPr>
          </w:p>
        </w:tc>
      </w:tr>
      <w:tr w:rsidR="00A31642" w:rsidRPr="00A31642" w14:paraId="3E690698" w14:textId="77777777" w:rsidTr="00381D55">
        <w:tc>
          <w:tcPr>
            <w:tcW w:w="1159" w:type="dxa"/>
            <w:vMerge/>
            <w:vAlign w:val="center"/>
          </w:tcPr>
          <w:p w14:paraId="3CD85A35"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2CCC0202" w14:textId="7142A124"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A-2 </w:t>
            </w:r>
            <w:r w:rsidRPr="00AE2BBA">
              <w:rPr>
                <w:rFonts w:ascii="Times New Roman" w:hint="eastAsia"/>
                <w:bCs/>
                <w:sz w:val="18"/>
                <w:szCs w:val="18"/>
              </w:rPr>
              <w:t>합계</w:t>
            </w:r>
          </w:p>
        </w:tc>
        <w:tc>
          <w:tcPr>
            <w:tcW w:w="4435" w:type="dxa"/>
            <w:gridSpan w:val="2"/>
            <w:vAlign w:val="center"/>
          </w:tcPr>
          <w:p w14:paraId="25300629" w14:textId="1F90BA03" w:rsidR="00A31642" w:rsidRPr="00AE2BBA" w:rsidRDefault="00A31642" w:rsidP="00AE2BBA">
            <w:pPr>
              <w:adjustRightInd w:val="0"/>
              <w:snapToGrid w:val="0"/>
              <w:spacing w:line="400" w:lineRule="exact"/>
              <w:jc w:val="right"/>
              <w:rPr>
                <w:rFonts w:ascii="Times New Roman"/>
                <w:kern w:val="0"/>
                <w:sz w:val="18"/>
                <w:szCs w:val="18"/>
              </w:rPr>
            </w:pPr>
          </w:p>
        </w:tc>
      </w:tr>
      <w:tr w:rsidR="00A31642" w:rsidRPr="00A31642" w14:paraId="086B27F5" w14:textId="77777777" w:rsidTr="00381D55">
        <w:tc>
          <w:tcPr>
            <w:tcW w:w="1159" w:type="dxa"/>
            <w:vMerge/>
            <w:vAlign w:val="center"/>
          </w:tcPr>
          <w:p w14:paraId="19A56E3D"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A82D679"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 </w:t>
            </w:r>
            <w:r w:rsidRPr="00AE2BBA">
              <w:rPr>
                <w:rFonts w:ascii="Times New Roman" w:hint="eastAsia"/>
                <w:kern w:val="0"/>
                <w:sz w:val="18"/>
                <w:szCs w:val="18"/>
              </w:rPr>
              <w:t>합계</w:t>
            </w:r>
          </w:p>
        </w:tc>
        <w:tc>
          <w:tcPr>
            <w:tcW w:w="4435" w:type="dxa"/>
            <w:gridSpan w:val="2"/>
            <w:vAlign w:val="center"/>
          </w:tcPr>
          <w:p w14:paraId="086AE8A1" w14:textId="1F393863"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bCs/>
                <w:sz w:val="18"/>
                <w:szCs w:val="18"/>
              </w:rPr>
              <w:t>금</w:t>
            </w:r>
            <w:r w:rsidR="00B45E89">
              <w:rPr>
                <w:rFonts w:ascii="Times New Roman" w:hint="eastAsia"/>
                <w:bCs/>
                <w:sz w:val="18"/>
                <w:szCs w:val="18"/>
              </w:rPr>
              <w:t>일천육백</w:t>
            </w:r>
            <w:r w:rsidRPr="00AE2BBA">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r w:rsidR="00B45E89">
              <w:rPr>
                <w:rFonts w:ascii="Times New Roman" w:hint="eastAsia"/>
                <w:bCs/>
                <w:sz w:val="18"/>
                <w:szCs w:val="18"/>
              </w:rPr>
              <w:t>160</w:t>
            </w:r>
            <w:r w:rsidRPr="00AE2BBA">
              <w:rPr>
                <w:rFonts w:ascii="Times New Roman"/>
                <w:bCs/>
                <w:sz w:val="18"/>
                <w:szCs w:val="18"/>
              </w:rPr>
              <w:t>,000,000,000)</w:t>
            </w:r>
          </w:p>
        </w:tc>
      </w:tr>
      <w:tr w:rsidR="004400B8" w:rsidRPr="00A31642" w14:paraId="5A81DE06" w14:textId="77777777" w:rsidTr="00381D55">
        <w:tc>
          <w:tcPr>
            <w:tcW w:w="1159" w:type="dxa"/>
            <w:vMerge w:val="restart"/>
            <w:vAlign w:val="center"/>
          </w:tcPr>
          <w:p w14:paraId="11E88FB7" w14:textId="77777777" w:rsidR="004400B8" w:rsidRPr="00AE2BBA" w:rsidRDefault="004400B8"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B </w:t>
            </w:r>
            <w:r w:rsidRPr="00AE2BBA">
              <w:rPr>
                <w:rFonts w:ascii="Times New Roman" w:hint="eastAsia"/>
                <w:kern w:val="0"/>
                <w:sz w:val="18"/>
                <w:szCs w:val="18"/>
              </w:rPr>
              <w:t>대주</w:t>
            </w:r>
          </w:p>
        </w:tc>
        <w:tc>
          <w:tcPr>
            <w:tcW w:w="2900" w:type="dxa"/>
            <w:gridSpan w:val="2"/>
            <w:vAlign w:val="center"/>
          </w:tcPr>
          <w:p w14:paraId="21DE0B51" w14:textId="2E62E58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키움캐피탈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5EED1F63" w14:textId="0520C626" w:rsidR="004400B8" w:rsidRPr="00AE2BBA" w:rsidRDefault="000A53A1" w:rsidP="00A31642">
            <w:pPr>
              <w:adjustRightInd w:val="0"/>
              <w:snapToGrid w:val="0"/>
              <w:spacing w:line="400" w:lineRule="exact"/>
              <w:jc w:val="right"/>
              <w:rPr>
                <w:rFonts w:ascii="Times New Roman"/>
                <w:kern w:val="0"/>
                <w:sz w:val="18"/>
                <w:szCs w:val="18"/>
              </w:rPr>
            </w:pPr>
            <w:r>
              <w:rPr>
                <w:rFonts w:ascii="Times New Roman" w:hint="eastAsia"/>
                <w:bCs/>
                <w:sz w:val="18"/>
                <w:szCs w:val="18"/>
              </w:rPr>
              <w:t>금</w:t>
            </w:r>
            <w:ins w:id="370" w:author="상훈 김" w:date="2026-10-06T08:48:00Z" w16du:dateUtc="2026-10-05T23:48:00Z">
              <w:r w:rsidR="002E40F8">
                <w:rPr>
                  <w:rFonts w:ascii="Times New Roman" w:hint="eastAsia"/>
                  <w:bCs/>
                  <w:sz w:val="18"/>
                  <w:szCs w:val="18"/>
                </w:rPr>
                <w:t>이백</w:t>
              </w:r>
            </w:ins>
            <w:del w:id="371" w:author="상훈 김" w:date="2026-10-06T08:48:00Z" w16du:dateUtc="2026-10-05T23:48:00Z">
              <w:r w:rsidDel="002E40F8">
                <w:rPr>
                  <w:rFonts w:ascii="Times New Roman" w:hint="eastAsia"/>
                  <w:bCs/>
                  <w:sz w:val="18"/>
                  <w:szCs w:val="18"/>
                </w:rPr>
                <w:delText>일백이십</w:delText>
              </w:r>
            </w:del>
            <w:r>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ins w:id="372" w:author="상훈 김" w:date="2026-10-06T08:48:00Z" w16du:dateUtc="2026-10-05T23:48:00Z">
              <w:r w:rsidR="002E40F8">
                <w:rPr>
                  <w:rFonts w:ascii="Times New Roman" w:hint="eastAsia"/>
                  <w:bCs/>
                  <w:sz w:val="18"/>
                  <w:szCs w:val="18"/>
                </w:rPr>
                <w:t>20</w:t>
              </w:r>
            </w:ins>
            <w:del w:id="373" w:author="상훈 김" w:date="2026-10-06T08:48:00Z" w16du:dateUtc="2026-10-05T23:48:00Z">
              <w:r w:rsidDel="002E40F8">
                <w:rPr>
                  <w:rFonts w:ascii="Times New Roman" w:hint="eastAsia"/>
                  <w:bCs/>
                  <w:sz w:val="18"/>
                  <w:szCs w:val="18"/>
                </w:rPr>
                <w:delText>12</w:delText>
              </w:r>
            </w:del>
            <w:r>
              <w:rPr>
                <w:rFonts w:ascii="Times New Roman" w:hint="eastAsia"/>
                <w:bCs/>
                <w:sz w:val="18"/>
                <w:szCs w:val="18"/>
              </w:rPr>
              <w:t>,000,000,000</w:t>
            </w:r>
            <w:r w:rsidRPr="00AE2BBA">
              <w:rPr>
                <w:rFonts w:ascii="Times New Roman"/>
                <w:bCs/>
                <w:sz w:val="18"/>
                <w:szCs w:val="18"/>
              </w:rPr>
              <w:t>)</w:t>
            </w:r>
          </w:p>
        </w:tc>
        <w:tc>
          <w:tcPr>
            <w:tcW w:w="882" w:type="dxa"/>
            <w:vMerge w:val="restart"/>
            <w:vAlign w:val="center"/>
          </w:tcPr>
          <w:p w14:paraId="49DA0DB4" w14:textId="47D468BC" w:rsidR="004400B8" w:rsidRPr="00AE2BBA" w:rsidRDefault="004400B8" w:rsidP="00AE2BBA">
            <w:pPr>
              <w:adjustRightInd w:val="0"/>
              <w:snapToGrid w:val="0"/>
              <w:spacing w:line="400" w:lineRule="exact"/>
              <w:jc w:val="center"/>
              <w:rPr>
                <w:rFonts w:ascii="Times New Roman"/>
                <w:kern w:val="0"/>
                <w:sz w:val="18"/>
                <w:szCs w:val="18"/>
              </w:rPr>
            </w:pPr>
            <w:r>
              <w:rPr>
                <w:rFonts w:ascii="Times New Roman" w:hint="eastAsia"/>
                <w:kern w:val="0"/>
                <w:sz w:val="18"/>
                <w:szCs w:val="18"/>
              </w:rPr>
              <w:t>일시</w:t>
            </w:r>
            <w:r w:rsidRPr="00AE2BBA">
              <w:rPr>
                <w:rFonts w:ascii="Times New Roman" w:hint="eastAsia"/>
                <w:kern w:val="0"/>
                <w:sz w:val="18"/>
                <w:szCs w:val="18"/>
              </w:rPr>
              <w:t>대출</w:t>
            </w:r>
          </w:p>
        </w:tc>
      </w:tr>
      <w:tr w:rsidR="004400B8" w:rsidRPr="00A31642" w14:paraId="25ED7671" w14:textId="77777777" w:rsidTr="00381D55">
        <w:tc>
          <w:tcPr>
            <w:tcW w:w="1159" w:type="dxa"/>
            <w:vMerge/>
            <w:vAlign w:val="center"/>
          </w:tcPr>
          <w:p w14:paraId="07205752"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7EC29EC8" w14:textId="3359B40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엠지캐피탈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0B524F21" w14:textId="4FBD0328"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w:t>
            </w:r>
            <w:ins w:id="374" w:author="상훈 김" w:date="2026-10-06T08:48:00Z" w16du:dateUtc="2026-10-05T23:48:00Z">
              <w:r w:rsidR="002E40F8">
                <w:rPr>
                  <w:rFonts w:ascii="Times New Roman" w:hint="eastAsia"/>
                  <w:bCs/>
                  <w:sz w:val="18"/>
                  <w:szCs w:val="18"/>
                </w:rPr>
                <w:t>일백</w:t>
              </w:r>
            </w:ins>
            <w:del w:id="375" w:author="상훈 김" w:date="2026-10-06T08:48:00Z" w16du:dateUtc="2026-10-05T23:48:00Z">
              <w:r w:rsidDel="002E40F8">
                <w:rPr>
                  <w:rFonts w:ascii="Times New Roman" w:hint="eastAsia"/>
                  <w:bCs/>
                  <w:sz w:val="18"/>
                  <w:szCs w:val="18"/>
                </w:rPr>
                <w:delText>육십</w:delText>
              </w:r>
            </w:del>
            <w:r>
              <w:rPr>
                <w:rFonts w:ascii="Times New Roman" w:hint="eastAsia"/>
                <w:bCs/>
                <w:sz w:val="18"/>
                <w:szCs w:val="18"/>
              </w:rPr>
              <w:t>억원</w:t>
            </w:r>
            <w:r>
              <w:rPr>
                <w:rFonts w:ascii="Times New Roman" w:hint="eastAsia"/>
                <w:bCs/>
                <w:sz w:val="18"/>
                <w:szCs w:val="18"/>
              </w:rPr>
              <w:t>(</w:t>
            </w:r>
            <w:r w:rsidRPr="00AE2BBA">
              <w:rPr>
                <w:rFonts w:ascii="Times New Roman" w:hint="eastAsia"/>
                <w:bCs/>
                <w:sz w:val="18"/>
                <w:szCs w:val="18"/>
              </w:rPr>
              <w:t>￦</w:t>
            </w:r>
            <w:ins w:id="376" w:author="상훈 김" w:date="2026-10-06T08:48:00Z" w16du:dateUtc="2026-10-05T23:48:00Z">
              <w:r w:rsidR="002E40F8">
                <w:rPr>
                  <w:rFonts w:ascii="Times New Roman" w:hint="eastAsia"/>
                  <w:bCs/>
                  <w:sz w:val="18"/>
                  <w:szCs w:val="18"/>
                </w:rPr>
                <w:t>10</w:t>
              </w:r>
            </w:ins>
            <w:del w:id="377" w:author="상훈 김" w:date="2026-10-06T08:48:00Z" w16du:dateUtc="2026-10-05T23:48:00Z">
              <w:r w:rsidDel="002E40F8">
                <w:rPr>
                  <w:rFonts w:ascii="Times New Roman" w:hint="eastAsia"/>
                  <w:bCs/>
                  <w:sz w:val="18"/>
                  <w:szCs w:val="18"/>
                </w:rPr>
                <w:delText>6</w:delText>
              </w:r>
            </w:del>
            <w:r>
              <w:rPr>
                <w:rFonts w:ascii="Times New Roman" w:hint="eastAsia"/>
                <w:bCs/>
                <w:sz w:val="18"/>
                <w:szCs w:val="18"/>
              </w:rPr>
              <w:t>,000,000,000)</w:t>
            </w:r>
          </w:p>
        </w:tc>
        <w:tc>
          <w:tcPr>
            <w:tcW w:w="882" w:type="dxa"/>
            <w:vMerge/>
            <w:vAlign w:val="center"/>
          </w:tcPr>
          <w:p w14:paraId="6FB24AD3" w14:textId="77777777" w:rsidR="004400B8" w:rsidRDefault="004400B8" w:rsidP="00AE2BBA">
            <w:pPr>
              <w:adjustRightInd w:val="0"/>
              <w:snapToGrid w:val="0"/>
              <w:spacing w:line="400" w:lineRule="exact"/>
              <w:jc w:val="center"/>
              <w:rPr>
                <w:rFonts w:ascii="Times New Roman"/>
                <w:kern w:val="0"/>
                <w:sz w:val="18"/>
                <w:szCs w:val="18"/>
              </w:rPr>
            </w:pPr>
          </w:p>
        </w:tc>
      </w:tr>
      <w:tr w:rsidR="004400B8" w:rsidRPr="00A31642" w14:paraId="69595417" w14:textId="77777777" w:rsidTr="00381D55">
        <w:tc>
          <w:tcPr>
            <w:tcW w:w="1159" w:type="dxa"/>
            <w:vMerge/>
            <w:vAlign w:val="center"/>
          </w:tcPr>
          <w:p w14:paraId="4B8F07DD"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492D74AA" w14:textId="7383D1CF" w:rsidR="004400B8" w:rsidRPr="00AE2BBA" w:rsidRDefault="000A53A1" w:rsidP="00A31642">
            <w:pPr>
              <w:adjustRightInd w:val="0"/>
              <w:snapToGrid w:val="0"/>
              <w:spacing w:line="400" w:lineRule="exact"/>
              <w:jc w:val="center"/>
              <w:rPr>
                <w:rFonts w:ascii="Times New Roman" w:hint="eastAsia"/>
                <w:kern w:val="0"/>
                <w:sz w:val="18"/>
                <w:szCs w:val="18"/>
              </w:rPr>
            </w:pPr>
            <w:commentRangeStart w:id="378"/>
            <w:del w:id="379" w:author="상훈 김" w:date="2026-10-06T08:47:00Z" w16du:dateUtc="2026-10-05T23:47:00Z">
              <w:r w:rsidDel="002E40F8">
                <w:rPr>
                  <w:rFonts w:ascii="Times New Roman" w:hint="eastAsia"/>
                  <w:kern w:val="0"/>
                  <w:sz w:val="18"/>
                  <w:szCs w:val="18"/>
                </w:rPr>
                <w:delText>중소기업은행</w:delText>
              </w:r>
              <w:r w:rsidDel="002E40F8">
                <w:rPr>
                  <w:rFonts w:hint="eastAsia"/>
                </w:rPr>
                <w:delText xml:space="preserve"> </w:delText>
              </w:r>
              <w:r w:rsidRPr="000A53A1" w:rsidDel="002E40F8">
                <w:rPr>
                  <w:rFonts w:ascii="Times New Roman" w:hint="eastAsia"/>
                  <w:kern w:val="0"/>
                  <w:sz w:val="18"/>
                  <w:szCs w:val="18"/>
                </w:rPr>
                <w:delText>[KB</w:delText>
              </w:r>
              <w:r w:rsidRPr="000A53A1" w:rsidDel="002E40F8">
                <w:rPr>
                  <w:rFonts w:ascii="Times New Roman" w:hint="eastAsia"/>
                  <w:kern w:val="0"/>
                  <w:sz w:val="18"/>
                  <w:szCs w:val="18"/>
                </w:rPr>
                <w:delText>부동산대출일반사모부동산투자신탁제</w:delText>
              </w:r>
              <w:r w:rsidRPr="000A53A1" w:rsidDel="002E40F8">
                <w:rPr>
                  <w:rFonts w:ascii="Times New Roman" w:hint="eastAsia"/>
                  <w:kern w:val="0"/>
                  <w:sz w:val="18"/>
                  <w:szCs w:val="18"/>
                </w:rPr>
                <w:delText>1</w:delText>
              </w:r>
              <w:r w:rsidRPr="000A53A1" w:rsidDel="002E40F8">
                <w:rPr>
                  <w:rFonts w:ascii="Times New Roman" w:hint="eastAsia"/>
                  <w:kern w:val="0"/>
                  <w:sz w:val="18"/>
                  <w:szCs w:val="18"/>
                </w:rPr>
                <w:delText>호</w:delText>
              </w:r>
              <w:r w:rsidRPr="000A53A1" w:rsidDel="002E40F8">
                <w:rPr>
                  <w:rFonts w:ascii="Times New Roman" w:hint="eastAsia"/>
                  <w:kern w:val="0"/>
                  <w:sz w:val="18"/>
                  <w:szCs w:val="18"/>
                </w:rPr>
                <w:delText>(</w:delText>
              </w:r>
              <w:r w:rsidRPr="000A53A1" w:rsidDel="002E40F8">
                <w:rPr>
                  <w:rFonts w:ascii="Times New Roman" w:hint="eastAsia"/>
                  <w:kern w:val="0"/>
                  <w:sz w:val="18"/>
                  <w:szCs w:val="18"/>
                </w:rPr>
                <w:delText>전문</w:delText>
              </w:r>
              <w:r w:rsidRPr="000A53A1" w:rsidDel="002E40F8">
                <w:rPr>
                  <w:rFonts w:ascii="Times New Roman" w:hint="eastAsia"/>
                  <w:kern w:val="0"/>
                  <w:sz w:val="18"/>
                  <w:szCs w:val="18"/>
                </w:rPr>
                <w:delText>)</w:delText>
              </w:r>
              <w:r w:rsidRPr="000A53A1" w:rsidDel="002E40F8">
                <w:rPr>
                  <w:rFonts w:ascii="Times New Roman" w:hint="eastAsia"/>
                  <w:kern w:val="0"/>
                  <w:sz w:val="18"/>
                  <w:szCs w:val="18"/>
                </w:rPr>
                <w:delText>의</w:delText>
              </w:r>
              <w:r w:rsidRPr="000A53A1" w:rsidDel="002E40F8">
                <w:rPr>
                  <w:rFonts w:ascii="Times New Roman" w:hint="eastAsia"/>
                  <w:kern w:val="0"/>
                  <w:sz w:val="18"/>
                  <w:szCs w:val="18"/>
                </w:rPr>
                <w:delText xml:space="preserve"> </w:delText>
              </w:r>
              <w:r w:rsidRPr="000A53A1" w:rsidDel="002E40F8">
                <w:rPr>
                  <w:rFonts w:ascii="Times New Roman" w:hint="eastAsia"/>
                  <w:kern w:val="0"/>
                  <w:sz w:val="18"/>
                  <w:szCs w:val="18"/>
                </w:rPr>
                <w:delText>신탁업자로서</w:delText>
              </w:r>
              <w:r w:rsidRPr="000A53A1" w:rsidDel="002E40F8">
                <w:rPr>
                  <w:rFonts w:ascii="Times New Roman" w:hint="eastAsia"/>
                  <w:kern w:val="0"/>
                  <w:sz w:val="18"/>
                  <w:szCs w:val="18"/>
                </w:rPr>
                <w:delText>]</w:delText>
              </w:r>
            </w:del>
            <w:ins w:id="380" w:author="상훈 김" w:date="2026-10-06T08:47:00Z" w16du:dateUtc="2026-10-05T23:47:00Z">
              <w:r w:rsidR="002E40F8">
                <w:rPr>
                  <w:rFonts w:ascii="Times New Roman" w:hint="eastAsia"/>
                  <w:kern w:val="0"/>
                  <w:sz w:val="18"/>
                  <w:szCs w:val="18"/>
                </w:rPr>
                <w:t>주</w:t>
              </w:r>
            </w:ins>
            <w:ins w:id="381" w:author="상훈 김" w:date="2026-10-06T08:48:00Z" w16du:dateUtc="2026-10-05T23:48:00Z">
              <w:r w:rsidR="002E40F8">
                <w:rPr>
                  <w:rFonts w:ascii="Times New Roman" w:hint="eastAsia"/>
                  <w:kern w:val="0"/>
                  <w:sz w:val="18"/>
                  <w:szCs w:val="18"/>
                </w:rPr>
                <w:t>식회사</w:t>
              </w:r>
              <w:r w:rsidR="002E40F8">
                <w:rPr>
                  <w:rFonts w:ascii="Times New Roman" w:hint="eastAsia"/>
                  <w:kern w:val="0"/>
                  <w:sz w:val="18"/>
                  <w:szCs w:val="18"/>
                </w:rPr>
                <w:t xml:space="preserve"> </w:t>
              </w:r>
              <w:r w:rsidR="002E40F8">
                <w:rPr>
                  <w:rFonts w:ascii="Times New Roman" w:hint="eastAsia"/>
                  <w:kern w:val="0"/>
                  <w:sz w:val="18"/>
                  <w:szCs w:val="18"/>
                </w:rPr>
                <w:t>디비저축은행</w:t>
              </w:r>
            </w:ins>
          </w:p>
        </w:tc>
        <w:tc>
          <w:tcPr>
            <w:tcW w:w="3553" w:type="dxa"/>
            <w:vAlign w:val="center"/>
          </w:tcPr>
          <w:p w14:paraId="6FE16D41" w14:textId="57E6AB95"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w:t>
            </w:r>
            <w:del w:id="382" w:author="상훈 김" w:date="2026-10-06T08:48:00Z" w16du:dateUtc="2026-10-05T23:48:00Z">
              <w:r w:rsidDel="002E40F8">
                <w:rPr>
                  <w:rFonts w:ascii="Times New Roman" w:hint="eastAsia"/>
                  <w:bCs/>
                  <w:sz w:val="18"/>
                  <w:szCs w:val="18"/>
                </w:rPr>
                <w:delText>이백</w:delText>
              </w:r>
            </w:del>
            <w:ins w:id="383" w:author="상훈 김" w:date="2026-10-06T08:48:00Z" w16du:dateUtc="2026-10-05T23:48:00Z">
              <w:r w:rsidR="002E40F8">
                <w:rPr>
                  <w:rFonts w:ascii="Times New Roman" w:hint="eastAsia"/>
                  <w:bCs/>
                  <w:sz w:val="18"/>
                  <w:szCs w:val="18"/>
                </w:rPr>
                <w:t>팔십</w:t>
              </w:r>
            </w:ins>
            <w:r>
              <w:rPr>
                <w:rFonts w:ascii="Times New Roman" w:hint="eastAsia"/>
                <w:bCs/>
                <w:sz w:val="18"/>
                <w:szCs w:val="18"/>
              </w:rPr>
              <w:t>억원</w:t>
            </w:r>
            <w:r>
              <w:rPr>
                <w:rFonts w:ascii="Times New Roman" w:hint="eastAsia"/>
                <w:bCs/>
                <w:sz w:val="18"/>
                <w:szCs w:val="18"/>
              </w:rPr>
              <w:t>(</w:t>
            </w:r>
            <w:r w:rsidRPr="00AE2BBA">
              <w:rPr>
                <w:rFonts w:ascii="Times New Roman" w:hint="eastAsia"/>
                <w:bCs/>
                <w:sz w:val="18"/>
                <w:szCs w:val="18"/>
              </w:rPr>
              <w:t>￦</w:t>
            </w:r>
            <w:ins w:id="384" w:author="상훈 김" w:date="2026-10-06T08:48:00Z" w16du:dateUtc="2026-10-05T23:48:00Z">
              <w:r w:rsidR="002E40F8">
                <w:rPr>
                  <w:rFonts w:ascii="Times New Roman" w:hint="eastAsia"/>
                  <w:bCs/>
                  <w:sz w:val="18"/>
                  <w:szCs w:val="18"/>
                </w:rPr>
                <w:t>8</w:t>
              </w:r>
            </w:ins>
            <w:del w:id="385" w:author="상훈 김" w:date="2026-10-06T08:48:00Z" w16du:dateUtc="2026-10-05T23:48:00Z">
              <w:r w:rsidDel="002E40F8">
                <w:rPr>
                  <w:rFonts w:ascii="Times New Roman" w:hint="eastAsia"/>
                  <w:bCs/>
                  <w:sz w:val="18"/>
                  <w:szCs w:val="18"/>
                </w:rPr>
                <w:delText>20</w:delText>
              </w:r>
            </w:del>
            <w:r>
              <w:rPr>
                <w:rFonts w:ascii="Times New Roman" w:hint="eastAsia"/>
                <w:bCs/>
                <w:sz w:val="18"/>
                <w:szCs w:val="18"/>
              </w:rPr>
              <w:t>,000,000,000)</w:t>
            </w:r>
            <w:commentRangeEnd w:id="378"/>
            <w:r w:rsidR="002E40F8">
              <w:rPr>
                <w:rStyle w:val="afe"/>
                <w:rFonts w:ascii="Times New Roman"/>
                <w:bCs/>
              </w:rPr>
              <w:commentReference w:id="378"/>
            </w:r>
          </w:p>
        </w:tc>
        <w:tc>
          <w:tcPr>
            <w:tcW w:w="882" w:type="dxa"/>
            <w:vMerge/>
            <w:vAlign w:val="center"/>
          </w:tcPr>
          <w:p w14:paraId="36294C1A" w14:textId="77777777" w:rsidR="004400B8" w:rsidRDefault="004400B8" w:rsidP="00AE2BBA">
            <w:pPr>
              <w:adjustRightInd w:val="0"/>
              <w:snapToGrid w:val="0"/>
              <w:spacing w:line="400" w:lineRule="exact"/>
              <w:jc w:val="center"/>
              <w:rPr>
                <w:rFonts w:ascii="Times New Roman"/>
                <w:kern w:val="0"/>
                <w:sz w:val="18"/>
                <w:szCs w:val="18"/>
              </w:rPr>
            </w:pPr>
          </w:p>
        </w:tc>
      </w:tr>
      <w:tr w:rsidR="00381D55" w:rsidRPr="00A31642" w14:paraId="33534FD4" w14:textId="77777777" w:rsidTr="00381D55">
        <w:tc>
          <w:tcPr>
            <w:tcW w:w="1159" w:type="dxa"/>
            <w:vMerge/>
            <w:vAlign w:val="center"/>
          </w:tcPr>
          <w:p w14:paraId="6C7D28DC" w14:textId="77777777" w:rsidR="00381D55" w:rsidRPr="00AE2BBA" w:rsidRDefault="00381D55"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18956B99" w14:textId="77777777" w:rsidR="00381D55" w:rsidRPr="00AE2BBA" w:rsidRDefault="00381D55"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w:t>
            </w:r>
            <w:r>
              <w:rPr>
                <w:rFonts w:ascii="Times New Roman" w:hint="eastAsia"/>
                <w:kern w:val="0"/>
                <w:sz w:val="18"/>
                <w:szCs w:val="18"/>
              </w:rPr>
              <w:t>B</w:t>
            </w:r>
            <w:r w:rsidRPr="00AE2BBA">
              <w:rPr>
                <w:rFonts w:ascii="Times New Roman"/>
                <w:kern w:val="0"/>
                <w:sz w:val="18"/>
                <w:szCs w:val="18"/>
              </w:rPr>
              <w:t xml:space="preserve"> </w:t>
            </w:r>
            <w:r w:rsidRPr="00AE2BBA">
              <w:rPr>
                <w:rFonts w:ascii="Times New Roman" w:hint="eastAsia"/>
                <w:kern w:val="0"/>
                <w:sz w:val="18"/>
                <w:szCs w:val="18"/>
              </w:rPr>
              <w:t>합계</w:t>
            </w:r>
          </w:p>
        </w:tc>
        <w:tc>
          <w:tcPr>
            <w:tcW w:w="4435" w:type="dxa"/>
            <w:gridSpan w:val="2"/>
            <w:vAlign w:val="center"/>
          </w:tcPr>
          <w:p w14:paraId="374D80CF" w14:textId="77777777" w:rsidR="00381D55" w:rsidRDefault="00381D55" w:rsidP="004400B8">
            <w:pPr>
              <w:adjustRightInd w:val="0"/>
              <w:snapToGrid w:val="0"/>
              <w:spacing w:line="400" w:lineRule="exact"/>
              <w:jc w:val="right"/>
              <w:rPr>
                <w:rFonts w:ascii="Times New Roman"/>
                <w:kern w:val="0"/>
                <w:sz w:val="18"/>
                <w:szCs w:val="18"/>
              </w:rPr>
            </w:pPr>
            <w:r>
              <w:rPr>
                <w:rFonts w:ascii="Times New Roman" w:hint="eastAsia"/>
                <w:bCs/>
                <w:sz w:val="18"/>
                <w:szCs w:val="18"/>
              </w:rPr>
              <w:t>금삼</w:t>
            </w:r>
            <w:r w:rsidRPr="00AE2BBA">
              <w:rPr>
                <w:rFonts w:ascii="Times New Roman" w:hint="eastAsia"/>
                <w:bCs/>
                <w:sz w:val="18"/>
                <w:szCs w:val="18"/>
              </w:rPr>
              <w:t>백팔십억원</w:t>
            </w:r>
            <w:r w:rsidRPr="00AE2BBA">
              <w:rPr>
                <w:rFonts w:ascii="Times New Roman"/>
                <w:bCs/>
                <w:sz w:val="18"/>
                <w:szCs w:val="18"/>
              </w:rPr>
              <w:t>(</w:t>
            </w:r>
            <w:r w:rsidRPr="00AE2BBA">
              <w:rPr>
                <w:rFonts w:ascii="Times New Roman" w:hint="eastAsia"/>
                <w:bCs/>
                <w:sz w:val="18"/>
                <w:szCs w:val="18"/>
              </w:rPr>
              <w:t>￦</w:t>
            </w:r>
            <w:r>
              <w:rPr>
                <w:rFonts w:ascii="Times New Roman" w:hint="eastAsia"/>
                <w:bCs/>
                <w:sz w:val="18"/>
                <w:szCs w:val="18"/>
              </w:rPr>
              <w:t>3</w:t>
            </w:r>
            <w:r w:rsidRPr="00AE2BBA">
              <w:rPr>
                <w:rFonts w:ascii="Times New Roman"/>
                <w:bCs/>
                <w:sz w:val="18"/>
                <w:szCs w:val="18"/>
              </w:rPr>
              <w:t>8,000,000,000)</w:t>
            </w:r>
          </w:p>
        </w:tc>
      </w:tr>
      <w:tr w:rsidR="00A31642" w:rsidRPr="00A31642" w14:paraId="7918AB03" w14:textId="77777777" w:rsidTr="00381D55">
        <w:tc>
          <w:tcPr>
            <w:tcW w:w="4059" w:type="dxa"/>
            <w:gridSpan w:val="3"/>
            <w:vAlign w:val="center"/>
          </w:tcPr>
          <w:p w14:paraId="0CA6C55E"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총</w:t>
            </w:r>
            <w:r w:rsidRPr="00AE2BBA">
              <w:rPr>
                <w:rFonts w:ascii="Times New Roman"/>
                <w:kern w:val="0"/>
                <w:sz w:val="18"/>
                <w:szCs w:val="18"/>
              </w:rPr>
              <w:t xml:space="preserve"> </w:t>
            </w:r>
            <w:r w:rsidRPr="00AE2BBA">
              <w:rPr>
                <w:rFonts w:ascii="Times New Roman" w:hint="eastAsia"/>
                <w:kern w:val="0"/>
                <w:sz w:val="18"/>
                <w:szCs w:val="18"/>
              </w:rPr>
              <w:t>계</w:t>
            </w:r>
          </w:p>
        </w:tc>
        <w:tc>
          <w:tcPr>
            <w:tcW w:w="4435" w:type="dxa"/>
            <w:gridSpan w:val="2"/>
            <w:vAlign w:val="center"/>
          </w:tcPr>
          <w:p w14:paraId="74EE626A" w14:textId="5ED261BB"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spacing w:val="-2"/>
                <w:kern w:val="0"/>
                <w:sz w:val="18"/>
                <w:szCs w:val="18"/>
              </w:rPr>
              <w:t>금</w:t>
            </w:r>
            <w:r w:rsidR="00B45E89">
              <w:rPr>
                <w:rFonts w:ascii="Times New Roman" w:hint="eastAsia"/>
                <w:spacing w:val="-2"/>
                <w:kern w:val="0"/>
                <w:sz w:val="18"/>
                <w:szCs w:val="18"/>
              </w:rPr>
              <w:t>일천구백팔십</w:t>
            </w:r>
            <w:r w:rsidRPr="00AE2BBA">
              <w:rPr>
                <w:rFonts w:ascii="Times New Roman" w:hint="eastAsia"/>
                <w:spacing w:val="-2"/>
                <w:kern w:val="0"/>
                <w:sz w:val="18"/>
                <w:szCs w:val="18"/>
              </w:rPr>
              <w:t>억원</w:t>
            </w:r>
            <w:r w:rsidRPr="00AE2BBA">
              <w:rPr>
                <w:rFonts w:ascii="Times New Roman"/>
                <w:spacing w:val="-2"/>
                <w:kern w:val="0"/>
                <w:sz w:val="18"/>
                <w:szCs w:val="18"/>
              </w:rPr>
              <w:t>(</w:t>
            </w:r>
            <w:r w:rsidRPr="00AE2BBA">
              <w:rPr>
                <w:rFonts w:ascii="Times New Roman" w:hint="eastAsia"/>
                <w:spacing w:val="-2"/>
                <w:kern w:val="0"/>
                <w:sz w:val="18"/>
                <w:szCs w:val="18"/>
              </w:rPr>
              <w:t>￦</w:t>
            </w:r>
            <w:r w:rsidR="00B45E89">
              <w:rPr>
                <w:rFonts w:ascii="Times New Roman" w:hint="eastAsia"/>
                <w:spacing w:val="-2"/>
                <w:kern w:val="0"/>
                <w:sz w:val="18"/>
                <w:szCs w:val="18"/>
              </w:rPr>
              <w:t>198</w:t>
            </w:r>
            <w:r w:rsidRPr="00AE2BBA">
              <w:rPr>
                <w:rFonts w:ascii="Times New Roman"/>
                <w:spacing w:val="-2"/>
                <w:kern w:val="0"/>
                <w:sz w:val="18"/>
                <w:szCs w:val="18"/>
              </w:rPr>
              <w:t>,000,000,000)</w:t>
            </w:r>
          </w:p>
        </w:tc>
      </w:tr>
      <w:bookmarkEnd w:id="369"/>
    </w:tbl>
    <w:p w14:paraId="781EB245" w14:textId="23106C86" w:rsidR="00123038" w:rsidRDefault="00123038" w:rsidP="00797B55">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386" w:name="_Toc240898123"/>
      <w:bookmarkStart w:id="387" w:name="_Toc241494611"/>
      <w:r w:rsidRPr="00413874">
        <w:rPr>
          <w:rFonts w:eastAsia="바탕"/>
          <w:bCs/>
          <w:szCs w:val="22"/>
        </w:rPr>
        <w:lastRenderedPageBreak/>
        <w:t>부록</w:t>
      </w:r>
      <w:r w:rsidRPr="00413874">
        <w:rPr>
          <w:rFonts w:eastAsia="바탕"/>
          <w:bCs/>
          <w:szCs w:val="22"/>
        </w:rPr>
        <w:t xml:space="preserve"> 1</w:t>
      </w:r>
      <w:bookmarkEnd w:id="364"/>
      <w:bookmarkEnd w:id="386"/>
      <w:bookmarkEnd w:id="387"/>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388" w:name="_Toc191645700"/>
      <w:bookmarkStart w:id="389" w:name="_Toc240898124"/>
      <w:bookmarkStart w:id="390" w:name="_Toc241494612"/>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388"/>
      <w:bookmarkEnd w:id="389"/>
      <w:bookmarkEnd w:id="390"/>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C603046"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법인등기</w:t>
      </w:r>
      <w:r w:rsidR="004649DA" w:rsidRPr="00413874">
        <w:rPr>
          <w:rFonts w:ascii="Times New Roman"/>
          <w:kern w:val="0"/>
          <w:sz w:val="22"/>
          <w:szCs w:val="22"/>
        </w:rPr>
        <w:t>사항전부증명서</w:t>
      </w:r>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7837B143" w:rsidR="00042DB9"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5CCA456" w14:textId="77777777" w:rsidR="00FE56CC" w:rsidRPr="00413874" w:rsidRDefault="00FE56CC" w:rsidP="00797B55">
      <w:pPr>
        <w:tabs>
          <w:tab w:val="left" w:pos="400"/>
        </w:tabs>
        <w:adjustRightInd w:val="0"/>
        <w:snapToGrid w:val="0"/>
        <w:spacing w:line="400" w:lineRule="exact"/>
        <w:ind w:left="800"/>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r w:rsidR="00A90588" w:rsidRPr="00413874">
        <w:rPr>
          <w:rFonts w:ascii="Times New Roman"/>
          <w:kern w:val="0"/>
          <w:sz w:val="22"/>
          <w:szCs w:val="22"/>
        </w:rPr>
        <w:t>현금등</w:t>
      </w:r>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r w:rsidRPr="00413874">
        <w:rPr>
          <w:rFonts w:ascii="Times New Roman"/>
          <w:kern w:val="0"/>
          <w:sz w:val="22"/>
          <w:szCs w:val="22"/>
        </w:rPr>
        <w:t>서명본</w:t>
      </w:r>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보험근질권설정계약서</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09A37438" w14:textId="566E5BC2" w:rsidR="00AA135C"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hint="eastAsia"/>
          <w:kern w:val="0"/>
          <w:sz w:val="22"/>
          <w:szCs w:val="22"/>
        </w:rPr>
        <w:t>예금채권근질권설정계약서</w:t>
      </w:r>
      <w:r w:rsidRPr="00413874">
        <w:rPr>
          <w:rFonts w:ascii="Times New Roman"/>
          <w:kern w:val="0"/>
          <w:sz w:val="22"/>
          <w:szCs w:val="22"/>
        </w:rPr>
        <w:t xml:space="preserve"> </w:t>
      </w:r>
      <w:r w:rsidRPr="00413874">
        <w:rPr>
          <w:rFonts w:ascii="Times New Roman" w:hint="eastAsia"/>
          <w:kern w:val="0"/>
          <w:sz w:val="22"/>
          <w:szCs w:val="22"/>
        </w:rPr>
        <w:t>서명본</w:t>
      </w:r>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7BD52AAD" w14:textId="1E2A4E8F" w:rsidR="00E0430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r w:rsidR="00F23A35" w:rsidRPr="00F23A35">
        <w:rPr>
          <w:rFonts w:ascii="Times New Roman" w:hint="eastAsia"/>
          <w:kern w:val="0"/>
          <w:sz w:val="22"/>
          <w:szCs w:val="22"/>
        </w:rPr>
        <w:t>원본대조필</w:t>
      </w:r>
      <w:r w:rsidR="00F23A35" w:rsidRPr="00F23A35">
        <w:rPr>
          <w:rFonts w:ascii="Times New Roman" w:hint="eastAsia"/>
          <w:kern w:val="0"/>
          <w:sz w:val="22"/>
          <w:szCs w:val="22"/>
        </w:rPr>
        <w:t>)</w:t>
      </w:r>
    </w:p>
    <w:p w14:paraId="4C49F645" w14:textId="50E8536C" w:rsidR="00740958" w:rsidRPr="00F23A35" w:rsidRDefault="009B386F"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감정평가법인이</w:t>
      </w:r>
      <w:r w:rsidRPr="00F23A35">
        <w:rPr>
          <w:rFonts w:ascii="Times New Roman"/>
          <w:kern w:val="0"/>
          <w:sz w:val="22"/>
          <w:szCs w:val="22"/>
        </w:rPr>
        <w:t xml:space="preserve"> </w:t>
      </w:r>
      <w:r w:rsidRPr="00F23A35">
        <w:rPr>
          <w:rFonts w:ascii="Times New Roman"/>
          <w:kern w:val="0"/>
          <w:sz w:val="22"/>
          <w:szCs w:val="22"/>
        </w:rPr>
        <w:t>작성한</w:t>
      </w:r>
      <w:r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Pr="00F23A35">
        <w:rPr>
          <w:rFonts w:ascii="Times New Roman"/>
          <w:kern w:val="0"/>
          <w:sz w:val="22"/>
          <w:szCs w:val="22"/>
        </w:rPr>
        <w:t xml:space="preserve"> </w:t>
      </w:r>
      <w:r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Pr="00F23A35">
        <w:rPr>
          <w:rFonts w:ascii="Times New Roman"/>
          <w:kern w:val="0"/>
          <w:sz w:val="22"/>
          <w:szCs w:val="22"/>
        </w:rPr>
        <w:t>보고</w:t>
      </w:r>
      <w:r w:rsidR="007F762A" w:rsidRPr="00F23A35">
        <w:rPr>
          <w:rFonts w:ascii="Times New Roman"/>
          <w:kern w:val="0"/>
          <w:sz w:val="22"/>
          <w:szCs w:val="22"/>
        </w:rPr>
        <w:t>서</w:t>
      </w:r>
    </w:p>
    <w:p w14:paraId="3189B832" w14:textId="77777777" w:rsidR="003B3F2E" w:rsidRDefault="003B3F2E" w:rsidP="007169D4">
      <w:pPr>
        <w:tabs>
          <w:tab w:val="left" w:pos="400"/>
        </w:tabs>
        <w:adjustRightInd w:val="0"/>
        <w:snapToGrid w:val="0"/>
        <w:spacing w:line="400" w:lineRule="exact"/>
        <w:rPr>
          <w:rFonts w:ascii="Times New Roman"/>
          <w:kern w:val="0"/>
          <w:sz w:val="22"/>
          <w:szCs w:val="22"/>
        </w:rPr>
      </w:pPr>
    </w:p>
    <w:p w14:paraId="07682BC0" w14:textId="4356E207" w:rsidR="00280DD5" w:rsidRPr="00280DD5" w:rsidRDefault="00280DD5" w:rsidP="00280DD5">
      <w:pPr>
        <w:pStyle w:val="afd"/>
        <w:numPr>
          <w:ilvl w:val="0"/>
          <w:numId w:val="93"/>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관련</w:t>
      </w:r>
      <w:r>
        <w:rPr>
          <w:rFonts w:ascii="Times New Roman" w:hint="eastAsia"/>
          <w:kern w:val="0"/>
          <w:sz w:val="22"/>
          <w:szCs w:val="22"/>
        </w:rPr>
        <w:t xml:space="preserve"> </w:t>
      </w:r>
      <w:r>
        <w:rPr>
          <w:rFonts w:ascii="Times New Roman" w:hint="eastAsia"/>
          <w:kern w:val="0"/>
          <w:sz w:val="22"/>
          <w:szCs w:val="22"/>
        </w:rPr>
        <w:t>서류</w:t>
      </w:r>
    </w:p>
    <w:p w14:paraId="1CD8B643" w14:textId="77777777" w:rsidR="00280DD5" w:rsidRDefault="00280DD5" w:rsidP="007169D4">
      <w:pPr>
        <w:tabs>
          <w:tab w:val="left" w:pos="400"/>
        </w:tabs>
        <w:adjustRightInd w:val="0"/>
        <w:snapToGrid w:val="0"/>
        <w:spacing w:line="400" w:lineRule="exact"/>
        <w:rPr>
          <w:rFonts w:ascii="Times New Roman"/>
          <w:kern w:val="0"/>
          <w:sz w:val="22"/>
          <w:szCs w:val="22"/>
        </w:rPr>
      </w:pPr>
    </w:p>
    <w:p w14:paraId="46EC58E7" w14:textId="0978883B" w:rsidR="00280DD5" w:rsidRPr="00280DD5" w:rsidRDefault="00280DD5" w:rsidP="00280DD5">
      <w:pPr>
        <w:numPr>
          <w:ilvl w:val="0"/>
          <w:numId w:val="153"/>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코람코라이프인프라리츠가</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11</w:t>
      </w:r>
      <w:r>
        <w:rPr>
          <w:rFonts w:ascii="Times New Roman" w:hint="eastAsia"/>
          <w:kern w:val="0"/>
          <w:sz w:val="22"/>
          <w:szCs w:val="22"/>
        </w:rPr>
        <w:t>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18</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피담보채무</w:t>
      </w:r>
      <w:r>
        <w:rPr>
          <w:rFonts w:ascii="Times New Roman" w:hint="eastAsia"/>
          <w:kern w:val="0"/>
          <w:sz w:val="22"/>
          <w:szCs w:val="22"/>
        </w:rPr>
        <w:t xml:space="preserve"> </w:t>
      </w:r>
      <w:r>
        <w:rPr>
          <w:rFonts w:ascii="Times New Roman" w:hint="eastAsia"/>
          <w:kern w:val="0"/>
          <w:sz w:val="22"/>
          <w:szCs w:val="22"/>
        </w:rPr>
        <w:t>전</w:t>
      </w:r>
      <w:r>
        <w:rPr>
          <w:rFonts w:ascii="Times New Roman" w:hint="eastAsia"/>
          <w:kern w:val="0"/>
          <w:sz w:val="22"/>
          <w:szCs w:val="22"/>
        </w:rPr>
        <w:lastRenderedPageBreak/>
        <w:t>액</w:t>
      </w:r>
      <w:r>
        <w:rPr>
          <w:rFonts w:ascii="Times New Roman" w:hint="eastAsia"/>
          <w:kern w:val="0"/>
          <w:sz w:val="22"/>
          <w:szCs w:val="22"/>
        </w:rPr>
        <w:t xml:space="preserve"> </w:t>
      </w:r>
      <w:r>
        <w:rPr>
          <w:rFonts w:ascii="Times New Roman" w:hint="eastAsia"/>
          <w:kern w:val="0"/>
          <w:sz w:val="22"/>
          <w:szCs w:val="22"/>
        </w:rPr>
        <w:t>상환을</w:t>
      </w:r>
      <w:r>
        <w:rPr>
          <w:rFonts w:ascii="Times New Roman" w:hint="eastAsia"/>
          <w:kern w:val="0"/>
          <w:sz w:val="22"/>
          <w:szCs w:val="22"/>
        </w:rPr>
        <w:t xml:space="preserve"> </w:t>
      </w:r>
      <w:r>
        <w:rPr>
          <w:rFonts w:ascii="Times New Roman" w:hint="eastAsia"/>
          <w:kern w:val="0"/>
          <w:sz w:val="22"/>
          <w:szCs w:val="22"/>
        </w:rPr>
        <w:t>위한</w:t>
      </w:r>
      <w:r>
        <w:rPr>
          <w:rFonts w:ascii="Times New Roman" w:hint="eastAsia"/>
          <w:kern w:val="0"/>
          <w:sz w:val="22"/>
          <w:szCs w:val="22"/>
        </w:rPr>
        <w:t xml:space="preserve"> </w:t>
      </w:r>
      <w:r>
        <w:rPr>
          <w:rFonts w:ascii="Times New Roman" w:hint="eastAsia"/>
          <w:kern w:val="0"/>
          <w:sz w:val="22"/>
          <w:szCs w:val="22"/>
        </w:rPr>
        <w:t>리파이낸싱에</w:t>
      </w:r>
      <w:r>
        <w:rPr>
          <w:rFonts w:ascii="Times New Roman" w:hint="eastAsia"/>
          <w:kern w:val="0"/>
          <w:sz w:val="22"/>
          <w:szCs w:val="22"/>
        </w:rPr>
        <w:t xml:space="preserve"> </w:t>
      </w:r>
      <w:r>
        <w:rPr>
          <w:rFonts w:ascii="Times New Roman" w:hint="eastAsia"/>
          <w:kern w:val="0"/>
          <w:sz w:val="22"/>
          <w:szCs w:val="22"/>
        </w:rPr>
        <w:t>동의하고</w:t>
      </w:r>
      <w:r>
        <w:rPr>
          <w:rFonts w:ascii="Times New Roman" w:hint="eastAsia"/>
          <w:kern w:val="0"/>
          <w:sz w:val="22"/>
          <w:szCs w:val="22"/>
        </w:rPr>
        <w:t xml:space="preserve"> </w:t>
      </w:r>
      <w:r>
        <w:rPr>
          <w:rFonts w:ascii="Times New Roman" w:hint="eastAsia"/>
          <w:kern w:val="0"/>
          <w:sz w:val="22"/>
          <w:szCs w:val="22"/>
        </w:rPr>
        <w:t>이에</w:t>
      </w:r>
      <w:r>
        <w:rPr>
          <w:rFonts w:ascii="Times New Roman" w:hint="eastAsia"/>
          <w:kern w:val="0"/>
          <w:sz w:val="22"/>
          <w:szCs w:val="22"/>
        </w:rPr>
        <w:t xml:space="preserve"> </w:t>
      </w:r>
      <w:r>
        <w:rPr>
          <w:rFonts w:ascii="Times New Roman" w:hint="eastAsia"/>
          <w:kern w:val="0"/>
          <w:sz w:val="22"/>
          <w:szCs w:val="22"/>
        </w:rPr>
        <w:t>협조한다는</w:t>
      </w:r>
      <w:r>
        <w:rPr>
          <w:rFonts w:ascii="Times New Roman" w:hint="eastAsia"/>
          <w:kern w:val="0"/>
          <w:sz w:val="22"/>
          <w:szCs w:val="22"/>
        </w:rPr>
        <w:t xml:space="preserve"> </w:t>
      </w:r>
      <w:r>
        <w:rPr>
          <w:rFonts w:ascii="Times New Roman" w:hint="eastAsia"/>
          <w:kern w:val="0"/>
          <w:sz w:val="22"/>
          <w:szCs w:val="22"/>
        </w:rPr>
        <w:t>내용의</w:t>
      </w:r>
      <w:r>
        <w:rPr>
          <w:rFonts w:ascii="Times New Roman" w:hint="eastAsia"/>
          <w:kern w:val="0"/>
          <w:sz w:val="22"/>
          <w:szCs w:val="22"/>
        </w:rPr>
        <w:t xml:space="preserve"> </w:t>
      </w: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동의</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협조</w:t>
      </w:r>
      <w:r>
        <w:rPr>
          <w:rFonts w:ascii="Times New Roman" w:hint="eastAsia"/>
          <w:kern w:val="0"/>
          <w:sz w:val="22"/>
          <w:szCs w:val="22"/>
        </w:rPr>
        <w:t xml:space="preserve"> </w:t>
      </w:r>
      <w:r>
        <w:rPr>
          <w:rFonts w:ascii="Times New Roman" w:hint="eastAsia"/>
          <w:kern w:val="0"/>
          <w:sz w:val="22"/>
          <w:szCs w:val="22"/>
        </w:rPr>
        <w:t>공문</w:t>
      </w:r>
    </w:p>
    <w:p w14:paraId="25637804" w14:textId="77777777" w:rsidR="00280DD5" w:rsidRPr="00C624BD" w:rsidRDefault="00280DD5" w:rsidP="007169D4">
      <w:pPr>
        <w:tabs>
          <w:tab w:val="left" w:pos="400"/>
        </w:tabs>
        <w:adjustRightInd w:val="0"/>
        <w:snapToGrid w:val="0"/>
        <w:spacing w:line="400" w:lineRule="exact"/>
        <w:rPr>
          <w:rFonts w:ascii="Times New Roman"/>
          <w:kern w:val="0"/>
          <w:sz w:val="22"/>
          <w:szCs w:val="22"/>
        </w:rPr>
      </w:pPr>
    </w:p>
    <w:p w14:paraId="346C4BFB" w14:textId="28C84DA3" w:rsidR="00FE56CC"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6E41E8" w:rsidRPr="00413874">
        <w:rPr>
          <w:rFonts w:ascii="Times New Roman"/>
          <w:kern w:val="0"/>
          <w:sz w:val="22"/>
          <w:szCs w:val="22"/>
        </w:rPr>
        <w:t>대주</w:t>
      </w:r>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r w:rsidR="00042DB9" w:rsidRPr="00042DB9">
        <w:rPr>
          <w:rFonts w:ascii="Times New Roman"/>
          <w:kern w:val="0"/>
          <w:sz w:val="22"/>
          <w:szCs w:val="22"/>
        </w:rPr>
        <w:t>매입확약서에</w:t>
      </w:r>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r w:rsidR="00042DB9" w:rsidRPr="00042DB9">
        <w:rPr>
          <w:rFonts w:ascii="Times New Roman"/>
          <w:kern w:val="0"/>
          <w:sz w:val="22"/>
          <w:szCs w:val="22"/>
        </w:rPr>
        <w:t>코람코라이프인프라리츠의</w:t>
      </w:r>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F23A35">
        <w:rPr>
          <w:rFonts w:ascii="Times New Roman"/>
          <w:kern w:val="0"/>
          <w:sz w:val="22"/>
          <w:szCs w:val="22"/>
        </w:rPr>
        <w:br/>
      </w:r>
    </w:p>
    <w:p w14:paraId="14A71C1E" w14:textId="44E62DC2" w:rsidR="00EB7E91" w:rsidRDefault="00EB7E91" w:rsidP="00AE2BBA">
      <w:pPr>
        <w:numPr>
          <w:ilvl w:val="0"/>
          <w:numId w:val="93"/>
        </w:numPr>
        <w:adjustRightInd w:val="0"/>
        <w:snapToGrid w:val="0"/>
        <w:spacing w:line="400" w:lineRule="exact"/>
        <w:rPr>
          <w:rFonts w:ascii="Times New Roman"/>
          <w:kern w:val="0"/>
          <w:sz w:val="22"/>
          <w:szCs w:val="22"/>
        </w:rPr>
      </w:pPr>
      <w:commentRangeStart w:id="391"/>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2</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매입확약서</w:t>
      </w:r>
      <w:r>
        <w:rPr>
          <w:rFonts w:ascii="Times New Roman" w:hint="eastAsia"/>
          <w:kern w:val="0"/>
          <w:sz w:val="22"/>
          <w:szCs w:val="22"/>
        </w:rPr>
        <w:t xml:space="preserve"> </w:t>
      </w:r>
      <w:commentRangeEnd w:id="391"/>
      <w:r>
        <w:rPr>
          <w:rStyle w:val="afe"/>
          <w:rFonts w:ascii="Times New Roman"/>
          <w:kern w:val="0"/>
          <w:sz w:val="22"/>
          <w:szCs w:val="22"/>
        </w:rPr>
        <w:commentReference w:id="391"/>
      </w:r>
    </w:p>
    <w:p w14:paraId="69670A0E" w14:textId="77777777" w:rsidR="00EB7E91" w:rsidRPr="00413874" w:rsidRDefault="00EB7E91" w:rsidP="00EB7E91">
      <w:pPr>
        <w:adjustRightInd w:val="0"/>
        <w:snapToGrid w:val="0"/>
        <w:spacing w:line="400" w:lineRule="exact"/>
        <w:ind w:left="567"/>
        <w:rPr>
          <w:rFonts w:ascii="Times New Roman"/>
          <w:kern w:val="0"/>
          <w:sz w:val="22"/>
          <w:szCs w:val="22"/>
        </w:rPr>
      </w:pP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ED6C62"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392"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393" w:name="_Toc240898125"/>
      <w:bookmarkStart w:id="394" w:name="_Toc241494613"/>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392"/>
      <w:bookmarkEnd w:id="393"/>
      <w:bookmarkEnd w:id="394"/>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395" w:name="_Toc191645704"/>
      <w:bookmarkStart w:id="396" w:name="_Toc240898126"/>
      <w:bookmarkStart w:id="397" w:name="_Toc241494614"/>
      <w:r w:rsidRPr="00413874">
        <w:rPr>
          <w:rFonts w:eastAsia="바탕"/>
          <w:bCs/>
          <w:sz w:val="28"/>
          <w:szCs w:val="28"/>
        </w:rPr>
        <w:t>인출</w:t>
      </w:r>
      <w:r>
        <w:rPr>
          <w:rFonts w:eastAsia="바탕" w:hint="eastAsia"/>
          <w:bCs/>
          <w:sz w:val="28"/>
          <w:szCs w:val="28"/>
        </w:rPr>
        <w:t>동시이행</w:t>
      </w:r>
      <w:r>
        <w:rPr>
          <w:rFonts w:eastAsia="바탕" w:hint="eastAsia"/>
          <w:bCs/>
          <w:sz w:val="28"/>
          <w:szCs w:val="28"/>
        </w:rPr>
        <w:t>/</w:t>
      </w:r>
      <w:r w:rsidRPr="00413874">
        <w:rPr>
          <w:rFonts w:eastAsia="바탕"/>
          <w:bCs/>
          <w:sz w:val="28"/>
          <w:szCs w:val="28"/>
        </w:rPr>
        <w:t>후행조건서류</w:t>
      </w:r>
      <w:bookmarkEnd w:id="395"/>
      <w:bookmarkEnd w:id="396"/>
      <w:bookmarkEnd w:id="397"/>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1C6E07F7" w14:textId="2BC58984" w:rsidR="001A061C" w:rsidRPr="001A061C" w:rsidRDefault="001A061C" w:rsidP="001A061C">
      <w:pPr>
        <w:numPr>
          <w:ilvl w:val="0"/>
          <w:numId w:val="92"/>
        </w:numPr>
        <w:tabs>
          <w:tab w:val="left" w:pos="400"/>
        </w:tabs>
        <w:adjustRightInd w:val="0"/>
        <w:snapToGrid w:val="0"/>
        <w:spacing w:line="400" w:lineRule="exact"/>
        <w:rPr>
          <w:rFonts w:ascii="Times New Roman"/>
          <w:kern w:val="0"/>
          <w:sz w:val="22"/>
          <w:szCs w:val="22"/>
        </w:rPr>
      </w:pPr>
      <w:commentRangeStart w:id="398"/>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있는</w:t>
      </w:r>
      <w:r>
        <w:rPr>
          <w:rFonts w:ascii="Times New Roman" w:hint="eastAsia"/>
          <w:kern w:val="0"/>
          <w:sz w:val="22"/>
          <w:szCs w:val="22"/>
        </w:rPr>
        <w:t xml:space="preserve"> </w:t>
      </w:r>
      <w:r>
        <w:rPr>
          <w:rFonts w:ascii="Times New Roman" w:hint="eastAsia"/>
          <w:kern w:val="0"/>
          <w:sz w:val="22"/>
          <w:szCs w:val="22"/>
        </w:rPr>
        <w:t>제한물권</w:t>
      </w:r>
      <w:r>
        <w:rPr>
          <w:rFonts w:ascii="Times New Roman" w:hint="eastAsia"/>
          <w:kern w:val="0"/>
          <w:sz w:val="22"/>
          <w:szCs w:val="22"/>
        </w:rPr>
        <w:t xml:space="preserve"> </w:t>
      </w:r>
      <w:r>
        <w:rPr>
          <w:rFonts w:ascii="Times New Roman" w:hint="eastAsia"/>
          <w:kern w:val="0"/>
          <w:sz w:val="22"/>
          <w:szCs w:val="22"/>
        </w:rPr>
        <w:t>말소</w:t>
      </w:r>
      <w:r>
        <w:rPr>
          <w:rFonts w:ascii="Times New Roman" w:hint="eastAsia"/>
          <w:kern w:val="0"/>
          <w:sz w:val="22"/>
          <w:szCs w:val="22"/>
        </w:rPr>
        <w:t xml:space="preserve"> </w:t>
      </w:r>
      <w:r>
        <w:rPr>
          <w:rFonts w:ascii="Times New Roman" w:hint="eastAsia"/>
          <w:kern w:val="0"/>
          <w:sz w:val="22"/>
          <w:szCs w:val="22"/>
        </w:rPr>
        <w:t>접수증</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commentRangeEnd w:id="398"/>
      <w:r w:rsidRPr="001A061C">
        <w:rPr>
          <w:rStyle w:val="afe"/>
          <w:rFonts w:ascii="Times New Roman"/>
          <w:kern w:val="0"/>
          <w:sz w:val="22"/>
          <w:szCs w:val="22"/>
        </w:rPr>
        <w:commentReference w:id="398"/>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r w:rsidRPr="00413874">
        <w:rPr>
          <w:rFonts w:ascii="Times New Roman" w:hint="eastAsia"/>
          <w:kern w:val="0"/>
          <w:sz w:val="22"/>
          <w:szCs w:val="22"/>
        </w:rPr>
        <w:t>대주를</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r w:rsidRPr="00413874">
        <w:rPr>
          <w:rFonts w:ascii="Times New Roman" w:hint="eastAsia"/>
          <w:kern w:val="0"/>
          <w:sz w:val="22"/>
          <w:szCs w:val="22"/>
        </w:rPr>
        <w:t>우선수익권자</w:t>
      </w:r>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r w:rsidR="00F32B42">
        <w:rPr>
          <w:rFonts w:ascii="Times New Roman" w:hint="eastAsia"/>
          <w:kern w:val="0"/>
          <w:sz w:val="22"/>
          <w:szCs w:val="22"/>
        </w:rPr>
        <w:t>대주를</w:t>
      </w:r>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31DFCD68" w14:textId="704AE043" w:rsidR="00E01346" w:rsidRPr="00413874" w:rsidRDefault="00E01346"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보험계약</w:t>
      </w:r>
      <w:r w:rsidRPr="00413874">
        <w:rPr>
          <w:rFonts w:ascii="Times New Roman"/>
          <w:kern w:val="0"/>
          <w:sz w:val="22"/>
          <w:szCs w:val="22"/>
        </w:rPr>
        <w:t xml:space="preserve"> </w:t>
      </w:r>
      <w:r w:rsidRPr="00413874">
        <w:rPr>
          <w:rFonts w:ascii="Times New Roman"/>
          <w:kern w:val="0"/>
          <w:sz w:val="22"/>
          <w:szCs w:val="22"/>
        </w:rPr>
        <w:t>체결을</w:t>
      </w:r>
      <w:r w:rsidRPr="00413874">
        <w:rPr>
          <w:rFonts w:ascii="Times New Roman"/>
          <w:kern w:val="0"/>
          <w:sz w:val="22"/>
          <w:szCs w:val="22"/>
        </w:rPr>
        <w:t xml:space="preserve"> </w:t>
      </w:r>
      <w:r w:rsidRPr="00413874">
        <w:rPr>
          <w:rFonts w:ascii="Times New Roman"/>
          <w:kern w:val="0"/>
          <w:sz w:val="22"/>
          <w:szCs w:val="22"/>
        </w:rPr>
        <w:t>증빙하는</w:t>
      </w:r>
      <w:r w:rsidRPr="00413874">
        <w:rPr>
          <w:rFonts w:ascii="Times New Roman"/>
          <w:kern w:val="0"/>
          <w:sz w:val="22"/>
          <w:szCs w:val="22"/>
        </w:rPr>
        <w:t xml:space="preserve"> </w:t>
      </w:r>
      <w:r w:rsidRPr="00413874">
        <w:rPr>
          <w:rFonts w:ascii="Times New Roman"/>
          <w:kern w:val="0"/>
          <w:sz w:val="22"/>
          <w:szCs w:val="22"/>
        </w:rPr>
        <w:t>자료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w:t>
      </w:r>
      <w:r w:rsidRPr="00413874">
        <w:rPr>
          <w:rFonts w:ascii="Times New Roman"/>
          <w:kern w:val="0"/>
          <w:sz w:val="22"/>
          <w:szCs w:val="22"/>
        </w:rPr>
        <w:t xml:space="preserve"> </w:t>
      </w:r>
      <w:r w:rsidRPr="00413874">
        <w:rPr>
          <w:rFonts w:ascii="Times New Roman"/>
          <w:kern w:val="0"/>
          <w:sz w:val="22"/>
          <w:szCs w:val="22"/>
        </w:rPr>
        <w:t>영수증</w:t>
      </w:r>
      <w:r w:rsidRPr="00413874">
        <w:rPr>
          <w:rFonts w:ascii="Times New Roman"/>
          <w:kern w:val="0"/>
          <w:sz w:val="22"/>
          <w:szCs w:val="22"/>
        </w:rPr>
        <w:t>(</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납입을</w:t>
      </w:r>
      <w:r w:rsidRPr="00413874">
        <w:rPr>
          <w:rFonts w:ascii="Times New Roman"/>
          <w:kern w:val="0"/>
          <w:sz w:val="22"/>
          <w:szCs w:val="22"/>
        </w:rPr>
        <w:t xml:space="preserve"> </w:t>
      </w:r>
      <w:r w:rsidRPr="00413874">
        <w:rPr>
          <w:rFonts w:ascii="Times New Roman"/>
          <w:kern w:val="0"/>
          <w:sz w:val="22"/>
          <w:szCs w:val="22"/>
        </w:rPr>
        <w:t>완료하였다는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증명할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서류로서</w:t>
      </w:r>
      <w:r w:rsidRPr="00413874">
        <w:rPr>
          <w:rFonts w:ascii="Times New Roman"/>
          <w:kern w:val="0"/>
          <w:sz w:val="22"/>
          <w:szCs w:val="22"/>
        </w:rPr>
        <w:t xml:space="preserve"> </w:t>
      </w:r>
      <w:r w:rsidRPr="00413874">
        <w:rPr>
          <w:rFonts w:ascii="Times New Roman"/>
          <w:kern w:val="0"/>
          <w:sz w:val="22"/>
          <w:szCs w:val="22"/>
        </w:rPr>
        <w:t>보험료납입</w:t>
      </w:r>
      <w:r w:rsidRPr="00413874">
        <w:rPr>
          <w:rFonts w:ascii="Times New Roman"/>
          <w:kern w:val="0"/>
          <w:sz w:val="22"/>
          <w:szCs w:val="22"/>
        </w:rPr>
        <w:t xml:space="preserve"> </w:t>
      </w:r>
      <w:r w:rsidRPr="00413874">
        <w:rPr>
          <w:rFonts w:ascii="Times New Roman"/>
          <w:kern w:val="0"/>
          <w:sz w:val="22"/>
          <w:szCs w:val="22"/>
        </w:rPr>
        <w:t>계좌이체내역</w:t>
      </w:r>
      <w:r w:rsidRPr="00413874">
        <w:rPr>
          <w:rFonts w:ascii="Times New Roman"/>
          <w:kern w:val="0"/>
          <w:sz w:val="22"/>
          <w:szCs w:val="22"/>
        </w:rPr>
        <w:t xml:space="preserve">), </w:t>
      </w:r>
      <w:r w:rsidRPr="00413874">
        <w:rPr>
          <w:rFonts w:ascii="Times New Roman"/>
          <w:kern w:val="0"/>
          <w:sz w:val="22"/>
          <w:szCs w:val="22"/>
        </w:rPr>
        <w:t>확정일자</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보험근질권설정</w:t>
      </w:r>
      <w:r w:rsidRPr="00413874">
        <w:rPr>
          <w:rFonts w:ascii="Times New Roman"/>
          <w:kern w:val="0"/>
          <w:sz w:val="22"/>
          <w:szCs w:val="22"/>
        </w:rPr>
        <w:t xml:space="preserve"> </w:t>
      </w:r>
      <w:r w:rsidRPr="00413874">
        <w:rPr>
          <w:rFonts w:ascii="Times New Roman"/>
          <w:kern w:val="0"/>
          <w:sz w:val="22"/>
          <w:szCs w:val="22"/>
        </w:rPr>
        <w:t>통지서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사본</w:t>
      </w:r>
    </w:p>
    <w:p w14:paraId="48E53468" w14:textId="6E857758" w:rsidR="00F961D4" w:rsidRPr="00413874" w:rsidRDefault="00C00A86" w:rsidP="00F74E6B">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sidR="00633F7B">
        <w:rPr>
          <w:rFonts w:ascii="Times New Roman" w:hint="eastAsia"/>
          <w:kern w:val="0"/>
          <w:sz w:val="22"/>
          <w:szCs w:val="22"/>
        </w:rPr>
        <w:t xml:space="preserve">, Tranche A </w:t>
      </w:r>
      <w:r>
        <w:rPr>
          <w:rFonts w:ascii="Times New Roman" w:hint="eastAsia"/>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예금채권근질권설정</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보험근질권설정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6CB31E62"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00633F7B">
        <w:rPr>
          <w:rFonts w:ascii="Times New Roman" w:hint="eastAsia"/>
          <w:kern w:val="0"/>
          <w:sz w:val="22"/>
          <w:szCs w:val="22"/>
        </w:rPr>
        <w:t>, Tranche A</w:t>
      </w:r>
      <w:r w:rsidRPr="00A735CC">
        <w:rPr>
          <w:rFonts w:ascii="Times New Roman"/>
          <w:kern w:val="0"/>
          <w:sz w:val="22"/>
          <w:szCs w:val="22"/>
        </w:rPr>
        <w:t xml:space="preserve"> </w:t>
      </w:r>
      <w:r w:rsidRPr="00A735CC">
        <w:rPr>
          <w:rFonts w:ascii="Times New Roman"/>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sidRPr="00A735CC">
        <w:rPr>
          <w:rFonts w:ascii="Times New Roman"/>
          <w:kern w:val="0"/>
          <w:sz w:val="22"/>
          <w:szCs w:val="22"/>
        </w:rPr>
        <w:t>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예금채권근질권설정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r w:rsidRPr="00A735CC">
        <w:rPr>
          <w:rFonts w:ascii="Times New Roman"/>
          <w:kern w:val="0"/>
          <w:sz w:val="22"/>
          <w:szCs w:val="22"/>
        </w:rPr>
        <w:t>대주의</w:t>
      </w:r>
      <w:r w:rsidRPr="00A735CC">
        <w:rPr>
          <w:rFonts w:ascii="Times New Roman"/>
          <w:kern w:val="0"/>
          <w:sz w:val="22"/>
          <w:szCs w:val="22"/>
        </w:rPr>
        <w:t xml:space="preserve"> </w:t>
      </w:r>
      <w:r w:rsidRPr="00A735CC">
        <w:rPr>
          <w:rFonts w:ascii="Times New Roman"/>
          <w:kern w:val="0"/>
          <w:sz w:val="22"/>
          <w:szCs w:val="22"/>
        </w:rPr>
        <w:t>우선수익권증서</w:t>
      </w:r>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r w:rsidRPr="00854965">
        <w:rPr>
          <w:rFonts w:ascii="Times New Roman"/>
          <w:sz w:val="22"/>
          <w:szCs w:val="22"/>
        </w:rPr>
        <w:t>일십</w:t>
      </w:r>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r w:rsidRPr="00C708B5">
        <w:rPr>
          <w:rFonts w:ascii="Times New Roman" w:hint="eastAsia"/>
          <w:kern w:val="0"/>
          <w:sz w:val="22"/>
          <w:szCs w:val="22"/>
        </w:rPr>
        <w:t>대주가</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lastRenderedPageBreak/>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C708B5">
        <w:rPr>
          <w:rFonts w:ascii="Times New Roman" w:hint="eastAsia"/>
          <w:kern w:val="0"/>
          <w:sz w:val="22"/>
          <w:szCs w:val="22"/>
        </w:rPr>
        <w:t>우선수익권자로</w:t>
      </w:r>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r w:rsidRPr="00C708B5">
        <w:rPr>
          <w:rFonts w:ascii="Times New Roman"/>
          <w:kern w:val="0"/>
          <w:sz w:val="22"/>
          <w:szCs w:val="22"/>
        </w:rPr>
        <w:t>대주를</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632485">
        <w:rPr>
          <w:rFonts w:ascii="Times New Roman"/>
          <w:kern w:val="0"/>
          <w:sz w:val="22"/>
          <w:szCs w:val="22"/>
        </w:rPr>
        <w:t>우선수익권자로</w:t>
      </w:r>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Default="005B0F17" w:rsidP="00173F68">
      <w:pPr>
        <w:numPr>
          <w:ilvl w:val="0"/>
          <w:numId w:val="145"/>
        </w:numPr>
        <w:tabs>
          <w:tab w:val="left" w:pos="400"/>
        </w:tabs>
        <w:adjustRightInd w:val="0"/>
        <w:snapToGrid w:val="0"/>
        <w:spacing w:line="400" w:lineRule="exact"/>
        <w:rPr>
          <w:rFonts w:ascii="Times New Roman"/>
          <w:kern w:val="0"/>
          <w:sz w:val="22"/>
          <w:szCs w:val="22"/>
        </w:rPr>
      </w:pPr>
      <w:r w:rsidRPr="005B0F17">
        <w:rPr>
          <w:rFonts w:ascii="Times New Roman"/>
          <w:kern w:val="0"/>
          <w:sz w:val="22"/>
          <w:szCs w:val="22"/>
        </w:rPr>
        <w:t>보험근질권설정계약에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근질권이</w:t>
      </w:r>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r w:rsidRPr="005B0F17">
        <w:rPr>
          <w:rFonts w:ascii="Times New Roman"/>
          <w:kern w:val="0"/>
          <w:sz w:val="22"/>
          <w:szCs w:val="22"/>
        </w:rPr>
        <w:t>보험배서증권</w:t>
      </w:r>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5163ED10" w14:textId="77777777" w:rsidR="001A061C" w:rsidRPr="00A735CC" w:rsidRDefault="001A061C" w:rsidP="001A061C">
      <w:pPr>
        <w:numPr>
          <w:ilvl w:val="0"/>
          <w:numId w:val="145"/>
        </w:numPr>
        <w:tabs>
          <w:tab w:val="left" w:pos="400"/>
        </w:tabs>
        <w:adjustRightInd w:val="0"/>
        <w:snapToGrid w:val="0"/>
        <w:spacing w:line="400" w:lineRule="exact"/>
        <w:rPr>
          <w:rFonts w:ascii="Times New Roman"/>
          <w:kern w:val="0"/>
          <w:sz w:val="22"/>
          <w:szCs w:val="22"/>
        </w:rPr>
      </w:pPr>
      <w:commentRangeStart w:id="399"/>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있던</w:t>
      </w:r>
      <w:r>
        <w:rPr>
          <w:rFonts w:ascii="Times New Roman" w:hint="eastAsia"/>
          <w:kern w:val="0"/>
          <w:sz w:val="22"/>
          <w:szCs w:val="22"/>
        </w:rPr>
        <w:t xml:space="preserve"> </w:t>
      </w:r>
      <w:r>
        <w:rPr>
          <w:rFonts w:ascii="Times New Roman" w:hint="eastAsia"/>
          <w:kern w:val="0"/>
          <w:sz w:val="22"/>
          <w:szCs w:val="22"/>
        </w:rPr>
        <w:t>제한물권이</w:t>
      </w:r>
      <w:r>
        <w:rPr>
          <w:rFonts w:ascii="Times New Roman" w:hint="eastAsia"/>
          <w:kern w:val="0"/>
          <w:sz w:val="22"/>
          <w:szCs w:val="22"/>
        </w:rPr>
        <w:t xml:space="preserve"> </w:t>
      </w:r>
      <w:r>
        <w:rPr>
          <w:rFonts w:ascii="Times New Roman" w:hint="eastAsia"/>
          <w:kern w:val="0"/>
          <w:sz w:val="22"/>
          <w:szCs w:val="22"/>
        </w:rPr>
        <w:t>말소되었다는</w:t>
      </w:r>
      <w:r>
        <w:rPr>
          <w:rFonts w:ascii="Times New Roman" w:hint="eastAsia"/>
          <w:kern w:val="0"/>
          <w:sz w:val="22"/>
          <w:szCs w:val="22"/>
        </w:rPr>
        <w:t xml:space="preserve"> </w:t>
      </w:r>
      <w:r>
        <w:rPr>
          <w:rFonts w:ascii="Times New Roman" w:hint="eastAsia"/>
          <w:kern w:val="0"/>
          <w:sz w:val="22"/>
          <w:szCs w:val="22"/>
        </w:rPr>
        <w:t>증빙</w:t>
      </w:r>
      <w:r>
        <w:rPr>
          <w:rFonts w:ascii="Times New Roman" w:hint="eastAsia"/>
          <w:kern w:val="0"/>
          <w:sz w:val="22"/>
          <w:szCs w:val="22"/>
        </w:rPr>
        <w:t xml:space="preserve"> </w:t>
      </w:r>
      <w:r>
        <w:rPr>
          <w:rFonts w:ascii="Times New Roman" w:hint="eastAsia"/>
          <w:kern w:val="0"/>
          <w:sz w:val="22"/>
          <w:szCs w:val="22"/>
        </w:rPr>
        <w:t>서류</w:t>
      </w:r>
      <w:r>
        <w:rPr>
          <w:rFonts w:ascii="Times New Roman" w:hint="eastAsia"/>
          <w:kern w:val="0"/>
          <w:sz w:val="22"/>
          <w:szCs w:val="22"/>
        </w:rPr>
        <w:t xml:space="preserve"> </w:t>
      </w:r>
      <w:commentRangeEnd w:id="399"/>
      <w:r w:rsidRPr="00A735CC">
        <w:rPr>
          <w:rStyle w:val="afe"/>
          <w:rFonts w:ascii="Times New Roman"/>
          <w:kern w:val="0"/>
          <w:sz w:val="22"/>
          <w:szCs w:val="22"/>
        </w:rPr>
        <w:commentReference w:id="399"/>
      </w:r>
    </w:p>
    <w:p w14:paraId="70A3A7A9" w14:textId="77777777" w:rsidR="001A061C" w:rsidRPr="00A735CC" w:rsidRDefault="001A061C" w:rsidP="001A061C">
      <w:pPr>
        <w:tabs>
          <w:tab w:val="left" w:pos="400"/>
        </w:tabs>
        <w:adjustRightInd w:val="0"/>
        <w:snapToGrid w:val="0"/>
        <w:spacing w:line="400" w:lineRule="exact"/>
        <w:ind w:left="1134"/>
        <w:rPr>
          <w:rFonts w:ascii="Times New Roman"/>
          <w:kern w:val="0"/>
          <w:sz w:val="22"/>
          <w:szCs w:val="22"/>
        </w:rPr>
      </w:pP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F64B41">
          <w:footerReference w:type="default" r:id="rId16"/>
          <w:footerReference w:type="first" r:id="rId17"/>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400"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401" w:name="_Toc240898127"/>
      <w:bookmarkStart w:id="402" w:name="_Toc241494615"/>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400"/>
      <w:bookmarkEnd w:id="401"/>
      <w:bookmarkEnd w:id="402"/>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403" w:name="_Toc191645706"/>
      <w:bookmarkStart w:id="404" w:name="_Toc240898128"/>
      <w:bookmarkStart w:id="405" w:name="_Toc241494616"/>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403"/>
      <w:bookmarkEnd w:id="404"/>
      <w:bookmarkEnd w:id="405"/>
    </w:p>
    <w:p w14:paraId="2206B483" w14:textId="6C1DB0B5" w:rsidR="00F01814" w:rsidRPr="0041387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3A06D9AD" w14:textId="77777777" w:rsidR="00B00561" w:rsidRDefault="0063709F"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r w:rsidRPr="00413874">
        <w:rPr>
          <w:rFonts w:eastAsia="바탕"/>
          <w:szCs w:val="22"/>
        </w:rPr>
        <w:br w:type="page"/>
      </w:r>
      <w:bookmarkStart w:id="406" w:name="_Toc34698382"/>
      <w:bookmarkStart w:id="407" w:name="_Toc191645707"/>
    </w:p>
    <w:p w14:paraId="3C6CBF04" w14:textId="4A10FC66" w:rsidR="00B54764" w:rsidRPr="00413874" w:rsidRDefault="00B54764" w:rsidP="00797B55">
      <w:pPr>
        <w:pStyle w:val="1"/>
        <w:keepNext w:val="0"/>
        <w:autoSpaceDE w:val="0"/>
        <w:autoSpaceDN w:val="0"/>
        <w:adjustRightInd w:val="0"/>
        <w:snapToGrid w:val="0"/>
        <w:spacing w:line="400" w:lineRule="exact"/>
        <w:jc w:val="left"/>
        <w:rPr>
          <w:rFonts w:eastAsia="바탕"/>
          <w:bCs/>
          <w:szCs w:val="22"/>
        </w:rPr>
      </w:pPr>
      <w:bookmarkStart w:id="408" w:name="_Toc240898129"/>
      <w:bookmarkStart w:id="409" w:name="_Toc241494617"/>
      <w:r w:rsidRPr="00413874">
        <w:rPr>
          <w:rFonts w:eastAsia="바탕"/>
          <w:bCs/>
          <w:szCs w:val="22"/>
        </w:rPr>
        <w:lastRenderedPageBreak/>
        <w:t>부록</w:t>
      </w:r>
      <w:r w:rsidRPr="00413874">
        <w:rPr>
          <w:rFonts w:eastAsia="바탕"/>
          <w:bCs/>
          <w:szCs w:val="22"/>
        </w:rPr>
        <w:t xml:space="preserve"> </w:t>
      </w:r>
      <w:r w:rsidR="00BE44FD">
        <w:rPr>
          <w:rFonts w:eastAsia="바탕" w:hint="eastAsia"/>
          <w:bCs/>
          <w:szCs w:val="22"/>
        </w:rPr>
        <w:t>4</w:t>
      </w:r>
      <w:bookmarkEnd w:id="406"/>
      <w:bookmarkEnd w:id="407"/>
      <w:bookmarkEnd w:id="408"/>
      <w:bookmarkEnd w:id="409"/>
    </w:p>
    <w:p w14:paraId="32E8D997" w14:textId="77777777" w:rsidR="00B54764" w:rsidRPr="00413874" w:rsidRDefault="00B54764" w:rsidP="00797B55">
      <w:pPr>
        <w:tabs>
          <w:tab w:val="left" w:pos="400"/>
        </w:tabs>
        <w:adjustRightInd w:val="0"/>
        <w:snapToGrid w:val="0"/>
        <w:spacing w:line="400" w:lineRule="exact"/>
        <w:rPr>
          <w:rFonts w:ascii="Times New Roman"/>
          <w:sz w:val="22"/>
          <w:szCs w:val="22"/>
        </w:rPr>
      </w:pPr>
    </w:p>
    <w:p w14:paraId="29F0473B" w14:textId="77777777" w:rsidR="00B54764" w:rsidRPr="00413874" w:rsidRDefault="00B54764" w:rsidP="00797B55">
      <w:pPr>
        <w:pStyle w:val="1"/>
        <w:keepNext w:val="0"/>
        <w:autoSpaceDE w:val="0"/>
        <w:autoSpaceDN w:val="0"/>
        <w:adjustRightInd w:val="0"/>
        <w:snapToGrid w:val="0"/>
        <w:spacing w:line="400" w:lineRule="exact"/>
        <w:rPr>
          <w:rFonts w:eastAsia="바탕"/>
          <w:sz w:val="28"/>
          <w:szCs w:val="28"/>
        </w:rPr>
      </w:pPr>
      <w:bookmarkStart w:id="410" w:name="_Toc34698383"/>
      <w:bookmarkStart w:id="411" w:name="_Toc191645708"/>
      <w:bookmarkStart w:id="412" w:name="_Toc240898130"/>
      <w:bookmarkStart w:id="413" w:name="_Toc241494618"/>
      <w:r w:rsidRPr="00413874">
        <w:rPr>
          <w:rFonts w:eastAsia="바탕"/>
          <w:sz w:val="28"/>
          <w:szCs w:val="28"/>
        </w:rPr>
        <w:t>임대차계약</w:t>
      </w:r>
      <w:r w:rsidRPr="00413874">
        <w:rPr>
          <w:rFonts w:eastAsia="바탕"/>
          <w:sz w:val="28"/>
          <w:szCs w:val="28"/>
        </w:rPr>
        <w:t xml:space="preserve"> </w:t>
      </w:r>
      <w:r w:rsidRPr="00413874">
        <w:rPr>
          <w:rFonts w:eastAsia="바탕"/>
          <w:sz w:val="28"/>
          <w:szCs w:val="28"/>
        </w:rPr>
        <w:t>목록</w:t>
      </w:r>
      <w:bookmarkEnd w:id="410"/>
      <w:bookmarkEnd w:id="411"/>
      <w:bookmarkEnd w:id="412"/>
      <w:bookmarkEnd w:id="413"/>
    </w:p>
    <w:p w14:paraId="0E23A6EA" w14:textId="5C1A3143" w:rsidR="00AF3064" w:rsidRPr="00413874" w:rsidRDefault="00AF3064" w:rsidP="00CB6D18">
      <w:pPr>
        <w:pStyle w:val="1"/>
        <w:keepNext w:val="0"/>
        <w:autoSpaceDE w:val="0"/>
        <w:autoSpaceDN w:val="0"/>
        <w:adjustRightInd w:val="0"/>
        <w:snapToGrid w:val="0"/>
        <w:spacing w:line="400" w:lineRule="exact"/>
        <w:jc w:val="left"/>
        <w:rPr>
          <w:rFonts w:eastAsia="바탕"/>
          <w:bCs/>
          <w:szCs w:val="22"/>
        </w:rPr>
      </w:pPr>
    </w:p>
    <w:p w14:paraId="08C71F00" w14:textId="022D90C9" w:rsidR="00310CBE" w:rsidRDefault="00310CBE">
      <w:pPr>
        <w:widowControl/>
        <w:wordWrap/>
        <w:autoSpaceDE/>
        <w:autoSpaceDN/>
        <w:jc w:val="left"/>
        <w:rPr>
          <w:rFonts w:ascii="Times New Roman"/>
          <w:color w:val="000000"/>
          <w:kern w:val="0"/>
          <w:sz w:val="22"/>
          <w:szCs w:val="22"/>
        </w:rPr>
      </w:pPr>
      <w:r>
        <w:rPr>
          <w:rFonts w:ascii="Times New Roman"/>
          <w:color w:val="000000"/>
          <w:kern w:val="0"/>
          <w:sz w:val="22"/>
          <w:szCs w:val="22"/>
        </w:rPr>
        <w:br w:type="page"/>
      </w:r>
    </w:p>
    <w:p w14:paraId="291825F2" w14:textId="77777777" w:rsidR="00720A6B" w:rsidRPr="00413874" w:rsidRDefault="00720A6B" w:rsidP="00797B55">
      <w:pPr>
        <w:tabs>
          <w:tab w:val="left" w:pos="400"/>
        </w:tabs>
        <w:adjustRightInd w:val="0"/>
        <w:snapToGrid w:val="0"/>
        <w:spacing w:line="400" w:lineRule="exact"/>
        <w:rPr>
          <w:rFonts w:ascii="Times New Roman"/>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414" w:name="_Toc286909557"/>
      <w:bookmarkStart w:id="415" w:name="_Toc240898131"/>
      <w:bookmarkStart w:id="416" w:name="_Toc241494619"/>
      <w:r w:rsidRPr="00413874">
        <w:rPr>
          <w:rFonts w:eastAsia="바탕" w:hint="eastAsia"/>
          <w:bCs/>
          <w:szCs w:val="22"/>
        </w:rPr>
        <w:t>부록</w:t>
      </w:r>
      <w:r w:rsidRPr="00413874">
        <w:rPr>
          <w:rFonts w:eastAsia="바탕"/>
          <w:bCs/>
          <w:szCs w:val="22"/>
        </w:rPr>
        <w:t xml:space="preserve"> </w:t>
      </w:r>
      <w:bookmarkEnd w:id="414"/>
      <w:r w:rsidR="00BE44FD">
        <w:rPr>
          <w:rFonts w:eastAsia="바탕" w:hint="eastAsia"/>
          <w:bCs/>
          <w:szCs w:val="22"/>
        </w:rPr>
        <w:t>5</w:t>
      </w:r>
      <w:bookmarkEnd w:id="415"/>
      <w:bookmarkEnd w:id="416"/>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417" w:name="_Toc191645713"/>
      <w:bookmarkStart w:id="418" w:name="_Toc240898132"/>
      <w:bookmarkStart w:id="419" w:name="_Toc241494620"/>
      <w:r w:rsidRPr="00413874">
        <w:rPr>
          <w:rFonts w:eastAsia="바탕"/>
          <w:bCs/>
          <w:sz w:val="28"/>
          <w:szCs w:val="28"/>
        </w:rPr>
        <w:t>통지처</w:t>
      </w:r>
      <w:bookmarkEnd w:id="417"/>
      <w:bookmarkEnd w:id="418"/>
      <w:bookmarkEnd w:id="419"/>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r w:rsidRPr="00413874">
        <w:rPr>
          <w:rFonts w:ascii="Times New Roman" w:hAnsi="Times New Roman"/>
          <w:sz w:val="22"/>
          <w:szCs w:val="22"/>
        </w:rPr>
        <w:t>소</w:t>
      </w:r>
      <w:r w:rsidRPr="00413874">
        <w:rPr>
          <w:rFonts w:ascii="Times New Roman" w:hAnsi="Times New Roman"/>
          <w:sz w:val="22"/>
          <w:szCs w:val="22"/>
        </w:rPr>
        <w:t xml:space="preserve"> :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r w:rsidR="00F329A3" w:rsidRPr="00413874">
        <w:rPr>
          <w:rFonts w:ascii="Times New Roman" w:hAnsi="Times New Roman"/>
          <w:sz w:val="22"/>
          <w:szCs w:val="22"/>
        </w:rPr>
        <w:t>삼성로</w:t>
      </w:r>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3BC5B594" w:rsidR="008A7823" w:rsidRPr="00413874" w:rsidRDefault="008A7823" w:rsidP="00393548">
      <w:pPr>
        <w:pStyle w:val="s0"/>
        <w:snapToGrid w:val="0"/>
        <w:spacing w:line="400" w:lineRule="exact"/>
        <w:rPr>
          <w:rFonts w:ascii="Times New Roman" w:hAnsi="Times New Roman"/>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r w:rsidRPr="00413874">
        <w:rPr>
          <w:rFonts w:ascii="Times New Roman" w:hAnsi="Times New Roman"/>
          <w:sz w:val="22"/>
          <w:szCs w:val="22"/>
        </w:rPr>
        <w:t>조</w:t>
      </w:r>
      <w:r w:rsidRPr="00413874">
        <w:rPr>
          <w:rFonts w:ascii="Times New Roman" w:hAnsi="Times New Roman"/>
          <w:sz w:val="22"/>
          <w:szCs w:val="22"/>
        </w:rPr>
        <w:t xml:space="preserve"> : </w:t>
      </w:r>
    </w:p>
    <w:p w14:paraId="52191754" w14:textId="2AD3B81F" w:rsidR="008A782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r w:rsidRPr="00413874">
        <w:rPr>
          <w:rFonts w:ascii="Times New Roman" w:hAnsi="Times New Roman"/>
          <w:sz w:val="22"/>
          <w:szCs w:val="22"/>
        </w:rPr>
        <w:t>화</w:t>
      </w:r>
      <w:r w:rsidRPr="00413874">
        <w:rPr>
          <w:rFonts w:ascii="Times New Roman" w:hAnsi="Times New Roman"/>
          <w:sz w:val="22"/>
          <w:szCs w:val="22"/>
        </w:rPr>
        <w:t xml:space="preserve"> : </w:t>
      </w:r>
    </w:p>
    <w:p w14:paraId="3D44F4BB" w14:textId="67355204" w:rsidR="00F329A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r w:rsidRPr="00AE2BBA">
        <w:rPr>
          <w:rFonts w:hint="eastAsia"/>
          <w:b/>
          <w:bCs/>
        </w:rPr>
        <w:t>대주</w:t>
      </w:r>
      <w:r>
        <w:rPr>
          <w:rFonts w:hint="eastAsia"/>
          <w:b/>
          <w:bCs/>
        </w:rPr>
        <w:t xml:space="preserve"> 통지처</w:t>
      </w:r>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420"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대주명</w:t>
            </w:r>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통지처</w:t>
            </w:r>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579E0184" w:rsidR="00162C27" w:rsidRPr="00AE2BBA" w:rsidRDefault="001B673C" w:rsidP="005F72BA">
            <w:pPr>
              <w:adjustRightInd w:val="0"/>
              <w:snapToGrid w:val="0"/>
              <w:spacing w:line="400" w:lineRule="exact"/>
              <w:jc w:val="center"/>
              <w:rPr>
                <w:rFonts w:ascii="Times New Roman"/>
                <w:kern w:val="0"/>
                <w:szCs w:val="20"/>
              </w:rPr>
            </w:pPr>
            <w:ins w:id="421" w:author="상훈 김" w:date="2026-10-06T08:39:00Z" w16du:dateUtc="2026-10-05T23:39:00Z">
              <w:r>
                <w:rPr>
                  <w:rFonts w:ascii="Times New Roman" w:hint="eastAsia"/>
                  <w:kern w:val="0"/>
                  <w:szCs w:val="20"/>
                </w:rPr>
                <w:t>키움캐피탈</w:t>
              </w:r>
            </w:ins>
          </w:p>
        </w:tc>
        <w:tc>
          <w:tcPr>
            <w:tcW w:w="5386" w:type="dxa"/>
            <w:vAlign w:val="center"/>
          </w:tcPr>
          <w:p w14:paraId="6AD25DED" w14:textId="77777777" w:rsidR="001B673C" w:rsidRPr="001B673C" w:rsidRDefault="001B673C" w:rsidP="001B673C">
            <w:pPr>
              <w:pStyle w:val="s0"/>
              <w:snapToGrid w:val="0"/>
              <w:spacing w:line="400" w:lineRule="exact"/>
              <w:rPr>
                <w:ins w:id="422" w:author="상훈 김" w:date="2026-10-06T08:39:00Z" w16du:dateUtc="2026-10-05T23:39:00Z"/>
                <w:rFonts w:ascii="Times New Roman" w:hint="eastAsia"/>
                <w:sz w:val="20"/>
                <w:szCs w:val="20"/>
              </w:rPr>
            </w:pPr>
            <w:ins w:id="423" w:author="상훈 김" w:date="2026-10-06T08:39:00Z" w16du:dateUtc="2026-10-05T23:39:00Z">
              <w:r w:rsidRPr="001B673C">
                <w:rPr>
                  <w:rFonts w:ascii="Times New Roman" w:hint="eastAsia"/>
                  <w:sz w:val="20"/>
                  <w:szCs w:val="20"/>
                </w:rPr>
                <w:t>주소</w:t>
              </w:r>
              <w:r w:rsidRPr="001B673C">
                <w:rPr>
                  <w:rFonts w:ascii="Times New Roman" w:hint="eastAsia"/>
                  <w:sz w:val="20"/>
                  <w:szCs w:val="20"/>
                </w:rPr>
                <w:t xml:space="preserve">: </w:t>
              </w:r>
              <w:r w:rsidRPr="001B673C">
                <w:rPr>
                  <w:rFonts w:ascii="Times New Roman" w:hint="eastAsia"/>
                  <w:sz w:val="20"/>
                  <w:szCs w:val="20"/>
                </w:rPr>
                <w:t>서울특별시</w:t>
              </w:r>
              <w:r w:rsidRPr="001B673C">
                <w:rPr>
                  <w:rFonts w:ascii="Times New Roman" w:hint="eastAsia"/>
                  <w:sz w:val="20"/>
                  <w:szCs w:val="20"/>
                </w:rPr>
                <w:t xml:space="preserve"> </w:t>
              </w:r>
              <w:r w:rsidRPr="001B673C">
                <w:rPr>
                  <w:rFonts w:ascii="Times New Roman" w:hint="eastAsia"/>
                  <w:sz w:val="20"/>
                  <w:szCs w:val="20"/>
                </w:rPr>
                <w:t>영등포구</w:t>
              </w:r>
              <w:r w:rsidRPr="001B673C">
                <w:rPr>
                  <w:rFonts w:ascii="Times New Roman" w:hint="eastAsia"/>
                  <w:sz w:val="20"/>
                  <w:szCs w:val="20"/>
                </w:rPr>
                <w:t xml:space="preserve"> </w:t>
              </w:r>
              <w:r w:rsidRPr="001B673C">
                <w:rPr>
                  <w:rFonts w:ascii="Times New Roman" w:hint="eastAsia"/>
                  <w:sz w:val="20"/>
                  <w:szCs w:val="20"/>
                </w:rPr>
                <w:t>여의대로</w:t>
              </w:r>
              <w:r w:rsidRPr="001B673C">
                <w:rPr>
                  <w:rFonts w:ascii="Times New Roman" w:hint="eastAsia"/>
                  <w:sz w:val="20"/>
                  <w:szCs w:val="20"/>
                </w:rPr>
                <w:t xml:space="preserve"> 66, 17</w:t>
              </w:r>
              <w:r w:rsidRPr="001B673C">
                <w:rPr>
                  <w:rFonts w:ascii="Times New Roman" w:hint="eastAsia"/>
                  <w:sz w:val="20"/>
                  <w:szCs w:val="20"/>
                </w:rPr>
                <w:t>층</w:t>
              </w:r>
            </w:ins>
          </w:p>
          <w:p w14:paraId="236A4D9A" w14:textId="77777777" w:rsidR="001B673C" w:rsidRPr="001B673C" w:rsidRDefault="001B673C" w:rsidP="001B673C">
            <w:pPr>
              <w:pStyle w:val="s0"/>
              <w:snapToGrid w:val="0"/>
              <w:spacing w:line="400" w:lineRule="exact"/>
              <w:rPr>
                <w:ins w:id="424" w:author="상훈 김" w:date="2026-10-06T08:39:00Z" w16du:dateUtc="2026-10-05T23:39:00Z"/>
                <w:rFonts w:ascii="Times New Roman" w:hint="eastAsia"/>
                <w:sz w:val="20"/>
                <w:szCs w:val="20"/>
              </w:rPr>
            </w:pPr>
            <w:ins w:id="425" w:author="상훈 김" w:date="2026-10-06T08:39:00Z" w16du:dateUtc="2026-10-05T23:39:00Z">
              <w:r w:rsidRPr="001B673C">
                <w:rPr>
                  <w:rFonts w:ascii="Times New Roman" w:hint="eastAsia"/>
                  <w:sz w:val="20"/>
                  <w:szCs w:val="20"/>
                </w:rPr>
                <w:t>전화번호</w:t>
              </w:r>
              <w:r w:rsidRPr="001B673C">
                <w:rPr>
                  <w:rFonts w:ascii="Times New Roman" w:hint="eastAsia"/>
                  <w:sz w:val="20"/>
                  <w:szCs w:val="20"/>
                </w:rPr>
                <w:t>: 02-780-4265 / 010-3720-7151</w:t>
              </w:r>
            </w:ins>
          </w:p>
          <w:p w14:paraId="402FD434" w14:textId="77777777" w:rsidR="001B673C" w:rsidRPr="001B673C" w:rsidRDefault="001B673C" w:rsidP="001B673C">
            <w:pPr>
              <w:pStyle w:val="s0"/>
              <w:snapToGrid w:val="0"/>
              <w:spacing w:line="400" w:lineRule="exact"/>
              <w:rPr>
                <w:ins w:id="426" w:author="상훈 김" w:date="2026-10-06T08:39:00Z" w16du:dateUtc="2026-10-05T23:39:00Z"/>
                <w:rFonts w:ascii="Times New Roman" w:hint="eastAsia"/>
                <w:sz w:val="20"/>
                <w:szCs w:val="20"/>
              </w:rPr>
            </w:pPr>
            <w:ins w:id="427" w:author="상훈 김" w:date="2026-10-06T08:39:00Z" w16du:dateUtc="2026-10-05T23:39:00Z">
              <w:r w:rsidRPr="001B673C">
                <w:rPr>
                  <w:rFonts w:ascii="Times New Roman" w:hint="eastAsia"/>
                  <w:sz w:val="20"/>
                  <w:szCs w:val="20"/>
                </w:rPr>
                <w:t>팩스번호</w:t>
              </w:r>
              <w:r w:rsidRPr="001B673C">
                <w:rPr>
                  <w:rFonts w:ascii="Times New Roman" w:hint="eastAsia"/>
                  <w:sz w:val="20"/>
                  <w:szCs w:val="20"/>
                </w:rPr>
                <w:t>: 02-780-1517</w:t>
              </w:r>
            </w:ins>
          </w:p>
          <w:p w14:paraId="05EC9EC5" w14:textId="77777777" w:rsidR="001B673C" w:rsidRPr="001B673C" w:rsidRDefault="001B673C" w:rsidP="001B673C">
            <w:pPr>
              <w:pStyle w:val="s0"/>
              <w:snapToGrid w:val="0"/>
              <w:spacing w:line="400" w:lineRule="exact"/>
              <w:rPr>
                <w:ins w:id="428" w:author="상훈 김" w:date="2026-10-06T08:39:00Z" w16du:dateUtc="2026-10-05T23:39:00Z"/>
                <w:rFonts w:ascii="Times New Roman" w:hint="eastAsia"/>
                <w:sz w:val="20"/>
                <w:szCs w:val="20"/>
              </w:rPr>
            </w:pPr>
            <w:ins w:id="429" w:author="상훈 김" w:date="2026-10-06T08:39:00Z" w16du:dateUtc="2026-10-05T23:39:00Z">
              <w:r w:rsidRPr="001B673C">
                <w:rPr>
                  <w:rFonts w:ascii="Times New Roman" w:hint="eastAsia"/>
                  <w:sz w:val="20"/>
                  <w:szCs w:val="20"/>
                </w:rPr>
                <w:t>담당자</w:t>
              </w:r>
              <w:r w:rsidRPr="001B673C">
                <w:rPr>
                  <w:rFonts w:ascii="Times New Roman" w:hint="eastAsia"/>
                  <w:sz w:val="20"/>
                  <w:szCs w:val="20"/>
                </w:rPr>
                <w:t xml:space="preserve">: </w:t>
              </w:r>
              <w:r w:rsidRPr="001B673C">
                <w:rPr>
                  <w:rFonts w:ascii="Times New Roman" w:hint="eastAsia"/>
                  <w:sz w:val="20"/>
                  <w:szCs w:val="20"/>
                </w:rPr>
                <w:t>류지석</w:t>
              </w:r>
              <w:r w:rsidRPr="001B673C">
                <w:rPr>
                  <w:rFonts w:ascii="Times New Roman" w:hint="eastAsia"/>
                  <w:sz w:val="20"/>
                  <w:szCs w:val="20"/>
                </w:rPr>
                <w:t xml:space="preserve"> </w:t>
              </w:r>
              <w:r w:rsidRPr="001B673C">
                <w:rPr>
                  <w:rFonts w:ascii="Times New Roman" w:hint="eastAsia"/>
                  <w:sz w:val="20"/>
                  <w:szCs w:val="20"/>
                </w:rPr>
                <w:t>대리</w:t>
              </w:r>
            </w:ins>
          </w:p>
          <w:p w14:paraId="677D392A" w14:textId="619390CE" w:rsidR="00162C27" w:rsidRPr="00AE2BBA" w:rsidRDefault="001B673C" w:rsidP="001B673C">
            <w:pPr>
              <w:pStyle w:val="s0"/>
              <w:snapToGrid w:val="0"/>
              <w:spacing w:line="400" w:lineRule="exact"/>
              <w:rPr>
                <w:rFonts w:ascii="Times New Roman"/>
                <w:sz w:val="20"/>
                <w:szCs w:val="20"/>
              </w:rPr>
            </w:pPr>
            <w:ins w:id="430" w:author="상훈 김" w:date="2026-10-06T08:39:00Z" w16du:dateUtc="2026-10-05T23:39:00Z">
              <w:r w:rsidRPr="001B673C">
                <w:rPr>
                  <w:rFonts w:ascii="Times New Roman" w:hint="eastAsia"/>
                  <w:sz w:val="20"/>
                  <w:szCs w:val="20"/>
                </w:rPr>
                <w:t>전자우편</w:t>
              </w:r>
              <w:r w:rsidRPr="001B673C">
                <w:rPr>
                  <w:rFonts w:ascii="Times New Roman" w:hint="eastAsia"/>
                  <w:sz w:val="20"/>
                  <w:szCs w:val="20"/>
                </w:rPr>
                <w:t>: ryuu@kiwoomcapital.com</w:t>
              </w:r>
            </w:ins>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4402A465" w:rsidR="00162C27" w:rsidRPr="00AE2BBA" w:rsidRDefault="001B673C" w:rsidP="005F72BA">
            <w:pPr>
              <w:adjustRightInd w:val="0"/>
              <w:snapToGrid w:val="0"/>
              <w:spacing w:line="400" w:lineRule="exact"/>
              <w:jc w:val="center"/>
              <w:rPr>
                <w:rFonts w:ascii="Times New Roman" w:hint="eastAsia"/>
                <w:kern w:val="0"/>
                <w:szCs w:val="20"/>
              </w:rPr>
            </w:pPr>
            <w:ins w:id="431" w:author="상훈 김" w:date="2026-10-06T08:39:00Z" w16du:dateUtc="2026-10-05T23:39:00Z">
              <w:r>
                <w:rPr>
                  <w:rFonts w:ascii="Times New Roman" w:hint="eastAsia"/>
                  <w:kern w:val="0"/>
                  <w:szCs w:val="20"/>
                </w:rPr>
                <w:t>엠지캐피탈</w:t>
              </w:r>
            </w:ins>
          </w:p>
        </w:tc>
        <w:tc>
          <w:tcPr>
            <w:tcW w:w="5386" w:type="dxa"/>
            <w:vAlign w:val="center"/>
          </w:tcPr>
          <w:p w14:paraId="685F0A61" w14:textId="77777777" w:rsidR="001B673C" w:rsidRPr="001B673C" w:rsidRDefault="001B673C" w:rsidP="001B673C">
            <w:pPr>
              <w:adjustRightInd w:val="0"/>
              <w:snapToGrid w:val="0"/>
              <w:spacing w:line="400" w:lineRule="exact"/>
              <w:jc w:val="left"/>
              <w:rPr>
                <w:ins w:id="432" w:author="상훈 김" w:date="2026-10-06T08:39:00Z" w16du:dateUtc="2026-10-05T23:39:00Z"/>
                <w:rFonts w:ascii="Times New Roman" w:hint="eastAsia"/>
                <w:kern w:val="0"/>
                <w:szCs w:val="20"/>
              </w:rPr>
            </w:pPr>
            <w:ins w:id="433" w:author="상훈 김" w:date="2026-10-06T08:39:00Z" w16du:dateUtc="2026-10-05T23:39:00Z">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55, MG</w:t>
              </w:r>
              <w:r w:rsidRPr="001B673C">
                <w:rPr>
                  <w:rFonts w:ascii="Times New Roman" w:hint="eastAsia"/>
                  <w:kern w:val="0"/>
                  <w:szCs w:val="20"/>
                </w:rPr>
                <w:t>파이낸스센터</w:t>
              </w:r>
              <w:r w:rsidRPr="001B673C">
                <w:rPr>
                  <w:rFonts w:ascii="Times New Roman" w:hint="eastAsia"/>
                  <w:kern w:val="0"/>
                  <w:szCs w:val="20"/>
                </w:rPr>
                <w:t xml:space="preserve"> 12</w:t>
              </w:r>
              <w:r w:rsidRPr="001B673C">
                <w:rPr>
                  <w:rFonts w:ascii="Times New Roman" w:hint="eastAsia"/>
                  <w:kern w:val="0"/>
                  <w:szCs w:val="20"/>
                </w:rPr>
                <w:t>층</w:t>
              </w:r>
            </w:ins>
          </w:p>
          <w:p w14:paraId="211E1BDC" w14:textId="77777777" w:rsidR="001B673C" w:rsidRPr="001B673C" w:rsidRDefault="001B673C" w:rsidP="001B673C">
            <w:pPr>
              <w:adjustRightInd w:val="0"/>
              <w:snapToGrid w:val="0"/>
              <w:spacing w:line="400" w:lineRule="exact"/>
              <w:jc w:val="left"/>
              <w:rPr>
                <w:ins w:id="434" w:author="상훈 김" w:date="2026-10-06T08:39:00Z" w16du:dateUtc="2026-10-05T23:39:00Z"/>
                <w:rFonts w:ascii="Times New Roman" w:hint="eastAsia"/>
                <w:kern w:val="0"/>
                <w:szCs w:val="20"/>
              </w:rPr>
            </w:pPr>
            <w:ins w:id="435" w:author="상훈 김" w:date="2026-10-06T08:39:00Z" w16du:dateUtc="2026-10-05T23:39:00Z">
              <w:r w:rsidRPr="001B673C">
                <w:rPr>
                  <w:rFonts w:ascii="Times New Roman" w:hint="eastAsia"/>
                  <w:kern w:val="0"/>
                  <w:szCs w:val="20"/>
                </w:rPr>
                <w:t>전화번호</w:t>
              </w:r>
              <w:r w:rsidRPr="001B673C">
                <w:rPr>
                  <w:rFonts w:ascii="Times New Roman" w:hint="eastAsia"/>
                  <w:kern w:val="0"/>
                  <w:szCs w:val="20"/>
                </w:rPr>
                <w:t>: 02-2200-7423 / 010-5241-8897</w:t>
              </w:r>
            </w:ins>
          </w:p>
          <w:p w14:paraId="1B1F7AA0" w14:textId="77777777" w:rsidR="001B673C" w:rsidRPr="001B673C" w:rsidRDefault="001B673C" w:rsidP="001B673C">
            <w:pPr>
              <w:adjustRightInd w:val="0"/>
              <w:snapToGrid w:val="0"/>
              <w:spacing w:line="400" w:lineRule="exact"/>
              <w:jc w:val="left"/>
              <w:rPr>
                <w:ins w:id="436" w:author="상훈 김" w:date="2026-10-06T08:39:00Z" w16du:dateUtc="2026-10-05T23:39:00Z"/>
                <w:rFonts w:ascii="Times New Roman" w:hint="eastAsia"/>
                <w:kern w:val="0"/>
                <w:szCs w:val="20"/>
              </w:rPr>
            </w:pPr>
            <w:ins w:id="437" w:author="상훈 김" w:date="2026-10-06T08:39:00Z" w16du:dateUtc="2026-10-05T23:39:00Z">
              <w:r w:rsidRPr="001B673C">
                <w:rPr>
                  <w:rFonts w:ascii="Times New Roman" w:hint="eastAsia"/>
                  <w:kern w:val="0"/>
                  <w:szCs w:val="20"/>
                </w:rPr>
                <w:t>팩스번호</w:t>
              </w:r>
              <w:r w:rsidRPr="001B673C">
                <w:rPr>
                  <w:rFonts w:ascii="Times New Roman" w:hint="eastAsia"/>
                  <w:kern w:val="0"/>
                  <w:szCs w:val="20"/>
                </w:rPr>
                <w:t>: 02-511-3021</w:t>
              </w:r>
            </w:ins>
          </w:p>
          <w:p w14:paraId="21B00C57" w14:textId="77777777" w:rsidR="001B673C" w:rsidRPr="001B673C" w:rsidRDefault="001B673C" w:rsidP="001B673C">
            <w:pPr>
              <w:adjustRightInd w:val="0"/>
              <w:snapToGrid w:val="0"/>
              <w:spacing w:line="400" w:lineRule="exact"/>
              <w:jc w:val="left"/>
              <w:rPr>
                <w:ins w:id="438" w:author="상훈 김" w:date="2026-10-06T08:39:00Z" w16du:dateUtc="2026-10-05T23:39:00Z"/>
                <w:rFonts w:ascii="Times New Roman" w:hint="eastAsia"/>
                <w:kern w:val="0"/>
                <w:szCs w:val="20"/>
              </w:rPr>
            </w:pPr>
            <w:ins w:id="439" w:author="상훈 김" w:date="2026-10-06T08:39:00Z" w16du:dateUtc="2026-10-05T23:39:00Z">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박소현</w:t>
              </w:r>
              <w:r w:rsidRPr="001B673C">
                <w:rPr>
                  <w:rFonts w:ascii="Times New Roman" w:hint="eastAsia"/>
                  <w:kern w:val="0"/>
                  <w:szCs w:val="20"/>
                </w:rPr>
                <w:t xml:space="preserve"> </w:t>
              </w:r>
              <w:r w:rsidRPr="001B673C">
                <w:rPr>
                  <w:rFonts w:ascii="Times New Roman" w:hint="eastAsia"/>
                  <w:kern w:val="0"/>
                  <w:szCs w:val="20"/>
                </w:rPr>
                <w:t>과장</w:t>
              </w:r>
            </w:ins>
          </w:p>
          <w:p w14:paraId="508E682F" w14:textId="79D632A1" w:rsidR="00162C27" w:rsidRPr="00AE2BBA" w:rsidRDefault="001B673C" w:rsidP="001B673C">
            <w:pPr>
              <w:adjustRightInd w:val="0"/>
              <w:snapToGrid w:val="0"/>
              <w:spacing w:line="400" w:lineRule="exact"/>
              <w:jc w:val="left"/>
              <w:rPr>
                <w:rFonts w:ascii="Times New Roman"/>
                <w:kern w:val="0"/>
                <w:szCs w:val="20"/>
              </w:rPr>
            </w:pPr>
            <w:ins w:id="440" w:author="상훈 김" w:date="2026-10-06T08:39:00Z" w16du:dateUtc="2026-10-05T23:39:00Z">
              <w:r w:rsidRPr="001B673C">
                <w:rPr>
                  <w:rFonts w:ascii="Times New Roman" w:hint="eastAsia"/>
                  <w:kern w:val="0"/>
                  <w:szCs w:val="20"/>
                </w:rPr>
                <w:t>전자우편</w:t>
              </w:r>
              <w:r w:rsidRPr="001B673C">
                <w:rPr>
                  <w:rFonts w:ascii="Times New Roman" w:hint="eastAsia"/>
                  <w:kern w:val="0"/>
                  <w:szCs w:val="20"/>
                </w:rPr>
                <w:t>: sopark@mgcap.co.kr</w:t>
              </w:r>
            </w:ins>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3</w:t>
            </w:r>
          </w:p>
        </w:tc>
        <w:tc>
          <w:tcPr>
            <w:tcW w:w="2268" w:type="dxa"/>
            <w:vAlign w:val="center"/>
          </w:tcPr>
          <w:p w14:paraId="0F87624F" w14:textId="023DA970" w:rsidR="00162C27" w:rsidRPr="00AE2BBA" w:rsidRDefault="002E40F8" w:rsidP="005F72BA">
            <w:pPr>
              <w:adjustRightInd w:val="0"/>
              <w:snapToGrid w:val="0"/>
              <w:spacing w:line="400" w:lineRule="exact"/>
              <w:jc w:val="center"/>
              <w:rPr>
                <w:rFonts w:ascii="Times New Roman" w:hint="eastAsia"/>
                <w:kern w:val="0"/>
                <w:szCs w:val="20"/>
              </w:rPr>
            </w:pPr>
            <w:ins w:id="441" w:author="상훈 김" w:date="2026-10-06T08:49:00Z" w16du:dateUtc="2026-10-05T23:49:00Z">
              <w:r>
                <w:rPr>
                  <w:rFonts w:ascii="Times New Roman" w:hint="eastAsia"/>
                  <w:kern w:val="0"/>
                  <w:szCs w:val="20"/>
                </w:rPr>
                <w:t>주식회사</w:t>
              </w:r>
              <w:r>
                <w:rPr>
                  <w:rFonts w:ascii="Times New Roman" w:hint="eastAsia"/>
                  <w:kern w:val="0"/>
                  <w:szCs w:val="20"/>
                </w:rPr>
                <w:t xml:space="preserve"> </w:t>
              </w:r>
              <w:r>
                <w:rPr>
                  <w:rFonts w:ascii="Times New Roman" w:hint="eastAsia"/>
                  <w:kern w:val="0"/>
                  <w:szCs w:val="20"/>
                </w:rPr>
                <w:t>디비저축은행</w:t>
              </w:r>
            </w:ins>
          </w:p>
        </w:tc>
        <w:tc>
          <w:tcPr>
            <w:tcW w:w="5386" w:type="dxa"/>
            <w:vAlign w:val="center"/>
          </w:tcPr>
          <w:p w14:paraId="793F51B8" w14:textId="77777777" w:rsidR="001B673C" w:rsidRPr="001B673C" w:rsidRDefault="001B673C" w:rsidP="001B673C">
            <w:pPr>
              <w:adjustRightInd w:val="0"/>
              <w:snapToGrid w:val="0"/>
              <w:spacing w:line="400" w:lineRule="exact"/>
              <w:jc w:val="left"/>
              <w:rPr>
                <w:ins w:id="442" w:author="상훈 김" w:date="2026-10-06T08:39:00Z" w16du:dateUtc="2026-10-05T23:39:00Z"/>
                <w:rFonts w:ascii="Times New Roman" w:hint="eastAsia"/>
                <w:kern w:val="0"/>
                <w:szCs w:val="20"/>
              </w:rPr>
            </w:pPr>
            <w:ins w:id="443" w:author="상훈 김" w:date="2026-10-06T08:39:00Z" w16du:dateUtc="2026-10-05T23:39:00Z">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113, </w:t>
              </w:r>
              <w:r w:rsidRPr="001B673C">
                <w:rPr>
                  <w:rFonts w:ascii="Times New Roman" w:hint="eastAsia"/>
                  <w:kern w:val="0"/>
                  <w:szCs w:val="20"/>
                </w:rPr>
                <w:t>다동</w:t>
              </w:r>
            </w:ins>
          </w:p>
          <w:p w14:paraId="0D2EF5EF" w14:textId="77777777" w:rsidR="001B673C" w:rsidRPr="001B673C" w:rsidRDefault="001B673C" w:rsidP="001B673C">
            <w:pPr>
              <w:adjustRightInd w:val="0"/>
              <w:snapToGrid w:val="0"/>
              <w:spacing w:line="400" w:lineRule="exact"/>
              <w:jc w:val="left"/>
              <w:rPr>
                <w:ins w:id="444" w:author="상훈 김" w:date="2026-10-06T08:39:00Z" w16du:dateUtc="2026-10-05T23:39:00Z"/>
                <w:rFonts w:ascii="Times New Roman" w:hint="eastAsia"/>
                <w:kern w:val="0"/>
                <w:szCs w:val="20"/>
              </w:rPr>
            </w:pPr>
            <w:ins w:id="445" w:author="상훈 김" w:date="2026-10-06T08:39:00Z" w16du:dateUtc="2026-10-05T23:39:00Z">
              <w:r w:rsidRPr="001B673C">
                <w:rPr>
                  <w:rFonts w:ascii="Times New Roman" w:hint="eastAsia"/>
                  <w:kern w:val="0"/>
                  <w:szCs w:val="20"/>
                </w:rPr>
                <w:t>전화번호</w:t>
              </w:r>
              <w:r w:rsidRPr="001B673C">
                <w:rPr>
                  <w:rFonts w:ascii="Times New Roman" w:hint="eastAsia"/>
                  <w:kern w:val="0"/>
                  <w:szCs w:val="20"/>
                </w:rPr>
                <w:t>: 02-3705-1759 / 010-4440-4730</w:t>
              </w:r>
            </w:ins>
          </w:p>
          <w:p w14:paraId="5D9D8F7D" w14:textId="77777777" w:rsidR="001B673C" w:rsidRPr="001B673C" w:rsidRDefault="001B673C" w:rsidP="001B673C">
            <w:pPr>
              <w:adjustRightInd w:val="0"/>
              <w:snapToGrid w:val="0"/>
              <w:spacing w:line="400" w:lineRule="exact"/>
              <w:jc w:val="left"/>
              <w:rPr>
                <w:ins w:id="446" w:author="상훈 김" w:date="2026-10-06T08:39:00Z" w16du:dateUtc="2026-10-05T23:39:00Z"/>
                <w:rFonts w:ascii="Times New Roman" w:hint="eastAsia"/>
                <w:kern w:val="0"/>
                <w:szCs w:val="20"/>
              </w:rPr>
            </w:pPr>
            <w:ins w:id="447" w:author="상훈 김" w:date="2026-10-06T08:39:00Z" w16du:dateUtc="2026-10-05T23:39:00Z">
              <w:r w:rsidRPr="001B673C">
                <w:rPr>
                  <w:rFonts w:ascii="Times New Roman" w:hint="eastAsia"/>
                  <w:kern w:val="0"/>
                  <w:szCs w:val="20"/>
                </w:rPr>
                <w:t>팩스번호</w:t>
              </w:r>
              <w:r w:rsidRPr="001B673C">
                <w:rPr>
                  <w:rFonts w:ascii="Times New Roman" w:hint="eastAsia"/>
                  <w:kern w:val="0"/>
                  <w:szCs w:val="20"/>
                </w:rPr>
                <w:t>: 02-3705-1850</w:t>
              </w:r>
            </w:ins>
          </w:p>
          <w:p w14:paraId="00969B0F" w14:textId="77777777" w:rsidR="001B673C" w:rsidRPr="001B673C" w:rsidRDefault="001B673C" w:rsidP="001B673C">
            <w:pPr>
              <w:adjustRightInd w:val="0"/>
              <w:snapToGrid w:val="0"/>
              <w:spacing w:line="400" w:lineRule="exact"/>
              <w:jc w:val="left"/>
              <w:rPr>
                <w:ins w:id="448" w:author="상훈 김" w:date="2026-10-06T08:39:00Z" w16du:dateUtc="2026-10-05T23:39:00Z"/>
                <w:rFonts w:ascii="Times New Roman" w:hint="eastAsia"/>
                <w:kern w:val="0"/>
                <w:szCs w:val="20"/>
              </w:rPr>
            </w:pPr>
            <w:ins w:id="449" w:author="상훈 김" w:date="2026-10-06T08:39:00Z" w16du:dateUtc="2026-10-05T23:39:00Z">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정성범</w:t>
              </w:r>
              <w:r w:rsidRPr="001B673C">
                <w:rPr>
                  <w:rFonts w:ascii="Times New Roman" w:hint="eastAsia"/>
                  <w:kern w:val="0"/>
                  <w:szCs w:val="20"/>
                </w:rPr>
                <w:t xml:space="preserve"> </w:t>
              </w:r>
              <w:r w:rsidRPr="001B673C">
                <w:rPr>
                  <w:rFonts w:ascii="Times New Roman" w:hint="eastAsia"/>
                  <w:kern w:val="0"/>
                  <w:szCs w:val="20"/>
                </w:rPr>
                <w:t>선임</w:t>
              </w:r>
            </w:ins>
          </w:p>
          <w:p w14:paraId="57D32320" w14:textId="2CC75076" w:rsidR="00162C27" w:rsidRPr="00A316C4" w:rsidRDefault="001B673C" w:rsidP="001B673C">
            <w:pPr>
              <w:adjustRightInd w:val="0"/>
              <w:snapToGrid w:val="0"/>
              <w:spacing w:line="400" w:lineRule="exact"/>
              <w:jc w:val="left"/>
              <w:rPr>
                <w:rFonts w:ascii="Times New Roman"/>
                <w:kern w:val="0"/>
                <w:szCs w:val="20"/>
              </w:rPr>
            </w:pPr>
            <w:ins w:id="450" w:author="상훈 김" w:date="2026-10-06T08:39:00Z" w16du:dateUtc="2026-10-05T23:39:00Z">
              <w:r w:rsidRPr="001B673C">
                <w:rPr>
                  <w:rFonts w:ascii="Times New Roman" w:hint="eastAsia"/>
                  <w:kern w:val="0"/>
                  <w:szCs w:val="20"/>
                </w:rPr>
                <w:t>전자우편</w:t>
              </w:r>
              <w:r w:rsidRPr="001B673C">
                <w:rPr>
                  <w:rFonts w:ascii="Times New Roman" w:hint="eastAsia"/>
                  <w:kern w:val="0"/>
                  <w:szCs w:val="20"/>
                </w:rPr>
                <w:t>: seongbeom4730j@dbgroup.co.kr</w:t>
              </w:r>
            </w:ins>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7BB1B72B"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7BFCDF16" w14:textId="4F46F8BD" w:rsidR="00162C27" w:rsidRPr="00A316C4" w:rsidRDefault="00162C27" w:rsidP="00790DFF">
            <w:pPr>
              <w:adjustRightInd w:val="0"/>
              <w:snapToGrid w:val="0"/>
              <w:spacing w:line="400" w:lineRule="exact"/>
              <w:jc w:val="left"/>
              <w:rPr>
                <w:rFonts w:ascii="Times New Roman"/>
                <w:kern w:val="0"/>
                <w:szCs w:val="20"/>
              </w:rPr>
            </w:pPr>
          </w:p>
        </w:tc>
      </w:tr>
      <w:tr w:rsidR="00162C27" w:rsidRPr="00884E2E" w14:paraId="14E830B1" w14:textId="1C243E50" w:rsidTr="00AE2BBA">
        <w:tc>
          <w:tcPr>
            <w:tcW w:w="846" w:type="dxa"/>
            <w:vAlign w:val="center"/>
          </w:tcPr>
          <w:p w14:paraId="454332AA" w14:textId="400260C2" w:rsidR="00162C27" w:rsidRPr="00AE2BBA" w:rsidRDefault="00162C27" w:rsidP="005F72BA">
            <w:pPr>
              <w:adjustRightInd w:val="0"/>
              <w:snapToGrid w:val="0"/>
              <w:spacing w:line="400" w:lineRule="exact"/>
              <w:jc w:val="center"/>
              <w:rPr>
                <w:rFonts w:ascii="Times New Roman"/>
                <w:kern w:val="0"/>
                <w:szCs w:val="20"/>
              </w:rPr>
            </w:pPr>
            <w:del w:id="451" w:author="상훈 김" w:date="2026-10-06T08:39:00Z" w16du:dateUtc="2026-10-05T23:39:00Z">
              <w:r w:rsidRPr="00AE2BBA" w:rsidDel="001B673C">
                <w:rPr>
                  <w:rFonts w:ascii="Times New Roman"/>
                  <w:kern w:val="0"/>
                  <w:szCs w:val="20"/>
                </w:rPr>
                <w:delText>5</w:delText>
              </w:r>
            </w:del>
          </w:p>
        </w:tc>
        <w:tc>
          <w:tcPr>
            <w:tcW w:w="2268" w:type="dxa"/>
            <w:vAlign w:val="center"/>
          </w:tcPr>
          <w:p w14:paraId="792113F3" w14:textId="38D0DEDC" w:rsidR="00162C27" w:rsidRPr="00AE2BBA" w:rsidRDefault="00641DA0" w:rsidP="005F72BA">
            <w:pPr>
              <w:adjustRightInd w:val="0"/>
              <w:snapToGrid w:val="0"/>
              <w:spacing w:line="400" w:lineRule="exact"/>
              <w:jc w:val="center"/>
              <w:rPr>
                <w:rFonts w:ascii="Times New Roman"/>
                <w:kern w:val="0"/>
                <w:szCs w:val="20"/>
              </w:rPr>
            </w:pPr>
            <w:del w:id="452" w:author="상훈 김" w:date="2026-10-06T08:39:00Z" w16du:dateUtc="2026-10-05T23:39:00Z">
              <w:r w:rsidRPr="00641DA0" w:rsidDel="001B673C">
                <w:rPr>
                  <w:rFonts w:ascii="Times New Roman"/>
                  <w:kern w:val="0"/>
                  <w:szCs w:val="20"/>
                </w:rPr>
                <w:delText>중소기업은행</w:delText>
              </w:r>
              <w:r w:rsidRPr="00641DA0" w:rsidDel="001B673C">
                <w:rPr>
                  <w:rFonts w:ascii="Times New Roman"/>
                  <w:kern w:val="0"/>
                  <w:szCs w:val="20"/>
                </w:rPr>
                <w:delText xml:space="preserve"> [KB</w:delText>
              </w:r>
              <w:r w:rsidRPr="00641DA0" w:rsidDel="001B673C">
                <w:rPr>
                  <w:rFonts w:ascii="Times New Roman"/>
                  <w:kern w:val="0"/>
                  <w:szCs w:val="20"/>
                </w:rPr>
                <w:delText>부동</w:delText>
              </w:r>
              <w:r w:rsidRPr="00641DA0" w:rsidDel="001B673C">
                <w:rPr>
                  <w:rFonts w:ascii="Times New Roman"/>
                  <w:kern w:val="0"/>
                  <w:szCs w:val="20"/>
                </w:rPr>
                <w:lastRenderedPageBreak/>
                <w:delText>산대출일반사모부동산투자신탁제</w:delText>
              </w:r>
              <w:r w:rsidRPr="00641DA0" w:rsidDel="001B673C">
                <w:rPr>
                  <w:rFonts w:ascii="Times New Roman"/>
                  <w:kern w:val="0"/>
                  <w:szCs w:val="20"/>
                </w:rPr>
                <w:delText>1</w:delText>
              </w:r>
              <w:r w:rsidRPr="00641DA0" w:rsidDel="001B673C">
                <w:rPr>
                  <w:rFonts w:ascii="Times New Roman"/>
                  <w:kern w:val="0"/>
                  <w:szCs w:val="20"/>
                </w:rPr>
                <w:delText>호</w:delText>
              </w:r>
              <w:r w:rsidRPr="00641DA0" w:rsidDel="001B673C">
                <w:rPr>
                  <w:rFonts w:ascii="Times New Roman"/>
                  <w:kern w:val="0"/>
                  <w:szCs w:val="20"/>
                </w:rPr>
                <w:delText>(</w:delText>
              </w:r>
              <w:r w:rsidRPr="00641DA0" w:rsidDel="001B673C">
                <w:rPr>
                  <w:rFonts w:ascii="Times New Roman"/>
                  <w:kern w:val="0"/>
                  <w:szCs w:val="20"/>
                </w:rPr>
                <w:delText>전문</w:delText>
              </w:r>
              <w:r w:rsidRPr="00641DA0" w:rsidDel="001B673C">
                <w:rPr>
                  <w:rFonts w:ascii="Times New Roman"/>
                  <w:kern w:val="0"/>
                  <w:szCs w:val="20"/>
                </w:rPr>
                <w:delText>)</w:delText>
              </w:r>
              <w:r w:rsidRPr="00641DA0" w:rsidDel="001B673C">
                <w:rPr>
                  <w:rFonts w:ascii="Times New Roman"/>
                  <w:kern w:val="0"/>
                  <w:szCs w:val="20"/>
                </w:rPr>
                <w:delText>의</w:delText>
              </w:r>
              <w:r w:rsidRPr="00641DA0" w:rsidDel="001B673C">
                <w:rPr>
                  <w:rFonts w:ascii="Times New Roman"/>
                  <w:kern w:val="0"/>
                  <w:szCs w:val="20"/>
                </w:rPr>
                <w:delText xml:space="preserve"> </w:delText>
              </w:r>
              <w:r w:rsidRPr="00641DA0" w:rsidDel="001B673C">
                <w:rPr>
                  <w:rFonts w:ascii="Times New Roman"/>
                  <w:kern w:val="0"/>
                  <w:szCs w:val="20"/>
                </w:rPr>
                <w:delText>신탁업자로서</w:delText>
              </w:r>
              <w:r w:rsidRPr="00641DA0" w:rsidDel="001B673C">
                <w:rPr>
                  <w:rFonts w:ascii="Times New Roman"/>
                  <w:kern w:val="0"/>
                  <w:szCs w:val="20"/>
                </w:rPr>
                <w:delText>]</w:delText>
              </w:r>
            </w:del>
          </w:p>
        </w:tc>
        <w:tc>
          <w:tcPr>
            <w:tcW w:w="5386" w:type="dxa"/>
            <w:vAlign w:val="center"/>
          </w:tcPr>
          <w:p w14:paraId="68FEBD54" w14:textId="3A9D3082" w:rsidR="00162C27" w:rsidRPr="00641DA0" w:rsidDel="001B673C" w:rsidRDefault="00641DA0" w:rsidP="00A316C4">
            <w:pPr>
              <w:pStyle w:val="s0"/>
              <w:rPr>
                <w:del w:id="453" w:author="상훈 김" w:date="2026-10-06T08:39:00Z" w16du:dateUtc="2026-10-05T23:39:00Z"/>
                <w:rFonts w:ascii="Times New Roman"/>
                <w:sz w:val="20"/>
                <w:szCs w:val="20"/>
              </w:rPr>
            </w:pPr>
            <w:del w:id="454" w:author="상훈 김" w:date="2026-10-06T08:39:00Z" w16du:dateUtc="2026-10-05T23:39:00Z">
              <w:r w:rsidRPr="00641DA0" w:rsidDel="001B673C">
                <w:rPr>
                  <w:rFonts w:ascii="Times New Roman"/>
                  <w:sz w:val="20"/>
                  <w:szCs w:val="20"/>
                </w:rPr>
                <w:lastRenderedPageBreak/>
                <w:delText>주소</w:delText>
              </w:r>
              <w:r w:rsidRPr="00641DA0" w:rsidDel="001B673C">
                <w:rPr>
                  <w:rFonts w:ascii="Times New Roman"/>
                  <w:sz w:val="20"/>
                  <w:szCs w:val="20"/>
                </w:rPr>
                <w:delText xml:space="preserve"> : </w:delText>
              </w:r>
              <w:r w:rsidRPr="00641DA0" w:rsidDel="001B673C">
                <w:rPr>
                  <w:rFonts w:ascii="Times New Roman"/>
                  <w:sz w:val="20"/>
                  <w:szCs w:val="20"/>
                </w:rPr>
                <w:delText>서울특별시</w:delText>
              </w:r>
              <w:r w:rsidRPr="00641DA0" w:rsidDel="001B673C">
                <w:rPr>
                  <w:rFonts w:ascii="Times New Roman"/>
                  <w:sz w:val="20"/>
                  <w:szCs w:val="20"/>
                </w:rPr>
                <w:delText xml:space="preserve"> </w:delText>
              </w:r>
              <w:r w:rsidRPr="00641DA0" w:rsidDel="001B673C">
                <w:rPr>
                  <w:rFonts w:ascii="Times New Roman"/>
                  <w:sz w:val="20"/>
                  <w:szCs w:val="20"/>
                </w:rPr>
                <w:delText>중구</w:delText>
              </w:r>
              <w:r w:rsidRPr="00641DA0" w:rsidDel="001B673C">
                <w:rPr>
                  <w:rFonts w:ascii="Times New Roman"/>
                  <w:sz w:val="20"/>
                  <w:szCs w:val="20"/>
                </w:rPr>
                <w:delText xml:space="preserve"> </w:delText>
              </w:r>
              <w:r w:rsidRPr="00641DA0" w:rsidDel="001B673C">
                <w:rPr>
                  <w:rFonts w:ascii="Times New Roman"/>
                  <w:sz w:val="20"/>
                  <w:szCs w:val="20"/>
                </w:rPr>
                <w:delText>을지로</w:delText>
              </w:r>
              <w:r w:rsidRPr="00641DA0" w:rsidDel="001B673C">
                <w:rPr>
                  <w:rFonts w:ascii="Times New Roman"/>
                  <w:sz w:val="20"/>
                  <w:szCs w:val="20"/>
                </w:rPr>
                <w:delText xml:space="preserve"> 82</w:delText>
              </w:r>
            </w:del>
          </w:p>
          <w:p w14:paraId="530F1EF1" w14:textId="22D3BF42" w:rsidR="00641DA0" w:rsidRPr="00641DA0" w:rsidDel="001B673C" w:rsidRDefault="00641DA0" w:rsidP="00A316C4">
            <w:pPr>
              <w:pStyle w:val="s0"/>
              <w:rPr>
                <w:del w:id="455" w:author="상훈 김" w:date="2026-10-06T08:39:00Z" w16du:dateUtc="2026-10-05T23:39:00Z"/>
                <w:rFonts w:ascii="Times New Roman"/>
                <w:sz w:val="20"/>
                <w:szCs w:val="20"/>
              </w:rPr>
            </w:pPr>
            <w:del w:id="456" w:author="상훈 김" w:date="2026-10-06T08:39:00Z" w16du:dateUtc="2026-10-05T23:39:00Z">
              <w:r w:rsidRPr="00641DA0" w:rsidDel="001B673C">
                <w:rPr>
                  <w:rFonts w:ascii="Times New Roman"/>
                  <w:sz w:val="20"/>
                  <w:szCs w:val="20"/>
                </w:rPr>
                <w:lastRenderedPageBreak/>
                <w:delText>전화번호</w:delText>
              </w:r>
              <w:r w:rsidRPr="00641DA0" w:rsidDel="001B673C">
                <w:rPr>
                  <w:rFonts w:ascii="Times New Roman"/>
                  <w:sz w:val="20"/>
                  <w:szCs w:val="20"/>
                </w:rPr>
                <w:delText xml:space="preserve"> : 02-2031-5406</w:delText>
              </w:r>
            </w:del>
          </w:p>
          <w:p w14:paraId="7BDA77BD" w14:textId="6C6C5012" w:rsidR="00641DA0" w:rsidRPr="00641DA0" w:rsidDel="001B673C" w:rsidRDefault="00641DA0" w:rsidP="00A316C4">
            <w:pPr>
              <w:pStyle w:val="s0"/>
              <w:rPr>
                <w:del w:id="457" w:author="상훈 김" w:date="2026-10-06T08:39:00Z" w16du:dateUtc="2026-10-05T23:39:00Z"/>
                <w:rFonts w:ascii="Times New Roman"/>
                <w:sz w:val="20"/>
                <w:szCs w:val="20"/>
              </w:rPr>
            </w:pPr>
            <w:del w:id="458" w:author="상훈 김" w:date="2026-10-06T08:39:00Z" w16du:dateUtc="2026-10-05T23:39:00Z">
              <w:r w:rsidRPr="00641DA0" w:rsidDel="001B673C">
                <w:rPr>
                  <w:rFonts w:ascii="Times New Roman"/>
                  <w:sz w:val="20"/>
                  <w:szCs w:val="20"/>
                </w:rPr>
                <w:delText>팩스번호</w:delText>
              </w:r>
              <w:r w:rsidRPr="00641DA0" w:rsidDel="001B673C">
                <w:rPr>
                  <w:rFonts w:ascii="Times New Roman"/>
                  <w:sz w:val="20"/>
                  <w:szCs w:val="20"/>
                </w:rPr>
                <w:delText xml:space="preserve"> : 0505-075-0867</w:delText>
              </w:r>
            </w:del>
          </w:p>
          <w:p w14:paraId="5A2AD064" w14:textId="069B8EDB" w:rsidR="00641DA0" w:rsidRPr="00641DA0" w:rsidDel="001B673C" w:rsidRDefault="00641DA0" w:rsidP="00A316C4">
            <w:pPr>
              <w:pStyle w:val="s0"/>
              <w:rPr>
                <w:del w:id="459" w:author="상훈 김" w:date="2026-10-06T08:39:00Z" w16du:dateUtc="2026-10-05T23:39:00Z"/>
                <w:rFonts w:ascii="Times New Roman"/>
                <w:sz w:val="20"/>
                <w:szCs w:val="20"/>
              </w:rPr>
            </w:pPr>
            <w:del w:id="460" w:author="상훈 김" w:date="2026-10-06T08:39:00Z" w16du:dateUtc="2026-10-05T23:39:00Z">
              <w:r w:rsidRPr="00641DA0" w:rsidDel="001B673C">
                <w:rPr>
                  <w:rFonts w:ascii="Times New Roman"/>
                  <w:sz w:val="20"/>
                  <w:szCs w:val="20"/>
                </w:rPr>
                <w:delText>담당자</w:delText>
              </w:r>
              <w:r w:rsidRPr="00641DA0" w:rsidDel="001B673C">
                <w:rPr>
                  <w:rFonts w:ascii="Times New Roman"/>
                  <w:sz w:val="20"/>
                  <w:szCs w:val="20"/>
                </w:rPr>
                <w:delText xml:space="preserve"> : </w:delText>
              </w:r>
              <w:r w:rsidRPr="00641DA0" w:rsidDel="001B673C">
                <w:rPr>
                  <w:rFonts w:ascii="Times New Roman"/>
                  <w:sz w:val="20"/>
                  <w:szCs w:val="20"/>
                </w:rPr>
                <w:delText>수탁사업부</w:delText>
              </w:r>
            </w:del>
          </w:p>
          <w:p w14:paraId="050749B1" w14:textId="3553E532" w:rsidR="00641DA0" w:rsidRPr="00790DFF" w:rsidRDefault="00641DA0" w:rsidP="00A316C4">
            <w:pPr>
              <w:pStyle w:val="s0"/>
              <w:rPr>
                <w:rFonts w:ascii="Times New Roman"/>
                <w:szCs w:val="20"/>
              </w:rPr>
            </w:pPr>
            <w:del w:id="461" w:author="상훈 김" w:date="2026-10-06T08:39:00Z" w16du:dateUtc="2026-10-05T23:39:00Z">
              <w:r w:rsidRPr="00641DA0" w:rsidDel="001B673C">
                <w:rPr>
                  <w:rFonts w:ascii="Times New Roman"/>
                  <w:sz w:val="20"/>
                  <w:szCs w:val="20"/>
                </w:rPr>
                <w:delText>전자우편</w:delText>
              </w:r>
              <w:r w:rsidRPr="00641DA0" w:rsidDel="001B673C">
                <w:rPr>
                  <w:rFonts w:ascii="Times New Roman"/>
                  <w:sz w:val="20"/>
                  <w:szCs w:val="20"/>
                </w:rPr>
                <w:delText xml:space="preserve"> : trustibk@ibk.co.kr</w:delText>
              </w:r>
            </w:del>
          </w:p>
        </w:tc>
      </w:tr>
      <w:tr w:rsidR="00162C27" w:rsidRPr="00884E2E" w14:paraId="50C0869E" w14:textId="77777777" w:rsidTr="00AE2BBA">
        <w:tc>
          <w:tcPr>
            <w:tcW w:w="846" w:type="dxa"/>
            <w:vAlign w:val="center"/>
          </w:tcPr>
          <w:p w14:paraId="759516AA" w14:textId="1BF5456A" w:rsidR="00162C27" w:rsidRPr="00AE2BBA" w:rsidRDefault="00162C27" w:rsidP="005F72BA">
            <w:pPr>
              <w:adjustRightInd w:val="0"/>
              <w:snapToGrid w:val="0"/>
              <w:spacing w:line="400" w:lineRule="exact"/>
              <w:jc w:val="center"/>
              <w:rPr>
                <w:rFonts w:ascii="Times New Roman"/>
                <w:kern w:val="0"/>
                <w:szCs w:val="20"/>
              </w:rPr>
            </w:pPr>
            <w:del w:id="462" w:author="상훈 김" w:date="2026-10-06T08:39:00Z" w16du:dateUtc="2026-10-05T23:39:00Z">
              <w:r w:rsidRPr="00AE2BBA" w:rsidDel="001B673C">
                <w:rPr>
                  <w:rFonts w:ascii="Times New Roman"/>
                  <w:kern w:val="0"/>
                  <w:szCs w:val="20"/>
                </w:rPr>
                <w:lastRenderedPageBreak/>
                <w:delText>6</w:delText>
              </w:r>
            </w:del>
          </w:p>
        </w:tc>
        <w:tc>
          <w:tcPr>
            <w:tcW w:w="2268" w:type="dxa"/>
            <w:vAlign w:val="center"/>
          </w:tcPr>
          <w:p w14:paraId="1EA860FA" w14:textId="1E0409B6" w:rsidR="00162C27" w:rsidRPr="00AE2BBA" w:rsidRDefault="00641DA0" w:rsidP="005F72BA">
            <w:pPr>
              <w:adjustRightInd w:val="0"/>
              <w:snapToGrid w:val="0"/>
              <w:spacing w:line="400" w:lineRule="exact"/>
              <w:jc w:val="center"/>
              <w:rPr>
                <w:rFonts w:ascii="Times New Roman"/>
                <w:kern w:val="0"/>
                <w:szCs w:val="20"/>
              </w:rPr>
            </w:pPr>
            <w:del w:id="463" w:author="상훈 김" w:date="2026-10-06T08:39:00Z" w16du:dateUtc="2026-10-05T23:39:00Z">
              <w:r w:rsidRPr="00641DA0" w:rsidDel="001B673C">
                <w:rPr>
                  <w:rFonts w:ascii="Times New Roman"/>
                  <w:kern w:val="0"/>
                  <w:szCs w:val="20"/>
                </w:rPr>
                <w:delText>케이비자산운용㈜</w:delText>
              </w:r>
              <w:r w:rsidRPr="00641DA0" w:rsidDel="001B673C">
                <w:rPr>
                  <w:rFonts w:ascii="Times New Roman"/>
                  <w:kern w:val="0"/>
                  <w:szCs w:val="20"/>
                </w:rPr>
                <w:delText xml:space="preserve"> [KB</w:delText>
              </w:r>
              <w:r w:rsidRPr="00641DA0" w:rsidDel="001B673C">
                <w:rPr>
                  <w:rFonts w:ascii="Times New Roman"/>
                  <w:kern w:val="0"/>
                  <w:szCs w:val="20"/>
                </w:rPr>
                <w:delText>부동산대출일반사모부동산투자신탁제</w:delText>
              </w:r>
              <w:r w:rsidRPr="00641DA0" w:rsidDel="001B673C">
                <w:rPr>
                  <w:rFonts w:ascii="Times New Roman"/>
                  <w:kern w:val="0"/>
                  <w:szCs w:val="20"/>
                </w:rPr>
                <w:delText>1</w:delText>
              </w:r>
              <w:r w:rsidRPr="00641DA0" w:rsidDel="001B673C">
                <w:rPr>
                  <w:rFonts w:ascii="Times New Roman"/>
                  <w:kern w:val="0"/>
                  <w:szCs w:val="20"/>
                </w:rPr>
                <w:delText>호</w:delText>
              </w:r>
              <w:r w:rsidRPr="00641DA0" w:rsidDel="001B673C">
                <w:rPr>
                  <w:rFonts w:ascii="Times New Roman"/>
                  <w:kern w:val="0"/>
                  <w:szCs w:val="20"/>
                </w:rPr>
                <w:delText>(</w:delText>
              </w:r>
              <w:r w:rsidRPr="00641DA0" w:rsidDel="001B673C">
                <w:rPr>
                  <w:rFonts w:ascii="Times New Roman"/>
                  <w:kern w:val="0"/>
                  <w:szCs w:val="20"/>
                </w:rPr>
                <w:delText>전문</w:delText>
              </w:r>
              <w:r w:rsidRPr="00641DA0" w:rsidDel="001B673C">
                <w:rPr>
                  <w:rFonts w:ascii="Times New Roman"/>
                  <w:kern w:val="0"/>
                  <w:szCs w:val="20"/>
                </w:rPr>
                <w:delText>)</w:delText>
              </w:r>
              <w:r w:rsidRPr="00641DA0" w:rsidDel="001B673C">
                <w:rPr>
                  <w:rFonts w:ascii="Times New Roman"/>
                  <w:kern w:val="0"/>
                  <w:szCs w:val="20"/>
                </w:rPr>
                <w:delText>의</w:delText>
              </w:r>
              <w:r w:rsidRPr="00641DA0" w:rsidDel="001B673C">
                <w:rPr>
                  <w:rFonts w:ascii="Times New Roman"/>
                  <w:kern w:val="0"/>
                  <w:szCs w:val="20"/>
                </w:rPr>
                <w:delText xml:space="preserve"> </w:delText>
              </w:r>
              <w:r w:rsidRPr="00641DA0" w:rsidDel="001B673C">
                <w:rPr>
                  <w:rFonts w:ascii="Times New Roman"/>
                  <w:kern w:val="0"/>
                  <w:szCs w:val="20"/>
                </w:rPr>
                <w:delText>집합투자업자로서</w:delText>
              </w:r>
              <w:r w:rsidRPr="00641DA0" w:rsidDel="001B673C">
                <w:rPr>
                  <w:rFonts w:ascii="Times New Roman"/>
                  <w:kern w:val="0"/>
                  <w:szCs w:val="20"/>
                </w:rPr>
                <w:delText>]</w:delText>
              </w:r>
            </w:del>
          </w:p>
        </w:tc>
        <w:tc>
          <w:tcPr>
            <w:tcW w:w="5386" w:type="dxa"/>
            <w:vAlign w:val="center"/>
          </w:tcPr>
          <w:p w14:paraId="3743BF43" w14:textId="61D20FB1" w:rsidR="00641DA0" w:rsidRPr="00641DA0" w:rsidDel="001B673C" w:rsidRDefault="00641DA0" w:rsidP="00641DA0">
            <w:pPr>
              <w:pStyle w:val="s0"/>
              <w:rPr>
                <w:del w:id="464" w:author="상훈 김" w:date="2026-10-06T08:39:00Z" w16du:dateUtc="2026-10-05T23:39:00Z"/>
                <w:rFonts w:ascii="Times New Roman"/>
                <w:sz w:val="20"/>
                <w:szCs w:val="20"/>
              </w:rPr>
            </w:pPr>
            <w:del w:id="465" w:author="상훈 김" w:date="2026-10-06T08:39:00Z" w16du:dateUtc="2026-10-05T23:39:00Z">
              <w:r w:rsidRPr="00641DA0" w:rsidDel="001B673C">
                <w:rPr>
                  <w:rFonts w:ascii="Times New Roman"/>
                  <w:sz w:val="20"/>
                  <w:szCs w:val="20"/>
                </w:rPr>
                <w:delText>주소</w:delText>
              </w:r>
              <w:r w:rsidRPr="00641DA0" w:rsidDel="001B673C">
                <w:rPr>
                  <w:rFonts w:ascii="Times New Roman"/>
                  <w:sz w:val="20"/>
                  <w:szCs w:val="20"/>
                </w:rPr>
                <w:delText xml:space="preserve"> : </w:delText>
              </w:r>
              <w:r w:rsidRPr="00641DA0" w:rsidDel="001B673C">
                <w:rPr>
                  <w:rFonts w:ascii="Times New Roman"/>
                  <w:sz w:val="20"/>
                  <w:szCs w:val="20"/>
                </w:rPr>
                <w:delText>서울특별시</w:delText>
              </w:r>
              <w:r w:rsidRPr="00641DA0" w:rsidDel="001B673C">
                <w:rPr>
                  <w:rFonts w:ascii="Times New Roman"/>
                  <w:sz w:val="20"/>
                  <w:szCs w:val="20"/>
                </w:rPr>
                <w:delText xml:space="preserve"> </w:delText>
              </w:r>
              <w:r w:rsidRPr="00641DA0" w:rsidDel="001B673C">
                <w:rPr>
                  <w:rFonts w:ascii="Times New Roman"/>
                  <w:sz w:val="20"/>
                  <w:szCs w:val="20"/>
                </w:rPr>
                <w:delText>영등포구</w:delText>
              </w:r>
              <w:r w:rsidRPr="00641DA0" w:rsidDel="001B673C">
                <w:rPr>
                  <w:rFonts w:ascii="Times New Roman"/>
                  <w:sz w:val="20"/>
                  <w:szCs w:val="20"/>
                </w:rPr>
                <w:delText xml:space="preserve"> </w:delText>
              </w:r>
              <w:r w:rsidRPr="00641DA0" w:rsidDel="001B673C">
                <w:rPr>
                  <w:rFonts w:ascii="Times New Roman"/>
                  <w:sz w:val="20"/>
                  <w:szCs w:val="20"/>
                </w:rPr>
                <w:delText>국제금융로</w:delText>
              </w:r>
              <w:r w:rsidRPr="00641DA0" w:rsidDel="001B673C">
                <w:rPr>
                  <w:rFonts w:ascii="Times New Roman"/>
                  <w:sz w:val="20"/>
                  <w:szCs w:val="20"/>
                </w:rPr>
                <w:delText xml:space="preserve"> 10, 3IFC 40</w:delText>
              </w:r>
              <w:r w:rsidRPr="00641DA0" w:rsidDel="001B673C">
                <w:rPr>
                  <w:rFonts w:ascii="Times New Roman"/>
                  <w:sz w:val="20"/>
                  <w:szCs w:val="20"/>
                </w:rPr>
                <w:delText>층</w:delText>
              </w:r>
            </w:del>
          </w:p>
          <w:p w14:paraId="3D0D418D" w14:textId="061DAB97" w:rsidR="00641DA0" w:rsidRPr="00641DA0" w:rsidDel="001B673C" w:rsidRDefault="00641DA0" w:rsidP="00641DA0">
            <w:pPr>
              <w:pStyle w:val="s0"/>
              <w:rPr>
                <w:del w:id="466" w:author="상훈 김" w:date="2026-10-06T08:39:00Z" w16du:dateUtc="2026-10-05T23:39:00Z"/>
                <w:rFonts w:ascii="Times New Roman"/>
                <w:sz w:val="20"/>
                <w:szCs w:val="20"/>
              </w:rPr>
            </w:pPr>
            <w:del w:id="467" w:author="상훈 김" w:date="2026-10-06T08:39:00Z" w16du:dateUtc="2026-10-05T23:39:00Z">
              <w:r w:rsidRPr="00641DA0" w:rsidDel="001B673C">
                <w:rPr>
                  <w:rFonts w:ascii="Times New Roman"/>
                  <w:sz w:val="20"/>
                  <w:szCs w:val="20"/>
                </w:rPr>
                <w:delText>전화번호</w:delText>
              </w:r>
              <w:r w:rsidRPr="00641DA0" w:rsidDel="001B673C">
                <w:rPr>
                  <w:rFonts w:ascii="Times New Roman"/>
                  <w:sz w:val="20"/>
                  <w:szCs w:val="20"/>
                </w:rPr>
                <w:delText xml:space="preserve"> : 02-2163-5649</w:delText>
              </w:r>
            </w:del>
          </w:p>
          <w:p w14:paraId="40988F12" w14:textId="17AEFFBF" w:rsidR="00641DA0" w:rsidRPr="00641DA0" w:rsidDel="001B673C" w:rsidRDefault="00641DA0" w:rsidP="00641DA0">
            <w:pPr>
              <w:pStyle w:val="s0"/>
              <w:rPr>
                <w:del w:id="468" w:author="상훈 김" w:date="2026-10-06T08:39:00Z" w16du:dateUtc="2026-10-05T23:39:00Z"/>
                <w:rFonts w:ascii="Times New Roman"/>
                <w:sz w:val="20"/>
                <w:szCs w:val="20"/>
              </w:rPr>
            </w:pPr>
            <w:del w:id="469" w:author="상훈 김" w:date="2026-10-06T08:39:00Z" w16du:dateUtc="2026-10-05T23:39:00Z">
              <w:r w:rsidRPr="00641DA0" w:rsidDel="001B673C">
                <w:rPr>
                  <w:rFonts w:ascii="Times New Roman"/>
                  <w:sz w:val="20"/>
                  <w:szCs w:val="20"/>
                </w:rPr>
                <w:delText>팩스번호</w:delText>
              </w:r>
              <w:r w:rsidRPr="00641DA0" w:rsidDel="001B673C">
                <w:rPr>
                  <w:rFonts w:ascii="Times New Roman"/>
                  <w:sz w:val="20"/>
                  <w:szCs w:val="20"/>
                </w:rPr>
                <w:delText xml:space="preserve"> : 02-761-3211</w:delText>
              </w:r>
            </w:del>
          </w:p>
          <w:p w14:paraId="37B57F01" w14:textId="700E0103" w:rsidR="00641DA0" w:rsidRPr="00641DA0" w:rsidDel="001B673C" w:rsidRDefault="00641DA0" w:rsidP="00641DA0">
            <w:pPr>
              <w:pStyle w:val="s0"/>
              <w:rPr>
                <w:del w:id="470" w:author="상훈 김" w:date="2026-10-06T08:39:00Z" w16du:dateUtc="2026-10-05T23:39:00Z"/>
                <w:rFonts w:ascii="Times New Roman"/>
                <w:sz w:val="20"/>
                <w:szCs w:val="20"/>
              </w:rPr>
            </w:pPr>
            <w:del w:id="471" w:author="상훈 김" w:date="2026-10-06T08:39:00Z" w16du:dateUtc="2026-10-05T23:39:00Z">
              <w:r w:rsidRPr="00641DA0" w:rsidDel="001B673C">
                <w:rPr>
                  <w:rFonts w:ascii="Times New Roman"/>
                  <w:sz w:val="20"/>
                  <w:szCs w:val="20"/>
                </w:rPr>
                <w:delText>담당자</w:delText>
              </w:r>
              <w:r w:rsidRPr="00641DA0" w:rsidDel="001B673C">
                <w:rPr>
                  <w:rFonts w:ascii="Times New Roman"/>
                  <w:sz w:val="20"/>
                  <w:szCs w:val="20"/>
                </w:rPr>
                <w:delText xml:space="preserve"> : </w:delText>
              </w:r>
              <w:r w:rsidRPr="00641DA0" w:rsidDel="001B673C">
                <w:rPr>
                  <w:rFonts w:ascii="Times New Roman"/>
                  <w:sz w:val="20"/>
                  <w:szCs w:val="20"/>
                </w:rPr>
                <w:delText>정창훈</w:delText>
              </w:r>
              <w:r w:rsidRPr="00641DA0" w:rsidDel="001B673C">
                <w:rPr>
                  <w:rFonts w:ascii="Times New Roman"/>
                  <w:sz w:val="20"/>
                  <w:szCs w:val="20"/>
                </w:rPr>
                <w:delText xml:space="preserve"> </w:delText>
              </w:r>
              <w:r w:rsidRPr="00641DA0" w:rsidDel="001B673C">
                <w:rPr>
                  <w:rFonts w:ascii="Times New Roman"/>
                  <w:sz w:val="20"/>
                  <w:szCs w:val="20"/>
                </w:rPr>
                <w:delText>수석</w:delText>
              </w:r>
            </w:del>
          </w:p>
          <w:p w14:paraId="3C9D202D" w14:textId="68E6D3A6" w:rsidR="00162C27" w:rsidRPr="00790DFF" w:rsidRDefault="00641DA0" w:rsidP="00641DA0">
            <w:pPr>
              <w:pStyle w:val="s0"/>
              <w:rPr>
                <w:rFonts w:ascii="Times New Roman"/>
                <w:szCs w:val="20"/>
              </w:rPr>
            </w:pPr>
            <w:del w:id="472" w:author="상훈 김" w:date="2026-10-06T08:39:00Z" w16du:dateUtc="2026-10-05T23:39:00Z">
              <w:r w:rsidRPr="00641DA0" w:rsidDel="001B673C">
                <w:rPr>
                  <w:rFonts w:ascii="Times New Roman"/>
                  <w:sz w:val="20"/>
                  <w:szCs w:val="20"/>
                </w:rPr>
                <w:delText>전자우편</w:delText>
              </w:r>
              <w:r w:rsidRPr="00641DA0" w:rsidDel="001B673C">
                <w:rPr>
                  <w:rFonts w:ascii="Times New Roman"/>
                  <w:sz w:val="20"/>
                  <w:szCs w:val="20"/>
                </w:rPr>
                <w:delText xml:space="preserve"> : </w:delText>
              </w:r>
              <w:r w:rsidR="003C43CF" w:rsidDel="001B673C">
                <w:fldChar w:fldCharType="begin"/>
              </w:r>
              <w:r w:rsidR="003C43CF" w:rsidDel="001B673C">
                <w:delInstrText>HYPERLINK "mailto:changhun.jeong@kbfg.com"</w:delInstrText>
              </w:r>
              <w:r w:rsidR="003C43CF" w:rsidDel="001B673C">
                <w:fldChar w:fldCharType="separate"/>
              </w:r>
              <w:r w:rsidR="003C43CF" w:rsidRPr="00823671" w:rsidDel="001B673C">
                <w:rPr>
                  <w:rStyle w:val="af3"/>
                  <w:rFonts w:ascii="Times New Roman"/>
                  <w:sz w:val="20"/>
                  <w:szCs w:val="20"/>
                </w:rPr>
                <w:delText>changhun.jeong@kbfg.com</w:delText>
              </w:r>
              <w:r w:rsidR="003C43CF" w:rsidDel="001B673C">
                <w:fldChar w:fldCharType="end"/>
              </w:r>
            </w:del>
          </w:p>
        </w:tc>
      </w:tr>
      <w:tr w:rsidR="00162C27" w:rsidRPr="00884E2E" w14:paraId="71CF1B96" w14:textId="77777777" w:rsidTr="00AE2BBA">
        <w:tc>
          <w:tcPr>
            <w:tcW w:w="846" w:type="dxa"/>
            <w:vAlign w:val="center"/>
          </w:tcPr>
          <w:p w14:paraId="315B20F6" w14:textId="669BEF7C"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7</w:t>
            </w:r>
          </w:p>
        </w:tc>
        <w:tc>
          <w:tcPr>
            <w:tcW w:w="2268" w:type="dxa"/>
            <w:vAlign w:val="center"/>
          </w:tcPr>
          <w:p w14:paraId="15BD2A1C" w14:textId="0EBCEC47"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1505330A" w14:textId="18ECCC58" w:rsidR="00162C27" w:rsidRPr="00AE2BBA" w:rsidRDefault="00162C27" w:rsidP="00AE2BBA">
            <w:pPr>
              <w:adjustRightInd w:val="0"/>
              <w:snapToGrid w:val="0"/>
              <w:spacing w:line="400" w:lineRule="exact"/>
              <w:jc w:val="left"/>
              <w:rPr>
                <w:rFonts w:ascii="Times New Roman"/>
                <w:kern w:val="0"/>
                <w:szCs w:val="20"/>
              </w:rPr>
            </w:pPr>
          </w:p>
        </w:tc>
      </w:tr>
      <w:bookmarkEnd w:id="420"/>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473" w:name="_Toc191645714"/>
      <w:bookmarkStart w:id="474" w:name="_Toc240898133"/>
      <w:bookmarkStart w:id="475" w:name="_Toc241494621"/>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473"/>
      <w:bookmarkEnd w:id="474"/>
      <w:bookmarkEnd w:id="475"/>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476" w:name="_Toc191645715"/>
      <w:bookmarkStart w:id="477" w:name="_Toc240898134"/>
      <w:bookmarkStart w:id="478" w:name="_Toc241494622"/>
      <w:r w:rsidRPr="00413874">
        <w:rPr>
          <w:rFonts w:eastAsia="바탕"/>
          <w:bCs/>
          <w:sz w:val="28"/>
          <w:szCs w:val="28"/>
        </w:rPr>
        <w:t>인출요청서</w:t>
      </w:r>
      <w:bookmarkEnd w:id="476"/>
      <w:bookmarkEnd w:id="477"/>
      <w:bookmarkEnd w:id="478"/>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1335B4A4"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r w:rsidR="00BE44FD">
        <w:rPr>
          <w:rFonts w:ascii="Times New Roman" w:hint="eastAsia"/>
          <w:kern w:val="0"/>
          <w:sz w:val="22"/>
          <w:szCs w:val="22"/>
        </w:rPr>
        <w:t>일천구백팔</w:t>
      </w:r>
      <w:r w:rsidR="0002761E" w:rsidRPr="00413874">
        <w:rPr>
          <w:rFonts w:ascii="Times New Roman"/>
          <w:kern w:val="0"/>
          <w:sz w:val="22"/>
          <w:szCs w:val="22"/>
        </w:rPr>
        <w:t>십억원</w:t>
      </w:r>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3C6D53">
        <w:rPr>
          <w:rFonts w:ascii="Times New Roman" w:hint="eastAsia"/>
          <w:kern w:val="0"/>
          <w:sz w:val="22"/>
          <w:szCs w:val="22"/>
        </w:rPr>
        <w:t>[*]</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3C6D53">
        <w:rPr>
          <w:rFonts w:ascii="Times New Roman" w:hint="eastAsia"/>
          <w:kern w:val="0"/>
          <w:sz w:val="22"/>
          <w:szCs w:val="22"/>
        </w:rPr>
        <w:t>[*]</w:t>
      </w:r>
      <w:r w:rsidR="008C5F41">
        <w:rPr>
          <w:rFonts w:ascii="Times New Roman" w:hint="eastAsia"/>
          <w:kern w:val="0"/>
          <w:sz w:val="22"/>
          <w:szCs w:val="22"/>
        </w:rPr>
        <w:t>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대주</w:t>
            </w:r>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479" w:name="_Toc191645720"/>
      <w:bookmarkStart w:id="480" w:name="_Toc240898135"/>
      <w:bookmarkStart w:id="481" w:name="_Toc241494623"/>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479"/>
      <w:bookmarkEnd w:id="480"/>
      <w:bookmarkEnd w:id="481"/>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482" w:name="_Toc191645721"/>
      <w:bookmarkStart w:id="483" w:name="_Toc240898136"/>
      <w:bookmarkStart w:id="484" w:name="_Toc241494624"/>
      <w:r w:rsidRPr="00413874">
        <w:rPr>
          <w:rFonts w:eastAsia="바탕"/>
          <w:bCs/>
          <w:sz w:val="28"/>
          <w:szCs w:val="28"/>
        </w:rPr>
        <w:t>여신거래기본약관</w:t>
      </w:r>
      <w:bookmarkEnd w:id="482"/>
      <w:bookmarkEnd w:id="483"/>
      <w:bookmarkEnd w:id="484"/>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485" w:name="_Toc149756351"/>
      <w:bookmarkStart w:id="486" w:name="_Toc149756917"/>
      <w:bookmarkStart w:id="487" w:name="_Toc149765004"/>
      <w:bookmarkStart w:id="488" w:name="_Toc149767803"/>
      <w:bookmarkStart w:id="489" w:name="_Toc175541198"/>
      <w:bookmarkStart w:id="490" w:name="_Toc175541220"/>
      <w:bookmarkStart w:id="491" w:name="_Toc175541242"/>
      <w:bookmarkStart w:id="492" w:name="_Toc175541349"/>
      <w:bookmarkStart w:id="493" w:name="_Toc175541855"/>
      <w:bookmarkStart w:id="494" w:name="_Toc175542585"/>
      <w:bookmarkStart w:id="495" w:name="_Toc175553949"/>
      <w:bookmarkStart w:id="496" w:name="_Toc175541199"/>
      <w:bookmarkStart w:id="497" w:name="_Toc175541221"/>
      <w:bookmarkStart w:id="498" w:name="_Toc175541243"/>
      <w:bookmarkStart w:id="499" w:name="_Toc175541350"/>
      <w:bookmarkStart w:id="500" w:name="_Toc175541856"/>
      <w:bookmarkStart w:id="501" w:name="_Toc175542586"/>
      <w:bookmarkStart w:id="502" w:name="_Toc175553950"/>
      <w:bookmarkStart w:id="503" w:name="_Toc175541201"/>
      <w:bookmarkStart w:id="504" w:name="_Toc175541223"/>
      <w:bookmarkStart w:id="505" w:name="_Toc175541245"/>
      <w:bookmarkStart w:id="506" w:name="_Toc175541352"/>
      <w:bookmarkStart w:id="507" w:name="_Toc175541858"/>
      <w:bookmarkStart w:id="508" w:name="_Toc175542588"/>
      <w:bookmarkStart w:id="509" w:name="_Toc175553952"/>
      <w:bookmarkStart w:id="510" w:name="_Toc165220219"/>
      <w:bookmarkStart w:id="511" w:name="_Toc165220220"/>
      <w:bookmarkStart w:id="512" w:name="_Toc165220221"/>
      <w:bookmarkStart w:id="513" w:name="_Toc165220222"/>
      <w:bookmarkStart w:id="514" w:name="_Toc165220223"/>
      <w:bookmarkStart w:id="515" w:name="_Toc149767817"/>
      <w:bookmarkStart w:id="516" w:name="_Toc149767818"/>
      <w:bookmarkStart w:id="517" w:name="_Toc149767820"/>
      <w:bookmarkStart w:id="518" w:name="_Toc149767822"/>
      <w:bookmarkStart w:id="519" w:name="_Toc149767823"/>
      <w:bookmarkStart w:id="520" w:name="_Toc149767824"/>
      <w:bookmarkStart w:id="521" w:name="_Toc149767825"/>
      <w:bookmarkStart w:id="522" w:name="_Toc149767826"/>
      <w:bookmarkStart w:id="523" w:name="_Toc149767827"/>
      <w:bookmarkStart w:id="524" w:name="_Toc149767828"/>
      <w:bookmarkStart w:id="525" w:name="_Toc149767829"/>
      <w:bookmarkStart w:id="526" w:name="_Toc149767830"/>
      <w:bookmarkStart w:id="527" w:name="_Toc149767831"/>
      <w:bookmarkStart w:id="528" w:name="_Toc149767832"/>
      <w:bookmarkStart w:id="529" w:name="_Toc149767833"/>
      <w:bookmarkStart w:id="530" w:name="_Toc149767834"/>
      <w:bookmarkStart w:id="531" w:name="_Toc149767835"/>
      <w:bookmarkStart w:id="532" w:name="_Toc149767836"/>
      <w:bookmarkStart w:id="533" w:name="_Toc149767837"/>
      <w:bookmarkStart w:id="534" w:name="_Toc149767838"/>
      <w:bookmarkStart w:id="535" w:name="_Toc149767839"/>
      <w:bookmarkStart w:id="536" w:name="_Toc149767840"/>
      <w:bookmarkStart w:id="537" w:name="_Toc149767841"/>
      <w:bookmarkStart w:id="538" w:name="_Toc149767842"/>
      <w:bookmarkStart w:id="539" w:name="_Toc149767843"/>
      <w:bookmarkStart w:id="540" w:name="_Toc175553960"/>
      <w:bookmarkStart w:id="541" w:name="_Toc175553962"/>
      <w:bookmarkStart w:id="542" w:name="_Toc175553963"/>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상훈 김" w:date="2026-10-06T08:40:00Z" w:initials="상김">
    <w:p w14:paraId="43F4CF3B" w14:textId="77777777" w:rsidR="00E15808" w:rsidRDefault="00E15808" w:rsidP="00E15808">
      <w:pPr>
        <w:pStyle w:val="aff"/>
      </w:pPr>
      <w:r>
        <w:rPr>
          <w:rStyle w:val="afe"/>
        </w:rPr>
        <w:annotationRef/>
      </w:r>
      <w:r>
        <w:rPr>
          <w:rFonts w:hint="eastAsia"/>
        </w:rPr>
        <w:t>변경된 중순위 대주로 반영</w:t>
      </w:r>
    </w:p>
  </w:comment>
  <w:comment w:id="106" w:author="안 용현(Yonghyeon,Ahn)" w:date="2026-10-02T09:40:00Z" w:initials="안용">
    <w:p w14:paraId="6CA8512D" w14:textId="77777777" w:rsidR="00EB7E91" w:rsidRDefault="00EB7E91" w:rsidP="00EB7E91">
      <w:pPr>
        <w:pStyle w:val="aff"/>
      </w:pPr>
      <w:r>
        <w:rPr>
          <w:rStyle w:val="afe"/>
        </w:rPr>
        <w:annotationRef/>
      </w:r>
      <w:r>
        <w:rPr>
          <w:rFonts w:hint="eastAsia"/>
        </w:rPr>
        <w:t>중도상환수수료에 대하여 선순위</w:t>
      </w:r>
      <w:r>
        <w:t xml:space="preserve">, </w:t>
      </w:r>
      <w:r>
        <w:rPr>
          <w:rFonts w:hint="eastAsia"/>
        </w:rPr>
        <w:t>중순위 대출기관의 요청으로 변경하였습니다</w:t>
      </w:r>
      <w:r>
        <w:t>.</w:t>
      </w:r>
      <w:r>
        <w:br/>
      </w:r>
      <w:r>
        <w:br/>
      </w:r>
      <w:r>
        <w:rPr>
          <w:rFonts w:hint="eastAsia"/>
        </w:rPr>
        <w:t xml:space="preserve">선 </w:t>
      </w:r>
      <w:r>
        <w:t xml:space="preserve">: 1.0% </w:t>
      </w:r>
      <w:r>
        <w:rPr>
          <w:rFonts w:hint="eastAsia"/>
        </w:rPr>
        <w:t xml:space="preserve">→ </w:t>
      </w:r>
      <w:r>
        <w:t>1.5%</w:t>
      </w:r>
      <w:r>
        <w:br/>
      </w:r>
      <w:r>
        <w:rPr>
          <w:rFonts w:hint="eastAsia"/>
        </w:rPr>
        <w:t xml:space="preserve">중 </w:t>
      </w:r>
      <w:r>
        <w:t xml:space="preserve">: 0.5% </w:t>
      </w:r>
      <w:r>
        <w:rPr>
          <w:rFonts w:hint="eastAsia"/>
        </w:rPr>
        <w:t>→ 1.0%</w:t>
      </w:r>
    </w:p>
  </w:comment>
  <w:comment w:id="107" w:author="상훈 김" w:date="2026-10-02T10:59:00Z" w:initials="상김">
    <w:p w14:paraId="11C90823" w14:textId="77777777" w:rsidR="0005534B" w:rsidRDefault="0005534B" w:rsidP="0005534B">
      <w:pPr>
        <w:pStyle w:val="aff"/>
      </w:pPr>
      <w:r>
        <w:rPr>
          <w:rStyle w:val="afe"/>
        </w:rPr>
        <w:annotationRef/>
      </w:r>
      <w:r>
        <w:rPr>
          <w:rFonts w:hint="eastAsia"/>
        </w:rPr>
        <w:t xml:space="preserve">선중순위 통일해야하며 일괄 </w:t>
      </w:r>
      <w:r>
        <w:t>1.5%</w:t>
      </w:r>
      <w:r>
        <w:rPr>
          <w:rFonts w:hint="eastAsia"/>
        </w:rPr>
        <w:t>로 수정 요청드립니다</w:t>
      </w:r>
    </w:p>
  </w:comment>
  <w:comment w:id="286" w:author="안 용현(Yonghyeon,Ahn)" w:date="2026-10-02T09:41:00Z" w:initials="안용">
    <w:p w14:paraId="0A43C06F" w14:textId="77777777" w:rsidR="00EB7E91" w:rsidRDefault="00EB7E91" w:rsidP="00EB7E91">
      <w:pPr>
        <w:pStyle w:val="aff"/>
      </w:pPr>
      <w:r>
        <w:rPr>
          <w:rStyle w:val="afe"/>
        </w:rPr>
        <w:annotationRef/>
      </w:r>
      <w:r>
        <w:rPr>
          <w:rFonts w:hint="eastAsia"/>
        </w:rPr>
        <w:t>선순위 대출기관의 요청으로 변경하였습니다</w:t>
      </w:r>
      <w:r>
        <w:t>.</w:t>
      </w:r>
      <w:r>
        <w:br/>
        <w:t>(</w:t>
      </w:r>
      <w:r>
        <w:rPr>
          <w:rFonts w:hint="eastAsia"/>
          <w:color w:val="000000"/>
        </w:rPr>
        <w:t>우리: 중순위 기준 DSCR 1.0x 미만시 보통주 배당금지 조항 추가 요청 드립니다)</w:t>
      </w:r>
      <w:r>
        <w:t xml:space="preserve"> </w:t>
      </w:r>
    </w:p>
  </w:comment>
  <w:comment w:id="287" w:author="상훈 김" w:date="2026-10-02T11:01:00Z" w:initials="상김">
    <w:p w14:paraId="5AE469C4" w14:textId="77777777" w:rsidR="00A64B01" w:rsidRDefault="0005534B" w:rsidP="00A64B01">
      <w:pPr>
        <w:pStyle w:val="aff"/>
      </w:pPr>
      <w:r>
        <w:rPr>
          <w:rStyle w:val="afe"/>
        </w:rPr>
        <w:annotationRef/>
      </w:r>
      <w:r w:rsidR="00A64B01">
        <w:rPr>
          <w:rFonts w:hint="eastAsia"/>
        </w:rPr>
        <w:t>추가 조건 수용 가능</w:t>
      </w:r>
    </w:p>
  </w:comment>
  <w:comment w:id="341" w:author="상훈 김" w:date="2026-10-06T08:47:00Z" w:initials="상김">
    <w:p w14:paraId="56F72A33" w14:textId="77777777" w:rsidR="00E15808" w:rsidRDefault="00E15808" w:rsidP="00E15808">
      <w:pPr>
        <w:pStyle w:val="aff"/>
      </w:pPr>
      <w:r>
        <w:rPr>
          <w:rStyle w:val="afe"/>
        </w:rPr>
        <w:annotationRef/>
      </w:r>
      <w:r>
        <w:rPr>
          <w:rFonts w:hint="eastAsia"/>
        </w:rPr>
        <w:t>변경된 중순위 대주로 반영</w:t>
      </w:r>
    </w:p>
  </w:comment>
  <w:comment w:id="351" w:author="상훈 김" w:date="2026-10-06T08:46:00Z" w:initials="상김">
    <w:p w14:paraId="1D558CD3" w14:textId="77777777" w:rsidR="00E15808" w:rsidRDefault="00E15808" w:rsidP="00E15808">
      <w:pPr>
        <w:pStyle w:val="aff"/>
      </w:pPr>
      <w:r>
        <w:rPr>
          <w:rStyle w:val="afe"/>
        </w:rPr>
        <w:annotationRef/>
      </w:r>
      <w:r>
        <w:rPr>
          <w:rFonts w:hint="eastAsia"/>
        </w:rPr>
        <w:t>변경된 중순위 대주로 반영</w:t>
      </w:r>
    </w:p>
  </w:comment>
  <w:comment w:id="378" w:author="상훈 김" w:date="2026-10-06T08:49:00Z" w:initials="상김">
    <w:p w14:paraId="065D289E" w14:textId="77777777" w:rsidR="002E40F8" w:rsidRDefault="002E40F8" w:rsidP="002E40F8">
      <w:pPr>
        <w:pStyle w:val="aff"/>
      </w:pPr>
      <w:r>
        <w:rPr>
          <w:rStyle w:val="afe"/>
        </w:rPr>
        <w:annotationRef/>
      </w:r>
      <w:r>
        <w:rPr>
          <w:rFonts w:hint="eastAsia"/>
        </w:rPr>
        <w:t>변경된 중순위 대주로 반영</w:t>
      </w:r>
    </w:p>
  </w:comment>
  <w:comment w:id="391" w:author="woori" w:date="2026-10-01T09:14:00Z" w:initials="w">
    <w:p w14:paraId="4D7640F8" w14:textId="77777777" w:rsidR="00EB7E91" w:rsidRDefault="00EB7E91">
      <w:pPr>
        <w:pStyle w:val="aff"/>
      </w:pPr>
      <w:r>
        <w:rPr>
          <w:rStyle w:val="afe"/>
        </w:rPr>
        <w:annotationRef/>
      </w:r>
      <w:r>
        <w:rPr>
          <w:rFonts w:hint="eastAsia"/>
        </w:rPr>
        <w:t xml:space="preserve">제4조제2항 인출선행조건 </w:t>
      </w:r>
      <w:r>
        <w:t>10</w:t>
      </w:r>
      <w:r>
        <w:rPr>
          <w:rFonts w:hint="eastAsia"/>
        </w:rPr>
        <w:t>항 내용이 빠져있어 추가 부탁드립니다</w:t>
      </w:r>
    </w:p>
  </w:comment>
  <w:comment w:id="398" w:author="woori" w:date="2026-10-01T09:24:00Z" w:initials="w">
    <w:p w14:paraId="284949F9" w14:textId="77777777" w:rsidR="001A061C" w:rsidRDefault="001A061C">
      <w:pPr>
        <w:pStyle w:val="aff"/>
      </w:pPr>
      <w:r>
        <w:rPr>
          <w:rStyle w:val="afe"/>
        </w:rPr>
        <w:annotationRef/>
      </w:r>
      <w:r>
        <w:rPr>
          <w:rFonts w:hint="eastAsia"/>
        </w:rPr>
        <w:t>당일 제공 증빙서류에 제외되어 있어 추가 부탁드립니다</w:t>
      </w:r>
    </w:p>
  </w:comment>
  <w:comment w:id="399" w:author="woori" w:date="2026-10-01T09:21:00Z" w:initials="w">
    <w:p w14:paraId="018A6398" w14:textId="77777777" w:rsidR="001A061C" w:rsidRDefault="001A061C">
      <w:pPr>
        <w:pStyle w:val="aff"/>
      </w:pPr>
      <w:r>
        <w:rPr>
          <w:rStyle w:val="afe"/>
        </w:rPr>
        <w:annotationRef/>
      </w:r>
      <w:r>
        <w:rPr>
          <w:rFonts w:hint="eastAsia"/>
        </w:rPr>
        <w:t>인출후행조건</w:t>
      </w:r>
      <w:r>
        <w:t xml:space="preserve"> </w:t>
      </w:r>
      <w:r>
        <w:rPr>
          <w:rFonts w:hint="eastAsia"/>
        </w:rPr>
        <w:t xml:space="preserve">관련 </w:t>
      </w:r>
      <w:r>
        <w:t>10</w:t>
      </w:r>
      <w:r>
        <w:rPr>
          <w:rFonts w:hint="eastAsia"/>
        </w:rPr>
        <w:t>영업일 내</w:t>
      </w:r>
      <w:r>
        <w:t xml:space="preserve"> </w:t>
      </w:r>
      <w:r>
        <w:rPr>
          <w:rFonts w:hint="eastAsia"/>
        </w:rPr>
        <w:t>제출 항목에 제외되어 있어 추가 부탁드립니다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F4CF3B" w15:done="0"/>
  <w15:commentEx w15:paraId="6CA8512D" w15:done="0"/>
  <w15:commentEx w15:paraId="11C90823" w15:paraIdParent="6CA8512D" w15:done="0"/>
  <w15:commentEx w15:paraId="0A43C06F" w15:done="0"/>
  <w15:commentEx w15:paraId="5AE469C4" w15:paraIdParent="0A43C06F" w15:done="0"/>
  <w15:commentEx w15:paraId="56F72A33" w15:done="0"/>
  <w15:commentEx w15:paraId="1D558CD3" w15:done="0"/>
  <w15:commentEx w15:paraId="065D289E" w15:done="0"/>
  <w15:commentEx w15:paraId="4D7640F8" w15:done="0"/>
  <w15:commentEx w15:paraId="284949F9" w15:done="0"/>
  <w15:commentEx w15:paraId="018A63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E661AC" w16cex:dateUtc="2026-10-05T23:40:00Z"/>
  <w16cex:commentExtensible w16cex:durableId="35C84A22" w16cex:dateUtc="2026-10-02T00:40:00Z"/>
  <w16cex:commentExtensible w16cex:durableId="61B7FC9A" w16cex:dateUtc="2026-10-02T01:59:00Z"/>
  <w16cex:commentExtensible w16cex:durableId="0FCBD64E" w16cex:dateUtc="2026-10-02T00:41:00Z"/>
  <w16cex:commentExtensible w16cex:durableId="57494B5D" w16cex:dateUtc="2026-10-02T02:01:00Z"/>
  <w16cex:commentExtensible w16cex:durableId="5B843BAB" w16cex:dateUtc="2026-10-05T23:47:00Z"/>
  <w16cex:commentExtensible w16cex:durableId="1F7446C4" w16cex:dateUtc="2026-10-05T23:46:00Z"/>
  <w16cex:commentExtensible w16cex:durableId="7431E9C0" w16cex:dateUtc="2026-10-05T2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F4CF3B" w16cid:durableId="24E661AC"/>
  <w16cid:commentId w16cid:paraId="6CA8512D" w16cid:durableId="35C84A22"/>
  <w16cid:commentId w16cid:paraId="11C90823" w16cid:durableId="61B7FC9A"/>
  <w16cid:commentId w16cid:paraId="0A43C06F" w16cid:durableId="0FCBD64E"/>
  <w16cid:commentId w16cid:paraId="5AE469C4" w16cid:durableId="57494B5D"/>
  <w16cid:commentId w16cid:paraId="56F72A33" w16cid:durableId="5B843BAB"/>
  <w16cid:commentId w16cid:paraId="1D558CD3" w16cid:durableId="1F7446C4"/>
  <w16cid:commentId w16cid:paraId="065D289E" w16cid:durableId="7431E9C0"/>
  <w16cid:commentId w16cid:paraId="4D7640F8" w16cid:durableId="4A1FEF30"/>
  <w16cid:commentId w16cid:paraId="284949F9" w16cid:durableId="1433E085"/>
  <w16cid:commentId w16cid:paraId="018A6398" w16cid:durableId="3E8C5C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B1645" w14:textId="77777777" w:rsidR="00703599" w:rsidRDefault="00703599">
      <w:r>
        <w:separator/>
      </w:r>
    </w:p>
    <w:p w14:paraId="442204A5" w14:textId="77777777" w:rsidR="00703599" w:rsidRDefault="00703599"/>
    <w:p w14:paraId="681914E5" w14:textId="77777777" w:rsidR="00703599" w:rsidRDefault="00703599"/>
  </w:endnote>
  <w:endnote w:type="continuationSeparator" w:id="0">
    <w:p w14:paraId="28072C12" w14:textId="77777777" w:rsidR="00703599" w:rsidRDefault="00703599">
      <w:r>
        <w:continuationSeparator/>
      </w:r>
    </w:p>
    <w:p w14:paraId="3632726D" w14:textId="77777777" w:rsidR="00703599" w:rsidRDefault="00703599"/>
    <w:p w14:paraId="485C88CD" w14:textId="77777777" w:rsidR="00703599" w:rsidRDefault="00703599"/>
  </w:endnote>
  <w:endnote w:type="continuationNotice" w:id="1">
    <w:p w14:paraId="0D50E216" w14:textId="77777777" w:rsidR="00703599" w:rsidRDefault="007035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EC7B9" w14:textId="77777777" w:rsidR="00703599" w:rsidRDefault="00703599">
      <w:r>
        <w:separator/>
      </w:r>
    </w:p>
    <w:p w14:paraId="1D80DEF3" w14:textId="77777777" w:rsidR="00703599" w:rsidRDefault="00703599"/>
    <w:p w14:paraId="73F5C27A" w14:textId="77777777" w:rsidR="00703599" w:rsidRDefault="00703599"/>
  </w:footnote>
  <w:footnote w:type="continuationSeparator" w:id="0">
    <w:p w14:paraId="52A2B458" w14:textId="77777777" w:rsidR="00703599" w:rsidRDefault="00703599">
      <w:r>
        <w:continuationSeparator/>
      </w:r>
    </w:p>
    <w:p w14:paraId="46ED62CB" w14:textId="77777777" w:rsidR="00703599" w:rsidRDefault="00703599"/>
    <w:p w14:paraId="1BF3E2E2" w14:textId="77777777" w:rsidR="00703599" w:rsidRDefault="00703599"/>
  </w:footnote>
  <w:footnote w:type="continuationNotice" w:id="1">
    <w:p w14:paraId="07650AD7" w14:textId="77777777" w:rsidR="00703599" w:rsidRDefault="007035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477B" w14:textId="77777777" w:rsidR="005F72BA" w:rsidRPr="003E74E1"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3"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4"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5"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8"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0"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2"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3"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4"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6"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9"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1"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3"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5"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7"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8"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0"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1"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2"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7"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59"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0"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1"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3"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4"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7"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8"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0"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1"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2"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4"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5"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6"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9"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3"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5"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6"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7"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9"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0"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1"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2"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3"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5"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6"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7"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8"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0"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1"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2"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3"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5"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6"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7"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08"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9"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0"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1"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2"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3"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4"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6"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7"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8"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1"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2"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3"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5"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6"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7"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9"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0"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1"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2"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3"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4"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5"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6"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7"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8"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9"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0"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1"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2"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3"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5"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6"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7"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8"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9"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0"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1"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2"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4"/>
  </w:num>
  <w:num w:numId="2" w16cid:durableId="694576775">
    <w:abstractNumId w:val="111"/>
  </w:num>
  <w:num w:numId="3" w16cid:durableId="756832544">
    <w:abstractNumId w:val="42"/>
  </w:num>
  <w:num w:numId="4" w16cid:durableId="1653096124">
    <w:abstractNumId w:val="49"/>
  </w:num>
  <w:num w:numId="5" w16cid:durableId="1621909239">
    <w:abstractNumId w:val="93"/>
  </w:num>
  <w:num w:numId="6" w16cid:durableId="1033383329">
    <w:abstractNumId w:val="10"/>
  </w:num>
  <w:num w:numId="7" w16cid:durableId="565409812">
    <w:abstractNumId w:val="76"/>
  </w:num>
  <w:num w:numId="8" w16cid:durableId="979652843">
    <w:abstractNumId w:val="41"/>
  </w:num>
  <w:num w:numId="9" w16cid:durableId="806628795">
    <w:abstractNumId w:val="21"/>
  </w:num>
  <w:num w:numId="10" w16cid:durableId="648634627">
    <w:abstractNumId w:val="87"/>
  </w:num>
  <w:num w:numId="11" w16cid:durableId="407071534">
    <w:abstractNumId w:val="3"/>
  </w:num>
  <w:num w:numId="12" w16cid:durableId="624508106">
    <w:abstractNumId w:val="2"/>
  </w:num>
  <w:num w:numId="13" w16cid:durableId="1890997027">
    <w:abstractNumId w:val="128"/>
  </w:num>
  <w:num w:numId="14" w16cid:durableId="1943102036">
    <w:abstractNumId w:val="130"/>
  </w:num>
  <w:num w:numId="15" w16cid:durableId="114644505">
    <w:abstractNumId w:val="99"/>
  </w:num>
  <w:num w:numId="16" w16cid:durableId="2039088791">
    <w:abstractNumId w:val="48"/>
  </w:num>
  <w:num w:numId="17" w16cid:durableId="1953853042">
    <w:abstractNumId w:val="68"/>
  </w:num>
  <w:num w:numId="18" w16cid:durableId="1610971363">
    <w:abstractNumId w:val="103"/>
  </w:num>
  <w:num w:numId="19" w16cid:durableId="69280012">
    <w:abstractNumId w:val="124"/>
  </w:num>
  <w:num w:numId="20" w16cid:durableId="578639242">
    <w:abstractNumId w:val="64"/>
  </w:num>
  <w:num w:numId="21" w16cid:durableId="1396002523">
    <w:abstractNumId w:val="74"/>
  </w:num>
  <w:num w:numId="22" w16cid:durableId="756749383">
    <w:abstractNumId w:val="1"/>
  </w:num>
  <w:num w:numId="23" w16cid:durableId="1057821165">
    <w:abstractNumId w:val="113"/>
  </w:num>
  <w:num w:numId="24" w16cid:durableId="1594632234">
    <w:abstractNumId w:val="117"/>
  </w:num>
  <w:num w:numId="25" w16cid:durableId="152069328">
    <w:abstractNumId w:val="31"/>
  </w:num>
  <w:num w:numId="26" w16cid:durableId="1763145034">
    <w:abstractNumId w:val="51"/>
  </w:num>
  <w:num w:numId="27" w16cid:durableId="41180532">
    <w:abstractNumId w:val="52"/>
  </w:num>
  <w:num w:numId="28" w16cid:durableId="180977249">
    <w:abstractNumId w:val="127"/>
  </w:num>
  <w:num w:numId="29" w16cid:durableId="235163808">
    <w:abstractNumId w:val="36"/>
  </w:num>
  <w:num w:numId="30" w16cid:durableId="1368332121">
    <w:abstractNumId w:val="92"/>
  </w:num>
  <w:num w:numId="31" w16cid:durableId="983971973">
    <w:abstractNumId w:val="91"/>
  </w:num>
  <w:num w:numId="32" w16cid:durableId="85082388">
    <w:abstractNumId w:val="109"/>
  </w:num>
  <w:num w:numId="33" w16cid:durableId="87848606">
    <w:abstractNumId w:val="72"/>
  </w:num>
  <w:num w:numId="34" w16cid:durableId="1608274387">
    <w:abstractNumId w:val="82"/>
  </w:num>
  <w:num w:numId="35" w16cid:durableId="1820027828">
    <w:abstractNumId w:val="95"/>
  </w:num>
  <w:num w:numId="36" w16cid:durableId="1117020286">
    <w:abstractNumId w:val="67"/>
  </w:num>
  <w:num w:numId="37" w16cid:durableId="1876235233">
    <w:abstractNumId w:val="53"/>
  </w:num>
  <w:num w:numId="38" w16cid:durableId="287129230">
    <w:abstractNumId w:val="139"/>
  </w:num>
  <w:num w:numId="39" w16cid:durableId="759957086">
    <w:abstractNumId w:val="78"/>
  </w:num>
  <w:num w:numId="40" w16cid:durableId="728766085">
    <w:abstractNumId w:val="25"/>
  </w:num>
  <w:num w:numId="41" w16cid:durableId="1874264916">
    <w:abstractNumId w:val="71"/>
  </w:num>
  <w:num w:numId="42" w16cid:durableId="1872113678">
    <w:abstractNumId w:val="148"/>
  </w:num>
  <w:num w:numId="43" w16cid:durableId="545875217">
    <w:abstractNumId w:val="80"/>
  </w:num>
  <w:num w:numId="44" w16cid:durableId="650526419">
    <w:abstractNumId w:val="81"/>
  </w:num>
  <w:num w:numId="45" w16cid:durableId="329063084">
    <w:abstractNumId w:val="28"/>
  </w:num>
  <w:num w:numId="46" w16cid:durableId="925966294">
    <w:abstractNumId w:val="119"/>
  </w:num>
  <w:num w:numId="47" w16cid:durableId="1201286266">
    <w:abstractNumId w:val="54"/>
  </w:num>
  <w:num w:numId="48" w16cid:durableId="1023942525">
    <w:abstractNumId w:val="123"/>
  </w:num>
  <w:num w:numId="49" w16cid:durableId="720985986">
    <w:abstractNumId w:val="147"/>
  </w:num>
  <w:num w:numId="50" w16cid:durableId="2086490509">
    <w:abstractNumId w:val="84"/>
  </w:num>
  <w:num w:numId="51" w16cid:durableId="123619617">
    <w:abstractNumId w:val="66"/>
  </w:num>
  <w:num w:numId="52" w16cid:durableId="123932839">
    <w:abstractNumId w:val="106"/>
  </w:num>
  <w:num w:numId="53" w16cid:durableId="1251700748">
    <w:abstractNumId w:val="22"/>
  </w:num>
  <w:num w:numId="54" w16cid:durableId="193883463">
    <w:abstractNumId w:val="7"/>
  </w:num>
  <w:num w:numId="55" w16cid:durableId="1525513250">
    <w:abstractNumId w:val="83"/>
  </w:num>
  <w:num w:numId="56" w16cid:durableId="688525701">
    <w:abstractNumId w:val="131"/>
  </w:num>
  <w:num w:numId="57" w16cid:durableId="264728146">
    <w:abstractNumId w:val="145"/>
  </w:num>
  <w:num w:numId="58" w16cid:durableId="596251594">
    <w:abstractNumId w:val="56"/>
  </w:num>
  <w:num w:numId="59" w16cid:durableId="1241984841">
    <w:abstractNumId w:val="23"/>
  </w:num>
  <w:num w:numId="60" w16cid:durableId="1326083342">
    <w:abstractNumId w:val="138"/>
  </w:num>
  <w:num w:numId="61" w16cid:durableId="1483963696">
    <w:abstractNumId w:val="105"/>
  </w:num>
  <w:num w:numId="62" w16cid:durableId="529878042">
    <w:abstractNumId w:val="137"/>
  </w:num>
  <w:num w:numId="63" w16cid:durableId="1703936594">
    <w:abstractNumId w:val="32"/>
  </w:num>
  <w:num w:numId="64" w16cid:durableId="1563756378">
    <w:abstractNumId w:val="8"/>
  </w:num>
  <w:num w:numId="65" w16cid:durableId="411466026">
    <w:abstractNumId w:val="59"/>
  </w:num>
  <w:num w:numId="66" w16cid:durableId="1283731889">
    <w:abstractNumId w:val="29"/>
  </w:num>
  <w:num w:numId="67" w16cid:durableId="1581518444">
    <w:abstractNumId w:val="46"/>
  </w:num>
  <w:num w:numId="68" w16cid:durableId="138306443">
    <w:abstractNumId w:val="98"/>
  </w:num>
  <w:num w:numId="69" w16cid:durableId="147209620">
    <w:abstractNumId w:val="149"/>
  </w:num>
  <w:num w:numId="70" w16cid:durableId="31535325">
    <w:abstractNumId w:val="116"/>
  </w:num>
  <w:num w:numId="71" w16cid:durableId="230504075">
    <w:abstractNumId w:val="90"/>
  </w:num>
  <w:num w:numId="72" w16cid:durableId="1033117645">
    <w:abstractNumId w:val="79"/>
  </w:num>
  <w:num w:numId="73" w16cid:durableId="655189671">
    <w:abstractNumId w:val="27"/>
  </w:num>
  <w:num w:numId="74" w16cid:durableId="1185363187">
    <w:abstractNumId w:val="63"/>
  </w:num>
  <w:num w:numId="75" w16cid:durableId="1235748008">
    <w:abstractNumId w:val="47"/>
  </w:num>
  <w:num w:numId="76" w16cid:durableId="1160463928">
    <w:abstractNumId w:val="89"/>
  </w:num>
  <w:num w:numId="77" w16cid:durableId="230509164">
    <w:abstractNumId w:val="88"/>
  </w:num>
  <w:num w:numId="78" w16cid:durableId="1089547028">
    <w:abstractNumId w:val="69"/>
  </w:num>
  <w:num w:numId="79" w16cid:durableId="2111046774">
    <w:abstractNumId w:val="43"/>
  </w:num>
  <w:num w:numId="80" w16cid:durableId="172301679">
    <w:abstractNumId w:val="0"/>
  </w:num>
  <w:num w:numId="81" w16cid:durableId="1859000722">
    <w:abstractNumId w:val="12"/>
  </w:num>
  <w:num w:numId="82" w16cid:durableId="1736471253">
    <w:abstractNumId w:val="40"/>
  </w:num>
  <w:num w:numId="83" w16cid:durableId="1301611455">
    <w:abstractNumId w:val="58"/>
  </w:num>
  <w:num w:numId="84" w16cid:durableId="1445423188">
    <w:abstractNumId w:val="86"/>
  </w:num>
  <w:num w:numId="85" w16cid:durableId="1556551055">
    <w:abstractNumId w:val="140"/>
  </w:num>
  <w:num w:numId="86" w16cid:durableId="1075322123">
    <w:abstractNumId w:val="85"/>
  </w:num>
  <w:num w:numId="87" w16cid:durableId="1212494659">
    <w:abstractNumId w:val="39"/>
  </w:num>
  <w:num w:numId="88" w16cid:durableId="2110076658">
    <w:abstractNumId w:val="101"/>
  </w:num>
  <w:num w:numId="89" w16cid:durableId="1632125070">
    <w:abstractNumId w:val="50"/>
  </w:num>
  <w:num w:numId="90" w16cid:durableId="849831183">
    <w:abstractNumId w:val="9"/>
  </w:num>
  <w:num w:numId="91" w16cid:durableId="259224084">
    <w:abstractNumId w:val="35"/>
  </w:num>
  <w:num w:numId="92" w16cid:durableId="1966691652">
    <w:abstractNumId w:val="24"/>
  </w:num>
  <w:num w:numId="93" w16cid:durableId="977148125">
    <w:abstractNumId w:val="108"/>
  </w:num>
  <w:num w:numId="94" w16cid:durableId="1674533158">
    <w:abstractNumId w:val="135"/>
  </w:num>
  <w:num w:numId="95" w16cid:durableId="184172315">
    <w:abstractNumId w:val="37"/>
  </w:num>
  <w:num w:numId="96" w16cid:durableId="1861427771">
    <w:abstractNumId w:val="4"/>
  </w:num>
  <w:num w:numId="97" w16cid:durableId="1639257856">
    <w:abstractNumId w:val="17"/>
  </w:num>
  <w:num w:numId="98" w16cid:durableId="1748569958">
    <w:abstractNumId w:val="60"/>
  </w:num>
  <w:num w:numId="99" w16cid:durableId="1615012635">
    <w:abstractNumId w:val="152"/>
  </w:num>
  <w:num w:numId="100" w16cid:durableId="166403080">
    <w:abstractNumId w:val="55"/>
  </w:num>
  <w:num w:numId="101" w16cid:durableId="1715350177">
    <w:abstractNumId w:val="77"/>
  </w:num>
  <w:num w:numId="102" w16cid:durableId="729423495">
    <w:abstractNumId w:val="45"/>
  </w:num>
  <w:num w:numId="103" w16cid:durableId="681930296">
    <w:abstractNumId w:val="57"/>
  </w:num>
  <w:num w:numId="104" w16cid:durableId="661733720">
    <w:abstractNumId w:val="26"/>
  </w:num>
  <w:num w:numId="105" w16cid:durableId="338655845">
    <w:abstractNumId w:val="14"/>
  </w:num>
  <w:num w:numId="106" w16cid:durableId="1798452612">
    <w:abstractNumId w:val="122"/>
  </w:num>
  <w:num w:numId="107" w16cid:durableId="1251888247">
    <w:abstractNumId w:val="75"/>
  </w:num>
  <w:num w:numId="108" w16cid:durableId="760612473">
    <w:abstractNumId w:val="144"/>
  </w:num>
  <w:num w:numId="109" w16cid:durableId="917515878">
    <w:abstractNumId w:val="13"/>
  </w:num>
  <w:num w:numId="110" w16cid:durableId="1076324678">
    <w:abstractNumId w:val="150"/>
  </w:num>
  <w:num w:numId="111" w16cid:durableId="1104299806">
    <w:abstractNumId w:val="142"/>
  </w:num>
  <w:num w:numId="112" w16cid:durableId="1990741585">
    <w:abstractNumId w:val="146"/>
  </w:num>
  <w:num w:numId="113" w16cid:durableId="1406608576">
    <w:abstractNumId w:val="141"/>
  </w:num>
  <w:num w:numId="114" w16cid:durableId="1365011446">
    <w:abstractNumId w:val="5"/>
  </w:num>
  <w:num w:numId="115" w16cid:durableId="1216891713">
    <w:abstractNumId w:val="143"/>
  </w:num>
  <w:num w:numId="116" w16cid:durableId="1806700708">
    <w:abstractNumId w:val="97"/>
  </w:num>
  <w:num w:numId="117" w16cid:durableId="546915914">
    <w:abstractNumId w:val="38"/>
  </w:num>
  <w:num w:numId="118" w16cid:durableId="94254286">
    <w:abstractNumId w:val="107"/>
  </w:num>
  <w:num w:numId="119" w16cid:durableId="406464835">
    <w:abstractNumId w:val="18"/>
  </w:num>
  <w:num w:numId="120" w16cid:durableId="1469737117">
    <w:abstractNumId w:val="114"/>
  </w:num>
  <w:num w:numId="121" w16cid:durableId="1125661874">
    <w:abstractNumId w:val="34"/>
  </w:num>
  <w:num w:numId="122" w16cid:durableId="1345281069">
    <w:abstractNumId w:val="133"/>
  </w:num>
  <w:num w:numId="123" w16cid:durableId="1899902706">
    <w:abstractNumId w:val="110"/>
  </w:num>
  <w:num w:numId="124" w16cid:durableId="1547066998">
    <w:abstractNumId w:val="16"/>
  </w:num>
  <w:num w:numId="125" w16cid:durableId="2010012908">
    <w:abstractNumId w:val="62"/>
  </w:num>
  <w:num w:numId="126" w16cid:durableId="1288587368">
    <w:abstractNumId w:val="136"/>
  </w:num>
  <w:num w:numId="127" w16cid:durableId="2017417451">
    <w:abstractNumId w:val="121"/>
  </w:num>
  <w:num w:numId="128" w16cid:durableId="505246962">
    <w:abstractNumId w:val="33"/>
  </w:num>
  <w:num w:numId="129" w16cid:durableId="837965986">
    <w:abstractNumId w:val="129"/>
  </w:num>
  <w:num w:numId="130" w16cid:durableId="2025788259">
    <w:abstractNumId w:val="70"/>
  </w:num>
  <w:num w:numId="131" w16cid:durableId="2115007120">
    <w:abstractNumId w:val="94"/>
  </w:num>
  <w:num w:numId="132" w16cid:durableId="2040931600">
    <w:abstractNumId w:val="102"/>
  </w:num>
  <w:num w:numId="133" w16cid:durableId="618336771">
    <w:abstractNumId w:val="118"/>
  </w:num>
  <w:num w:numId="134" w16cid:durableId="159152912">
    <w:abstractNumId w:val="134"/>
  </w:num>
  <w:num w:numId="135" w16cid:durableId="306934443">
    <w:abstractNumId w:val="6"/>
  </w:num>
  <w:num w:numId="136" w16cid:durableId="373503671">
    <w:abstractNumId w:val="15"/>
  </w:num>
  <w:num w:numId="137" w16cid:durableId="1888101547">
    <w:abstractNumId w:val="151"/>
  </w:num>
  <w:num w:numId="138" w16cid:durableId="1595288646">
    <w:abstractNumId w:val="61"/>
  </w:num>
  <w:num w:numId="139" w16cid:durableId="504899865">
    <w:abstractNumId w:val="115"/>
  </w:num>
  <w:num w:numId="140" w16cid:durableId="1275553845">
    <w:abstractNumId w:val="19"/>
  </w:num>
  <w:num w:numId="141" w16cid:durableId="1048725765">
    <w:abstractNumId w:val="120"/>
  </w:num>
  <w:num w:numId="142" w16cid:durableId="900092274">
    <w:abstractNumId w:val="73"/>
  </w:num>
  <w:num w:numId="143" w16cid:durableId="401374455">
    <w:abstractNumId w:val="30"/>
  </w:num>
  <w:num w:numId="144" w16cid:durableId="1764836377">
    <w:abstractNumId w:val="126"/>
  </w:num>
  <w:num w:numId="145" w16cid:durableId="1041396822">
    <w:abstractNumId w:val="125"/>
  </w:num>
  <w:num w:numId="146" w16cid:durableId="1214073928">
    <w:abstractNumId w:val="65"/>
  </w:num>
  <w:num w:numId="147" w16cid:durableId="1475680107">
    <w:abstractNumId w:val="100"/>
  </w:num>
  <w:num w:numId="148" w16cid:durableId="1945308634">
    <w:abstractNumId w:val="132"/>
  </w:num>
  <w:num w:numId="149" w16cid:durableId="1695302686">
    <w:abstractNumId w:val="44"/>
  </w:num>
  <w:num w:numId="150" w16cid:durableId="584729668">
    <w:abstractNumId w:val="96"/>
  </w:num>
  <w:num w:numId="151" w16cid:durableId="705566998">
    <w:abstractNumId w:val="20"/>
  </w:num>
  <w:num w:numId="152" w16cid:durableId="728308805">
    <w:abstractNumId w:val="11"/>
  </w:num>
  <w:num w:numId="153" w16cid:durableId="1372876917">
    <w:abstractNumId w:val="112"/>
  </w:num>
  <w:numIdMacAtCleanup w:val="1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상훈 김">
    <w15:presenceInfo w15:providerId="Windows Live" w15:userId="0cef18f5953d66fe"/>
  </w15:person>
  <w15:person w15:author="안 용현(Yonghyeon,Ahn)">
    <w15:presenceInfo w15:providerId="Windows Live" w15:userId="8b8453e97f026ad7"/>
  </w15:person>
  <w15:person w15:author="woori">
    <w15:presenceInfo w15:providerId="None" w15:userId="woo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FD4"/>
    <w:rsid w:val="00013234"/>
    <w:rsid w:val="00013BD8"/>
    <w:rsid w:val="00013E88"/>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A34"/>
    <w:rsid w:val="00024CC4"/>
    <w:rsid w:val="000251D6"/>
    <w:rsid w:val="000252E8"/>
    <w:rsid w:val="00026037"/>
    <w:rsid w:val="00026100"/>
    <w:rsid w:val="000270D8"/>
    <w:rsid w:val="000273CA"/>
    <w:rsid w:val="0002761E"/>
    <w:rsid w:val="00027736"/>
    <w:rsid w:val="00027CEE"/>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6D3"/>
    <w:rsid w:val="000916AB"/>
    <w:rsid w:val="00092170"/>
    <w:rsid w:val="00092B18"/>
    <w:rsid w:val="00092FC1"/>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7B7"/>
    <w:rsid w:val="001550BC"/>
    <w:rsid w:val="001550BE"/>
    <w:rsid w:val="001553FD"/>
    <w:rsid w:val="00155D19"/>
    <w:rsid w:val="00156A90"/>
    <w:rsid w:val="001577AB"/>
    <w:rsid w:val="00157956"/>
    <w:rsid w:val="00157FF5"/>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3F2"/>
    <w:rsid w:val="001976BC"/>
    <w:rsid w:val="00197BE4"/>
    <w:rsid w:val="00197F72"/>
    <w:rsid w:val="001A033A"/>
    <w:rsid w:val="001A03AF"/>
    <w:rsid w:val="001A061C"/>
    <w:rsid w:val="001A0997"/>
    <w:rsid w:val="001A0B22"/>
    <w:rsid w:val="001A14F6"/>
    <w:rsid w:val="001A20DB"/>
    <w:rsid w:val="001A2775"/>
    <w:rsid w:val="001A2EB6"/>
    <w:rsid w:val="001A2FE5"/>
    <w:rsid w:val="001A3098"/>
    <w:rsid w:val="001A3221"/>
    <w:rsid w:val="001A329B"/>
    <w:rsid w:val="001A363F"/>
    <w:rsid w:val="001A3761"/>
    <w:rsid w:val="001A3997"/>
    <w:rsid w:val="001A4591"/>
    <w:rsid w:val="001A47AB"/>
    <w:rsid w:val="001A5082"/>
    <w:rsid w:val="001A50A7"/>
    <w:rsid w:val="001A52AD"/>
    <w:rsid w:val="001A53A2"/>
    <w:rsid w:val="001A57DA"/>
    <w:rsid w:val="001A5DB2"/>
    <w:rsid w:val="001A626C"/>
    <w:rsid w:val="001A6DC4"/>
    <w:rsid w:val="001A6E4B"/>
    <w:rsid w:val="001A7311"/>
    <w:rsid w:val="001A7320"/>
    <w:rsid w:val="001A7442"/>
    <w:rsid w:val="001A7450"/>
    <w:rsid w:val="001A77F8"/>
    <w:rsid w:val="001A7ACB"/>
    <w:rsid w:val="001A7CFC"/>
    <w:rsid w:val="001B0A4F"/>
    <w:rsid w:val="001B0C46"/>
    <w:rsid w:val="001B0D41"/>
    <w:rsid w:val="001B0DA0"/>
    <w:rsid w:val="001B0FD4"/>
    <w:rsid w:val="001B112C"/>
    <w:rsid w:val="001B14D0"/>
    <w:rsid w:val="001B1A09"/>
    <w:rsid w:val="001B1DF6"/>
    <w:rsid w:val="001B286B"/>
    <w:rsid w:val="001B29B8"/>
    <w:rsid w:val="001B2C99"/>
    <w:rsid w:val="001B37D8"/>
    <w:rsid w:val="001B4179"/>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3DFF"/>
    <w:rsid w:val="001D4BCC"/>
    <w:rsid w:val="001D54CB"/>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275C"/>
    <w:rsid w:val="003D3045"/>
    <w:rsid w:val="003D3779"/>
    <w:rsid w:val="003D3B02"/>
    <w:rsid w:val="003D3C45"/>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50D8"/>
    <w:rsid w:val="003F586A"/>
    <w:rsid w:val="003F62BF"/>
    <w:rsid w:val="003F6848"/>
    <w:rsid w:val="003F7B68"/>
    <w:rsid w:val="0040065E"/>
    <w:rsid w:val="00401528"/>
    <w:rsid w:val="00401D2C"/>
    <w:rsid w:val="00402054"/>
    <w:rsid w:val="00402161"/>
    <w:rsid w:val="0040247F"/>
    <w:rsid w:val="00402840"/>
    <w:rsid w:val="00402BBE"/>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79"/>
    <w:rsid w:val="00513E1B"/>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67D"/>
    <w:rsid w:val="00533E09"/>
    <w:rsid w:val="00533E4B"/>
    <w:rsid w:val="00534454"/>
    <w:rsid w:val="00534B8A"/>
    <w:rsid w:val="00534EF3"/>
    <w:rsid w:val="00535226"/>
    <w:rsid w:val="00535574"/>
    <w:rsid w:val="00536A66"/>
    <w:rsid w:val="00536B83"/>
    <w:rsid w:val="00536BA7"/>
    <w:rsid w:val="00536C01"/>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604A"/>
    <w:rsid w:val="00586290"/>
    <w:rsid w:val="0058667F"/>
    <w:rsid w:val="005869EB"/>
    <w:rsid w:val="00586D19"/>
    <w:rsid w:val="00586DCD"/>
    <w:rsid w:val="005871AE"/>
    <w:rsid w:val="00587964"/>
    <w:rsid w:val="005879A2"/>
    <w:rsid w:val="00587DE2"/>
    <w:rsid w:val="00587E91"/>
    <w:rsid w:val="00590034"/>
    <w:rsid w:val="00591A08"/>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F5"/>
    <w:rsid w:val="005F3260"/>
    <w:rsid w:val="005F3EF4"/>
    <w:rsid w:val="005F4209"/>
    <w:rsid w:val="005F42F0"/>
    <w:rsid w:val="005F524E"/>
    <w:rsid w:val="005F5480"/>
    <w:rsid w:val="005F5C66"/>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5057"/>
    <w:rsid w:val="00605501"/>
    <w:rsid w:val="00605D04"/>
    <w:rsid w:val="00606002"/>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4D7"/>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B63"/>
    <w:rsid w:val="006D52DE"/>
    <w:rsid w:val="006D53B9"/>
    <w:rsid w:val="006D5FAA"/>
    <w:rsid w:val="006D6670"/>
    <w:rsid w:val="006D6D8F"/>
    <w:rsid w:val="006D71FC"/>
    <w:rsid w:val="006D7316"/>
    <w:rsid w:val="006D7321"/>
    <w:rsid w:val="006D73F9"/>
    <w:rsid w:val="006D78C7"/>
    <w:rsid w:val="006D7FCC"/>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1E8"/>
    <w:rsid w:val="006E4262"/>
    <w:rsid w:val="006E4561"/>
    <w:rsid w:val="006E506D"/>
    <w:rsid w:val="006E5492"/>
    <w:rsid w:val="006E655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67E"/>
    <w:rsid w:val="00733E63"/>
    <w:rsid w:val="00734E4D"/>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7C71"/>
    <w:rsid w:val="00747DC6"/>
    <w:rsid w:val="00750412"/>
    <w:rsid w:val="007504A3"/>
    <w:rsid w:val="00750AC2"/>
    <w:rsid w:val="007518F5"/>
    <w:rsid w:val="00751C4A"/>
    <w:rsid w:val="00751DF1"/>
    <w:rsid w:val="00751FC0"/>
    <w:rsid w:val="0075337D"/>
    <w:rsid w:val="00753796"/>
    <w:rsid w:val="007553C3"/>
    <w:rsid w:val="007555B5"/>
    <w:rsid w:val="00755B0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537"/>
    <w:rsid w:val="007727A3"/>
    <w:rsid w:val="0077364B"/>
    <w:rsid w:val="00773DBD"/>
    <w:rsid w:val="00774180"/>
    <w:rsid w:val="007750AC"/>
    <w:rsid w:val="0077526F"/>
    <w:rsid w:val="00775583"/>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156"/>
    <w:rsid w:val="007A5590"/>
    <w:rsid w:val="007A567B"/>
    <w:rsid w:val="007A65F5"/>
    <w:rsid w:val="007B0573"/>
    <w:rsid w:val="007B124F"/>
    <w:rsid w:val="007B141B"/>
    <w:rsid w:val="007B1770"/>
    <w:rsid w:val="007B1ECF"/>
    <w:rsid w:val="007B2DC9"/>
    <w:rsid w:val="007B3463"/>
    <w:rsid w:val="007B50DD"/>
    <w:rsid w:val="007B52AA"/>
    <w:rsid w:val="007B565B"/>
    <w:rsid w:val="007B5F73"/>
    <w:rsid w:val="007B7413"/>
    <w:rsid w:val="007B7637"/>
    <w:rsid w:val="007C01A3"/>
    <w:rsid w:val="007C0792"/>
    <w:rsid w:val="007C087B"/>
    <w:rsid w:val="007C1676"/>
    <w:rsid w:val="007C1AC7"/>
    <w:rsid w:val="007C200A"/>
    <w:rsid w:val="007C20EF"/>
    <w:rsid w:val="007C2FBE"/>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C00"/>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60FB"/>
    <w:rsid w:val="00826565"/>
    <w:rsid w:val="008266BB"/>
    <w:rsid w:val="00826B6F"/>
    <w:rsid w:val="00826C89"/>
    <w:rsid w:val="00827C5F"/>
    <w:rsid w:val="008304E6"/>
    <w:rsid w:val="00831E2C"/>
    <w:rsid w:val="00832276"/>
    <w:rsid w:val="00833022"/>
    <w:rsid w:val="008330FF"/>
    <w:rsid w:val="008332C6"/>
    <w:rsid w:val="00833A4F"/>
    <w:rsid w:val="00833B29"/>
    <w:rsid w:val="00833D0D"/>
    <w:rsid w:val="0083413B"/>
    <w:rsid w:val="00834B96"/>
    <w:rsid w:val="00834D34"/>
    <w:rsid w:val="0083537E"/>
    <w:rsid w:val="0083555B"/>
    <w:rsid w:val="00835790"/>
    <w:rsid w:val="00835ADF"/>
    <w:rsid w:val="00835DCE"/>
    <w:rsid w:val="0083614C"/>
    <w:rsid w:val="00836A32"/>
    <w:rsid w:val="008372B5"/>
    <w:rsid w:val="008374FE"/>
    <w:rsid w:val="00837AFE"/>
    <w:rsid w:val="00837FFB"/>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617A"/>
    <w:rsid w:val="0084622C"/>
    <w:rsid w:val="008462E8"/>
    <w:rsid w:val="008465FE"/>
    <w:rsid w:val="00846C09"/>
    <w:rsid w:val="00847719"/>
    <w:rsid w:val="008478AE"/>
    <w:rsid w:val="00850197"/>
    <w:rsid w:val="00851034"/>
    <w:rsid w:val="00851087"/>
    <w:rsid w:val="008514DA"/>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CDE"/>
    <w:rsid w:val="008B1FA1"/>
    <w:rsid w:val="008B2276"/>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4A63"/>
    <w:rsid w:val="00925521"/>
    <w:rsid w:val="00925D88"/>
    <w:rsid w:val="0092673B"/>
    <w:rsid w:val="00926C2F"/>
    <w:rsid w:val="009302E3"/>
    <w:rsid w:val="009319EE"/>
    <w:rsid w:val="0093243F"/>
    <w:rsid w:val="009325BA"/>
    <w:rsid w:val="00932621"/>
    <w:rsid w:val="0093267D"/>
    <w:rsid w:val="009328D4"/>
    <w:rsid w:val="00932CB0"/>
    <w:rsid w:val="00932EE2"/>
    <w:rsid w:val="00933017"/>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EB0"/>
    <w:rsid w:val="00942D5E"/>
    <w:rsid w:val="00943B8C"/>
    <w:rsid w:val="00943BE0"/>
    <w:rsid w:val="00943D1F"/>
    <w:rsid w:val="00943F40"/>
    <w:rsid w:val="00944190"/>
    <w:rsid w:val="00944608"/>
    <w:rsid w:val="00944854"/>
    <w:rsid w:val="00945154"/>
    <w:rsid w:val="00945E9D"/>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7326"/>
    <w:rsid w:val="009A7AFB"/>
    <w:rsid w:val="009A7C31"/>
    <w:rsid w:val="009B0A45"/>
    <w:rsid w:val="009B0AAA"/>
    <w:rsid w:val="009B14D8"/>
    <w:rsid w:val="009B1543"/>
    <w:rsid w:val="009B1620"/>
    <w:rsid w:val="009B1C50"/>
    <w:rsid w:val="009B212B"/>
    <w:rsid w:val="009B24C2"/>
    <w:rsid w:val="009B2EF7"/>
    <w:rsid w:val="009B36A7"/>
    <w:rsid w:val="009B386F"/>
    <w:rsid w:val="009B442E"/>
    <w:rsid w:val="009B4BD3"/>
    <w:rsid w:val="009B4E34"/>
    <w:rsid w:val="009B55F7"/>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605B"/>
    <w:rsid w:val="00A16166"/>
    <w:rsid w:val="00A16222"/>
    <w:rsid w:val="00A177B9"/>
    <w:rsid w:val="00A201E1"/>
    <w:rsid w:val="00A207B1"/>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583E"/>
    <w:rsid w:val="00A358CA"/>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57E7"/>
    <w:rsid w:val="00A5666E"/>
    <w:rsid w:val="00A56A7D"/>
    <w:rsid w:val="00A57206"/>
    <w:rsid w:val="00A575AD"/>
    <w:rsid w:val="00A576AA"/>
    <w:rsid w:val="00A57BD2"/>
    <w:rsid w:val="00A60453"/>
    <w:rsid w:val="00A60796"/>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EB7"/>
    <w:rsid w:val="00AC36FB"/>
    <w:rsid w:val="00AC377F"/>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50067"/>
    <w:rsid w:val="00B508AB"/>
    <w:rsid w:val="00B509E5"/>
    <w:rsid w:val="00B51F01"/>
    <w:rsid w:val="00B523C5"/>
    <w:rsid w:val="00B52827"/>
    <w:rsid w:val="00B5392B"/>
    <w:rsid w:val="00B53B51"/>
    <w:rsid w:val="00B53CBB"/>
    <w:rsid w:val="00B53CC1"/>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EC8"/>
    <w:rsid w:val="00B93040"/>
    <w:rsid w:val="00B93842"/>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92E"/>
    <w:rsid w:val="00BC3C12"/>
    <w:rsid w:val="00BC3F2B"/>
    <w:rsid w:val="00BC4197"/>
    <w:rsid w:val="00BC42B9"/>
    <w:rsid w:val="00BC476B"/>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6980"/>
    <w:rsid w:val="00C16C0B"/>
    <w:rsid w:val="00C16CDD"/>
    <w:rsid w:val="00C16D62"/>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7F"/>
    <w:rsid w:val="00C6386B"/>
    <w:rsid w:val="00C63B2B"/>
    <w:rsid w:val="00C64123"/>
    <w:rsid w:val="00C64133"/>
    <w:rsid w:val="00C6426A"/>
    <w:rsid w:val="00C654DD"/>
    <w:rsid w:val="00C65668"/>
    <w:rsid w:val="00C656C0"/>
    <w:rsid w:val="00C66344"/>
    <w:rsid w:val="00C66A70"/>
    <w:rsid w:val="00C67268"/>
    <w:rsid w:val="00C67CBD"/>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6180"/>
    <w:rsid w:val="00C86940"/>
    <w:rsid w:val="00C8695B"/>
    <w:rsid w:val="00C8703F"/>
    <w:rsid w:val="00C87B59"/>
    <w:rsid w:val="00C87FFD"/>
    <w:rsid w:val="00C90690"/>
    <w:rsid w:val="00C906D9"/>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640"/>
    <w:rsid w:val="00CC37B1"/>
    <w:rsid w:val="00CC3E90"/>
    <w:rsid w:val="00CC4638"/>
    <w:rsid w:val="00CC5164"/>
    <w:rsid w:val="00CC531F"/>
    <w:rsid w:val="00CC5405"/>
    <w:rsid w:val="00CC54FE"/>
    <w:rsid w:val="00CC571F"/>
    <w:rsid w:val="00CC573E"/>
    <w:rsid w:val="00CC5C83"/>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F9D"/>
    <w:rsid w:val="00CD692D"/>
    <w:rsid w:val="00CD6945"/>
    <w:rsid w:val="00CD6B9E"/>
    <w:rsid w:val="00CD712B"/>
    <w:rsid w:val="00CD72B2"/>
    <w:rsid w:val="00CD7376"/>
    <w:rsid w:val="00CD75E6"/>
    <w:rsid w:val="00CD7A8E"/>
    <w:rsid w:val="00CD7B3E"/>
    <w:rsid w:val="00CD7F14"/>
    <w:rsid w:val="00CE0838"/>
    <w:rsid w:val="00CE0898"/>
    <w:rsid w:val="00CE0F82"/>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6067"/>
    <w:rsid w:val="00D46508"/>
    <w:rsid w:val="00D46517"/>
    <w:rsid w:val="00D466C8"/>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102C"/>
    <w:rsid w:val="00DE11E9"/>
    <w:rsid w:val="00DE1608"/>
    <w:rsid w:val="00DE18F3"/>
    <w:rsid w:val="00DE1D26"/>
    <w:rsid w:val="00DE1F7D"/>
    <w:rsid w:val="00DE2387"/>
    <w:rsid w:val="00DE2EB9"/>
    <w:rsid w:val="00DE2FD3"/>
    <w:rsid w:val="00DE3810"/>
    <w:rsid w:val="00DE3A28"/>
    <w:rsid w:val="00DE3EA1"/>
    <w:rsid w:val="00DE4087"/>
    <w:rsid w:val="00DE4781"/>
    <w:rsid w:val="00DE5115"/>
    <w:rsid w:val="00DE56F0"/>
    <w:rsid w:val="00DE5C34"/>
    <w:rsid w:val="00DE5CB3"/>
    <w:rsid w:val="00DE60FE"/>
    <w:rsid w:val="00DE6145"/>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74E"/>
    <w:rsid w:val="00DF5763"/>
    <w:rsid w:val="00DF5AF2"/>
    <w:rsid w:val="00DF5DBF"/>
    <w:rsid w:val="00DF66D4"/>
    <w:rsid w:val="00DF7611"/>
    <w:rsid w:val="00DF7627"/>
    <w:rsid w:val="00E001B5"/>
    <w:rsid w:val="00E00945"/>
    <w:rsid w:val="00E00B7A"/>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AF1"/>
    <w:rsid w:val="00E15299"/>
    <w:rsid w:val="00E15808"/>
    <w:rsid w:val="00E1651C"/>
    <w:rsid w:val="00E16EA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AA0"/>
    <w:rsid w:val="00E37B0A"/>
    <w:rsid w:val="00E401EA"/>
    <w:rsid w:val="00E40673"/>
    <w:rsid w:val="00E40C0D"/>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39A5"/>
    <w:rsid w:val="00E83AA2"/>
    <w:rsid w:val="00E83FA9"/>
    <w:rsid w:val="00E84185"/>
    <w:rsid w:val="00E84516"/>
    <w:rsid w:val="00E84BAC"/>
    <w:rsid w:val="00E84DB6"/>
    <w:rsid w:val="00E84F0E"/>
    <w:rsid w:val="00E84FAE"/>
    <w:rsid w:val="00E8528D"/>
    <w:rsid w:val="00E860AF"/>
    <w:rsid w:val="00E873DE"/>
    <w:rsid w:val="00E87B52"/>
    <w:rsid w:val="00E87C25"/>
    <w:rsid w:val="00E87F7D"/>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BB"/>
    <w:rsid w:val="00EE736A"/>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D8C"/>
    <w:rsid w:val="00F200AB"/>
    <w:rsid w:val="00F20CE2"/>
    <w:rsid w:val="00F21761"/>
    <w:rsid w:val="00F21BCD"/>
    <w:rsid w:val="00F21FA5"/>
    <w:rsid w:val="00F21FF8"/>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B1D"/>
    <w:rsid w:val="00F543C1"/>
    <w:rsid w:val="00F54C92"/>
    <w:rsid w:val="00F55012"/>
    <w:rsid w:val="00F551C8"/>
    <w:rsid w:val="00F55267"/>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4206"/>
    <w:rsid w:val="00F64B41"/>
    <w:rsid w:val="00F64D8B"/>
    <w:rsid w:val="00F64E9E"/>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6198"/>
    <w:rsid w:val="00F86BE0"/>
    <w:rsid w:val="00F87D58"/>
    <w:rsid w:val="00F90302"/>
    <w:rsid w:val="00F905CF"/>
    <w:rsid w:val="00F90822"/>
    <w:rsid w:val="00F90B34"/>
    <w:rsid w:val="00F90F8A"/>
    <w:rsid w:val="00F91180"/>
    <w:rsid w:val="00F91495"/>
    <w:rsid w:val="00F914B8"/>
    <w:rsid w:val="00F926CF"/>
    <w:rsid w:val="00F92A21"/>
    <w:rsid w:val="00F92C3F"/>
    <w:rsid w:val="00F9321A"/>
    <w:rsid w:val="00F9384F"/>
    <w:rsid w:val="00F93A6C"/>
    <w:rsid w:val="00F94113"/>
    <w:rsid w:val="00F94E90"/>
    <w:rsid w:val="00F95708"/>
    <w:rsid w:val="00F95F7F"/>
    <w:rsid w:val="00F961D4"/>
    <w:rsid w:val="00F965CE"/>
    <w:rsid w:val="00F96D47"/>
    <w:rsid w:val="00F96F12"/>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373"/>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A18"/>
    <w:rsid w:val="00FF20B1"/>
    <w:rsid w:val="00FF2A73"/>
    <w:rsid w:val="00FF38B5"/>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70</Pages>
  <Words>7937</Words>
  <Characters>45244</Characters>
  <Application>Microsoft Office Word</Application>
  <DocSecurity>0</DocSecurity>
  <Lines>377</Lines>
  <Paragraphs>106</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53075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상훈 김</cp:lastModifiedBy>
  <cp:revision>2</cp:revision>
  <cp:lastPrinted>2025-04-29T02:12:00Z</cp:lastPrinted>
  <dcterms:created xsi:type="dcterms:W3CDTF">2026-10-05T23:49:00Z</dcterms:created>
  <dcterms:modified xsi:type="dcterms:W3CDTF">2026-10-05T23:49:00Z</dcterms:modified>
</cp:coreProperties>
</file>