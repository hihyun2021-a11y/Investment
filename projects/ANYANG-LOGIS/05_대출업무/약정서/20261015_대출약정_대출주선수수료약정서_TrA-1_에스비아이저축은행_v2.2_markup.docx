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3084FB1F" w:rsidR="005D67E7" w:rsidRDefault="00AC3C22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대출주선</w:t>
      </w:r>
      <w:r w:rsidR="00F1430B">
        <w:rPr>
          <w:rFonts w:eastAsia="바탕"/>
          <w:b/>
          <w:bCs/>
          <w:sz w:val="32"/>
          <w:szCs w:val="32"/>
        </w:rPr>
        <w:t>수수료약정서</w:t>
      </w:r>
    </w:p>
    <w:p w14:paraId="2C5F44A2" w14:textId="4E8AFF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C3C22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5160516" w:rsidR="005D67E7" w:rsidRDefault="007B1856">
      <w:pPr>
        <w:spacing w:after="60" w:line="360" w:lineRule="auto"/>
        <w:jc w:val="both"/>
        <w:rPr>
          <w:rFonts w:hint="eastAsia"/>
        </w:rPr>
      </w:pPr>
      <w:ins w:id="0" w:author="안 용현(Yonghyeon,Ahn)" w:date="2026-10-15T14:22:00Z" w16du:dateUtc="2026-10-15T05:22:00Z">
        <w:r>
          <w:rPr>
            <w:rFonts w:eastAsia="바탕" w:hint="eastAsia"/>
            <w:b/>
            <w:bCs/>
            <w:sz w:val="22"/>
            <w:szCs w:val="22"/>
          </w:rPr>
          <w:t>금융</w:t>
        </w:r>
      </w:ins>
      <w:ins w:id="1" w:author="안 용현(Yonghyeon,Ahn)" w:date="2026-10-15T14:39:00Z" w16du:dateUtc="2026-10-15T05:39:00Z">
        <w:r w:rsidR="005E3DE7">
          <w:rPr>
            <w:rFonts w:eastAsia="바탕" w:hint="eastAsia"/>
            <w:b/>
            <w:bCs/>
            <w:sz w:val="22"/>
            <w:szCs w:val="22"/>
          </w:rPr>
          <w:t>주선</w:t>
        </w:r>
      </w:ins>
      <w:ins w:id="2" w:author="안 용현(Yonghyeon,Ahn)" w:date="2026-10-15T14:22:00Z" w16du:dateUtc="2026-10-15T05:22:00Z">
        <w:r>
          <w:rPr>
            <w:rFonts w:eastAsia="바탕" w:hint="eastAsia"/>
            <w:b/>
            <w:bCs/>
            <w:sz w:val="22"/>
            <w:szCs w:val="22"/>
          </w:rPr>
          <w:t>기관</w:t>
        </w:r>
      </w:ins>
      <w:commentRangeStart w:id="3"/>
      <w:commentRangeStart w:id="4"/>
      <w:del w:id="5" w:author="안 용현(Yonghyeon,Ahn)" w:date="2026-10-15T14:22:00Z" w16du:dateUtc="2026-10-15T05:22:00Z">
        <w:r w:rsidR="00F1430B" w:rsidDel="007B1856">
          <w:rPr>
            <w:rFonts w:eastAsia="바탕"/>
            <w:b/>
            <w:bCs/>
            <w:sz w:val="22"/>
            <w:szCs w:val="22"/>
          </w:rPr>
          <w:delText>대주</w:delText>
        </w:r>
      </w:del>
      <w:commentRangeEnd w:id="3"/>
      <w:r w:rsidR="00BB6E95">
        <w:rPr>
          <w:rStyle w:val="ab"/>
          <w:rFonts w:hint="eastAsia"/>
          <w:sz w:val="20"/>
          <w:szCs w:val="20"/>
        </w:rPr>
        <w:commentReference w:id="3"/>
      </w:r>
      <w:commentRangeEnd w:id="4"/>
      <w:r>
        <w:rPr>
          <w:rStyle w:val="ab"/>
          <w:rFonts w:hint="eastAsia"/>
          <w:sz w:val="20"/>
          <w:szCs w:val="20"/>
        </w:rPr>
        <w:commentReference w:id="4"/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4AC41F7" w14:textId="0E701F7D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ins w:id="6" w:author="안 용현(Yonghyeon,Ahn)" w:date="2026-10-15T14:23:00Z" w16du:dateUtc="2026-10-15T05:23:00Z">
        <w:r w:rsidR="007B1856">
          <w:rPr>
            <w:rFonts w:hint="eastAsia"/>
            <w:b/>
            <w:bCs/>
            <w:sz w:val="22"/>
            <w:szCs w:val="22"/>
          </w:rPr>
          <w:t>금융</w:t>
        </w:r>
      </w:ins>
      <w:ins w:id="7" w:author="안 용현(Yonghyeon,Ahn)" w:date="2026-10-15T14:39:00Z" w16du:dateUtc="2026-10-15T05:39:00Z">
        <w:r w:rsidR="005E3DE7">
          <w:rPr>
            <w:rFonts w:hint="eastAsia"/>
            <w:b/>
            <w:bCs/>
            <w:sz w:val="22"/>
            <w:szCs w:val="22"/>
          </w:rPr>
          <w:t>주선</w:t>
        </w:r>
      </w:ins>
      <w:ins w:id="8" w:author="안 용현(Yonghyeon,Ahn)" w:date="2026-10-15T14:23:00Z" w16du:dateUtc="2026-10-15T05:23:00Z">
        <w:r w:rsidR="007B1856">
          <w:rPr>
            <w:rFonts w:hint="eastAsia"/>
            <w:b/>
            <w:bCs/>
            <w:sz w:val="22"/>
            <w:szCs w:val="22"/>
          </w:rPr>
          <w:t>기관</w:t>
        </w:r>
      </w:ins>
      <w:commentRangeStart w:id="9"/>
      <w:commentRangeStart w:id="10"/>
      <w:del w:id="11" w:author="안 용현(Yonghyeon,Ahn)" w:date="2026-10-15T14:23:00Z" w16du:dateUtc="2026-10-15T05:23:00Z">
        <w:r w:rsidDel="007B1856">
          <w:rPr>
            <w:rFonts w:eastAsia="바탕"/>
            <w:b/>
            <w:bCs/>
            <w:sz w:val="22"/>
            <w:szCs w:val="22"/>
          </w:rPr>
          <w:delText>대주</w:delText>
        </w:r>
        <w:commentRangeEnd w:id="9"/>
        <w:r w:rsidR="00BB6E95" w:rsidDel="007B1856">
          <w:rPr>
            <w:rStyle w:val="ab"/>
            <w:b/>
            <w:bCs/>
            <w:sz w:val="22"/>
            <w:szCs w:val="22"/>
          </w:rPr>
          <w:commentReference w:id="9"/>
        </w:r>
      </w:del>
      <w:commentRangeEnd w:id="10"/>
      <w:r w:rsidR="007B1856">
        <w:rPr>
          <w:rStyle w:val="ab"/>
          <w:b/>
          <w:bCs/>
          <w:sz w:val="22"/>
          <w:szCs w:val="22"/>
        </w:rPr>
        <w:commentReference w:id="10"/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711EC2D7" w14:textId="0A6D0136" w:rsidR="007B1856" w:rsidRPr="007B1856" w:rsidRDefault="00F1430B" w:rsidP="007B1856">
      <w:pPr>
        <w:spacing w:after="160" w:line="360" w:lineRule="auto"/>
        <w:jc w:val="both"/>
        <w:rPr>
          <w:ins w:id="12" w:author="안 용현(Yonghyeon,Ahn)" w:date="2026-10-15T14:23:00Z"/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ins w:id="13" w:author="안 용현(Yonghyeon,Ahn)" w:date="2026-10-15T14:23:00Z" w16du:dateUtc="2026-10-15T05:23:00Z">
        <w:r w:rsidR="007B1856">
          <w:rPr>
            <w:rFonts w:eastAsia="바탕" w:hint="eastAsia"/>
            <w:sz w:val="22"/>
            <w:szCs w:val="22"/>
          </w:rPr>
          <w:t>금융</w:t>
        </w:r>
      </w:ins>
      <w:ins w:id="14" w:author="안 용현(Yonghyeon,Ahn)" w:date="2026-10-15T14:39:00Z" w16du:dateUtc="2026-10-15T05:39:00Z">
        <w:r w:rsidR="005E3DE7">
          <w:rPr>
            <w:rFonts w:eastAsia="바탕" w:hint="eastAsia"/>
            <w:sz w:val="22"/>
            <w:szCs w:val="22"/>
          </w:rPr>
          <w:t>주선</w:t>
        </w:r>
      </w:ins>
      <w:ins w:id="15" w:author="안 용현(Yonghyeon,Ahn)" w:date="2026-10-15T14:23:00Z" w16du:dateUtc="2026-10-15T05:23:00Z">
        <w:r w:rsidR="007B1856">
          <w:rPr>
            <w:rFonts w:eastAsia="바탕" w:hint="eastAsia"/>
            <w:sz w:val="22"/>
            <w:szCs w:val="22"/>
          </w:rPr>
          <w:t>기관</w:t>
        </w:r>
      </w:ins>
      <w:del w:id="16" w:author="안 용현(Yonghyeon,Ahn)" w:date="2026-10-15T14:22:00Z" w16du:dateUtc="2026-10-15T05:22:00Z">
        <w:r w:rsidDel="007B1856">
          <w:rPr>
            <w:rFonts w:eastAsia="바탕"/>
            <w:sz w:val="22"/>
            <w:szCs w:val="22"/>
          </w:rPr>
          <w:delText>대주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</w:del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F3B69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F3B69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ins w:id="17" w:author="안 용현(Yonghyeon,Ahn)" w:date="2026-10-15T14:23:00Z">
        <w:r w:rsidR="007B1856" w:rsidRPr="007B1856">
          <w:rPr>
            <w:rFonts w:eastAsia="바탕"/>
            <w:sz w:val="22"/>
            <w:szCs w:val="22"/>
          </w:rPr>
          <w:t>체결함에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있어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주선기관에게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금융주선에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관한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용역을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의뢰하였고</w:t>
        </w:r>
        <w:r w:rsidR="007B1856" w:rsidRPr="007B1856">
          <w:rPr>
            <w:rFonts w:eastAsia="바탕"/>
            <w:sz w:val="22"/>
            <w:szCs w:val="22"/>
          </w:rPr>
          <w:t xml:space="preserve">, </w:t>
        </w:r>
        <w:r w:rsidR="007B1856" w:rsidRPr="007B1856">
          <w:rPr>
            <w:rFonts w:eastAsia="바탕"/>
            <w:sz w:val="22"/>
            <w:szCs w:val="22"/>
          </w:rPr>
          <w:t>금융주선기관은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이를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수행하기로</w:t>
        </w:r>
        <w:r w:rsidR="007B1856" w:rsidRPr="007B1856">
          <w:rPr>
            <w:rFonts w:eastAsia="바탕"/>
            <w:sz w:val="22"/>
            <w:szCs w:val="22"/>
          </w:rPr>
          <w:t xml:space="preserve"> </w:t>
        </w:r>
        <w:r w:rsidR="007B1856" w:rsidRPr="007B1856">
          <w:rPr>
            <w:rFonts w:eastAsia="바탕"/>
            <w:sz w:val="22"/>
            <w:szCs w:val="22"/>
          </w:rPr>
          <w:t>하였다</w:t>
        </w:r>
        <w:r w:rsidR="007B1856" w:rsidRPr="007B1856">
          <w:rPr>
            <w:rFonts w:eastAsia="바탕"/>
            <w:sz w:val="22"/>
            <w:szCs w:val="22"/>
          </w:rPr>
          <w:t>.</w:t>
        </w:r>
      </w:ins>
    </w:p>
    <w:p w14:paraId="1B49ADB2" w14:textId="4425966F" w:rsidR="005D67E7" w:rsidRDefault="00F1430B">
      <w:pPr>
        <w:spacing w:after="160" w:line="360" w:lineRule="auto"/>
        <w:jc w:val="both"/>
      </w:pPr>
      <w:commentRangeStart w:id="18"/>
      <w:commentRangeStart w:id="19"/>
      <w:del w:id="20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체결하였고</w:delText>
        </w:r>
        <w:r w:rsidDel="007B1856">
          <w:rPr>
            <w:rFonts w:eastAsia="바탕"/>
            <w:sz w:val="22"/>
            <w:szCs w:val="22"/>
          </w:rPr>
          <w:delText xml:space="preserve">, </w:delText>
        </w:r>
        <w:r w:rsidDel="007B1856">
          <w:rPr>
            <w:rFonts w:eastAsia="바탕"/>
            <w:sz w:val="22"/>
            <w:szCs w:val="22"/>
          </w:rPr>
          <w:delText>대주는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대출약정서에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따라</w:delText>
        </w:r>
        <w:r w:rsidDel="007B1856">
          <w:rPr>
            <w:rFonts w:eastAsia="바탕"/>
            <w:sz w:val="22"/>
            <w:szCs w:val="22"/>
          </w:rPr>
          <w:delText xml:space="preserve"> Tranche A-1 </w:delText>
        </w:r>
        <w:r w:rsidDel="007B1856">
          <w:rPr>
            <w:rFonts w:eastAsia="바탕"/>
            <w:sz w:val="22"/>
            <w:szCs w:val="22"/>
          </w:rPr>
          <w:delText>대출약정금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금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일백억</w:delText>
        </w:r>
        <w:r w:rsidDel="007B1856">
          <w:rPr>
            <w:rFonts w:eastAsia="바탕"/>
            <w:sz w:val="22"/>
            <w:szCs w:val="22"/>
          </w:rPr>
          <w:delText>(</w:delText>
        </w:r>
        <w:r w:rsidDel="007B1856">
          <w:rPr>
            <w:rFonts w:ascii="바탕" w:eastAsia="바탕" w:hAnsi="바탕" w:cs="바탕"/>
            <w:sz w:val="22"/>
            <w:szCs w:val="22"/>
          </w:rPr>
          <w:delText>₩</w:delText>
        </w:r>
        <w:r w:rsidDel="007B1856">
          <w:rPr>
            <w:rFonts w:eastAsia="바탕"/>
            <w:sz w:val="22"/>
            <w:szCs w:val="22"/>
          </w:rPr>
          <w:delText>10,000,000,000)</w:delText>
        </w:r>
        <w:r w:rsidDel="007B1856">
          <w:rPr>
            <w:rFonts w:eastAsia="바탕"/>
            <w:sz w:val="22"/>
            <w:szCs w:val="22"/>
          </w:rPr>
          <w:delText>원을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차주에게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대출하기로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약정하였다</w:delText>
        </w:r>
        <w:r w:rsidDel="007B1856">
          <w:rPr>
            <w:rFonts w:eastAsia="바탕"/>
            <w:sz w:val="22"/>
            <w:szCs w:val="22"/>
          </w:rPr>
          <w:delText>.</w:delText>
        </w:r>
        <w:commentRangeEnd w:id="18"/>
        <w:r w:rsidR="007B1856" w:rsidDel="007B1856">
          <w:rPr>
            <w:rStyle w:val="ab"/>
            <w:sz w:val="20"/>
            <w:szCs w:val="20"/>
          </w:rPr>
          <w:commentReference w:id="18"/>
        </w:r>
      </w:del>
      <w:commentRangeEnd w:id="19"/>
      <w:r w:rsidR="007B1856">
        <w:rPr>
          <w:rStyle w:val="ab"/>
          <w:sz w:val="20"/>
          <w:szCs w:val="20"/>
        </w:rPr>
        <w:commentReference w:id="19"/>
      </w:r>
    </w:p>
    <w:p w14:paraId="7499340B" w14:textId="703A8903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ins w:id="21" w:author="안 용현(Yonghyeon,Ahn)" w:date="2026-10-15T14:39:00Z" w16du:dateUtc="2026-10-15T05:39:00Z">
        <w:r w:rsidR="005E3DE7">
          <w:rPr>
            <w:rFonts w:eastAsia="바탕" w:hint="eastAsia"/>
            <w:sz w:val="22"/>
            <w:szCs w:val="22"/>
          </w:rPr>
          <w:t>금융주선기관</w:t>
        </w:r>
      </w:ins>
      <w:del w:id="22" w:author="안 용현(Yonghyeon,Ahn)" w:date="2026-10-15T14:39:00Z" w16du:dateUtc="2026-10-15T05:39:00Z">
        <w:r w:rsidDel="005E3DE7">
          <w:rPr>
            <w:rFonts w:eastAsia="바탕"/>
            <w:sz w:val="22"/>
            <w:szCs w:val="22"/>
          </w:rPr>
          <w:delText>대주</w:delText>
        </w:r>
      </w:del>
      <w:r>
        <w:rPr>
          <w:rFonts w:eastAsia="바탕"/>
          <w:sz w:val="22"/>
          <w:szCs w:val="22"/>
        </w:rPr>
        <w:t>의</w:t>
      </w:r>
      <w:r>
        <w:rPr>
          <w:rFonts w:eastAsia="바탕"/>
          <w:sz w:val="22"/>
          <w:szCs w:val="22"/>
        </w:rPr>
        <w:t xml:space="preserve"> </w:t>
      </w:r>
      <w:ins w:id="23" w:author="안 용현(Yonghyeon,Ahn)" w:date="2026-10-15T14:23:00Z" w16du:dateUtc="2026-10-15T05:23:00Z">
        <w:r w:rsidR="007B1856">
          <w:rPr>
            <w:rFonts w:eastAsia="바탕" w:hint="eastAsia"/>
            <w:sz w:val="22"/>
            <w:szCs w:val="22"/>
          </w:rPr>
          <w:t>금융주선</w:t>
        </w:r>
        <w:r w:rsidR="007B1856">
          <w:rPr>
            <w:rFonts w:eastAsia="바탕" w:hint="eastAsia"/>
            <w:sz w:val="22"/>
            <w:szCs w:val="22"/>
          </w:rPr>
          <w:t xml:space="preserve"> </w:t>
        </w:r>
        <w:r w:rsidR="007B1856">
          <w:rPr>
            <w:rFonts w:eastAsia="바탕" w:hint="eastAsia"/>
            <w:sz w:val="22"/>
            <w:szCs w:val="22"/>
          </w:rPr>
          <w:t>관련</w:t>
        </w:r>
        <w:r w:rsidR="007B1856">
          <w:rPr>
            <w:rFonts w:eastAsia="바탕" w:hint="eastAsia"/>
            <w:sz w:val="22"/>
            <w:szCs w:val="22"/>
          </w:rPr>
          <w:t xml:space="preserve"> </w:t>
        </w:r>
        <w:r w:rsidR="007B1856">
          <w:rPr>
            <w:rFonts w:eastAsia="바탕" w:hint="eastAsia"/>
            <w:sz w:val="22"/>
            <w:szCs w:val="22"/>
          </w:rPr>
          <w:t>용역</w:t>
        </w:r>
      </w:ins>
      <w:commentRangeStart w:id="24"/>
      <w:commentRangeStart w:id="25"/>
      <w:del w:id="26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대출약정</w:delText>
        </w:r>
      </w:del>
      <w:r>
        <w:rPr>
          <w:rFonts w:eastAsia="바탕"/>
          <w:sz w:val="22"/>
          <w:szCs w:val="22"/>
        </w:rPr>
        <w:t>에</w:t>
      </w:r>
      <w:commentRangeEnd w:id="24"/>
      <w:r w:rsidR="00BB6E95">
        <w:rPr>
          <w:rStyle w:val="ab"/>
          <w:rFonts w:eastAsia="바탕"/>
          <w:sz w:val="22"/>
          <w:szCs w:val="22"/>
        </w:rPr>
        <w:commentReference w:id="24"/>
      </w:r>
      <w:commentRangeEnd w:id="25"/>
      <w:r w:rsidR="007B1856">
        <w:rPr>
          <w:rStyle w:val="ab"/>
          <w:rFonts w:eastAsia="바탕"/>
          <w:sz w:val="22"/>
          <w:szCs w:val="22"/>
        </w:rPr>
        <w:commentReference w:id="25"/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ins w:id="27" w:author="안 용현(Yonghyeon,Ahn)" w:date="2026-10-15T14:40:00Z" w16du:dateUtc="2026-10-15T05:40:00Z">
        <w:r w:rsidR="00D004FA">
          <w:rPr>
            <w:rFonts w:eastAsia="바탕" w:hint="eastAsia"/>
            <w:sz w:val="22"/>
            <w:szCs w:val="22"/>
          </w:rPr>
          <w:t>금융주선기관</w:t>
        </w:r>
      </w:ins>
      <w:del w:id="28" w:author="안 용현(Yonghyeon,Ahn)" w:date="2026-10-15T14:40:00Z" w16du:dateUtc="2026-10-15T05:40:00Z">
        <w:r w:rsidDel="00D004FA">
          <w:rPr>
            <w:rFonts w:eastAsia="바탕"/>
            <w:sz w:val="22"/>
            <w:szCs w:val="22"/>
          </w:rPr>
          <w:delText>대주</w:delText>
        </w:r>
      </w:del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701B97B6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ins w:id="29" w:author="안 용현(Yonghyeon,Ahn)" w:date="2026-10-15T14:40:00Z" w16du:dateUtc="2026-10-15T05:40:00Z">
        <w:r w:rsidR="005E3DE7">
          <w:rPr>
            <w:rFonts w:eastAsia="바탕" w:hint="eastAsia"/>
            <w:sz w:val="22"/>
            <w:szCs w:val="22"/>
          </w:rPr>
          <w:t>금융주선기관</w:t>
        </w:r>
      </w:ins>
      <w:del w:id="30" w:author="안 용현(Yonghyeon,Ahn)" w:date="2026-10-15T14:40:00Z" w16du:dateUtc="2026-10-15T05:40:00Z">
        <w:r w:rsidDel="005E3DE7">
          <w:rPr>
            <w:rFonts w:eastAsia="바탕"/>
            <w:sz w:val="22"/>
            <w:szCs w:val="22"/>
          </w:rPr>
          <w:delText>대주</w:delText>
        </w:r>
      </w:del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, </w:t>
      </w:r>
      <w:commentRangeStart w:id="31"/>
      <w:commentRangeStart w:id="32"/>
      <w:del w:id="33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>대주의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대출약정금의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 w:hint="eastAsia"/>
            <w:sz w:val="22"/>
            <w:szCs w:val="22"/>
          </w:rPr>
          <w:delText>1.0</w:delText>
        </w:r>
        <w:r w:rsidDel="007B1856">
          <w:rPr>
            <w:rFonts w:eastAsia="바탕"/>
            <w:sz w:val="22"/>
            <w:szCs w:val="22"/>
          </w:rPr>
          <w:delText>%</w:delText>
        </w:r>
        <w:r w:rsidDel="007B1856">
          <w:rPr>
            <w:rFonts w:eastAsia="바탕"/>
            <w:sz w:val="22"/>
            <w:szCs w:val="22"/>
          </w:rPr>
          <w:delText>에</w:delText>
        </w:r>
        <w:r w:rsidDel="007B1856">
          <w:rPr>
            <w:rFonts w:eastAsia="바탕"/>
            <w:sz w:val="22"/>
            <w:szCs w:val="22"/>
          </w:rPr>
          <w:delText xml:space="preserve"> </w:delText>
        </w:r>
        <w:r w:rsidDel="007B1856">
          <w:rPr>
            <w:rFonts w:eastAsia="바탕"/>
            <w:sz w:val="22"/>
            <w:szCs w:val="22"/>
          </w:rPr>
          <w:delText>해당하는</w:delText>
        </w:r>
        <w:commentRangeEnd w:id="31"/>
        <w:r w:rsidR="00BB6E95" w:rsidDel="007B1856">
          <w:rPr>
            <w:rStyle w:val="ab"/>
            <w:rFonts w:eastAsia="바탕"/>
            <w:sz w:val="22"/>
            <w:szCs w:val="22"/>
          </w:rPr>
          <w:commentReference w:id="31"/>
        </w:r>
      </w:del>
      <w:commentRangeEnd w:id="32"/>
      <w:r w:rsidR="007B1856">
        <w:rPr>
          <w:rStyle w:val="ab"/>
          <w:rFonts w:eastAsia="바탕"/>
          <w:sz w:val="22"/>
          <w:szCs w:val="22"/>
        </w:rPr>
        <w:commentReference w:id="32"/>
      </w:r>
      <w:del w:id="34" w:author="안 용현(Yonghyeon,Ahn)" w:date="2026-10-15T14:23:00Z" w16du:dateUtc="2026-10-15T05:23:00Z">
        <w:r w:rsidDel="007B1856">
          <w:rPr>
            <w:rFonts w:eastAsia="바탕"/>
            <w:sz w:val="22"/>
            <w:szCs w:val="22"/>
          </w:rPr>
          <w:delText xml:space="preserve"> </w:delText>
        </w:r>
      </w:del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24F2E8C3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del w:id="35" w:author="안 용현(Yonghyeon,Ahn)" w:date="2026-10-15T14:40:00Z" w16du:dateUtc="2026-10-15T05:40:00Z">
        <w:r w:rsidDel="005E3DE7">
          <w:rPr>
            <w:rFonts w:eastAsia="바탕" w:hint="eastAsia"/>
            <w:sz w:val="22"/>
            <w:szCs w:val="22"/>
          </w:rPr>
          <w:delText>대주</w:delText>
        </w:r>
      </w:del>
      <w:ins w:id="36" w:author="안 용현(Yonghyeon,Ahn)" w:date="2026-10-15T14:40:00Z" w16du:dateUtc="2026-10-15T05:40:00Z">
        <w:r w:rsidR="005E3DE7">
          <w:rPr>
            <w:rFonts w:eastAsia="바탕" w:hint="eastAsia"/>
            <w:sz w:val="22"/>
            <w:szCs w:val="22"/>
          </w:rPr>
          <w:t>금융주선기관이</w:t>
        </w:r>
      </w:ins>
      <w:del w:id="37" w:author="안 용현(Yonghyeon,Ahn)" w:date="2026-10-15T14:40:00Z" w16du:dateUtc="2026-10-15T05:40:00Z">
        <w:r w:rsidDel="005E3DE7">
          <w:rPr>
            <w:rFonts w:eastAsia="바탕"/>
            <w:sz w:val="22"/>
            <w:szCs w:val="22"/>
          </w:rPr>
          <w:delText>가</w:delText>
        </w:r>
      </w:del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1CA54E5C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ins w:id="38" w:author="안 용현(Yonghyeon,Ahn)" w:date="2026-10-15T14:40:00Z" w16du:dateUtc="2026-10-15T05:40:00Z">
        <w:r w:rsidR="005E3DE7">
          <w:rPr>
            <w:rFonts w:eastAsia="바탕" w:hint="eastAsia"/>
            <w:sz w:val="22"/>
            <w:szCs w:val="22"/>
          </w:rPr>
          <w:t>금융주선기관</w:t>
        </w:r>
      </w:ins>
      <w:del w:id="39" w:author="안 용현(Yonghyeon,Ahn)" w:date="2026-10-15T14:40:00Z" w16du:dateUtc="2026-10-15T05:40:00Z">
        <w:r w:rsidDel="005E3DE7">
          <w:rPr>
            <w:rFonts w:eastAsia="바탕"/>
            <w:sz w:val="22"/>
            <w:szCs w:val="22"/>
          </w:rPr>
          <w:delText>대주</w:delText>
        </w:r>
      </w:del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001666D1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3594395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ins w:id="40" w:author="안 용현(Yonghyeon,Ahn)" w:date="2026-10-15T14:41:00Z" w16du:dateUtc="2026-10-15T05:41:00Z">
        <w:r w:rsidR="006860D3">
          <w:rPr>
            <w:rFonts w:eastAsia="바탕" w:hint="eastAsia"/>
            <w:sz w:val="22"/>
            <w:szCs w:val="22"/>
          </w:rPr>
          <w:t>금융주선기관</w:t>
        </w:r>
      </w:ins>
      <w:del w:id="41" w:author="안 용현(Yonghyeon,Ahn)" w:date="2026-10-15T14:41:00Z" w16du:dateUtc="2026-10-15T05:41:00Z">
        <w:r w:rsidDel="006860D3">
          <w:rPr>
            <w:rFonts w:eastAsia="바탕"/>
            <w:sz w:val="22"/>
            <w:szCs w:val="22"/>
          </w:rPr>
          <w:delText>대주</w:delText>
        </w:r>
      </w:del>
      <w:r>
        <w:rPr>
          <w:rFonts w:eastAsia="바탕"/>
          <w:sz w:val="22"/>
          <w:szCs w:val="22"/>
        </w:rPr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00BF9484" w:rsidR="005D67E7" w:rsidRDefault="006860D3">
      <w:pPr>
        <w:pageBreakBefore/>
        <w:spacing w:after="60" w:line="360" w:lineRule="auto"/>
        <w:jc w:val="both"/>
        <w:rPr>
          <w:rFonts w:hint="eastAsia"/>
        </w:rPr>
      </w:pPr>
      <w:ins w:id="42" w:author="안 용현(Yonghyeon,Ahn)" w:date="2026-10-15T14:41:00Z" w16du:dateUtc="2026-10-15T05:41:00Z">
        <w:r>
          <w:rPr>
            <w:rFonts w:eastAsia="바탕" w:hint="eastAsia"/>
            <w:b/>
            <w:bCs/>
            <w:sz w:val="22"/>
            <w:szCs w:val="22"/>
          </w:rPr>
          <w:lastRenderedPageBreak/>
          <w:t>금융주선기관</w:t>
        </w:r>
      </w:ins>
      <w:del w:id="43" w:author="안 용현(Yonghyeon,Ahn)" w:date="2026-10-15T14:41:00Z" w16du:dateUtc="2026-10-15T05:41:00Z">
        <w:r w:rsidR="00F1430B" w:rsidDel="006860D3">
          <w:rPr>
            <w:rFonts w:eastAsia="바탕"/>
            <w:b/>
            <w:bCs/>
            <w:sz w:val="22"/>
            <w:szCs w:val="22"/>
          </w:rPr>
          <w:delText>대주</w:delText>
        </w:r>
      </w:del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kd.kim" w:date="2026-10-15T13:32:00Z" w:initials="k">
    <w:p w14:paraId="71AEE1E1" w14:textId="77777777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256EEDF1" w14:textId="77777777" w:rsidR="00BB6E95" w:rsidRDefault="00BB6E95">
      <w:pPr>
        <w:pStyle w:val="ac"/>
      </w:pPr>
    </w:p>
    <w:p w14:paraId="37FB2D5B" w14:textId="196E140E" w:rsidR="00BB6E95" w:rsidRDefault="00BB6E95">
      <w:pPr>
        <w:pStyle w:val="ac"/>
      </w:pPr>
      <w:r>
        <w:rPr>
          <w:rFonts w:hint="eastAsia"/>
        </w:rPr>
        <w:t>주선금융기관</w:t>
      </w:r>
    </w:p>
  </w:comment>
  <w:comment w:id="4" w:author="안 용현(Yonghyeon,Ahn)" w:date="2026-10-15T14:24:00Z" w:initials="안용">
    <w:p w14:paraId="7935DB77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9" w:author="kd.kim" w:date="2026-10-15T13:32:00Z" w:initials="k">
    <w:p w14:paraId="0A85FF19" w14:textId="77777777" w:rsidR="00BB6E95" w:rsidRDefault="00BB6E95" w:rsidP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51982524" w14:textId="77777777" w:rsidR="00BB6E95" w:rsidRDefault="00BB6E95" w:rsidP="00BB6E95">
      <w:pPr>
        <w:pStyle w:val="ac"/>
      </w:pPr>
    </w:p>
    <w:p w14:paraId="65DB8991" w14:textId="77777777" w:rsidR="00BB6E95" w:rsidRDefault="00BB6E95" w:rsidP="00BB6E95">
      <w:pPr>
        <w:pStyle w:val="ac"/>
      </w:pPr>
      <w:r>
        <w:rPr>
          <w:rFonts w:hint="eastAsia"/>
        </w:rPr>
        <w:t>주선금융기관</w:t>
      </w:r>
    </w:p>
    <w:p w14:paraId="60454AEE" w14:textId="77777777" w:rsidR="00BB6E95" w:rsidRDefault="00BB6E95" w:rsidP="00BB6E95">
      <w:pPr>
        <w:pStyle w:val="ac"/>
      </w:pPr>
    </w:p>
    <w:p w14:paraId="09A77F22" w14:textId="39113329" w:rsidR="00BB6E95" w:rsidRDefault="00BB6E95" w:rsidP="00BB6E95">
      <w:pPr>
        <w:pStyle w:val="ac"/>
      </w:pPr>
      <w:r>
        <w:rPr>
          <w:rFonts w:hint="eastAsia"/>
        </w:rPr>
        <w:t>(</w:t>
      </w:r>
      <w:r>
        <w:rPr>
          <w:rFonts w:hint="eastAsia"/>
        </w:rPr>
        <w:t>이하에서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  <w:r>
        <w:rPr>
          <w:rFonts w:hint="eastAsia"/>
        </w:rPr>
        <w:t xml:space="preserve"> </w:t>
      </w:r>
      <w:r>
        <w:rPr>
          <w:rFonts w:hint="eastAsia"/>
        </w:rPr>
        <w:t>바람</w:t>
      </w:r>
      <w:r>
        <w:rPr>
          <w:rFonts w:hint="eastAsia"/>
        </w:rPr>
        <w:t>)</w:t>
      </w:r>
    </w:p>
  </w:comment>
  <w:comment w:id="10" w:author="안 용현(Yonghyeon,Ahn)" w:date="2026-10-15T14:24:00Z" w:initials="안용">
    <w:p w14:paraId="47EE4976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18" w:author="kd.kim" w:date="2026-10-15T13:28:00Z" w:initials="k">
    <w:p w14:paraId="705B9769" w14:textId="77777777" w:rsidR="00BB6E95" w:rsidRDefault="00BB6E95" w:rsidP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04CC8F8F" w14:textId="77777777" w:rsidR="00BB6E95" w:rsidRDefault="00BB6E95" w:rsidP="00BB6E95">
      <w:pPr>
        <w:pStyle w:val="ac"/>
      </w:pPr>
    </w:p>
    <w:p w14:paraId="3B6461C8" w14:textId="7DDC88E2" w:rsidR="00BB6E95" w:rsidRDefault="00BB6E95" w:rsidP="00BB6E95">
      <w:pPr>
        <w:pStyle w:val="ac"/>
      </w:pPr>
      <w:r>
        <w:rPr>
          <w:rFonts w:hint="eastAsia"/>
        </w:rPr>
        <w:t>체결함에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금융주선기관에게</w:t>
      </w:r>
      <w:r>
        <w:rPr>
          <w:rFonts w:hint="eastAsia"/>
        </w:rPr>
        <w:t xml:space="preserve"> </w:t>
      </w:r>
      <w:r>
        <w:rPr>
          <w:rFonts w:hint="eastAsia"/>
        </w:rPr>
        <w:t>금융주선에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용역을</w:t>
      </w:r>
      <w:r>
        <w:rPr>
          <w:rFonts w:hint="eastAsia"/>
        </w:rPr>
        <w:t xml:space="preserve"> </w:t>
      </w:r>
      <w:r>
        <w:rPr>
          <w:rFonts w:hint="eastAsia"/>
        </w:rPr>
        <w:t>의뢰하였고</w:t>
      </w:r>
      <w:r>
        <w:rPr>
          <w:rFonts w:hint="eastAsia"/>
        </w:rPr>
        <w:t xml:space="preserve">, </w:t>
      </w:r>
      <w:r>
        <w:rPr>
          <w:rFonts w:hint="eastAsia"/>
        </w:rPr>
        <w:t>금융주선기관은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수행하기로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>.</w:t>
      </w:r>
    </w:p>
  </w:comment>
  <w:comment w:id="19" w:author="안 용현(Yonghyeon,Ahn)" w:date="2026-10-15T14:24:00Z" w:initials="안용">
    <w:p w14:paraId="0EBB7653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24" w:author="kd.kim" w:date="2026-10-15T13:30:00Z" w:initials="k">
    <w:p w14:paraId="4C39FA4A" w14:textId="77777777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수정요망</w:t>
      </w:r>
      <w:r>
        <w:rPr>
          <w:rFonts w:hint="eastAsia"/>
        </w:rPr>
        <w:t>)</w:t>
      </w:r>
    </w:p>
    <w:p w14:paraId="30DC3EFD" w14:textId="77777777" w:rsidR="00BB6E95" w:rsidRDefault="00BB6E95">
      <w:pPr>
        <w:pStyle w:val="ac"/>
      </w:pPr>
    </w:p>
    <w:p w14:paraId="2F969A17" w14:textId="33DF383C" w:rsidR="00BB6E95" w:rsidRDefault="00BB6E95">
      <w:pPr>
        <w:pStyle w:val="ac"/>
      </w:pPr>
      <w:r>
        <w:rPr>
          <w:rFonts w:hint="eastAsia"/>
        </w:rPr>
        <w:t>금융주선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용역에</w:t>
      </w:r>
    </w:p>
  </w:comment>
  <w:comment w:id="25" w:author="안 용현(Yonghyeon,Ahn)" w:date="2026-10-15T14:24:00Z" w:initials="안용">
    <w:p w14:paraId="0A29AE5F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  <w:comment w:id="31" w:author="kd.kim" w:date="2026-10-15T13:30:00Z" w:initials="k">
    <w:p w14:paraId="157D26A6" w14:textId="5B1C9B4F" w:rsidR="00BB6E95" w:rsidRDefault="00BB6E95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삭제요망</w:t>
      </w:r>
      <w:r>
        <w:rPr>
          <w:rFonts w:hint="eastAsia"/>
        </w:rPr>
        <w:t>)</w:t>
      </w:r>
    </w:p>
  </w:comment>
  <w:comment w:id="32" w:author="안 용현(Yonghyeon,Ahn)" w:date="2026-10-15T14:24:00Z" w:initials="안용">
    <w:p w14:paraId="103C0509" w14:textId="77777777" w:rsidR="007B1856" w:rsidRDefault="007B1856" w:rsidP="007B1856">
      <w:pPr>
        <w:pStyle w:val="ac"/>
      </w:pPr>
      <w:r>
        <w:rPr>
          <w:rStyle w:val="ab"/>
        </w:rPr>
        <w:annotationRef/>
      </w:r>
      <w:r>
        <w:rPr>
          <w:rFonts w:hint="eastAsia"/>
        </w:rPr>
        <w:t>반영하였습니다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FB2D5B" w15:done="0"/>
  <w15:commentEx w15:paraId="7935DB77" w15:paraIdParent="37FB2D5B" w15:done="0"/>
  <w15:commentEx w15:paraId="09A77F22" w15:done="0"/>
  <w15:commentEx w15:paraId="47EE4976" w15:paraIdParent="09A77F22" w15:done="0"/>
  <w15:commentEx w15:paraId="3B6461C8" w15:done="0"/>
  <w15:commentEx w15:paraId="0EBB7653" w15:paraIdParent="3B6461C8" w15:done="0"/>
  <w15:commentEx w15:paraId="2F969A17" w15:done="0"/>
  <w15:commentEx w15:paraId="0A29AE5F" w15:paraIdParent="2F969A17" w15:done="0"/>
  <w15:commentEx w15:paraId="157D26A6" w15:done="0"/>
  <w15:commentEx w15:paraId="103C0509" w15:paraIdParent="157D26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F966E0" w16cex:dateUtc="2026-10-15T04:32:00Z"/>
  <w16cex:commentExtensible w16cex:durableId="413D1573" w16cex:dateUtc="2026-10-15T05:24:00Z"/>
  <w16cex:commentExtensible w16cex:durableId="6E6A0C17" w16cex:dateUtc="2026-10-15T04:32:00Z"/>
  <w16cex:commentExtensible w16cex:durableId="578EAF92" w16cex:dateUtc="2026-10-15T05:24:00Z"/>
  <w16cex:commentExtensible w16cex:durableId="32A4D52C" w16cex:dateUtc="2026-10-15T04:28:00Z"/>
  <w16cex:commentExtensible w16cex:durableId="6F4B57C8" w16cex:dateUtc="2026-10-15T05:24:00Z"/>
  <w16cex:commentExtensible w16cex:durableId="780F1895" w16cex:dateUtc="2026-10-15T04:30:00Z"/>
  <w16cex:commentExtensible w16cex:durableId="4BAB7DA2" w16cex:dateUtc="2026-10-15T05:24:00Z"/>
  <w16cex:commentExtensible w16cex:durableId="1B9153F1" w16cex:dateUtc="2026-10-15T04:30:00Z"/>
  <w16cex:commentExtensible w16cex:durableId="22061982" w16cex:dateUtc="2026-10-15T0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FB2D5B" w16cid:durableId="12F966E0"/>
  <w16cid:commentId w16cid:paraId="7935DB77" w16cid:durableId="413D1573"/>
  <w16cid:commentId w16cid:paraId="09A77F22" w16cid:durableId="6E6A0C17"/>
  <w16cid:commentId w16cid:paraId="47EE4976" w16cid:durableId="578EAF92"/>
  <w16cid:commentId w16cid:paraId="3B6461C8" w16cid:durableId="32A4D52C"/>
  <w16cid:commentId w16cid:paraId="0EBB7653" w16cid:durableId="6F4B57C8"/>
  <w16cid:commentId w16cid:paraId="2F969A17" w16cid:durableId="780F1895"/>
  <w16cid:commentId w16cid:paraId="0A29AE5F" w16cid:durableId="4BAB7DA2"/>
  <w16cid:commentId w16cid:paraId="157D26A6" w16cid:durableId="1B9153F1"/>
  <w16cid:commentId w16cid:paraId="103C0509" w16cid:durableId="220619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0203" w14:textId="77777777" w:rsidR="00E13DC5" w:rsidRDefault="00E13DC5">
      <w:r>
        <w:separator/>
      </w:r>
    </w:p>
  </w:endnote>
  <w:endnote w:type="continuationSeparator" w:id="0">
    <w:p w14:paraId="623C2376" w14:textId="77777777" w:rsidR="00E13DC5" w:rsidRDefault="00E1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C510" w14:textId="77777777" w:rsidR="00E13DC5" w:rsidRDefault="00E13DC5">
      <w:r>
        <w:separator/>
      </w:r>
    </w:p>
  </w:footnote>
  <w:footnote w:type="continuationSeparator" w:id="0">
    <w:p w14:paraId="3D39813A" w14:textId="77777777" w:rsidR="00E13DC5" w:rsidRDefault="00E13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9EC" w14:textId="77777777" w:rsidR="00EC2842" w:rsidRPr="00A52F5C" w:rsidRDefault="00EC2842" w:rsidP="00A52F5C">
    <w:pPr>
      <w:pStyle w:val="a9"/>
      <w:jc w:val="right"/>
      <w:rPr>
        <w:rFonts w:ascii="바탕" w:eastAsia="바탕" w:hAnsi="바탕"/>
        <w:b/>
        <w:bCs/>
        <w:i/>
        <w:iCs/>
      </w:rPr>
    </w:pPr>
    <w:r w:rsidRPr="00A52F5C">
      <w:rPr>
        <w:rFonts w:ascii="바탕" w:eastAsia="바탕" w:hAnsi="바탕" w:hint="eastAsia"/>
        <w:b/>
        <w:bCs/>
        <w:i/>
        <w:iCs/>
      </w:rPr>
      <w:t>수수료약정서</w:t>
    </w:r>
  </w:p>
  <w:p w14:paraId="05819F15" w14:textId="77777777" w:rsidR="00EC2842" w:rsidRDefault="00EC284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안 용현(Yonghyeon,Ahn)">
    <w15:presenceInfo w15:providerId="Windows Live" w15:userId="8b8453e97f026ad7"/>
  </w15:person>
  <w15:person w15:author="kd.kim">
    <w15:presenceInfo w15:providerId="None" w15:userId="kd.ki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trackRevision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46E77"/>
    <w:rsid w:val="00067E9B"/>
    <w:rsid w:val="000766A7"/>
    <w:rsid w:val="00127071"/>
    <w:rsid w:val="00147A8E"/>
    <w:rsid w:val="00160362"/>
    <w:rsid w:val="001A66D4"/>
    <w:rsid w:val="001B369B"/>
    <w:rsid w:val="002C749C"/>
    <w:rsid w:val="002E7EE9"/>
    <w:rsid w:val="00341D24"/>
    <w:rsid w:val="00363881"/>
    <w:rsid w:val="00411520"/>
    <w:rsid w:val="004457C3"/>
    <w:rsid w:val="00485A5A"/>
    <w:rsid w:val="004B75F6"/>
    <w:rsid w:val="005C2300"/>
    <w:rsid w:val="005D67E7"/>
    <w:rsid w:val="005E3DE7"/>
    <w:rsid w:val="006575AC"/>
    <w:rsid w:val="006860D3"/>
    <w:rsid w:val="006A053F"/>
    <w:rsid w:val="006B10D9"/>
    <w:rsid w:val="00771ADA"/>
    <w:rsid w:val="007B1856"/>
    <w:rsid w:val="009065C3"/>
    <w:rsid w:val="00992B63"/>
    <w:rsid w:val="009B6047"/>
    <w:rsid w:val="00A52F5C"/>
    <w:rsid w:val="00AC3C22"/>
    <w:rsid w:val="00BB6E95"/>
    <w:rsid w:val="00BD0D51"/>
    <w:rsid w:val="00CE6182"/>
    <w:rsid w:val="00CF3B69"/>
    <w:rsid w:val="00D004FA"/>
    <w:rsid w:val="00DC751D"/>
    <w:rsid w:val="00E13DC5"/>
    <w:rsid w:val="00EB5AA7"/>
    <w:rsid w:val="00EC2842"/>
    <w:rsid w:val="00F1430B"/>
    <w:rsid w:val="00F65DF9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C2842"/>
  </w:style>
  <w:style w:type="paragraph" w:styleId="aa">
    <w:name w:val="footer"/>
    <w:basedOn w:val="a"/>
    <w:link w:val="Char1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C2842"/>
  </w:style>
  <w:style w:type="character" w:styleId="ab">
    <w:name w:val="annotation reference"/>
    <w:basedOn w:val="a0"/>
    <w:uiPriority w:val="99"/>
    <w:semiHidden/>
    <w:unhideWhenUsed/>
    <w:rsid w:val="00BB6E95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BB6E95"/>
  </w:style>
  <w:style w:type="character" w:customStyle="1" w:styleId="Char2">
    <w:name w:val="메모 텍스트 Char"/>
    <w:basedOn w:val="a0"/>
    <w:link w:val="ac"/>
    <w:uiPriority w:val="99"/>
    <w:rsid w:val="00BB6E95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BB6E95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BB6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용현(Yonghyeon,Ahn)</cp:lastModifiedBy>
  <cp:revision>2</cp:revision>
  <dcterms:created xsi:type="dcterms:W3CDTF">2026-10-15T05:42:00Z</dcterms:created>
  <dcterms:modified xsi:type="dcterms:W3CDTF">2026-10-15T05:42:00Z</dcterms:modified>
</cp:coreProperties>
</file>