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BE01" w14:textId="77777777" w:rsidR="00E803C0" w:rsidRPr="000E465F" w:rsidRDefault="00021C19">
      <w:pPr>
        <w:pStyle w:val="a3"/>
        <w:jc w:val="center"/>
        <w:rPr>
          <w:rFonts w:ascii="HY신명조" w:eastAsia="HY신명조" w:hAnsi="HY신명조" w:cs="함초롬바탕"/>
          <w:sz w:val="36"/>
          <w:szCs w:val="34"/>
        </w:rPr>
      </w:pPr>
      <w:r>
        <w:rPr>
          <w:rFonts w:ascii="HY신명조" w:eastAsia="HY신명조" w:hAnsi="HY신명조" w:cs="함초롬바탕"/>
          <w:sz w:val="36"/>
          <w:szCs w:val="34"/>
        </w:rPr>
        <w:t xml:space="preserve">주식회사 코람코라이프인프라위탁관리부동산투자회사</w:t>
      </w:r>
    </w:p>
    <w:p w14:paraId="4EA11530" w14:textId="77777777" w:rsidR="00E803C0" w:rsidRPr="000E465F" w:rsidRDefault="00021C19">
      <w:pPr>
        <w:pStyle w:val="a3"/>
        <w:jc w:val="center"/>
        <w:rPr>
          <w:rFonts w:ascii="HY신명조" w:eastAsia="HY신명조" w:hAnsi="HY신명조" w:cs="함초롬바탕"/>
          <w:sz w:val="20"/>
          <w:szCs w:val="34"/>
        </w:rPr>
      </w:pPr>
      <w:r>
        <w:rPr>
          <w:rFonts w:ascii="HY신명조" w:eastAsia="HY신명조" w:hAnsi="HY신명조" w:cs="함초롬바탕"/>
          <w:sz w:val="20"/>
          <w:szCs w:val="34"/>
        </w:rPr>
        <w:t xml:space="preserve">06158 서울시 강남구 삼성로 511(삼성동) 이정주 팀장 TEL : 02-787-0073</w:t>
      </w:r>
    </w:p>
    <w:p w14:paraId="14B6B0C6" w14:textId="77777777" w:rsidR="00E803C0" w:rsidRPr="000E465F" w:rsidRDefault="00DF61F9">
      <w:pPr>
        <w:rPr>
          <w:rFonts w:ascii="HY신명조" w:eastAsia="HY신명조" w:hAnsi="HY신명조" w:cs="함초롬바탕"/>
          <w:sz w:val="22"/>
        </w:rPr>
      </w:pPr>
      <w:r>
        <w:rPr>
          <w:noProof/>
        </w:rPr>
        <mc:AlternateContent>
          <mc:Choice Requires="wps">
            <w:drawing>
              <wp:anchor distT="19049" distB="38099" distL="0" distR="17145" simplePos="0" relativeHeight="5" behindDoc="0" locked="0" layoutInCell="1" allowOverlap="1" wp14:anchorId="04D0C1E5" wp14:editId="09BF2F8A">
                <wp:simplePos x="0" y="0"/>
                <wp:positionH relativeFrom="column">
                  <wp:posOffset>0</wp:posOffset>
                </wp:positionH>
                <wp:positionV relativeFrom="paragraph">
                  <wp:posOffset>87629</wp:posOffset>
                </wp:positionV>
                <wp:extent cx="6212205" cy="0"/>
                <wp:effectExtent l="0" t="19050" r="36195" b="19050"/>
                <wp:wrapNone/>
                <wp:docPr id="204675127" name="직선 연결선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12205" cy="0"/>
                        </a:xfrm>
                        <a:prstGeom prst="line">
                          <a:avLst/>
                        </a:prstGeom>
                        <a:ln w="50800">
                          <a:solidFill>
                            <a:srgbClr val="969696"/>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3496702" id="직선 연결선 25" o:spid="_x0000_s1026" style="position:absolute;z-index:5;visibility:visible;mso-wrap-style:square;mso-width-percent:0;mso-height-percent:0;mso-wrap-distance-left:0;mso-wrap-distance-top:.52914mm;mso-wrap-distance-right:1.35pt;mso-wrap-distance-bottom:1.0583mm;mso-position-horizontal:absolute;mso-position-horizontal-relative:text;mso-position-vertical:absolute;mso-position-vertical-relative:text;mso-width-percent:0;mso-height-percent:0;mso-width-relative:page;mso-height-relative:page" from="0,6.9pt" to="489.15pt,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L9n4xQEAAOsDAAAOAAAAZHJzL2Uyb0RvYy54bWysU9tu3CAQfa/Uf0C8d+21lFVqrTcPidKX qI2a9gNYLmsUYBCQtffvO+BL0/YpVWQJATPnzJzheH8zWkPOMkQNrqPbTU2JdByEdqeO/vxx/+ma kpiYE8yAkx29yEhvDh8/7AffygZ6MEIGgiQutoPvaJ+Sb6sq8l5aFjfgpcOggmBZwmM4VSKwAdmt qZq63lUDBOEDcBkj3t5NQXoo/EpJnr4pFWUipqPYWyprKOsxr9Vhz9pTYL7XfG6D/UcXlmmHRVeq O5YYeQn6HyqreYAIKm042AqU0lwWDahmW/+l5qlnXhYtOJzo1zHF96PlX8+37jHk1vnonvwD8OeI Q6kGH9s1mA/RT2mjCjanY+9kLIO8rIOUYyIcL3fNtmnqK0r4EqtYuwB9iOmLBEvypqNGu6yRtez8 EFMuzdolJV8bR4aOXtXXdV3SIhgt7rUxORjD6XhrAjkzfN/Pu/zlJ0WKP9ICvDgx3Rs3i5v0FGXp YuRU6rtURIsiq9DzmX9yDFoaPbT4BosYh4CcqLCfN2JnSEbLYtQ34ldQqQ8urXirHYQyhlfq8vYI 4vIYltdFR5VJze7Pln19LmP6/Y8efgEAAP//AwBQSwMEFAAGAAgAAAAhAHflIULcAAAABgEAAA8A AABkcnMvZG93bnJldi54bWxMj0FLw0AQhe+C/2EZwZvd2EJtYzZFBRU8CK0t0ts2O26C2dmYnbbR X++IBz2+94b3vikWQ2jVAfvURDJwOcpAIVXRNeQNrF/uL2agEltyto2EBj4xwaI8PSls7uKRlnhY sVdSQim3BmrmLtc6VTUGm0axQ5LsLfbBssjea9fbo5SHVo+zbKqDbUgWatvhXY3V+2ofDLxunza3 3Gwb/+XHj3PHD8/Tj2DM+dlwcw2KceC/Y/jBF3QohWkX9+SSag3IIyzuRPglnV/NJqB2v4YuC/0f v/wGAAD//wMAUEsBAi0AFAAGAAgAAAAhALaDOJL+AAAA4QEAABMAAAAAAAAAAAAAAAAAAAAAAFtD b250ZW50X1R5cGVzXS54bWxQSwECLQAUAAYACAAAACEAOP0h/9YAAACUAQAACwAAAAAAAAAAAAAA AAAvAQAAX3JlbHMvLnJlbHNQSwECLQAUAAYACAAAACEABS/Z+MUBAADrAwAADgAAAAAAAAAAAAAA AAAuAgAAZHJzL2Uyb0RvYy54bWxQSwECLQAUAAYACAAAACEAd+UhQtwAAAAGAQAADwAAAAAAAAAA AAAAAAAfBAAAZHJzL2Rvd25yZXYueG1sUEsFBgAAAAAEAAQA8wAAACgFAAAAAA== " strokecolor="#969696" strokeweight="4pt">
                <o:lock v:ext="edit" shapetype="f"/>
              </v:line>
            </w:pict>
          </mc:Fallback>
        </mc:AlternateContent>
      </w:r>
    </w:p>
    <w:p w14:paraId="3FA869B5" w14:textId="77777777" w:rsidR="00E803C0" w:rsidRPr="000E465F" w:rsidRDefault="00021C19">
      <w:pPr>
        <w:spacing w:line="276" w:lineRule="auto"/>
        <w:jc w:val="left"/>
        <w:rPr>
          <w:rFonts w:ascii="HY신명조" w:eastAsia="HY신명조" w:hAnsi="HY신명조" w:cs="함초롬바탕"/>
          <w:sz w:val="22"/>
        </w:rPr>
      </w:pPr>
      <w:r>
        <w:rPr>
          <w:rFonts w:ascii="HY신명조" w:eastAsia="HY신명조" w:hAnsi="HY신명조" w:cs="함초롬바탕"/>
          <w:sz w:val="22"/>
        </w:rPr>
        <w:t xml:space="preserve">문서번호: KLI 2026-09-[  ]                                           2026. 09. [  ].</w:t>
      </w:r>
    </w:p>
    <w:p w14:paraId="3AEC0D0F" w14:textId="77777777" w:rsidR="00E803C0" w:rsidRPr="000E465F" w:rsidRDefault="00021C19">
      <w:pPr>
        <w:spacing w:line="276" w:lineRule="auto"/>
        <w:rPr>
          <w:rFonts w:ascii="HY신명조" w:eastAsia="HY신명조" w:hAnsi="HY신명조" w:cs="함초롬바탕"/>
          <w:sz w:val="22"/>
        </w:rPr>
      </w:pPr>
      <w:r>
        <w:rPr>
          <w:rFonts w:ascii="HY신명조" w:eastAsia="HY신명조" w:hAnsi="HY신명조" w:cs="함초롬바탕"/>
          <w:sz w:val="22"/>
        </w:rPr>
        <w:t>수   신: 주식회사 우리은행</w:t>
      </w:r>
    </w:p>
    <w:p w14:paraId="0CBDDD28" w14:textId="77777777" w:rsidR="00E803C0" w:rsidRPr="000E465F" w:rsidRDefault="00021C19">
      <w:pPr>
        <w:spacing w:line="276" w:lineRule="auto"/>
        <w:rPr>
          <w:rFonts w:ascii="HY신명조" w:eastAsia="HY신명조" w:hAnsi="HY신명조" w:cs="함초롬바탕"/>
          <w:sz w:val="22"/>
        </w:rPr>
      </w:pPr>
      <w:r>
        <w:rPr>
          <w:rFonts w:ascii="HY신명조" w:eastAsia="HY신명조" w:hAnsi="HY신명조" w:cs="함초롬바탕"/>
          <w:sz w:val="22"/>
        </w:rPr>
        <w:t xml:space="preserve">참   조: 주식회사 코람코자산신탁</w:t>
      </w:r>
    </w:p>
    <w:p w14:paraId="6AD9FFCD" w14:textId="77777777" w:rsidR="00E803C0" w:rsidRPr="000E465F" w:rsidRDefault="00DF61F9">
      <w:pPr>
        <w:spacing w:line="276" w:lineRule="auto"/>
        <w:ind w:left="200" w:right="-330" w:hanging="200"/>
        <w:rPr>
          <w:rFonts w:ascii="HY신명조" w:eastAsia="HY신명조" w:hAnsi="HY신명조" w:cs="함초롬바탕"/>
          <w:bCs/>
          <w:spacing w:val="-6"/>
          <w:sz w:val="22"/>
          <w:szCs w:val="22"/>
        </w:rPr>
      </w:pPr>
      <w:r>
        <w:rPr>
          <w:noProof/>
        </w:rPr>
        <mc:AlternateContent>
          <mc:Choice Requires="wps">
            <w:drawing>
              <wp:anchor distT="0" distB="635" distL="114300" distR="113665" simplePos="0" relativeHeight="2" behindDoc="0" locked="0" layoutInCell="0" allowOverlap="1" wp14:anchorId="4883F714" wp14:editId="147233A4">
                <wp:simplePos x="0" y="0"/>
                <wp:positionH relativeFrom="column">
                  <wp:posOffset>0</wp:posOffset>
                </wp:positionH>
                <wp:positionV relativeFrom="paragraph">
                  <wp:posOffset>218440</wp:posOffset>
                </wp:positionV>
                <wp:extent cx="635" cy="635"/>
                <wp:effectExtent l="0" t="0" r="0" b="0"/>
                <wp:wrapTopAndBottom/>
                <wp:docPr id="1410291923" name="직선 연결선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5E2C68F" id="직선 연결선 23" o:spid="_x0000_s1026" style="position:absolute;z-index:2;visibility:visible;mso-wrap-style:square;mso-width-percent:0;mso-height-percent:0;mso-wrap-distance-left:9pt;mso-wrap-distance-top:0;mso-wrap-distance-right:8.95pt;mso-wrap-distance-bottom:.05pt;mso-position-horizontal:absolute;mso-position-horizontal-relative:text;mso-position-vertical:absolute;mso-position-vertical-relative:text;mso-width-percent:0;mso-height-percent:0;mso-width-relative:page;mso-height-relative:page" from="0,17.2pt" to=".0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B/jrpwEAALIDAAAOAAAAZHJzL2Uyb0RvYy54bWysU8FuGyEQvVfKPyDu8TqJGlUrr3NIlF6i NmraD8Ds4EUFBg3Eu/77Dqy9jdpTql7QMMx7vHkMm7vJO3EAShZDJ69WaykgaOxt2Hfyx/fHy09S pKxCrxwG6OQRkrzbXnzYjLGFaxzQ9UCCSUJqx9jJIefYNk3SA3iVVhgh8KFB8irzlvZNT2pkdu+a 6/X6thmR+kioISXOPsyHclv5jQGdvxqTIAvXSdaW60p13ZW12W5UuycVB6tPMtQ/qPDKBr50oXpQ WYlXsn9ReasJE5q80ugbNMZqqD1wN1frP7p5GVSE2gubk+JiU/p/tPrL4T48U5Gup/ASn1D/TGxK M8bULodlk+JcNhnypZy1i6kaeVyMhCkLzcnbm49SaM6XoLCp9gyLlPJnQC9K0ElnQ+lQterwlPJc ei4paRfEWOhLHPDROjfXuHDSOMuqAvPRwYz5BkbYvqoriaRpv7t3JOaH58nkUTg/P2tzgQGl0DD/ O7EnSEFDnbd34hdQvR9DXvDeBqTq3pvuSrjD/vhM50fiwagGn4a4TN7bfbXp91fb/gIAAP//AwBQ SwMEFAAGAAgAAAAhAAO6PqbZAAAAAwEAAA8AAABkcnMvZG93bnJldi54bWxMj0FLw0AUhO+C/2F5 ghexG7VKidkUKRTEg9i09PyafSYhu2/j7jaN/96tFz0OM8x8Uywna8RIPnSOFdzNMhDEtdMdNwp2 2/XtAkSIyBqNY1LwTQGW5eVFgbl2J97QWMVGpBIOOSpoYxxyKUPdksUwcwNx8j6dtxiT9I3UHk+p 3Bp5n2VP0mLHaaHFgVYt1X11tAo0rV7fdmYb/L4a3/XXuq8/bnqlrq+ml2cQkab4F4YzfkKHMjEd 3JF1EEZBOhIVPMznIH5dcTirR5BlIf+zlz8AAAD//wMAUEsBAi0AFAAGAAgAAAAhALaDOJL+AAAA 4QEAABMAAAAAAAAAAAAAAAAAAAAAAFtDb250ZW50X1R5cGVzXS54bWxQSwECLQAUAAYACAAAACEA OP0h/9YAAACUAQAACwAAAAAAAAAAAAAAAAAvAQAAX3JlbHMvLnJlbHNQSwECLQAUAAYACAAAACEA nQf466cBAACyAwAADgAAAAAAAAAAAAAAAAAuAgAAZHJzL2Uyb0RvYy54bWxQSwECLQAUAAYACAAA ACEAA7o+ptkAAAADAQAADwAAAAAAAAAAAAAAAAABBAAAZHJzL2Rvd25yZXYueG1sUEsFBgAAAAAE AAQA8wAAAAcFAAAAAA== " o:allowincell="f" stroked="f" strokeweight="0">
                <o:lock v:ext="edit" shapetype="f"/>
                <w10:wrap type="topAndBottom"/>
              </v:line>
            </w:pict>
          </mc:Fallback>
        </mc:AlternateContent>
        <mc:AlternateContent>
          <mc:Choice Requires="wps">
            <w:drawing>
              <wp:anchor distT="0" distB="635" distL="114300" distR="113665" simplePos="0" relativeHeight="3" behindDoc="0" locked="0" layoutInCell="0" allowOverlap="1" wp14:anchorId="6467D1C9" wp14:editId="1AE101F8">
                <wp:simplePos x="0" y="0"/>
                <wp:positionH relativeFrom="column">
                  <wp:posOffset>0</wp:posOffset>
                </wp:positionH>
                <wp:positionV relativeFrom="paragraph">
                  <wp:posOffset>218440</wp:posOffset>
                </wp:positionV>
                <wp:extent cx="635" cy="635"/>
                <wp:effectExtent l="0" t="0" r="0" b="0"/>
                <wp:wrapTopAndBottom/>
                <wp:docPr id="1680210155" name="직선 연결선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0EC5C4A" id="직선 연결선 21" o:spid="_x0000_s1026" style="position:absolute;z-index:3;visibility:visible;mso-wrap-style:square;mso-width-percent:0;mso-height-percent:0;mso-wrap-distance-left:9pt;mso-wrap-distance-top:0;mso-wrap-distance-right:8.95pt;mso-wrap-distance-bottom:.05pt;mso-position-horizontal:absolute;mso-position-horizontal-relative:text;mso-position-vertical:absolute;mso-position-vertical-relative:text;mso-width-percent:0;mso-height-percent:0;mso-width-relative:page;mso-height-relative:page" from="0,17.2pt" to=".0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B/jrpwEAALIDAAAOAAAAZHJzL2Uyb0RvYy54bWysU8FuGyEQvVfKPyDu8TqJGlUrr3NIlF6i NmraD8Ds4EUFBg3Eu/77Dqy9jdpTql7QMMx7vHkMm7vJO3EAShZDJ69WaykgaOxt2Hfyx/fHy09S pKxCrxwG6OQRkrzbXnzYjLGFaxzQ9UCCSUJqx9jJIefYNk3SA3iVVhgh8KFB8irzlvZNT2pkdu+a 6/X6thmR+kioISXOPsyHclv5jQGdvxqTIAvXSdaW60p13ZW12W5UuycVB6tPMtQ/qPDKBr50oXpQ WYlXsn9ReasJE5q80ugbNMZqqD1wN1frP7p5GVSE2gubk+JiU/p/tPrL4T48U5Gup/ASn1D/TGxK M8bULodlk+JcNhnypZy1i6kaeVyMhCkLzcnbm49SaM6XoLCp9gyLlPJnQC9K0ElnQ+lQterwlPJc ei4paRfEWOhLHPDROjfXuHDSOMuqAvPRwYz5BkbYvqoriaRpv7t3JOaH58nkUTg/P2tzgQGl0DD/ O7EnSEFDnbd34hdQvR9DXvDeBqTq3pvuSrjD/vhM50fiwagGn4a4TN7bfbXp91fb/gIAAP//AwBQ SwMEFAAGAAgAAAAhAAO6PqbZAAAAAwEAAA8AAABkcnMvZG93bnJldi54bWxMj0FLw0AUhO+C/2F5 ghexG7VKidkUKRTEg9i09PyafSYhu2/j7jaN/96tFz0OM8x8Uywna8RIPnSOFdzNMhDEtdMdNwp2 2/XtAkSIyBqNY1LwTQGW5eVFgbl2J97QWMVGpBIOOSpoYxxyKUPdksUwcwNx8j6dtxiT9I3UHk+p 3Bp5n2VP0mLHaaHFgVYt1X11tAo0rV7fdmYb/L4a3/XXuq8/bnqlrq+ml2cQkab4F4YzfkKHMjEd 3JF1EEZBOhIVPMznIH5dcTirR5BlIf+zlz8AAAD//wMAUEsBAi0AFAAGAAgAAAAhALaDOJL+AAAA 4QEAABMAAAAAAAAAAAAAAAAAAAAAAFtDb250ZW50X1R5cGVzXS54bWxQSwECLQAUAAYACAAAACEA OP0h/9YAAACUAQAACwAAAAAAAAAAAAAAAAAvAQAAX3JlbHMvLnJlbHNQSwECLQAUAAYACAAAACEA nQf466cBAACyAwAADgAAAAAAAAAAAAAAAAAuAgAAZHJzL2Uyb0RvYy54bWxQSwECLQAUAAYACAAA ACEAA7o+ptkAAAADAQAADwAAAAAAAAAAAAAAAAABBAAAZHJzL2Rvd25yZXYueG1sUEsFBgAAAAAE AAQA8wAAAAcFAAAAAA== " o:allowincell="f" stroked="f" strokeweight="0">
                <o:lock v:ext="edit" shapetype="f"/>
                <w10:wrap type="topAndBottom"/>
              </v:line>
            </w:pict>
          </mc:Fallback>
        </mc:AlternateContent>
        <mc:AlternateContent>
          <mc:Choice Requires="wps">
            <w:drawing>
              <wp:anchor distT="0" distB="1905" distL="114300" distR="114300" simplePos="0" relativeHeight="4" behindDoc="0" locked="0" layoutInCell="0" allowOverlap="1" wp14:anchorId="3BDC6077" wp14:editId="1BA26B93">
                <wp:simplePos x="0" y="0"/>
                <wp:positionH relativeFrom="column">
                  <wp:posOffset>0</wp:posOffset>
                </wp:positionH>
                <wp:positionV relativeFrom="paragraph">
                  <wp:posOffset>464820</wp:posOffset>
                </wp:positionV>
                <wp:extent cx="5715000" cy="635"/>
                <wp:effectExtent l="0" t="0" r="0" b="0"/>
                <wp:wrapTopAndBottom/>
                <wp:docPr id="706373799" name="직선 연결선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52F1809" id="직선 연결선 19" o:spid="_x0000_s1026" style="position:absolute;z-index:4;visibility:visible;mso-wrap-style:square;mso-width-percent:0;mso-height-percent:0;mso-wrap-distance-left:9pt;mso-wrap-distance-top:0;mso-wrap-distance-right:9pt;mso-wrap-distance-bottom:.15pt;mso-position-horizontal:absolute;mso-position-horizontal-relative:text;mso-position-vertical:absolute;mso-position-vertical-relative:text;mso-width-percent:0;mso-height-percent:0;mso-width-relative:page;mso-height-relative:page" from="0,36.6pt" to="450pt,3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Kwj9rAEAALYDAAAOAAAAZHJzL2Uyb0RvYy54bWysU8FuGyEQvVfqPyDuNetETquV1zkkSi9R GzXtB2AWvKjAIIZ613/fgbU3UXtK1QuCmXmPN49hezt5x446oYXQ8fWq4UwHBb0Nh47/+P7w4RNn mGXopYOgO37SyG93799tx9jqKxjA9ToxIgnYjrHjQ86xFQLVoL3EFUQdKGkgeZnpmA6iT3Ikdu/E VdPciBFSHxMojUjR+znJd5XfGK3yV2NQZ+Y6TtpyXVNd92UVu61sD0nGwaqzDPkPKry0gS5dqO5l luxXsn9ReasSIJi8UuAFGGOVrj1QN+vmj26eBxl17YXMwbjYhP+PVn053oWnVKSrKTzHR1A/kUwR Y8R2SZYDxrlsMsmXctLOpmrkaTFST5kpCm4+rjdNQ34ryt1cb4rNQrYXaEyYP2vwrGw67mwoXcpW Hh8xz6WXkhJ2gY3lirIP8GCdm2tcOOucpVWR+eT0jPmmDbN9VVgCqNJhf+cSmx+fppPkXUaAtLlA gFJoiP+N2DOkoHWduTfiF1C9H0Je8N4GSNW9V92V7R7601O6PBQNRzX4PMhl+l6fq00v3233GwAA //8DAFBLAwQUAAYACAAAACEAUiUpJdwAAAAGAQAADwAAAGRycy9kb3ducmV2LnhtbEyPwU7DMBBE 70j8g7VIXBC1aSWgaZwKVaqEOCCaVpzdeEmixOtgu2n4e7YnOM7MauZtvp5cL0YMsfWk4WGmQCBV 3rZUazjst/fPIGIyZE3vCTX8YIR1cX2Vm8z6M+1wLFMtuIRiZjQ0KQ2ZlLFq0Jk48wMSZ18+OJNY hlraYM5c7no5V+pROtMSLzRmwE2DVVeenAaLm9e3Q7+P4bMc3+33tqs+7jqtb2+mlxWIhFP6O4YL PqNDwUxHfyIbRa+BH0kanhZzEJwulWLjeDEWIItc/scvfgEAAP//AwBQSwECLQAUAAYACAAAACEA toM4kv4AAADhAQAAEwAAAAAAAAAAAAAAAAAAAAAAW0NvbnRlbnRfVHlwZXNdLnhtbFBLAQItABQA BgAIAAAAIQA4/SH/1gAAAJQBAAALAAAAAAAAAAAAAAAAAC8BAABfcmVscy8ucmVsc1BLAQItABQA BgAIAAAAIQA3Kwj9rAEAALYDAAAOAAAAAAAAAAAAAAAAAC4CAABkcnMvZTJvRG9jLnhtbFBLAQIt ABQABgAIAAAAIQBSJSkl3AAAAAYBAAAPAAAAAAAAAAAAAAAAAAYEAABkcnMvZG93bnJldi54bWxQ SwUGAAAAAAQABADzAAAADwUAAAAA " o:allowincell="f" stroked="f" strokeweight="0">
                <o:lock v:ext="edit" shapetype="f"/>
                <w10:wrap type="topAndBottom"/>
              </v:line>
            </w:pict>
          </mc:Fallback>
        </mc:AlternateContent>
        <mc:AlternateContent>
          <mc:Choice Requires="wps">
            <w:drawing>
              <wp:anchor distT="4294967295" distB="19049" distL="0" distR="26670" simplePos="0" relativeHeight="10" behindDoc="0" locked="0" layoutInCell="1" allowOverlap="1" wp14:anchorId="54AFB79C" wp14:editId="78CB5B78">
                <wp:simplePos x="0" y="0"/>
                <wp:positionH relativeFrom="column">
                  <wp:posOffset>-28575</wp:posOffset>
                </wp:positionH>
                <wp:positionV relativeFrom="paragraph">
                  <wp:posOffset>268604</wp:posOffset>
                </wp:positionV>
                <wp:extent cx="6240780" cy="0"/>
                <wp:effectExtent l="0" t="0" r="0" b="0"/>
                <wp:wrapNone/>
                <wp:docPr id="1308328479"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4078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2F9DE0F" id="직선 연결선 17" o:spid="_x0000_s1026" style="position:absolute;z-index:10;visibility:visible;mso-wrap-style:square;mso-width-percent:0;mso-height-percent:0;mso-wrap-distance-left:0;mso-wrap-distance-top:-3e-5mm;mso-wrap-distance-right:2.1pt;mso-wrap-distance-bottom:.52914mm;mso-position-horizontal:absolute;mso-position-horizontal-relative:text;mso-position-vertical:absolute;mso-position-vertical-relative:text;mso-width-percent:0;mso-height-percent:0;mso-width-relative:page;mso-height-relative:page" from="-2.25pt,21.15pt" to="489.15pt,2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zMlwwEAAOsDAAAOAAAAZHJzL2Uyb0RvYy54bWysU01v3CAQvVfqf0Dcu3ZWaRpZ680hUXqJ 2qhpfwCLYY0KDBrI2vvvO+CPpO0pVX1AwMx7M+8x3t2MzrKTwmjAt/xiU3OmvITO+GPLf3y//3DN WUzCd8KCVy0/q8hv9u/f7YbQqC30YDuFjEh8bIbQ8j6l0FRVlL1yIm4gKE9BDehEoiMeqw7FQOzO Vtu6vqoGwC4gSBUj3d5NQb4v/Formb5qHVVituXUWyorlvWQ12q/E80RReiNnNsQ/9CFE8ZT0ZXq TiTBntH8ReWMRIig00aCq0BrI1XRQGou6j/UPPUiqKKFzIlhtSn+P1r55XTrHzG3Lkf/FB5A/oxk SjWE2KzBfIhhShs1upxOvbOxGHlejVRjYpIur7aX9adr8lsusUo0CzBgTJ8VOJY3LbfGZ42iEaeH mHJp0Swp+dp6NrR8+/GyrktaBGu6e2NtDkY8Hm4tspPI71u+/KRE8VsawrPvpnvrZ3GTnqIsna2a Sn1TmpmuyCr0cuafJoZGmjQtc0NFrCdATtTUzxuxMySjVRnUN+JXUKkPPq14ZzxgseGVurw9QHd+ xOV1aaKKU/P055F9fS42vfyj+18AAAD//wMAUEsDBBQABgAIAAAAIQCSgicG3gAAAAgBAAAPAAAA ZHJzL2Rvd25yZXYueG1sTI/BTsMwEETvSPyDtUjcWodSaAhxKlQV9cClBCSum9jEUex1sN02/D1G PcBtd2c0+6ZcT9awo/KhdyTgZp4BU9Q62VMn4P3teZYDCxFJonGkBHyrAOvq8qLEQroTvapjHTuW QigUKEDHOBach1Yri2HuRkVJ+3TeYkyr77j0eErh1vBFlt1ziz2lDxpHtdGqHeqDFWC2zeTz/VDr 3f5l+PrY4m61QSGur6anR2BRTfHPDL/4CR2qxNS4A8nAjIDZ8i45BSwXt8CS/rDK09CcD7wq+f8C 1Q8AAAD//wMAUEsBAi0AFAAGAAgAAAAhALaDOJL+AAAA4QEAABMAAAAAAAAAAAAAAAAAAAAAAFtD b250ZW50X1R5cGVzXS54bWxQSwECLQAUAAYACAAAACEAOP0h/9YAAACUAQAACwAAAAAAAAAAAAAA AAAvAQAAX3JlbHMvLnJlbHNQSwECLQAUAAYACAAAACEAnxszJcMBAADrAwAADgAAAAAAAAAAAAAA AAAuAgAAZHJzL2Uyb0RvYy54bWxQSwECLQAUAAYACAAAACEAkoInBt4AAAAIAQAADwAAAAAAAAAA AAAAAAAdBAAAZHJzL2Rvd25yZXYueG1sUEsFBgAAAAAEAAQA8wAAACgFAAAAAA== " strokeweight="2pt">
                <o:lock v:ext="edit" shapetype="f"/>
              </v:line>
            </w:pict>
          </mc:Fallback>
        </mc:AlternateContent>
      </w:r>
      <w:r>
        <w:rPr>
          <w:rFonts w:ascii="HY신명조" w:eastAsia="HY신명조" w:hAnsi="HY신명조" w:cs="함초롬바탕"/>
          <w:bCs/>
          <w:sz w:val="22"/>
        </w:rPr>
        <w:t>제   목</w:t>
      </w:r>
      <w:r>
        <w:rPr>
          <w:rFonts w:ascii="HY신명조" w:eastAsia="HY신명조" w:hAnsi="HY신명조" w:cs="함초롬바탕"/>
          <w:bCs/>
          <w:sz w:val="22"/>
          <w:szCs w:val="22"/>
        </w:rPr>
        <w:t xml:space="preserve">: </w:t>
      </w:r>
      <w:r>
        <w:rPr>
          <w:rFonts w:ascii="HY신명조" w:eastAsia="HY신명조" w:hAnsi="HY신명조" w:cs="함초롬바탕"/>
          <w:bCs/>
          <w:spacing w:val="-6"/>
          <w:sz w:val="22"/>
          <w:szCs w:val="22"/>
        </w:rPr>
        <w:t xml:space="preserve">안양물류센터 자회사 종류주식 셀다운 시 </w:t>
      </w:r>
      <w:ins w:id="9001" w:author="코람코자산신탁" w:date="2026-09-30T00:00:00Z">
        <w:r>
          <w:rPr>
            <w:rFonts w:ascii="HY신명조" w:eastAsia="HY신명조" w:hAnsi="HY신명조" w:cs="함초롬바탕"/>
            <w:bCs/>
            <w:spacing w:val="-6"/>
            <w:sz w:val="22"/>
            <w:szCs w:val="22"/>
          </w:rPr>
          <w:t xml:space="preserve">선순위 대출 </w:t>
        </w:r>
      </w:ins>
      <w:r>
        <w:rPr>
          <w:rFonts w:ascii="HY신명조" w:eastAsia="HY신명조" w:hAnsi="HY신명조" w:cs="함초롬바탕"/>
          <w:bCs/>
          <w:spacing w:val="-6"/>
          <w:sz w:val="22"/>
          <w:szCs w:val="22"/>
        </w:rPr>
        <w:t xml:space="preserve">주선기관 사전동의에 관한 확인의 건</w:t>
      </w:r>
    </w:p>
    <w:p w14:paraId="4837451F" w14:textId="77777777" w:rsidR="00E803C0" w:rsidRPr="000E465F" w:rsidRDefault="00DF61F9">
      <w:pPr>
        <w:spacing w:line="360" w:lineRule="auto"/>
        <w:rPr>
          <w:rFonts w:ascii="HY신명조" w:eastAsia="HY신명조" w:hAnsi="HY신명조" w:cs="함초롬바탕"/>
          <w:sz w:val="22"/>
          <w:szCs w:val="22"/>
        </w:rPr>
      </w:pPr>
      <w:r>
        <w:rPr>
          <w:noProof/>
        </w:rPr>
        <mc:AlternateContent>
          <mc:Choice Requires="wps">
            <w:drawing>
              <wp:anchor distT="0" distB="635" distL="114300" distR="114300" simplePos="0" relativeHeight="6" behindDoc="0" locked="0" layoutInCell="0" allowOverlap="1" wp14:anchorId="1DA95FEA" wp14:editId="4B386E11">
                <wp:simplePos x="0" y="0"/>
                <wp:positionH relativeFrom="column">
                  <wp:posOffset>57150</wp:posOffset>
                </wp:positionH>
                <wp:positionV relativeFrom="paragraph">
                  <wp:posOffset>218440</wp:posOffset>
                </wp:positionV>
                <wp:extent cx="5657850" cy="635"/>
                <wp:effectExtent l="0" t="0" r="0" b="0"/>
                <wp:wrapTopAndBottom/>
                <wp:docPr id="951166298" name="직선 연결선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785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96AB700" id="직선 연결선 15" o:spid="_x0000_s1026" style="position:absolute;z-index:6;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50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t0frQEAALYDAAAOAAAAZHJzL2Uyb0RvYy54bWysU8FuGyEQvVfqPyDuNU4qu9HK6xwSpZeo iZrmAzALXlRg0EC967/PwNrbKDml6gXBzLzHm8ewuR69YweNyUJo+cViyZkOCjob9i1//nX35Yqz lGXopIOgW37UiV9vP3/aDLHRl9CD6zQyIgmpGWLL+5xjI0RSvfYyLSDqQEkD6GWmI+5Fh3Igdu/E 5XK5FgNgFxGUTomit1OSbyu/MVrlB2OSzsy1nLTlumJdd2UV241s9ihjb9VJhvwHFV7aQJfOVLcy S/YH7TsqbxVCApMXCrwAY6zStQfq5mL5ppunXkZdeyFzUpxtSv+PVv043IRHLNLVGJ7iPajfiUwR Q0zNnCyHFKey0aAv5aSdjdXI42ykHjNTFFytV9+uVuS3otz666rYLGRzhkZM+bsGz8qm5c6G0qVs 5OE+5an0XFLCLrChXFH2Ae6sc1ONCyedk7QqMh+dnjA/tWG2qwpLICnc724csunxaTpJ3nkESJsL BCiFhvg/iD1BClrXmfsgfgbV+yHkGe9tAKzuvequbHfQHR/x/FA0HNXg0yCX6Xt9rjb9/W7bFwAA AP//AwBQSwMEFAAGAAgAAAAhACtGs4bdAAAABwEAAA8AAABkcnMvZG93bnJldi54bWxMj8FOwzAQ RO9I/IO1SFwQdYCC2hCnQpUqIQ4I0oqzG2+TKPY62G4a/p7tCY4zs5p5W6wmZ8WIIXaeFNzNMhBI tTcdNQp2283tAkRMmoy2nlDBD0ZYlZcXhc6NP9EnjlVqBJdQzLWCNqUhlzLWLTodZ35A4uzgg9OJ ZWikCfrE5c7K+yx7kk53xAutHnDdYt1XR6fA4Pr1bWe3MXxV47v53vT1x02v1PXV9PIMIuGU/o7h jM/oUDLT3h/JRGEVLPmTpOBhPgfB8TLL2NifjUeQZSH/85e/AAAA//8DAFBLAQItABQABgAIAAAA IQC2gziS/gAAAOEBAAATAAAAAAAAAAAAAAAAAAAAAABbQ29udGVudF9UeXBlc10ueG1sUEsBAi0A FAAGAAgAAAAhADj9If/WAAAAlAEAAAsAAAAAAAAAAAAAAAAALwEAAF9yZWxzLy5yZWxzUEsBAi0A FAAGAAgAAAAhAEcu3R+tAQAAtgMAAA4AAAAAAAAAAAAAAAAALgIAAGRycy9lMm9Eb2MueG1sUEsB Ai0AFAAGAAgAAAAhACtGs4bdAAAABwEAAA8AAAAAAAAAAAAAAAAABwQAAGRycy9kb3ducmV2Lnht bFBLBQYAAAAABAAEAPMAAAARBQAAAAA= " o:allowincell="f" stroked="f" strokeweight="0">
                <o:lock v:ext="edit" shapetype="f"/>
                <w10:wrap type="topAndBottom"/>
              </v:line>
            </w:pict>
          </mc:Fallback>
        </mc:AlternateContent>
        <mc:AlternateContent>
          <mc:Choice Requires="wps">
            <w:drawing>
              <wp:anchor distT="0" distB="635" distL="114300" distR="114300" simplePos="0" relativeHeight="7" behindDoc="0" locked="0" layoutInCell="0" allowOverlap="1" wp14:anchorId="5C060A6B" wp14:editId="7F0E5E29">
                <wp:simplePos x="0" y="0"/>
                <wp:positionH relativeFrom="column">
                  <wp:posOffset>57150</wp:posOffset>
                </wp:positionH>
                <wp:positionV relativeFrom="paragraph">
                  <wp:posOffset>218440</wp:posOffset>
                </wp:positionV>
                <wp:extent cx="5600700" cy="635"/>
                <wp:effectExtent l="0" t="0" r="0" b="0"/>
                <wp:wrapTopAndBottom/>
                <wp:docPr id="1067028989" name="직선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8B253EF" id="직선 연결선 13" o:spid="_x0000_s1026" style="position:absolute;z-index:7;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4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QLEvrAEAALYDAAAOAAAAZHJzL2Uyb0RvYy54bWysU8FuGyEQvVfqPyDuNZtUcauV1zkkSi5R GyXtB2AWvKjAIIZ413+fgbW3UXtK1QuCmXmPN49hcz15xw46oYXQ8YtVw5kOCnob9h3/+ePu01fO MMvQSwdBd/yokV9vP37YjLHVlzCA63ViRBKwHWPHh5xjKwSqQXuJK4g6UNJA8jLTMe1Fn+RI7N6J y6ZZixFSHxMojUjR2znJt5XfGK3yd2NQZ+Y6TtpyXVNdd2UV241s90nGwaqTDPkPKry0gS5dqG5l luwl2b+ovFUJEExeKfACjLFK1x6om4vmj26eBxl17YXMwbjYhP+PVn073ITHVKSrKTzHB1C/kEwR Y8R2SZYDxrlsMsmXctLOpmrkcTFST5kpCl6tm+ZLQ34ryq0/XxWbhWzP0Jgw32vwrGw67mwoXcpW Hh4wz6XnkhJ2gY3lirIPcGedm2tcOOmcpVWR+ej0jHnShtm+KiwBVGm/u3GJzY9P00nyziNA2lwg QCk0xP9O7AlS0LrO3DvxC6jeDyEveG8DpOrem+7Kdgf98TGdH4qGoxp8GuQyfW/P1abf3237CgAA //8DAFBLAwQUAAYACAAAACEAuES9dt0AAAAHAQAADwAAAGRycy9kb3ducmV2LnhtbEyPwU7DMBBE 70j8g7VIXBB1CgW1IU6FKlVCHBCkFWc3XpIo9jrYbhr+nu0JjjOzmnlbrCdnxYghdp4UzGcZCKTa m44aBfvd9nYJIiZNRltPqOAHI6zLy4tC58af6APHKjWCSyjmWkGb0pBLGesWnY4zPyBx9uWD04ll aKQJ+sTlzsq7LHuUTnfEC60ecNNi3VdHp8Dg5uV1b3cxfFbjm/ne9vX7Ta/U9dX0/AQi4ZT+juGM z+hQMtPBH8lEYRWs+JOk4H6xAMHxcjVn43A2HkCWhfzPX/4CAAD//wMAUEsBAi0AFAAGAAgAAAAh ALaDOJL+AAAA4QEAABMAAAAAAAAAAAAAAAAAAAAAAFtDb250ZW50X1R5cGVzXS54bWxQSwECLQAU AAYACAAAACEAOP0h/9YAAACUAQAACwAAAAAAAAAAAAAAAAAvAQAAX3JlbHMvLnJlbHNQSwECLQAU AAYACAAAACEAPUCxL6wBAAC2AwAADgAAAAAAAAAAAAAAAAAuAgAAZHJzL2Uyb0RvYy54bWxQSwEC LQAUAAYACAAAACEAuES9dt0AAAAHAQAADwAAAAAAAAAAAAAAAAAGBAAAZHJzL2Rvd25yZXYueG1s UEsFBgAAAAAEAAQA8wAAABAFAAAAAA== " o:allowincell="f" stroked="f" strokeweight="0">
                <o:lock v:ext="edit" shapetype="f"/>
                <w10:wrap type="topAndBottom"/>
              </v:line>
            </w:pict>
          </mc:Fallback>
        </mc:AlternateContent>
        <mc:AlternateContent>
          <mc:Choice Requires="wps">
            <w:drawing>
              <wp:anchor distT="0" distB="635" distL="114300" distR="114300" simplePos="0" relativeHeight="8" behindDoc="0" locked="0" layoutInCell="0" allowOverlap="1" wp14:anchorId="3123797E" wp14:editId="695AFA05">
                <wp:simplePos x="0" y="0"/>
                <wp:positionH relativeFrom="column">
                  <wp:posOffset>57150</wp:posOffset>
                </wp:positionH>
                <wp:positionV relativeFrom="paragraph">
                  <wp:posOffset>218440</wp:posOffset>
                </wp:positionV>
                <wp:extent cx="5600700" cy="635"/>
                <wp:effectExtent l="0" t="0" r="0" b="0"/>
                <wp:wrapTopAndBottom/>
                <wp:docPr id="452384734"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3443593" id="직선 연결선 11" o:spid="_x0000_s1026" style="position:absolute;z-index:8;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4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QLEvrAEAALYDAAAOAAAAZHJzL2Uyb0RvYy54bWysU8FuGyEQvVfqPyDuNZtUcauV1zkkSi5R GyXtB2AWvKjAIIZ413+fgbW3UXtK1QuCmXmPN49hcz15xw46oYXQ8YtVw5kOCnob9h3/+ePu01fO MMvQSwdBd/yokV9vP37YjLHVlzCA63ViRBKwHWPHh5xjKwSqQXuJK4g6UNJA8jLTMe1Fn+RI7N6J y6ZZixFSHxMojUjR2znJt5XfGK3yd2NQZ+Y6TtpyXVNdd2UV241s90nGwaqTDPkPKry0gS5dqG5l luwl2b+ovFUJEExeKfACjLFK1x6om4vmj26eBxl17YXMwbjYhP+PVn073ITHVKSrKTzHB1C/kEwR Y8R2SZYDxrlsMsmXctLOpmrkcTFST5kpCl6tm+ZLQ34ryq0/XxWbhWzP0Jgw32vwrGw67mwoXcpW Hh4wz6XnkhJ2gY3lirIPcGedm2tcOOmcpVWR+ej0jHnShtm+KiwBVGm/u3GJzY9P00nyziNA2lwg QCk0xP9O7AlS0LrO3DvxC6jeDyEveG8DpOrem+7Kdgf98TGdH4qGoxp8GuQyfW/P1abf3237CgAA //8DAFBLAwQUAAYACAAAACEAuES9dt0AAAAHAQAADwAAAGRycy9kb3ducmV2LnhtbEyPwU7DMBBE 70j8g7VIXBB1CgW1IU6FKlVCHBCkFWc3XpIo9jrYbhr+nu0JjjOzmnlbrCdnxYghdp4UzGcZCKTa m44aBfvd9nYJIiZNRltPqOAHI6zLy4tC58af6APHKjWCSyjmWkGb0pBLGesWnY4zPyBx9uWD04ll aKQJ+sTlzsq7LHuUTnfEC60ecNNi3VdHp8Dg5uV1b3cxfFbjm/ne9vX7Ta/U9dX0/AQi4ZT+juGM z+hQMtPBH8lEYRWs+JOk4H6xAMHxcjVn43A2HkCWhfzPX/4CAAD//wMAUEsBAi0AFAAGAAgAAAAh ALaDOJL+AAAA4QEAABMAAAAAAAAAAAAAAAAAAAAAAFtDb250ZW50X1R5cGVzXS54bWxQSwECLQAU AAYACAAAACEAOP0h/9YAAACUAQAACwAAAAAAAAAAAAAAAAAvAQAAX3JlbHMvLnJlbHNQSwECLQAU AAYACAAAACEAPUCxL6wBAAC2AwAADgAAAAAAAAAAAAAAAAAuAgAAZHJzL2Uyb0RvYy54bWxQSwEC LQAUAAYACAAAACEAuES9dt0AAAAHAQAADwAAAAAAAAAAAAAAAAAGBAAAZHJzL2Rvd25yZXYueG1s UEsFBgAAAAAEAAQA8wAAABAFAAAAAA== " o:allowincell="f" stroked="f" strokeweight="0">
                <o:lock v:ext="edit" shapetype="f"/>
                <w10:wrap type="topAndBottom"/>
              </v:line>
            </w:pict>
          </mc:Fallback>
        </mc:AlternateContent>
        <mc:AlternateContent>
          <mc:Choice Requires="wps">
            <w:drawing>
              <wp:anchor distT="0" distB="635" distL="114300" distR="113665" simplePos="0" relativeHeight="9" behindDoc="0" locked="0" layoutInCell="0" allowOverlap="1" wp14:anchorId="35455847" wp14:editId="3795365F">
                <wp:simplePos x="0" y="0"/>
                <wp:positionH relativeFrom="column">
                  <wp:posOffset>57150</wp:posOffset>
                </wp:positionH>
                <wp:positionV relativeFrom="paragraph">
                  <wp:posOffset>218440</wp:posOffset>
                </wp:positionV>
                <wp:extent cx="5486400" cy="635"/>
                <wp:effectExtent l="0" t="0" r="0" b="0"/>
                <wp:wrapTopAndBottom/>
                <wp:docPr id="1537402675"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88B71CB" id="직선 연결선 9" o:spid="_x0000_s1026" style="position:absolute;z-index:9;visibility:visible;mso-wrap-style:square;mso-width-percent:0;mso-height-percent:0;mso-wrap-distance-left:9pt;mso-wrap-distance-top:0;mso-wrap-distance-right:8.95pt;mso-wrap-distance-bottom:.05pt;mso-position-horizontal:absolute;mso-position-horizontal-relative:text;mso-position-vertical:absolute;mso-position-vertical-relative:text;mso-width-percent:0;mso-height-percent:0;mso-width-relative:page;mso-height-relative:page" from="4.5pt,17.2pt" to="436.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LP8MrQEAALYDAAAOAAAAZHJzL2Uyb0RvYy54bWysU01vGyEQvVfqf0DcazZfVrTyOodE6SVq o6b9AZgdvCjAIKDe9b/vwNrbqD2l6gXBzLzHm8ewuZucZQeIyaDv+MWq4Qy8wt74fcd/fH/8dMtZ ytL30qKHjh8h8bvtxw+bMbRwiQPaHiIjEp/aMXR8yDm0QiQ1gJNphQE8JTVGJzMd4170UY7E7qy4 bJq1GDH2IaKClCj6MCf5tvJrDSp/1TpBZrbjpC3XNdZ1V1ax3ch2H2UYjDrJkP+gwknj6dKF6kFm yX5G8xeVMypiQp1XCp1ArY2C2gN1c9H80c3LIAPUXsicFBab0v+jVV8O9/45Fulq8i/hCdVrIlPE GFK7JMshhbls0tGVctLOpmrkcTESpswUBW+ub9fXDfmtKLe+uik2C9meoSGm/BnQsbLpuDW+dClb eXhKeS49l5Sw9WwsV5S9x0dj7Vxj/UnnLK2KzEcLM+YbaGb6qrAEkor73b2NbH58mk6Sdx4B0mY9 AUqhJv53Yk+QgoY6c+/EL6B6P/q84J3xGKt7b7or2x32x+d4figajmrwaZDL9L09V5t+f7ftLwAA AP//AwBQSwMEFAAGAAgAAAAhALmra0rdAAAABwEAAA8AAABkcnMvZG93bnJldi54bWxMj8FOwzAQ RO9I/IO1SFwQdaAFSohToUqVEAcEacXZjZckir0OtpuGv2d7guPMrGbeFqvJWTFiiJ0nBTezDARS 7U1HjYLddnO9BBGTJqOtJ1TwgxFW5flZoXPjj/SBY5UawSUUc62gTWnIpYx1i07HmR+QOPvywenE MjTSBH3kcmflbZbdS6c74oVWD7huse6rg1NgcP3yurPbGD6r8c18b/r6/apX6vJien4CkXBKf8dw wmd0KJlp7w9korAKHvmTpGC+WIDgePkwZ2N/Mu5AloX8z1/+AgAA//8DAFBLAQItABQABgAIAAAA IQC2gziS/gAAAOEBAAATAAAAAAAAAAAAAAAAAAAAAABbQ29udGVudF9UeXBlc10ueG1sUEsBAi0A FAAGAAgAAAAhADj9If/WAAAAlAEAAAsAAAAAAAAAAAAAAAAALwEAAF9yZWxzLy5yZWxzUEsBAi0A FAAGAAgAAAAhAEws/wytAQAAtgMAAA4AAAAAAAAAAAAAAAAALgIAAGRycy9lMm9Eb2MueG1sUEsB Ai0AFAAGAAgAAAAhALmra0rdAAAABwEAAA8AAAAAAAAAAAAAAAAABwQAAGRycy9kb3ducmV2Lnht bFBLBQYAAAAABAAEAPMAAAARBQAAAAA= " o:allowincell="f" stroked="f" strokeweight="0">
                <o:lock v:ext="edit" shapetype="f"/>
                <w10:wrap type="topAndBottom"/>
              </v:line>
            </w:pict>
          </mc:Fallback>
        </mc:AlternateContent>
      </w:r>
      <w:r>
        <w:rPr>
          <w:rFonts w:ascii="HY신명조" w:eastAsia="HY신명조" w:hAnsi="HY신명조" w:cs="함초롬바탕"/>
          <w:sz w:val="22"/>
          <w:szCs w:val="22"/>
        </w:rPr>
        <w:t xml:space="preserve"> </w:t>
      </w:r>
      <w:r>
        <w:rPr>
          <w:noProof/>
        </w:rPr>
        <mc:AlternateContent>
          <mc:Choice Requires="wps">
            <w:drawing>
              <wp:anchor distT="0" distB="635" distL="114300" distR="114300" simplePos="0" relativeHeight="11" behindDoc="0" locked="0" layoutInCell="0" allowOverlap="1" wp14:anchorId="54B47935" wp14:editId="3F21B475">
                <wp:simplePos x="0" y="0"/>
                <wp:positionH relativeFrom="column">
                  <wp:posOffset>57150</wp:posOffset>
                </wp:positionH>
                <wp:positionV relativeFrom="paragraph">
                  <wp:posOffset>218440</wp:posOffset>
                </wp:positionV>
                <wp:extent cx="5657850" cy="635"/>
                <wp:effectExtent l="0" t="0" r="0" b="0"/>
                <wp:wrapTopAndBottom/>
                <wp:docPr id="305789512" name="직선 연결선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785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8CFA46A" id="직선 연결선 7" o:spid="_x0000_s1026" style="position:absolute;z-index:11;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50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t0frQEAALYDAAAOAAAAZHJzL2Uyb0RvYy54bWysU8FuGyEQvVfqPyDuNU4qu9HK6xwSpZeo iZrmAzALXlRg0EC967/PwNrbKDml6gXBzLzHm8ewuR69YweNyUJo+cViyZkOCjob9i1//nX35Yqz lGXopIOgW37UiV9vP3/aDLHRl9CD6zQyIgmpGWLL+5xjI0RSvfYyLSDqQEkD6GWmI+5Fh3Igdu/E 5XK5FgNgFxGUTomit1OSbyu/MVrlB2OSzsy1nLTlumJdd2UV241s9ihjb9VJhvwHFV7aQJfOVLcy S/YH7TsqbxVCApMXCrwAY6zStQfq5mL5ppunXkZdeyFzUpxtSv+PVv043IRHLNLVGJ7iPajfiUwR Q0zNnCyHFKey0aAv5aSdjdXI42ykHjNTFFytV9+uVuS3otz666rYLGRzhkZM+bsGz8qm5c6G0qVs 5OE+5an0XFLCLrChXFH2Ae6sc1ONCyedk7QqMh+dnjA/tWG2qwpLICnc724csunxaTpJ3nkESJsL BCiFhvg/iD1BClrXmfsgfgbV+yHkGe9tAKzuvequbHfQHR/x/FA0HNXg0yCX6Xt9rjb9/W7bFwAA AP//AwBQSwMEFAAGAAgAAAAhACtGs4bdAAAABwEAAA8AAABkcnMvZG93bnJldi54bWxMj8FOwzAQ RO9I/IO1SFwQdYCC2hCnQpUqIQ4I0oqzG2+TKPY62G4a/p7tCY4zs5p5W6wmZ8WIIXaeFNzNMhBI tTcdNQp2283tAkRMmoy2nlDBD0ZYlZcXhc6NP9EnjlVqBJdQzLWCNqUhlzLWLTodZ35A4uzgg9OJ ZWikCfrE5c7K+yx7kk53xAutHnDdYt1XR6fA4Pr1bWe3MXxV47v53vT1x02v1PXV9PIMIuGU/o7h jM/oUDLT3h/JRGEVLPmTpOBhPgfB8TLL2NifjUeQZSH/85e/AAAA//8DAFBLAQItABQABgAIAAAA IQC2gziS/gAAAOEBAAATAAAAAAAAAAAAAAAAAAAAAABbQ29udGVudF9UeXBlc10ueG1sUEsBAi0A FAAGAAgAAAAhADj9If/WAAAAlAEAAAsAAAAAAAAAAAAAAAAALwEAAF9yZWxzLy5yZWxzUEsBAi0A FAAGAAgAAAAhAEcu3R+tAQAAtgMAAA4AAAAAAAAAAAAAAAAALgIAAGRycy9lMm9Eb2MueG1sUEsB Ai0AFAAGAAgAAAAhACtGs4bdAAAABwEAAA8AAAAAAAAAAAAAAAAABwQAAGRycy9kb3ducmV2Lnht bFBLBQYAAAAABAAEAPMAAAARBQAAAAA= " o:allowincell="f" stroked="f" strokeweight="0">
                <o:lock v:ext="edit" shapetype="f"/>
                <w10:wrap type="topAndBottom"/>
              </v:line>
            </w:pict>
          </mc:Fallback>
        </mc:AlternateContent>
        <mc:AlternateContent>
          <mc:Choice Requires="wps">
            <w:drawing>
              <wp:anchor distT="0" distB="635" distL="114300" distR="114300" simplePos="0" relativeHeight="12" behindDoc="0" locked="0" layoutInCell="0" allowOverlap="1" wp14:anchorId="019FC969" wp14:editId="5D873AE5">
                <wp:simplePos x="0" y="0"/>
                <wp:positionH relativeFrom="column">
                  <wp:posOffset>57150</wp:posOffset>
                </wp:positionH>
                <wp:positionV relativeFrom="paragraph">
                  <wp:posOffset>218440</wp:posOffset>
                </wp:positionV>
                <wp:extent cx="5600700" cy="635"/>
                <wp:effectExtent l="0" t="0" r="0" b="0"/>
                <wp:wrapTopAndBottom/>
                <wp:docPr id="1118479718" name="직선 연결선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C399849" id="직선 연결선 5" o:spid="_x0000_s1026" style="position:absolute;z-index:12;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4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QLEvrAEAALYDAAAOAAAAZHJzL2Uyb0RvYy54bWysU8FuGyEQvVfqPyDuNZtUcauV1zkkSi5R GyXtB2AWvKjAIIZ413+fgbW3UXtK1QuCmXmPN49hcz15xw46oYXQ8YtVw5kOCnob9h3/+ePu01fO MMvQSwdBd/yokV9vP37YjLHVlzCA63ViRBKwHWPHh5xjKwSqQXuJK4g6UNJA8jLTMe1Fn+RI7N6J y6ZZixFSHxMojUjR2znJt5XfGK3yd2NQZ+Y6TtpyXVNdd2UV241s90nGwaqTDPkPKry0gS5dqG5l luwl2b+ovFUJEExeKfACjLFK1x6om4vmj26eBxl17YXMwbjYhP+PVn073ITHVKSrKTzHB1C/kEwR Y8R2SZYDxrlsMsmXctLOpmrkcTFST5kpCl6tm+ZLQ34ryq0/XxWbhWzP0Jgw32vwrGw67mwoXcpW Hh4wz6XnkhJ2gY3lirIPcGedm2tcOOmcpVWR+ej0jHnShtm+KiwBVGm/u3GJzY9P00nyziNA2lwg QCk0xP9O7AlS0LrO3DvxC6jeDyEveG8DpOrem+7Kdgf98TGdH4qGoxp8GuQyfW/P1abf3237CgAA //8DAFBLAwQUAAYACAAAACEAuES9dt0AAAAHAQAADwAAAGRycy9kb3ducmV2LnhtbEyPwU7DMBBE 70j8g7VIXBB1CgW1IU6FKlVCHBCkFWc3XpIo9jrYbhr+nu0JjjOzmnlbrCdnxYghdp4UzGcZCKTa m44aBfvd9nYJIiZNRltPqOAHI6zLy4tC58af6APHKjWCSyjmWkGb0pBLGesWnY4zPyBx9uWD04ll aKQJ+sTlzsq7LHuUTnfEC60ecNNi3VdHp8Dg5uV1b3cxfFbjm/ne9vX7Ta/U9dX0/AQi4ZT+juGM z+hQMtPBH8lEYRWs+JOk4H6xAMHxcjVn43A2HkCWhfzPX/4CAAD//wMAUEsBAi0AFAAGAAgAAAAh ALaDOJL+AAAA4QEAABMAAAAAAAAAAAAAAAAAAAAAAFtDb250ZW50X1R5cGVzXS54bWxQSwECLQAU AAYACAAAACEAOP0h/9YAAACUAQAACwAAAAAAAAAAAAAAAAAvAQAAX3JlbHMvLnJlbHNQSwECLQAU AAYACAAAACEAPUCxL6wBAAC2AwAADgAAAAAAAAAAAAAAAAAuAgAAZHJzL2Uyb0RvYy54bWxQSwEC LQAUAAYACAAAACEAuES9dt0AAAAHAQAADwAAAAAAAAAAAAAAAAAGBAAAZHJzL2Rvd25yZXYueG1s UEsFBgAAAAAEAAQA8wAAABAFAAAAAA== " o:allowincell="f" stroked="f" strokeweight="0">
                <o:lock v:ext="edit" shapetype="f"/>
                <w10:wrap type="topAndBottom"/>
              </v:line>
            </w:pict>
          </mc:Fallback>
        </mc:AlternateContent>
        <mc:AlternateContent>
          <mc:Choice Requires="wps">
            <w:drawing>
              <wp:anchor distT="0" distB="635" distL="114300" distR="114300" simplePos="0" relativeHeight="13" behindDoc="0" locked="0" layoutInCell="0" allowOverlap="1" wp14:anchorId="03F8B512" wp14:editId="45F3C854">
                <wp:simplePos x="0" y="0"/>
                <wp:positionH relativeFrom="column">
                  <wp:posOffset>57150</wp:posOffset>
                </wp:positionH>
                <wp:positionV relativeFrom="paragraph">
                  <wp:posOffset>218440</wp:posOffset>
                </wp:positionV>
                <wp:extent cx="5600700" cy="635"/>
                <wp:effectExtent l="0" t="0" r="0" b="0"/>
                <wp:wrapTopAndBottom/>
                <wp:docPr id="418109971"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C98CA63" id="직선 연결선 3" o:spid="_x0000_s1026" style="position:absolute;z-index:13;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 from="4.5pt,17.2pt" to="44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QLEvrAEAALYDAAAOAAAAZHJzL2Uyb0RvYy54bWysU8FuGyEQvVfqPyDuNZtUcauV1zkkSi5R GyXtB2AWvKjAIIZ413+fgbW3UXtK1QuCmXmPN49hcz15xw46oYXQ8YtVw5kOCnob9h3/+ePu01fO MMvQSwdBd/yokV9vP37YjLHVlzCA63ViRBKwHWPHh5xjKwSqQXuJK4g6UNJA8jLTMe1Fn+RI7N6J y6ZZixFSHxMojUjR2znJt5XfGK3yd2NQZ+Y6TtpyXVNdd2UV241s90nGwaqTDPkPKry0gS5dqG5l luwl2b+ovFUJEExeKfACjLFK1x6om4vmj26eBxl17YXMwbjYhP+PVn073ITHVKSrKTzHB1C/kEwR Y8R2SZYDxrlsMsmXctLOpmrkcTFST5kpCl6tm+ZLQ34ryq0/XxWbhWzP0Jgw32vwrGw67mwoXcpW Hh4wz6XnkhJ2gY3lirIPcGedm2tcOOmcpVWR+ej0jHnShtm+KiwBVGm/u3GJzY9P00nyziNA2lwg QCk0xP9O7AlS0LrO3DvxC6jeDyEveG8DpOrem+7Kdgf98TGdH4qGoxp8GuQyfW/P1abf3237CgAA //8DAFBLAwQUAAYACAAAACEAuES9dt0AAAAHAQAADwAAAGRycy9kb3ducmV2LnhtbEyPwU7DMBBE 70j8g7VIXBB1CgW1IU6FKlVCHBCkFWc3XpIo9jrYbhr+nu0JjjOzmnlbrCdnxYghdp4UzGcZCKTa m44aBfvd9nYJIiZNRltPqOAHI6zLy4tC58af6APHKjWCSyjmWkGb0pBLGesWnY4zPyBx9uWD04ll aKQJ+sTlzsq7LHuUTnfEC60ecNNi3VdHp8Dg5uV1b3cxfFbjm/ne9vX7Ta/U9dX0/AQi4ZT+juGM z+hQMtPBH8lEYRWs+JOk4H6xAMHxcjVn43A2HkCWhfzPX/4CAAD//wMAUEsBAi0AFAAGAAgAAAAh ALaDOJL+AAAA4QEAABMAAAAAAAAAAAAAAAAAAAAAAFtDb250ZW50X1R5cGVzXS54bWxQSwECLQAU AAYACAAAACEAOP0h/9YAAACUAQAACwAAAAAAAAAAAAAAAAAvAQAAX3JlbHMvLnJlbHNQSwECLQAU AAYACAAAACEAPUCxL6wBAAC2AwAADgAAAAAAAAAAAAAAAAAuAgAAZHJzL2Uyb0RvYy54bWxQSwEC LQAUAAYACAAAACEAuES9dt0AAAAHAQAADwAAAAAAAAAAAAAAAAAGBAAAZHJzL2Rvd25yZXYueG1s UEsFBgAAAAAEAAQA8wAAABAFAAAAAA== " o:allowincell="f" stroked="f" strokeweight="0">
                <o:lock v:ext="edit" shapetype="f"/>
                <w10:wrap type="topAndBottom"/>
              </v:line>
            </w:pict>
          </mc:Fallback>
        </mc:AlternateContent>
        <mc:AlternateContent>
          <mc:Choice Requires="wps">
            <w:drawing>
              <wp:anchor distT="0" distB="635" distL="114300" distR="113665" simplePos="0" relativeHeight="14" behindDoc="0" locked="0" layoutInCell="0" allowOverlap="1" wp14:anchorId="67836655" wp14:editId="17C3C70C">
                <wp:simplePos x="0" y="0"/>
                <wp:positionH relativeFrom="column">
                  <wp:posOffset>57150</wp:posOffset>
                </wp:positionH>
                <wp:positionV relativeFrom="paragraph">
                  <wp:posOffset>218440</wp:posOffset>
                </wp:positionV>
                <wp:extent cx="5486400" cy="635"/>
                <wp:effectExtent l="0" t="0" r="0" b="0"/>
                <wp:wrapTopAndBottom/>
                <wp:docPr id="145847812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635"/>
                        </a:xfrm>
                        <a:prstGeom prst="line">
                          <a:avLst/>
                        </a:prstGeom>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0C9B320" id="직선 연결선 1" o:spid="_x0000_s1026" style="position:absolute;z-index:14;visibility:visible;mso-wrap-style:square;mso-width-percent:0;mso-height-percent:0;mso-wrap-distance-left:9pt;mso-wrap-distance-top:0;mso-wrap-distance-right:8.95pt;mso-wrap-distance-bottom:.05pt;mso-position-horizontal:absolute;mso-position-horizontal-relative:text;mso-position-vertical:absolute;mso-position-vertical-relative:text;mso-width-percent:0;mso-height-percent:0;mso-width-relative:page;mso-height-relative:page" from="4.5pt,17.2pt" to="436.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LP8MrQEAALYDAAAOAAAAZHJzL2Uyb0RvYy54bWysU01vGyEQvVfqf0DcazZfVrTyOodE6SVq o6b9AZgdvCjAIKDe9b/vwNrbqD2l6gXBzLzHm8ewuZucZQeIyaDv+MWq4Qy8wt74fcd/fH/8dMtZ ytL30qKHjh8h8bvtxw+bMbRwiQPaHiIjEp/aMXR8yDm0QiQ1gJNphQE8JTVGJzMd4170UY7E7qy4 bJq1GDH2IaKClCj6MCf5tvJrDSp/1TpBZrbjpC3XNdZ1V1ax3ch2H2UYjDrJkP+gwknj6dKF6kFm yX5G8xeVMypiQp1XCp1ArY2C2gN1c9H80c3LIAPUXsicFBab0v+jVV8O9/45Fulq8i/hCdVrIlPE GFK7JMshhbls0tGVctLOpmrkcTESpswUBW+ub9fXDfmtKLe+uik2C9meoSGm/BnQsbLpuDW+dClb eXhKeS49l5Sw9WwsV5S9x0dj7Vxj/UnnLK2KzEcLM+YbaGb6qrAEkor73b2NbH58mk6Sdx4B0mY9 AUqhJv53Yk+QgoY6c+/EL6B6P/q84J3xGKt7b7or2x32x+d4figajmrwaZDL9L09V5t+f7ftLwAA AP//AwBQSwMEFAAGAAgAAAAhALmra0rdAAAABwEAAA8AAABkcnMvZG93bnJldi54bWxMj8FOwzAQ RO9I/IO1SFwQdaAFSohToUqVEAcEacXZjZckir0OtpuGv2d7guPMrGbeFqvJWTFiiJ0nBTezDARS 7U1HjYLddnO9BBGTJqOtJ1TwgxFW5flZoXPjj/SBY5UawSUUc62gTWnIpYx1i07HmR+QOPvywenE MjTSBH3kcmflbZbdS6c74oVWD7huse6rg1NgcP3yurPbGD6r8c18b/r6/apX6vJien4CkXBKf8dw wmd0KJlp7w9korAKHvmTpGC+WIDgePkwZ2N/Mu5AloX8z1/+AgAA//8DAFBLAQItABQABgAIAAAA IQC2gziS/gAAAOEBAAATAAAAAAAAAAAAAAAAAAAAAABbQ29udGVudF9UeXBlc10ueG1sUEsBAi0A FAAGAAgAAAAhADj9If/WAAAAlAEAAAsAAAAAAAAAAAAAAAAALwEAAF9yZWxzLy5yZWxzUEsBAi0A FAAGAAgAAAAhAEws/wytAQAAtgMAAA4AAAAAAAAAAAAAAAAALgIAAGRycy9lMm9Eb2MueG1sUEsB Ai0AFAAGAAgAAAAhALmra0rdAAAABwEAAA8AAAAAAAAAAAAAAAAABwQAAGRycy9kb3ducmV2Lnht bFBLBQYAAAAABAAEAPMAAAARBQAAAAA= " o:allowincell="f" stroked="f" strokeweight="0">
                <o:lock v:ext="edit" shapetype="f"/>
                <w10:wrap type="topAndBottom"/>
              </v:line>
            </w:pict>
          </mc:Fallback>
        </mc:AlternateContent>
      </w:r>
      <w:r>
        <w:rPr>
          <w:rFonts w:ascii="HY신명조" w:eastAsia="HY신명조" w:hAnsi="HY신명조" w:cs="함초롬바탕"/>
          <w:sz w:val="22"/>
          <w:szCs w:val="22"/>
        </w:rPr>
        <w:t xml:space="preserve">       </w:t>
      </w:r>
    </w:p>
    <w:p w14:paraId="0B63949A"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t xml:space="preserve">1. 귀사의 무궁한 발전과 일익 번창을 기원합니다.</w:t>
      </w:r>
    </w:p>
    <w:p w14:paraId="06487F5D" w14:textId="77777777" w:rsidR="00863D22" w:rsidRDefault="00863D22">
      <w:pPr>
        <w:spacing w:line="360" w:lineRule="auto"/>
        <w:rPr>
          <w:rFonts w:ascii="HY신명조" w:eastAsia="HY신명조" w:hAnsi="HY신명조"/>
          <w:color w:val="000000"/>
          <w:szCs w:val="20"/>
        </w:rPr>
      </w:pPr>
    </w:p>
    <w:p w14:paraId="264AB4BB"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t xml:space="preserve">2. 당사는 당사가 설립하는(설립 예정인) 자회사인 주식회사 </w:t>
      </w:r>
      <w:del w:id="9002" w:author="코람코자산신탁" w:date="2026-09-30T00:00:00Z">
        <w:r>
          <w:rPr>
            <w:rFonts w:ascii="HY신명조" w:eastAsia="HY신명조" w:hAnsi="HY신명조"/>
            <w:color w:val="000000"/>
            <w:szCs w:val="20"/>
          </w:rPr>
          <w:delText xml:space="preserve">코크렙제[ ]호위탁관리부동산투자회사</w:delText>
        </w:r>
      </w:del>
      <w:ins w:id="9003" w:author="코람코자산신탁" w:date="2026-09-30T00:00:00Z">
        <w:r>
          <w:rPr>
            <w:rFonts w:ascii="HY신명조" w:eastAsia="HY신명조" w:hAnsi="HY신명조"/>
            <w:color w:val="000000"/>
            <w:szCs w:val="20"/>
          </w:rPr>
          <w:t xml:space="preserve">코람코라이프로지스위탁관리부동산투자회사</w:t>
        </w:r>
      </w:ins>
      <w:r>
        <w:rPr>
          <w:rFonts w:ascii="HY신명조" w:eastAsia="HY신명조" w:hAnsi="HY신명조"/>
          <w:color w:val="000000"/>
          <w:szCs w:val="20"/>
        </w:rPr>
        <w:t xml:space="preserve">(이하 “발행회사”)가 발행하는 제1종종류주식 및 제2종종류주식(이하 총칭하여 “본건 종류주식”)의 인수와 관련하여 </w:t>
      </w:r>
      <w:del w:id="9004" w:author="코람코자산신탁" w:date="2026-09-30T00:00:00Z">
        <w:r>
          <w:rPr>
            <w:rFonts w:ascii="HY신명조" w:eastAsia="HY신명조" w:hAnsi="HY신명조"/>
            <w:color w:val="000000"/>
            <w:szCs w:val="20"/>
          </w:rPr>
          <w:delText xml:space="preserve">각 인수기관에</w:delText>
        </w:r>
      </w:del>
      <w:ins w:id="9005" w:author="코람코자산신탁" w:date="2026-09-30T00:00:00Z">
        <w:r>
          <w:rPr>
            <w:rFonts w:ascii="HY신명조" w:eastAsia="HY신명조" w:hAnsi="HY신명조"/>
            <w:color w:val="000000"/>
            <w:szCs w:val="20"/>
          </w:rPr>
          <w:t xml:space="preserve">각 종류주식의 주주에게</w:t>
        </w:r>
      </w:ins>
      <w:r>
        <w:rPr>
          <w:rFonts w:ascii="HY신명조" w:eastAsia="HY신명조" w:hAnsi="HY신명조"/>
          <w:color w:val="000000"/>
          <w:szCs w:val="20"/>
        </w:rPr>
        <w:t xml:space="preserve"> 매입확약서(이하 “본건 매입확약서”)를 제출한 바 있습니다. </w:t>
      </w:r>
      <w:del w:id="9006" w:author="코람코자산신탁" w:date="2026-09-30T00:00:00Z">
        <w:r>
          <w:rPr>
            <w:rFonts w:ascii="HY신명조" w:eastAsia="HY신명조" w:hAnsi="HY신명조"/>
            <w:color w:val="000000"/>
            <w:szCs w:val="20"/>
          </w:rPr>
          <w:delText xml:space="preserve">귀사가 주선하는</w:delText>
        </w:r>
      </w:del>
      <w:ins w:id="9007" w:author="코람코자산신탁" w:date="2026-09-30T00:00:00Z">
        <w:r>
          <w:rPr>
            <w:rFonts w:ascii="HY신명조" w:eastAsia="HY신명조" w:hAnsi="HY신명조"/>
            <w:color w:val="000000"/>
            <w:szCs w:val="20"/>
          </w:rPr>
          <w:t xml:space="preserve">귀사가 선순위 대출(Tranche A)의 주선기관으로서 주선하는</w:t>
        </w:r>
      </w:ins>
      <w:r>
        <w:rPr>
          <w:rFonts w:ascii="HY신명조" w:eastAsia="HY신명조" w:hAnsi="HY신명조"/>
          <w:color w:val="000000"/>
          <w:szCs w:val="20"/>
        </w:rPr>
        <w:t xml:space="preserve"> 발행회사의 안양물류센터 매입 관련 담보대출(이하 “본건 대출”)의 인출선행조건과 관련하여, 본건 종류주식의 </w:t>
      </w:r>
      <w:del w:id="9008" w:author="코람코자산신탁" w:date="2026-09-30T00:00:00Z">
        <w:r>
          <w:rPr>
            <w:rFonts w:ascii="HY신명조" w:eastAsia="HY신명조" w:hAnsi="HY신명조"/>
            <w:color w:val="000000"/>
            <w:szCs w:val="20"/>
          </w:rPr>
          <w:delText xml:space="preserve">셀다운 시 귀사의 사전동의</w:delText>
        </w:r>
      </w:del>
      <w:ins w:id="9009" w:author="코람코자산신탁" w:date="2026-09-30T00:00:00Z">
        <w:r>
          <w:rPr>
            <w:rFonts w:ascii="HY신명조" w:eastAsia="HY신명조" w:hAnsi="HY신명조"/>
            <w:color w:val="000000"/>
            <w:szCs w:val="20"/>
          </w:rPr>
          <w:t xml:space="preserve">셀다운 시 선순위 대출 주선기관인 귀사의 사전동의</w:t>
        </w:r>
      </w:ins>
      <w:r>
        <w:rPr>
          <w:rFonts w:ascii="HY신명조" w:eastAsia="HY신명조" w:hAnsi="HY신명조"/>
          <w:color w:val="000000"/>
          <w:szCs w:val="20"/>
        </w:rPr>
        <w:t xml:space="preserve">에 관한 당사의 입장을 아래와 같이 확인하여 드립니다.</w:t>
      </w:r>
    </w:p>
    <w:p w14:paraId="1B042847" w14:textId="77777777" w:rsidR="00863D22" w:rsidRDefault="00863D22">
      <w:pPr>
        <w:spacing w:line="360" w:lineRule="auto"/>
        <w:rPr>
          <w:rFonts w:ascii="HY신명조" w:eastAsia="HY신명조" w:hAnsi="HY신명조"/>
          <w:color w:val="000000"/>
          <w:szCs w:val="20"/>
        </w:rPr>
      </w:pPr>
    </w:p>
    <w:p w14:paraId="0989E411" w14:textId="77777777" w:rsidR="00863D22" w:rsidRDefault="00435AEA">
      <w:pPr>
        <w:spacing w:line="480" w:lineRule="auto"/>
        <w:jc w:val="center"/>
        <w:rPr>
          <w:rFonts w:ascii="HY신명조" w:eastAsia="HY신명조" w:hAnsi="HY신명조"/>
          <w:color w:val="000000"/>
          <w:szCs w:val="20"/>
        </w:rPr>
      </w:pPr>
      <w:r>
        <w:rPr>
          <w:rFonts w:ascii="HY신명조" w:eastAsia="HY신명조" w:hAnsi="HY신명조"/>
          <w:color w:val="000000"/>
          <w:szCs w:val="20"/>
        </w:rPr>
        <w:t xml:space="preserve">- 아 래 -</w:t>
      </w:r>
    </w:p>
    <w:p w14:paraId="09FF2377" w14:textId="0E7760E7" w:rsidR="00863D22" w:rsidRDefault="00435AEA">
      <w:pPr>
        <w:spacing w:line="360" w:lineRule="auto"/>
        <w:ind w:left="1100" w:hanging="300"/>
        <w:rPr>
          <w:rFonts w:ascii="HY신명조" w:eastAsia="HY신명조" w:hAnsi="HY신명조"/>
          <w:color w:val="000000"/>
          <w:szCs w:val="20"/>
        </w:rPr>
      </w:pPr>
      <w:r>
        <w:rPr>
          <w:rFonts w:ascii="HY신명조" w:eastAsia="HY신명조" w:hAnsi="HY신명조"/>
          <w:color w:val="000000"/>
          <w:szCs w:val="20"/>
        </w:rPr>
        <w:t xml:space="preserve">1) 발행회사: 주식회사 </w:t>
      </w:r>
      <w:r>
        <w:rPr>
          <w:rFonts w:ascii="HY신명조" w:eastAsia="HY신명조" w:hAnsi="HY신명조" w:hint="eastAsia"/>
          <w:color w:val="000000"/>
          <w:szCs w:val="20"/>
        </w:rPr>
        <w:t>코람코라이프로지스</w:t>
      </w:r>
      <w:r>
        <w:rPr>
          <w:rFonts w:ascii="HY신명조" w:eastAsia="HY신명조" w:hAnsi="HY신명조"/>
          <w:color w:val="000000"/>
          <w:szCs w:val="20"/>
        </w:rPr>
        <w:t xml:space="preserve">위탁관리부동산투자회사 (설립 예정)</w:t>
      </w:r>
    </w:p>
    <w:p w14:paraId="1C00440E" w14:textId="77777777" w:rsidR="00863D22" w:rsidRDefault="00435AEA">
      <w:pPr>
        <w:spacing w:line="360" w:lineRule="auto"/>
        <w:ind w:left="1100" w:hanging="300"/>
        <w:rPr>
          <w:rFonts w:ascii="HY신명조" w:eastAsia="HY신명조" w:hAnsi="HY신명조"/>
          <w:color w:val="000000"/>
          <w:szCs w:val="20"/>
        </w:rPr>
      </w:pPr>
      <w:r>
        <w:rPr>
          <w:rFonts w:ascii="HY신명조" w:eastAsia="HY신명조" w:hAnsi="HY신명조"/>
          <w:color w:val="000000"/>
          <w:szCs w:val="20"/>
        </w:rPr>
        <w:t xml:space="preserve">2) 기초자산: 경기도 안양시 동안구 관양동 934 외 2필지 소재 안양물류센터</w:t>
      </w:r>
    </w:p>
    <w:p w14:paraId="513F8CED" w14:textId="1D93D0E3" w:rsidR="00863D22" w:rsidRDefault="00435AEA">
      <w:pPr>
        <w:spacing w:line="360" w:lineRule="auto"/>
        <w:ind w:left="1100" w:hanging="300"/>
        <w:rPr>
          <w:rFonts w:ascii="HY신명조" w:eastAsia="HY신명조" w:hAnsi="HY신명조"/>
          <w:color w:val="000000"/>
          <w:szCs w:val="20"/>
        </w:rPr>
      </w:pPr>
      <w:r>
        <w:rPr>
          <w:rFonts w:ascii="HY신명조" w:eastAsia="HY신명조" w:hAnsi="HY신명조"/>
          <w:color w:val="000000"/>
          <w:szCs w:val="20"/>
        </w:rPr>
        <w:t xml:space="preserve">3) 본건 종류주식: 발행회사가 발행하는 제1종</w:t>
      </w:r>
      <w:r>
        <w:rPr>
          <w:rFonts w:ascii="HY신명조" w:eastAsia="HY신명조" w:hAnsi="HY신명조" w:hint="eastAsia"/>
          <w:color w:val="000000"/>
          <w:szCs w:val="20"/>
        </w:rPr>
        <w:t xml:space="preserve"> </w:t>
      </w:r>
      <w:del w:id="9010" w:author="코람코자산신탁" w:date="2026-09-30T00:00:00Z">
        <w:r>
          <w:rPr>
            <w:rFonts w:ascii="HY신명조" w:eastAsia="HY신명조" w:hAnsi="HY신명조"/>
            <w:color w:val="000000"/>
            <w:szCs w:val="20"/>
          </w:rPr>
          <w:delText xml:space="preserve">종류주식 일체([ ]주, 인수기관: 주식회사 우리투자증권) 및 제2종</w:delText>
        </w:r>
      </w:del>
      <w:ins w:id="9011" w:author="코람코자산신탁" w:date="2026-09-30T00:00:00Z">
        <w:r>
          <w:rPr>
            <w:rFonts w:ascii="HY신명조" w:eastAsia="HY신명조" w:hAnsi="HY신명조"/>
            <w:color w:val="000000"/>
            <w:szCs w:val="20"/>
          </w:rPr>
          <w:t xml:space="preserve">종류주식 및 제2종</w:t>
        </w:r>
      </w:ins>
      <w:r>
        <w:rPr>
          <w:rFonts w:ascii="HY신명조" w:eastAsia="HY신명조" w:hAnsi="HY신명조" w:hint="eastAsia"/>
          <w:color w:val="000000"/>
          <w:szCs w:val="20"/>
        </w:rPr>
        <w:t xml:space="preserve"> </w:t>
      </w:r>
      <w:del w:id="9012" w:author="코람코자산신탁" w:date="2026-09-30T00:00:00Z">
        <w:r>
          <w:rPr>
            <w:rFonts w:ascii="HY신명조" w:eastAsia="HY신명조" w:hAnsi="HY신명조"/>
            <w:color w:val="000000"/>
            <w:szCs w:val="20"/>
          </w:rPr>
          <w:delText xml:space="preserve">종류주식 일체([ ]주, 인수기관: 주식회사 삼성증권)</w:delText>
        </w:r>
      </w:del>
      <w:ins w:id="9013" w:author="코람코자산신탁" w:date="2026-09-30T00:00:00Z">
        <w:r>
          <w:rPr>
            <w:rFonts w:ascii="HY신명조" w:eastAsia="HY신명조" w:hAnsi="HY신명조"/>
            <w:color w:val="000000"/>
            <w:szCs w:val="20"/>
          </w:rPr>
          <w:t xml:space="preserve">종류주식(단, 당사가 보유하는 종류주식은 제외함)</w:t>
        </w:r>
      </w:ins>
    </w:p>
    <w:p w14:paraId="0E0E30A6" w14:textId="77777777" w:rsidR="00863D22" w:rsidRDefault="00435AEA">
      <w:pPr>
        <w:spacing w:line="360" w:lineRule="auto"/>
        <w:ind w:left="1100" w:hanging="300"/>
        <w:rPr>
          <w:rFonts w:ascii="HY신명조" w:eastAsia="HY신명조" w:hAnsi="HY신명조"/>
          <w:color w:val="000000"/>
          <w:szCs w:val="20"/>
        </w:rPr>
      </w:pPr>
      <w:r>
        <w:rPr>
          <w:rFonts w:ascii="HY신명조" w:eastAsia="HY신명조" w:hAnsi="HY신명조"/>
          <w:color w:val="000000"/>
          <w:szCs w:val="20"/>
        </w:rPr>
        <w:t xml:space="preserve">4) 셀다운: </w:t>
      </w:r>
      <w:del w:id="9014" w:author="코람코자산신탁" w:date="2026-09-30T00:00:00Z">
        <w:r>
          <w:rPr>
            <w:rFonts w:ascii="HY신명조" w:eastAsia="HY신명조" w:hAnsi="HY신명조"/>
            <w:color w:val="000000"/>
            <w:szCs w:val="20"/>
          </w:rPr>
          <w:delText xml:space="preserve">각 인수기관이 (i) 인수업무를 통하여 제3자로 하여금 본건 종류주식을 직접 취득하도록 하거나, (ii) 직접 취득한 본건 종류주식의 전부 또는 일부를 제3자에게 양도하는 것(담보제공을 포함하며, 이후 해당 제3자가 다시 제3자에게 양도하는 경우를 포함함)</w:delText>
        </w:r>
      </w:del>
      <w:ins w:id="9015" w:author="코람코자산신탁" w:date="2026-09-30T00:00:00Z">
        <w:r>
          <w:rPr>
            <w:rFonts w:ascii="HY신명조" w:eastAsia="HY신명조" w:hAnsi="HY신명조"/>
            <w:color w:val="000000"/>
            <w:szCs w:val="20"/>
          </w:rPr>
          <w:t xml:space="preserve">발행회사의 주주들 사이에 체결되는 주주간계약(이하 “주주간계약”) 제7.6조에 따른 셀다운 또는 후속 양도(담보제공을 포함함)로서, 같은 조 (d)호 본문에 따라 당사의 사전 서면동의가 요구되는 것</w:t>
        </w:r>
      </w:ins>
    </w:p>
    <w:p w14:paraId="516D0DE5" w14:textId="77777777" w:rsidR="00863D22" w:rsidRDefault="00863D22">
      <w:pPr>
        <w:spacing w:line="360" w:lineRule="auto"/>
        <w:rPr>
          <w:rFonts w:ascii="HY신명조" w:eastAsia="HY신명조" w:hAnsi="HY신명조"/>
          <w:color w:val="000000"/>
          <w:szCs w:val="20"/>
        </w:rPr>
      </w:pPr>
    </w:p>
    <w:p w14:paraId="5FBAEFDE"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t xml:space="preserve">3. 당사는 </w:t>
      </w:r>
      <w:del w:id="9016" w:author="코람코자산신탁" w:date="2026-09-30T00:00:00Z">
        <w:r>
          <w:rPr>
            <w:rFonts w:ascii="HY신명조" w:eastAsia="HY신명조" w:hAnsi="HY신명조"/>
            <w:color w:val="000000"/>
            <w:szCs w:val="20"/>
          </w:rPr>
          <w:delText xml:space="preserve">본건 매입확약서에 따라 본건 종류주식의</w:delText>
        </w:r>
      </w:del>
      <w:ins w:id="9017" w:author="코람코자산신탁" w:date="2026-09-30T00:00:00Z">
        <w:r>
          <w:rPr>
            <w:rFonts w:ascii="HY신명조" w:eastAsia="HY신명조" w:hAnsi="HY신명조"/>
            <w:color w:val="000000"/>
            <w:szCs w:val="20"/>
          </w:rPr>
          <w:t xml:space="preserve">본건 매입확약서 및 주주간계약에 따라, 주주간계약 제7.6조 (d)호 단서에 해당하는 경우를 제외하고는 본건 종류주식의</w:t>
        </w:r>
      </w:ins>
      <w:r>
        <w:rPr>
          <w:rFonts w:ascii="HY신명조" w:eastAsia="HY신명조" w:hAnsi="HY신명조"/>
          <w:color w:val="000000"/>
          <w:szCs w:val="20"/>
        </w:rPr>
        <w:t xml:space="preserve"> 보유자가 당사의 매입시점까지 당사의 사전 서면동의 없이는 본건 종류주식을 제3자에게 양도하거나 담보로 제공할 수 없도록 정하고 있음을 확인합니다.</w:t>
      </w:r>
    </w:p>
    <w:p w14:paraId="21910426" w14:textId="77777777" w:rsidR="00863D22" w:rsidRDefault="00863D22">
      <w:pPr>
        <w:spacing w:line="360" w:lineRule="auto"/>
        <w:rPr>
          <w:rFonts w:ascii="HY신명조" w:eastAsia="HY신명조" w:hAnsi="HY신명조"/>
          <w:color w:val="000000"/>
          <w:szCs w:val="20"/>
        </w:rPr>
      </w:pPr>
    </w:p>
    <w:p w14:paraId="678069C2" w14:textId="77777777" w:rsidR="00BD32F8" w:rsidRDefault="00BD32F8">
      <w:pPr>
        <w:spacing w:line="360" w:lineRule="auto"/>
        <w:rPr>
          <w:rFonts w:ascii="HY신명조" w:eastAsia="HY신명조" w:hAnsi="HY신명조"/>
          <w:color w:val="000000"/>
          <w:szCs w:val="20"/>
        </w:rPr>
      </w:pPr>
    </w:p>
    <w:p w14:paraId="7E369C37" w14:textId="77777777" w:rsidR="008B0698" w:rsidRDefault="008B0698">
      <w:pPr>
        <w:spacing w:line="360" w:lineRule="auto"/>
        <w:rPr>
          <w:rFonts w:ascii="HY신명조" w:eastAsia="HY신명조" w:hAnsi="HY신명조"/>
          <w:color w:val="000000"/>
          <w:szCs w:val="20"/>
        </w:rPr>
      </w:pPr>
    </w:p>
    <w:p w14:paraId="668D6482" w14:textId="77777777" w:rsidR="008B0698" w:rsidRDefault="008B0698">
      <w:pPr>
        <w:spacing w:line="360" w:lineRule="auto"/>
        <w:rPr>
          <w:rFonts w:ascii="HY신명조" w:eastAsia="HY신명조" w:hAnsi="HY신명조"/>
          <w:color w:val="000000"/>
          <w:szCs w:val="20"/>
        </w:rPr>
      </w:pPr>
    </w:p>
    <w:p w14:paraId="4B6B277D" w14:textId="77777777" w:rsidR="008B0698" w:rsidRDefault="008B0698">
      <w:pPr>
        <w:spacing w:line="360" w:lineRule="auto"/>
        <w:rPr>
          <w:rFonts w:ascii="HY신명조" w:eastAsia="HY신명조" w:hAnsi="HY신명조"/>
          <w:color w:val="000000"/>
          <w:szCs w:val="20"/>
        </w:rPr>
      </w:pPr>
    </w:p>
    <w:p w14:paraId="0FC59E01" w14:textId="77777777" w:rsidR="008B0698" w:rsidRDefault="008B0698">
      <w:pPr>
        <w:spacing w:line="360" w:lineRule="auto"/>
        <w:rPr>
          <w:rFonts w:ascii="HY신명조" w:eastAsia="HY신명조" w:hAnsi="HY신명조"/>
          <w:color w:val="000000"/>
          <w:szCs w:val="20"/>
        </w:rPr>
      </w:pPr>
    </w:p>
    <w:p w14:paraId="03B9EBCE" w14:textId="77777777" w:rsidR="008B0698" w:rsidRDefault="008B0698">
      <w:pPr>
        <w:spacing w:line="360" w:lineRule="auto"/>
        <w:rPr>
          <w:rFonts w:ascii="HY신명조" w:eastAsia="HY신명조" w:hAnsi="HY신명조" w:hint="eastAsia"/>
          <w:color w:val="000000"/>
          <w:szCs w:val="20"/>
        </w:rPr>
      </w:pPr>
    </w:p>
    <w:p w14:paraId="5358D9E1"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lastRenderedPageBreak/>
        <w:t xml:space="preserve">4. 당사는 본건 대출의 원리금이 전액 상환되기 전까지 본건 종류주식의 셀다운과 관련하여 다음 각 호와 같이 이행할 것을 확인합니다.</w:t>
      </w:r>
    </w:p>
    <w:p w14:paraId="12AB6FCC" w14:textId="77777777" w:rsidR="00863D22" w:rsidRDefault="00435AEA">
      <w:pPr>
        <w:spacing w:line="360" w:lineRule="auto"/>
        <w:ind w:left="1400" w:hanging="300"/>
        <w:rPr>
          <w:rFonts w:ascii="HY신명조" w:eastAsia="HY신명조" w:hAnsi="HY신명조"/>
          <w:color w:val="000000"/>
          <w:szCs w:val="20"/>
        </w:rPr>
      </w:pPr>
      <w:r>
        <w:rPr>
          <w:rFonts w:ascii="HY신명조" w:eastAsia="HY신명조" w:hAnsi="HY신명조"/>
          <w:color w:val="000000"/>
          <w:szCs w:val="20"/>
        </w:rPr>
        <w:t xml:space="preserve">① 당사는 본건 종류주식의 </w:t>
      </w:r>
      <w:del w:id="9018" w:author="코람코자산신탁" w:date="2026-09-30T00:00:00Z">
        <w:r>
          <w:rPr>
            <w:rFonts w:ascii="HY신명조" w:eastAsia="HY신명조" w:hAnsi="HY신명조"/>
            <w:color w:val="000000"/>
            <w:szCs w:val="20"/>
          </w:rPr>
          <w:delText xml:space="preserve">셀다운에 대하여 귀사의 사전 서면동의를</w:delText>
        </w:r>
      </w:del>
      <w:ins w:id="9019" w:author="코람코자산신탁" w:date="2026-09-30T00:00:00Z">
        <w:r>
          <w:rPr>
            <w:rFonts w:ascii="HY신명조" w:eastAsia="HY신명조" w:hAnsi="HY신명조"/>
            <w:color w:val="000000"/>
            <w:szCs w:val="20"/>
          </w:rPr>
          <w:t xml:space="preserve">셀다운에 대하여 선순위 대출의 주선기관인 귀사의 사전 서면동의를</w:t>
        </w:r>
      </w:ins>
      <w:r>
        <w:rPr>
          <w:rFonts w:ascii="HY신명조" w:eastAsia="HY신명조" w:hAnsi="HY신명조"/>
          <w:color w:val="000000"/>
          <w:szCs w:val="20"/>
        </w:rPr>
        <w:t xml:space="preserve"> 얻은 경우에 한하여 </w:t>
      </w:r>
      <w:del w:id="9020" w:author="코람코자산신탁" w:date="2026-09-30T00:00:00Z">
        <w:r>
          <w:rPr>
            <w:rFonts w:ascii="HY신명조" w:eastAsia="HY신명조" w:hAnsi="HY신명조"/>
            <w:color w:val="000000"/>
            <w:szCs w:val="20"/>
          </w:rPr>
          <w:delText xml:space="preserve">본건 매입확약서에 따른 당사의 동의</w:delText>
        </w:r>
      </w:del>
      <w:ins w:id="9021" w:author="코람코자산신탁" w:date="2026-09-30T00:00:00Z">
        <w:r>
          <w:rPr>
            <w:rFonts w:ascii="HY신명조" w:eastAsia="HY신명조" w:hAnsi="HY신명조"/>
            <w:color w:val="000000"/>
            <w:szCs w:val="20"/>
          </w:rPr>
          <w:t xml:space="preserve">본건 매입확약서 및 주주간계약에 따른 당사의 동의</w:t>
        </w:r>
      </w:ins>
      <w:r>
        <w:rPr>
          <w:rFonts w:ascii="HY신명조" w:eastAsia="HY신명조" w:hAnsi="HY신명조"/>
          <w:color w:val="000000"/>
          <w:szCs w:val="20"/>
        </w:rPr>
        <w:t xml:space="preserve">를 하며, 귀사의 사전 서면동의 없이는 셀다운에 동의하지 아니합니다.</w:t>
      </w:r>
    </w:p>
    <w:p w14:paraId="55EC9D88" w14:textId="77777777" w:rsidR="00863D22" w:rsidRDefault="00435AEA">
      <w:pPr>
        <w:spacing w:line="360" w:lineRule="auto"/>
        <w:ind w:left="1400" w:hanging="300"/>
        <w:rPr>
          <w:rFonts w:ascii="HY신명조" w:eastAsia="HY신명조" w:hAnsi="HY신명조"/>
          <w:color w:val="000000"/>
          <w:szCs w:val="20"/>
        </w:rPr>
      </w:pPr>
      <w:r>
        <w:rPr>
          <w:rFonts w:ascii="HY신명조" w:eastAsia="HY신명조" w:hAnsi="HY신명조"/>
          <w:color w:val="000000"/>
          <w:szCs w:val="20"/>
        </w:rPr>
        <w:t xml:space="preserve">② 당사는 셀다운에 관한 동의를 귀사에 요청하는 경우, 양수 예정자의 명칭, 양수 예정 주식수 및 예정 거래일 등 귀사가 합리적으로 요청하는 정보를 제공하겠습니다.</w:t>
      </w:r>
    </w:p>
    <w:p w14:paraId="71643BA0" w14:textId="77777777" w:rsidR="00863D22" w:rsidRDefault="00435AEA">
      <w:pPr>
        <w:spacing w:line="360" w:lineRule="auto"/>
        <w:ind w:left="1400" w:hanging="300"/>
        <w:rPr>
          <w:rFonts w:ascii="HY신명조" w:eastAsia="HY신명조" w:hAnsi="HY신명조"/>
          <w:color w:val="000000"/>
          <w:szCs w:val="20"/>
        </w:rPr>
      </w:pPr>
      <w:r>
        <w:rPr>
          <w:rFonts w:ascii="HY신명조" w:eastAsia="HY신명조" w:hAnsi="HY신명조"/>
          <w:color w:val="000000"/>
          <w:szCs w:val="20"/>
        </w:rPr>
        <w:t xml:space="preserve">③ 당사는 셀다운으로 본건 종류주식을 취득하는 자에 대하여도 본건 매입확약서와 동일한 양도 제한(당사의 사전 서면동의 요건)이 적용되도록 조치하겠습니다.</w:t>
      </w:r>
    </w:p>
    <w:p w14:paraId="2D50656F" w14:textId="77777777" w:rsidR="00863D22" w:rsidRDefault="00863D22">
      <w:pPr>
        <w:spacing w:line="360" w:lineRule="auto"/>
        <w:rPr>
          <w:rFonts w:ascii="HY신명조" w:eastAsia="HY신명조" w:hAnsi="HY신명조"/>
          <w:color w:val="000000"/>
          <w:szCs w:val="20"/>
        </w:rPr>
      </w:pPr>
    </w:p>
    <w:p w14:paraId="005013FE"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t xml:space="preserve">5. 다음 각 호의 경우는 셀다운에 해당하지 아니하며, 귀사의 사전동의를 요하지 아니합니다.</w:t>
      </w:r>
    </w:p>
    <w:p w14:paraId="1B1BA163" w14:textId="77777777" w:rsidR="00863D22" w:rsidRDefault="00435AEA" w:rsidP="00BD32F8">
      <w:pPr>
        <w:spacing w:line="360" w:lineRule="auto"/>
        <w:ind w:firstLineChars="100" w:firstLine="200"/>
        <w:rPr>
          <w:rFonts w:ascii="HY신명조" w:eastAsia="HY신명조" w:hAnsi="HY신명조"/>
          <w:color w:val="000000"/>
          <w:szCs w:val="20"/>
        </w:rPr>
      </w:pPr>
      <w:r>
        <w:rPr>
          <w:rFonts w:ascii="HY신명조" w:eastAsia="HY신명조" w:hAnsi="HY신명조"/>
          <w:color w:val="000000"/>
          <w:szCs w:val="20"/>
        </w:rPr>
        <w:t xml:space="preserve">① 당사가 본건 매입확약서에 따라 본건 종류주식을 매입하는 경우</w:t>
      </w:r>
    </w:p>
    <w:p w14:paraId="50DB5649" w14:textId="77777777" w:rsidR="009F6F8B" w:rsidRDefault="00435AEA" w:rsidP="00BD32F8">
      <w:pPr>
        <w:spacing w:line="360" w:lineRule="auto"/>
        <w:ind w:firstLineChars="100" w:firstLine="200"/>
        <w:rPr>
          <w:rFonts w:ascii="HY신명조" w:eastAsia="HY신명조" w:hAnsi="HY신명조"/>
          <w:color w:val="000000"/>
          <w:szCs w:val="20"/>
        </w:rPr>
      </w:pPr>
      <w:r>
        <w:rPr>
          <w:rFonts w:ascii="HY신명조" w:eastAsia="HY신명조" w:hAnsi="HY신명조"/>
          <w:color w:val="000000"/>
          <w:szCs w:val="20"/>
        </w:rPr>
        <w:t xml:space="preserve">② 발행회사의 유상감자, 상환 등 본건 대출의 대출약정서에서 허용된 방법으로 본건 종류주식</w:t>
      </w:r>
    </w:p>
    <w:p w14:paraId="0E0B0998" w14:textId="6E767109" w:rsidR="00863D22" w:rsidRDefault="00435AEA" w:rsidP="00BD32F8">
      <w:pPr>
        <w:spacing w:line="360" w:lineRule="auto"/>
        <w:ind w:firstLineChars="100" w:firstLine="200"/>
        <w:rPr>
          <w:rFonts w:ascii="HY신명조" w:eastAsia="HY신명조" w:hAnsi="HY신명조"/>
          <w:color w:val="000000"/>
          <w:szCs w:val="20"/>
        </w:rPr>
      </w:pPr>
      <w:r>
        <w:rPr>
          <w:rFonts w:ascii="HY신명조" w:eastAsia="HY신명조" w:hAnsi="HY신명조"/>
          <w:color w:val="000000"/>
          <w:szCs w:val="20"/>
        </w:rPr>
        <w:t xml:space="preserve">이 소각·상환되는 경우</w:t>
      </w:r>
    </w:p>
    <w:p>
      <w:pPr>
        <w:spacing w:line="360" w:lineRule="auto"/>
        <w:ind w:firstLineChars="100" w:firstLine="200"/>
        <w:rPr>
          <w:ins w:id="9023" w:author="코람코자산신탁" w:date="2026-09-30T00:00:00Z"/>
          <w:rFonts w:ascii="HY신명조" w:eastAsia="HY신명조" w:hAnsi="HY신명조"/>
          <w:color w:val="000000"/>
          <w:szCs w:val="20"/>
        </w:rPr>
      </w:pPr>
      <w:ins w:id="9024" w:author="코람코자산신탁" w:date="2026-09-30T00:00:00Z">
        <w:r>
          <w:rPr>
            <w:rFonts w:ascii="HY신명조" w:eastAsia="HY신명조" w:hAnsi="HY신명조"/>
            <w:color w:val="000000"/>
            <w:szCs w:val="20"/>
          </w:rPr>
          <w:t xml:space="preserve">③ 주주간계약 제2.1조에 따라 같은 계약 별첨 1 기재 주주가 발행회사의 유상증자에 참여하여 본건 종류주식을 최초로 인수하는 경우(최초 배정 물량)</w:t>
        </w:r>
      </w:ins>
    </w:p>
    <w:p>
      <w:pPr>
        <w:spacing w:line="360" w:lineRule="auto"/>
        <w:ind w:firstLineChars="100" w:firstLine="200"/>
        <w:rPr>
          <w:ins w:id="9025" w:author="코람코자산신탁" w:date="2026-09-30T00:00:00Z"/>
          <w:rFonts w:ascii="HY신명조" w:eastAsia="HY신명조" w:hAnsi="HY신명조"/>
          <w:color w:val="000000"/>
          <w:szCs w:val="20"/>
        </w:rPr>
      </w:pPr>
      <w:ins w:id="9026" w:author="코람코자산신탁" w:date="2026-09-30T00:00:00Z">
        <w:r>
          <w:rPr>
            <w:rFonts w:ascii="HY신명조" w:eastAsia="HY신명조" w:hAnsi="HY신명조"/>
            <w:color w:val="000000"/>
            <w:szCs w:val="20"/>
          </w:rPr>
          <w:t xml:space="preserve">④ 주주간계약 제7.6조 (d)호 단서에 따라 인수기관이 발행회사의 유상증자에서 자신이 인수한 본건 종류주식을 최초로 셀다운하는 경우 등 주주간계약상 당사의 사전 서면동의가 요구되지 아니하는 양도</w:t>
        </w:r>
      </w:ins>
    </w:p>
    <w:p w14:paraId="587BB7AD" w14:textId="77777777" w:rsidR="00863D22" w:rsidRDefault="00863D22">
      <w:pPr>
        <w:spacing w:line="360" w:lineRule="auto"/>
        <w:rPr>
          <w:rFonts w:ascii="HY신명조" w:eastAsia="HY신명조" w:hAnsi="HY신명조"/>
          <w:color w:val="000000"/>
          <w:szCs w:val="20"/>
        </w:rPr>
      </w:pPr>
    </w:p>
    <w:p w14:paraId="1D424F2D" w14:textId="77777777" w:rsidR="00863D22" w:rsidRDefault="00435AEA" w:rsidP="00BD32F8">
      <w:pPr>
        <w:spacing w:line="360" w:lineRule="auto"/>
        <w:rPr>
          <w:rFonts w:ascii="HY신명조" w:eastAsia="HY신명조" w:hAnsi="HY신명조"/>
          <w:color w:val="000000"/>
          <w:szCs w:val="20"/>
        </w:rPr>
      </w:pPr>
      <w:r>
        <w:rPr>
          <w:rFonts w:ascii="HY신명조" w:eastAsia="HY신명조" w:hAnsi="HY신명조"/>
          <w:color w:val="000000"/>
          <w:szCs w:val="20"/>
        </w:rPr>
        <w:t xml:space="preserve">6. 본 공문은 본건 대출의 대출약정서상 인출선행조건 충족을 위하여 제출하는 것으로서, 당사가 본건 종류주식의 주주 및 본건 매입확약서의 발급자로서 자기 통제 범위 내에서 이행할 사항에 관한 확인입니다.</w:t>
      </w:r>
      <w:ins w:id="9022" w:author="코람코자산신탁" w:date="2026-09-30T00:00:00Z">
        <w:r>
          <w:rPr>
            <w:rFonts w:ascii="HY신명조" w:eastAsia="HY신명조" w:hAnsi="HY신명조"/>
            <w:color w:val="000000"/>
            <w:szCs w:val="20"/>
          </w:rPr>
          <w:t xml:space="preserve"> 당사는 본 공문에 따른 셀다운 동의와 관련하여 선순위 대출의 주선기관인 귀사 이외에 본건 대출의 다른 대주로부터 별도의 동의를 받을 의무를 부담하지 아니합니다.</w:t>
        </w:r>
      </w:ins>
      <w:r>
        <w:rPr>
          <w:rFonts w:ascii="HY신명조" w:eastAsia="HY신명조" w:hAnsi="HY신명조"/>
          <w:color w:val="000000"/>
          <w:szCs w:val="20"/>
        </w:rPr>
        <w:t xml:space="preserve"> 본 공문의 어떠한 내용도 본건 대출에 관한 당사의 보증, 채무인수, 대출채권 매입 등 일체의 신용공여로 해석되지 아니하며, 귀사 이외의 제3자는 당사에 대하여 본 공문에 따른 어떠한 권리도 주장할 수 없습니다.</w:t>
      </w:r>
    </w:p>
    <w:p w14:paraId="13E43755" w14:textId="77777777" w:rsidR="00863D22" w:rsidRDefault="00863D22">
      <w:pPr>
        <w:spacing w:line="360" w:lineRule="auto"/>
        <w:jc w:val="left"/>
        <w:rPr>
          <w:rFonts w:ascii="HY신명조" w:eastAsia="HY신명조" w:hAnsi="HY신명조"/>
          <w:color w:val="000000"/>
          <w:szCs w:val="20"/>
        </w:rPr>
      </w:pPr>
    </w:p>
    <w:p w14:paraId="352B8462" w14:textId="77777777" w:rsidR="00863D22" w:rsidRDefault="00435AEA">
      <w:pPr>
        <w:spacing w:line="360" w:lineRule="auto"/>
        <w:jc w:val="left"/>
        <w:rPr>
          <w:rFonts w:ascii="HY신명조" w:eastAsia="HY신명조" w:hAnsi="HY신명조"/>
          <w:color w:val="000000"/>
          <w:szCs w:val="20"/>
        </w:rPr>
      </w:pPr>
      <w:r>
        <w:rPr>
          <w:rFonts w:ascii="HY신명조" w:eastAsia="HY신명조" w:hAnsi="HY신명조"/>
          <w:color w:val="000000"/>
          <w:szCs w:val="20"/>
        </w:rPr>
        <w:t xml:space="preserve">별첨 1. 법인인감증명서 1부.  끝.</w:t>
      </w:r>
    </w:p>
    <w:p w14:paraId="61826889" w14:textId="77777777" w:rsidR="00E803C0" w:rsidRPr="000E465F" w:rsidRDefault="00E803C0">
      <w:pPr>
        <w:spacing w:line="360" w:lineRule="auto"/>
        <w:jc w:val="left"/>
        <w:rPr>
          <w:rFonts w:ascii="HY신명조" w:eastAsia="HY신명조" w:hAnsi="HY신명조" w:cs="함초롬바탕"/>
          <w:szCs w:val="22"/>
        </w:rPr>
      </w:pPr>
    </w:p>
    <w:p w14:paraId="62F12DCD" w14:textId="77777777" w:rsidR="00E803C0" w:rsidRPr="000E465F" w:rsidRDefault="00E803C0">
      <w:pPr>
        <w:spacing w:line="360" w:lineRule="auto"/>
        <w:jc w:val="left"/>
        <w:rPr>
          <w:rFonts w:ascii="HY신명조" w:eastAsia="HY신명조" w:hAnsi="HY신명조" w:cs="함초롬바탕"/>
          <w:szCs w:val="22"/>
        </w:rPr>
      </w:pPr>
    </w:p>
    <w:p w14:paraId="5977101A" w14:textId="77777777" w:rsidR="00E803C0" w:rsidRPr="000E465F" w:rsidRDefault="00E803C0">
      <w:pPr>
        <w:spacing w:line="360" w:lineRule="auto"/>
        <w:jc w:val="left"/>
        <w:rPr>
          <w:rFonts w:ascii="HY신명조" w:eastAsia="HY신명조" w:hAnsi="HY신명조" w:cs="함초롬바탕"/>
          <w:szCs w:val="22"/>
        </w:rPr>
      </w:pPr>
    </w:p>
    <w:p w14:paraId="47B18E3C" w14:textId="77777777" w:rsidR="00E803C0" w:rsidRPr="000E465F" w:rsidRDefault="00E803C0">
      <w:pPr>
        <w:spacing w:line="360" w:lineRule="auto"/>
        <w:jc w:val="left"/>
        <w:rPr>
          <w:rFonts w:ascii="HY신명조" w:eastAsia="HY신명조" w:hAnsi="HY신명조" w:cs="함초롬바탕"/>
          <w:szCs w:val="22"/>
        </w:rPr>
      </w:pPr>
    </w:p>
    <w:p w14:paraId="01AA7702" w14:textId="77777777" w:rsidR="00E803C0" w:rsidRPr="000E465F" w:rsidRDefault="00E803C0">
      <w:pPr>
        <w:spacing w:line="360" w:lineRule="auto"/>
        <w:ind w:firstLine="1000"/>
        <w:jc w:val="left"/>
        <w:rPr>
          <w:rFonts w:ascii="HY신명조" w:eastAsia="HY신명조" w:hAnsi="HY신명조" w:cs="함초롬바탕"/>
          <w:szCs w:val="22"/>
        </w:rPr>
      </w:pPr>
    </w:p>
    <w:p w14:paraId="03A427BA" w14:textId="77777777" w:rsidR="00E803C0" w:rsidRPr="000E465F" w:rsidRDefault="00021C19">
      <w:pPr>
        <w:pStyle w:val="ae"/>
        <w:spacing w:before="0" w:after="0" w:line="0" w:lineRule="atLeast"/>
        <w:ind w:left="0" w:right="0" w:firstLine="0"/>
        <w:jc w:val="center"/>
        <w:rPr>
          <w:rFonts w:ascii="HY신명조" w:eastAsia="HY신명조" w:hAnsi="HY신명조" w:cs="함초롬바탕"/>
          <w:sz w:val="36"/>
          <w:szCs w:val="22"/>
        </w:rPr>
      </w:pPr>
      <w:r>
        <w:rPr>
          <w:rFonts w:ascii="HY신명조" w:eastAsia="HY신명조" w:hAnsi="HY신명조" w:cs="함초롬바탕"/>
          <w:sz w:val="36"/>
          <w:szCs w:val="22"/>
        </w:rPr>
        <w:t xml:space="preserve">주식회사 코람코라이프인프라위탁관리부동산투자회사</w:t>
      </w:r>
    </w:p>
    <w:p w14:paraId="4B94AD30" w14:textId="77777777" w:rsidR="00E803C0" w:rsidRDefault="00021C19">
      <w:pPr>
        <w:pStyle w:val="ae"/>
        <w:spacing w:before="0" w:after="0" w:line="0" w:lineRule="atLeast"/>
        <w:ind w:left="0" w:right="0" w:firstLine="0"/>
        <w:jc w:val="center"/>
        <w:rPr>
          <w:rFonts w:ascii="HY신명조" w:eastAsia="HY신명조" w:hAnsi="HY신명조" w:cs="함초롬바탕"/>
          <w:b/>
          <w:szCs w:val="32"/>
        </w:rPr>
      </w:pPr>
      <w:r>
        <w:rPr>
          <w:rFonts w:ascii="HY신명조" w:eastAsia="HY신명조" w:hAnsi="HY신명조" w:cs="함초롬바탕"/>
          <w:sz w:val="36"/>
          <w:szCs w:val="22"/>
        </w:rPr>
        <w:t>대표이사 이 성 균</w:t>
      </w:r>
    </w:p>
    <w:sectPr w:rsidR="00E803C0">
      <w:pgSz w:w="11906" w:h="16838"/>
      <w:pgMar w:top="1418" w:right="1440" w:bottom="993" w:left="1440"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8A04" w14:textId="77777777" w:rsidR="00435AEA" w:rsidRDefault="00435AEA" w:rsidP="00DF61F9">
      <w:r>
        <w:separator/>
      </w:r>
    </w:p>
  </w:endnote>
  <w:endnote w:type="continuationSeparator" w:id="0">
    <w:p w14:paraId="717DD2B0" w14:textId="77777777" w:rsidR="00435AEA" w:rsidRDefault="00435AEA" w:rsidP="00DF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0252F" w14:textId="77777777" w:rsidR="00435AEA" w:rsidRDefault="00435AEA" w:rsidP="00DF61F9">
      <w:r>
        <w:separator/>
      </w:r>
    </w:p>
  </w:footnote>
  <w:footnote w:type="continuationSeparator" w:id="0">
    <w:p w14:paraId="64425EFB" w14:textId="77777777" w:rsidR="00435AEA" w:rsidRDefault="00435AEA" w:rsidP="00DF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A1FA5"/>
    <w:multiLevelType w:val="multilevel"/>
    <w:tmpl w:val="573E68B6"/>
    <w:lvl w:ilvl="0">
      <w:start w:val="1"/>
      <w:numFmt w:val="decimalFullWidth"/>
      <w:pStyle w:val="BKL11"/>
      <w:lvlText w:val="제%1조"/>
      <w:lvlJc w:val="left"/>
      <w:pPr>
        <w:tabs>
          <w:tab w:val="num" w:pos="1134"/>
        </w:tabs>
        <w:ind w:left="0" w:firstLine="0"/>
      </w:pPr>
      <w:rPr>
        <w:rFonts w:ascii="Wingdings" w:eastAsia="바탕체" w:hAnsi="Wingdings"/>
        <w:b/>
        <w:i w:val="0"/>
        <w:sz w:val="22"/>
      </w:rPr>
    </w:lvl>
    <w:lvl w:ilvl="1">
      <w:start w:val="1"/>
      <w:numFmt w:val="decimal"/>
      <w:pStyle w:val="BKL21"/>
      <w:lvlText w:val="%2."/>
      <w:lvlJc w:val="left"/>
      <w:pPr>
        <w:tabs>
          <w:tab w:val="num" w:pos="567"/>
        </w:tabs>
        <w:ind w:left="567" w:hanging="567"/>
      </w:pPr>
      <w:rPr>
        <w:rFonts w:ascii="HY신명조" w:eastAsia="HY신명조" w:hAnsi="HY신명조"/>
        <w:b w:val="0"/>
        <w:i w:val="0"/>
        <w:sz w:val="22"/>
        <w:szCs w:val="22"/>
        <w:u w:val="none"/>
      </w:rPr>
    </w:lvl>
    <w:lvl w:ilvl="2">
      <w:start w:val="1"/>
      <w:numFmt w:val="decimal"/>
      <w:pStyle w:val="BKL31"/>
      <w:lvlText w:val="%3."/>
      <w:lvlJc w:val="left"/>
      <w:pPr>
        <w:tabs>
          <w:tab w:val="num" w:pos="1134"/>
        </w:tabs>
        <w:ind w:left="1134" w:hanging="567"/>
      </w:pPr>
      <w:rPr>
        <w:rFonts w:ascii="Times New Roman" w:eastAsia="바탕체" w:hAnsi="Times New Roman" w:cs="Times New Roman"/>
        <w:b w:val="0"/>
        <w:bCs w:val="0"/>
        <w:i w:val="0"/>
        <w:iCs w:val="0"/>
        <w:caps w:val="0"/>
        <w:smallCaps w:val="0"/>
        <w:strike w:val="0"/>
        <w:dstrike w:val="0"/>
        <w:vanish w:val="0"/>
        <w:color w:val="000000"/>
        <w:spacing w:val="0"/>
        <w:w w:val="100"/>
        <w:kern w:val="0"/>
        <w:position w:val="0"/>
        <w:sz w:val="0"/>
        <w:szCs w:val="0"/>
        <w:u w:val="none"/>
        <w:effect w:val="none"/>
        <w:shd w:val="clear" w:color="auto" w:fill="000000"/>
        <w:vertAlign w:val="baseline"/>
        <w:em w:val="none"/>
      </w:rPr>
    </w:lvl>
    <w:lvl w:ilvl="3">
      <w:start w:val="1"/>
      <w:numFmt w:val="ganada"/>
      <w:pStyle w:val="BKL4a"/>
      <w:lvlText w:val="%4."/>
      <w:lvlJc w:val="left"/>
      <w:pPr>
        <w:tabs>
          <w:tab w:val="num" w:pos="1134"/>
        </w:tabs>
        <w:ind w:left="1134" w:hanging="567"/>
      </w:pPr>
      <w:rPr>
        <w:lang w:val="en-US"/>
      </w:rPr>
    </w:lvl>
    <w:lvl w:ilvl="4">
      <w:start w:val="1"/>
      <w:numFmt w:val="decimal"/>
      <w:lvlText w:val="%5)"/>
      <w:lvlJc w:val="left"/>
      <w:pPr>
        <w:tabs>
          <w:tab w:val="num" w:pos="2835"/>
        </w:tabs>
        <w:ind w:left="2835" w:hanging="567"/>
      </w:pPr>
      <w:rPr>
        <w:rFonts w:ascii="Wingdings" w:eastAsia="바탕체" w:hAnsi="Wingdings"/>
      </w:rPr>
    </w:lvl>
    <w:lvl w:ilvl="5">
      <w:start w:val="1"/>
      <w:numFmt w:val="ganada"/>
      <w:lvlText w:val="%6)"/>
      <w:lvlJc w:val="left"/>
      <w:pPr>
        <w:tabs>
          <w:tab w:val="num" w:pos="3402"/>
        </w:tabs>
        <w:ind w:left="3402" w:hanging="567"/>
      </w:pPr>
      <w:rPr>
        <w:rFonts w:ascii="Wingdings" w:eastAsia="바탕체" w:hAnsi="Wingdings"/>
      </w:rPr>
    </w:lvl>
    <w:lvl w:ilvl="6">
      <w:start w:val="1"/>
      <w:numFmt w:val="decimalEnclosedCircle"/>
      <w:lvlText w:val="%7"/>
      <w:lvlJc w:val="left"/>
      <w:pPr>
        <w:tabs>
          <w:tab w:val="num" w:pos="3969"/>
        </w:tabs>
        <w:ind w:left="3969" w:hanging="567"/>
      </w:pPr>
      <w:rPr>
        <w:rFonts w:ascii="Wingdings" w:eastAsia="바탕체" w:hAnsi="Wingdings"/>
      </w:rPr>
    </w:lvl>
    <w:lvl w:ilvl="7">
      <w:start w:val="1"/>
      <w:numFmt w:val="lowerRoman"/>
      <w:lvlText w:val="%8)"/>
      <w:lvlJc w:val="left"/>
      <w:pPr>
        <w:tabs>
          <w:tab w:val="num" w:pos="4536"/>
        </w:tabs>
        <w:ind w:left="4536" w:hanging="567"/>
      </w:pPr>
      <w:rPr>
        <w:rFonts w:ascii="Wingdings" w:eastAsia="바탕체" w:hAnsi="Wingdings"/>
      </w:rPr>
    </w:lvl>
    <w:lvl w:ilvl="8">
      <w:start w:val="1"/>
      <w:numFmt w:val="none"/>
      <w:suff w:val="nothing"/>
      <w:lvlText w:val=""/>
      <w:lvlJc w:val="left"/>
      <w:pPr>
        <w:tabs>
          <w:tab w:val="num" w:pos="3685"/>
        </w:tabs>
        <w:ind w:left="3685" w:hanging="425"/>
      </w:pPr>
    </w:lvl>
  </w:abstractNum>
  <w:abstractNum w:abstractNumId="1" w15:restartNumberingAfterBreak="0">
    <w:nsid w:val="63F209D6"/>
    <w:multiLevelType w:val="multilevel"/>
    <w:tmpl w:val="34AAD1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6FA19B8"/>
    <w:multiLevelType w:val="multilevel"/>
    <w:tmpl w:val="CDF0FEAE"/>
    <w:lvl w:ilvl="0">
      <w:start w:val="1"/>
      <w:numFmt w:val="decimalEnclosedCircle"/>
      <w:lvlText w:val="%1"/>
      <w:lvlJc w:val="left"/>
      <w:pPr>
        <w:tabs>
          <w:tab w:val="num" w:pos="0"/>
        </w:tabs>
        <w:ind w:left="1160" w:hanging="360"/>
      </w:pPr>
    </w:lvl>
    <w:lvl w:ilvl="1">
      <w:start w:val="1"/>
      <w:numFmt w:val="upperLetter"/>
      <w:lvlText w:val="%2."/>
      <w:lvlJc w:val="left"/>
      <w:pPr>
        <w:tabs>
          <w:tab w:val="num" w:pos="0"/>
        </w:tabs>
        <w:ind w:left="1680" w:hanging="440"/>
      </w:pPr>
    </w:lvl>
    <w:lvl w:ilvl="2">
      <w:start w:val="1"/>
      <w:numFmt w:val="lowerRoman"/>
      <w:lvlText w:val="%3."/>
      <w:lvlJc w:val="right"/>
      <w:pPr>
        <w:tabs>
          <w:tab w:val="num" w:pos="0"/>
        </w:tabs>
        <w:ind w:left="2120" w:hanging="440"/>
      </w:pPr>
    </w:lvl>
    <w:lvl w:ilvl="3">
      <w:start w:val="1"/>
      <w:numFmt w:val="decimal"/>
      <w:lvlText w:val="%4."/>
      <w:lvlJc w:val="left"/>
      <w:pPr>
        <w:tabs>
          <w:tab w:val="num" w:pos="0"/>
        </w:tabs>
        <w:ind w:left="2560" w:hanging="440"/>
      </w:pPr>
    </w:lvl>
    <w:lvl w:ilvl="4">
      <w:start w:val="1"/>
      <w:numFmt w:val="upperLetter"/>
      <w:lvlText w:val="%5."/>
      <w:lvlJc w:val="left"/>
      <w:pPr>
        <w:tabs>
          <w:tab w:val="num" w:pos="0"/>
        </w:tabs>
        <w:ind w:left="3000" w:hanging="440"/>
      </w:pPr>
    </w:lvl>
    <w:lvl w:ilvl="5">
      <w:start w:val="1"/>
      <w:numFmt w:val="lowerRoman"/>
      <w:lvlText w:val="%6."/>
      <w:lvlJc w:val="right"/>
      <w:pPr>
        <w:tabs>
          <w:tab w:val="num" w:pos="0"/>
        </w:tabs>
        <w:ind w:left="3440" w:hanging="440"/>
      </w:pPr>
    </w:lvl>
    <w:lvl w:ilvl="6">
      <w:start w:val="1"/>
      <w:numFmt w:val="decimal"/>
      <w:lvlText w:val="%7."/>
      <w:lvlJc w:val="left"/>
      <w:pPr>
        <w:tabs>
          <w:tab w:val="num" w:pos="0"/>
        </w:tabs>
        <w:ind w:left="3880" w:hanging="440"/>
      </w:pPr>
    </w:lvl>
    <w:lvl w:ilvl="7">
      <w:start w:val="1"/>
      <w:numFmt w:val="upperLetter"/>
      <w:lvlText w:val="%8."/>
      <w:lvlJc w:val="left"/>
      <w:pPr>
        <w:tabs>
          <w:tab w:val="num" w:pos="0"/>
        </w:tabs>
        <w:ind w:left="4320" w:hanging="440"/>
      </w:pPr>
    </w:lvl>
    <w:lvl w:ilvl="8">
      <w:start w:val="1"/>
      <w:numFmt w:val="lowerRoman"/>
      <w:lvlText w:val="%9."/>
      <w:lvlJc w:val="right"/>
      <w:pPr>
        <w:tabs>
          <w:tab w:val="num" w:pos="0"/>
        </w:tabs>
        <w:ind w:left="4760" w:hanging="440"/>
      </w:pPr>
    </w:lvl>
  </w:abstractNum>
  <w:num w:numId="1" w16cid:durableId="315499658">
    <w:abstractNumId w:val="0"/>
  </w:num>
  <w:num w:numId="2" w16cid:durableId="1424570933">
    <w:abstractNumId w:val="2"/>
  </w:num>
  <w:num w:numId="3" w16cid:durableId="1586571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C0"/>
    <w:rsid w:val="00021C19"/>
    <w:rsid w:val="00092CC6"/>
    <w:rsid w:val="000E2E26"/>
    <w:rsid w:val="000E465F"/>
    <w:rsid w:val="000E6E52"/>
    <w:rsid w:val="000F15E2"/>
    <w:rsid w:val="001050F8"/>
    <w:rsid w:val="00112952"/>
    <w:rsid w:val="001510E7"/>
    <w:rsid w:val="0017092B"/>
    <w:rsid w:val="001A640B"/>
    <w:rsid w:val="001D3C6E"/>
    <w:rsid w:val="001D5CA9"/>
    <w:rsid w:val="00206E32"/>
    <w:rsid w:val="00246B81"/>
    <w:rsid w:val="00253F0B"/>
    <w:rsid w:val="0029708A"/>
    <w:rsid w:val="002B625F"/>
    <w:rsid w:val="00354795"/>
    <w:rsid w:val="00357A1E"/>
    <w:rsid w:val="003D47DE"/>
    <w:rsid w:val="003E24B4"/>
    <w:rsid w:val="00400D16"/>
    <w:rsid w:val="00435AEA"/>
    <w:rsid w:val="004F6558"/>
    <w:rsid w:val="00536B4C"/>
    <w:rsid w:val="005954B0"/>
    <w:rsid w:val="005A2710"/>
    <w:rsid w:val="005E432D"/>
    <w:rsid w:val="0060173A"/>
    <w:rsid w:val="00611271"/>
    <w:rsid w:val="00650C41"/>
    <w:rsid w:val="006951BF"/>
    <w:rsid w:val="006F6F42"/>
    <w:rsid w:val="00711522"/>
    <w:rsid w:val="00714DA4"/>
    <w:rsid w:val="0072305A"/>
    <w:rsid w:val="007C4462"/>
    <w:rsid w:val="007D7C26"/>
    <w:rsid w:val="007F75A2"/>
    <w:rsid w:val="00863D22"/>
    <w:rsid w:val="008B0698"/>
    <w:rsid w:val="00966891"/>
    <w:rsid w:val="009C4D9B"/>
    <w:rsid w:val="009F6F8B"/>
    <w:rsid w:val="00B23A8C"/>
    <w:rsid w:val="00B61AC4"/>
    <w:rsid w:val="00BD32F8"/>
    <w:rsid w:val="00C0100C"/>
    <w:rsid w:val="00C01C08"/>
    <w:rsid w:val="00C37709"/>
    <w:rsid w:val="00C44E48"/>
    <w:rsid w:val="00C56DBF"/>
    <w:rsid w:val="00CB64F6"/>
    <w:rsid w:val="00CD43E5"/>
    <w:rsid w:val="00CF6F10"/>
    <w:rsid w:val="00D651E3"/>
    <w:rsid w:val="00D765B8"/>
    <w:rsid w:val="00D944AA"/>
    <w:rsid w:val="00DC42CF"/>
    <w:rsid w:val="00DE47B4"/>
    <w:rsid w:val="00DF2564"/>
    <w:rsid w:val="00DF3BD8"/>
    <w:rsid w:val="00DF61F9"/>
    <w:rsid w:val="00E10381"/>
    <w:rsid w:val="00E34F8D"/>
    <w:rsid w:val="00E6090C"/>
    <w:rsid w:val="00E803C0"/>
    <w:rsid w:val="00EA6D66"/>
    <w:rsid w:val="00EB622B"/>
    <w:rsid w:val="00ED023C"/>
    <w:rsid w:val="00F15C20"/>
    <w:rsid w:val="00F178E8"/>
    <w:rsid w:val="00F2677E"/>
    <w:rsid w:val="00F573EA"/>
    <w:rsid w:val="00F85DA9"/>
    <w:rsid w:val="00F86BB2"/>
    <w:rsid w:val="00FB656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E95DC"/>
  <w15:docId w15:val="{65C53A0C-71AC-41E0-98D3-78EC43D0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717"/>
    <w:pPr>
      <w:widowControl w:val="0"/>
      <w:jc w:val="both"/>
    </w:pPr>
    <w:rPr>
      <w:rFonts w:ascii="바탕" w:eastAsia="바탕" w:hAnsi="바탕"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qFormat/>
    <w:rsid w:val="00380138"/>
    <w:rPr>
      <w:rFonts w:ascii="Times New Roman" w:eastAsia="굴림체" w:hAnsi="Times New Roman" w:cs="Times New Roman"/>
      <w:sz w:val="22"/>
      <w:szCs w:val="20"/>
    </w:rPr>
  </w:style>
  <w:style w:type="character" w:customStyle="1" w:styleId="Char0">
    <w:name w:val="바닥글 Char"/>
    <w:basedOn w:val="a0"/>
    <w:link w:val="a4"/>
    <w:uiPriority w:val="99"/>
    <w:qFormat/>
    <w:rsid w:val="00400767"/>
    <w:rPr>
      <w:rFonts w:ascii="바탕" w:eastAsia="바탕" w:hAnsi="바탕" w:cs="Times New Roman"/>
      <w:szCs w:val="24"/>
    </w:rPr>
  </w:style>
  <w:style w:type="character" w:styleId="a5">
    <w:name w:val="Hyperlink"/>
    <w:basedOn w:val="a0"/>
    <w:rsid w:val="00A56BAE"/>
    <w:rPr>
      <w:color w:val="0000FF" w:themeColor="hyperlink"/>
      <w:u w:val="single"/>
    </w:rPr>
  </w:style>
  <w:style w:type="character" w:customStyle="1" w:styleId="Char1">
    <w:name w:val="풍선 도움말 텍스트 Char"/>
    <w:basedOn w:val="a0"/>
    <w:link w:val="a6"/>
    <w:uiPriority w:val="99"/>
    <w:semiHidden/>
    <w:qFormat/>
    <w:rsid w:val="002A430E"/>
    <w:rPr>
      <w:rFonts w:asciiTheme="majorHAnsi" w:eastAsiaTheme="majorEastAsia" w:hAnsiTheme="majorHAnsi" w:cstheme="majorBidi"/>
      <w:sz w:val="18"/>
      <w:szCs w:val="18"/>
    </w:rPr>
  </w:style>
  <w:style w:type="character" w:styleId="a7">
    <w:name w:val="annotation reference"/>
    <w:basedOn w:val="a0"/>
    <w:uiPriority w:val="99"/>
    <w:semiHidden/>
    <w:unhideWhenUsed/>
    <w:qFormat/>
    <w:rsid w:val="00C954AE"/>
    <w:rPr>
      <w:sz w:val="18"/>
      <w:szCs w:val="18"/>
    </w:rPr>
  </w:style>
  <w:style w:type="character" w:customStyle="1" w:styleId="Char2">
    <w:name w:val="메모 텍스트 Char"/>
    <w:basedOn w:val="a0"/>
    <w:link w:val="a8"/>
    <w:uiPriority w:val="99"/>
    <w:qFormat/>
    <w:rsid w:val="00C954AE"/>
    <w:rPr>
      <w:rFonts w:ascii="바탕" w:eastAsia="바탕" w:hAnsi="바탕" w:cs="Times New Roman"/>
      <w:szCs w:val="24"/>
    </w:rPr>
  </w:style>
  <w:style w:type="character" w:customStyle="1" w:styleId="Char3">
    <w:name w:val="메모 주제 Char"/>
    <w:basedOn w:val="Char2"/>
    <w:link w:val="a9"/>
    <w:uiPriority w:val="99"/>
    <w:semiHidden/>
    <w:qFormat/>
    <w:rsid w:val="00C954AE"/>
    <w:rPr>
      <w:rFonts w:ascii="바탕" w:eastAsia="바탕" w:hAnsi="바탕" w:cs="Times New Roman"/>
      <w:b/>
      <w:bCs/>
      <w:szCs w:val="24"/>
    </w:rPr>
  </w:style>
  <w:style w:type="character" w:styleId="aa">
    <w:name w:val="line number"/>
  </w:style>
  <w:style w:type="paragraph" w:customStyle="1" w:styleId="Heading">
    <w:name w:val="Heading"/>
    <w:basedOn w:val="a"/>
    <w:next w:val="ab"/>
    <w:qFormat/>
    <w:pPr>
      <w:keepNext/>
      <w:spacing w:before="240" w:after="120"/>
    </w:pPr>
    <w:rPr>
      <w:rFonts w:ascii="Liberation Sans" w:eastAsia="Noto Sans CJK SC" w:hAnsi="Liberation Sans" w:cs="FreeSans"/>
      <w:sz w:val="28"/>
      <w:szCs w:val="28"/>
    </w:rPr>
  </w:style>
  <w:style w:type="paragraph" w:styleId="ab">
    <w:name w:val="Body Text"/>
    <w:basedOn w:val="a"/>
    <w:pPr>
      <w:spacing w:after="140" w:line="276" w:lineRule="auto"/>
    </w:pPr>
  </w:style>
  <w:style w:type="paragraph" w:styleId="ac">
    <w:name w:val="List"/>
    <w:basedOn w:val="ab"/>
    <w:rPr>
      <w:rFonts w:cs="FreeSans"/>
    </w:rPr>
  </w:style>
  <w:style w:type="paragraph" w:styleId="ad">
    <w:name w:val="caption"/>
    <w:basedOn w:val="a"/>
    <w:qFormat/>
    <w:pPr>
      <w:suppressLineNumbers/>
      <w:spacing w:before="120" w:after="120"/>
    </w:pPr>
    <w:rPr>
      <w:rFonts w:cs="FreeSans"/>
      <w:i/>
      <w:iCs/>
      <w:sz w:val="24"/>
    </w:rPr>
  </w:style>
  <w:style w:type="paragraph" w:customStyle="1" w:styleId="Index">
    <w:name w:val="Index"/>
    <w:basedOn w:val="a"/>
    <w:qFormat/>
    <w:pPr>
      <w:suppressLineNumbers/>
    </w:pPr>
    <w:rPr>
      <w:rFonts w:cs="FreeSans"/>
    </w:rPr>
  </w:style>
  <w:style w:type="paragraph" w:customStyle="1" w:styleId="HeaderandFooter">
    <w:name w:val="Header and Footer"/>
    <w:basedOn w:val="a"/>
    <w:qFormat/>
  </w:style>
  <w:style w:type="paragraph" w:styleId="a3">
    <w:name w:val="header"/>
    <w:basedOn w:val="a"/>
    <w:link w:val="Char"/>
    <w:rsid w:val="00380138"/>
    <w:pPr>
      <w:tabs>
        <w:tab w:val="center" w:pos="4252"/>
        <w:tab w:val="right" w:pos="8504"/>
      </w:tabs>
      <w:snapToGrid w:val="0"/>
    </w:pPr>
    <w:rPr>
      <w:rFonts w:ascii="Times New Roman" w:eastAsia="굴림체" w:hAnsi="Times New Roman"/>
      <w:sz w:val="22"/>
      <w:szCs w:val="20"/>
    </w:rPr>
  </w:style>
  <w:style w:type="paragraph" w:customStyle="1" w:styleId="ae">
    <w:name w:val="국민 가."/>
    <w:basedOn w:val="a"/>
    <w:qFormat/>
    <w:rsid w:val="00380138"/>
    <w:pPr>
      <w:spacing w:before="120" w:after="120"/>
      <w:ind w:left="198" w:right="159" w:firstLine="987"/>
    </w:pPr>
    <w:rPr>
      <w:rFonts w:ascii="Times New Roman" w:eastAsia="굴림체" w:hAnsi="Times New Roman"/>
      <w:sz w:val="22"/>
      <w:szCs w:val="20"/>
    </w:rPr>
  </w:style>
  <w:style w:type="paragraph" w:styleId="a4">
    <w:name w:val="footer"/>
    <w:basedOn w:val="a"/>
    <w:link w:val="Char0"/>
    <w:uiPriority w:val="99"/>
    <w:unhideWhenUsed/>
    <w:rsid w:val="00400767"/>
    <w:pPr>
      <w:tabs>
        <w:tab w:val="center" w:pos="4513"/>
        <w:tab w:val="right" w:pos="9026"/>
      </w:tabs>
      <w:snapToGrid w:val="0"/>
    </w:pPr>
  </w:style>
  <w:style w:type="paragraph" w:styleId="af">
    <w:name w:val="List Paragraph"/>
    <w:basedOn w:val="a"/>
    <w:uiPriority w:val="34"/>
    <w:qFormat/>
    <w:rsid w:val="00E33BC7"/>
    <w:pPr>
      <w:ind w:left="800"/>
    </w:pPr>
  </w:style>
  <w:style w:type="paragraph" w:styleId="a6">
    <w:name w:val="Balloon Text"/>
    <w:basedOn w:val="a"/>
    <w:link w:val="Char1"/>
    <w:uiPriority w:val="99"/>
    <w:semiHidden/>
    <w:unhideWhenUsed/>
    <w:qFormat/>
    <w:rsid w:val="002A430E"/>
    <w:rPr>
      <w:rFonts w:asciiTheme="majorHAnsi" w:eastAsiaTheme="majorEastAsia" w:hAnsiTheme="majorHAnsi" w:cstheme="majorBidi"/>
      <w:sz w:val="18"/>
      <w:szCs w:val="18"/>
    </w:rPr>
  </w:style>
  <w:style w:type="paragraph" w:customStyle="1" w:styleId="BKL11">
    <w:name w:val="BKL 계약서 1 제1조"/>
    <w:basedOn w:val="a"/>
    <w:qFormat/>
    <w:rsid w:val="00835A9E"/>
    <w:pPr>
      <w:numPr>
        <w:numId w:val="1"/>
      </w:numPr>
      <w:spacing w:line="292" w:lineRule="auto"/>
      <w:outlineLvl w:val="0"/>
    </w:pPr>
    <w:rPr>
      <w:rFonts w:ascii="Times New Roman" w:eastAsia="바탕체" w:hAnsi="Times New Roman"/>
      <w:b/>
      <w:spacing w:val="6"/>
      <w:sz w:val="22"/>
    </w:rPr>
  </w:style>
  <w:style w:type="paragraph" w:customStyle="1" w:styleId="BKL21">
    <w:name w:val="BKL 계약서 2 (1)"/>
    <w:basedOn w:val="a"/>
    <w:qFormat/>
    <w:rsid w:val="00835A9E"/>
    <w:pPr>
      <w:numPr>
        <w:ilvl w:val="1"/>
        <w:numId w:val="1"/>
      </w:numPr>
      <w:spacing w:line="292" w:lineRule="auto"/>
      <w:outlineLvl w:val="1"/>
    </w:pPr>
    <w:rPr>
      <w:rFonts w:ascii="Times New Roman" w:eastAsia="바탕체" w:hAnsi="Times New Roman"/>
      <w:spacing w:val="6"/>
      <w:sz w:val="22"/>
    </w:rPr>
  </w:style>
  <w:style w:type="paragraph" w:customStyle="1" w:styleId="BKL31">
    <w:name w:val="BKL 계약서 3 1."/>
    <w:basedOn w:val="a"/>
    <w:qFormat/>
    <w:rsid w:val="00835A9E"/>
    <w:pPr>
      <w:numPr>
        <w:ilvl w:val="2"/>
        <w:numId w:val="1"/>
      </w:numPr>
      <w:spacing w:line="292" w:lineRule="auto"/>
      <w:outlineLvl w:val="2"/>
    </w:pPr>
    <w:rPr>
      <w:rFonts w:ascii="Times New Roman" w:eastAsia="바탕체" w:hAnsi="Times New Roman"/>
      <w:spacing w:val="6"/>
      <w:sz w:val="22"/>
      <w:szCs w:val="20"/>
    </w:rPr>
  </w:style>
  <w:style w:type="paragraph" w:customStyle="1" w:styleId="BKL4a">
    <w:name w:val="BKL 계약서 4 (a)"/>
    <w:basedOn w:val="a"/>
    <w:qFormat/>
    <w:rsid w:val="00835A9E"/>
    <w:pPr>
      <w:numPr>
        <w:ilvl w:val="3"/>
        <w:numId w:val="1"/>
      </w:numPr>
      <w:spacing w:line="292" w:lineRule="auto"/>
      <w:outlineLvl w:val="3"/>
    </w:pPr>
    <w:rPr>
      <w:rFonts w:ascii="Times New Roman" w:eastAsia="바탕체" w:hAnsi="Times New Roman"/>
      <w:spacing w:val="6"/>
      <w:sz w:val="22"/>
      <w:szCs w:val="20"/>
    </w:rPr>
  </w:style>
  <w:style w:type="paragraph" w:customStyle="1" w:styleId="af0">
    <w:name w:val="바탕글"/>
    <w:basedOn w:val="a"/>
    <w:qFormat/>
    <w:rsid w:val="00495278"/>
    <w:pPr>
      <w:spacing w:line="384" w:lineRule="auto"/>
      <w:textAlignment w:val="baseline"/>
    </w:pPr>
    <w:rPr>
      <w:rFonts w:ascii="굴림" w:eastAsia="굴림" w:hAnsi="굴림" w:cs="굴림"/>
      <w:color w:val="000000"/>
      <w:kern w:val="0"/>
      <w:szCs w:val="20"/>
    </w:rPr>
  </w:style>
  <w:style w:type="paragraph" w:styleId="a8">
    <w:name w:val="annotation text"/>
    <w:basedOn w:val="a"/>
    <w:link w:val="Char2"/>
    <w:uiPriority w:val="99"/>
    <w:unhideWhenUsed/>
    <w:rsid w:val="00C954AE"/>
    <w:pPr>
      <w:jc w:val="left"/>
    </w:pPr>
  </w:style>
  <w:style w:type="paragraph" w:styleId="a9">
    <w:name w:val="annotation subject"/>
    <w:basedOn w:val="a8"/>
    <w:next w:val="a8"/>
    <w:link w:val="Char3"/>
    <w:uiPriority w:val="99"/>
    <w:semiHidden/>
    <w:unhideWhenUsed/>
    <w:qFormat/>
    <w:rsid w:val="00C954AE"/>
    <w:rPr>
      <w:b/>
      <w:bCs/>
    </w:rPr>
  </w:style>
  <w:style w:type="paragraph" w:styleId="af1">
    <w:name w:val="Revision"/>
    <w:uiPriority w:val="99"/>
    <w:semiHidden/>
    <w:qFormat/>
    <w:rsid w:val="003E1BC4"/>
    <w:rPr>
      <w:rFonts w:ascii="바탕" w:eastAsia="바탕" w:hAnsi="바탕" w:cs="Times New Roman"/>
      <w:szCs w:val="24"/>
    </w:rPr>
  </w:style>
  <w:style w:type="table" w:styleId="af2">
    <w:name w:val="Table Grid"/>
    <w:basedOn w:val="a1"/>
    <w:uiPriority w:val="59"/>
    <w:rsid w:val="00F86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AC356-3EF7-4608-AA7F-F987C468C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1572</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임영규 부장(상장리츠팀)</dc:creator>
  <dc:description/>
  <cp:lastModifiedBy>안 용현(Yonghyeon,Ahn)</cp:lastModifiedBy>
  <cp:revision>2</cp:revision>
  <cp:lastPrinted>2026-06-25T01:10:00Z</cp:lastPrinted>
  <dcterms:created xsi:type="dcterms:W3CDTF">2026-09-14T05:22:00Z</dcterms:created>
  <dcterms:modified xsi:type="dcterms:W3CDTF">2026-09-14T05:22:00Z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