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footerTK1.xml" ContentType="application/vnd.openxmlformats-officedocument.wordprocessingml.footer+xml"/>
  <Override PartName="/word/headerTK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228" w:before="0" w:after="0"/>
        <w:jc w:val="center"/>
        <w:textAlignment w:val="baseline"/>
        <w:rPr>
          <w:rFonts w:ascii="Times New Roman" w:hAnsi="Times New Roman" w:eastAsia="HY견고딕" w:cs="Times New Roman"/>
          <w:b/>
          <w:bCs/>
          <w:spacing w:val="-20"/>
          <w:kern w:val="0"/>
          <w:sz w:val="70"/>
          <w:szCs w:val="70"/>
        </w:rPr>
      </w:pPr>
      <w:r>
        <w:rPr>
          <w:rFonts w:eastAsia="HY견고딕" w:cs="Times New Roman" w:ascii="Times New Roman" w:hAnsi="Times New Roman"/>
          <w:b/>
          <w:bCs/>
          <w:spacing w:val="-20"/>
          <w:kern w:val="0"/>
          <w:sz w:val="70"/>
          <w:szCs w:val="70"/>
        </w:rPr>
      </w:r>
    </w:p>
    <w:p>
      <w:pPr>
        <w:pStyle w:val="Normal"/>
        <w:snapToGrid w:val="false"/>
        <w:spacing w:lineRule="auto" w:line="228" w:before="0" w:after="0"/>
        <w:jc w:val="center"/>
        <w:textAlignment w:val="baseline"/>
        <w:rPr>
          <w:rFonts w:ascii="Times New Roman" w:hAnsi="Times New Roman" w:eastAsia="HY견고딕" w:cs="Times New Roman"/>
          <w:b/>
          <w:bCs/>
          <w:spacing w:val="-20"/>
          <w:kern w:val="0"/>
          <w:sz w:val="40"/>
          <w:szCs w:val="40"/>
        </w:rPr>
      </w:pPr>
      <w:r>
        <w:rPr>
          <w:rFonts w:eastAsia="Times New Roman" w:cs="Times New Roman" w:ascii="Times New Roman" w:hAnsi="Times New Roman"/>
          <w:b/>
          <w:bCs/>
          <w:spacing w:val="-20"/>
          <w:kern w:val="0"/>
          <w:sz w:val="70"/>
          <w:szCs w:val="70"/>
        </w:rPr>
        <w:t xml:space="preserve"> </w:t>
      </w:r>
      <w:r>
        <w:rPr>
          <w:rFonts w:ascii="Times New Roman" w:hAnsi="Times New Roman" w:cs="Times New Roman" w:eastAsia="HY견고딕"/>
          <w:b/>
          <w:bCs/>
          <w:spacing w:val="-20"/>
          <w:kern w:val="0"/>
          <w:sz w:val="70"/>
          <w:szCs w:val="70"/>
        </w:rPr>
        <w:t>부동산담보신탁계약서</w:t>
      </w:r>
    </w:p>
    <w:p>
      <w:pPr>
        <w:pStyle w:val="Normal"/>
        <w:snapToGrid w:val="false"/>
        <w:spacing w:lineRule="auto" w:line="240" w:before="0" w:after="0"/>
        <w:jc w:val="center"/>
        <w:textAlignment w:val="baseline"/>
        <w:rPr>
          <w:rFonts w:ascii="Times New Roman" w:hAnsi="Times New Roman" w:eastAsia="HY견고딕" w:cs="Times New Roman"/>
          <w:b/>
          <w:bCs/>
          <w:spacing w:val="-20"/>
          <w:kern w:val="0"/>
          <w:sz w:val="40"/>
          <w:szCs w:val="40"/>
        </w:rPr>
      </w:pPr>
      <w:r>
        <w:rPr>
          <w:rFonts w:eastAsia="HY견고딕" w:cs="Times New Roman" w:ascii="Times New Roman" w:hAnsi="Times New Roman"/>
          <w:b/>
          <w:bCs/>
          <w:spacing w:val="-20"/>
          <w:kern w:val="0"/>
          <w:sz w:val="40"/>
          <w:szCs w:val="40"/>
        </w:rPr>
      </w:r>
    </w:p>
    <w:p>
      <w:pPr>
        <w:pStyle w:val="Normal"/>
        <w:snapToGrid w:val="false"/>
        <w:spacing w:lineRule="auto" w:line="240" w:before="0" w:after="0"/>
        <w:jc w:val="center"/>
        <w:textAlignment w:val="baseline"/>
        <w:rPr>
          <w:rFonts w:ascii="Times New Roman" w:hAnsi="Times New Roman" w:eastAsia="HY견고딕" w:cs="Times New Roman"/>
          <w:kern w:val="0"/>
          <w:sz w:val="40"/>
          <w:szCs w:val="40"/>
        </w:rPr>
      </w:pPr>
      <w:r>
        <w:rPr>
          <w:rFonts w:eastAsia="HY견고딕" w:cs="Times New Roman" w:ascii="Times New Roman" w:hAnsi="Times New Roman"/>
          <w:kern w:val="0"/>
          <w:sz w:val="40"/>
          <w:szCs w:val="40"/>
        </w:rPr>
      </w:r>
    </w:p>
    <w:p>
      <w:pPr>
        <w:pStyle w:val="Normal"/>
        <w:snapToGrid w:val="false"/>
        <w:spacing w:lineRule="auto" w:line="240" w:before="0" w:after="0"/>
        <w:jc w:val="center"/>
        <w:textAlignment w:val="baseline"/>
        <w:rPr>
          <w:rFonts w:ascii="Times New Roman" w:hAnsi="Times New Roman" w:eastAsia="HY견고딕" w:cs="Times New Roman"/>
          <w:kern w:val="0"/>
          <w:sz w:val="40"/>
          <w:szCs w:val="40"/>
        </w:rPr>
      </w:pPr>
      <w:r>
        <w:rPr>
          <w:rFonts w:eastAsia="HY견고딕" w:cs="Times New Roman" w:ascii="Times New Roman" w:hAnsi="Times New Roman"/>
          <w:kern w:val="0"/>
          <w:sz w:val="40"/>
          <w:szCs w:val="40"/>
        </w:rPr>
      </w:r>
    </w:p>
    <w:p>
      <w:pPr>
        <w:pStyle w:val="Normal"/>
        <w:snapToGrid w:val="false"/>
        <w:spacing w:lineRule="auto" w:line="240" w:before="0" w:after="0"/>
        <w:jc w:val="center"/>
        <w:textAlignment w:val="baseline"/>
        <w:rPr>
          <w:rFonts w:ascii="Times New Roman" w:hAnsi="Times New Roman" w:eastAsia="HY견고딕" w:cs="Times New Roman"/>
          <w:kern w:val="0"/>
          <w:sz w:val="40"/>
          <w:szCs w:val="40"/>
        </w:rPr>
      </w:pPr>
      <w:r>
        <w:rPr>
          <w:rFonts w:eastAsia="HY견고딕" w:cs="Times New Roman" w:ascii="Times New Roman" w:hAnsi="Times New Roman"/>
          <w:kern w:val="0"/>
          <w:sz w:val="40"/>
          <w:szCs w:val="40"/>
        </w:rPr>
      </w:r>
    </w:p>
    <w:p>
      <w:pPr>
        <w:pStyle w:val="Normal"/>
        <w:snapToGrid w:val="false"/>
        <w:spacing w:lineRule="auto" w:line="240" w:before="0" w:after="0"/>
        <w:jc w:val="center"/>
        <w:textAlignment w:val="baseline"/>
        <w:rPr>
          <w:rFonts w:ascii="Times New Roman" w:hAnsi="Times New Roman" w:eastAsia="HY견고딕" w:cs="Times New Roman"/>
          <w:kern w:val="0"/>
          <w:sz w:val="40"/>
          <w:szCs w:val="40"/>
        </w:rPr>
      </w:pPr>
      <w:r>
        <w:rPr>
          <w:rFonts w:eastAsia="HY견고딕" w:cs="Times New Roman" w:ascii="Times New Roman" w:hAnsi="Times New Roman"/>
          <w:kern w:val="0"/>
          <w:sz w:val="40"/>
          <w:szCs w:val="40"/>
        </w:rPr>
      </w:r>
    </w:p>
    <w:p>
      <w:pPr>
        <w:pStyle w:val="Normal"/>
        <w:snapToGrid w:val="false"/>
        <w:spacing w:lineRule="auto" w:line="240" w:before="0" w:after="0"/>
        <w:jc w:val="center"/>
        <w:textAlignment w:val="baseline"/>
        <w:rPr>
          <w:rFonts w:ascii="Times New Roman" w:hAnsi="Times New Roman" w:eastAsia="HY견고딕" w:cs="Times New Roman"/>
          <w:kern w:val="0"/>
          <w:sz w:val="40"/>
          <w:szCs w:val="40"/>
        </w:rPr>
      </w:pPr>
      <w:r>
        <w:rPr>
          <w:rFonts w:eastAsia="HY견고딕" w:cs="Times New Roman" w:ascii="Times New Roman" w:hAnsi="Times New Roman"/>
          <w:kern w:val="0"/>
          <w:sz w:val="40"/>
          <w:szCs w:val="40"/>
        </w:rPr>
      </w:r>
    </w:p>
    <w:tbl>
      <w:tblPr>
        <w:tblW w:w="7572" w:type="dxa"/>
        <w:jc w:val="start"/>
        <w:tblInd w:w="936" w:type="dxa"/>
        <w:tblLayout w:type="fixed"/>
        <w:tblCellMar>
          <w:top w:w="23" w:type="dxa"/>
          <w:start w:w="85" w:type="dxa"/>
          <w:bottom w:w="23" w:type="dxa"/>
          <w:end w:w="85" w:type="dxa"/>
        </w:tblCellMar>
      </w:tblPr>
      <w:tblGrid>
        <w:gridCol w:w="3142"/>
        <w:gridCol w:w="4430"/>
      </w:tblGrid>
      <w:tr>
        <w:trPr>
          <w:trHeight w:val="813" w:hRule="atLeast"/>
        </w:trPr>
        <w:tc>
          <w:tcPr>
            <w:tcW w:w="3142" w:type="dxa"/>
            <w:tcBorders>
              <w:top w:val="single" w:sz="4" w:space="0" w:color="000000"/>
              <w:bottom w:val="dotted" w:sz="4" w:space="0" w:color="000000"/>
            </w:tcBorders>
            <w:vAlign w:val="center"/>
          </w:tcPr>
          <w:p>
            <w:pPr>
              <w:pStyle w:val="Normal"/>
              <w:snapToGrid w:val="false"/>
              <w:spacing w:lineRule="auto" w:line="240" w:before="0" w:after="0"/>
              <w:jc w:val="center"/>
              <w:textAlignment w:val="baseline"/>
              <w:rPr>
                <w:rFonts w:ascii="Times New Roman" w:hAnsi="Times New Roman" w:eastAsia="함초롬바탕" w:cs="Times New Roman"/>
                <w:b/>
                <w:kern w:val="0"/>
                <w:sz w:val="24"/>
                <w:szCs w:val="24"/>
              </w:rPr>
            </w:pPr>
            <w:r>
              <w:rPr>
                <w:rFonts w:ascii="Times New Roman" w:hAnsi="Times New Roman" w:cs="Times New Roman" w:eastAsia="함초롬바탕"/>
                <w:b/>
                <w:kern w:val="0"/>
                <w:sz w:val="24"/>
                <w:szCs w:val="24"/>
              </w:rPr>
              <w:t>위</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탁</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자</w:t>
            </w:r>
          </w:p>
        </w:tc>
        <w:tc>
          <w:tcPr>
            <w:tcW w:w="4430" w:type="dxa"/>
            <w:tcBorders>
              <w:top w:val="single" w:sz="4" w:space="0" w:color="000000"/>
              <w:bottom w:val="dotted" w:sz="4" w:space="0" w:color="000000"/>
            </w:tcBorders>
            <w:vAlign w:val="center"/>
          </w:tcPr>
          <w:p>
            <w:pPr>
              <w:pStyle w:val="Normal"/>
              <w:snapToGrid w:val="false"/>
              <w:spacing w:before="0" w:after="0"/>
              <w:jc w:val="distribute"/>
              <w:textAlignment w:val="baseline"/>
              <w:rPr>
                <w:rFonts w:eastAsia="함초롬바탕"/>
              </w:rPr>
            </w:pPr>
            <w:r>
              <w:rPr>
                <w:rFonts w:eastAsia="Times New Roman" w:cs="Times New Roman" w:ascii="Times New Roman" w:hAnsi="Times New Roman"/>
                <w:b/>
                <w:kern w:val="0"/>
                <w:sz w:val="24"/>
                <w:szCs w:val="24"/>
              </w:rPr>
              <w:t xml:space="preserve">      </w:t>
            </w:r>
            <w:r>
              <w:rPr>
                <w:rFonts w:ascii="Times New Roman" w:hAnsi="Times New Roman" w:cs="Times New Roman" w:eastAsia="함초롬바탕"/>
                <w:b/>
                <w:kern w:val="0"/>
                <w:sz w:val="24"/>
                <w:szCs w:val="24"/>
              </w:rPr>
              <w:t>주식회사</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코람코라이프로지스</w:t>
            </w:r>
            <w:r>
              <w:rPr>
                <w:rFonts w:ascii="Times New Roman" w:hAnsi="Times New Roman" w:cs="Times New Roman" w:eastAsia="Times New Roman"/>
                <w:b/>
                <w:kern w:val="0"/>
                <w:sz w:val="24"/>
                <w:szCs w:val="24"/>
              </w:rPr>
              <w:t xml:space="preserve">         </w:t>
            </w:r>
          </w:p>
          <w:p>
            <w:pPr>
              <w:pStyle w:val="Normal"/>
              <w:snapToGrid w:val="false"/>
              <w:spacing w:before="0" w:after="0"/>
              <w:jc w:val="distribute"/>
              <w:textAlignment w:val="baseline"/>
              <w:rPr>
                <w:rFonts w:ascii="Times New Roman" w:hAnsi="Times New Roman" w:eastAsia="함초롬바탕" w:cs="Times New Roman"/>
                <w:b/>
                <w:kern w:val="0"/>
                <w:sz w:val="24"/>
                <w:szCs w:val="24"/>
              </w:rPr>
            </w:pPr>
            <w:r>
              <w:rPr>
                <w:rFonts w:eastAsia="Times New Roman" w:cs="Times New Roman" w:ascii="Times New Roman" w:hAnsi="Times New Roman"/>
                <w:b/>
                <w:kern w:val="0"/>
                <w:sz w:val="24"/>
                <w:szCs w:val="24"/>
              </w:rPr>
              <w:t xml:space="preserve">      </w:t>
            </w:r>
            <w:r>
              <w:rPr>
                <w:rFonts w:ascii="Times New Roman" w:hAnsi="Times New Roman" w:cs="Times New Roman" w:eastAsia="함초롬바탕"/>
                <w:b/>
                <w:kern w:val="0"/>
                <w:sz w:val="24"/>
                <w:szCs w:val="24"/>
              </w:rPr>
              <w:t xml:space="preserve">위탁관리</w:t>
            </w:r>
            <w:commentRangeStart w:id="2"/>
            <w:del w:id="6018" w:author="코람코 상장리츠팀" w:date="2026-10-07T09:00:00Z">
              <w:r>
                <w:rPr>
                  <w:rFonts w:ascii="Times New Roman" w:hAnsi="Times New Roman" w:cs="Times New Roman" w:eastAsia="함초롬바탕"/>
                  <w:b/>
                  <w:kern w:val="0"/>
                  <w:sz w:val="24"/>
                  <w:szCs w:val="24"/>
                </w:rPr>
                <w:delText xml:space="preserve">자</w:delText>
              </w:r>
            </w:del>
            <w:commentRangeEnd w:id="2"/>
            <w:r>
              <w:rPr>
                <w:rStyle w:val="CommentReference"/>
              </w:rPr>
              <w:commentReference w:id="2"/>
            </w:r>
            <w:r>
              <w:rPr>
                <w:rFonts w:ascii="Times New Roman" w:hAnsi="Times New Roman" w:cs="Times New Roman" w:eastAsia="함초롬바탕"/>
                <w:b/>
                <w:kern w:val="0"/>
                <w:sz w:val="24"/>
                <w:szCs w:val="24"/>
              </w:rPr>
              <w:t xml:space="preserve">부동산투자회사</w:t>
            </w:r>
            <w:r>
              <w:rPr>
                <w:rFonts w:ascii="Times New Roman" w:hAnsi="Times New Roman" w:cs="Times New Roman" w:eastAsia="Times New Roman"/>
                <w:b/>
                <w:kern w:val="0"/>
                <w:sz w:val="24"/>
                <w:szCs w:val="24"/>
              </w:rPr>
              <w:t xml:space="preserve"> </w:t>
            </w:r>
          </w:p>
        </w:tc>
      </w:tr>
      <w:tr>
        <w:trPr>
          <w:trHeight w:val="1005" w:hRule="atLeast"/>
        </w:trPr>
        <w:tc>
          <w:tcPr>
            <w:tcW w:w="3142" w:type="dxa"/>
            <w:tcBorders>
              <w:top w:val="dotted" w:sz="4" w:space="0" w:color="000000"/>
              <w:bottom w:val="dotted" w:sz="4" w:space="0" w:color="000000"/>
            </w:tcBorders>
            <w:vAlign w:val="center"/>
          </w:tcPr>
          <w:p>
            <w:pPr>
              <w:pStyle w:val="Normal"/>
              <w:snapToGrid w:val="false"/>
              <w:spacing w:lineRule="auto" w:line="240" w:before="0" w:after="0"/>
              <w:jc w:val="center"/>
              <w:textAlignment w:val="baseline"/>
              <w:rPr>
                <w:rFonts w:ascii="Times New Roman" w:hAnsi="Times New Roman" w:eastAsia="함초롬바탕" w:cs="Times New Roman"/>
                <w:b/>
                <w:kern w:val="0"/>
                <w:sz w:val="24"/>
                <w:szCs w:val="24"/>
              </w:rPr>
            </w:pPr>
            <w:r>
              <w:rPr>
                <w:rFonts w:eastAsia="Times New Roman" w:cs="Times New Roman" w:ascii="Times New Roman" w:hAnsi="Times New Roman"/>
                <w:b/>
                <w:kern w:val="0"/>
                <w:sz w:val="24"/>
                <w:szCs w:val="24"/>
              </w:rPr>
              <w:t xml:space="preserve"> </w:t>
            </w:r>
            <w:r>
              <w:rPr>
                <w:rFonts w:ascii="Times New Roman" w:hAnsi="Times New Roman" w:cs="Times New Roman" w:eastAsia="함초롬바탕"/>
                <w:b/>
                <w:kern w:val="0"/>
                <w:sz w:val="24"/>
                <w:szCs w:val="24"/>
              </w:rPr>
              <w:t>수</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탁</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자</w:t>
            </w:r>
          </w:p>
        </w:tc>
        <w:tc>
          <w:tcPr>
            <w:tcW w:w="4430" w:type="dxa"/>
            <w:tcBorders>
              <w:top w:val="dotted" w:sz="4" w:space="0" w:color="000000"/>
              <w:bottom w:val="dotted" w:sz="4" w:space="0" w:color="000000"/>
            </w:tcBorders>
            <w:vAlign w:val="center"/>
          </w:tcPr>
          <w:p>
            <w:pPr>
              <w:pStyle w:val="Normal"/>
              <w:snapToGrid w:val="false"/>
              <w:spacing w:before="0" w:after="0"/>
              <w:jc w:val="distribute"/>
              <w:textAlignment w:val="baseline"/>
              <w:rPr>
                <w:rFonts w:ascii="Times New Roman" w:hAnsi="Times New Roman" w:eastAsia="함초롬바탕" w:cs="Times New Roman"/>
                <w:b/>
                <w:kern w:val="0"/>
                <w:sz w:val="24"/>
                <w:szCs w:val="24"/>
              </w:rPr>
            </w:pPr>
            <w:r>
              <w:rPr>
                <w:rFonts w:eastAsia="Times New Roman" w:cs="Times New Roman" w:ascii="Times New Roman" w:hAnsi="Times New Roman"/>
                <w:b/>
                <w:kern w:val="0"/>
                <w:sz w:val="24"/>
                <w:szCs w:val="24"/>
              </w:rPr>
              <w:t xml:space="preserve">       </w:t>
            </w:r>
            <w:r>
              <w:rPr>
                <w:rFonts w:ascii="Times New Roman" w:hAnsi="Times New Roman" w:cs="Times New Roman" w:eastAsia="함초롬바탕"/>
                <w:b/>
                <w:kern w:val="0"/>
                <w:sz w:val="24"/>
                <w:szCs w:val="24"/>
              </w:rPr>
              <w:t>주식회사</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우리은행</w:t>
            </w:r>
          </w:p>
        </w:tc>
      </w:tr>
      <w:tr>
        <w:trPr>
          <w:trHeight w:val="985" w:hRule="atLeast"/>
        </w:trPr>
        <w:tc>
          <w:tcPr>
            <w:tcW w:w="3142" w:type="dxa"/>
            <w:tcBorders>
              <w:top w:val="dotted" w:sz="4" w:space="0" w:color="000000"/>
              <w:bottom w:val="dotted" w:sz="4" w:space="0" w:color="000000"/>
            </w:tcBorders>
            <w:vAlign w:val="center"/>
          </w:tcPr>
          <w:p>
            <w:pPr>
              <w:pStyle w:val="Normal"/>
              <w:snapToGrid w:val="false"/>
              <w:spacing w:lineRule="auto" w:line="360" w:before="0" w:after="0"/>
              <w:ind w:firstLine="240" w:end="0"/>
              <w:jc w:val="distribute"/>
              <w:textAlignment w:val="baseline"/>
              <w:rPr>
                <w:rFonts w:ascii="Times New Roman" w:hAnsi="Times New Roman" w:eastAsia="함초롬바탕" w:cs="Times New Roman"/>
                <w:b/>
                <w:kern w:val="0"/>
                <w:sz w:val="24"/>
                <w:szCs w:val="24"/>
              </w:rPr>
            </w:pPr>
            <w:r>
              <w:rPr>
                <w:rFonts w:ascii="Times New Roman" w:hAnsi="Times New Roman" w:cs="Times New Roman" w:eastAsia="함초롬바탕"/>
                <w:b/>
                <w:kern w:val="0"/>
                <w:sz w:val="24"/>
                <w:szCs w:val="24"/>
              </w:rPr>
              <w:t>제</w:t>
            </w:r>
            <w:r>
              <w:rPr>
                <w:rFonts w:eastAsia="함초롬바탕" w:cs="Times New Roman" w:ascii="Times New Roman" w:hAnsi="Times New Roman"/>
                <w:b/>
                <w:kern w:val="0"/>
                <w:sz w:val="24"/>
                <w:szCs w:val="24"/>
              </w:rPr>
              <w:t>1</w:t>
            </w:r>
            <w:r>
              <w:rPr>
                <w:rFonts w:ascii="Times New Roman" w:hAnsi="Times New Roman" w:cs="Times New Roman" w:eastAsia="함초롬바탕"/>
                <w:b/>
                <w:kern w:val="0"/>
                <w:sz w:val="24"/>
                <w:szCs w:val="24"/>
              </w:rPr>
              <w:t>순위</w:t>
            </w:r>
          </w:p>
          <w:p>
            <w:pPr>
              <w:pStyle w:val="Normal"/>
              <w:snapToGrid w:val="false"/>
              <w:spacing w:lineRule="auto" w:line="360" w:before="0" w:after="0"/>
              <w:ind w:firstLine="240" w:end="0"/>
              <w:jc w:val="center"/>
              <w:textAlignment w:val="baseline"/>
              <w:rPr>
                <w:rFonts w:ascii="Times New Roman" w:hAnsi="Times New Roman" w:eastAsia="함초롬바탕" w:cs="Times New Roman"/>
                <w:b/>
                <w:kern w:val="0"/>
                <w:sz w:val="24"/>
                <w:szCs w:val="24"/>
              </w:rPr>
            </w:pPr>
            <w:r>
              <w:rPr>
                <w:rFonts w:ascii="Times New Roman" w:hAnsi="Times New Roman" w:cs="Times New Roman" w:eastAsia="함초롬바탕"/>
                <w:b/>
                <w:kern w:val="0"/>
                <w:sz w:val="24"/>
                <w:szCs w:val="24"/>
              </w:rPr>
              <w:t>우</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선</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수</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익</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자</w:t>
            </w:r>
            <w:r>
              <w:rPr>
                <w:rFonts w:ascii="Times New Roman" w:hAnsi="Times New Roman" w:cs="Times New Roman" w:eastAsia="Times New Roman"/>
                <w:b/>
                <w:kern w:val="0"/>
                <w:sz w:val="24"/>
                <w:szCs w:val="24"/>
              </w:rPr>
              <w:t xml:space="preserve">  </w:t>
            </w:r>
          </w:p>
        </w:tc>
        <w:tc>
          <w:tcPr>
            <w:tcW w:w="4430" w:type="dxa"/>
            <w:tcBorders>
              <w:top w:val="dotted" w:sz="4" w:space="0" w:color="000000"/>
              <w:bottom w:val="dotted" w:sz="4" w:space="0" w:color="000000"/>
            </w:tcBorders>
            <w:vAlign w:val="center"/>
          </w:tcPr>
          <w:p>
            <w:pPr>
              <w:pStyle w:val="Normal"/>
              <w:snapToGrid w:val="false"/>
              <w:spacing w:before="0" w:after="0"/>
              <w:jc w:val="center"/>
              <w:textAlignment w:val="baseline"/>
              <w:rPr>
                <w:rFonts w:ascii="Times New Roman" w:hAnsi="Times New Roman" w:eastAsia="함초롬바탕" w:cs="Times New Roman"/>
                <w:b/>
                <w:kern w:val="0"/>
                <w:sz w:val="24"/>
                <w:szCs w:val="24"/>
              </w:rPr>
            </w:pPr>
            <w:commentRangeStart w:id="0"/>
            <w:del w:id="6007" w:author="코람코 상장리츠팀" w:date="2026-10-07T09:00:00Z">
              <w:r>
                <w:rPr>
                  <w:rFonts w:ascii="Times New Roman" w:hAnsi="Times New Roman" w:cs="Times New Roman" w:eastAsia="함초롬바탕"/>
                  <w:b/>
                  <w:kern w:val="0"/>
                  <w:sz w:val="24"/>
                  <w:szCs w:val="24"/>
                </w:rPr>
                <w:delText>별첨</w:delText>
              </w:r>
            </w:del>
            <w:del w:id="6008" w:author="코람코 상장리츠팀" w:date="2026-10-07T09:00:00Z">
              <w:r>
                <w:rPr>
                  <w:rFonts w:ascii="Times New Roman" w:hAnsi="Times New Roman" w:cs="Times New Roman" w:eastAsia="Times New Roman"/>
                  <w:b/>
                  <w:kern w:val="0"/>
                  <w:sz w:val="24"/>
                  <w:szCs w:val="24"/>
                </w:rPr>
                <w:delText xml:space="preserve"> </w:delText>
              </w:r>
            </w:del>
            <w:del w:id="6009" w:author="코람코 상장리츠팀" w:date="2026-10-07T09:00:00Z">
              <w:r>
                <w:rPr>
                  <w:rFonts w:eastAsia="함초롬바탕" w:cs="Times New Roman" w:ascii="Times New Roman" w:hAnsi="Times New Roman"/>
                  <w:b/>
                  <w:kern w:val="0"/>
                  <w:sz w:val="24"/>
                  <w:szCs w:val="24"/>
                </w:rPr>
                <w:delText xml:space="preserve">1. </w:delText>
              </w:r>
            </w:del>
            <w:del w:id="6010" w:author="코람코 상장리츠팀" w:date="2026-10-07T09:00:00Z">
              <w:r>
                <w:rPr>
                  <w:rFonts w:ascii="Times New Roman" w:hAnsi="Times New Roman" w:cs="Times New Roman" w:eastAsia="함초롬바탕"/>
                  <w:b/>
                  <w:kern w:val="0"/>
                  <w:sz w:val="24"/>
                  <w:szCs w:val="24"/>
                </w:rPr>
                <w:delText>기재</w:delText>
              </w:r>
            </w:del>
            <w:del w:id="6011" w:author="코람코 상장리츠팀" w:date="2026-10-07T09:00:00Z">
              <w:r>
                <w:rPr>
                  <w:rFonts w:ascii="Times New Roman" w:hAnsi="Times New Roman" w:cs="Times New Roman" w:eastAsia="Times New Roman"/>
                  <w:b/>
                  <w:kern w:val="0"/>
                  <w:sz w:val="24"/>
                  <w:szCs w:val="24"/>
                </w:rPr>
                <w:delText xml:space="preserve"> </w:delText>
              </w:r>
            </w:del>
            <w:del w:id="6012" w:author="코람코 상장리츠팀" w:date="2026-10-07T09:00:00Z">
              <w:r>
                <w:rPr>
                  <w:rFonts w:ascii="Times New Roman" w:hAnsi="Times New Roman" w:cs="Times New Roman" w:eastAsia="함초롬바탕"/>
                  <w:b/>
                  <w:kern w:val="0"/>
                  <w:sz w:val="24"/>
                  <w:szCs w:val="24"/>
                </w:rPr>
                <w:delText>회사들</w:delText>
              </w:r>
            </w:del>
            <w:ins w:id="6013" w:author="코람코 상장리츠팀" w:date="2026-10-07T09:00:00Z">
              <w:r>
                <w:rPr>
                  <w:rFonts w:ascii="Times New Roman" w:hAnsi="Times New Roman" w:cs="Times New Roman" w:eastAsia="함초롬바탕"/>
                  <w:b/>
                  <w:kern w:val="0"/>
                  <w:sz w:val="24"/>
                  <w:szCs w:val="24"/>
                </w:rPr>
                <w:t xml:space="preserve">쿠팡 주식회사</w:t>
              </w:r>
            </w:ins>
            <w:commentRangeEnd w:id="0"/>
            <w:r>
              <w:rPr>
                <w:rStyle w:val="CommentReference"/>
              </w:rPr>
              <w:commentReference w:id="0"/>
            </w:r>
          </w:p>
        </w:tc>
      </w:tr>
      <w:tr>
        <w:trPr>
          <w:trHeight w:val="937" w:hRule="atLeast"/>
        </w:trPr>
        <w:tc>
          <w:tcPr>
            <w:tcW w:w="3142" w:type="dxa"/>
            <w:tcBorders>
              <w:top w:val="dotted" w:sz="4" w:space="0" w:color="000000"/>
              <w:bottom w:val="single" w:sz="4" w:space="0" w:color="000000"/>
            </w:tcBorders>
            <w:vAlign w:val="center"/>
          </w:tcPr>
          <w:p>
            <w:pPr>
              <w:pStyle w:val="Normal"/>
              <w:snapToGrid w:val="false"/>
              <w:spacing w:lineRule="auto" w:line="360" w:before="0" w:after="0"/>
              <w:ind w:firstLine="240" w:end="0"/>
              <w:jc w:val="distribute"/>
              <w:textAlignment w:val="baseline"/>
              <w:rPr>
                <w:rFonts w:ascii="Times New Roman" w:hAnsi="Times New Roman" w:eastAsia="함초롬바탕" w:cs="Times New Roman"/>
                <w:b/>
                <w:kern w:val="0"/>
                <w:sz w:val="24"/>
                <w:szCs w:val="24"/>
              </w:rPr>
            </w:pPr>
            <w:commentRangeStart w:id="1"/>
            <w:del w:id="6014" w:author="코람코 상장리츠팀" w:date="2026-10-07T09:00:00Z">
              <w:r>
                <w:rPr>
                  <w:rFonts w:ascii="Times New Roman" w:hAnsi="Times New Roman" w:cs="Times New Roman" w:eastAsia="함초롬바탕"/>
                  <w:b/>
                  <w:kern w:val="0"/>
                  <w:sz w:val="24"/>
                  <w:szCs w:val="24"/>
                </w:rPr>
                <w:delText>제</w:delText>
              </w:r>
            </w:del>
            <w:del w:id="6015" w:author="코람코 상장리츠팀" w:date="2026-10-07T09:00:00Z">
              <w:r>
                <w:rPr>
                  <w:rFonts w:eastAsia="함초롬바탕" w:cs="Times New Roman" w:ascii="Times New Roman" w:hAnsi="Times New Roman"/>
                  <w:b/>
                  <w:kern w:val="0"/>
                  <w:sz w:val="24"/>
                  <w:szCs w:val="24"/>
                </w:rPr>
                <w:delText>2</w:delText>
              </w:r>
            </w:del>
            <w:del w:id="6016" w:author="코람코 상장리츠팀" w:date="2026-10-07T09:00:00Z">
              <w:r>
                <w:rPr>
                  <w:rFonts w:ascii="Times New Roman" w:hAnsi="Times New Roman" w:cs="Times New Roman" w:eastAsia="함초롬바탕"/>
                  <w:b/>
                  <w:kern w:val="0"/>
                  <w:sz w:val="24"/>
                  <w:szCs w:val="24"/>
                </w:rPr>
                <w:delText>순위</w:delText>
              </w:r>
            </w:del>
            <w:ins w:id="6017" w:author="코람코 상장리츠팀" w:date="2026-10-07T09:00:00Z">
              <w:r>
                <w:rPr>
                  <w:rFonts w:ascii="Times New Roman" w:hAnsi="Times New Roman" w:cs="Times New Roman" w:eastAsia="함초롬바탕"/>
                  <w:b/>
                  <w:kern w:val="0"/>
                  <w:sz w:val="24"/>
                  <w:szCs w:val="24"/>
                </w:rPr>
                <w:t xml:space="preserve">(공동) 제2순위 및 (공동) 제3순위</w:t>
              </w:r>
            </w:ins>
            <w:commentRangeEnd w:id="1"/>
            <w:r>
              <w:rPr>
                <w:rStyle w:val="CommentReference"/>
              </w:rPr>
              <w:commentReference w:id="1"/>
            </w:r>
          </w:p>
          <w:p>
            <w:pPr>
              <w:pStyle w:val="Normal"/>
              <w:snapToGrid w:val="false"/>
              <w:spacing w:lineRule="auto" w:line="360" w:before="0" w:after="0"/>
              <w:ind w:firstLine="240" w:end="0"/>
              <w:jc w:val="distribute"/>
              <w:textAlignment w:val="baseline"/>
              <w:rPr>
                <w:rFonts w:ascii="Times New Roman" w:hAnsi="Times New Roman" w:eastAsia="함초롬바탕" w:cs="Times New Roman"/>
                <w:b/>
                <w:kern w:val="0"/>
                <w:sz w:val="24"/>
                <w:szCs w:val="24"/>
              </w:rPr>
            </w:pPr>
            <w:r>
              <w:rPr>
                <w:rFonts w:ascii="Times New Roman" w:hAnsi="Times New Roman" w:cs="Times New Roman" w:eastAsia="함초롬바탕"/>
                <w:b/>
                <w:kern w:val="0"/>
                <w:sz w:val="24"/>
                <w:szCs w:val="24"/>
              </w:rPr>
              <w:t>우</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선</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수</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익</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자</w:t>
            </w:r>
            <w:r>
              <w:rPr>
                <w:rFonts w:ascii="Times New Roman" w:hAnsi="Times New Roman" w:cs="Times New Roman" w:eastAsia="Times New Roman"/>
                <w:b/>
                <w:kern w:val="0"/>
                <w:sz w:val="24"/>
                <w:szCs w:val="24"/>
              </w:rPr>
              <w:t xml:space="preserve"> </w:t>
            </w:r>
          </w:p>
        </w:tc>
        <w:tc>
          <w:tcPr>
            <w:tcW w:w="4430" w:type="dxa"/>
            <w:tcBorders>
              <w:top w:val="dotted" w:sz="4" w:space="0" w:color="000000"/>
              <w:bottom w:val="single" w:sz="4" w:space="0" w:color="000000"/>
            </w:tcBorders>
            <w:vAlign w:val="center"/>
          </w:tcPr>
          <w:p>
            <w:pPr>
              <w:pStyle w:val="Normal"/>
              <w:snapToGrid w:val="false"/>
              <w:spacing w:before="0" w:after="0"/>
              <w:jc w:val="center"/>
              <w:textAlignment w:val="baseline"/>
              <w:rPr>
                <w:rFonts w:ascii="Times New Roman" w:hAnsi="Times New Roman" w:eastAsia="함초롬바탕" w:cs="Times New Roman"/>
                <w:b/>
                <w:kern w:val="0"/>
                <w:sz w:val="24"/>
                <w:szCs w:val="24"/>
              </w:rPr>
            </w:pPr>
            <w:r>
              <w:rPr>
                <w:rFonts w:ascii="Times New Roman" w:hAnsi="Times New Roman" w:cs="Times New Roman" w:eastAsia="함초롬바탕"/>
                <w:b/>
                <w:kern w:val="0"/>
                <w:sz w:val="24"/>
                <w:szCs w:val="24"/>
              </w:rPr>
              <w:t>별첨</w:t>
            </w:r>
            <w:r>
              <w:rPr>
                <w:rFonts w:ascii="Times New Roman" w:hAnsi="Times New Roman" w:cs="Times New Roman" w:eastAsia="Times New Roman"/>
                <w:b/>
                <w:kern w:val="0"/>
                <w:sz w:val="24"/>
                <w:szCs w:val="24"/>
              </w:rPr>
              <w:t xml:space="preserve"> </w:t>
            </w:r>
            <w:r>
              <w:rPr>
                <w:rFonts w:eastAsia="함초롬바탕" w:cs="Times New Roman" w:ascii="Times New Roman" w:hAnsi="Times New Roman"/>
                <w:b/>
                <w:kern w:val="0"/>
                <w:sz w:val="24"/>
                <w:szCs w:val="24"/>
              </w:rPr>
              <w:t xml:space="preserve">1. </w:t>
            </w:r>
            <w:r>
              <w:rPr>
                <w:rFonts w:ascii="Times New Roman" w:hAnsi="Times New Roman" w:cs="Times New Roman" w:eastAsia="함초롬바탕"/>
                <w:b/>
                <w:kern w:val="0"/>
                <w:sz w:val="24"/>
                <w:szCs w:val="24"/>
              </w:rPr>
              <w:t>기재</w:t>
            </w:r>
            <w:r>
              <w:rPr>
                <w:rFonts w:ascii="Times New Roman" w:hAnsi="Times New Roman" w:cs="Times New Roman" w:eastAsia="Times New Roman"/>
                <w:b/>
                <w:kern w:val="0"/>
                <w:sz w:val="24"/>
                <w:szCs w:val="24"/>
              </w:rPr>
              <w:t xml:space="preserve"> </w:t>
            </w:r>
            <w:r>
              <w:rPr>
                <w:rFonts w:ascii="Times New Roman" w:hAnsi="Times New Roman" w:cs="Times New Roman" w:eastAsia="함초롬바탕"/>
                <w:b/>
                <w:kern w:val="0"/>
                <w:sz w:val="24"/>
                <w:szCs w:val="24"/>
              </w:rPr>
              <w:t>회사들</w:t>
            </w:r>
          </w:p>
        </w:tc>
      </w:tr>
    </w:tbl>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240" w:before="0" w:after="0"/>
        <w:jc w:val="center"/>
        <w:textAlignment w:val="baseline"/>
        <w:rPr>
          <w:rFonts w:ascii="Times New Roman" w:hAnsi="Times New Roman" w:eastAsia="바탕체" w:cs="Times New Roman"/>
          <w:kern w:val="0"/>
          <w:sz w:val="22"/>
        </w:rPr>
        <w:sectPr>
          <w:footerReference w:type="default" r:id="rId3"/>
          <w:type w:val="nextPage"/>
          <w:pgSz w:w="11906" w:h="16838"/>
          <w:pgMar w:left="1440" w:right="1440" w:gutter="0" w:header="0" w:top="1701" w:footer="992" w:bottom="1440"/>
          <w:pgNumType w:fmt="decimal"/>
          <w:formProt w:val="false"/>
          <w:textDirection w:val="lrTb"/>
          <w:docGrid w:type="default" w:linePitch="360" w:charSpace="0"/>
        </w:sectPr>
      </w:pPr>
      <w:r>
        <w:rPr>
          <w:rFonts w:eastAsia="바탕체" w:cs="Times New Roman" w:ascii="Times New Roman" w:hAnsi="Times New Roman"/>
          <w:kern w:val="0"/>
          <w:sz w:val="22"/>
          <w:lang w:val="en-US" w:eastAsia="en-US"/>
        </w:rPr>
        <w:drawing>
          <wp:inline distT="0" distB="0" distL="0" distR="0">
            <wp:extent cx="923290" cy="837565"/>
            <wp:effectExtent l="0" t="0" r="0" b="0"/>
            <wp:docPr id="1" name="그림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 title=""/>
                    <pic:cNvPicPr>
                      <a:picLocks noChangeAspect="1" noChangeArrowheads="1"/>
                    </pic:cNvPicPr>
                  </pic:nvPicPr>
                  <pic:blipFill>
                    <a:blip r:embed="rId2"/>
                    <a:srcRect l="-39" t="-41" r="-39" b="-41"/>
                    <a:stretch>
                      <a:fillRect/>
                    </a:stretch>
                  </pic:blipFill>
                  <pic:spPr bwMode="auto">
                    <a:xfrm>
                      <a:off x="0" y="0"/>
                      <a:ext cx="923290" cy="837565"/>
                    </a:xfrm>
                    <a:prstGeom prst="rect">
                      <a:avLst/>
                    </a:prstGeom>
                  </pic:spPr>
                </pic:pic>
              </a:graphicData>
            </a:graphic>
          </wp:inline>
        </w:drawing>
      </w:r>
    </w:p>
    <w:p>
      <w:pPr>
        <w:pStyle w:val="Normal"/>
        <w:snapToGrid w:val="false"/>
        <w:spacing w:lineRule="auto" w:line="360" w:before="0" w:after="0"/>
        <w:jc w:val="center"/>
        <w:textAlignment w:val="baseline"/>
        <w:rPr>
          <w:rFonts w:ascii="Times New Roman" w:hAnsi="Times New Roman" w:eastAsia="바탕체" w:cs="Times New Roman"/>
          <w:kern w:val="0"/>
          <w:sz w:val="40"/>
          <w:szCs w:val="40"/>
        </w:rPr>
      </w:pPr>
      <w:r>
        <w:rPr>
          <w:rFonts w:ascii="Times New Roman" w:hAnsi="Times New Roman" w:cs="Times New Roman" w:eastAsia="바탕체"/>
          <w:b/>
          <w:bCs/>
          <w:kern w:val="0"/>
          <w:sz w:val="40"/>
          <w:szCs w:val="40"/>
          <w:u w:val="single" w:color="000000"/>
        </w:rPr>
        <w:t>부동산담보신탁계약서</w:t>
      </w:r>
    </w:p>
    <w:p>
      <w:pPr>
        <w:pStyle w:val="Normal"/>
        <w:snapToGrid w:val="false"/>
        <w:spacing w:lineRule="auto" w:line="360" w:before="0" w:after="0"/>
        <w:jc w:val="start"/>
        <w:textAlignment w:val="baseline"/>
        <w:rPr>
          <w:rFonts w:ascii="Times New Roman" w:hAnsi="Times New Roman" w:eastAsia="바탕체" w:cs="Times New Roman"/>
          <w:kern w:val="0"/>
          <w:sz w:val="22"/>
          <w:szCs w:val="40"/>
        </w:rPr>
      </w:pPr>
      <w:r>
        <w:rPr>
          <w:rFonts w:eastAsia="바탕체" w:cs="Times New Roman" w:ascii="Times New Roman" w:hAnsi="Times New Roman"/>
          <w:kern w:val="0"/>
          <w:sz w:val="22"/>
          <w:szCs w:val="40"/>
        </w:rPr>
      </w:r>
    </w:p>
    <w:p>
      <w:pPr>
        <w:pStyle w:val="Normal"/>
        <w:snapToGrid w:val="false"/>
        <w:spacing w:lineRule="auto" w:line="360" w:before="0" w:after="0"/>
        <w:textAlignment w:val="baseline"/>
        <w:rPr/>
      </w:pPr>
      <w:r>
        <w:rPr>
          <w:rFonts w:ascii="Times New Roman" w:hAnsi="Times New Roman" w:cs="Times New Roman" w:eastAsia="바탕체"/>
          <w:kern w:val="0"/>
          <w:sz w:val="22"/>
        </w:rPr>
        <w:t>위탁자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주식회사</w:t>
      </w:r>
      <w:r>
        <w:rPr>
          <w:rFonts w:ascii="Times New Roman" w:hAnsi="Times New Roman" w:cs="Times New Roman" w:eastAsia="Times New Roman"/>
          <w:kern w:val="0"/>
          <w:sz w:val="22"/>
        </w:rPr>
        <w:t xml:space="preserve"> </w:t>
      </w:r>
      <w:r>
        <w:rPr>
          <w:rFonts w:ascii="Times New Roman" w:hAnsi="Times New Roman" w:cs="Times New Roman" w:eastAsia="바탕체"/>
          <w:color w:val="000000"/>
          <w:sz w:val="22"/>
        </w:rPr>
        <w:t xml:space="preserve">코람코라이프로지스위탁관리</w:t>
      </w:r>
      <w:del w:id="6019" w:author="코람코 상장리츠팀" w:date="2026-10-07T09:00:00Z">
        <w:r>
          <w:rPr>
            <w:rFonts w:ascii="Times New Roman" w:hAnsi="Times New Roman" w:cs="Times New Roman" w:eastAsia="바탕체"/>
            <w:color w:val="000000"/>
            <w:sz w:val="22"/>
          </w:rPr>
          <w:delText xml:space="preserve">자</w:delText>
        </w:r>
      </w:del>
      <w:r>
        <w:rPr>
          <w:rFonts w:ascii="Times New Roman" w:hAnsi="Times New Roman" w:cs="Times New Roman" w:eastAsia="바탕체"/>
          <w:color w:val="000000"/>
          <w:sz w:val="22"/>
        </w:rPr>
        <w:t xml:space="preserve">부동산투자회사</w:t>
      </w:r>
      <w:r>
        <w:rPr>
          <w:rFonts w:eastAsia="바탕체" w:cs="Times New Roman" w:ascii="Times New Roman" w:hAnsi="Times New Roman"/>
          <w:kern w:val="0"/>
          <w:sz w:val="22"/>
        </w:rPr>
        <w:t>(</w:t>
      </w:r>
      <w:r>
        <w:rPr>
          <w:rFonts w:ascii="Times New Roman" w:hAnsi="Times New Roman" w:cs="Times New Roman" w:eastAsia="바탕체"/>
          <w:kern w:val="0"/>
          <w:sz w:val="22"/>
        </w:rPr>
        <w:t>이하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r>
        <w:rPr>
          <w:rFonts w:ascii="Times New Roman" w:hAnsi="Times New Roman" w:cs="Times New Roman" w:eastAsia="바탕체"/>
          <w:kern w:val="0"/>
          <w:sz w:val="22"/>
        </w:rPr>
        <w:t>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『별지</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1 </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목록』의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부동산</w:t>
      </w:r>
      <w:r>
        <w:rPr>
          <w:rFonts w:eastAsia="바탕체" w:cs="Times New Roman" w:ascii="Times New Roman" w:hAnsi="Times New Roman"/>
          <w:kern w:val="0"/>
          <w:sz w:val="22"/>
        </w:rPr>
        <w:t>(</w:t>
      </w:r>
      <w:r>
        <w:rPr>
          <w:rFonts w:ascii="Times New Roman" w:hAnsi="Times New Roman" w:cs="Times New Roman" w:eastAsia="바탕체"/>
          <w:kern w:val="0"/>
          <w:sz w:val="22"/>
        </w:rPr>
        <w:t>이하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“신탁부동산”이라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r>
        <w:rPr>
          <w:rFonts w:ascii="Times New Roman" w:hAnsi="Times New Roman" w:cs="Times New Roman" w:eastAsia="바탕체"/>
          <w:kern w:val="0"/>
          <w:sz w:val="22"/>
        </w:rPr>
        <w:t>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주식회사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우리은행</w:t>
      </w:r>
      <w:r>
        <w:rPr>
          <w:rFonts w:eastAsia="바탕체" w:cs="Times New Roman" w:ascii="Times New Roman" w:hAnsi="Times New Roman"/>
          <w:kern w:val="0"/>
          <w:sz w:val="22"/>
        </w:rPr>
        <w:t>(</w:t>
      </w:r>
      <w:r>
        <w:rPr>
          <w:rFonts w:ascii="Times New Roman" w:hAnsi="Times New Roman" w:cs="Times New Roman" w:eastAsia="바탕체"/>
          <w:kern w:val="0"/>
          <w:sz w:val="22"/>
        </w:rPr>
        <w:t>이하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r>
        <w:rPr>
          <w:rFonts w:ascii="Times New Roman" w:hAnsi="Times New Roman" w:cs="Times New Roman" w:eastAsia="바탕체"/>
          <w:kern w:val="0"/>
          <w:sz w:val="22"/>
        </w:rPr>
        <w:t>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인수함에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다음과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같이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부동산담보신탁계약</w:t>
      </w:r>
      <w:r>
        <w:rPr>
          <w:rFonts w:eastAsia="바탕체" w:cs="Times New Roman" w:ascii="Times New Roman" w:hAnsi="Times New Roman"/>
          <w:kern w:val="0"/>
          <w:sz w:val="22"/>
        </w:rPr>
        <w:t>(</w:t>
      </w:r>
      <w:r>
        <w:rPr>
          <w:rFonts w:ascii="Times New Roman" w:hAnsi="Times New Roman" w:cs="Times New Roman" w:eastAsia="바탕체"/>
          <w:kern w:val="0"/>
          <w:sz w:val="22"/>
        </w:rPr>
        <w:t>이하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계약”이라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r>
        <w:rPr>
          <w:rFonts w:ascii="Times New Roman" w:hAnsi="Times New Roman" w:cs="Times New Roman" w:eastAsia="바탕체"/>
          <w:kern w:val="0"/>
          <w:sz w:val="22"/>
        </w:rPr>
        <w:t>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체결한다</w:t>
      </w:r>
      <w:r>
        <w:rPr>
          <w:rFonts w:eastAsia="바탕체" w:cs="Times New Roman" w:ascii="Times New Roman" w:hAnsi="Times New Roman"/>
          <w:kern w:val="0"/>
          <w:sz w:val="22"/>
        </w:rPr>
        <w:t>.</w:t>
      </w:r>
    </w:p>
    <w:p>
      <w:pPr>
        <w:pStyle w:val="Normal"/>
        <w:snapToGrid w:val="false"/>
        <w:spacing w:lineRule="auto" w:line="36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신탁목적</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책임의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이행을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보장하기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통해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소유권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담보가치를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보전하고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채무불이행시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환가</w:t>
      </w:r>
      <w:r>
        <w:rPr>
          <w:rFonts w:eastAsia="MS Mincho" w:cs="Times New Roman" w:ascii="Times New Roman" w:hAnsi="Times New Roman"/>
          <w:kern w:val="0"/>
          <w:sz w:val="22"/>
        </w:rPr>
        <w:t>·</w:t>
      </w:r>
      <w:r>
        <w:rPr>
          <w:rFonts w:ascii="Times New Roman" w:hAnsi="Times New Roman" w:cs="Times New Roman" w:eastAsia="바탕체"/>
          <w:kern w:val="0"/>
          <w:sz w:val="22"/>
        </w:rPr>
        <w:t>정산하는데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목적이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신탁가액</w:t>
      </w:r>
      <w:r>
        <w:rPr>
          <w:rFonts w:eastAsia="바탕체" w:cs="Times New Roman" w:ascii="Times New Roman" w:hAnsi="Times New Roman"/>
          <w:b/>
          <w:bCs/>
          <w:kern w:val="0"/>
          <w:sz w:val="22"/>
        </w:rPr>
        <w:t xml:space="preserve">) </w:t>
      </w:r>
      <w:r>
        <w:rPr>
          <w:rFonts w:ascii="Times New Roman" w:hAnsi="Times New Roman" w:cs="Times New Roman" w:eastAsia="바탕체"/>
          <w:kern w:val="0"/>
          <w:sz w:val="22"/>
        </w:rPr>
        <w:t>신탁가액은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호에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기준에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산정된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『별지</w:t>
      </w:r>
      <w:r>
        <w:rPr>
          <w:rFonts w:eastAsia="바탕체" w:cs="Times New Roman" w:ascii="Times New Roman" w:hAnsi="Times New Roman"/>
          <w:kern w:val="0"/>
          <w:sz w:val="22"/>
        </w:rPr>
        <w:t xml:space="preserve">1 </w:t>
      </w:r>
      <w:r>
        <w:rPr>
          <w:rFonts w:ascii="Times New Roman" w:hAnsi="Times New Roman" w:cs="Times New Roman" w:eastAsia="바탕체"/>
          <w:kern w:val="0"/>
          <w:sz w:val="22"/>
        </w:rPr>
        <w:t>신탁재산목록』에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기재된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금원으로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hanging="220" w:start="88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1. </w:t>
      </w:r>
      <w:r>
        <w:rPr>
          <w:rFonts w:ascii="Times New Roman" w:hAnsi="Times New Roman" w:cs="Times New Roman" w:eastAsia="바탕체"/>
          <w:kern w:val="0"/>
          <w:sz w:val="22"/>
        </w:rPr>
        <w:t>토지</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수탁시점의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건설교통부에서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고시한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개별지가</w:t>
      </w:r>
    </w:p>
    <w:p>
      <w:pPr>
        <w:pStyle w:val="Normal"/>
        <w:snapToGrid w:val="false"/>
        <w:spacing w:lineRule="auto" w:line="360" w:before="0" w:after="0"/>
        <w:ind w:hanging="220" w:start="88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건물</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수탁시점의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행정자치부에서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고시한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과세시가표준액</w:t>
      </w:r>
    </w:p>
    <w:p>
      <w:pPr>
        <w:pStyle w:val="Normal"/>
        <w:snapToGrid w:val="false"/>
        <w:spacing w:lineRule="auto" w:line="360" w:before="0" w:after="0"/>
        <w:ind w:hanging="220" w:start="88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3.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2</w:t>
      </w:r>
      <w:r>
        <w:rPr>
          <w:rFonts w:ascii="Times New Roman" w:hAnsi="Times New Roman" w:cs="Times New Roman" w:eastAsia="바탕체"/>
          <w:kern w:val="0"/>
          <w:sz w:val="22"/>
        </w:rPr>
        <w:t>호에도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불구하고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합의한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공인된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감정평가법인의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평가금액</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내부규정에서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평가방법에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평가한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가액</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3</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신탁기간</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신탁기간은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『별지</w:t>
      </w:r>
      <w:r>
        <w:rPr>
          <w:rFonts w:eastAsia="바탕체" w:cs="Times New Roman" w:ascii="Times New Roman" w:hAnsi="Times New Roman"/>
          <w:kern w:val="0"/>
          <w:sz w:val="22"/>
        </w:rPr>
        <w:t>2</w:t>
      </w:r>
      <w:r>
        <w:rPr>
          <w:rFonts w:ascii="Times New Roman" w:hAnsi="Times New Roman" w:cs="Times New Roman" w:eastAsia="바탕체"/>
          <w:kern w:val="0"/>
          <w:sz w:val="22"/>
        </w:rPr>
        <w:t>』와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같이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신탁종료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협의하여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연장할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우선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요청</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만료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매수인에게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소유권이전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등기를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마친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종료되는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본다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4</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수익자</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신탁원본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신탁원본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신탁수익</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구분하여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『별지</w:t>
      </w:r>
      <w:r>
        <w:rPr>
          <w:rFonts w:eastAsia="바탕체" w:cs="Times New Roman" w:ascii="Times New Roman" w:hAnsi="Times New Roman"/>
          <w:kern w:val="0"/>
          <w:sz w:val="22"/>
        </w:rPr>
        <w:t>2</w:t>
      </w:r>
      <w:r>
        <w:rPr>
          <w:rFonts w:ascii="Times New Roman" w:hAnsi="Times New Roman" w:cs="Times New Roman" w:eastAsia="바탕체"/>
          <w:kern w:val="0"/>
          <w:sz w:val="22"/>
        </w:rPr>
        <w:t>』와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같이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연서로써</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승낙을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얻어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새로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지정하거나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있으며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권리는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전속되며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상속되지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아니한다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5</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원본</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원본은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물상대위로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취득한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재산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임대인으로서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취득</w:t>
      </w:r>
      <w:r>
        <w:rPr>
          <w:rFonts w:eastAsia="MS Mincho" w:cs="Times New Roman" w:ascii="Times New Roman" w:hAnsi="Times New Roman"/>
          <w:kern w:val="0"/>
          <w:sz w:val="22"/>
        </w:rPr>
        <w:t>·</w:t>
      </w:r>
      <w:r>
        <w:rPr>
          <w:rFonts w:ascii="Times New Roman" w:hAnsi="Times New Roman" w:cs="Times New Roman" w:eastAsia="바탕체"/>
          <w:kern w:val="0"/>
          <w:sz w:val="22"/>
        </w:rPr>
        <w:t>보관하는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임대차보증금</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처분대금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처분절차와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관련하여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위약금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준하는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hanging="697" w:start="697"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6</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수익</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신탁부동산으로부터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신탁재산에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속하는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운용에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이익</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준하는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hanging="697" w:start="697"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7</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수익권증서</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요청이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증명하기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발행하여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교부할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신탁등기</w:t>
      </w:r>
      <w:commentRangeStart w:id="3"/>
      <w:del w:id="6029" w:author="코람코 상장리츠팀" w:date="2026-10-07T09:00:00Z">
        <w:r>
          <w:rPr>
            <w:rFonts w:ascii="Times New Roman" w:hAnsi="Times New Roman" w:cs="Times New Roman" w:eastAsia="Times New Roman"/>
            <w:kern w:val="0"/>
            <w:sz w:val="22"/>
          </w:rPr>
          <w:delText xml:space="preserve"> </w:delText>
        </w:r>
      </w:del>
      <w:del w:id="6030" w:author="코람코 상장리츠팀" w:date="2026-10-07T09:00:00Z">
        <w:r>
          <w:rPr>
            <w:rFonts w:ascii="Times New Roman" w:hAnsi="Times New Roman" w:cs="Times New Roman" w:eastAsia="바탕체"/>
            <w:kern w:val="0"/>
            <w:sz w:val="22"/>
          </w:rPr>
          <w:delText>및</w:delText>
        </w:r>
      </w:del>
      <w:del w:id="6031" w:author="코람코 상장리츠팀" w:date="2026-10-07T09:00:00Z">
        <w:r>
          <w:rPr>
            <w:rFonts w:ascii="Times New Roman" w:hAnsi="Times New Roman" w:cs="Times New Roman" w:eastAsia="Times New Roman"/>
            <w:kern w:val="0"/>
            <w:sz w:val="22"/>
          </w:rPr>
          <w:delText xml:space="preserve"> </w:delText>
        </w:r>
      </w:del>
      <w:del w:id="6032" w:author="코람코 상장리츠팀" w:date="2026-10-07T09:00:00Z">
        <w:r>
          <w:rPr>
            <w:rFonts w:ascii="Times New Roman" w:hAnsi="Times New Roman" w:cs="Times New Roman" w:eastAsia="바탕체"/>
            <w:kern w:val="0"/>
            <w:sz w:val="22"/>
          </w:rPr>
          <w:delText xml:space="preserve">보험부보</w:delText>
        </w:r>
      </w:del>
      <w:commentRangeEnd w:id="3"/>
      <w:r>
        <w:rPr>
          <w:rStyle w:val="CommentReference"/>
        </w:rPr>
        <w:commentReference w:id="3"/>
      </w:r>
      <w:r>
        <w:rPr>
          <w:rFonts w:ascii="Times New Roman" w:hAnsi="Times New Roman" w:cs="Times New Roman" w:eastAsia="바탕체"/>
          <w:kern w:val="0"/>
          <w:sz w:val="22"/>
        </w:rPr>
        <w:t xml:space="preserve">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완료한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2</w:t>
      </w:r>
      <w:r>
        <w:rPr>
          <w:rFonts w:ascii="Times New Roman" w:hAnsi="Times New Roman" w:cs="Times New Roman" w:eastAsia="바탕체"/>
          <w:kern w:val="0"/>
          <w:sz w:val="22"/>
        </w:rPr>
        <w:t>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신탁금액에서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선순위임대차보증금</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저당채권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권리설정액</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차감한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가액</w:t>
      </w:r>
      <w:r>
        <w:rPr>
          <w:rFonts w:eastAsia="바탕체" w:cs="Times New Roman" w:ascii="Times New Roman" w:hAnsi="Times New Roman"/>
          <w:kern w:val="0"/>
          <w:sz w:val="22"/>
        </w:rPr>
        <w:t>(</w:t>
      </w:r>
      <w:r>
        <w:rPr>
          <w:rFonts w:ascii="Times New Roman" w:hAnsi="Times New Roman" w:cs="Times New Roman" w:eastAsia="바탕체"/>
          <w:kern w:val="0"/>
          <w:sz w:val="22"/>
        </w:rPr>
        <w:t>이하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“유효담보가액”이라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범위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담보목적의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발행</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교부한다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신탁기간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추가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지정하여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발급을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요청하는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2</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유효담보가액에서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발행된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수익권금액을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차감한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금액</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범위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발행할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신탁원부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기재내용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일체의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④</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지정하고자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commentRangeStart w:id="4"/>
      <w:r>
        <w:rPr>
          <w:rFonts w:ascii="Times New Roman" w:hAnsi="Times New Roman" w:cs="Times New Roman" w:eastAsia="바탕체"/>
          <w:kern w:val="0"/>
          <w:sz w:val="22"/>
        </w:rPr>
        <w:t>후순위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한하여</w:t>
      </w:r>
      <w:commentRangeEnd w:id="4"/>
      <w:r>
        <w:rPr>
          <w:rStyle w:val="CommentReference"/>
        </w:rPr>
        <w:commentReference w:id="4"/>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발행된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상환으로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재발행</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신탁원부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기재내용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일체의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⑤</w:t>
      </w:r>
      <w:r>
        <w:rPr>
          <w:rFonts w:ascii="Times New Roman" w:hAnsi="Times New Roman" w:cs="Times New Roman" w:eastAsia="바탕체"/>
          <w:kern w:val="0"/>
          <w:sz w:val="22"/>
        </w:rPr>
        <w:t>우선수익자가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신탁원본의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교부순서는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기재되어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순위에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⑥</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신탁목적에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적합하게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사용하여야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동의없이는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타인에게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양도하거나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담보의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목적으로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질권설정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처분행위를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8</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우선수익자의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우선권</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우선수익자가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갖는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수익범위는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채무자</w:t>
      </w:r>
      <w:r>
        <w:rPr>
          <w:rFonts w:eastAsia="바탕체" w:cs="Times New Roman" w:ascii="Times New Roman" w:hAnsi="Times New Roman"/>
          <w:kern w:val="0"/>
          <w:sz w:val="22"/>
        </w:rPr>
        <w:t>(</w:t>
      </w:r>
      <w:r>
        <w:rPr>
          <w:rFonts w:ascii="Times New Roman" w:hAnsi="Times New Roman" w:cs="Times New Roman" w:eastAsia="바탕체"/>
          <w:kern w:val="0"/>
          <w:sz w:val="22"/>
        </w:rPr>
        <w:t>별지</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여신거래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보증채무로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증감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변동되는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원금</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지연손해금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『별지</w:t>
      </w:r>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수익권증서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발행금액』을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최고한도로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항에도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불구하고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주채무자가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범위는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보증계약</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담보설정계약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기준으로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신탁원본에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수익권보다</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6</w:t>
      </w:r>
      <w:r>
        <w:rPr>
          <w:rFonts w:ascii="Times New Roman" w:hAnsi="Times New Roman" w:cs="Times New Roman" w:eastAsia="바탕체"/>
          <w:kern w:val="0"/>
          <w:sz w:val="22"/>
        </w:rPr>
        <w:t>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신탁수익에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귀속은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합의에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④</w:t>
      </w:r>
      <w:r>
        <w:rPr>
          <w:rFonts w:ascii="Times New Roman" w:hAnsi="Times New Roman" w:cs="Times New Roman" w:eastAsia="바탕체"/>
          <w:kern w:val="0"/>
          <w:sz w:val="22"/>
        </w:rPr>
        <w:t>우선수익자가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갖는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유효기간은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등기된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날로부터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종료일까지로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⑤</w:t>
      </w:r>
      <w:r>
        <w:rPr>
          <w:rFonts w:ascii="Times New Roman" w:hAnsi="Times New Roman" w:cs="Times New Roman" w:eastAsia="바탕체"/>
          <w:kern w:val="0"/>
          <w:sz w:val="22"/>
        </w:rPr>
        <w:t>우선수익자는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동의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없이는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지위를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타인에게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양도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변경하거나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질권의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설정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처분행위를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⑥</w:t>
      </w:r>
      <w:r>
        <w:rPr>
          <w:rFonts w:ascii="Times New Roman" w:hAnsi="Times New Roman" w:cs="Times New Roman" w:eastAsia="바탕체"/>
          <w:kern w:val="0"/>
          <w:sz w:val="22"/>
        </w:rPr>
        <w:t>위탁자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승계인은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지위를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⑦</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처분정산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선순위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우선수익권이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소멸한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차순위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순위가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승진한다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9</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소유권이전</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및</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신탁등기</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즉시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원인으로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소유권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이전등기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신탁등기를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소유권이전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신탁등기에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필요한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등기권리증</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인감증명</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위임장등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제반서류를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제공하여야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소요되는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제비용은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10</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신탁부동산의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보전관리</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등</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사실상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계속</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점유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사용하고</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신탁부동산에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보존</w:t>
      </w:r>
      <w:r>
        <w:rPr>
          <w:rFonts w:eastAsia="바탕체" w:cs="바탕체" w:ascii="바탕체" w:hAnsi="바탕체"/>
          <w:kern w:val="0"/>
          <w:sz w:val="22"/>
        </w:rPr>
        <w:t>·</w:t>
      </w:r>
      <w:r>
        <w:rPr>
          <w:rFonts w:ascii="Times New Roman" w:hAnsi="Times New Roman" w:cs="Times New Roman" w:eastAsia="바탕체"/>
          <w:kern w:val="0"/>
          <w:sz w:val="22"/>
        </w:rPr>
        <w:t>유지</w:t>
      </w:r>
      <w:r>
        <w:rPr>
          <w:rFonts w:eastAsia="바탕체" w:cs="바탕체" w:ascii="바탕체" w:hAnsi="바탕체"/>
          <w:kern w:val="0"/>
          <w:sz w:val="22"/>
        </w:rPr>
        <w:t>·</w:t>
      </w:r>
      <w:r>
        <w:rPr>
          <w:rFonts w:ascii="Times New Roman" w:hAnsi="Times New Roman" w:cs="Times New Roman" w:eastAsia="바탕체"/>
          <w:kern w:val="0"/>
          <w:sz w:val="22"/>
        </w:rPr>
        <w:t>수선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실질적인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관리행위와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소요되는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일체의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승낙이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저당권설정</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전세권설정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소유권을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제한하는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행위나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현상을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방법으로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저감하는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행위를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하여서는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멸실</w:t>
      </w:r>
      <w:r>
        <w:rPr>
          <w:rFonts w:eastAsia="바탕체" w:cs="바탕체" w:ascii="바탕체" w:hAnsi="바탕체"/>
          <w:kern w:val="0"/>
          <w:sz w:val="22"/>
        </w:rPr>
        <w:t>·</w:t>
      </w:r>
      <w:r>
        <w:rPr>
          <w:rFonts w:ascii="Times New Roman" w:hAnsi="Times New Roman" w:cs="Times New Roman" w:eastAsia="바탕체"/>
          <w:kern w:val="0"/>
          <w:sz w:val="22"/>
        </w:rPr>
        <w:t>훼손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기타의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같은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사태의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예상되는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통지하여야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④</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3</w:t>
      </w:r>
      <w:r>
        <w:rPr>
          <w:rFonts w:ascii="Times New Roman" w:hAnsi="Times New Roman" w:cs="Times New Roman" w:eastAsia="바탕체"/>
          <w:kern w:val="0"/>
          <w:sz w:val="22"/>
        </w:rPr>
        <w:t>항을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위배함으로써</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부담하게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손해배상책임에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대해서는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부담하기로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⑤</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가치보전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필요한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재산관리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행위를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용인</w:t>
      </w:r>
      <w:r>
        <w:rPr>
          <w:rFonts w:ascii="MS Mincho" w:hAnsi="MS Mincho" w:cs="MS Mincho" w:eastAsia="MS Mincho"/>
          <w:kern w:val="0"/>
          <w:sz w:val="22"/>
        </w:rPr>
        <w:t>․</w:t>
      </w:r>
      <w:r>
        <w:rPr>
          <w:rFonts w:ascii="Times New Roman" w:hAnsi="Times New Roman" w:cs="Times New Roman" w:eastAsia="바탕체"/>
          <w:kern w:val="0"/>
          <w:sz w:val="22"/>
        </w:rPr>
        <w:t>협조하여야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⑥</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재산관리기간은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존속하는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기간으로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신탁기간이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연장</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단축되는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같다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11</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임대차</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등</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임차인간에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임대차계약은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유효하며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임대차보증금의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반환의무</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임대인으로서의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책임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권리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지위를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계속하여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유지하는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임대차계약상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갱신하고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임대차보증금을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인수</w:t>
      </w:r>
      <w:r>
        <w:rPr>
          <w:rFonts w:ascii="MS Mincho" w:hAnsi="MS Mincho" w:cs="MS Mincho" w:eastAsia="MS Mincho"/>
          <w:kern w:val="0"/>
          <w:sz w:val="22"/>
        </w:rPr>
        <w:t>․</w:t>
      </w:r>
      <w:r>
        <w:rPr>
          <w:rFonts w:ascii="Times New Roman" w:hAnsi="Times New Roman" w:cs="Times New Roman" w:eastAsia="바탕체"/>
          <w:kern w:val="0"/>
          <w:sz w:val="22"/>
        </w:rPr>
        <w:t>인계하는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지위를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승계하는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임대보증금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외에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임차인이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차임이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차임은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계속</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수령하는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수령하는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차임은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관련하여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주채무자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여신거래계약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보증채무계약상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원리금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상환에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우선적으로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충당함을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원칙으로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물상보증인인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보증채무가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때부터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그러하다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신탁기간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임대차계약기간의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만료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임대차계약의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새로운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임대차계약을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10</w:t>
      </w:r>
      <w:r>
        <w:rPr>
          <w:rFonts w:ascii="Times New Roman" w:hAnsi="Times New Roman" w:cs="Times New Roman" w:eastAsia="바탕체"/>
          <w:kern w:val="0"/>
          <w:sz w:val="22"/>
        </w:rPr>
        <w:t>조제</w:t>
      </w:r>
      <w:r>
        <w:rPr>
          <w:rFonts w:eastAsia="바탕체" w:cs="Times New Roman" w:ascii="Times New Roman" w:hAnsi="Times New Roman"/>
          <w:kern w:val="0"/>
          <w:sz w:val="22"/>
        </w:rPr>
        <w:t>2</w:t>
      </w:r>
      <w:r>
        <w:rPr>
          <w:rFonts w:ascii="Times New Roman" w:hAnsi="Times New Roman" w:cs="Times New Roman" w:eastAsia="바탕체"/>
          <w:kern w:val="0"/>
          <w:sz w:val="22"/>
        </w:rPr>
        <w:t>항에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승낙을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얻어야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임대차계약과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관련하여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권리의무를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않으며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19</w:t>
      </w:r>
      <w:r>
        <w:rPr>
          <w:rFonts w:ascii="Times New Roman" w:hAnsi="Times New Roman" w:cs="Times New Roman" w:eastAsia="바탕체"/>
          <w:kern w:val="0"/>
          <w:sz w:val="22"/>
        </w:rPr>
        <w:t>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임차인에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명도청구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조치사항을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임대차계약서에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명기하여야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④</w:t>
      </w:r>
      <w:r>
        <w:rPr>
          <w:rFonts w:ascii="Times New Roman" w:hAnsi="Times New Roman" w:cs="Times New Roman" w:eastAsia="바탕체"/>
          <w:kern w:val="0"/>
          <w:sz w:val="22"/>
        </w:rPr>
        <w:t>제</w:t>
      </w:r>
      <w:r>
        <w:rPr>
          <w:rFonts w:eastAsia="바탕체" w:cs="Times New Roman" w:ascii="Times New Roman" w:hAnsi="Times New Roman"/>
          <w:kern w:val="0"/>
          <w:sz w:val="22"/>
        </w:rPr>
        <w:t>3</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규정에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불구하고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임의로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임대차계약은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효력을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주장할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없으며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그로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배상하여야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⑤</w:t>
      </w:r>
      <w:r>
        <w:rPr>
          <w:rFonts w:ascii="Times New Roman" w:hAnsi="Times New Roman" w:cs="Times New Roman" w:eastAsia="바탕체"/>
          <w:kern w:val="0"/>
          <w:sz w:val="22"/>
        </w:rPr>
        <w:t>제</w:t>
      </w:r>
      <w:r>
        <w:rPr>
          <w:rFonts w:eastAsia="바탕체" w:cs="Times New Roman" w:ascii="Times New Roman" w:hAnsi="Times New Roman"/>
          <w:kern w:val="0"/>
          <w:sz w:val="22"/>
        </w:rPr>
        <w:t>3</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규정에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명의로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새로운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임대차계약을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임차인의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요구가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공동</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날인한다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⑥</w:t>
      </w:r>
      <w:r>
        <w:rPr>
          <w:rFonts w:ascii="Times New Roman" w:hAnsi="Times New Roman" w:cs="Times New Roman" w:eastAsia="바탕체"/>
          <w:kern w:val="0"/>
          <w:sz w:val="22"/>
        </w:rPr>
        <w:t>신탁계약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새로운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임대차계약을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특약을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따르기로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⑦</w:t>
      </w:r>
      <w:r>
        <w:rPr>
          <w:rFonts w:ascii="Times New Roman" w:hAnsi="Times New Roman" w:cs="Times New Roman" w:eastAsia="바탕체"/>
          <w:kern w:val="0"/>
          <w:sz w:val="22"/>
        </w:rPr>
        <w:t>신규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임대차보증금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재임대차보증금이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임대차보증금보다</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많은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협의하여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결과에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처리하거나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특약을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관리하도록</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12</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보험계약</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신탁부동산에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보험계약은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방법으로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체결하며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존속하는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동안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계속하여야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보험계약의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w:t>
      </w:r>
      <w:r>
        <w:rPr>
          <w:rFonts w:eastAsia="바탕체" w:cs="Times New Roman" w:ascii="Times New Roman" w:hAnsi="Times New Roman"/>
          <w:kern w:val="0"/>
          <w:sz w:val="22"/>
        </w:rPr>
        <w:t xml:space="preserve">, </w:t>
      </w:r>
      <w:commentRangeStart w:id="5"/>
      <w:r>
        <w:rPr>
          <w:rFonts w:ascii="Times New Roman" w:hAnsi="Times New Roman" w:cs="Times New Roman" w:eastAsia="바탕체"/>
          <w:kern w:val="0"/>
          <w:sz w:val="22"/>
        </w:rPr>
        <w:t>수익자는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commentRangeEnd w:id="5"/>
      <w:r>
        <w:rPr>
          <w:rStyle w:val="CommentReference"/>
        </w:rPr>
        <w:commentReference w:id="5"/>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신탁계약체결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보험계약이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보험수익자를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소요되는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일체의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보험계약에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근거하여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보험금을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수령하였을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신탁목적물을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추가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제공하는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상당한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이유가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수령금으로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이해관계를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권리자의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채권을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보전하기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만료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전이라도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보험금으로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23</w:t>
      </w:r>
      <w:r>
        <w:rPr>
          <w:rFonts w:ascii="Times New Roman" w:hAnsi="Times New Roman" w:cs="Times New Roman" w:eastAsia="바탕체"/>
          <w:kern w:val="0"/>
          <w:sz w:val="22"/>
        </w:rPr>
        <w:t>조에서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방법에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정산할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13</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신탁부동산의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추가</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제공</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가치가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저감되어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채권보전에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예견되는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청구에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인정하는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부동산을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목적물로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추가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제공하여야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목적물의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추가제공을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거부하거나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상당기간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이행하지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못하는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청구에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14</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선관주의의무</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및</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하자담보책임</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보전관리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신탁사무에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선량한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관리자로서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주의의무를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가진다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위탁자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발생하더라도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고의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과실에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아니한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책임을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아니한다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권리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책임을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15</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신탁재산에</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속하는</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금전의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운용</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관련된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계약보증금</w:t>
      </w:r>
      <w:r>
        <w:rPr>
          <w:rFonts w:eastAsia="바탕체" w:cs="Times New Roman" w:ascii="Times New Roman" w:hAnsi="Times New Roman"/>
          <w:kern w:val="0"/>
          <w:sz w:val="22"/>
        </w:rPr>
        <w:t>(</w:t>
      </w:r>
      <w:r>
        <w:rPr>
          <w:rFonts w:ascii="Times New Roman" w:hAnsi="Times New Roman" w:cs="Times New Roman" w:eastAsia="바탕체"/>
          <w:kern w:val="0"/>
          <w:sz w:val="22"/>
        </w:rPr>
        <w:t>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위약금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포함</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중도금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잔금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신탁재산에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속하는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교부하게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때까지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자본시장과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금융투자업에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법률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관련법령에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바에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운용할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관계법령</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범위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운용방법을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지정할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 xml:space="preserve">. </w:t>
      </w:r>
    </w:p>
    <w:p>
      <w:pPr>
        <w:pStyle w:val="Normal"/>
        <w:snapToGrid w:val="false"/>
        <w:spacing w:lineRule="auto" w:line="360" w:before="0" w:after="0"/>
        <w:ind w:hanging="720" w:start="144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신탁재산을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신탁재산과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구분하여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관리</w:t>
      </w:r>
      <w:r>
        <w:rPr>
          <w:rFonts w:ascii="MS Mincho" w:hAnsi="MS Mincho" w:cs="MS Mincho" w:eastAsia="MS Mincho"/>
          <w:kern w:val="0"/>
          <w:sz w:val="22"/>
        </w:rPr>
        <w:t>․</w:t>
      </w:r>
      <w:r>
        <w:rPr>
          <w:rFonts w:ascii="Times New Roman" w:hAnsi="Times New Roman" w:cs="Times New Roman" w:eastAsia="바탕체"/>
          <w:kern w:val="0"/>
          <w:sz w:val="22"/>
        </w:rPr>
        <w:t>운용한다</w:t>
      </w:r>
      <w:r>
        <w:rPr>
          <w:rFonts w:eastAsia="바탕체" w:cs="Times New Roman" w:ascii="Times New Roman" w:hAnsi="Times New Roman"/>
          <w:kern w:val="0"/>
          <w:sz w:val="22"/>
        </w:rPr>
        <w:t xml:space="preserve">. </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16</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비용의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부담</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신탁이익에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제세공과금</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유지관리비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금융비용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신탁사무의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처리에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필요한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제비용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신탁사무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처리에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있어서의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책임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사유로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신탁재산에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속하는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금전으로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제비용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부족하고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위탁자로부터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부족금액을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받을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상당하다고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인정하는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방법으로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일부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전부를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충당할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지급시기에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납부하지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않는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납부할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있으며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대지급일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익일부터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상환일까지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고유계정의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연체대출금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이자율을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기준으로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산출한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이자를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원금에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포함하여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④</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3</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대지급금과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지연손해금을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재산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공제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수취할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⑤</w:t>
      </w:r>
      <w:r>
        <w:rPr>
          <w:rFonts w:ascii="Times New Roman" w:hAnsi="Times New Roman" w:cs="Times New Roman" w:eastAsia="바탕체"/>
          <w:kern w:val="0"/>
          <w:sz w:val="22"/>
        </w:rPr>
        <w:t>위탁자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기인하여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대지급한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청구에도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불구하고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계속</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거부하는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해지예정을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통지한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적정하다고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인정하는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방법으로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신탁재산을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충당할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17</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계산</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및</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수익의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교부</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신탁재산에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계산기일은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매년</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12</w:t>
      </w:r>
      <w:r>
        <w:rPr>
          <w:rFonts w:ascii="Times New Roman" w:hAnsi="Times New Roman" w:cs="Times New Roman" w:eastAsia="바탕체"/>
          <w:kern w:val="0"/>
          <w:sz w:val="22"/>
        </w:rPr>
        <w:t>월</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31</w:t>
      </w:r>
      <w:r>
        <w:rPr>
          <w:rFonts w:ascii="Times New Roman" w:hAnsi="Times New Roman" w:cs="Times New Roman" w:eastAsia="바탕체"/>
          <w:kern w:val="0"/>
          <w:sz w:val="22"/>
        </w:rPr>
        <w:t>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신탁종료일로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하고</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당해기의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수지계산서를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작성해서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통보하고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신탁수익은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현상대로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교부한다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계산기일이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도래하기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합의하는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신탁재산에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신탁보수를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매월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매분기별로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가정산할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18</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신탁보수</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관리보수는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『별지</w:t>
      </w:r>
      <w:r>
        <w:rPr>
          <w:rFonts w:eastAsia="바탕체" w:cs="Times New Roman" w:ascii="Times New Roman" w:hAnsi="Times New Roman"/>
          <w:kern w:val="0"/>
          <w:sz w:val="22"/>
        </w:rPr>
        <w:t xml:space="preserve">3 </w:t>
      </w:r>
      <w:r>
        <w:rPr>
          <w:rFonts w:ascii="Times New Roman" w:hAnsi="Times New Roman" w:cs="Times New Roman" w:eastAsia="바탕체"/>
          <w:kern w:val="0"/>
          <w:sz w:val="22"/>
        </w:rPr>
        <w:t>신탁보수에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약정』에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신탁보수는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발급함으로써</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지급의무가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신탁보수는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신탁보수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외에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별도로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신탁재산의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처분금액을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기준으로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『별지</w:t>
      </w:r>
      <w:r>
        <w:rPr>
          <w:rFonts w:eastAsia="바탕체" w:cs="Times New Roman" w:ascii="Times New Roman" w:hAnsi="Times New Roman"/>
          <w:kern w:val="0"/>
          <w:sz w:val="22"/>
        </w:rPr>
        <w:t xml:space="preserve">3 </w:t>
      </w:r>
      <w:r>
        <w:rPr>
          <w:rFonts w:ascii="Times New Roman" w:hAnsi="Times New Roman" w:cs="Times New Roman" w:eastAsia="바탕체"/>
          <w:kern w:val="0"/>
          <w:sz w:val="22"/>
        </w:rPr>
        <w:t>신탁보수에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약정』에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산출한다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④</w:t>
      </w:r>
      <w:r>
        <w:rPr>
          <w:rFonts w:ascii="Times New Roman" w:hAnsi="Times New Roman" w:cs="Times New Roman" w:eastAsia="바탕체"/>
          <w:kern w:val="0"/>
          <w:sz w:val="22"/>
        </w:rPr>
        <w:t>제</w:t>
      </w:r>
      <w:r>
        <w:rPr>
          <w:rFonts w:eastAsia="바탕체" w:cs="Times New Roman" w:ascii="Times New Roman" w:hAnsi="Times New Roman"/>
          <w:kern w:val="0"/>
          <w:sz w:val="22"/>
        </w:rPr>
        <w:t>3</w:t>
      </w:r>
      <w:r>
        <w:rPr>
          <w:rFonts w:ascii="Times New Roman" w:hAnsi="Times New Roman" w:cs="Times New Roman" w:eastAsia="바탕체"/>
          <w:kern w:val="0"/>
          <w:sz w:val="22"/>
        </w:rPr>
        <w:t>항에서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신탁보수는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계약보증금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수령</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50%</w:t>
      </w:r>
      <w:r>
        <w:rPr>
          <w:rFonts w:ascii="Times New Roman" w:hAnsi="Times New Roman" w:cs="Times New Roman" w:eastAsia="바탕체"/>
          <w:kern w:val="0"/>
          <w:sz w:val="22"/>
        </w:rPr>
        <w:t>를</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처분대금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완전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수령</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나머지</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50%</w:t>
      </w:r>
      <w:r>
        <w:rPr>
          <w:rFonts w:ascii="Times New Roman" w:hAnsi="Times New Roman" w:cs="Times New Roman" w:eastAsia="바탕체"/>
          <w:kern w:val="0"/>
          <w:sz w:val="22"/>
        </w:rPr>
        <w:t>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지급기로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처분계약이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해지된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계약보증금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수령</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받은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신탁보수를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환급하지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않는다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rFonts w:ascii="Times New Roman" w:hAnsi="Times New Roman" w:eastAsia="바탕체" w:cs="Times New Roman"/>
          <w:kern w:val="0"/>
          <w:sz w:val="22"/>
        </w:rPr>
      </w:pPr>
      <w:r>
        <w:rPr>
          <w:rFonts w:eastAsia="바탕;Batang" w:cs="바탕;Batang" w:ascii="바탕;Batang" w:hAnsi="바탕;Batang"/>
          <w:kern w:val="0"/>
          <w:sz w:val="22"/>
        </w:rPr>
        <w:t>⑤</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중개한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신탁보수와는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별도로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중개수수료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상당액을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받을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19</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신탁부동산</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처분시기</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호의</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w:t>
      </w:r>
      <w:r>
        <w:rPr>
          <w:rFonts w:ascii="Times New Roman" w:hAnsi="Times New Roman" w:cs="Times New Roman" w:eastAsia="바탕체"/>
          <w:kern w:val="0"/>
          <w:sz w:val="22"/>
        </w:rPr>
        <w:t>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해당하는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종료전이라도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청구에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hanging="220" w:start="940" w:end="0"/>
        <w:textAlignment w:val="baseline"/>
        <w:rPr>
          <w:rFonts w:eastAsia="바탕체"/>
        </w:rPr>
      </w:pPr>
      <w:r>
        <w:rPr>
          <w:rFonts w:eastAsia="바탕체" w:cs="Times New Roman" w:ascii="Times New Roman" w:hAnsi="Times New Roman"/>
          <w:kern w:val="0"/>
          <w:sz w:val="22"/>
        </w:rPr>
        <w:t xml:space="preserve">1. </w:t>
      </w:r>
      <w:r>
        <w:rPr>
          <w:rFonts w:ascii="Times New Roman" w:hAnsi="Times New Roman" w:cs="Times New Roman" w:eastAsia="바탕체"/>
          <w:kern w:val="0"/>
          <w:sz w:val="22"/>
        </w:rPr>
        <w:t>우선수익자와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채무자간에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여신거래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보증채무약정을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불이행한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주채무자가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보증계약</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담보설정계약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불이행한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p>
    <w:p>
      <w:pPr>
        <w:pStyle w:val="Normal"/>
        <w:snapToGrid w:val="false"/>
        <w:spacing w:lineRule="auto" w:line="360" w:before="0" w:after="0"/>
        <w:ind w:hanging="220" w:start="94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위반한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p>
    <w:p>
      <w:pPr>
        <w:pStyle w:val="Normal"/>
        <w:snapToGrid w:val="false"/>
        <w:spacing w:lineRule="auto" w:line="360" w:before="0" w:after="0"/>
        <w:ind w:hanging="220" w:start="94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3.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담보가치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저감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환가요인이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신탁계약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위탁자로부터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임대차보증금을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받지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못한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신탁등기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주택임대차보호법상의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대항력</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임차인으로부터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임대차보증금의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반환을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요청받고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동</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사실을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통지하여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임대차보증금의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반환을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촉구하였으나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이행하지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아니하는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2</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신고된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최종</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주소지로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서면통지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발송하면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보통의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우송기간이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경과한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도달한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처분사실을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인지하지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못한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처분행위에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제기하지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못한다</w:t>
      </w:r>
      <w:r>
        <w:rPr>
          <w:rFonts w:eastAsia="바탕체" w:cs="Times New Roman" w:ascii="Times New Roman" w:hAnsi="Times New Roman"/>
          <w:kern w:val="0"/>
          <w:sz w:val="22"/>
        </w:rPr>
        <w:t xml:space="preserve">. </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20</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처분방법</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신탁부동산은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공개시장에서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경쟁을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통하여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원칙으로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유찰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공고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전까지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직전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조건으로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수의계약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제</w:t>
      </w:r>
      <w:r>
        <w:rPr>
          <w:rFonts w:eastAsia="바탕체" w:cs="Times New Roman" w:ascii="Times New Roman" w:hAnsi="Times New Roman"/>
          <w:kern w:val="0"/>
          <w:sz w:val="22"/>
        </w:rPr>
        <w:t>21</w:t>
      </w:r>
      <w:r>
        <w:rPr>
          <w:rFonts w:ascii="Times New Roman" w:hAnsi="Times New Roman" w:cs="Times New Roman" w:eastAsia="바탕체"/>
          <w:kern w:val="0"/>
          <w:sz w:val="22"/>
        </w:rPr>
        <w:t>조에서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예정가격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이상을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제시한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매수희망자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가장</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높은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금액을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제시한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자를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매수인으로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결정한다</w:t>
      </w:r>
      <w:r>
        <w:rPr>
          <w:rFonts w:eastAsia="바탕체" w:cs="Times New Roman" w:ascii="Times New Roman" w:hAnsi="Times New Roman"/>
          <w:kern w:val="0"/>
          <w:sz w:val="22"/>
        </w:rPr>
        <w:t xml:space="preserve">. </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21</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공매</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예정가격</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예정가격은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감정평가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전문기관의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감정평가액</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이상으로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결정하는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원칙으로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신탁개시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후</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6</w:t>
      </w:r>
      <w:r>
        <w:rPr>
          <w:rFonts w:ascii="Times New Roman" w:hAnsi="Times New Roman" w:cs="Times New Roman" w:eastAsia="바탕체"/>
          <w:kern w:val="0"/>
          <w:sz w:val="22"/>
        </w:rPr>
        <w:t>개월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이내로서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가격변동</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요인이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않는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신탁부동산가격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이상으로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결정할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예정가격으로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않을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처분예정가격은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직전의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예정가격을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기준으로</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10% </w:t>
      </w:r>
      <w:r>
        <w:rPr>
          <w:rFonts w:ascii="Times New Roman" w:hAnsi="Times New Roman" w:cs="Times New Roman" w:eastAsia="바탕체"/>
          <w:kern w:val="0"/>
          <w:sz w:val="22"/>
        </w:rPr>
        <w:t>해당액을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순차적으로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차감한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금액으로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22</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처분대금</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납부기한</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처분대금은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처분계약을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날로부터</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30</w:t>
      </w:r>
      <w:r>
        <w:rPr>
          <w:rFonts w:ascii="Times New Roman" w:hAnsi="Times New Roman" w:cs="Times New Roman" w:eastAsia="바탕체"/>
          <w:kern w:val="0"/>
          <w:sz w:val="22"/>
        </w:rPr>
        <w:t>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완납하는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원칙으로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eastAsia="바탕체" w:cs="Times New Roman" w:ascii="Times New Roman" w:hAnsi="Times New Roman"/>
          <w:kern w:val="0"/>
          <w:sz w:val="22"/>
        </w:rPr>
        <w:t>3</w:t>
      </w:r>
      <w:r>
        <w:rPr>
          <w:rFonts w:ascii="Times New Roman" w:hAnsi="Times New Roman" w:cs="Times New Roman" w:eastAsia="바탕체"/>
          <w:kern w:val="0"/>
          <w:sz w:val="22"/>
        </w:rPr>
        <w:t>회이상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시도하여도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않을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매수자를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용이하게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확보하기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이해관계인이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가지는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채권을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만족시킬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범위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처분대금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납부기한을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연장하여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분할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납부하게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예정가격은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직전의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예정가격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미만으로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23</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처분대금</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등</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정산방법</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처분대금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환가절차에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정산순서는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다음과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같이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hanging="220" w:start="920" w:end="0"/>
        <w:textAlignment w:val="baseline"/>
        <w:rPr>
          <w:rFonts w:eastAsia="바탕체"/>
        </w:rPr>
      </w:pPr>
      <w:r>
        <w:rPr>
          <w:rFonts w:eastAsia="바탕체" w:cs="Times New Roman" w:ascii="Times New Roman" w:hAnsi="Times New Roman"/>
          <w:kern w:val="0"/>
          <w:sz w:val="22"/>
        </w:rPr>
        <w:t xml:space="preserve">1. </w:t>
      </w:r>
      <w:r>
        <w:rPr>
          <w:rFonts w:ascii="Times New Roman" w:hAnsi="Times New Roman" w:cs="Times New Roman" w:eastAsia="바탕체"/>
          <w:kern w:val="0"/>
          <w:sz w:val="22"/>
        </w:rPr>
        <w:t>신탁계약과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관련된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보수</w:t>
      </w:r>
      <w:r>
        <w:rPr>
          <w:rFonts w:ascii="Times New Roman" w:hAnsi="Times New Roman" w:cs="Times New Roman" w:eastAsia="Times New Roman"/>
          <w:kern w:val="0"/>
          <w:sz w:val="22"/>
        </w:rPr>
        <w:t xml:space="preserve"> </w:t>
      </w:r>
    </w:p>
    <w:p>
      <w:pPr>
        <w:pStyle w:val="Normal"/>
        <w:snapToGrid w:val="false"/>
        <w:spacing w:lineRule="auto" w:line="360" w:before="0" w:after="0"/>
        <w:ind w:hanging="220" w:start="920" w:end="0"/>
        <w:textAlignment w:val="baseline"/>
        <w:rPr/>
      </w:pPr>
      <w:r>
        <w:rPr>
          <w:rFonts w:ascii="Times New Roman" w:hAnsi="Times New Roman" w:cs="Times New Roman" w:eastAsia="바탕체"/>
          <w:kern w:val="0"/>
          <w:sz w:val="22"/>
        </w:rPr>
        <w:t>가</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비용</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전기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수도</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관리비</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보험료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신문공고료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eastAsia="바탕체" w:cs="Times New Roman" w:ascii="Times New Roman" w:hAnsi="Times New Roman"/>
          <w:kern w:val="0"/>
          <w:sz w:val="22"/>
        </w:rPr>
        <w:t>(</w:t>
      </w:r>
      <w:r>
        <w:rPr>
          <w:rFonts w:ascii="Times New Roman" w:hAnsi="Times New Roman" w:cs="Times New Roman" w:eastAsia="바탕체"/>
          <w:kern w:val="0"/>
          <w:sz w:val="22"/>
        </w:rPr>
        <w:t>처분잔대금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수납약정일까지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명의로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고지된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재산세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조세공과금</w:t>
      </w:r>
      <w:r>
        <w:rPr>
          <w:rFonts w:eastAsia="바탕체" w:cs="Times New Roman" w:ascii="Times New Roman" w:hAnsi="Times New Roman"/>
          <w:kern w:val="0"/>
          <w:sz w:val="22"/>
        </w:rPr>
        <w:t>)</w:t>
      </w:r>
    </w:p>
    <w:p>
      <w:pPr>
        <w:pStyle w:val="Normal"/>
        <w:snapToGrid w:val="false"/>
        <w:spacing w:lineRule="auto" w:line="360" w:before="0" w:after="0"/>
        <w:ind w:hanging="220" w:start="920" w:end="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나</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보수</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은행에게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재산처분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수수료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미지급</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재산관리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수수료</w:t>
      </w:r>
    </w:p>
    <w:p>
      <w:pPr>
        <w:pStyle w:val="Normal"/>
        <w:snapToGrid w:val="false"/>
        <w:spacing w:lineRule="auto" w:line="360" w:before="0" w:after="0"/>
        <w:ind w:hanging="220" w:start="920" w:end="0"/>
        <w:textAlignment w:val="baseline"/>
        <w:rPr/>
      </w:pPr>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신탁등기전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소액임대차보증금</w:t>
      </w:r>
      <w:r>
        <w:rPr>
          <w:rFonts w:eastAsia="바탕체" w:cs="Times New Roman" w:ascii="Times New Roman" w:hAnsi="Times New Roman"/>
          <w:kern w:val="0"/>
          <w:sz w:val="22"/>
        </w:rPr>
        <w:t>(</w:t>
      </w:r>
      <w:r>
        <w:rPr>
          <w:rFonts w:ascii="Times New Roman" w:hAnsi="Times New Roman" w:cs="Times New Roman" w:eastAsia="바탕체"/>
          <w:kern w:val="0"/>
          <w:sz w:val="22"/>
        </w:rPr>
        <w:t>주택임대차보호법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8</w:t>
      </w:r>
      <w:r>
        <w:rPr>
          <w:rFonts w:ascii="Times New Roman" w:hAnsi="Times New Roman" w:cs="Times New Roman" w:eastAsia="바탕체"/>
          <w:kern w:val="0"/>
          <w:sz w:val="22"/>
        </w:rPr>
        <w:t>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상가건물임대차보호법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14</w:t>
      </w:r>
      <w:r>
        <w:rPr>
          <w:rFonts w:ascii="Times New Roman" w:hAnsi="Times New Roman" w:cs="Times New Roman" w:eastAsia="바탕체"/>
          <w:kern w:val="0"/>
          <w:sz w:val="22"/>
        </w:rPr>
        <w:t>조</w:t>
      </w:r>
      <w:r>
        <w:rPr>
          <w:rFonts w:eastAsia="바탕체" w:cs="Times New Roman" w:ascii="Times New Roman" w:hAnsi="Times New Roman"/>
          <w:kern w:val="0"/>
          <w:sz w:val="22"/>
        </w:rPr>
        <w:t xml:space="preserve">) </w:t>
      </w:r>
    </w:p>
    <w:p>
      <w:pPr>
        <w:pStyle w:val="Normal"/>
        <w:snapToGrid w:val="false"/>
        <w:spacing w:lineRule="auto" w:line="360" w:before="0" w:after="0"/>
        <w:ind w:hanging="220" w:start="920" w:end="0"/>
        <w:textAlignment w:val="baseline"/>
        <w:rPr/>
      </w:pPr>
      <w:r>
        <w:rPr>
          <w:rFonts w:eastAsia="바탕체" w:cs="Times New Roman" w:ascii="Times New Roman" w:hAnsi="Times New Roman"/>
          <w:kern w:val="0"/>
          <w:sz w:val="22"/>
        </w:rPr>
        <w:t xml:space="preserve">3. </w:t>
      </w:r>
      <w:r>
        <w:rPr>
          <w:rFonts w:ascii="Times New Roman" w:hAnsi="Times New Roman" w:cs="Times New Roman" w:eastAsia="바탕체"/>
          <w:kern w:val="0"/>
          <w:sz w:val="22"/>
        </w:rPr>
        <w:t>신탁등기전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임대차보증금</w:t>
      </w:r>
      <w:r>
        <w:rPr>
          <w:rFonts w:eastAsia="바탕체" w:cs="Times New Roman" w:ascii="Times New Roman" w:hAnsi="Times New Roman"/>
          <w:kern w:val="0"/>
          <w:sz w:val="22"/>
        </w:rPr>
        <w:t>(</w:t>
      </w:r>
      <w:r>
        <w:rPr>
          <w:rFonts w:ascii="Times New Roman" w:hAnsi="Times New Roman" w:cs="Times New Roman" w:eastAsia="바탕체"/>
          <w:kern w:val="0"/>
          <w:sz w:val="22"/>
        </w:rPr>
        <w:t>주택임대차보호법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3</w:t>
      </w:r>
      <w:r>
        <w:rPr>
          <w:rFonts w:ascii="Times New Roman" w:hAnsi="Times New Roman" w:cs="Times New Roman" w:eastAsia="바탕체"/>
          <w:kern w:val="0"/>
          <w:sz w:val="22"/>
        </w:rPr>
        <w:t>조의</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상가건물임대차보호법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5</w:t>
      </w:r>
      <w:r>
        <w:rPr>
          <w:rFonts w:ascii="Times New Roman" w:hAnsi="Times New Roman" w:cs="Times New Roman" w:eastAsia="바탕체"/>
          <w:kern w:val="0"/>
          <w:sz w:val="22"/>
        </w:rPr>
        <w:t>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근저당권</w:t>
      </w:r>
      <w:r>
        <w:rPr>
          <w:rFonts w:eastAsia="바탕체" w:cs="Times New Roman" w:ascii="Times New Roman" w:hAnsi="Times New Roman"/>
          <w:kern w:val="0"/>
          <w:sz w:val="22"/>
        </w:rPr>
        <w:t>(</w:t>
      </w:r>
      <w:r>
        <w:rPr>
          <w:rFonts w:ascii="Times New Roman" w:hAnsi="Times New Roman" w:cs="Times New Roman" w:eastAsia="바탕체"/>
          <w:kern w:val="0"/>
          <w:sz w:val="22"/>
        </w:rPr>
        <w:t>채권최고액</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범위내</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전세권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등기된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임차권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피담보채권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단</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이들간의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순위는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관련</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법령의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규정에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의한다</w:t>
      </w:r>
      <w:r>
        <w:rPr>
          <w:rFonts w:eastAsia="바탕체" w:cs="Times New Roman" w:ascii="Times New Roman" w:hAnsi="Times New Roman"/>
          <w:kern w:val="0"/>
          <w:sz w:val="22"/>
        </w:rPr>
        <w:t xml:space="preserve">. </w:t>
      </w:r>
    </w:p>
    <w:p>
      <w:pPr>
        <w:pStyle w:val="Normal"/>
        <w:snapToGrid w:val="false"/>
        <w:spacing w:lineRule="auto" w:line="360" w:before="0" w:after="0"/>
        <w:ind w:hanging="212" w:start="912" w:end="0"/>
        <w:textAlignment w:val="baseline"/>
        <w:rPr>
          <w:rFonts w:ascii="Times New Roman" w:hAnsi="Times New Roman" w:eastAsia="바탕체" w:cs="Times New Roman"/>
          <w:kern w:val="0"/>
          <w:sz w:val="22"/>
        </w:rPr>
      </w:pPr>
      <w:r>
        <w:rPr>
          <w:rFonts w:eastAsia="바탕체" w:cs="Times New Roman" w:ascii="Times New Roman" w:hAnsi="Times New Roman"/>
          <w:spacing w:val="-4"/>
          <w:kern w:val="0"/>
          <w:sz w:val="22"/>
        </w:rPr>
        <w:t xml:space="preserve">4. </w:t>
      </w:r>
      <w:r>
        <w:rPr>
          <w:rFonts w:ascii="Times New Roman" w:hAnsi="Times New Roman" w:cs="Times New Roman" w:eastAsia="바탕체"/>
          <w:spacing w:val="-4"/>
          <w:kern w:val="0"/>
          <w:sz w:val="22"/>
        </w:rPr>
        <w:t>은행에게</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반환의무</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있는</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임대차보증금</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중</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제</w:t>
      </w:r>
      <w:r>
        <w:rPr>
          <w:rFonts w:eastAsia="바탕체" w:cs="Times New Roman" w:ascii="Times New Roman" w:hAnsi="Times New Roman"/>
          <w:spacing w:val="-4"/>
          <w:kern w:val="0"/>
          <w:sz w:val="22"/>
        </w:rPr>
        <w:t>2</w:t>
      </w:r>
      <w:r>
        <w:rPr>
          <w:rFonts w:ascii="Times New Roman" w:hAnsi="Times New Roman" w:cs="Times New Roman" w:eastAsia="바탕체"/>
          <w:spacing w:val="-4"/>
          <w:kern w:val="0"/>
          <w:sz w:val="22"/>
        </w:rPr>
        <w:t>호</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및</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제</w:t>
      </w:r>
      <w:r>
        <w:rPr>
          <w:rFonts w:eastAsia="바탕체" w:cs="Times New Roman" w:ascii="Times New Roman" w:hAnsi="Times New Roman"/>
          <w:spacing w:val="-4"/>
          <w:kern w:val="0"/>
          <w:sz w:val="22"/>
        </w:rPr>
        <w:t>3</w:t>
      </w:r>
      <w:r>
        <w:rPr>
          <w:rFonts w:ascii="Times New Roman" w:hAnsi="Times New Roman" w:cs="Times New Roman" w:eastAsia="바탕체"/>
          <w:spacing w:val="-4"/>
          <w:kern w:val="0"/>
          <w:sz w:val="22"/>
        </w:rPr>
        <w:t>호에</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해당하지</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않는</w:t>
      </w:r>
      <w:r>
        <w:rPr>
          <w:rFonts w:ascii="Times New Roman" w:hAnsi="Times New Roman" w:cs="Times New Roman" w:eastAsia="Times New Roman"/>
          <w:spacing w:val="-4"/>
          <w:kern w:val="0"/>
          <w:sz w:val="22"/>
        </w:rPr>
        <w:t xml:space="preserve"> </w:t>
      </w:r>
      <w:r>
        <w:rPr>
          <w:rFonts w:ascii="Times New Roman" w:hAnsi="Times New Roman" w:cs="Times New Roman" w:eastAsia="바탕체"/>
          <w:spacing w:val="-4"/>
          <w:kern w:val="0"/>
          <w:sz w:val="22"/>
        </w:rPr>
        <w:t>것</w:t>
      </w:r>
    </w:p>
    <w:p>
      <w:pPr>
        <w:pStyle w:val="Normal"/>
        <w:snapToGrid w:val="false"/>
        <w:spacing w:lineRule="auto" w:line="360" w:before="0" w:after="0"/>
        <w:ind w:hanging="220" w:start="920" w:end="0"/>
        <w:textAlignment w:val="baseline"/>
        <w:rPr>
          <w:rFonts w:eastAsia="바탕체"/>
        </w:rPr>
      </w:pPr>
      <w:r>
        <w:rPr>
          <w:rFonts w:eastAsia="바탕체" w:cs="Times New Roman" w:ascii="Times New Roman" w:hAnsi="Times New Roman"/>
          <w:kern w:val="0"/>
          <w:sz w:val="22"/>
        </w:rPr>
        <w:t xml:space="preserve">5. </w:t>
      </w:r>
      <w:r>
        <w:rPr>
          <w:rFonts w:ascii="Times New Roman" w:hAnsi="Times New Roman" w:cs="Times New Roman" w:eastAsia="바탕체"/>
          <w:kern w:val="0"/>
          <w:sz w:val="22"/>
        </w:rPr>
        <w:t>우선수익자의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채권</w:t>
      </w:r>
      <w:r>
        <w:rPr>
          <w:rFonts w:ascii="Times New Roman" w:hAnsi="Times New Roman" w:cs="Times New Roman" w:eastAsia="Times New Roman"/>
          <w:kern w:val="0"/>
          <w:sz w:val="22"/>
        </w:rPr>
        <w:t xml:space="preserve"> </w:t>
      </w:r>
    </w:p>
    <w:p>
      <w:pPr>
        <w:pStyle w:val="Normal"/>
        <w:snapToGrid w:val="false"/>
        <w:spacing w:lineRule="auto" w:line="360" w:before="0" w:after="0"/>
        <w:ind w:hanging="220" w:start="920" w:end="0"/>
        <w:textAlignment w:val="baseline"/>
        <w:rPr>
          <w:rFonts w:eastAsia="바탕체"/>
        </w:rPr>
      </w:pPr>
      <w:r>
        <w:rPr>
          <w:rFonts w:eastAsia="바탕체" w:cs="Times New Roman" w:ascii="Times New Roman" w:hAnsi="Times New Roman"/>
          <w:kern w:val="0"/>
          <w:sz w:val="22"/>
        </w:rPr>
        <w:t xml:space="preserve">6. </w:t>
      </w:r>
      <w:r>
        <w:rPr>
          <w:rFonts w:ascii="Times New Roman" w:hAnsi="Times New Roman" w:cs="Times New Roman" w:eastAsia="바탕체"/>
          <w:kern w:val="0"/>
          <w:sz w:val="22"/>
        </w:rPr>
        <w:t>순차</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변제하고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잔여액이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잔여분을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w:t>
      </w:r>
      <w:r>
        <w:rPr>
          <w:rFonts w:eastAsia="바탕체" w:cs="Times New Roman" w:ascii="Times New Roman" w:hAnsi="Times New Roman"/>
          <w:kern w:val="0"/>
          <w:sz w:val="22"/>
        </w:rPr>
        <w:t>(</w:t>
      </w:r>
      <w:r>
        <w:rPr>
          <w:rFonts w:ascii="Times New Roman" w:hAnsi="Times New Roman" w:cs="Times New Roman" w:eastAsia="바탕체"/>
          <w:kern w:val="0"/>
          <w:sz w:val="22"/>
        </w:rPr>
        <w:t>수익자가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없으면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w:t>
      </w:r>
      <w:r>
        <w:rPr>
          <w:rFonts w:eastAsia="바탕체" w:cs="Times New Roman" w:ascii="Times New Roman" w:hAnsi="Times New Roman"/>
          <w:kern w:val="0"/>
          <w:sz w:val="22"/>
        </w:rPr>
        <w:t>)</w:t>
      </w:r>
      <w:r>
        <w:rPr>
          <w:rFonts w:ascii="Times New Roman" w:hAnsi="Times New Roman" w:cs="Times New Roman" w:eastAsia="바탕체"/>
          <w:kern w:val="0"/>
          <w:sz w:val="22"/>
        </w:rPr>
        <w:t>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w:t>
      </w:r>
      <w:r>
        <w:rPr>
          <w:rFonts w:ascii="Times New Roman" w:hAnsi="Times New Roman" w:cs="Times New Roman" w:eastAsia="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처분대금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정산시기는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처분대금을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완전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수납한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관련하여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받은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계약금</w:t>
      </w:r>
      <w:r>
        <w:rPr>
          <w:rFonts w:eastAsia="바탕체" w:cs="Times New Roman" w:ascii="Times New Roman" w:hAnsi="Times New Roman"/>
          <w:kern w:val="0"/>
          <w:sz w:val="22"/>
        </w:rPr>
        <w:t>(</w:t>
      </w:r>
      <w:r>
        <w:rPr>
          <w:rFonts w:ascii="Times New Roman" w:hAnsi="Times New Roman" w:cs="Times New Roman" w:eastAsia="바탕체"/>
          <w:kern w:val="0"/>
          <w:sz w:val="22"/>
        </w:rPr>
        <w:t>계약해제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위약금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포함</w:t>
      </w:r>
      <w:r>
        <w:rPr>
          <w:rFonts w:eastAsia="바탕체" w:cs="Times New Roman" w:ascii="Times New Roman" w:hAnsi="Times New Roman"/>
          <w:kern w:val="0"/>
          <w:sz w:val="22"/>
        </w:rPr>
        <w:t>)</w:t>
      </w:r>
      <w:r>
        <w:rPr>
          <w:rFonts w:ascii="Times New Roman" w:hAnsi="Times New Roman" w:cs="Times New Roman" w:eastAsia="바탕체"/>
          <w:kern w:val="0"/>
          <w:sz w:val="22"/>
        </w:rPr>
        <w:t>등은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이해관계인에게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때까지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관리하며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운용수익금은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정산대금에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포함한다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④</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항제</w:t>
      </w:r>
      <w:r>
        <w:rPr>
          <w:rFonts w:eastAsia="바탕체" w:cs="Times New Roman" w:ascii="Times New Roman" w:hAnsi="Times New Roman"/>
          <w:kern w:val="0"/>
          <w:sz w:val="22"/>
        </w:rPr>
        <w:t>6</w:t>
      </w:r>
      <w:r>
        <w:rPr>
          <w:rFonts w:ascii="Times New Roman" w:hAnsi="Times New Roman" w:cs="Times New Roman" w:eastAsia="바탕체"/>
          <w:kern w:val="0"/>
          <w:sz w:val="22"/>
        </w:rPr>
        <w:t>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3</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금액은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매수인에게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인도한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매수인의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인수확인서를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제시하였을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지급한다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24</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명도의무</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신탁부동산에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처분절차가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개시되는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자진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명도하여야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주택임대차보호법상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대항력</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임차인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점유자에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적극</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협조하여야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25</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신탁해지</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및</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책임부담</w:t>
      </w:r>
      <w:r>
        <w:rPr>
          <w:rFonts w:eastAsia="바탕체" w:cs="Times New Roman" w:ascii="Times New Roman" w:hAnsi="Times New Roman"/>
          <w:b/>
          <w:bCs/>
          <w:kern w:val="0"/>
          <w:sz w:val="22"/>
        </w:rPr>
        <w:t>)</w:t>
      </w:r>
      <w:r>
        <w:rPr>
          <w:rFonts w:eastAsia="바탕체" w:cs="Times New Roman" w:ascii="Times New Roman" w:hAnsi="Times New Roman"/>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신탁해지로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발생되었거나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민형사상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모든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책임을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완료한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해지를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요청할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있으며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확인하고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이의가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해지에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응하여야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규정에도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불구하고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경제사정의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변화</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멸실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담보가치의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하락</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상당한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사유에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목적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달성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신탁사무의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불가능하거나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현저히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곤란한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협의하여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해지할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있으며</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책임을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아니한다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제</w:t>
      </w:r>
      <w:r>
        <w:rPr>
          <w:rFonts w:eastAsia="바탕체" w:cs="Times New Roman" w:ascii="Times New Roman" w:hAnsi="Times New Roman"/>
          <w:kern w:val="0"/>
          <w:sz w:val="22"/>
        </w:rPr>
        <w:t>2</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해지에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제비용</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신탁보수와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손해보상금을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신탁부동산으로부터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공제하거나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청구할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④</w:t>
      </w:r>
      <w:r>
        <w:rPr>
          <w:rFonts w:ascii="Times New Roman" w:hAnsi="Times New Roman" w:cs="Times New Roman" w:eastAsia="바탕체"/>
          <w:kern w:val="0"/>
          <w:sz w:val="22"/>
        </w:rPr>
        <w:t>신탁법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21</w:t>
      </w:r>
      <w:r>
        <w:rPr>
          <w:rFonts w:ascii="Times New Roman" w:hAnsi="Times New Roman" w:cs="Times New Roman" w:eastAsia="바탕체"/>
          <w:kern w:val="0"/>
          <w:sz w:val="22"/>
        </w:rPr>
        <w:t>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규정한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원인으로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권리의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실행으로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환가대금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잔여액을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수령한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23</w:t>
      </w:r>
      <w:r>
        <w:rPr>
          <w:rFonts w:ascii="Times New Roman" w:hAnsi="Times New Roman" w:cs="Times New Roman" w:eastAsia="바탕체"/>
          <w:kern w:val="0"/>
          <w:sz w:val="22"/>
        </w:rPr>
        <w:t>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처분대금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정산방법에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준하여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정산한다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26</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신탁종료</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종료한다</w:t>
      </w:r>
      <w:r>
        <w:rPr>
          <w:rFonts w:eastAsia="바탕체" w:cs="Times New Roman" w:ascii="Times New Roman" w:hAnsi="Times New Roman"/>
          <w:kern w:val="0"/>
          <w:sz w:val="22"/>
        </w:rPr>
        <w:t>.</w:t>
      </w:r>
    </w:p>
    <w:p>
      <w:pPr>
        <w:pStyle w:val="Normal"/>
        <w:snapToGrid w:val="false"/>
        <w:spacing w:lineRule="auto" w:line="360" w:before="0" w:after="0"/>
        <w:ind w:hanging="220" w:start="920" w:end="0"/>
        <w:jc w:val="start"/>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1. </w:t>
      </w:r>
      <w:r>
        <w:rPr>
          <w:rFonts w:ascii="Times New Roman" w:hAnsi="Times New Roman" w:cs="Times New Roman" w:eastAsia="바탕체"/>
          <w:kern w:val="0"/>
          <w:sz w:val="22"/>
        </w:rPr>
        <w:t>제</w:t>
      </w:r>
      <w:r>
        <w:rPr>
          <w:rFonts w:eastAsia="바탕체" w:cs="Times New Roman" w:ascii="Times New Roman" w:hAnsi="Times New Roman"/>
          <w:kern w:val="0"/>
          <w:sz w:val="22"/>
        </w:rPr>
        <w:t>25</w:t>
      </w:r>
      <w:r>
        <w:rPr>
          <w:rFonts w:ascii="Times New Roman" w:hAnsi="Times New Roman" w:cs="Times New Roman" w:eastAsia="바탕체"/>
          <w:kern w:val="0"/>
          <w:sz w:val="22"/>
        </w:rPr>
        <w:t>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해지</w:t>
      </w:r>
    </w:p>
    <w:p>
      <w:pPr>
        <w:pStyle w:val="Normal"/>
        <w:snapToGrid w:val="false"/>
        <w:spacing w:lineRule="auto" w:line="360" w:before="0" w:after="0"/>
        <w:ind w:hanging="220" w:start="920" w:end="0"/>
        <w:jc w:val="start"/>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신탁기간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종료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우선수익자간에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거래관계의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종료에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증서의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반환</w:t>
      </w:r>
    </w:p>
    <w:p>
      <w:pPr>
        <w:pStyle w:val="Normal"/>
        <w:snapToGrid w:val="false"/>
        <w:spacing w:lineRule="auto" w:line="360" w:before="0" w:after="0"/>
        <w:ind w:hanging="220" w:start="920" w:end="0"/>
        <w:jc w:val="start"/>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3. </w:t>
      </w:r>
      <w:r>
        <w:rPr>
          <w:rFonts w:ascii="Times New Roman" w:hAnsi="Times New Roman" w:cs="Times New Roman" w:eastAsia="바탕체"/>
          <w:kern w:val="0"/>
          <w:sz w:val="22"/>
        </w:rPr>
        <w:t>제</w:t>
      </w:r>
      <w:r>
        <w:rPr>
          <w:rFonts w:eastAsia="바탕체" w:cs="Times New Roman" w:ascii="Times New Roman" w:hAnsi="Times New Roman"/>
          <w:kern w:val="0"/>
          <w:sz w:val="22"/>
        </w:rPr>
        <w:t>19</w:t>
      </w:r>
      <w:r>
        <w:rPr>
          <w:rFonts w:ascii="Times New Roman" w:hAnsi="Times New Roman" w:cs="Times New Roman" w:eastAsia="바탕체"/>
          <w:kern w:val="0"/>
          <w:sz w:val="22"/>
        </w:rPr>
        <w:t>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양수인에게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소유권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이전등기가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경료된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w:t>
      </w:r>
    </w:p>
    <w:p>
      <w:pPr>
        <w:pStyle w:val="Normal"/>
        <w:snapToGrid w:val="false"/>
        <w:spacing w:lineRule="auto" w:line="360" w:before="0" w:after="0"/>
        <w:ind w:hanging="220" w:start="920" w:end="0"/>
        <w:jc w:val="start"/>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4. </w:t>
      </w:r>
      <w:r>
        <w:rPr>
          <w:rFonts w:ascii="Times New Roman" w:hAnsi="Times New Roman" w:cs="Times New Roman" w:eastAsia="바탕체"/>
          <w:kern w:val="0"/>
          <w:sz w:val="22"/>
        </w:rPr>
        <w:t>신탁부동산의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멸실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권리의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사유로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목적을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달성할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신탁기간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만료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신탁해지로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종료하는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반환하고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현상대로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인도한다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신탁계약이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종료되는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최종계산에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동의를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받도록</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수익자에게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통보한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사항은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동의한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간주하고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최종계산서에서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생략할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④</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종료하는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3</w:t>
      </w:r>
      <w:r>
        <w:rPr>
          <w:rFonts w:ascii="Times New Roman" w:hAnsi="Times New Roman" w:cs="Times New Roman" w:eastAsia="바탕체"/>
          <w:kern w:val="0"/>
          <w:sz w:val="22"/>
        </w:rPr>
        <w:t>항</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본문을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적용하지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않는다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27</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인감신고</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위탁자와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본인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대리인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신탁관계인의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인감</w:t>
      </w:r>
      <w:r>
        <w:rPr>
          <w:rFonts w:eastAsia="바탕체" w:cs="Times New Roman" w:ascii="Times New Roman" w:hAnsi="Times New Roman"/>
          <w:kern w:val="0"/>
          <w:sz w:val="22"/>
        </w:rPr>
        <w:t>(</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서명감</w:t>
      </w:r>
      <w:r>
        <w:rPr>
          <w:rFonts w:eastAsia="바탕체" w:cs="Times New Roman" w:ascii="Times New Roman" w:hAnsi="Times New Roman"/>
          <w:kern w:val="0"/>
          <w:sz w:val="22"/>
        </w:rPr>
        <w:t>)</w:t>
      </w:r>
      <w:r>
        <w:rPr>
          <w:rFonts w:ascii="Times New Roman" w:hAnsi="Times New Roman" w:cs="Times New Roman" w:eastAsia="바탕체"/>
          <w:kern w:val="0"/>
          <w:sz w:val="22"/>
        </w:rPr>
        <w:t>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미리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신고하여야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start="697"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제반서류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사용된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인감</w:t>
      </w:r>
      <w:r>
        <w:rPr>
          <w:rFonts w:eastAsia="바탕체" w:cs="Times New Roman" w:ascii="Times New Roman" w:hAnsi="Times New Roman"/>
          <w:kern w:val="0"/>
          <w:sz w:val="22"/>
        </w:rPr>
        <w:t>(</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서명감</w:t>
      </w:r>
      <w:r>
        <w:rPr>
          <w:rFonts w:eastAsia="바탕체" w:cs="Times New Roman" w:ascii="Times New Roman" w:hAnsi="Times New Roman"/>
          <w:kern w:val="0"/>
          <w:sz w:val="22"/>
        </w:rPr>
        <w:t>)</w:t>
      </w:r>
      <w:r>
        <w:rPr>
          <w:rFonts w:ascii="Times New Roman" w:hAnsi="Times New Roman" w:cs="Times New Roman" w:eastAsia="바탕체"/>
          <w:kern w:val="0"/>
          <w:sz w:val="22"/>
        </w:rPr>
        <w:t>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제출한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인감</w:t>
      </w:r>
      <w:r>
        <w:rPr>
          <w:rFonts w:eastAsia="바탕체" w:cs="Times New Roman" w:ascii="Times New Roman" w:hAnsi="Times New Roman"/>
          <w:kern w:val="0"/>
          <w:sz w:val="22"/>
        </w:rPr>
        <w:t>(</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서명감</w:t>
      </w:r>
      <w:r>
        <w:rPr>
          <w:rFonts w:eastAsia="바탕체" w:cs="Times New Roman" w:ascii="Times New Roman" w:hAnsi="Times New Roman"/>
          <w:kern w:val="0"/>
          <w:sz w:val="22"/>
        </w:rPr>
        <w:t>)</w:t>
      </w:r>
      <w:r>
        <w:rPr>
          <w:rFonts w:ascii="Times New Roman" w:hAnsi="Times New Roman" w:cs="Times New Roman" w:eastAsia="바탕체"/>
          <w:kern w:val="0"/>
          <w:sz w:val="22"/>
        </w:rPr>
        <w:t>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육안으로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깊게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비교</w:t>
      </w:r>
      <w:r>
        <w:rPr>
          <w:rFonts w:ascii="MS Mincho" w:hAnsi="MS Mincho" w:cs="MS Mincho" w:eastAsia="MS Mincho"/>
          <w:kern w:val="0"/>
          <w:sz w:val="22"/>
        </w:rPr>
        <w:t>․</w:t>
      </w:r>
      <w:r>
        <w:rPr>
          <w:rFonts w:ascii="Times New Roman" w:hAnsi="Times New Roman" w:cs="Times New Roman" w:eastAsia="바탕체"/>
          <w:kern w:val="0"/>
          <w:sz w:val="22"/>
        </w:rPr>
        <w:t>대조하여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틀림이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것으로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인정하여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신탁재산의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교부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기타의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처리를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인감</w:t>
      </w:r>
      <w:r>
        <w:rPr>
          <w:rFonts w:eastAsia="바탕체" w:cs="Times New Roman" w:ascii="Times New Roman" w:hAnsi="Times New Roman"/>
          <w:kern w:val="0"/>
          <w:sz w:val="22"/>
        </w:rPr>
        <w:t>(</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서명감</w:t>
      </w:r>
      <w:r>
        <w:rPr>
          <w:rFonts w:eastAsia="바탕체" w:cs="Times New Roman" w:ascii="Times New Roman" w:hAnsi="Times New Roman"/>
          <w:kern w:val="0"/>
          <w:sz w:val="22"/>
        </w:rPr>
        <w:t>)</w:t>
      </w:r>
      <w:r>
        <w:rPr>
          <w:rFonts w:ascii="Times New Roman" w:hAnsi="Times New Roman" w:cs="Times New Roman" w:eastAsia="바탕체"/>
          <w:kern w:val="0"/>
          <w:sz w:val="22"/>
        </w:rPr>
        <w:t>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위조</w:t>
      </w:r>
      <w:r>
        <w:rPr>
          <w:rFonts w:ascii="MS Mincho" w:hAnsi="MS Mincho" w:cs="MS Mincho" w:eastAsia="MS Mincho"/>
          <w:kern w:val="0"/>
          <w:sz w:val="22"/>
        </w:rPr>
        <w:t>․</w:t>
      </w:r>
      <w:r>
        <w:rPr>
          <w:rFonts w:ascii="Times New Roman" w:hAnsi="Times New Roman" w:cs="Times New Roman" w:eastAsia="바탕체"/>
          <w:kern w:val="0"/>
          <w:sz w:val="22"/>
        </w:rPr>
        <w:t>변조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도용이나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밖의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다른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사고로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대해서는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일체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책임을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아니한다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28</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신고사항</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다음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사유가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상속인은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사실을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서면에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신고하여야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hanging="220" w:start="82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1. </w:t>
      </w:r>
      <w:r>
        <w:rPr>
          <w:rFonts w:ascii="Times New Roman" w:hAnsi="Times New Roman" w:cs="Times New Roman" w:eastAsia="바탕체"/>
          <w:kern w:val="0"/>
          <w:sz w:val="22"/>
        </w:rPr>
        <w:t>신탁계약서</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수익권증서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신고인감의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분실</w:t>
      </w:r>
    </w:p>
    <w:p>
      <w:pPr>
        <w:pStyle w:val="Normal"/>
        <w:snapToGrid w:val="false"/>
        <w:spacing w:lineRule="auto" w:line="360" w:before="0" w:after="0"/>
        <w:ind w:hanging="220" w:start="82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위탁자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대리인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신탁관계인의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사망</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성명</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행위능력</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신고인감의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w:t>
      </w:r>
    </w:p>
    <w:p>
      <w:pPr>
        <w:pStyle w:val="Normal"/>
        <w:snapToGrid w:val="false"/>
        <w:spacing w:lineRule="auto" w:line="360" w:before="0" w:after="0"/>
        <w:ind w:hanging="220" w:start="82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3. </w:t>
      </w:r>
      <w:r>
        <w:rPr>
          <w:rFonts w:ascii="Times New Roman" w:hAnsi="Times New Roman" w:cs="Times New Roman" w:eastAsia="바탕체"/>
          <w:kern w:val="0"/>
          <w:sz w:val="22"/>
        </w:rPr>
        <w:t>기타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요하는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신고가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지체됨으로써</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대하여는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책임을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아니한다</w:t>
      </w:r>
      <w:r>
        <w:rPr>
          <w:rFonts w:eastAsia="바탕체" w:cs="Times New Roman" w:ascii="Times New Roman" w:hAnsi="Times New Roman"/>
          <w:kern w:val="0"/>
          <w:sz w:val="22"/>
        </w:rPr>
        <w:t>.</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③</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신고를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게을리하여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은행에게</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발생한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손해를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배상하여야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29</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소송수행</w:t>
      </w:r>
      <w:r>
        <w:rPr>
          <w:rFonts w:eastAsia="바탕체" w:cs="Times New Roman" w:ascii="Times New Roman" w:hAnsi="Times New Roman"/>
          <w:b/>
          <w:bCs/>
          <w:kern w:val="0"/>
          <w:sz w:val="22"/>
        </w:rPr>
        <w:t xml:space="preserve">) </w:t>
      </w:r>
      <w:r>
        <w:rPr>
          <w:rFonts w:eastAsia="바탕;Batang" w:cs="바탕;Batang" w:ascii="바탕;Batang" w:hAnsi="바탕;Batang"/>
          <w:kern w:val="0"/>
          <w:sz w:val="22"/>
        </w:rPr>
        <w:t>①</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신탁부동산과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관련하여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위탁자로부터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소송</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수행요청이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따르거나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혹은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스스로의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판단으로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소송수속을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 xml:space="preserve">. </w:t>
      </w:r>
    </w:p>
    <w:p>
      <w:pPr>
        <w:pStyle w:val="Normal"/>
        <w:snapToGrid w:val="false"/>
        <w:spacing w:lineRule="auto" w:line="360" w:before="0" w:after="0"/>
        <w:ind w:start="700" w:end="0"/>
        <w:textAlignment w:val="baseline"/>
        <w:rPr/>
      </w:pPr>
      <w:r>
        <w:rPr>
          <w:rFonts w:eastAsia="바탕;Batang" w:cs="바탕;Batang" w:ascii="바탕;Batang" w:hAnsi="바탕;Batang"/>
          <w:kern w:val="0"/>
          <w:sz w:val="22"/>
        </w:rPr>
        <w:t>②</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항의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소송의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소송</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진행에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인지대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변호사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등</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일체의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비용은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부담한다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30</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관할법원</w:t>
      </w:r>
      <w:r>
        <w:rPr>
          <w:rFonts w:eastAsia="바탕체" w:cs="Times New Roman" w:ascii="Times New Roman" w:hAnsi="Times New Roman"/>
          <w:b/>
          <w:bCs/>
          <w:kern w:val="0"/>
          <w:sz w:val="22"/>
        </w:rPr>
        <w:t xml:space="preserve">) </w:t>
      </w:r>
      <w:r>
        <w:rPr>
          <w:rFonts w:ascii="Times New Roman" w:hAnsi="Times New Roman" w:cs="Times New Roman" w:eastAsia="바탕체"/>
          <w:kern w:val="0"/>
          <w:sz w:val="22"/>
        </w:rPr>
        <w:t>위탁자</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수익자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spacing w:val="-8"/>
          <w:kern w:val="0"/>
          <w:sz w:val="22"/>
        </w:rPr>
        <w:t>은행이</w:t>
      </w:r>
      <w:r>
        <w:rPr>
          <w:rFonts w:ascii="Times New Roman" w:hAnsi="Times New Roman" w:cs="Times New Roman" w:eastAsia="Times New Roman"/>
          <w:spacing w:val="-8"/>
          <w:kern w:val="0"/>
          <w:sz w:val="22"/>
        </w:rPr>
        <w:t xml:space="preserve"> </w:t>
      </w:r>
      <w:r>
        <w:rPr>
          <w:rFonts w:ascii="Times New Roman" w:hAnsi="Times New Roman" w:cs="Times New Roman" w:eastAsia="바탕체"/>
          <w:spacing w:val="-8"/>
          <w:kern w:val="0"/>
          <w:sz w:val="22"/>
        </w:rPr>
        <w:t>이</w:t>
      </w:r>
      <w:r>
        <w:rPr>
          <w:rFonts w:ascii="Times New Roman" w:hAnsi="Times New Roman" w:cs="Times New Roman" w:eastAsia="Times New Roman"/>
          <w:spacing w:val="-8"/>
          <w:kern w:val="0"/>
          <w:sz w:val="22"/>
        </w:rPr>
        <w:t xml:space="preserve"> </w:t>
      </w:r>
      <w:r>
        <w:rPr>
          <w:rFonts w:ascii="Times New Roman" w:hAnsi="Times New Roman" w:cs="Times New Roman" w:eastAsia="바탕체"/>
          <w:spacing w:val="-8"/>
          <w:kern w:val="0"/>
          <w:sz w:val="22"/>
        </w:rPr>
        <w:t>신탁계약에</w:t>
      </w:r>
      <w:r>
        <w:rPr>
          <w:rFonts w:ascii="Times New Roman" w:hAnsi="Times New Roman" w:cs="Times New Roman" w:eastAsia="Times New Roman"/>
          <w:spacing w:val="-8"/>
          <w:kern w:val="0"/>
          <w:sz w:val="22"/>
        </w:rPr>
        <w:t xml:space="preserve"> </w:t>
      </w:r>
      <w:r>
        <w:rPr>
          <w:rFonts w:ascii="Times New Roman" w:hAnsi="Times New Roman" w:cs="Times New Roman" w:eastAsia="바탕체"/>
          <w:spacing w:val="-8"/>
          <w:kern w:val="0"/>
          <w:sz w:val="22"/>
        </w:rPr>
        <w:t>관하여</w:t>
      </w:r>
      <w:r>
        <w:rPr>
          <w:rFonts w:ascii="Times New Roman" w:hAnsi="Times New Roman" w:cs="Times New Roman" w:eastAsia="Times New Roman"/>
          <w:spacing w:val="-8"/>
          <w:kern w:val="0"/>
          <w:sz w:val="22"/>
        </w:rPr>
        <w:t xml:space="preserve"> </w:t>
      </w:r>
      <w:r>
        <w:rPr>
          <w:rFonts w:ascii="Times New Roman" w:hAnsi="Times New Roman" w:cs="Times New Roman" w:eastAsia="바탕체"/>
          <w:spacing w:val="-8"/>
          <w:kern w:val="0"/>
          <w:sz w:val="22"/>
        </w:rPr>
        <w:t>소송을</w:t>
      </w:r>
      <w:r>
        <w:rPr>
          <w:rFonts w:ascii="Times New Roman" w:hAnsi="Times New Roman" w:cs="Times New Roman" w:eastAsia="Times New Roman"/>
          <w:spacing w:val="-8"/>
          <w:kern w:val="0"/>
          <w:sz w:val="22"/>
        </w:rPr>
        <w:t xml:space="preserve"> </w:t>
      </w:r>
      <w:r>
        <w:rPr>
          <w:rFonts w:ascii="Times New Roman" w:hAnsi="Times New Roman" w:cs="Times New Roman" w:eastAsia="바탕체"/>
          <w:spacing w:val="-8"/>
          <w:kern w:val="0"/>
          <w:sz w:val="22"/>
        </w:rPr>
        <w:t>제</w:t>
      </w:r>
      <w:r>
        <w:rPr>
          <w:rFonts w:ascii="Times New Roman" w:hAnsi="Times New Roman" w:cs="Times New Roman" w:eastAsia="바탕체"/>
          <w:spacing w:val="-16"/>
          <w:kern w:val="0"/>
          <w:sz w:val="22"/>
        </w:rPr>
        <w:t>기</w:t>
      </w:r>
      <w:r>
        <w:rPr>
          <w:rFonts w:ascii="Times New Roman" w:hAnsi="Times New Roman" w:cs="Times New Roman" w:eastAsia="바탕체"/>
          <w:spacing w:val="-8"/>
          <w:kern w:val="0"/>
          <w:sz w:val="22"/>
        </w:rPr>
        <w:t>하</w:t>
      </w:r>
      <w:r>
        <w:rPr>
          <w:rFonts w:ascii="Times New Roman" w:hAnsi="Times New Roman" w:cs="Times New Roman" w:eastAsia="바탕체"/>
          <w:kern w:val="0"/>
          <w:sz w:val="22"/>
        </w:rPr>
        <w:t>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서울중앙지방법원을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w:t>
      </w:r>
      <w:r>
        <w:rPr>
          <w:rFonts w:eastAsia="바탕체" w:cs="Times New Roman" w:ascii="Times New Roman" w:hAnsi="Times New Roman"/>
          <w:kern w:val="0"/>
          <w:sz w:val="22"/>
        </w:rPr>
        <w:t>1</w:t>
      </w:r>
      <w:r>
        <w:rPr>
          <w:rFonts w:ascii="Times New Roman" w:hAnsi="Times New Roman" w:cs="Times New Roman" w:eastAsia="바탕체"/>
          <w:kern w:val="0"/>
          <w:sz w:val="22"/>
        </w:rPr>
        <w:t>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관할법원으로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해결한다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w:t>
      </w:r>
      <w:r>
        <w:rPr>
          <w:rFonts w:eastAsia="바탕체" w:cs="Times New Roman" w:ascii="Times New Roman" w:hAnsi="Times New Roman"/>
          <w:spacing w:val="8"/>
          <w:kern w:val="0"/>
          <w:sz w:val="22"/>
        </w:rPr>
        <w:t xml:space="preserve"> </w:t>
      </w:r>
      <w:r>
        <w:rPr>
          <w:rFonts w:ascii="Times New Roman" w:hAnsi="Times New Roman" w:cs="Times New Roman" w:eastAsia="바탕체"/>
          <w:kern w:val="0"/>
          <w:sz w:val="22"/>
        </w:rPr>
        <w:t>수익자가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소송을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제기하는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때에는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선택에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주소지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거래하는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영업점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소재지를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관할하는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법원에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제기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68" w:start="768"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31</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준용</w:t>
      </w:r>
      <w:r>
        <w:rPr>
          <w:rFonts w:eastAsia="바탕체" w:cs="Times New Roman" w:ascii="Times New Roman" w:hAnsi="Times New Roman"/>
          <w:b/>
          <w:bCs/>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계약서에서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아니한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사항은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관계법령</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추가계약서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내규에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처리하기로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 xml:space="preserve">. </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32</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추가계약</w:t>
      </w:r>
      <w:r>
        <w:rPr>
          <w:rFonts w:eastAsia="바탕체" w:cs="Times New Roman" w:ascii="Times New Roman" w:hAnsi="Times New Roman"/>
          <w:b/>
          <w:bCs/>
          <w:kern w:val="0"/>
          <w:sz w:val="22"/>
        </w:rPr>
        <w:t xml:space="preserve">) </w:t>
      </w:r>
      <w:r>
        <w:rPr>
          <w:rFonts w:ascii="Times New Roman" w:hAnsi="Times New Roman" w:cs="Times New Roman" w:eastAsia="바탕체"/>
          <w:kern w:val="0"/>
          <w:sz w:val="22"/>
        </w:rPr>
        <w:t>위탁자</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수익자</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은행은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반하지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않는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범위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내에서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내용을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구체화하거나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당사자들의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권리</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의무를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추가적으로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정하기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체결할</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있다</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다만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별도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합의가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이루어지지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않는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은행이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지명하는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변호사의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합리적인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의견에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따르기로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hanging="697" w:start="697"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rFonts w:ascii="Times New Roman" w:hAnsi="Times New Roman" w:eastAsia="바탕체" w:cs="Times New Roman"/>
          <w:kern w:val="0"/>
          <w:sz w:val="22"/>
        </w:rPr>
      </w:pPr>
      <w:r>
        <w:rPr>
          <w:rFonts w:ascii="Times New Roman" w:hAnsi="Times New Roman" w:cs="Times New Roman" w:eastAsia="바탕체"/>
          <w:b/>
          <w:bCs/>
          <w:kern w:val="0"/>
          <w:sz w:val="22"/>
        </w:rPr>
        <w:t>제</w:t>
      </w:r>
      <w:r>
        <w:rPr>
          <w:rFonts w:eastAsia="바탕체" w:cs="Times New Roman" w:ascii="Times New Roman" w:hAnsi="Times New Roman"/>
          <w:b/>
          <w:bCs/>
          <w:kern w:val="0"/>
          <w:sz w:val="22"/>
        </w:rPr>
        <w:t>33</w:t>
      </w:r>
      <w:r>
        <w:rPr>
          <w:rFonts w:ascii="Times New Roman" w:hAnsi="Times New Roman" w:cs="Times New Roman" w:eastAsia="바탕체"/>
          <w:b/>
          <w:bCs/>
          <w:kern w:val="0"/>
          <w:sz w:val="22"/>
        </w:rPr>
        <w:t>조</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계약서의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보관</w:t>
      </w:r>
      <w:r>
        <w:rPr>
          <w:rFonts w:eastAsia="바탕체" w:cs="Times New Roman" w:ascii="Times New Roman" w:hAnsi="Times New Roman"/>
          <w:b/>
          <w:bCs/>
          <w:kern w:val="0"/>
          <w:sz w:val="22"/>
        </w:rPr>
        <w:t xml:space="preserve">) </w:t>
      </w:r>
      <w:r>
        <w:rPr>
          <w:rFonts w:ascii="Times New Roman" w:hAnsi="Times New Roman" w:cs="Times New Roman" w:eastAsia="바탕체"/>
          <w:kern w:val="0"/>
          <w:sz w:val="22"/>
        </w:rPr>
        <w:t>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증명하기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신탁계약서</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w:t>
      </w:r>
      <w:r>
        <w:rPr>
          <w:rFonts w:ascii="Times New Roman" w:hAnsi="Times New Roman" w:cs="Times New Roman" w:eastAsia="바탕체"/>
          <w:kern w:val="0"/>
          <w:sz w:val="22"/>
        </w:rPr>
        <w:t>부를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작성하여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각자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서명</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또는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기명날인하도록</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후</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원본은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위탁자가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보관한다</w:t>
      </w:r>
      <w:r>
        <w:rPr>
          <w:rFonts w:eastAsia="바탕체" w:cs="Times New Roman" w:ascii="Times New Roman" w:hAnsi="Times New Roman"/>
          <w:kern w:val="0"/>
          <w:sz w:val="22"/>
        </w:rPr>
        <w:t>.</w:t>
      </w:r>
    </w:p>
    <w:p>
      <w:pPr>
        <w:pStyle w:val="Normal"/>
        <w:snapToGrid w:val="false"/>
        <w:spacing w:lineRule="auto" w:line="360" w:before="0" w:after="0"/>
        <w:ind w:hanging="697" w:start="697"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697" w:start="697"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2026</w:t>
      </w:r>
      <w:r>
        <w:rPr>
          <w:rFonts w:ascii="Times New Roman" w:hAnsi="Times New Roman" w:cs="Times New Roman" w:eastAsia="바탕체"/>
          <w:kern w:val="0"/>
          <w:sz w:val="22"/>
        </w:rPr>
        <w:t>년</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w:t>
      </w:r>
      <w:r>
        <w:rPr>
          <w:rFonts w:ascii="Times New Roman" w:hAnsi="Times New Roman" w:cs="Times New Roman" w:eastAsia="바탕체"/>
          <w:kern w:val="0"/>
          <w:sz w:val="22"/>
        </w:rPr>
        <w:t>월</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w:t>
      </w:r>
      <w:r>
        <w:rPr>
          <w:rFonts w:ascii="Times New Roman" w:hAnsi="Times New Roman" w:cs="Times New Roman" w:eastAsia="바탕체"/>
          <w:kern w:val="0"/>
          <w:sz w:val="22"/>
        </w:rPr>
        <w:t>일</w:t>
      </w:r>
    </w:p>
    <w:p>
      <w:pPr>
        <w:pStyle w:val="Normal"/>
        <w:snapToGrid w:val="false"/>
        <w:spacing w:lineRule="auto" w:line="360" w:before="0" w:after="0"/>
        <w:textAlignment w:val="baseline"/>
        <w:rPr>
          <w:rFonts w:ascii="Times New Roman" w:hAnsi="Times New Roman" w:eastAsia="바탕체" w:cs="Times New Roman"/>
          <w:b/>
          <w:bCs/>
          <w:kern w:val="0"/>
          <w:sz w:val="22"/>
        </w:rPr>
      </w:pPr>
      <w:r>
        <w:rPr>
          <w:rFonts w:eastAsia="바탕체" w:cs="Times New Roman" w:ascii="Times New Roman" w:hAnsi="Times New Roman"/>
          <w:b/>
          <w:bCs/>
          <w:kern w:val="0"/>
          <w:sz w:val="22"/>
        </w:rPr>
      </w:r>
    </w:p>
    <w:p>
      <w:pPr>
        <w:pStyle w:val="Normal"/>
        <w:snapToGrid w:val="false"/>
        <w:spacing w:lineRule="auto" w:line="360" w:before="0" w:after="0"/>
        <w:textAlignment w:val="baseline"/>
        <w:rPr>
          <w:rFonts w:ascii="Times New Roman" w:hAnsi="Times New Roman" w:eastAsia="바탕체" w:cs="Times New Roman"/>
          <w:b/>
          <w:bCs/>
          <w:kern w:val="0"/>
          <w:sz w:val="22"/>
        </w:rPr>
      </w:pPr>
      <w:r>
        <w:rPr>
          <w:rFonts w:eastAsia="바탕체" w:cs="Times New Roman" w:ascii="Times New Roman" w:hAnsi="Times New Roman"/>
          <w:b/>
          <w:bCs/>
          <w:kern w:val="0"/>
          <w:sz w:val="22"/>
        </w:rPr>
      </w:r>
    </w:p>
    <w:p>
      <w:pPr>
        <w:pStyle w:val="Normal"/>
        <w:snapToGrid w:val="false"/>
        <w:spacing w:lineRule="auto" w:line="360" w:before="0" w:after="0"/>
        <w:textAlignment w:val="baseline"/>
        <w:rPr>
          <w:rFonts w:ascii="Times New Roman" w:hAnsi="Times New Roman" w:eastAsia="바탕체" w:cs="Times New Roman"/>
          <w:b/>
          <w:bCs/>
          <w:kern w:val="0"/>
          <w:sz w:val="22"/>
        </w:rPr>
      </w:pPr>
      <w:r>
        <w:rPr>
          <w:rFonts w:eastAsia="바탕체" w:cs="Times New Roman" w:ascii="Times New Roman" w:hAnsi="Times New Roman"/>
          <w:b/>
          <w:bCs/>
          <w:kern w:val="0"/>
          <w:sz w:val="22"/>
        </w:rPr>
      </w:r>
    </w:p>
    <w:p>
      <w:pPr>
        <w:pStyle w:val="Normal"/>
        <w:tabs>
          <w:tab w:val="clear" w:pos="800"/>
          <w:tab w:val="left" w:pos="993" w:leader="none"/>
        </w:tabs>
        <w:snapToGrid w:val="false"/>
        <w:spacing w:lineRule="auto" w:line="360" w:before="0" w:after="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첨</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w:t>
        <w:tab/>
        <w:t xml:space="preserve">1. </w:t>
      </w:r>
      <w:r>
        <w:rPr>
          <w:rFonts w:ascii="Times New Roman" w:hAnsi="Times New Roman" w:cs="Times New Roman" w:eastAsia="바탕체"/>
          <w:kern w:val="0"/>
          <w:sz w:val="22"/>
        </w:rPr>
        <w:t>우선수익자들</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목록</w:t>
      </w:r>
    </w:p>
    <w:p>
      <w:pPr>
        <w:pStyle w:val="Normal"/>
        <w:tabs>
          <w:tab w:val="clear" w:pos="800"/>
          <w:tab w:val="left" w:pos="993" w:leader="none"/>
        </w:tabs>
        <w:snapToGrid w:val="false"/>
        <w:spacing w:lineRule="auto" w:line="360" w:before="0" w:after="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지</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w:t>
        <w:tab/>
        <w:t xml:space="preserve">1. </w:t>
      </w:r>
      <w:r>
        <w:rPr>
          <w:rFonts w:ascii="Times New Roman" w:hAnsi="Times New Roman" w:cs="Times New Roman" w:eastAsia="바탕체"/>
          <w:kern w:val="0"/>
          <w:sz w:val="22"/>
        </w:rPr>
        <w:t>신탁부동산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목록</w:t>
      </w:r>
    </w:p>
    <w:p>
      <w:pPr>
        <w:pStyle w:val="Normal"/>
        <w:snapToGrid w:val="false"/>
        <w:spacing w:lineRule="auto" w:line="360" w:before="0" w:after="0"/>
        <w:ind w:firstLine="713" w:start="280" w:end="0"/>
        <w:textAlignment w:val="baseline"/>
        <w:rPr>
          <w:rFonts w:eastAsia="바탕체"/>
        </w:rPr>
      </w:pPr>
      <w:bookmarkStart w:id="0" w:name="1._부동산의_표시"/>
      <w:bookmarkEnd w:id="0"/>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신탁계약의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내용</w:t>
      </w:r>
      <w:r>
        <w:rPr>
          <w:rFonts w:ascii="Times New Roman" w:hAnsi="Times New Roman" w:cs="Times New Roman" w:eastAsia="Times New Roman"/>
          <w:kern w:val="0"/>
          <w:sz w:val="22"/>
        </w:rPr>
        <w:t xml:space="preserve"> </w:t>
      </w:r>
    </w:p>
    <w:p>
      <w:pPr>
        <w:pStyle w:val="Normal"/>
        <w:snapToGrid w:val="false"/>
        <w:spacing w:lineRule="auto" w:line="360" w:before="0" w:after="0"/>
        <w:ind w:firstLine="713" w:start="280" w:end="0"/>
        <w:textAlignment w:val="baseline"/>
        <w:rPr>
          <w:rFonts w:ascii="Times New Roman" w:hAnsi="Times New Roman" w:eastAsia="바탕체" w:cs="Times New Roman"/>
          <w:kern w:val="0"/>
          <w:sz w:val="22"/>
        </w:rPr>
      </w:pPr>
      <w:bookmarkStart w:id="1" w:name="2._계약의_내용"/>
      <w:bookmarkEnd w:id="1"/>
      <w:r>
        <w:rPr>
          <w:rFonts w:eastAsia="바탕체" w:cs="Times New Roman" w:ascii="Times New Roman" w:hAnsi="Times New Roman"/>
          <w:kern w:val="0"/>
          <w:sz w:val="22"/>
        </w:rPr>
        <w:t xml:space="preserve">3. </w:t>
      </w:r>
      <w:r>
        <w:rPr>
          <w:rFonts w:ascii="Times New Roman" w:hAnsi="Times New Roman" w:cs="Times New Roman" w:eastAsia="바탕체"/>
          <w:kern w:val="0"/>
          <w:sz w:val="22"/>
        </w:rPr>
        <w:t>신탁보수에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약정</w:t>
      </w:r>
    </w:p>
    <w:p>
      <w:pPr>
        <w:pStyle w:val="Normal"/>
        <w:snapToGrid w:val="false"/>
        <w:spacing w:lineRule="auto" w:line="360" w:before="0" w:after="0"/>
        <w:ind w:firstLine="713" w:start="280" w:end="0"/>
        <w:textAlignment w:val="baseline"/>
        <w:rPr>
          <w:rFonts w:ascii="Times New Roman" w:hAnsi="Times New Roman" w:eastAsia="바탕체" w:cs="Times New Roman"/>
          <w:bCs/>
          <w:kern w:val="0"/>
          <w:sz w:val="22"/>
        </w:rPr>
      </w:pPr>
      <w:r>
        <w:rPr>
          <w:rFonts w:eastAsia="바탕체" w:cs="Times New Roman" w:ascii="Times New Roman" w:hAnsi="Times New Roman"/>
          <w:bCs/>
          <w:kern w:val="0"/>
          <w:sz w:val="22"/>
        </w:rPr>
        <w:t xml:space="preserve">4. </w:t>
      </w:r>
      <w:r>
        <w:rPr>
          <w:rFonts w:ascii="Times New Roman" w:hAnsi="Times New Roman" w:cs="Times New Roman" w:eastAsia="바탕체"/>
          <w:bCs/>
          <w:kern w:val="0"/>
          <w:sz w:val="22"/>
        </w:rPr>
        <w:t>여신거래의</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내용</w:t>
      </w:r>
      <w:r>
        <w:br w:type="page"/>
      </w:r>
    </w:p>
    <w:p>
      <w:pPr>
        <w:pStyle w:val="Normal"/>
        <w:widowControl/>
        <w:autoSpaceDE w:val="true"/>
        <w:rPr>
          <w:rFonts w:ascii="Times New Roman" w:hAnsi="Times New Roman" w:eastAsia="바탕체" w:cs="Times New Roman"/>
          <w:b/>
          <w:kern w:val="0"/>
          <w:sz w:val="22"/>
        </w:rPr>
      </w:pPr>
      <w:r>
        <w:rPr>
          <w:rFonts w:ascii="Times New Roman" w:hAnsi="Times New Roman" w:cs="Times New Roman" w:eastAsia="바탕체"/>
          <w:b/>
          <w:kern w:val="0"/>
          <w:sz w:val="22"/>
        </w:rPr>
        <w:t>위</w:t>
      </w:r>
      <w:r>
        <w:rPr>
          <w:rFonts w:ascii="Times New Roman" w:hAnsi="Times New Roman" w:cs="Times New Roman" w:eastAsia="Times New Roman"/>
          <w:b/>
          <w:kern w:val="0"/>
          <w:sz w:val="22"/>
        </w:rPr>
        <w:t xml:space="preserve"> </w:t>
      </w:r>
      <w:r>
        <w:rPr>
          <w:rFonts w:ascii="Times New Roman" w:hAnsi="Times New Roman" w:cs="Times New Roman" w:eastAsia="바탕체"/>
          <w:b/>
          <w:kern w:val="0"/>
          <w:sz w:val="22"/>
        </w:rPr>
        <w:t>탁</w:t>
      </w:r>
      <w:r>
        <w:rPr>
          <w:rFonts w:ascii="Times New Roman" w:hAnsi="Times New Roman" w:cs="Times New Roman" w:eastAsia="Times New Roman"/>
          <w:b/>
          <w:kern w:val="0"/>
          <w:sz w:val="22"/>
        </w:rPr>
        <w:t xml:space="preserve"> </w:t>
      </w:r>
      <w:r>
        <w:rPr>
          <w:rFonts w:ascii="Times New Roman" w:hAnsi="Times New Roman" w:cs="Times New Roman" w:eastAsia="바탕체"/>
          <w:b/>
          <w:kern w:val="0"/>
          <w:sz w:val="22"/>
        </w:rPr>
        <w:t>자</w:t>
      </w:r>
      <w:r>
        <w:rPr>
          <w:rFonts w:ascii="Times New Roman" w:hAnsi="Times New Roman" w:cs="Times New Roman" w:eastAsia="Times New Roman"/>
          <w:b/>
          <w:kern w:val="0"/>
          <w:sz w:val="22"/>
        </w:rPr>
        <w:t xml:space="preserve"> </w:t>
      </w:r>
    </w:p>
    <w:p>
      <w:pPr>
        <w:pStyle w:val="Normal"/>
        <w:snapToGrid w:val="false"/>
        <w:spacing w:lineRule="auto" w:line="480" w:before="0" w:after="0"/>
        <w:ind w:hanging="220" w:start="920" w:end="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서울특별시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강남구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삼성로</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511 (</w:t>
      </w:r>
      <w:r>
        <w:rPr>
          <w:rFonts w:ascii="Times New Roman" w:hAnsi="Times New Roman" w:cs="Times New Roman" w:eastAsia="바탕체"/>
          <w:kern w:val="0"/>
          <w:sz w:val="22"/>
        </w:rPr>
        <w:t>삼성동</w:t>
      </w:r>
      <w:r>
        <w:rPr>
          <w:rFonts w:eastAsia="바탕체" w:cs="Times New Roman" w:ascii="Times New Roman" w:hAnsi="Times New Roman"/>
          <w:kern w:val="0"/>
          <w:sz w:val="22"/>
        </w:rPr>
        <w:t>)</w:t>
      </w:r>
    </w:p>
    <w:p>
      <w:pPr>
        <w:pStyle w:val="Normal"/>
        <w:snapToGrid w:val="false"/>
        <w:spacing w:lineRule="auto" w:line="480" w:before="0" w:after="0"/>
        <w:ind w:hanging="220" w:start="920" w:end="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법인등록번호</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110111-0969954</w:t>
      </w:r>
    </w:p>
    <w:p>
      <w:pPr>
        <w:pStyle w:val="Normal"/>
        <w:snapToGrid w:val="false"/>
        <w:spacing w:lineRule="auto" w:line="480" w:before="0" w:after="0"/>
        <w:ind w:hanging="220" w:start="920" w:end="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주식회사</w:t>
      </w:r>
      <w:r>
        <w:rPr>
          <w:rFonts w:ascii="Times New Roman" w:hAnsi="Times New Roman" w:cs="Times New Roman" w:eastAsia="Times New Roman"/>
          <w:kern w:val="0"/>
          <w:sz w:val="22"/>
        </w:rPr>
        <w:t xml:space="preserve"> </w:t>
      </w:r>
      <w:r>
        <w:rPr>
          <w:rFonts w:ascii="Times New Roman" w:hAnsi="Times New Roman" w:cs="Times New Roman" w:eastAsia="바탕체"/>
          <w:color w:val="000000"/>
          <w:sz w:val="22"/>
        </w:rPr>
        <w:t xml:space="preserve">코람코라이프로지스위탁관리</w:t>
      </w:r>
      <w:del w:id="6020" w:author="코람코 상장리츠팀" w:date="2026-10-07T09:00:00Z">
        <w:r>
          <w:rPr>
            <w:rFonts w:ascii="Times New Roman" w:hAnsi="Times New Roman" w:cs="Times New Roman" w:eastAsia="바탕체"/>
            <w:color w:val="000000"/>
            <w:sz w:val="22"/>
          </w:rPr>
          <w:delText xml:space="preserve">자</w:delText>
        </w:r>
      </w:del>
      <w:r>
        <w:rPr>
          <w:rFonts w:ascii="Times New Roman" w:hAnsi="Times New Roman" w:cs="Times New Roman" w:eastAsia="바탕체"/>
          <w:color w:val="000000"/>
          <w:sz w:val="22"/>
        </w:rPr>
        <w:t xml:space="preserve">부동산투자회사</w:t>
      </w:r>
    </w:p>
    <w:p>
      <w:pPr>
        <w:pStyle w:val="Normal"/>
        <w:snapToGrid w:val="false"/>
        <w:spacing w:lineRule="auto" w:line="480" w:before="0" w:after="0"/>
        <w:ind w:firstLine="1760" w:start="900" w:end="0"/>
        <w:textAlignment w:val="baseline"/>
        <w:rPr>
          <w:rFonts w:ascii="Times New Roman" w:hAnsi="Times New Roman" w:eastAsia="바탕체" w:cs="Times New Roman"/>
          <w:kern w:val="0"/>
          <w:sz w:val="22"/>
        </w:rPr>
      </w:pPr>
      <w:r>
        <w:rPr>
          <w:rFonts w:ascii="Times New Roman" w:hAnsi="Times New Roman" w:eastAsia="바탕체"/>
          <w:kern w:val="0"/>
          <w:sz w:val="22"/>
        </w:rPr>
        <w:t>대표이사</w:t>
      </w:r>
      <w:r>
        <w:rPr>
          <w:rFonts w:ascii="Times New Roman" w:hAnsi="Times New Roman" w:eastAsia="Times New Roman"/>
          <w:kern w:val="0"/>
          <w:sz w:val="22"/>
        </w:rPr>
        <w:t xml:space="preserve"> </w:t>
      </w:r>
      <w:r>
        <w:rPr>
          <w:rFonts w:ascii="Times New Roman" w:hAnsi="Times New Roman" w:eastAsia="바탕체"/>
          <w:kern w:val="0"/>
          <w:sz w:val="22"/>
        </w:rPr>
        <w:t>원</w:t>
      </w:r>
      <w:r>
        <w:rPr>
          <w:rFonts w:ascii="Times New Roman" w:hAnsi="Times New Roman" w:eastAsia="Times New Roman"/>
          <w:kern w:val="0"/>
          <w:sz w:val="22"/>
        </w:rPr>
        <w:t xml:space="preserve"> </w:t>
      </w:r>
      <w:r>
        <w:rPr>
          <w:rFonts w:ascii="Times New Roman" w:hAnsi="Times New Roman" w:eastAsia="바탕체"/>
          <w:kern w:val="0"/>
          <w:sz w:val="22"/>
        </w:rPr>
        <w:t>재</w:t>
      </w:r>
      <w:r>
        <w:rPr>
          <w:rFonts w:ascii="Times New Roman" w:hAnsi="Times New Roman" w:eastAsia="Times New Roman"/>
          <w:kern w:val="0"/>
          <w:sz w:val="22"/>
        </w:rPr>
        <w:t xml:space="preserve"> </w:t>
      </w:r>
      <w:r>
        <w:rPr>
          <w:rFonts w:ascii="Times New Roman" w:hAnsi="Times New Roman" w:eastAsia="바탕체"/>
          <w:kern w:val="0"/>
          <w:sz w:val="22"/>
        </w:rPr>
        <w:t>이</w:t>
      </w:r>
      <w:r>
        <w:rPr>
          <w:rFonts w:ascii="Times New Roman" w:hAnsi="Times New Roman" w:eastAsia="Times New Roman"/>
          <w:kern w:val="0"/>
          <w:sz w:val="22"/>
        </w:rPr>
        <w:t xml:space="preserve">    </w:t>
      </w:r>
      <w:r>
        <w:rPr>
          <w:rFonts w:eastAsia="바탕체" w:ascii="Times New Roman" w:hAnsi="Times New Roman"/>
          <w:kern w:val="0"/>
          <w:sz w:val="22"/>
        </w:rPr>
        <w:t>(</w:t>
      </w:r>
      <w:r>
        <w:rPr>
          <w:rFonts w:ascii="Times New Roman" w:hAnsi="Times New Roman" w:eastAsia="바탕체"/>
          <w:kern w:val="0"/>
          <w:sz w:val="22"/>
        </w:rPr>
        <w:t>인</w:t>
      </w:r>
      <w:r>
        <w:rPr>
          <w:rFonts w:eastAsia="바탕체" w:ascii="Times New Roman" w:hAnsi="Times New Roman"/>
          <w:kern w:val="0"/>
          <w:sz w:val="22"/>
        </w:rPr>
        <w:t>)</w:t>
      </w:r>
    </w:p>
    <w:p>
      <w:pPr>
        <w:pStyle w:val="Normal"/>
        <w:snapToGrid w:val="false"/>
        <w:spacing w:lineRule="auto" w:line="36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bl>
      <w:tblPr>
        <w:tblW w:w="8957" w:type="dxa"/>
        <w:jc w:val="start"/>
        <w:tblInd w:w="159" w:type="dxa"/>
        <w:tblLayout w:type="fixed"/>
        <w:tblCellMar>
          <w:top w:w="28" w:type="dxa"/>
          <w:start w:w="102" w:type="dxa"/>
          <w:bottom w:w="28" w:type="dxa"/>
          <w:end w:w="102" w:type="dxa"/>
        </w:tblCellMar>
      </w:tblPr>
      <w:tblGrid>
        <w:gridCol w:w="8957"/>
      </w:tblGrid>
      <w:tr>
        <w:trPr>
          <w:trHeight w:val="619" w:hRule="atLeast"/>
        </w:trPr>
        <w:tc>
          <w:tcPr>
            <w:tcW w:w="8957" w:type="dxa"/>
            <w:tcBorders/>
            <w:vAlign w:val="center"/>
          </w:tcPr>
          <w:p>
            <w:pPr>
              <w:pStyle w:val="Normal"/>
              <w:snapToGrid w:val="false"/>
              <w:spacing w:lineRule="auto" w:line="360" w:before="0" w:after="0"/>
              <w:textAlignment w:val="baseline"/>
              <w:rPr>
                <w:rFonts w:ascii="Times New Roman" w:hAnsi="Times New Roman" w:eastAsia="바탕체" w:cs="Times New Roman"/>
                <w:kern w:val="0"/>
                <w:sz w:val="22"/>
              </w:rPr>
            </w:pPr>
            <w:r>
              <w:rPr>
                <w:rFonts w:ascii="Times New Roman" w:hAnsi="Times New Roman" w:cs="Times New Roman" w:eastAsia="바탕체"/>
                <w:b/>
                <w:bCs/>
                <w:kern w:val="0"/>
                <w:sz w:val="22"/>
              </w:rPr>
              <w:t>본</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신탁계약의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내용을</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설명</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들었으며</w:t>
            </w:r>
            <w:r>
              <w:rPr>
                <w:rFonts w:eastAsia="바탕체" w:cs="Times New Roman" w:ascii="Times New Roman" w:hAnsi="Times New Roman"/>
                <w:b/>
                <w:bCs/>
                <w:kern w:val="0"/>
                <w:sz w:val="22"/>
              </w:rPr>
              <w:t xml:space="preserve">, </w:t>
            </w:r>
            <w:r>
              <w:rPr>
                <w:rFonts w:ascii="Times New Roman" w:hAnsi="Times New Roman" w:cs="Times New Roman" w:eastAsia="바탕체"/>
                <w:b/>
                <w:bCs/>
                <w:kern w:val="0"/>
                <w:sz w:val="22"/>
              </w:rPr>
              <w:t>신탁내용을</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이해하였음</w:t>
            </w:r>
          </w:p>
        </w:tc>
      </w:tr>
      <w:tr>
        <w:trPr>
          <w:trHeight w:val="619" w:hRule="atLeast"/>
        </w:trPr>
        <w:tc>
          <w:tcPr>
            <w:tcW w:w="8957" w:type="dxa"/>
            <w:tcBorders/>
            <w:vAlign w:val="center"/>
          </w:tcPr>
          <w:p>
            <w:pPr>
              <w:pStyle w:val="Normal"/>
              <w:snapToGrid w:val="false"/>
              <w:spacing w:lineRule="auto" w:line="360" w:before="0" w:after="0"/>
              <w:textAlignment w:val="baseline"/>
              <w:rPr>
                <w:rFonts w:ascii="Times New Roman" w:hAnsi="Times New Roman" w:eastAsia="바탕체" w:cs="Times New Roman"/>
                <w:kern w:val="0"/>
                <w:sz w:val="22"/>
              </w:rPr>
            </w:pPr>
            <w:r>
              <w:rPr>
                <w:rFonts w:ascii="Times New Roman" w:hAnsi="Times New Roman" w:cs="Times New Roman" w:eastAsia="바탕체"/>
                <w:b/>
                <w:bCs/>
                <w:kern w:val="0"/>
                <w:sz w:val="22"/>
              </w:rPr>
              <w:t>본</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신탁계약의</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내용을</w:t>
            </w:r>
            <w:r>
              <w:rPr>
                <w:rFonts w:ascii="Times New Roman" w:hAnsi="Times New Roman" w:cs="Times New Roman" w:eastAsia="Times New Roman"/>
                <w:b/>
                <w:bCs/>
                <w:kern w:val="0"/>
                <w:sz w:val="22"/>
              </w:rPr>
              <w:t xml:space="preserve"> </w:t>
            </w:r>
            <w:r>
              <w:rPr>
                <w:rFonts w:eastAsia="바탕체" w:cs="Times New Roman" w:ascii="Times New Roman" w:hAnsi="Times New Roman"/>
                <w:b/>
                <w:bCs/>
                <w:kern w:val="0"/>
                <w:sz w:val="22"/>
              </w:rPr>
              <w:t xml:space="preserve">( </w:t>
            </w:r>
            <w:r>
              <w:rPr>
                <w:rFonts w:ascii="Times New Roman" w:hAnsi="Times New Roman" w:cs="Times New Roman" w:eastAsia="바탕체"/>
                <w:b/>
                <w:bCs/>
                <w:color w:val="A6A6A6"/>
                <w:kern w:val="0"/>
                <w:sz w:val="22"/>
              </w:rPr>
              <w:t>설명</w:t>
            </w:r>
            <w:r>
              <w:rPr>
                <w:rFonts w:ascii="Times New Roman" w:hAnsi="Times New Roman" w:cs="Times New Roman" w:eastAsia="Times New Roman"/>
                <w:b/>
                <w:bCs/>
                <w:color w:val="A6A6A6"/>
                <w:kern w:val="0"/>
                <w:sz w:val="22"/>
              </w:rPr>
              <w:t xml:space="preserve"> </w:t>
            </w:r>
            <w:r>
              <w:rPr>
                <w:rFonts w:ascii="Times New Roman" w:hAnsi="Times New Roman" w:cs="Times New Roman" w:eastAsia="바탕체"/>
                <w:b/>
                <w:bCs/>
                <w:color w:val="A6A6A6"/>
                <w:kern w:val="0"/>
                <w:sz w:val="22"/>
              </w:rPr>
              <w:t>들었으며</w:t>
            </w:r>
            <w:r>
              <w:rPr>
                <w:rFonts w:ascii="Times New Roman" w:hAnsi="Times New Roman" w:cs="Times New Roman" w:eastAsia="Times New Roman"/>
                <w:b/>
                <w:bCs/>
                <w:color w:val="A6A6A6"/>
                <w:kern w:val="0"/>
                <w:sz w:val="22"/>
              </w:rPr>
              <w:t xml:space="preserve"> </w:t>
            </w:r>
            <w:r>
              <w:rPr>
                <w:rFonts w:eastAsia="바탕체" w:cs="Times New Roman" w:ascii="Times New Roman" w:hAnsi="Times New Roman"/>
                <w:b/>
                <w:bCs/>
                <w:kern w:val="0"/>
                <w:sz w:val="22"/>
              </w:rPr>
              <w:t xml:space="preserve">), </w:t>
            </w:r>
            <w:r>
              <w:rPr>
                <w:rFonts w:ascii="Times New Roman" w:hAnsi="Times New Roman" w:cs="Times New Roman" w:eastAsia="바탕체"/>
                <w:b/>
                <w:bCs/>
                <w:kern w:val="0"/>
                <w:sz w:val="22"/>
              </w:rPr>
              <w:t>신탁내용을</w:t>
            </w:r>
            <w:r>
              <w:rPr>
                <w:rFonts w:ascii="Times New Roman" w:hAnsi="Times New Roman" w:cs="Times New Roman" w:eastAsia="Times New Roman"/>
                <w:b/>
                <w:bCs/>
                <w:kern w:val="0"/>
                <w:sz w:val="22"/>
              </w:rPr>
              <w:t xml:space="preserve"> </w:t>
            </w:r>
            <w:r>
              <w:rPr>
                <w:rFonts w:eastAsia="바탕체" w:cs="Times New Roman" w:ascii="Times New Roman" w:hAnsi="Times New Roman"/>
                <w:b/>
                <w:bCs/>
                <w:kern w:val="0"/>
                <w:sz w:val="22"/>
              </w:rPr>
              <w:t xml:space="preserve">( </w:t>
            </w:r>
            <w:r>
              <w:rPr>
                <w:rFonts w:ascii="Times New Roman" w:hAnsi="Times New Roman" w:cs="Times New Roman" w:eastAsia="바탕체"/>
                <w:b/>
                <w:bCs/>
                <w:color w:val="A6A6A6"/>
                <w:kern w:val="0"/>
                <w:sz w:val="22"/>
              </w:rPr>
              <w:t>이해하였음</w:t>
            </w:r>
            <w:r>
              <w:rPr>
                <w:rFonts w:ascii="Times New Roman" w:hAnsi="Times New Roman" w:cs="Times New Roman" w:eastAsia="Times New Roman"/>
                <w:b/>
                <w:bCs/>
                <w:color w:val="A6A6A6"/>
                <w:kern w:val="0"/>
                <w:sz w:val="22"/>
              </w:rPr>
              <w:t xml:space="preserve"> </w:t>
            </w:r>
            <w:r>
              <w:rPr>
                <w:rFonts w:eastAsia="바탕체" w:cs="Times New Roman" w:ascii="Times New Roman" w:hAnsi="Times New Roman"/>
                <w:b/>
                <w:bCs/>
                <w:kern w:val="0"/>
                <w:sz w:val="22"/>
              </w:rPr>
              <w:t>)</w:t>
            </w:r>
          </w:p>
        </w:tc>
      </w:tr>
      <w:tr>
        <w:trPr>
          <w:trHeight w:val="619" w:hRule="atLeast"/>
        </w:trPr>
        <w:tc>
          <w:tcPr>
            <w:tcW w:w="8957" w:type="dxa"/>
            <w:tcBorders/>
            <w:vAlign w:val="center"/>
          </w:tcPr>
          <w:p>
            <w:pPr>
              <w:pStyle w:val="Normal"/>
              <w:snapToGrid w:val="false"/>
              <w:spacing w:lineRule="auto" w:line="480" w:before="0" w:after="0"/>
              <w:ind w:hanging="220" w:start="920" w:end="0"/>
              <w:textAlignment w:val="baseline"/>
              <w:rPr>
                <w:rFonts w:ascii="Times New Roman" w:hAnsi="Times New Roman" w:eastAsia="바탕체" w:cs="Times New Roman"/>
                <w:kern w:val="0"/>
                <w:sz w:val="22"/>
              </w:rPr>
            </w:pPr>
            <w:r>
              <w:rPr>
                <w:rFonts w:ascii="Times New Roman" w:hAnsi="Times New Roman" w:cs="Times New Roman" w:eastAsia="바탕체"/>
                <w:b/>
                <w:bCs/>
                <w:kern w:val="0"/>
                <w:sz w:val="22"/>
              </w:rPr>
              <w:t>위탁자</w:t>
            </w:r>
            <w:r>
              <w:rPr>
                <w:rFonts w:ascii="Times New Roman" w:hAnsi="Times New Roman" w:cs="Times New Roman" w:eastAsia="Times New Roman"/>
                <w:b/>
                <w:bCs/>
                <w:kern w:val="0"/>
                <w:sz w:val="22"/>
              </w:rPr>
              <w:t xml:space="preserve"> </w:t>
            </w:r>
            <w:r>
              <w:rPr>
                <w:rFonts w:eastAsia="바탕체" w:cs="Times New Roman" w:ascii="Times New Roman" w:hAnsi="Times New Roman"/>
                <w:b/>
                <w:bCs/>
                <w:kern w:val="0"/>
                <w:sz w:val="22"/>
              </w:rPr>
              <w:t xml:space="preserve">: </w:t>
            </w:r>
            <w:r>
              <w:rPr>
                <w:rFonts w:ascii="Times New Roman" w:hAnsi="Times New Roman" w:cs="Times New Roman" w:eastAsia="바탕체"/>
                <w:b/>
                <w:bCs/>
                <w:kern w:val="0"/>
                <w:sz w:val="22"/>
              </w:rPr>
              <w:t>주식회사</w:t>
            </w:r>
            <w:r>
              <w:rPr>
                <w:rFonts w:ascii="Times New Roman" w:hAnsi="Times New Roman" w:cs="Times New Roman" w:eastAsia="Times New Roman"/>
                <w:b/>
                <w:bCs/>
                <w:kern w:val="0"/>
                <w:sz w:val="22"/>
              </w:rPr>
              <w:t xml:space="preserve"> </w:t>
            </w:r>
            <w:r>
              <w:rPr>
                <w:rFonts w:ascii="Times New Roman" w:hAnsi="Times New Roman" w:cs="Times New Roman" w:eastAsia="바탕체"/>
                <w:b/>
                <w:bCs/>
                <w:color w:val="000000"/>
                <w:sz w:val="22"/>
              </w:rPr>
              <w:t xml:space="preserve">코람코라이프로지스위탁관리</w:t>
            </w:r>
            <w:del w:id="6021" w:author="코람코 상장리츠팀" w:date="2026-10-07T09:00:00Z">
              <w:r>
                <w:rPr>
                  <w:rFonts w:ascii="Times New Roman" w:hAnsi="Times New Roman" w:cs="Times New Roman" w:eastAsia="바탕체"/>
                  <w:b/>
                  <w:bCs/>
                  <w:color w:val="000000"/>
                  <w:sz w:val="22"/>
                </w:rPr>
                <w:delText xml:space="preserve">자</w:delText>
              </w:r>
            </w:del>
            <w:r>
              <w:rPr>
                <w:rFonts w:ascii="Times New Roman" w:hAnsi="Times New Roman" w:cs="Times New Roman" w:eastAsia="바탕체"/>
                <w:b/>
                <w:bCs/>
                <w:color w:val="000000"/>
                <w:sz w:val="22"/>
              </w:rPr>
              <w:t xml:space="preserve">부동산투자회사</w:t>
            </w:r>
          </w:p>
          <w:p>
            <w:pPr>
              <w:pStyle w:val="Normal"/>
              <w:snapToGrid w:val="false"/>
              <w:spacing w:lineRule="auto" w:line="360" w:before="0" w:after="0"/>
              <w:ind w:end="880"/>
              <w:jc w:val="end"/>
              <w:textAlignment w:val="baseline"/>
              <w:rPr>
                <w:rFonts w:ascii="Times New Roman" w:hAnsi="Times New Roman" w:eastAsia="바탕체" w:cs="Times New Roman"/>
                <w:kern w:val="0"/>
                <w:sz w:val="22"/>
              </w:rPr>
            </w:pPr>
            <w:r>
              <w:rPr>
                <w:rFonts w:ascii="Times New Roman" w:hAnsi="Times New Roman" w:eastAsia="바탕체"/>
                <w:kern w:val="0"/>
                <w:sz w:val="22"/>
              </w:rPr>
              <w:t>대표이사</w:t>
            </w:r>
            <w:r>
              <w:rPr>
                <w:rFonts w:ascii="Times New Roman" w:hAnsi="Times New Roman" w:eastAsia="Times New Roman"/>
                <w:kern w:val="0"/>
                <w:sz w:val="22"/>
              </w:rPr>
              <w:t xml:space="preserve">   </w:t>
            </w:r>
            <w:r>
              <w:rPr>
                <w:rFonts w:ascii="Times New Roman" w:hAnsi="Times New Roman" w:eastAsia="바탕체"/>
                <w:b/>
                <w:bCs/>
                <w:color w:val="A6A6A6"/>
                <w:kern w:val="0"/>
                <w:sz w:val="22"/>
              </w:rPr>
              <w:t>원</w:t>
            </w:r>
            <w:r>
              <w:rPr>
                <w:rFonts w:ascii="Times New Roman" w:hAnsi="Times New Roman" w:eastAsia="Times New Roman"/>
                <w:b/>
                <w:bCs/>
                <w:color w:val="A6A6A6"/>
                <w:kern w:val="0"/>
                <w:sz w:val="22"/>
              </w:rPr>
              <w:t xml:space="preserve"> </w:t>
            </w:r>
            <w:r>
              <w:rPr>
                <w:rFonts w:ascii="Times New Roman" w:hAnsi="Times New Roman" w:eastAsia="바탕체"/>
                <w:b/>
                <w:bCs/>
                <w:color w:val="A6A6A6"/>
                <w:kern w:val="0"/>
                <w:sz w:val="22"/>
              </w:rPr>
              <w:t>재</w:t>
            </w:r>
            <w:r>
              <w:rPr>
                <w:rFonts w:ascii="Times New Roman" w:hAnsi="Times New Roman" w:eastAsia="Times New Roman"/>
                <w:b/>
                <w:bCs/>
                <w:color w:val="A6A6A6"/>
                <w:kern w:val="0"/>
                <w:sz w:val="22"/>
              </w:rPr>
              <w:t xml:space="preserve"> </w:t>
            </w:r>
            <w:r>
              <w:rPr>
                <w:rFonts w:ascii="Times New Roman" w:hAnsi="Times New Roman" w:eastAsia="바탕체"/>
                <w:b/>
                <w:bCs/>
                <w:color w:val="A6A6A6"/>
                <w:kern w:val="0"/>
                <w:sz w:val="22"/>
              </w:rPr>
              <w:t>이</w:t>
            </w:r>
            <w:r>
              <w:rPr>
                <w:rFonts w:ascii="Times New Roman" w:hAnsi="Times New Roman" w:eastAsia="Times New Roman"/>
                <w:kern w:val="0"/>
                <w:sz w:val="22"/>
              </w:rPr>
              <w:t xml:space="preserve"> </w:t>
            </w:r>
            <w:r>
              <w:rPr>
                <w:rFonts w:ascii="Times New Roman" w:hAnsi="Times New Roman" w:cs="Times New Roman" w:eastAsia="Times New Roman"/>
                <w:b/>
                <w:bCs/>
                <w:kern w:val="0"/>
                <w:sz w:val="22"/>
              </w:rPr>
              <w:t xml:space="preserve"> </w:t>
            </w:r>
            <w:r>
              <w:rPr>
                <w:rFonts w:eastAsia="바탕체" w:cs="Times New Roman" w:ascii="Times New Roman" w:hAnsi="Times New Roman"/>
                <w:b/>
                <w:bCs/>
                <w:kern w:val="0"/>
                <w:sz w:val="22"/>
              </w:rPr>
              <w:t>(</w:t>
            </w:r>
            <w:r>
              <w:rPr>
                <w:rFonts w:ascii="Times New Roman" w:hAnsi="Times New Roman" w:cs="Times New Roman" w:eastAsia="바탕체"/>
                <w:b/>
                <w:bCs/>
                <w:kern w:val="0"/>
                <w:sz w:val="22"/>
              </w:rPr>
              <w:t>인</w:t>
            </w:r>
            <w:r>
              <w:rPr>
                <w:rFonts w:eastAsia="바탕체" w:cs="Times New Roman" w:ascii="Times New Roman" w:hAnsi="Times New Roman"/>
                <w:b/>
                <w:bCs/>
                <w:kern w:val="0"/>
                <w:sz w:val="22"/>
              </w:rPr>
              <w:t>)</w:t>
            </w:r>
          </w:p>
        </w:tc>
      </w:tr>
    </w:tbl>
    <w:p>
      <w:pPr>
        <w:pStyle w:val="Normal"/>
        <w:widowControl/>
        <w:autoSpaceDE w:val="tru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widowControl/>
        <w:autoSpaceDE w:val="tru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widowControl/>
        <w:autoSpaceDE w:val="tru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widowControl/>
        <w:autoSpaceDE w:val="true"/>
        <w:rPr>
          <w:rFonts w:ascii="Times New Roman" w:hAnsi="Times New Roman" w:eastAsia="바탕체" w:cs="Times New Roman"/>
          <w:kern w:val="0"/>
          <w:sz w:val="22"/>
        </w:rPr>
      </w:pPr>
      <w:r>
        <w:rPr>
          <w:rFonts w:eastAsia="바탕체" w:cs="Times New Roman" w:ascii="Times New Roman" w:hAnsi="Times New Roman"/>
          <w:kern w:val="0"/>
          <w:sz w:val="22"/>
        </w:rPr>
      </w:r>
      <w:r>
        <w:br w:type="page"/>
      </w:r>
    </w:p>
    <w:p>
      <w:pPr>
        <w:pStyle w:val="Normal"/>
        <w:snapToGrid w:val="false"/>
        <w:spacing w:lineRule="auto" w:line="360" w:before="0" w:after="0"/>
        <w:textAlignment w:val="baseline"/>
        <w:rPr>
          <w:rFonts w:ascii="Times New Roman" w:hAnsi="Times New Roman" w:eastAsia="바탕체" w:cs="Times New Roman"/>
          <w:b/>
          <w:kern w:val="0"/>
          <w:sz w:val="22"/>
        </w:rPr>
      </w:pPr>
      <w:r>
        <w:rPr>
          <w:rFonts w:ascii="Times New Roman" w:hAnsi="Times New Roman" w:cs="Times New Roman" w:eastAsia="바탕체"/>
          <w:b/>
          <w:kern w:val="0"/>
          <w:sz w:val="22"/>
        </w:rPr>
        <w:t>수</w:t>
      </w:r>
      <w:r>
        <w:rPr>
          <w:rFonts w:ascii="Times New Roman" w:hAnsi="Times New Roman" w:cs="Times New Roman" w:eastAsia="Times New Roman"/>
          <w:b/>
          <w:kern w:val="0"/>
          <w:sz w:val="22"/>
        </w:rPr>
        <w:t xml:space="preserve"> </w:t>
      </w:r>
      <w:r>
        <w:rPr>
          <w:rFonts w:ascii="Times New Roman" w:hAnsi="Times New Roman" w:cs="Times New Roman" w:eastAsia="바탕체"/>
          <w:b/>
          <w:kern w:val="0"/>
          <w:sz w:val="22"/>
        </w:rPr>
        <w:t>탁</w:t>
      </w:r>
      <w:r>
        <w:rPr>
          <w:rFonts w:ascii="Times New Roman" w:hAnsi="Times New Roman" w:cs="Times New Roman" w:eastAsia="Times New Roman"/>
          <w:b/>
          <w:kern w:val="0"/>
          <w:sz w:val="22"/>
        </w:rPr>
        <w:t xml:space="preserve"> </w:t>
      </w:r>
      <w:r>
        <w:rPr>
          <w:rFonts w:ascii="Times New Roman" w:hAnsi="Times New Roman" w:cs="Times New Roman" w:eastAsia="바탕체"/>
          <w:b/>
          <w:kern w:val="0"/>
          <w:sz w:val="22"/>
        </w:rPr>
        <w:t>자</w:t>
      </w:r>
      <w:r>
        <w:rPr>
          <w:rFonts w:ascii="Times New Roman" w:hAnsi="Times New Roman" w:cs="Times New Roman" w:eastAsia="Times New Roman"/>
          <w:b/>
          <w:kern w:val="0"/>
          <w:sz w:val="22"/>
        </w:rPr>
        <w:t xml:space="preserve"> </w:t>
      </w:r>
    </w:p>
    <w:p>
      <w:pPr>
        <w:pStyle w:val="Normal"/>
        <w:snapToGrid w:val="false"/>
        <w:spacing w:lineRule="auto" w:line="360" w:before="0" w:after="0"/>
        <w:ind w:hanging="220" w:start="920" w:end="0"/>
        <w:textAlignment w:val="baseline"/>
        <w:rPr/>
      </w:pPr>
      <w:r>
        <w:rPr>
          <w:rFonts w:ascii="Times New Roman" w:hAnsi="Times New Roman" w:cs="Times New Roman" w:eastAsia="바탕체"/>
          <w:kern w:val="0"/>
          <w:sz w:val="22"/>
        </w:rPr>
        <w:t>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서울특별시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중구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소공로</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51(</w:t>
      </w:r>
      <w:r>
        <w:rPr>
          <w:rFonts w:ascii="Times New Roman" w:hAnsi="Times New Roman" w:cs="Times New Roman" w:eastAsia="바탕체"/>
          <w:kern w:val="0"/>
          <w:sz w:val="22"/>
        </w:rPr>
        <w:t>회현동</w:t>
      </w:r>
      <w:r>
        <w:rPr>
          <w:rFonts w:eastAsia="바탕체" w:cs="Times New Roman" w:ascii="Times New Roman" w:hAnsi="Times New Roman"/>
          <w:kern w:val="0"/>
          <w:sz w:val="22"/>
        </w:rPr>
        <w:t>1</w:t>
      </w:r>
      <w:r>
        <w:rPr>
          <w:rFonts w:ascii="Times New Roman" w:hAnsi="Times New Roman" w:cs="Times New Roman" w:eastAsia="바탕체"/>
          <w:kern w:val="0"/>
          <w:sz w:val="22"/>
        </w:rPr>
        <w:t>가</w:t>
      </w:r>
      <w:r>
        <w:rPr>
          <w:rFonts w:eastAsia="바탕체" w:cs="Times New Roman" w:ascii="Times New Roman" w:hAnsi="Times New Roman"/>
          <w:kern w:val="0"/>
          <w:sz w:val="22"/>
        </w:rPr>
        <w:t>)</w:t>
      </w:r>
    </w:p>
    <w:p>
      <w:pPr>
        <w:pStyle w:val="Normal"/>
        <w:snapToGrid w:val="false"/>
        <w:spacing w:lineRule="auto" w:line="360" w:before="0" w:after="0"/>
        <w:ind w:hanging="220" w:start="920" w:end="0"/>
        <w:textAlignment w:val="baseline"/>
        <w:rPr/>
      </w:pPr>
      <w:r>
        <w:rPr>
          <w:rFonts w:ascii="Times New Roman" w:hAnsi="Times New Roman" w:cs="Times New Roman" w:eastAsia="바탕체"/>
          <w:kern w:val="0"/>
          <w:sz w:val="22"/>
        </w:rPr>
        <w:t>법인등록번호</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110111-0023393</w:t>
      </w:r>
    </w:p>
    <w:p>
      <w:pPr>
        <w:pStyle w:val="Normal"/>
        <w:snapToGrid w:val="false"/>
        <w:spacing w:lineRule="auto" w:line="360" w:before="0" w:after="0"/>
        <w:ind w:hanging="220" w:start="920" w:end="0"/>
        <w:textAlignment w:val="baseline"/>
        <w:rPr>
          <w:rFonts w:eastAsia="바탕체"/>
        </w:rPr>
      </w:pPr>
      <w:r>
        <w:rPr>
          <w:rFonts w:ascii="Times New Roman" w:hAnsi="Times New Roman" w:cs="Times New Roman" w:eastAsia="바탕체"/>
          <w:kern w:val="0"/>
          <w:sz w:val="22"/>
        </w:rPr>
        <w:t>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명</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주식회사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우리은행</w:t>
      </w:r>
      <w:r>
        <w:rPr>
          <w:rFonts w:ascii="Times New Roman" w:hAnsi="Times New Roman" w:cs="Times New Roman" w:eastAsia="Times New Roman"/>
          <w:kern w:val="0"/>
          <w:sz w:val="22"/>
        </w:rPr>
        <w:t xml:space="preserve"> </w:t>
      </w:r>
    </w:p>
    <w:p>
      <w:pPr>
        <w:pStyle w:val="Normal"/>
        <w:snapToGrid w:val="false"/>
        <w:spacing w:lineRule="auto" w:line="360" w:before="0" w:after="0"/>
        <w:ind w:start="2310" w:end="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대표이사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완</w:t>
      </w:r>
    </w:p>
    <w:p>
      <w:pPr>
        <w:pStyle w:val="Normal"/>
        <w:snapToGrid w:val="false"/>
        <w:spacing w:lineRule="auto" w:line="360"/>
        <w:ind w:firstLine="2640" w:end="0"/>
        <w:textAlignment w:val="baseline"/>
        <w:rPr/>
      </w:pPr>
      <w:r>
        <w:rPr>
          <w:rFonts w:ascii="Times New Roman" w:hAnsi="Times New Roman" w:eastAsia="바탕체"/>
          <w:kern w:val="0"/>
          <w:sz w:val="22"/>
        </w:rPr>
        <w:t>위</w:t>
      </w:r>
      <w:r>
        <w:rPr>
          <w:rFonts w:ascii="Times New Roman" w:hAnsi="Times New Roman" w:eastAsia="Times New Roman"/>
          <w:kern w:val="0"/>
          <w:sz w:val="22"/>
        </w:rPr>
        <w:t xml:space="preserve"> </w:t>
      </w:r>
      <w:r>
        <w:rPr>
          <w:rFonts w:ascii="Times New Roman" w:hAnsi="Times New Roman" w:eastAsia="바탕체"/>
          <w:kern w:val="0"/>
          <w:sz w:val="22"/>
        </w:rPr>
        <w:t>지배인</w:t>
      </w:r>
      <w:r>
        <w:rPr>
          <w:rFonts w:ascii="Times New Roman" w:hAnsi="Times New Roman" w:eastAsia="Times New Roman"/>
          <w:kern w:val="0"/>
          <w:sz w:val="22"/>
        </w:rPr>
        <w:t xml:space="preserve"> </w:t>
      </w:r>
      <w:r>
        <w:rPr>
          <w:rFonts w:ascii="Times New Roman" w:hAnsi="Times New Roman" w:eastAsia="바탕체"/>
          <w:kern w:val="0"/>
          <w:sz w:val="22"/>
        </w:rPr>
        <w:t>신탁부장</w:t>
      </w:r>
      <w:r>
        <w:rPr>
          <w:rFonts w:ascii="Times New Roman" w:hAnsi="Times New Roman" w:eastAsia="Times New Roman"/>
          <w:kern w:val="0"/>
          <w:sz w:val="22"/>
        </w:rPr>
        <w:t xml:space="preserve">  </w:t>
      </w:r>
      <w:r>
        <w:rPr>
          <w:rFonts w:ascii="Times New Roman" w:hAnsi="Times New Roman" w:eastAsia="바탕체"/>
          <w:kern w:val="0"/>
          <w:sz w:val="22"/>
        </w:rPr>
        <w:t>손</w:t>
      </w:r>
      <w:r>
        <w:rPr>
          <w:rFonts w:ascii="Times New Roman" w:hAnsi="Times New Roman" w:eastAsia="Times New Roman"/>
          <w:kern w:val="0"/>
          <w:sz w:val="22"/>
        </w:rPr>
        <w:t xml:space="preserve"> </w:t>
      </w:r>
      <w:r>
        <w:rPr>
          <w:rFonts w:ascii="Times New Roman" w:hAnsi="Times New Roman" w:eastAsia="바탕체"/>
          <w:kern w:val="0"/>
          <w:sz w:val="22"/>
        </w:rPr>
        <w:t>상</w:t>
      </w:r>
      <w:r>
        <w:rPr>
          <w:rFonts w:ascii="Times New Roman" w:hAnsi="Times New Roman" w:eastAsia="Times New Roman"/>
          <w:kern w:val="0"/>
          <w:sz w:val="22"/>
        </w:rPr>
        <w:t xml:space="preserve"> </w:t>
      </w:r>
      <w:r>
        <w:rPr>
          <w:rFonts w:ascii="Times New Roman" w:hAnsi="Times New Roman" w:eastAsia="바탕체"/>
          <w:kern w:val="0"/>
          <w:sz w:val="22"/>
        </w:rPr>
        <w:t>범</w:t>
      </w:r>
      <w:r>
        <w:rPr>
          <w:rFonts w:ascii="Times New Roman" w:hAnsi="Times New Roman" w:eastAsia="Times New Roman"/>
          <w:kern w:val="0"/>
          <w:sz w:val="22"/>
        </w:rPr>
        <w:t xml:space="preserve">  </w:t>
      </w:r>
      <w:r>
        <w:rPr>
          <w:rFonts w:eastAsia="바탕체" w:ascii="Times New Roman" w:hAnsi="Times New Roman"/>
          <w:kern w:val="0"/>
          <w:sz w:val="22"/>
        </w:rPr>
        <w:t>(</w:t>
      </w:r>
      <w:r>
        <w:rPr>
          <w:rFonts w:ascii="Times New Roman" w:hAnsi="Times New Roman" w:eastAsia="바탕체"/>
          <w:kern w:val="0"/>
          <w:sz w:val="22"/>
        </w:rPr>
        <w:t>인</w:t>
      </w:r>
      <w:r>
        <w:rPr>
          <w:rFonts w:eastAsia="바탕체" w:ascii="Times New Roman" w:hAnsi="Times New Roman"/>
          <w:kern w:val="0"/>
          <w:sz w:val="22"/>
        </w:rPr>
        <w:t>)</w:t>
      </w:r>
      <w:r>
        <w:br w:type="page"/>
      </w:r>
    </w:p>
    <w:p>
      <w:pPr>
        <w:pStyle w:val="Normal"/>
        <w:spacing w:lineRule="auto" w:line="360" w:before="0" w:after="0"/>
        <w:rPr>
          <w:rFonts w:ascii="Times New Roman" w:hAnsi="Times New Roman" w:eastAsia="바탕체"/>
          <w:b/>
          <w:kern w:val="0"/>
          <w:sz w:val="22"/>
        </w:rPr>
      </w:pPr>
      <w:r>
        <w:rPr>
          <w:rFonts w:ascii="Times New Roman" w:hAnsi="Times New Roman" w:eastAsia="바탕체"/>
          <w:b/>
          <w:kern w:val="0"/>
          <w:sz w:val="22"/>
        </w:rPr>
        <w:t>제</w:t>
      </w:r>
      <w:r>
        <w:rPr>
          <w:rFonts w:ascii="Times New Roman" w:hAnsi="Times New Roman" w:eastAsia="Times New Roman"/>
          <w:b/>
          <w:kern w:val="0"/>
          <w:sz w:val="22"/>
        </w:rPr>
        <w:t xml:space="preserve"> </w:t>
      </w:r>
      <w:r>
        <w:rPr>
          <w:rFonts w:eastAsia="바탕체" w:ascii="Times New Roman" w:hAnsi="Times New Roman"/>
          <w:b/>
          <w:kern w:val="0"/>
          <w:sz w:val="22"/>
        </w:rPr>
        <w:t xml:space="preserve">1 </w:t>
      </w:r>
      <w:r>
        <w:rPr>
          <w:rFonts w:ascii="Times New Roman" w:hAnsi="Times New Roman" w:eastAsia="바탕체"/>
          <w:b/>
          <w:kern w:val="0"/>
          <w:sz w:val="22"/>
        </w:rPr>
        <w:t>순</w:t>
      </w:r>
      <w:r>
        <w:rPr>
          <w:rFonts w:ascii="Times New Roman" w:hAnsi="Times New Roman" w:eastAsia="Times New Roman"/>
          <w:b/>
          <w:kern w:val="0"/>
          <w:sz w:val="22"/>
        </w:rPr>
        <w:t xml:space="preserve"> </w:t>
      </w:r>
      <w:r>
        <w:rPr>
          <w:rFonts w:ascii="Times New Roman" w:hAnsi="Times New Roman" w:eastAsia="바탕체"/>
          <w:b/>
          <w:kern w:val="0"/>
          <w:sz w:val="22"/>
        </w:rPr>
        <w:t>위</w:t>
      </w:r>
      <w:r>
        <w:rPr>
          <w:rFonts w:ascii="Times New Roman" w:hAnsi="Times New Roman" w:eastAsia="Times New Roman"/>
          <w:b/>
          <w:kern w:val="0"/>
          <w:sz w:val="22"/>
        </w:rPr>
        <w:t xml:space="preserve">     </w:t>
      </w:r>
      <w:r>
        <w:rPr>
          <w:rFonts w:ascii="Times New Roman" w:hAnsi="Times New Roman" w:eastAsia="바탕체"/>
          <w:kern w:val="0"/>
          <w:sz w:val="22"/>
        </w:rPr>
        <w:t>법인등록번호</w:t>
      </w:r>
      <w:r>
        <w:rPr>
          <w:rFonts w:ascii="Times New Roman" w:hAnsi="Times New Roman" w:eastAsia="Times New Roman"/>
          <w:kern w:val="0"/>
          <w:sz w:val="22"/>
        </w:rPr>
        <w:t xml:space="preserve"> </w:t>
      </w:r>
      <w:r>
        <w:rPr>
          <w:rFonts w:eastAsia="바탕체" w:ascii="Times New Roman" w:hAnsi="Times New Roman"/>
          <w:kern w:val="0"/>
          <w:sz w:val="22"/>
        </w:rPr>
        <w:t>:</w:t>
      </w:r>
      <w:r>
        <w:rPr/>
        <w:t xml:space="preserve"> </w:t>
      </w:r>
      <w:r>
        <w:rPr>
          <w:rFonts w:eastAsia="바탕체" w:ascii="Times New Roman" w:hAnsi="Times New Roman"/>
          <w:kern w:val="0"/>
          <w:sz w:val="22"/>
        </w:rPr>
        <w:t>[*]</w:t>
      </w:r>
    </w:p>
    <w:p>
      <w:pPr>
        <w:pStyle w:val="Normal"/>
        <w:snapToGrid w:val="false"/>
        <w:spacing w:lineRule="auto" w:line="360" w:before="0" w:after="0"/>
        <w:textAlignment w:val="baseline"/>
        <w:rPr>
          <w:rFonts w:ascii="Times New Roman" w:hAnsi="Times New Roman" w:eastAsia="바탕체"/>
          <w:kern w:val="0"/>
          <w:sz w:val="22"/>
        </w:rPr>
      </w:pPr>
      <w:r>
        <w:rPr>
          <w:rFonts w:ascii="Times New Roman" w:hAnsi="Times New Roman" w:eastAsia="바탕체"/>
          <w:b/>
          <w:kern w:val="0"/>
          <w:sz w:val="22"/>
        </w:rPr>
        <w:t>우선수익자</w:t>
      </w:r>
      <w:r>
        <w:rPr>
          <w:rFonts w:ascii="Times New Roman" w:hAnsi="Times New Roman" w:eastAsia="Times New Roman"/>
          <w:kern w:val="0"/>
          <w:sz w:val="22"/>
        </w:rPr>
        <w:t xml:space="preserve">     </w:t>
      </w:r>
      <w:r>
        <w:rPr>
          <w:rFonts w:ascii="Times New Roman" w:hAnsi="Times New Roman" w:eastAsia="바탕체"/>
          <w:kern w:val="0"/>
          <w:sz w:val="22"/>
        </w:rPr>
        <w:t>주</w:t>
      </w:r>
      <w:r>
        <w:rPr>
          <w:rFonts w:ascii="Times New Roman" w:hAnsi="Times New Roman" w:eastAsia="Times New Roman"/>
          <w:kern w:val="0"/>
          <w:sz w:val="22"/>
        </w:rPr>
        <w:t xml:space="preserve">        </w:t>
      </w:r>
      <w:r>
        <w:rPr>
          <w:rFonts w:ascii="Times New Roman" w:hAnsi="Times New Roman" w:eastAsia="바탕체"/>
          <w:kern w:val="0"/>
          <w:sz w:val="22"/>
        </w:rPr>
        <w:t>소</w:t>
      </w:r>
      <w:r>
        <w:rPr>
          <w:rFonts w:ascii="Times New Roman" w:hAnsi="Times New Roman" w:eastAsia="Times New Roman"/>
          <w:kern w:val="0"/>
          <w:sz w:val="22"/>
        </w:rPr>
        <w:t xml:space="preserve"> </w:t>
      </w:r>
      <w:r>
        <w:rPr>
          <w:rFonts w:eastAsia="바탕체" w:ascii="Times New Roman" w:hAnsi="Times New Roman"/>
          <w:kern w:val="0"/>
          <w:sz w:val="22"/>
        </w:rPr>
        <w:t xml:space="preserve">: [*]</w:t>
      </w:r>
    </w:p>
    <w:p>
      <w:pPr>
        <w:pStyle w:val="Normal"/>
        <w:snapToGrid w:val="false"/>
        <w:spacing w:lineRule="auto" w:line="360" w:before="0" w:after="0"/>
        <w:ind w:firstLine="1701" w:end="0"/>
        <w:textAlignment w:val="baseline"/>
        <w:rPr>
          <w:rFonts w:ascii="Times New Roman" w:hAnsi="Times New Roman" w:eastAsia="바탕체"/>
          <w:kern w:val="0"/>
          <w:sz w:val="22"/>
        </w:rPr>
      </w:pPr>
      <w:r>
        <w:rPr>
          <w:rFonts w:ascii="Times New Roman" w:hAnsi="Times New Roman" w:eastAsia="바탕체"/>
          <w:kern w:val="0"/>
          <w:sz w:val="22"/>
        </w:rPr>
        <w:t>법</w:t>
      </w:r>
      <w:r>
        <w:rPr>
          <w:rFonts w:ascii="Times New Roman" w:hAnsi="Times New Roman" w:eastAsia="Times New Roman"/>
          <w:kern w:val="0"/>
          <w:sz w:val="22"/>
        </w:rPr>
        <w:t xml:space="preserve">   </w:t>
      </w:r>
      <w:r>
        <w:rPr>
          <w:rFonts w:ascii="Times New Roman" w:hAnsi="Times New Roman" w:eastAsia="바탕체"/>
          <w:kern w:val="0"/>
          <w:sz w:val="22"/>
        </w:rPr>
        <w:t>인</w:t>
      </w:r>
      <w:r>
        <w:rPr>
          <w:rFonts w:ascii="Times New Roman" w:hAnsi="Times New Roman" w:eastAsia="Times New Roman"/>
          <w:kern w:val="0"/>
          <w:sz w:val="22"/>
        </w:rPr>
        <w:t xml:space="preserve">   </w:t>
      </w:r>
      <w:r>
        <w:rPr>
          <w:rFonts w:ascii="Times New Roman" w:hAnsi="Times New Roman" w:eastAsia="바탕체"/>
          <w:kern w:val="0"/>
          <w:sz w:val="22"/>
        </w:rPr>
        <w:t>명</w:t>
      </w:r>
      <w:r>
        <w:rPr>
          <w:rFonts w:ascii="Times New Roman" w:hAnsi="Times New Roman" w:eastAsia="Times New Roman"/>
          <w:kern w:val="0"/>
          <w:sz w:val="22"/>
        </w:rPr>
        <w:t xml:space="preserve"> </w:t>
      </w:r>
      <w:r>
        <w:rPr>
          <w:rFonts w:eastAsia="바탕체" w:ascii="Times New Roman" w:hAnsi="Times New Roman"/>
          <w:kern w:val="0"/>
          <w:sz w:val="22"/>
        </w:rPr>
        <w:t xml:space="preserve">: </w:t>
      </w:r>
      <w:commentRangeStart w:id="6"/>
      <w:del w:id="6033" w:author="코람코 상장리츠팀" w:date="2026-10-07T09:00:00Z">
        <w:r>
          <w:rPr>
            <w:rFonts w:eastAsia="바탕체" w:ascii="Times New Roman" w:hAnsi="Times New Roman"/>
            <w:kern w:val="0"/>
            <w:sz w:val="22"/>
          </w:rPr>
          <w:delText xml:space="preserve">[*]</w:delText>
        </w:r>
      </w:del>
      <w:ins w:id="6034" w:author="코람코 상장리츠팀" w:date="2026-10-07T09:00:00Z">
        <w:r>
          <w:rPr>
            <w:rFonts w:eastAsia="바탕체" w:ascii="Times New Roman" w:hAnsi="Times New Roman"/>
            <w:kern w:val="0"/>
            <w:sz w:val="22"/>
          </w:rPr>
          <w:t xml:space="preserve">쿠팡 주식회사</w:t>
        </w:r>
      </w:ins>
      <w:commentRangeEnd w:id="6"/>
      <w:r>
        <w:rPr>
          <w:rStyle w:val="CommentReference"/>
        </w:rPr>
        <w:commentReference w:id="6"/>
      </w:r>
    </w:p>
    <w:p>
      <w:pPr>
        <w:pStyle w:val="Normal"/>
        <w:snapToGrid w:val="false"/>
        <w:spacing w:lineRule="auto" w:line="360" w:before="0" w:after="0"/>
        <w:ind w:firstLine="3461" w:end="0"/>
        <w:textAlignment w:val="baseline"/>
        <w:rPr>
          <w:rFonts w:ascii="Times New Roman" w:hAnsi="Times New Roman" w:eastAsia="바탕체" w:cs="Times New Roman"/>
          <w:kern w:val="0"/>
          <w:sz w:val="22"/>
        </w:rPr>
      </w:pPr>
      <w:r>
        <w:rPr>
          <w:rFonts w:ascii="Times New Roman" w:hAnsi="Times New Roman" w:eastAsia="바탕체"/>
          <w:kern w:val="0"/>
          <w:sz w:val="22"/>
        </w:rPr>
        <w:t>대표이사</w:t>
      </w:r>
      <w:r>
        <w:rPr>
          <w:rFonts w:ascii="Times New Roman" w:hAnsi="Times New Roman" w:eastAsia="Times New Roman"/>
          <w:kern w:val="0"/>
          <w:sz w:val="22"/>
        </w:rPr>
        <w:t xml:space="preserve"> </w:t>
      </w:r>
      <w:r>
        <w:rPr>
          <w:rFonts w:eastAsia="바탕체" w:ascii="Times New Roman" w:hAnsi="Times New Roman"/>
          <w:kern w:val="0"/>
          <w:sz w:val="22"/>
        </w:rPr>
        <w:t xml:space="preserve">[*]  (</w:t>
      </w:r>
      <w:r>
        <w:rPr>
          <w:rFonts w:ascii="Times New Roman" w:hAnsi="Times New Roman" w:eastAsia="바탕체"/>
          <w:kern w:val="0"/>
          <w:sz w:val="22"/>
        </w:rPr>
        <w:t>인</w:t>
      </w:r>
      <w:r>
        <w:rPr>
          <w:rFonts w:eastAsia="바탕체" w:ascii="Times New Roman" w:hAnsi="Times New Roman"/>
          <w:kern w:val="0"/>
          <w:sz w:val="22"/>
        </w:rPr>
        <w:t>)</w:t>
      </w:r>
    </w:p>
    <w:p>
      <w:pPr>
        <w:pStyle w:val="Normal"/>
        <w:widowControl/>
        <w:autoSpaceDE w:val="tru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widowControl/>
        <w:autoSpaceDE w:val="true"/>
        <w:rPr>
          <w:rFonts w:ascii="Times New Roman" w:hAnsi="Times New Roman" w:eastAsia="바탕체" w:cs="Times New Roman"/>
          <w:kern w:val="0"/>
          <w:sz w:val="22"/>
        </w:rPr>
      </w:pPr>
      <w:r>
        <w:rPr>
          <w:rFonts w:eastAsia="바탕체" w:cs="Times New Roman" w:ascii="Times New Roman" w:hAnsi="Times New Roman"/>
          <w:kern w:val="0"/>
          <w:sz w:val="22"/>
        </w:rPr>
      </w:r>
      <w:r>
        <w:br w:type="page"/>
      </w:r>
    </w:p>
    <w:p>
      <w:pPr>
        <w:pStyle w:val="Normal"/>
        <w:spacing w:lineRule="auto" w:line="360" w:before="0" w:after="0"/>
        <w:rPr>
          <w:rFonts w:ascii="Times New Roman" w:hAnsi="Times New Roman" w:eastAsia="바탕체"/>
          <w:b/>
          <w:kern w:val="0"/>
          <w:sz w:val="22"/>
        </w:rPr>
      </w:pPr>
      <w:commentRangeStart w:id="7"/>
      <w:del w:id="6035" w:author="코람코 상장리츠팀" w:date="2026-10-07T09:00:00Z">
        <w:r>
          <w:rPr>
            <w:rFonts w:ascii="Times New Roman" w:hAnsi="Times New Roman" w:eastAsia="바탕체"/>
            <w:b/>
            <w:kern w:val="0"/>
            <w:sz w:val="22"/>
          </w:rPr>
          <w:delText>제</w:delText>
        </w:r>
      </w:del>
      <w:del w:id="6036" w:author="코람코 상장리츠팀" w:date="2026-10-07T09:00:00Z">
        <w:r>
          <w:rPr>
            <w:rFonts w:ascii="Times New Roman" w:hAnsi="Times New Roman" w:eastAsia="Times New Roman"/>
            <w:b/>
            <w:kern w:val="0"/>
            <w:sz w:val="22"/>
          </w:rPr>
          <w:delText xml:space="preserve"> </w:delText>
        </w:r>
      </w:del>
      <w:del w:id="6037" w:author="코람코 상장리츠팀" w:date="2026-10-07T09:00:00Z">
        <w:r>
          <w:rPr>
            <w:rFonts w:eastAsia="바탕체" w:ascii="Times New Roman" w:hAnsi="Times New Roman"/>
            <w:b/>
            <w:kern w:val="0"/>
            <w:sz w:val="22"/>
          </w:rPr>
          <w:delText xml:space="preserve">2 </w:delText>
        </w:r>
      </w:del>
      <w:del w:id="6038" w:author="코람코 상장리츠팀" w:date="2026-10-07T09:00:00Z">
        <w:r>
          <w:rPr>
            <w:rFonts w:ascii="Times New Roman" w:hAnsi="Times New Roman" w:eastAsia="바탕체"/>
            <w:b/>
            <w:kern w:val="0"/>
            <w:sz w:val="22"/>
          </w:rPr>
          <w:delText>순</w:delText>
        </w:r>
      </w:del>
      <w:del w:id="6039" w:author="코람코 상장리츠팀" w:date="2026-10-07T09:00:00Z">
        <w:r>
          <w:rPr>
            <w:rFonts w:ascii="Times New Roman" w:hAnsi="Times New Roman" w:eastAsia="Times New Roman"/>
            <w:b/>
            <w:kern w:val="0"/>
            <w:sz w:val="22"/>
          </w:rPr>
          <w:delText xml:space="preserve"> </w:delText>
        </w:r>
      </w:del>
      <w:del w:id="6040" w:author="코람코 상장리츠팀" w:date="2026-10-07T09:00:00Z">
        <w:r>
          <w:rPr>
            <w:rFonts w:ascii="Times New Roman" w:hAnsi="Times New Roman" w:eastAsia="바탕체"/>
            <w:b/>
            <w:kern w:val="0"/>
            <w:sz w:val="22"/>
          </w:rPr>
          <w:delText>위</w:delText>
        </w:r>
      </w:del>
      <w:ins w:id="6041" w:author="코람코 상장리츠팀" w:date="2026-10-07T09:00:00Z">
        <w:r>
          <w:rPr>
            <w:rFonts w:ascii="Times New Roman" w:hAnsi="Times New Roman" w:eastAsia="바탕체"/>
            <w:b/>
            <w:kern w:val="0"/>
            <w:sz w:val="22"/>
          </w:rPr>
          <w:t xml:space="preserve">(공동) 제 2 순 위 및 (공동) 제 3 순 위</w:t>
        </w:r>
      </w:ins>
      <w:commentRangeEnd w:id="7"/>
      <w:r>
        <w:rPr>
          <w:rStyle w:val="CommentReference"/>
        </w:rPr>
        <w:commentReference w:id="7"/>
      </w:r>
      <w:r>
        <w:rPr>
          <w:rFonts w:ascii="Times New Roman" w:hAnsi="Times New Roman" w:eastAsia="Times New Roman"/>
          <w:b/>
          <w:kern w:val="0"/>
          <w:sz w:val="22"/>
        </w:rPr>
        <w:t xml:space="preserve">     </w:t>
      </w:r>
      <w:r>
        <w:rPr>
          <w:rFonts w:ascii="Times New Roman" w:hAnsi="Times New Roman" w:eastAsia="바탕체"/>
          <w:kern w:val="0"/>
          <w:sz w:val="22"/>
        </w:rPr>
        <w:t>법인등록번호</w:t>
      </w:r>
      <w:r>
        <w:rPr>
          <w:rFonts w:ascii="Times New Roman" w:hAnsi="Times New Roman" w:eastAsia="Times New Roman"/>
          <w:kern w:val="0"/>
          <w:sz w:val="22"/>
        </w:rPr>
        <w:t xml:space="preserve"> </w:t>
      </w:r>
      <w:r>
        <w:rPr>
          <w:rFonts w:eastAsia="바탕체" w:ascii="Times New Roman" w:hAnsi="Times New Roman"/>
          <w:kern w:val="0"/>
          <w:sz w:val="22"/>
        </w:rPr>
        <w:t xml:space="preserve">: [*]</w:t>
      </w:r>
    </w:p>
    <w:p>
      <w:pPr>
        <w:pStyle w:val="Normal"/>
        <w:snapToGrid w:val="false"/>
        <w:spacing w:lineRule="auto" w:line="360" w:before="0" w:after="0"/>
        <w:textAlignment w:val="baseline"/>
        <w:rPr>
          <w:rFonts w:ascii="Times New Roman" w:hAnsi="Times New Roman" w:eastAsia="바탕체"/>
          <w:kern w:val="0"/>
          <w:sz w:val="22"/>
        </w:rPr>
      </w:pPr>
      <w:r>
        <w:rPr>
          <w:rFonts w:ascii="Times New Roman" w:hAnsi="Times New Roman" w:eastAsia="바탕체"/>
          <w:b/>
          <w:kern w:val="0"/>
          <w:sz w:val="22"/>
        </w:rPr>
        <w:t>우선수익자</w:t>
      </w:r>
      <w:r>
        <w:rPr>
          <w:rFonts w:ascii="Times New Roman" w:hAnsi="Times New Roman" w:eastAsia="Times New Roman"/>
          <w:b/>
          <w:kern w:val="0"/>
          <w:sz w:val="22"/>
        </w:rPr>
        <w:t xml:space="preserve">     </w:t>
      </w:r>
      <w:r>
        <w:rPr>
          <w:rFonts w:ascii="Times New Roman" w:hAnsi="Times New Roman" w:eastAsia="바탕체"/>
          <w:kern w:val="0"/>
          <w:sz w:val="22"/>
        </w:rPr>
        <w:t>주</w:t>
      </w:r>
      <w:r>
        <w:rPr>
          <w:rFonts w:ascii="Times New Roman" w:hAnsi="Times New Roman" w:eastAsia="Times New Roman"/>
          <w:kern w:val="0"/>
          <w:sz w:val="22"/>
        </w:rPr>
        <w:t xml:space="preserve">        </w:t>
      </w:r>
      <w:r>
        <w:rPr>
          <w:rFonts w:ascii="Times New Roman" w:hAnsi="Times New Roman" w:eastAsia="바탕체"/>
          <w:kern w:val="0"/>
          <w:sz w:val="22"/>
        </w:rPr>
        <w:t>소</w:t>
      </w:r>
      <w:r>
        <w:rPr>
          <w:rFonts w:ascii="Times New Roman" w:hAnsi="Times New Roman" w:eastAsia="Times New Roman"/>
          <w:kern w:val="0"/>
          <w:sz w:val="22"/>
        </w:rPr>
        <w:t xml:space="preserve"> </w:t>
      </w:r>
      <w:r>
        <w:rPr>
          <w:rFonts w:eastAsia="바탕체" w:ascii="Times New Roman" w:hAnsi="Times New Roman"/>
          <w:kern w:val="0"/>
          <w:sz w:val="22"/>
        </w:rPr>
        <w:t xml:space="preserve">: [*] </w:t>
      </w:r>
    </w:p>
    <w:p>
      <w:pPr>
        <w:pStyle w:val="Normal"/>
        <w:snapToGrid w:val="false"/>
        <w:spacing w:lineRule="auto" w:line="360" w:before="0" w:after="0"/>
        <w:ind w:firstLine="800" w:start="800" w:end="0"/>
        <w:textAlignment w:val="baseline"/>
        <w:rPr>
          <w:rFonts w:ascii="Times New Roman" w:hAnsi="Times New Roman" w:eastAsia="바탕체"/>
          <w:kern w:val="0"/>
          <w:sz w:val="22"/>
        </w:rPr>
      </w:pPr>
      <w:r>
        <w:rPr>
          <w:rFonts w:ascii="Times New Roman" w:hAnsi="Times New Roman" w:eastAsia="바탕체"/>
          <w:kern w:val="0"/>
          <w:sz w:val="22"/>
        </w:rPr>
        <w:t>법</w:t>
      </w:r>
      <w:r>
        <w:rPr>
          <w:rFonts w:ascii="Times New Roman" w:hAnsi="Times New Roman" w:eastAsia="Times New Roman"/>
          <w:kern w:val="0"/>
          <w:sz w:val="22"/>
        </w:rPr>
        <w:t xml:space="preserve">   </w:t>
      </w:r>
      <w:r>
        <w:rPr>
          <w:rFonts w:ascii="Times New Roman" w:hAnsi="Times New Roman" w:eastAsia="바탕체"/>
          <w:kern w:val="0"/>
          <w:sz w:val="22"/>
        </w:rPr>
        <w:t>인</w:t>
      </w:r>
      <w:r>
        <w:rPr>
          <w:rFonts w:ascii="Times New Roman" w:hAnsi="Times New Roman" w:eastAsia="Times New Roman"/>
          <w:kern w:val="0"/>
          <w:sz w:val="22"/>
        </w:rPr>
        <w:t xml:space="preserve">   </w:t>
      </w:r>
      <w:r>
        <w:rPr>
          <w:rFonts w:ascii="Times New Roman" w:hAnsi="Times New Roman" w:eastAsia="바탕체"/>
          <w:kern w:val="0"/>
          <w:sz w:val="22"/>
        </w:rPr>
        <w:t>명</w:t>
      </w:r>
      <w:r>
        <w:rPr>
          <w:rFonts w:ascii="Times New Roman" w:hAnsi="Times New Roman" w:eastAsia="Times New Roman"/>
          <w:kern w:val="0"/>
          <w:sz w:val="22"/>
        </w:rPr>
        <w:t xml:space="preserve"> </w:t>
      </w:r>
      <w:r>
        <w:rPr>
          <w:rFonts w:eastAsia="바탕체" w:ascii="Times New Roman" w:hAnsi="Times New Roman"/>
          <w:kern w:val="0"/>
          <w:sz w:val="22"/>
        </w:rPr>
        <w:t xml:space="preserve">: [*]</w:t>
      </w:r>
    </w:p>
    <w:p>
      <w:pPr>
        <w:pStyle w:val="Normal"/>
        <w:snapToGrid w:val="false"/>
        <w:spacing w:lineRule="auto" w:line="360" w:before="0" w:after="0"/>
        <w:ind w:firstLine="3461" w:end="0"/>
        <w:textAlignment w:val="baseline"/>
        <w:rPr>
          <w:rFonts w:ascii="Times New Roman" w:hAnsi="Times New Roman" w:eastAsia="바탕체" w:cs="Times New Roman"/>
          <w:kern w:val="0"/>
          <w:sz w:val="22"/>
        </w:rPr>
      </w:pPr>
      <w:r>
        <w:rPr>
          <w:rFonts w:ascii="Times New Roman" w:hAnsi="Times New Roman" w:eastAsia="바탕체"/>
          <w:kern w:val="0"/>
          <w:sz w:val="22"/>
        </w:rPr>
        <w:t>대표이사</w:t>
      </w:r>
      <w:r>
        <w:rPr>
          <w:rFonts w:ascii="Times New Roman" w:hAnsi="Times New Roman" w:eastAsia="Times New Roman"/>
          <w:kern w:val="0"/>
          <w:sz w:val="22"/>
        </w:rPr>
        <w:t xml:space="preserve"> </w:t>
      </w:r>
      <w:r>
        <w:rPr>
          <w:rFonts w:eastAsia="바탕체" w:ascii="Times New Roman" w:hAnsi="Times New Roman"/>
          <w:kern w:val="0"/>
          <w:sz w:val="22"/>
        </w:rPr>
        <w:t xml:space="preserve">[*] (</w:t>
      </w:r>
      <w:r>
        <w:rPr>
          <w:rFonts w:ascii="Times New Roman" w:hAnsi="Times New Roman" w:eastAsia="바탕체"/>
          <w:kern w:val="0"/>
          <w:sz w:val="22"/>
        </w:rPr>
        <w:t>인</w:t>
      </w:r>
      <w:r>
        <w:rPr>
          <w:rFonts w:eastAsia="바탕체" w:ascii="Times New Roman" w:hAnsi="Times New Roman"/>
          <w:kern w:val="0"/>
          <w:sz w:val="22"/>
        </w:rPr>
        <w:t>)</w:t>
      </w:r>
    </w:p>
    <w:p>
      <w:pPr>
        <w:pStyle w:val="Normal"/>
        <w:snapToGrid w:val="false"/>
        <w:spacing w:lineRule="auto" w:line="36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textAlignment w:val="baseline"/>
        <w:rPr>
          <w:rFonts w:ascii="Times New Roman" w:hAnsi="Times New Roman" w:eastAsia="바탕체"/>
          <w:kern w:val="0"/>
          <w:sz w:val="22"/>
        </w:rPr>
      </w:pPr>
      <w:r>
        <w:rPr>
          <w:rFonts w:eastAsia="바탕체" w:ascii="Times New Roman" w:hAnsi="Times New Roman"/>
          <w:kern w:val="0"/>
          <w:sz w:val="22"/>
        </w:rPr>
      </w:r>
    </w:p>
    <w:p>
      <w:pPr>
        <w:pStyle w:val="Normal"/>
        <w:snapToGrid w:val="false"/>
        <w:spacing w:lineRule="auto" w:line="360" w:before="0" w:after="0"/>
        <w:textAlignment w:val="baseline"/>
        <w:rPr>
          <w:rFonts w:ascii="Times New Roman" w:hAnsi="Times New Roman" w:eastAsia="바탕체"/>
          <w:kern w:val="0"/>
          <w:sz w:val="22"/>
        </w:rPr>
      </w:pPr>
      <w:r>
        <w:rPr>
          <w:rFonts w:eastAsia="바탕체" w:ascii="Times New Roman" w:hAnsi="Times New Roman"/>
          <w:kern w:val="0"/>
          <w:sz w:val="22"/>
        </w:rPr>
      </w:r>
      <w:r>
        <w:br w:type="page"/>
      </w:r>
    </w:p>
    <w:p>
      <w:pPr>
        <w:pStyle w:val="Normal"/>
        <w:snapToGrid w:val="false"/>
        <w:spacing w:lineRule="auto" w:line="360" w:before="0" w:after="0"/>
        <w:textAlignment w:val="baseline"/>
        <w:rPr>
          <w:rFonts w:ascii="Times New Roman" w:hAnsi="Times New Roman"/>
          <w:b/>
          <w:color w:val="000000"/>
          <w:spacing w:val="6"/>
          <w:kern w:val="0"/>
          <w:sz w:val="22"/>
          <w:szCs w:val="20"/>
        </w:rPr>
      </w:pPr>
      <w:r>
        <w:rPr>
          <w:rFonts w:ascii="Times New Roman" w:hAnsi="Times New Roman" w:cs="Times New Roman" w:eastAsia="바탕체"/>
          <w:kern w:val="0"/>
          <w:sz w:val="22"/>
        </w:rPr>
        <w:t>별첨</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w:t>
      </w:r>
    </w:p>
    <w:p>
      <w:pPr>
        <w:pStyle w:val="Normal"/>
        <w:spacing w:lineRule="exact" w:line="200"/>
        <w:jc w:val="center"/>
        <w:rPr>
          <w:rFonts w:ascii="Times New Roman" w:hAnsi="Times New Roman" w:eastAsia="바탕체"/>
          <w:b/>
          <w:color w:val="000000"/>
          <w:spacing w:val="6"/>
          <w:kern w:val="0"/>
          <w:sz w:val="22"/>
          <w:szCs w:val="20"/>
        </w:rPr>
      </w:pPr>
      <w:r>
        <w:rPr>
          <w:rFonts w:eastAsia="바탕체" w:ascii="Times New Roman" w:hAnsi="Times New Roman"/>
          <w:b/>
          <w:color w:val="000000"/>
          <w:spacing w:val="6"/>
          <w:kern w:val="0"/>
          <w:sz w:val="22"/>
          <w:szCs w:val="20"/>
        </w:rPr>
      </w:r>
    </w:p>
    <w:p>
      <w:pPr>
        <w:pStyle w:val="Normal"/>
        <w:snapToGrid w:val="false"/>
        <w:spacing w:lineRule="auto" w:line="360" w:before="0" w:after="0"/>
        <w:ind w:hanging="700" w:start="700" w:end="0"/>
        <w:jc w:val="center"/>
        <w:textAlignment w:val="baseline"/>
        <w:rPr/>
      </w:pPr>
      <w:r>
        <w:rPr>
          <w:rFonts w:ascii="Times New Roman" w:hAnsi="Times New Roman" w:cs="Times New Roman" w:eastAsia="바탕체"/>
          <w:b/>
          <w:bCs/>
          <w:kern w:val="0"/>
          <w:sz w:val="30"/>
          <w:szCs w:val="30"/>
          <w:u w:val="single" w:color="000000"/>
        </w:rPr>
        <w:t>우선수익자들</w:t>
      </w:r>
      <w:r>
        <w:rPr>
          <w:rFonts w:ascii="Times New Roman" w:hAnsi="Times New Roman" w:cs="Times New Roman" w:eastAsia="Times New Roman"/>
          <w:b/>
          <w:bCs/>
          <w:kern w:val="0"/>
          <w:sz w:val="30"/>
          <w:szCs w:val="30"/>
          <w:u w:val="single" w:color="000000"/>
        </w:rPr>
        <w:t xml:space="preserve"> </w:t>
      </w:r>
      <w:r>
        <w:rPr>
          <w:rFonts w:ascii="Times New Roman" w:hAnsi="Times New Roman" w:cs="Times New Roman" w:eastAsia="바탕체"/>
          <w:b/>
          <w:bCs/>
          <w:kern w:val="0"/>
          <w:sz w:val="30"/>
          <w:szCs w:val="30"/>
          <w:u w:val="single" w:color="000000"/>
        </w:rPr>
        <w:t>목록</w:t>
      </w:r>
    </w:p>
    <w:p>
      <w:pPr>
        <w:pStyle w:val="Normal"/>
        <w:spacing w:lineRule="exact" w:line="200"/>
        <w:rPr>
          <w:rFonts w:ascii="Times New Roman" w:hAnsi="Times New Roman" w:eastAsia="바탕체" w:cs="Times New Roman"/>
          <w:b/>
          <w:bCs/>
          <w:kern w:val="0"/>
          <w:sz w:val="16"/>
          <w:szCs w:val="16"/>
          <w:u w:val="single" w:color="000000"/>
        </w:rPr>
      </w:pPr>
      <w:r>
        <w:rPr>
          <w:rFonts w:eastAsia="바탕체" w:cs="Times New Roman" w:ascii="Times New Roman" w:hAnsi="Times New Roman"/>
          <w:b/>
          <w:bCs/>
          <w:kern w:val="0"/>
          <w:sz w:val="16"/>
          <w:szCs w:val="16"/>
          <w:u w:val="single" w:color="000000"/>
        </w:rPr>
      </w:r>
    </w:p>
    <w:tbl>
      <w:tblPr>
        <w:tblW w:w="9016" w:type="dxa"/>
        <w:jc w:val="start"/>
        <w:tblInd w:w="0" w:type="dxa"/>
        <w:tblLayout w:type="fixed"/>
        <w:tblCellMar>
          <w:top w:w="0" w:type="dxa"/>
          <w:start w:w="108" w:type="dxa"/>
          <w:bottom w:w="0" w:type="dxa"/>
          <w:end w:w="108" w:type="dxa"/>
        </w:tblCellMar>
      </w:tblPr>
      <w:tblGrid>
        <w:gridCol w:w="4508"/>
        <w:gridCol w:w="4508"/>
      </w:tblGrid>
      <w:tr>
        <w:trPr>
          <w:trHeight w:val="446" w:hRule="atLeast"/>
        </w:trPr>
        <w:tc>
          <w:tcPr>
            <w:tcW w:w="450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lineRule="auto" w:line="240" w:before="0" w:after="0"/>
              <w:jc w:val="center"/>
              <w:rPr>
                <w:rFonts w:ascii="Times New Roman" w:hAnsi="Times New Roman" w:eastAsia="바탕체"/>
                <w:b/>
                <w:sz w:val="22"/>
              </w:rPr>
            </w:pPr>
            <w:r>
              <w:rPr>
                <w:rFonts w:eastAsia="바탕체" w:ascii="Times New Roman" w:hAnsi="Times New Roman"/>
                <w:b/>
                <w:sz w:val="22"/>
              </w:rPr>
              <w:t>1</w:t>
            </w:r>
            <w:r>
              <w:rPr>
                <w:rFonts w:ascii="Times New Roman" w:hAnsi="Times New Roman" w:eastAsia="바탕체"/>
                <w:b/>
                <w:sz w:val="22"/>
              </w:rPr>
              <w:t>순위우선수익자</w:t>
            </w:r>
          </w:p>
        </w:tc>
        <w:tc>
          <w:tcPr>
            <w:tcW w:w="450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lineRule="auto" w:line="240" w:before="0" w:after="0"/>
              <w:jc w:val="center"/>
              <w:rPr>
                <w:rFonts w:ascii="Times New Roman" w:hAnsi="Times New Roman" w:eastAsia="바탕체"/>
                <w:b/>
                <w:sz w:val="22"/>
              </w:rPr>
            </w:pPr>
            <w:commentRangeStart w:id="8"/>
            <w:del w:id="6042" w:author="코람코 상장리츠팀" w:date="2026-10-07T09:00:00Z">
              <w:r>
                <w:rPr>
                  <w:rFonts w:eastAsia="바탕체" w:ascii="Times New Roman" w:hAnsi="Times New Roman"/>
                  <w:b/>
                  <w:sz w:val="22"/>
                </w:rPr>
                <w:delText>2</w:delText>
              </w:r>
            </w:del>
            <w:del w:id="6043" w:author="코람코 상장리츠팀" w:date="2026-10-07T09:00:00Z">
              <w:r>
                <w:rPr>
                  <w:rFonts w:ascii="Times New Roman" w:hAnsi="Times New Roman" w:eastAsia="바탕체"/>
                  <w:b/>
                  <w:sz w:val="22"/>
                </w:rPr>
                <w:delText>순위우선수익자</w:delText>
              </w:r>
            </w:del>
            <w:ins w:id="6044" w:author="코람코 상장리츠팀" w:date="2026-10-07T09:00:00Z">
              <w:r>
                <w:rPr>
                  <w:rFonts w:eastAsia="바탕체" w:ascii="Times New Roman" w:hAnsi="Times New Roman"/>
                  <w:b/>
                  <w:sz w:val="22"/>
                </w:rPr>
                <w:t xml:space="preserve">(공동)2순위우선수익자(Tranche A)</w:t>
              </w:r>
            </w:ins>
            <w:commentRangeEnd w:id="8"/>
            <w:r>
              <w:rPr>
                <w:rStyle w:val="CommentReference"/>
              </w:rPr>
              <w:commentReference w:id="8"/>
            </w:r>
          </w:p>
        </w:tc>
      </w:tr>
      <w:tr>
        <w:trPr/>
        <w:tc>
          <w:tcPr>
            <w:tcW w:w="4508" w:type="dxa"/>
            <w:tcBorders>
              <w:top w:val="single" w:sz="4" w:space="0" w:color="000000"/>
              <w:start w:val="single" w:sz="4" w:space="0" w:color="000000"/>
              <w:bottom w:val="single" w:sz="4" w:space="0" w:color="000000"/>
              <w:end w:val="single" w:sz="4" w:space="0" w:color="000000"/>
            </w:tcBorders>
            <w:vAlign w:val="center"/>
          </w:tcPr>
          <w:p>
            <w:pPr>
              <w:pStyle w:val="Style16"/>
              <w:snapToGrid w:val="false"/>
              <w:spacing w:lineRule="auto" w:line="360" w:before="0" w:after="0"/>
              <w:ind w:start="0" w:end="0"/>
              <w:rPr>
                <w:rFonts w:ascii="Times New Roman" w:hAnsi="Times New Roman" w:eastAsia="바탕체" w:cs="Times New Roman"/>
                <w:b/>
                <w:color w:val="000000"/>
                <w:sz w:val="22"/>
                <w:szCs w:val="16"/>
              </w:rPr>
            </w:pPr>
            <w:r>
              <w:rPr>
                <w:rFonts w:eastAsia="바탕체" w:cs="Times New Roman" w:ascii="Times New Roman" w:hAnsi="Times New Roman"/>
                <w:b/>
                <w:color w:val="000000"/>
                <w:sz w:val="22"/>
                <w:szCs w:val="16"/>
              </w:rPr>
            </w:r>
            <w:ins w:id="6045" w:author="코람코 상장리츠팀" w:date="2026-10-07T09:00:00Z">
              <w:r>
                <w:rPr>
                  <w:rFonts w:ascii="Times New Roman" w:hAnsi="Times New Roman" w:eastAsia="바탕체" w:cs="Times New Roman"/>
                  <w:b/>
                  <w:color w:val="000000"/>
                  <w:sz w:val="22"/>
                  <w:szCs w:val="16"/>
                </w:rPr>
                <w:t xml:space="preserve">쿠팡 주식회사 (우선수익권 금2,132,586,000원)</w:t>
              </w:r>
            </w:ins>
          </w:p>
        </w:tc>
        <w:tc>
          <w:tcPr>
            <w:tcW w:w="450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before="0" w:after="0"/>
              <w:rPr>
                <w:rFonts w:ascii="Times New Roman" w:hAnsi="Times New Roman" w:eastAsia="바탕체" w:cs="Times New Roman"/>
                <w:b/>
                <w:color w:val="000000"/>
                <w:sz w:val="22"/>
              </w:rPr>
            </w:pPr>
            <w:r>
              <w:rPr>
                <w:rFonts w:eastAsia="바탕체" w:cs="Times New Roman" w:ascii="Times New Roman" w:hAnsi="Times New Roman"/>
                <w:b/>
                <w:color w:val="000000"/>
                <w:sz w:val="22"/>
              </w:rPr>
            </w:r>
            <w:ins w:id="6046" w:author="코람코 상장리츠팀" w:date="2026-10-07T09:00:00Z">
              <w:r>
                <w:rPr>
                  <w:rFonts w:ascii="Times New Roman" w:hAnsi="Times New Roman" w:eastAsia="바탕체" w:cs="Times New Roman"/>
                  <w:b/>
                  <w:color w:val="000000"/>
                  <w:sz w:val="22"/>
                </w:rPr>
                <w:t xml:space="preserve">주식회사 우리은행 외 Tranche A 대주 [확정 시 기재] (우선수익권 합계 금192,000,000,000원, 대출약정금의 120%)</w:t>
              </w:r>
            </w:ins>
          </w:p>
        </w:tc>
      </w:tr>
      <w:tr>
        <w:trPr>
          <w:trHeight w:val="446" w:hRule="atLeast"/>
          <w:ins w:id="6050" w:author="코람코 상장리츠팀" w:date="2026-10-07T09:00:00Z"/>
        </w:trPr>
        <w:tc>
          <w:tcPr>
            <w:tcW w:w="450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lineRule="auto" w:line="240" w:before="0" w:after="0"/>
              <w:jc w:val="center"/>
              <w:rPr>
                <w:ins w:id="6047" w:author="코람코 상장리츠팀" w:date="2026-10-07T09:00:00Z"/>
                <w:rFonts w:ascii="Times New Roman" w:hAnsi="Times New Roman" w:eastAsia="바탕체"/>
                <w:b/>
                <w:sz w:val="22"/>
              </w:rPr>
            </w:pPr>
            <w:ins w:id="6048" w:author="코람코 상장리츠팀" w:date="2026-10-07T09:00:00Z">
              <w:r>
                <w:rPr>
                  <w:rFonts w:eastAsia="바탕체" w:ascii="Times New Roman" w:hAnsi="Times New Roman"/>
                  <w:b/>
                  <w:sz w:val="22"/>
                </w:rPr>
                <w:t xml:space="preserve">(공동)3순위우선수익자(Tranche B)</w:t>
              </w:r>
            </w:ins>
          </w:p>
        </w:tc>
        <w:tc>
          <w:tcPr>
            <w:tcW w:w="450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lineRule="auto" w:line="240" w:before="0" w:after="0"/>
              <w:jc w:val="center"/>
              <w:rPr>
                <w:ins w:id="6049" w:author="코람코 상장리츠팀" w:date="2026-10-07T09:00:00Z"/>
                <w:rFonts w:ascii="Times New Roman" w:hAnsi="Times New Roman" w:eastAsia="바탕체"/>
                <w:b/>
                <w:sz w:val="22"/>
              </w:rPr>
            </w:pPr>
          </w:p>
        </w:tc>
      </w:tr>
      <w:tr>
        <w:trPr>
          <w:ins w:id="6057" w:author="코람코 상장리츠팀" w:date="2026-10-07T09:00:00Z"/>
        </w:trPr>
        <w:tc>
          <w:tcPr>
            <w:tcW w:w="4508" w:type="dxa"/>
            <w:tcBorders>
              <w:top w:val="single" w:sz="4" w:space="0" w:color="000000"/>
              <w:start w:val="single" w:sz="4" w:space="0" w:color="000000"/>
              <w:bottom w:val="single" w:sz="4" w:space="0" w:color="000000"/>
              <w:end w:val="single" w:sz="4" w:space="0" w:color="000000"/>
            </w:tcBorders>
            <w:vAlign w:val="center"/>
          </w:tcPr>
          <w:p>
            <w:pPr>
              <w:pStyle w:val="Style16"/>
              <w:snapToGrid w:val="false"/>
              <w:spacing w:lineRule="auto" w:line="360" w:before="0" w:after="0"/>
              <w:ind w:start="0" w:end="0"/>
              <w:rPr>
                <w:ins w:id="6051" w:author="코람코 상장리츠팀" w:date="2026-10-07T09:00:00Z"/>
                <w:rFonts w:ascii="Times New Roman" w:hAnsi="Times New Roman" w:eastAsia="바탕체" w:cs="Times New Roman"/>
                <w:b/>
                <w:color w:val="000000"/>
                <w:sz w:val="22"/>
                <w:szCs w:val="16"/>
              </w:rPr>
            </w:pPr>
            <w:ins w:id="6052" w:author="코람코 상장리츠팀" w:date="2026-10-07T09:00:00Z">
              <w:r>
                <w:rPr>
                  <w:rFonts w:ascii="Times New Roman" w:hAnsi="Times New Roman" w:eastAsia="바탕체" w:cs="Times New Roman"/>
                  <w:b/>
                  <w:color w:val="000000"/>
                  <w:sz w:val="22"/>
                  <w:szCs w:val="16"/>
                </w:rPr>
                <w:t xml:space="preserve">키움캐피탈 주식회사 (금24,000,000,000원)</w:t>
              </w:r>
            </w:ins>
          </w:p>
          <w:p>
            <w:pPr>
              <w:pStyle w:val="Style16"/>
              <w:snapToGrid w:val="false"/>
              <w:spacing w:lineRule="auto" w:line="360" w:before="0" w:after="0"/>
              <w:ind w:start="0" w:end="0"/>
              <w:rPr>
                <w:ins w:id="6051" w:author="코람코 상장리츠팀" w:date="2026-10-07T09:00:00Z"/>
                <w:rFonts w:ascii="Times New Roman" w:hAnsi="Times New Roman" w:eastAsia="바탕체" w:cs="Times New Roman"/>
                <w:b/>
                <w:color w:val="000000"/>
                <w:sz w:val="22"/>
                <w:szCs w:val="16"/>
              </w:rPr>
            </w:pPr>
            <w:ins w:id="6053" w:author="코람코 상장리츠팀" w:date="2026-10-07T09:00:00Z">
              <w:r>
                <w:rPr>
                  <w:rFonts w:ascii="Times New Roman" w:hAnsi="Times New Roman" w:eastAsia="바탕체" w:cs="Times New Roman"/>
                  <w:b/>
                  <w:color w:val="000000"/>
                  <w:sz w:val="22"/>
                  <w:szCs w:val="16"/>
                </w:rPr>
                <w:t xml:space="preserve">엠지캐피탈 주식회사 (금12,000,000,000원)</w:t>
              </w:r>
            </w:ins>
          </w:p>
          <w:p>
            <w:pPr>
              <w:pStyle w:val="Style16"/>
              <w:snapToGrid w:val="false"/>
              <w:spacing w:lineRule="auto" w:line="360" w:before="0" w:after="0"/>
              <w:ind w:start="0" w:end="0"/>
              <w:rPr>
                <w:ins w:id="6051" w:author="코람코 상장리츠팀" w:date="2026-10-07T09:00:00Z"/>
                <w:rFonts w:ascii="Times New Roman" w:hAnsi="Times New Roman" w:eastAsia="바탕체" w:cs="Times New Roman"/>
                <w:b/>
                <w:color w:val="000000"/>
                <w:sz w:val="22"/>
                <w:szCs w:val="16"/>
              </w:rPr>
            </w:pPr>
            <w:ins w:id="6054" w:author="코람코 상장리츠팀" w:date="2026-10-07T09:00:00Z">
              <w:r>
                <w:rPr>
                  <w:rFonts w:ascii="Times New Roman" w:hAnsi="Times New Roman" w:eastAsia="바탕체" w:cs="Times New Roman"/>
                  <w:b/>
                  <w:color w:val="000000"/>
                  <w:sz w:val="22"/>
                  <w:szCs w:val="16"/>
                </w:rPr>
                <w:t xml:space="preserve">DB저축은행 [정식 상호 확인 필요] (금9,600,000,000원)</w:t>
              </w:r>
            </w:ins>
          </w:p>
        </w:tc>
        <w:tc>
          <w:tcPr>
            <w:tcW w:w="450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before="0" w:after="0"/>
              <w:rPr>
                <w:ins w:id="6055" w:author="코람코 상장리츠팀" w:date="2026-10-07T09:00:00Z"/>
                <w:rFonts w:ascii="Times New Roman" w:hAnsi="Times New Roman" w:eastAsia="바탕체" w:cs="Times New Roman"/>
                <w:b/>
                <w:color w:val="000000"/>
                <w:sz w:val="22"/>
              </w:rPr>
            </w:pPr>
            <w:ins w:id="6056" w:author="코람코 상장리츠팀" w:date="2026-10-07T09:00:00Z">
              <w:r>
                <w:rPr>
                  <w:rFonts w:ascii="Times New Roman" w:hAnsi="Times New Roman" w:eastAsia="바탕체" w:cs="Times New Roman"/>
                  <w:b/>
                  <w:color w:val="000000"/>
                  <w:sz w:val="22"/>
                </w:rPr>
                <w:t xml:space="preserve">(각 대출약정금의 120%, 합계 금45,600,000,000원)</w:t>
              </w:r>
            </w:ins>
          </w:p>
        </w:tc>
      </w:tr>
    </w:tbl>
    <w:p>
      <w:pPr>
        <w:pStyle w:val="Normal"/>
        <w:snapToGrid w:val="false"/>
        <w:spacing w:lineRule="auto" w:line="36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r>
        <w:br w:type="page"/>
      </w:r>
    </w:p>
    <w:p>
      <w:pPr>
        <w:pStyle w:val="Normal"/>
        <w:snapToGrid w:val="false"/>
        <w:spacing w:lineRule="auto" w:line="360" w:before="0" w:after="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【별지</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w:t>
      </w:r>
      <w:r>
        <w:rPr>
          <w:rFonts w:ascii="Times New Roman" w:hAnsi="Times New Roman" w:cs="Times New Roman" w:eastAsia="바탕체"/>
          <w:kern w:val="0"/>
          <w:sz w:val="22"/>
        </w:rPr>
        <w:t>】</w:t>
      </w:r>
    </w:p>
    <w:p>
      <w:pPr>
        <w:pStyle w:val="Normal"/>
        <w:snapToGrid w:val="false"/>
        <w:spacing w:lineRule="auto" w:line="360" w:before="0" w:after="0"/>
        <w:ind w:hanging="700" w:start="700" w:end="0"/>
        <w:jc w:val="center"/>
        <w:textAlignment w:val="baseline"/>
        <w:rPr>
          <w:rFonts w:ascii="Times New Roman" w:hAnsi="Times New Roman" w:eastAsia="바탕체" w:cs="Times New Roman"/>
          <w:b/>
          <w:bCs/>
          <w:kern w:val="0"/>
          <w:sz w:val="30"/>
          <w:szCs w:val="30"/>
          <w:u w:val="single" w:color="000000"/>
        </w:rPr>
      </w:pPr>
      <w:r>
        <w:rPr>
          <w:rFonts w:ascii="Times New Roman" w:hAnsi="Times New Roman" w:cs="Times New Roman" w:eastAsia="바탕체"/>
          <w:b/>
          <w:bCs/>
          <w:kern w:val="0"/>
          <w:sz w:val="30"/>
          <w:szCs w:val="30"/>
          <w:u w:val="single" w:color="000000"/>
        </w:rPr>
        <w:t>신탁부동산</w:t>
      </w:r>
      <w:r>
        <w:rPr>
          <w:rFonts w:ascii="Times New Roman" w:hAnsi="Times New Roman" w:cs="Times New Roman" w:eastAsia="Times New Roman"/>
          <w:b/>
          <w:bCs/>
          <w:kern w:val="0"/>
          <w:sz w:val="30"/>
          <w:szCs w:val="30"/>
          <w:u w:val="single" w:color="000000"/>
        </w:rPr>
        <w:t xml:space="preserve"> </w:t>
      </w:r>
      <w:r>
        <w:rPr>
          <w:rFonts w:ascii="Times New Roman" w:hAnsi="Times New Roman" w:cs="Times New Roman" w:eastAsia="바탕체"/>
          <w:b/>
          <w:bCs/>
          <w:kern w:val="0"/>
          <w:sz w:val="30"/>
          <w:szCs w:val="30"/>
          <w:u w:val="single" w:color="000000"/>
        </w:rPr>
        <w:t>목록</w:t>
      </w:r>
    </w:p>
    <w:p>
      <w:pPr>
        <w:pStyle w:val="Normal"/>
        <w:snapToGrid w:val="false"/>
        <w:spacing w:lineRule="auto" w:line="360" w:before="0" w:after="0"/>
        <w:ind w:start="400" w:end="0"/>
        <w:textAlignment w:val="baseline"/>
        <w:rPr>
          <w:rFonts w:ascii="Times New Roman" w:hAnsi="Times New Roman" w:eastAsia="바탕체" w:cs="Times New Roman"/>
          <w:b/>
          <w:bCs/>
          <w:kern w:val="0"/>
          <w:sz w:val="22"/>
          <w:szCs w:val="30"/>
          <w:u w:val="single" w:color="000000"/>
        </w:rPr>
      </w:pPr>
      <w:r>
        <w:rPr>
          <w:rFonts w:eastAsia="바탕체" w:cs="Times New Roman" w:ascii="Times New Roman" w:hAnsi="Times New Roman"/>
          <w:b/>
          <w:bCs/>
          <w:kern w:val="0"/>
          <w:sz w:val="22"/>
          <w:szCs w:val="30"/>
          <w:u w:val="single" w:color="000000"/>
        </w:rPr>
      </w:r>
    </w:p>
    <w:p>
      <w:pPr>
        <w:pStyle w:val="Normal"/>
        <w:numPr>
          <w:ilvl w:val="0"/>
          <w:numId w:val="1"/>
        </w:numPr>
        <w:snapToGrid w:val="false"/>
        <w:spacing w:lineRule="auto" w:line="360" w:before="0" w:after="0"/>
        <w:textAlignment w:val="baseline"/>
        <w:rPr>
          <w:rFonts w:ascii="Times New Roman" w:hAnsi="Times New Roman" w:eastAsia="바탕체" w:cs="Times New Roman"/>
          <w:b/>
          <w:kern w:val="0"/>
          <w:sz w:val="22"/>
        </w:rPr>
      </w:pPr>
      <w:r>
        <w:rPr>
          <w:rFonts w:ascii="Times New Roman" w:hAnsi="Times New Roman" w:cs="Times New Roman" w:eastAsia="바탕체"/>
          <w:b/>
          <w:kern w:val="0"/>
          <w:sz w:val="22"/>
        </w:rPr>
        <w:t>본건</w:t>
      </w:r>
      <w:r>
        <w:rPr>
          <w:rFonts w:ascii="Times New Roman" w:hAnsi="Times New Roman" w:cs="Times New Roman" w:eastAsia="Times New Roman"/>
          <w:b/>
          <w:kern w:val="0"/>
          <w:sz w:val="22"/>
        </w:rPr>
        <w:t xml:space="preserve"> </w:t>
      </w:r>
      <w:r>
        <w:rPr>
          <w:rFonts w:ascii="Times New Roman" w:hAnsi="Times New Roman" w:cs="Times New Roman" w:eastAsia="바탕체"/>
          <w:b/>
          <w:kern w:val="0"/>
          <w:sz w:val="22"/>
        </w:rPr>
        <w:t>토지</w:t>
      </w:r>
    </w:p>
    <w:p>
      <w:pPr>
        <w:pStyle w:val="Normal"/>
        <w:snapToGrid w:val="false"/>
        <w:spacing w:lineRule="auto" w:line="360" w:before="0" w:after="0"/>
        <w:ind w:firstLine="220" w:end="0"/>
        <w:textAlignment w:val="baseline"/>
        <w:rPr>
          <w:rFonts w:ascii="Times New Roman" w:hAnsi="Times New Roman" w:eastAsia="바탕체" w:cs="Times New Roman"/>
          <w:bCs/>
          <w:kern w:val="0"/>
          <w:sz w:val="22"/>
        </w:rPr>
      </w:pPr>
      <w:r>
        <w:rPr>
          <w:rFonts w:ascii="Times New Roman" w:hAnsi="Times New Roman" w:cs="Times New Roman" w:eastAsia="바탕체"/>
          <w:bCs/>
          <w:kern w:val="0"/>
          <w:sz w:val="22"/>
        </w:rPr>
        <w:t>경기도</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안양시</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동안구</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관양동</w:t>
      </w:r>
      <w:r>
        <w:rPr>
          <w:rFonts w:ascii="Times New Roman" w:hAnsi="Times New Roman" w:cs="Times New Roman" w:eastAsia="Times New Roman"/>
          <w:bCs/>
          <w:kern w:val="0"/>
          <w:sz w:val="22"/>
        </w:rPr>
        <w:t xml:space="preserve"> </w:t>
      </w:r>
      <w:r>
        <w:rPr>
          <w:rFonts w:eastAsia="바탕체" w:cs="Times New Roman" w:ascii="Times New Roman" w:hAnsi="Times New Roman"/>
          <w:bCs/>
          <w:kern w:val="0"/>
          <w:sz w:val="22"/>
        </w:rPr>
        <w:t xml:space="preserve">934 </w:t>
      </w:r>
      <w:commentRangeStart w:id="9"/>
      <w:del w:id="6058" w:author="코람코 상장리츠팀" w:date="2026-10-07T09:00:00Z">
        <w:r>
          <w:rPr>
            <w:rFonts w:ascii="Times New Roman" w:hAnsi="Times New Roman" w:cs="Times New Roman" w:eastAsia="바탕체"/>
            <w:bCs/>
            <w:kern w:val="0"/>
            <w:sz w:val="22"/>
          </w:rPr>
          <w:delText>대</w:delText>
        </w:r>
      </w:del>
      <w:ins w:id="6059" w:author="코람코 상장리츠팀" w:date="2026-10-07T09:00:00Z">
        <w:r>
          <w:rPr>
            <w:rFonts w:ascii="Times New Roman" w:hAnsi="Times New Roman" w:cs="Times New Roman" w:eastAsia="바탕체"/>
            <w:bCs/>
            <w:kern w:val="0"/>
            <w:sz w:val="22"/>
          </w:rPr>
          <w:t xml:space="preserve">창고용지</w:t>
        </w:r>
      </w:ins>
      <w:commentRangeEnd w:id="9"/>
      <w:r>
        <w:rPr>
          <w:rStyle w:val="CommentReference"/>
        </w:rPr>
        <w:commentReference w:id="9"/>
      </w:r>
      <w:r>
        <w:rPr>
          <w:rFonts w:ascii="Times New Roman" w:hAnsi="Times New Roman" w:cs="Times New Roman" w:eastAsia="Times New Roman"/>
          <w:bCs/>
          <w:kern w:val="0"/>
          <w:sz w:val="22"/>
        </w:rPr>
        <w:t xml:space="preserve"> </w:t>
      </w:r>
      <w:r>
        <w:rPr>
          <w:rFonts w:eastAsia="바탕체" w:cs="Times New Roman" w:ascii="Times New Roman" w:hAnsi="Times New Roman"/>
          <w:bCs/>
          <w:kern w:val="0"/>
          <w:sz w:val="22"/>
        </w:rPr>
        <w:t>13670.6</w:t>
      </w:r>
      <w:r>
        <w:rPr>
          <w:rFonts w:ascii="Times New Roman" w:hAnsi="Times New Roman" w:cs="Times New Roman" w:eastAsia="바탕체"/>
          <w:bCs/>
          <w:kern w:val="0"/>
          <w:sz w:val="22"/>
        </w:rPr>
        <w:t>㎡</w:t>
      </w:r>
    </w:p>
    <w:p>
      <w:pPr>
        <w:pStyle w:val="Normal"/>
        <w:snapToGrid w:val="false"/>
        <w:spacing w:lineRule="auto" w:line="360" w:before="0" w:after="0"/>
        <w:ind w:firstLine="220" w:end="0"/>
        <w:textAlignment w:val="baseline"/>
        <w:rPr>
          <w:rFonts w:ascii="Times New Roman" w:hAnsi="Times New Roman" w:eastAsia="바탕체" w:cs="Times New Roman"/>
          <w:bCs/>
          <w:kern w:val="0"/>
          <w:sz w:val="22"/>
        </w:rPr>
      </w:pPr>
      <w:r>
        <w:rPr>
          <w:rFonts w:ascii="Times New Roman" w:hAnsi="Times New Roman" w:cs="Times New Roman" w:eastAsia="바탕체"/>
          <w:bCs/>
          <w:kern w:val="0"/>
          <w:sz w:val="22"/>
        </w:rPr>
        <w:t>경기도</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안양시</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동안구</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관양동</w:t>
      </w:r>
      <w:r>
        <w:rPr>
          <w:rFonts w:ascii="Times New Roman" w:hAnsi="Times New Roman" w:cs="Times New Roman" w:eastAsia="Times New Roman"/>
          <w:bCs/>
          <w:kern w:val="0"/>
          <w:sz w:val="22"/>
        </w:rPr>
        <w:t xml:space="preserve"> </w:t>
      </w:r>
      <w:r>
        <w:rPr>
          <w:rFonts w:eastAsia="바탕체" w:cs="Times New Roman" w:ascii="Times New Roman" w:hAnsi="Times New Roman"/>
          <w:bCs/>
          <w:kern w:val="0"/>
          <w:sz w:val="22"/>
        </w:rPr>
        <w:t xml:space="preserve">934-1 </w:t>
      </w:r>
      <w:del w:id="6060" w:author="코람코 상장리츠팀" w:date="2026-10-07T09:00:00Z">
        <w:r>
          <w:rPr>
            <w:rFonts w:ascii="Times New Roman" w:hAnsi="Times New Roman" w:cs="Times New Roman" w:eastAsia="바탕체"/>
            <w:bCs/>
            <w:kern w:val="0"/>
            <w:sz w:val="22"/>
          </w:rPr>
          <w:delText>대</w:delText>
        </w:r>
      </w:del>
      <w:ins w:id="6061" w:author="코람코 상장리츠팀" w:date="2026-10-07T09:00:00Z">
        <w:r>
          <w:rPr>
            <w:rFonts w:ascii="Times New Roman" w:hAnsi="Times New Roman" w:cs="Times New Roman" w:eastAsia="바탕체"/>
            <w:bCs/>
            <w:kern w:val="0"/>
            <w:sz w:val="22"/>
          </w:rPr>
          <w:t xml:space="preserve">창고용지</w:t>
        </w:r>
      </w:ins>
      <w:r>
        <w:rPr>
          <w:rFonts w:ascii="Times New Roman" w:hAnsi="Times New Roman" w:cs="Times New Roman" w:eastAsia="Times New Roman"/>
          <w:bCs/>
          <w:kern w:val="0"/>
          <w:sz w:val="22"/>
        </w:rPr>
        <w:t xml:space="preserve"> </w:t>
      </w:r>
      <w:r>
        <w:rPr>
          <w:rFonts w:eastAsia="바탕체" w:cs="Times New Roman" w:ascii="Times New Roman" w:hAnsi="Times New Roman"/>
          <w:bCs/>
          <w:kern w:val="0"/>
          <w:sz w:val="22"/>
        </w:rPr>
        <w:t>1348.9</w:t>
      </w:r>
      <w:r>
        <w:rPr>
          <w:rFonts w:ascii="Times New Roman" w:hAnsi="Times New Roman" w:cs="Times New Roman" w:eastAsia="바탕체"/>
          <w:bCs/>
          <w:kern w:val="0"/>
          <w:sz w:val="22"/>
        </w:rPr>
        <w:t>㎡</w:t>
      </w:r>
      <w:r>
        <w:rPr>
          <w:rFonts w:ascii="Times New Roman" w:hAnsi="Times New Roman" w:cs="Times New Roman" w:eastAsia="Times New Roman"/>
          <w:bCs/>
          <w:kern w:val="0"/>
          <w:sz w:val="22"/>
        </w:rPr>
        <w:t xml:space="preserve"> </w:t>
      </w:r>
    </w:p>
    <w:p>
      <w:pPr>
        <w:pStyle w:val="Normal"/>
        <w:snapToGrid w:val="false"/>
        <w:spacing w:lineRule="auto" w:line="360" w:before="0" w:after="0"/>
        <w:ind w:firstLine="220" w:end="0"/>
        <w:textAlignment w:val="baseline"/>
        <w:rPr>
          <w:rFonts w:ascii="Times New Roman" w:hAnsi="Times New Roman" w:eastAsia="바탕체" w:cs="Times New Roman"/>
          <w:bCs/>
          <w:kern w:val="0"/>
          <w:sz w:val="22"/>
        </w:rPr>
      </w:pPr>
      <w:r>
        <w:rPr>
          <w:rFonts w:ascii="Times New Roman" w:hAnsi="Times New Roman" w:cs="Times New Roman" w:eastAsia="바탕체"/>
          <w:bCs/>
          <w:kern w:val="0"/>
          <w:sz w:val="22"/>
        </w:rPr>
        <w:t>경기도</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안양시</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동안구</w:t>
      </w:r>
      <w:r>
        <w:rPr>
          <w:rFonts w:ascii="Times New Roman" w:hAnsi="Times New Roman" w:cs="Times New Roman" w:eastAsia="Times New Roman"/>
          <w:bCs/>
          <w:kern w:val="0"/>
          <w:sz w:val="22"/>
        </w:rPr>
        <w:t xml:space="preserve"> </w:t>
      </w:r>
      <w:r>
        <w:rPr>
          <w:rFonts w:ascii="Times New Roman" w:hAnsi="Times New Roman" w:cs="Times New Roman" w:eastAsia="바탕체"/>
          <w:bCs/>
          <w:kern w:val="0"/>
          <w:sz w:val="22"/>
        </w:rPr>
        <w:t>관양동</w:t>
      </w:r>
      <w:r>
        <w:rPr>
          <w:rFonts w:ascii="Times New Roman" w:hAnsi="Times New Roman" w:cs="Times New Roman" w:eastAsia="Times New Roman"/>
          <w:bCs/>
          <w:kern w:val="0"/>
          <w:sz w:val="22"/>
        </w:rPr>
        <w:t xml:space="preserve"> </w:t>
      </w:r>
      <w:r>
        <w:rPr>
          <w:rFonts w:eastAsia="바탕체" w:cs="Times New Roman" w:ascii="Times New Roman" w:hAnsi="Times New Roman"/>
          <w:bCs/>
          <w:kern w:val="0"/>
          <w:sz w:val="22"/>
        </w:rPr>
        <w:t xml:space="preserve">912-2 </w:t>
      </w:r>
      <w:del w:id="6062" w:author="코람코 상장리츠팀" w:date="2026-10-07T09:00:00Z">
        <w:r>
          <w:rPr>
            <w:rFonts w:ascii="Times New Roman" w:hAnsi="Times New Roman" w:cs="Times New Roman" w:eastAsia="바탕체"/>
            <w:bCs/>
            <w:kern w:val="0"/>
            <w:sz w:val="22"/>
          </w:rPr>
          <w:delText>답</w:delText>
        </w:r>
      </w:del>
      <w:ins w:id="6063" w:author="코람코 상장리츠팀" w:date="2026-10-07T09:00:00Z">
        <w:r>
          <w:rPr>
            <w:rFonts w:ascii="Times New Roman" w:hAnsi="Times New Roman" w:cs="Times New Roman" w:eastAsia="바탕체"/>
            <w:bCs/>
            <w:kern w:val="0"/>
            <w:sz w:val="22"/>
          </w:rPr>
          <w:t xml:space="preserve">창고용지</w:t>
        </w:r>
      </w:ins>
      <w:r>
        <w:rPr>
          <w:rFonts w:ascii="Times New Roman" w:hAnsi="Times New Roman" w:cs="Times New Roman" w:eastAsia="Times New Roman"/>
          <w:bCs/>
          <w:kern w:val="0"/>
          <w:sz w:val="22"/>
        </w:rPr>
        <w:t xml:space="preserve"> </w:t>
      </w:r>
      <w:r>
        <w:rPr>
          <w:rFonts w:eastAsia="바탕체" w:cs="Times New Roman" w:ascii="Times New Roman" w:hAnsi="Times New Roman"/>
          <w:bCs/>
          <w:kern w:val="0"/>
          <w:sz w:val="22"/>
        </w:rPr>
        <w:t>268.0</w:t>
      </w:r>
      <w:r>
        <w:rPr>
          <w:rFonts w:ascii="Times New Roman" w:hAnsi="Times New Roman" w:cs="Times New Roman" w:eastAsia="바탕체"/>
          <w:bCs/>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b/>
          <w:bCs/>
          <w:kern w:val="0"/>
          <w:sz w:val="22"/>
        </w:rPr>
      </w:pPr>
      <w:r>
        <w:rPr>
          <w:rFonts w:eastAsia="바탕체" w:cs="Times New Roman" w:ascii="Times New Roman" w:hAnsi="Times New Roman"/>
          <w:b/>
          <w:bCs/>
          <w:kern w:val="0"/>
          <w:sz w:val="22"/>
        </w:rPr>
      </w:r>
    </w:p>
    <w:p>
      <w:pPr>
        <w:pStyle w:val="Normal"/>
        <w:numPr>
          <w:ilvl w:val="0"/>
          <w:numId w:val="1"/>
        </w:numPr>
        <w:snapToGrid w:val="false"/>
        <w:spacing w:lineRule="auto" w:line="360" w:before="0" w:after="0"/>
        <w:textAlignment w:val="baseline"/>
        <w:rPr>
          <w:rFonts w:ascii="Times New Roman" w:hAnsi="Times New Roman" w:eastAsia="바탕체" w:cs="Times New Roman"/>
          <w:b/>
          <w:kern w:val="0"/>
          <w:sz w:val="22"/>
        </w:rPr>
      </w:pPr>
      <w:r>
        <w:rPr>
          <w:rFonts w:ascii="Times New Roman" w:hAnsi="Times New Roman" w:cs="Times New Roman" w:eastAsia="바탕체"/>
          <w:b/>
          <w:kern w:val="0"/>
          <w:sz w:val="22"/>
        </w:rPr>
        <w:t>본건</w:t>
      </w:r>
      <w:r>
        <w:rPr>
          <w:rFonts w:ascii="Times New Roman" w:hAnsi="Times New Roman" w:cs="Times New Roman" w:eastAsia="Times New Roman"/>
          <w:b/>
          <w:kern w:val="0"/>
          <w:sz w:val="22"/>
        </w:rPr>
        <w:t xml:space="preserve"> </w:t>
      </w:r>
      <w:r>
        <w:rPr>
          <w:rFonts w:ascii="Times New Roman" w:hAnsi="Times New Roman" w:cs="Times New Roman" w:eastAsia="바탕체"/>
          <w:b/>
          <w:kern w:val="0"/>
          <w:sz w:val="22"/>
        </w:rPr>
        <w:t>건물</w:t>
      </w:r>
    </w:p>
    <w:p>
      <w:pPr>
        <w:pStyle w:val="Normal"/>
        <w:snapToGrid w:val="false"/>
        <w:spacing w:lineRule="auto" w:line="360" w:before="0" w:after="0"/>
        <w:ind w:start="400" w:end="0"/>
        <w:textAlignment w:val="baseline"/>
        <w:rPr/>
      </w:pPr>
      <w:r>
        <w:rPr>
          <w:rFonts w:ascii="Times New Roman" w:hAnsi="Times New Roman" w:cs="Times New Roman" w:eastAsia="바탕체"/>
          <w:kern w:val="0"/>
          <w:sz w:val="22"/>
        </w:rPr>
        <w:t>경기도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안양시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동안구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관양동</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934, 912-2, 934-1 </w:t>
      </w:r>
      <w:r>
        <w:rPr>
          <w:rFonts w:ascii="Times New Roman" w:hAnsi="Times New Roman" w:cs="Times New Roman" w:eastAsia="바탕체"/>
          <w:kern w:val="0"/>
          <w:sz w:val="22"/>
        </w:rPr>
        <w:t>안양물류센터</w:t>
      </w:r>
    </w:p>
    <w:p>
      <w:pPr>
        <w:pStyle w:val="Normal"/>
        <w:snapToGrid w:val="false"/>
        <w:spacing w:lineRule="auto" w:line="360" w:before="0" w:after="0"/>
        <w:ind w:start="400" w:end="0"/>
        <w:textAlignment w:val="baseline"/>
        <w:rPr>
          <w:rFonts w:ascii="Times New Roman" w:hAnsi="Times New Roman" w:cs="Times New Roman"/>
          <w:kern w:val="0"/>
          <w:sz w:val="22"/>
        </w:rPr>
      </w:pPr>
      <w:r>
        <w:rPr>
          <w:rFonts w:eastAsia="바탕체" w:cs="Times New Roman" w:ascii="Times New Roman" w:hAnsi="Times New Roman"/>
          <w:kern w:val="0"/>
          <w:sz w:val="22"/>
        </w:rPr>
        <w:t>[</w:t>
      </w:r>
      <w:r>
        <w:rPr>
          <w:rFonts w:ascii="Times New Roman" w:hAnsi="Times New Roman" w:cs="Times New Roman" w:eastAsia="바탕체"/>
          <w:kern w:val="0"/>
          <w:sz w:val="22"/>
        </w:rPr>
        <w:t>도로명주소</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경기도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안양시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동안구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흥안대로</w:t>
      </w:r>
      <w:r>
        <w:rPr>
          <w:rFonts w:eastAsia="바탕체" w:cs="Times New Roman" w:ascii="Times New Roman" w:hAnsi="Times New Roman"/>
          <w:kern w:val="0"/>
          <w:sz w:val="22"/>
        </w:rPr>
        <w:t>439</w:t>
      </w:r>
      <w:r>
        <w:rPr>
          <w:rFonts w:ascii="Times New Roman" w:hAnsi="Times New Roman" w:cs="Times New Roman" w:eastAsia="바탕체"/>
          <w:kern w:val="0"/>
          <w:sz w:val="22"/>
        </w:rPr>
        <w:t>번길</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30</w:t>
      </w:r>
    </w:p>
    <w:p>
      <w:pPr>
        <w:pStyle w:val="Normal"/>
        <w:snapToGrid w:val="false"/>
        <w:spacing w:lineRule="auto" w:line="360" w:before="0" w:after="0"/>
        <w:ind w:start="400" w:end="0"/>
        <w:textAlignment w:val="baseline"/>
        <w:rPr/>
      </w:pPr>
      <w:r>
        <w:rPr>
          <w:rFonts w:ascii="Times New Roman" w:hAnsi="Times New Roman" w:cs="Times New Roman" w:eastAsia="바탕체"/>
          <w:kern w:val="0"/>
          <w:sz w:val="22"/>
        </w:rPr>
        <w:t>프리케스트콘크리트구조</w:t>
      </w:r>
      <w:r>
        <w:rPr>
          <w:rFonts w:eastAsia="바탕체" w:cs="Times New Roman" w:ascii="Times New Roman" w:hAnsi="Times New Roman"/>
          <w:kern w:val="0"/>
          <w:sz w:val="22"/>
        </w:rPr>
        <w:t>,</w:t>
      </w:r>
      <w:r>
        <w:rPr>
          <w:rFonts w:ascii="Times New Roman" w:hAnsi="Times New Roman" w:cs="Times New Roman" w:eastAsia="바탕체"/>
          <w:kern w:val="0"/>
          <w:sz w:val="22"/>
        </w:rPr>
        <w:t>철근콘크리트구조</w:t>
      </w:r>
      <w:r>
        <w:rPr>
          <w:rFonts w:eastAsia="바탕체" w:cs="Times New Roman" w:ascii="Times New Roman" w:hAnsi="Times New Roman"/>
          <w:kern w:val="0"/>
          <w:sz w:val="22"/>
        </w:rPr>
        <w:t>, (</w:t>
      </w:r>
      <w:r>
        <w:rPr>
          <w:rFonts w:ascii="Times New Roman" w:hAnsi="Times New Roman" w:cs="Times New Roman" w:eastAsia="바탕체"/>
          <w:kern w:val="0"/>
          <w:sz w:val="22"/>
        </w:rPr>
        <w:t>철근</w:t>
      </w:r>
      <w:r>
        <w:rPr>
          <w:rFonts w:eastAsia="바탕체" w:cs="Times New Roman" w:ascii="Times New Roman" w:hAnsi="Times New Roman"/>
          <w:kern w:val="0"/>
          <w:sz w:val="22"/>
        </w:rPr>
        <w:t>)</w:t>
      </w:r>
      <w:r>
        <w:rPr>
          <w:rFonts w:ascii="Times New Roman" w:hAnsi="Times New Roman" w:cs="Times New Roman" w:eastAsia="바탕체"/>
          <w:kern w:val="0"/>
          <w:sz w:val="22"/>
        </w:rPr>
        <w:t>콘크리트지붕</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8</w:t>
      </w:r>
      <w:r>
        <w:rPr>
          <w:rFonts w:ascii="Times New Roman" w:hAnsi="Times New Roman" w:cs="Times New Roman" w:eastAsia="바탕체"/>
          <w:kern w:val="0"/>
          <w:sz w:val="22"/>
        </w:rPr>
        <w:t>층</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창고시설</w:t>
      </w:r>
      <w:r>
        <w:rPr>
          <w:rFonts w:eastAsia="바탕체" w:cs="Times New Roman" w:ascii="Times New Roman" w:hAnsi="Times New Roman"/>
          <w:kern w:val="0"/>
          <w:sz w:val="22"/>
        </w:rPr>
        <w:t>,</w:t>
      </w:r>
    </w:p>
    <w:p>
      <w:pPr>
        <w:pStyle w:val="Normal"/>
        <w:snapToGrid w:val="false"/>
        <w:spacing w:lineRule="auto" w:line="360" w:before="0" w:after="0"/>
        <w:ind w:start="400" w:end="0"/>
        <w:textAlignment w:val="baseline"/>
        <w:rPr/>
      </w:pPr>
      <w:r>
        <w:rPr>
          <w:rFonts w:ascii="Times New Roman" w:hAnsi="Times New Roman" w:cs="Times New Roman" w:eastAsia="바탕체"/>
          <w:kern w:val="0"/>
          <w:sz w:val="22"/>
        </w:rPr>
        <w:t>제</w:t>
      </w:r>
      <w:r>
        <w:rPr>
          <w:rFonts w:eastAsia="바탕체" w:cs="Times New Roman" w:ascii="Times New Roman" w:hAnsi="Times New Roman"/>
          <w:kern w:val="0"/>
          <w:sz w:val="22"/>
        </w:rPr>
        <w:t>1,2</w:t>
      </w:r>
      <w:r>
        <w:rPr>
          <w:rFonts w:ascii="Times New Roman" w:hAnsi="Times New Roman" w:cs="Times New Roman" w:eastAsia="바탕체"/>
          <w:kern w:val="0"/>
          <w:sz w:val="22"/>
        </w:rPr>
        <w:t>종근린생활시설</w:t>
      </w:r>
    </w:p>
    <w:p>
      <w:pPr>
        <w:pStyle w:val="Normal"/>
        <w:snapToGrid w:val="false"/>
        <w:spacing w:lineRule="auto" w:line="360" w:before="0" w:after="0"/>
        <w:ind w:start="400" w:end="0"/>
        <w:textAlignment w:val="baseline"/>
        <w:rPr/>
      </w:pPr>
      <w:r>
        <w:rPr>
          <w:rFonts w:ascii="Times New Roman" w:hAnsi="Times New Roman" w:cs="Times New Roman" w:eastAsia="바탕체"/>
          <w:kern w:val="0"/>
          <w:sz w:val="22"/>
        </w:rPr>
        <w:t>지</w:t>
      </w:r>
      <w:r>
        <w:rPr>
          <w:rFonts w:eastAsia="바탕체" w:cs="Times New Roman" w:ascii="Times New Roman" w:hAnsi="Times New Roman"/>
          <w:kern w:val="0"/>
          <w:sz w:val="22"/>
        </w:rPr>
        <w:t>2</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12,425.68</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pPr>
      <w:r>
        <w:rPr>
          <w:rFonts w:ascii="Times New Roman" w:hAnsi="Times New Roman" w:cs="Times New Roman" w:eastAsia="바탕체"/>
          <w:kern w:val="0"/>
          <w:sz w:val="22"/>
        </w:rPr>
        <w:t>지</w:t>
      </w:r>
      <w:r>
        <w:rPr>
          <w:rFonts w:eastAsia="바탕체" w:cs="Times New Roman" w:ascii="Times New Roman" w:hAnsi="Times New Roman"/>
          <w:kern w:val="0"/>
          <w:sz w:val="22"/>
        </w:rPr>
        <w:t>1</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12,246.75</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rFonts w:ascii="Times New Roman" w:hAnsi="Times New Roman" w:cs="Times New Roman"/>
          <w:kern w:val="0"/>
          <w:sz w:val="22"/>
        </w:rPr>
      </w:pPr>
      <w:r>
        <w:rPr>
          <w:rFonts w:eastAsia="바탕체" w:cs="Times New Roman" w:ascii="Times New Roman" w:hAnsi="Times New Roman"/>
          <w:kern w:val="0"/>
          <w:sz w:val="22"/>
        </w:rPr>
        <w:t>1</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7,519.71</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rFonts w:ascii="Times New Roman" w:hAnsi="Times New Roman" w:cs="Times New Roman"/>
          <w:kern w:val="0"/>
          <w:sz w:val="22"/>
        </w:rPr>
      </w:pPr>
      <w:r>
        <w:rPr>
          <w:rFonts w:eastAsia="바탕체" w:cs="Times New Roman" w:ascii="Times New Roman" w:hAnsi="Times New Roman"/>
          <w:kern w:val="0"/>
          <w:sz w:val="22"/>
        </w:rPr>
        <w:t>2</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10,213.68</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rFonts w:ascii="Times New Roman" w:hAnsi="Times New Roman" w:cs="Times New Roman"/>
          <w:kern w:val="0"/>
          <w:sz w:val="22"/>
        </w:rPr>
      </w:pPr>
      <w:r>
        <w:rPr>
          <w:rFonts w:eastAsia="바탕체" w:cs="Times New Roman" w:ascii="Times New Roman" w:hAnsi="Times New Roman"/>
          <w:kern w:val="0"/>
          <w:sz w:val="22"/>
        </w:rPr>
        <w:t>3</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10,213.68</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rFonts w:ascii="Times New Roman" w:hAnsi="Times New Roman" w:cs="Times New Roman"/>
          <w:kern w:val="0"/>
          <w:sz w:val="22"/>
        </w:rPr>
      </w:pPr>
      <w:r>
        <w:rPr>
          <w:rFonts w:eastAsia="바탕체" w:cs="Times New Roman" w:ascii="Times New Roman" w:hAnsi="Times New Roman"/>
          <w:kern w:val="0"/>
          <w:sz w:val="22"/>
        </w:rPr>
        <w:t>4</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10,213.68</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rFonts w:ascii="Times New Roman" w:hAnsi="Times New Roman" w:cs="Times New Roman"/>
          <w:kern w:val="0"/>
          <w:sz w:val="22"/>
        </w:rPr>
      </w:pPr>
      <w:r>
        <w:rPr>
          <w:rFonts w:eastAsia="바탕체" w:cs="Times New Roman" w:ascii="Times New Roman" w:hAnsi="Times New Roman"/>
          <w:kern w:val="0"/>
          <w:sz w:val="22"/>
        </w:rPr>
        <w:t>5</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10,213.68</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rFonts w:ascii="Times New Roman" w:hAnsi="Times New Roman" w:cs="Times New Roman"/>
          <w:kern w:val="0"/>
          <w:sz w:val="22"/>
        </w:rPr>
      </w:pPr>
      <w:r>
        <w:rPr>
          <w:rFonts w:eastAsia="바탕체" w:cs="Times New Roman" w:ascii="Times New Roman" w:hAnsi="Times New Roman"/>
          <w:kern w:val="0"/>
          <w:sz w:val="22"/>
        </w:rPr>
        <w:t>6</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10,213.76</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rFonts w:ascii="Times New Roman" w:hAnsi="Times New Roman" w:cs="Times New Roman"/>
          <w:kern w:val="0"/>
          <w:sz w:val="22"/>
        </w:rPr>
      </w:pPr>
      <w:r>
        <w:rPr>
          <w:rFonts w:eastAsia="바탕체" w:cs="Times New Roman" w:ascii="Times New Roman" w:hAnsi="Times New Roman"/>
          <w:kern w:val="0"/>
          <w:sz w:val="22"/>
        </w:rPr>
        <w:t>7</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8,116.25</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rFonts w:ascii="Times New Roman" w:hAnsi="Times New Roman" w:cs="Times New Roman"/>
          <w:kern w:val="0"/>
          <w:sz w:val="22"/>
        </w:rPr>
      </w:pPr>
      <w:r>
        <w:rPr>
          <w:rFonts w:eastAsia="바탕체" w:cs="Times New Roman" w:ascii="Times New Roman" w:hAnsi="Times New Roman"/>
          <w:kern w:val="0"/>
          <w:sz w:val="22"/>
        </w:rPr>
        <w:t>8</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4,088.9</w:t>
      </w:r>
      <w:r>
        <w:rPr>
          <w:rFonts w:ascii="Times New Roman" w:hAnsi="Times New Roman" w:cs="Times New Roman" w:eastAsia="바탕체"/>
          <w:kern w:val="0"/>
          <w:sz w:val="22"/>
        </w:rPr>
        <w:t>㎡</w:t>
      </w:r>
    </w:p>
    <w:p>
      <w:pPr>
        <w:pStyle w:val="Normal"/>
        <w:snapToGrid w:val="false"/>
        <w:spacing w:lineRule="auto" w:line="360" w:before="0" w:after="0"/>
        <w:ind w:start="400" w:end="0"/>
        <w:textAlignment w:val="baseline"/>
        <w:rPr/>
      </w:pPr>
      <w:r>
        <w:rPr>
          <w:rFonts w:ascii="Times New Roman" w:hAnsi="Times New Roman" w:cs="Times New Roman" w:eastAsia="바탕체"/>
          <w:kern w:val="0"/>
          <w:sz w:val="22"/>
        </w:rPr>
        <w:t>옥탑</w:t>
      </w:r>
      <w:r>
        <w:rPr>
          <w:rFonts w:eastAsia="바탕체" w:cs="Times New Roman" w:ascii="Times New Roman" w:hAnsi="Times New Roman"/>
          <w:kern w:val="0"/>
          <w:sz w:val="22"/>
        </w:rPr>
        <w:t>1</w:t>
      </w:r>
      <w:r>
        <w:rPr>
          <w:rFonts w:ascii="Times New Roman" w:hAnsi="Times New Roman" w:cs="Times New Roman" w:eastAsia="바탕체"/>
          <w:kern w:val="0"/>
          <w:sz w:val="22"/>
        </w:rPr>
        <w:t>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103.4</w:t>
      </w:r>
      <w:r>
        <w:rPr>
          <w:rFonts w:ascii="Times New Roman" w:hAnsi="Times New Roman" w:cs="Times New Roman" w:eastAsia="바탕체"/>
          <w:kern w:val="0"/>
          <w:sz w:val="22"/>
        </w:rPr>
        <w:t>㎡</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w:t>
      </w:r>
      <w:r>
        <w:rPr>
          <w:rFonts w:ascii="Times New Roman" w:hAnsi="Times New Roman" w:cs="Times New Roman" w:eastAsia="바탕체"/>
          <w:kern w:val="0"/>
          <w:sz w:val="22"/>
        </w:rPr>
        <w:t>연면적제외</w:t>
      </w:r>
      <w:r>
        <w:rPr>
          <w:rFonts w:eastAsia="바탕체" w:cs="Times New Roman" w:ascii="Times New Roman" w:hAnsi="Times New Roman"/>
          <w:kern w:val="0"/>
          <w:sz w:val="22"/>
        </w:rPr>
        <w:t>)</w:t>
      </w:r>
    </w:p>
    <w:p>
      <w:pPr>
        <w:pStyle w:val="Normal"/>
        <w:snapToGrid w:val="false"/>
        <w:spacing w:lineRule="auto" w:line="360" w:before="0" w:after="0"/>
        <w:ind w:start="400" w:end="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부속건물</w:t>
      </w:r>
    </w:p>
    <w:p>
      <w:pPr>
        <w:pStyle w:val="Normal"/>
        <w:snapToGrid w:val="false"/>
        <w:spacing w:lineRule="auto" w:line="360" w:before="0" w:after="0"/>
        <w:ind w:start="400" w:end="0"/>
        <w:textAlignment w:val="baseline"/>
        <w:rPr/>
      </w:pPr>
      <w:r>
        <w:rPr>
          <w:rFonts w:ascii="Times New Roman" w:hAnsi="Times New Roman" w:cs="Times New Roman" w:eastAsia="바탕체"/>
          <w:kern w:val="0"/>
          <w:sz w:val="22"/>
        </w:rPr>
        <w:t>철근콘크리트구조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단층</w:t>
      </w:r>
    </w:p>
    <w:p>
      <w:pPr>
        <w:pStyle w:val="Normal"/>
        <w:snapToGrid w:val="false"/>
        <w:spacing w:lineRule="auto" w:line="360" w:before="0" w:after="0"/>
        <w:ind w:start="400" w:end="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경비실</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8.82</w:t>
      </w:r>
      <w:r>
        <w:rPr>
          <w:rFonts w:ascii="Times New Roman" w:hAnsi="Times New Roman" w:cs="Times New Roman" w:eastAsia="바탕체"/>
          <w:kern w:val="0"/>
          <w:sz w:val="22"/>
        </w:rPr>
        <w:t>㎡</w:t>
      </w:r>
      <w:r>
        <w:rPr>
          <w:rFonts w:ascii="Times New Roman" w:hAnsi="Times New Roman" w:cs="Times New Roman" w:eastAsia="Times New Roman"/>
          <w:kern w:val="0"/>
          <w:sz w:val="22"/>
        </w:rPr>
        <w:t xml:space="preserve"> </w:t>
      </w:r>
      <w:r>
        <w:br w:type="page"/>
      </w:r>
    </w:p>
    <w:p>
      <w:pPr>
        <w:pStyle w:val="Normal"/>
        <w:snapToGrid w:val="false"/>
        <w:spacing w:lineRule="auto" w:line="360" w:before="0" w:after="0"/>
        <w:ind w:start="400" w:end="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【별지</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2</w:t>
      </w:r>
      <w:r>
        <w:rPr>
          <w:rFonts w:ascii="Times New Roman" w:hAnsi="Times New Roman" w:cs="Times New Roman" w:eastAsia="바탕체"/>
          <w:kern w:val="0"/>
          <w:sz w:val="22"/>
        </w:rPr>
        <w:t>】</w:t>
      </w:r>
    </w:p>
    <w:p>
      <w:pPr>
        <w:pStyle w:val="Normal"/>
        <w:snapToGrid w:val="false"/>
        <w:spacing w:lineRule="auto" w:line="360" w:before="0" w:after="0"/>
        <w:ind w:hanging="700" w:start="700" w:end="0"/>
        <w:jc w:val="center"/>
        <w:textAlignment w:val="baseline"/>
        <w:rPr>
          <w:rFonts w:ascii="Times New Roman" w:hAnsi="Times New Roman" w:eastAsia="바탕체" w:cs="Times New Roman"/>
          <w:b/>
          <w:bCs/>
          <w:kern w:val="0"/>
          <w:sz w:val="30"/>
          <w:szCs w:val="30"/>
        </w:rPr>
      </w:pPr>
      <w:r>
        <w:rPr>
          <w:rFonts w:ascii="Times New Roman" w:hAnsi="Times New Roman" w:cs="Times New Roman" w:eastAsia="바탕체"/>
          <w:b/>
          <w:bCs/>
          <w:kern w:val="0"/>
          <w:sz w:val="30"/>
          <w:szCs w:val="30"/>
          <w:u w:val="single" w:color="000000"/>
        </w:rPr>
        <w:t>신탁계약의</w:t>
      </w:r>
      <w:r>
        <w:rPr>
          <w:rFonts w:ascii="Times New Roman" w:hAnsi="Times New Roman" w:cs="Times New Roman" w:eastAsia="Times New Roman"/>
          <w:b/>
          <w:bCs/>
          <w:kern w:val="0"/>
          <w:sz w:val="30"/>
          <w:szCs w:val="30"/>
          <w:u w:val="single" w:color="000000"/>
        </w:rPr>
        <w:t xml:space="preserve"> </w:t>
      </w:r>
      <w:r>
        <w:rPr>
          <w:rFonts w:ascii="Times New Roman" w:hAnsi="Times New Roman" w:cs="Times New Roman" w:eastAsia="바탕체"/>
          <w:b/>
          <w:bCs/>
          <w:kern w:val="0"/>
          <w:sz w:val="30"/>
          <w:szCs w:val="30"/>
          <w:u w:val="single" w:color="000000"/>
        </w:rPr>
        <w:t>내용</w:t>
      </w:r>
    </w:p>
    <w:p>
      <w:pPr>
        <w:pStyle w:val="Normal"/>
        <w:snapToGrid w:val="false"/>
        <w:spacing w:lineRule="auto" w:line="360" w:before="0" w:after="0"/>
        <w:ind w:hanging="700" w:start="700" w:end="0"/>
        <w:textAlignment w:val="baseline"/>
        <w:rPr>
          <w:rFonts w:ascii="Times New Roman" w:hAnsi="Times New Roman" w:eastAsia="바탕체" w:cs="Times New Roman"/>
          <w:b/>
          <w:bCs/>
          <w:kern w:val="0"/>
          <w:sz w:val="22"/>
          <w:szCs w:val="30"/>
        </w:rPr>
      </w:pPr>
      <w:r>
        <w:rPr>
          <w:rFonts w:eastAsia="바탕체" w:cs="Times New Roman" w:ascii="Times New Roman" w:hAnsi="Times New Roman"/>
          <w:b/>
          <w:bCs/>
          <w:kern w:val="0"/>
          <w:sz w:val="22"/>
          <w:szCs w:val="30"/>
        </w:rPr>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Times New Roman" w:cs="Times New Roman" w:ascii="Times New Roman" w:hAnsi="Times New Roman"/>
          <w:kern w:val="0"/>
          <w:sz w:val="22"/>
        </w:rPr>
        <w:t xml:space="preserve"> </w:t>
      </w:r>
      <w:r>
        <w:rPr>
          <w:rFonts w:eastAsia="바탕체" w:cs="Times New Roman" w:ascii="Times New Roman" w:hAnsi="Times New Roman"/>
          <w:kern w:val="0"/>
          <w:sz w:val="22"/>
        </w:rPr>
        <w:t xml:space="preserve">1. </w:t>
      </w:r>
      <w:r>
        <w:rPr>
          <w:rFonts w:ascii="Times New Roman" w:hAnsi="Times New Roman" w:cs="Times New Roman" w:eastAsia="바탕체"/>
          <w:kern w:val="0"/>
          <w:sz w:val="22"/>
        </w:rPr>
        <w:t>신탁기간</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eastAsia="바탕체" w:cs="Times New Roman" w:ascii="Times New Roman" w:hAnsi="Times New Roman"/>
          <w:kern w:val="0"/>
          <w:sz w:val="22"/>
          <w:highlight w:val="yellow"/>
        </w:rPr>
        <w:t>2026</w:t>
      </w:r>
      <w:r>
        <w:rPr>
          <w:rFonts w:ascii="Times New Roman" w:hAnsi="Times New Roman" w:cs="Times New Roman" w:eastAsia="바탕체"/>
          <w:kern w:val="0"/>
          <w:sz w:val="22"/>
          <w:highlight w:val="yellow"/>
        </w:rPr>
        <w:t>년</w:t>
      </w:r>
      <w:r>
        <w:rPr>
          <w:rFonts w:ascii="Times New Roman" w:hAnsi="Times New Roman" w:cs="Times New Roman" w:eastAsia="Times New Roman"/>
          <w:kern w:val="0"/>
          <w:sz w:val="22"/>
          <w:highlight w:val="yellow"/>
        </w:rPr>
        <w:t xml:space="preserve"> </w:t>
      </w:r>
      <w:r>
        <w:rPr>
          <w:rFonts w:eastAsia="바탕체" w:cs="Times New Roman" w:ascii="Times New Roman" w:hAnsi="Times New Roman"/>
          <w:kern w:val="0"/>
          <w:sz w:val="22"/>
          <w:highlight w:val="yellow"/>
        </w:rPr>
        <w:t>[  ]</w:t>
      </w:r>
      <w:r>
        <w:rPr>
          <w:rFonts w:ascii="Times New Roman" w:hAnsi="Times New Roman" w:cs="Times New Roman" w:eastAsia="바탕체"/>
          <w:kern w:val="0"/>
          <w:sz w:val="22"/>
          <w:highlight w:val="yellow"/>
        </w:rPr>
        <w:t>월</w:t>
      </w:r>
      <w:r>
        <w:rPr>
          <w:rFonts w:ascii="Times New Roman" w:hAnsi="Times New Roman" w:cs="Times New Roman" w:eastAsia="Times New Roman"/>
          <w:kern w:val="0"/>
          <w:sz w:val="22"/>
          <w:highlight w:val="yellow"/>
        </w:rPr>
        <w:t xml:space="preserve"> </w:t>
      </w:r>
      <w:r>
        <w:rPr>
          <w:rFonts w:eastAsia="바탕체" w:cs="Times New Roman" w:ascii="Times New Roman" w:hAnsi="Times New Roman"/>
          <w:kern w:val="0"/>
          <w:sz w:val="22"/>
          <w:highlight w:val="yellow"/>
        </w:rPr>
        <w:t xml:space="preserve">[  ]</w:t>
      </w:r>
      <w:r>
        <w:rPr>
          <w:rFonts w:ascii="Times New Roman" w:hAnsi="Times New Roman" w:cs="Times New Roman" w:eastAsia="바탕체"/>
          <w:kern w:val="0"/>
          <w:sz w:val="22"/>
          <w:highlight w:val="yellow"/>
        </w:rPr>
        <w:t>일부터</w:t>
      </w:r>
      <w:r>
        <w:rPr>
          <w:rFonts w:ascii="Times New Roman" w:hAnsi="Times New Roman" w:cs="Times New Roman" w:eastAsia="Times New Roman"/>
          <w:kern w:val="0"/>
          <w:sz w:val="22"/>
          <w:highlight w:val="yellow"/>
        </w:rPr>
        <w:t xml:space="preserve"> </w:t>
      </w:r>
      <w:r>
        <w:rPr>
          <w:rFonts w:eastAsia="바탕체" w:cs="Times New Roman" w:ascii="Times New Roman" w:hAnsi="Times New Roman"/>
          <w:kern w:val="0"/>
          <w:sz w:val="22"/>
          <w:highlight w:val="yellow"/>
        </w:rPr>
        <w:t>20[  ]</w:t>
      </w:r>
      <w:r>
        <w:rPr>
          <w:rFonts w:ascii="Times New Roman" w:hAnsi="Times New Roman" w:cs="Times New Roman" w:eastAsia="바탕체"/>
          <w:kern w:val="0"/>
          <w:sz w:val="22"/>
          <w:highlight w:val="yellow"/>
        </w:rPr>
        <w:t>년</w:t>
      </w:r>
      <w:r>
        <w:rPr>
          <w:rFonts w:ascii="Times New Roman" w:hAnsi="Times New Roman" w:cs="Times New Roman" w:eastAsia="Times New Roman"/>
          <w:kern w:val="0"/>
          <w:sz w:val="22"/>
          <w:highlight w:val="yellow"/>
        </w:rPr>
        <w:t xml:space="preserve"> </w:t>
      </w:r>
      <w:r>
        <w:rPr>
          <w:rFonts w:eastAsia="바탕체" w:cs="Times New Roman" w:ascii="Times New Roman" w:hAnsi="Times New Roman"/>
          <w:kern w:val="0"/>
          <w:sz w:val="22"/>
          <w:highlight w:val="yellow"/>
        </w:rPr>
        <w:t>[  ]</w:t>
      </w:r>
      <w:r>
        <w:rPr>
          <w:rFonts w:ascii="Times New Roman" w:hAnsi="Times New Roman" w:cs="Times New Roman" w:eastAsia="바탕체"/>
          <w:kern w:val="0"/>
          <w:sz w:val="22"/>
          <w:highlight w:val="yellow"/>
        </w:rPr>
        <w:t>월</w:t>
      </w:r>
      <w:r>
        <w:rPr>
          <w:rFonts w:ascii="Times New Roman" w:hAnsi="Times New Roman" w:cs="Times New Roman" w:eastAsia="Times New Roman"/>
          <w:kern w:val="0"/>
          <w:sz w:val="22"/>
          <w:highlight w:val="yellow"/>
        </w:rPr>
        <w:t xml:space="preserve"> </w:t>
      </w:r>
      <w:r>
        <w:rPr>
          <w:rFonts w:eastAsia="바탕체" w:cs="Times New Roman" w:ascii="Times New Roman" w:hAnsi="Times New Roman"/>
          <w:kern w:val="0"/>
          <w:sz w:val="22"/>
          <w:highlight w:val="yellow"/>
        </w:rPr>
        <w:t xml:space="preserve">[  ]</w:t>
      </w:r>
      <w:r>
        <w:rPr>
          <w:rFonts w:ascii="Times New Roman" w:hAnsi="Times New Roman" w:cs="Times New Roman" w:eastAsia="바탕체"/>
          <w:kern w:val="0"/>
          <w:sz w:val="22"/>
          <w:highlight w:val="yellow"/>
        </w:rPr>
        <w:t>일까지</w:t>
      </w:r>
    </w:p>
    <w:p>
      <w:pPr>
        <w:pStyle w:val="Normal"/>
        <w:snapToGrid w:val="false"/>
        <w:spacing w:lineRule="auto" w:line="360" w:before="0" w:after="0"/>
        <w:ind w:hanging="700" w:start="700" w:end="0"/>
        <w:textAlignment w:val="baseline"/>
        <w:rPr/>
      </w:pPr>
      <w:r>
        <w:rPr>
          <w:rFonts w:eastAsia="바탕체" w:cs="Times New Roman" w:ascii="Times New Roman" w:hAnsi="Times New Roman"/>
          <w:kern w:val="0"/>
          <w:sz w:val="22"/>
        </w:rPr>
        <w:tab/>
        <w:tab/>
        <w:t>(</w:t>
      </w:r>
      <w:r>
        <w:rPr>
          <w:rFonts w:ascii="Times New Roman" w:hAnsi="Times New Roman" w:cs="Times New Roman" w:eastAsia="바탕체"/>
          <w:kern w:val="0"/>
          <w:sz w:val="22"/>
        </w:rPr>
        <w:t>「별지</w:t>
      </w:r>
      <w:r>
        <w:rPr>
          <w:rFonts w:eastAsia="바탕체" w:cs="Times New Roman" w:ascii="Times New Roman" w:hAnsi="Times New Roman"/>
          <w:kern w:val="0"/>
          <w:sz w:val="22"/>
        </w:rPr>
        <w:t>4</w:t>
      </w:r>
      <w:r>
        <w:rPr>
          <w:rFonts w:ascii="Times New Roman" w:hAnsi="Times New Roman" w:cs="Times New Roman" w:eastAsia="바탕체"/>
          <w:kern w:val="0"/>
          <w:sz w:val="22"/>
        </w:rPr>
        <w:t>」의</w:t>
      </w:r>
      <w:r>
        <w:rPr>
          <w:rFonts w:ascii="Times New Roman" w:hAnsi="Times New Roman" w:cs="Times New Roman" w:eastAsia="Times New Roman"/>
          <w:kern w:val="0"/>
          <w:sz w:val="22"/>
        </w:rPr>
        <w:t xml:space="preserve"> </w:t>
      </w:r>
      <w:commentRangeStart w:id="10"/>
      <w:del w:id="6064" w:author="코람코 상장리츠팀" w:date="2026-10-07T09:00:00Z">
        <w:r>
          <w:rPr>
            <w:rFonts w:ascii="Times New Roman" w:hAnsi="Times New Roman" w:cs="Times New Roman" w:eastAsia="바탕체"/>
            <w:kern w:val="0"/>
            <w:sz w:val="22"/>
          </w:rPr>
          <w:delText>대출원리금</w:delText>
        </w:r>
      </w:del>
      <w:del w:id="6065" w:author="코람코 상장리츠팀" w:date="2026-10-07T09:00:00Z">
        <w:r>
          <w:rPr>
            <w:rFonts w:ascii="Times New Roman" w:hAnsi="Times New Roman" w:cs="Times New Roman" w:eastAsia="Times New Roman"/>
            <w:kern w:val="0"/>
            <w:sz w:val="22"/>
          </w:rPr>
          <w:delText xml:space="preserve"> </w:delText>
        </w:r>
      </w:del>
      <w:del w:id="6066" w:author="코람코 상장리츠팀" w:date="2026-10-07T09:00:00Z">
        <w:r>
          <w:rPr>
            <w:rFonts w:ascii="Times New Roman" w:hAnsi="Times New Roman" w:cs="Times New Roman" w:eastAsia="바탕체"/>
            <w:kern w:val="0"/>
            <w:sz w:val="22"/>
          </w:rPr>
          <w:delText>전액</w:delText>
        </w:r>
      </w:del>
      <w:del w:id="6067" w:author="코람코 상장리츠팀" w:date="2026-10-07T09:00:00Z">
        <w:r>
          <w:rPr>
            <w:rFonts w:ascii="Times New Roman" w:hAnsi="Times New Roman" w:cs="Times New Roman" w:eastAsia="Times New Roman"/>
            <w:kern w:val="0"/>
            <w:sz w:val="22"/>
          </w:rPr>
          <w:delText xml:space="preserve"> </w:delText>
        </w:r>
      </w:del>
      <w:del w:id="6068" w:author="코람코 상장리츠팀" w:date="2026-10-07T09:00:00Z">
        <w:r>
          <w:rPr>
            <w:rFonts w:ascii="Times New Roman" w:hAnsi="Times New Roman" w:cs="Times New Roman" w:eastAsia="바탕체"/>
            <w:kern w:val="0"/>
            <w:sz w:val="22"/>
          </w:rPr>
          <w:delText>상환일까지</w:delText>
        </w:r>
      </w:del>
      <w:ins w:id="6069" w:author="코람코 상장리츠팀" w:date="2026-10-07T09:00:00Z">
        <w:r>
          <w:rPr>
            <w:rFonts w:ascii="Times New Roman" w:hAnsi="Times New Roman" w:cs="Times New Roman" w:eastAsia="바탕체"/>
            <w:kern w:val="0"/>
            <w:sz w:val="22"/>
          </w:rPr>
          <w:t xml:space="preserve">대출원리금 전액 상환일과 제1순위 우선수익자의 피담보채권(임대차보증금 반환채권) 소멸일(위탁자가 제1순위 우선수익자에게 대체담보를 제공한 경우 그 제공일) 중 늦은 날까지</w:t>
        </w:r>
      </w:ins>
      <w:commentRangeEnd w:id="10"/>
      <w:r>
        <w:rPr>
          <w:rStyle w:val="CommentReference"/>
        </w:rPr>
        <w:commentReference w:id="10"/>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자동</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연장됨</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 2. </w:t>
      </w:r>
      <w:r>
        <w:rPr>
          <w:rFonts w:ascii="Times New Roman" w:hAnsi="Times New Roman" w:cs="Times New Roman" w:eastAsia="바탕체"/>
          <w:kern w:val="0"/>
          <w:sz w:val="22"/>
        </w:rPr>
        <w:t xml:space="preserve">수 익 자</w:t>
      </w:r>
    </w:p>
    <w:tbl>
      <w:tblPr>
        <w:tblW w:w="8907" w:type="dxa"/>
        <w:jc w:val="start"/>
        <w:tblInd w:w="528" w:type="dxa"/>
        <w:tblLayout w:type="fixed"/>
        <w:tblCellMar>
          <w:top w:w="28" w:type="dxa"/>
          <w:start w:w="102" w:type="dxa"/>
          <w:bottom w:w="28" w:type="dxa"/>
          <w:end w:w="102" w:type="dxa"/>
        </w:tblCellMar>
      </w:tblPr>
      <w:tblGrid>
        <w:gridCol w:w="1307"/>
        <w:gridCol w:w="1652"/>
        <w:gridCol w:w="3114"/>
        <w:gridCol w:w="2834"/>
      </w:tblGrid>
      <w:tr>
        <w:trPr>
          <w:trHeight w:val="244" w:hRule="atLeast"/>
        </w:trPr>
        <w:tc>
          <w:tcPr>
            <w:tcW w:w="1307" w:type="dxa"/>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jc w:val="center"/>
              <w:textAlignment w:val="baseline"/>
              <w:rPr/>
            </w:pPr>
            <w:r>
              <w:rPr>
                <w:rFonts w:ascii="Times New Roman" w:hAnsi="Times New Roman" w:cs="Times New Roman" w:eastAsia="바탕체"/>
                <w:b/>
                <w:kern w:val="0"/>
                <w:sz w:val="22"/>
              </w:rPr>
              <w:t>구</w:t>
            </w:r>
            <w:r>
              <w:rPr>
                <w:rFonts w:ascii="Times New Roman" w:hAnsi="Times New Roman" w:cs="Times New Roman" w:eastAsia="Times New Roman"/>
                <w:b/>
                <w:kern w:val="0"/>
                <w:sz w:val="22"/>
              </w:rPr>
              <w:t xml:space="preserve"> </w:t>
            </w:r>
            <w:r>
              <w:rPr>
                <w:rFonts w:ascii="Times New Roman" w:hAnsi="Times New Roman" w:cs="Times New Roman" w:eastAsia="바탕체"/>
                <w:b/>
                <w:kern w:val="0"/>
                <w:sz w:val="22"/>
              </w:rPr>
              <w:t>분</w:t>
            </w:r>
          </w:p>
        </w:tc>
        <w:tc>
          <w:tcPr>
            <w:tcW w:w="4766" w:type="dxa"/>
            <w:gridSpan w:val="2"/>
            <w:tcBorders>
              <w:top w:val="single" w:sz="2" w:space="0" w:color="000000"/>
              <w:start w:val="single" w:sz="2" w:space="0" w:color="000000"/>
              <w:bottom w:val="single" w:sz="4" w:space="0" w:color="000000"/>
              <w:end w:val="single" w:sz="2" w:space="0" w:color="000000"/>
            </w:tcBorders>
            <w:vAlign w:val="center"/>
          </w:tcPr>
          <w:p>
            <w:pPr>
              <w:pStyle w:val="Normal"/>
              <w:snapToGrid w:val="false"/>
              <w:spacing w:lineRule="auto" w:line="240" w:before="0" w:after="0"/>
              <w:jc w:val="center"/>
              <w:textAlignment w:val="baseline"/>
              <w:rPr>
                <w:rFonts w:ascii="Times New Roman" w:hAnsi="Times New Roman" w:cs="Times New Roman"/>
                <w:b/>
                <w:kern w:val="0"/>
                <w:sz w:val="22"/>
              </w:rPr>
            </w:pPr>
            <w:r>
              <w:rPr>
                <w:rFonts w:ascii="Times New Roman" w:hAnsi="Times New Roman" w:cs="Times New Roman" w:eastAsia="바탕체"/>
                <w:b/>
                <w:kern w:val="0"/>
                <w:sz w:val="22"/>
              </w:rPr>
              <w:t>신탁원본</w:t>
            </w:r>
            <w:r>
              <w:rPr>
                <w:rFonts w:ascii="Times New Roman" w:hAnsi="Times New Roman" w:cs="Times New Roman" w:eastAsia="Times New Roman"/>
                <w:b/>
                <w:kern w:val="0"/>
                <w:sz w:val="22"/>
              </w:rPr>
              <w:t xml:space="preserve"> </w:t>
            </w:r>
            <w:r>
              <w:rPr>
                <w:rFonts w:ascii="Times New Roman" w:hAnsi="Times New Roman" w:cs="Times New Roman" w:eastAsia="바탕체"/>
                <w:b/>
                <w:kern w:val="0"/>
                <w:sz w:val="22"/>
              </w:rPr>
              <w:t>우선수익자</w:t>
            </w:r>
          </w:p>
        </w:tc>
        <w:tc>
          <w:tcPr>
            <w:tcW w:w="2834" w:type="dxa"/>
            <w:tcBorders>
              <w:top w:val="single" w:sz="2" w:space="0" w:color="000000"/>
              <w:start w:val="single" w:sz="2" w:space="0" w:color="000000"/>
              <w:bottom w:val="single" w:sz="4" w:space="0" w:color="000000"/>
              <w:end w:val="single" w:sz="2" w:space="0" w:color="000000"/>
            </w:tcBorders>
            <w:vAlign w:val="center"/>
          </w:tcPr>
          <w:p>
            <w:pPr>
              <w:pStyle w:val="Normal"/>
              <w:snapToGrid w:val="false"/>
              <w:spacing w:lineRule="auto" w:line="240" w:before="0" w:after="0"/>
              <w:jc w:val="center"/>
              <w:textAlignment w:val="baseline"/>
              <w:rPr>
                <w:rFonts w:ascii="Times New Roman" w:hAnsi="Times New Roman" w:cs="Times New Roman"/>
                <w:b/>
                <w:kern w:val="0"/>
                <w:sz w:val="22"/>
              </w:rPr>
            </w:pPr>
            <w:r>
              <w:rPr>
                <w:rFonts w:ascii="Times New Roman" w:hAnsi="Times New Roman" w:cs="Times New Roman" w:eastAsia="바탕체"/>
                <w:b/>
                <w:kern w:val="0"/>
                <w:sz w:val="22"/>
              </w:rPr>
              <w:t>수익권증서</w:t>
            </w:r>
            <w:r>
              <w:rPr>
                <w:rFonts w:ascii="Times New Roman" w:hAnsi="Times New Roman" w:cs="Times New Roman" w:eastAsia="Times New Roman"/>
                <w:b/>
                <w:kern w:val="0"/>
                <w:sz w:val="22"/>
              </w:rPr>
              <w:t xml:space="preserve"> </w:t>
            </w:r>
            <w:r>
              <w:rPr>
                <w:rFonts w:ascii="Times New Roman" w:hAnsi="Times New Roman" w:cs="Times New Roman" w:eastAsia="바탕체"/>
                <w:b/>
                <w:kern w:val="0"/>
                <w:sz w:val="22"/>
              </w:rPr>
              <w:t>발행금액</w:t>
            </w:r>
          </w:p>
        </w:tc>
      </w:tr>
      <w:tr>
        <w:trPr>
          <w:trHeight w:val="263" w:hRule="atLeast"/>
        </w:trPr>
        <w:tc>
          <w:tcPr>
            <w:tcW w:w="1307" w:type="dxa"/>
            <w:vMerge w:val="restart"/>
            <w:tcBorders>
              <w:start w:val="single" w:sz="2"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제</w:t>
            </w:r>
            <w:r>
              <w:rPr>
                <w:rFonts w:eastAsia="바탕체" w:cs="Times New Roman" w:ascii="Times New Roman" w:hAnsi="Times New Roman"/>
                <w:color w:val="000000"/>
                <w:kern w:val="0"/>
                <w:sz w:val="22"/>
              </w:rPr>
              <w:t>1</w:t>
            </w:r>
            <w:r>
              <w:rPr>
                <w:rFonts w:ascii="Times New Roman" w:hAnsi="Times New Roman" w:cs="Times New Roman" w:eastAsia="바탕체"/>
                <w:color w:val="000000"/>
                <w:kern w:val="0"/>
                <w:sz w:val="22"/>
              </w:rPr>
              <w:t>순위</w:t>
            </w:r>
          </w:p>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우선수익자</w:t>
            </w:r>
          </w:p>
        </w:tc>
        <w:tc>
          <w:tcPr>
            <w:tcW w:w="1652" w:type="dxa"/>
            <w:tcBorders>
              <w:top w:val="single"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cs="Times New Roman"/>
                <w:kern w:val="0"/>
                <w:sz w:val="22"/>
              </w:rPr>
            </w:pPr>
            <w:r>
              <w:rPr>
                <w:rFonts w:ascii="Times New Roman" w:hAnsi="Times New Roman" w:cs="Times New Roman" w:eastAsia="바탕체"/>
                <w:kern w:val="0"/>
                <w:sz w:val="22"/>
              </w:rPr>
              <w:t>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호</w:t>
            </w:r>
          </w:p>
        </w:tc>
        <w:tc>
          <w:tcPr>
            <w:tcW w:w="3114" w:type="dxa"/>
            <w:tcBorders>
              <w:top w:val="single"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commentRangeStart w:id="11"/>
            <w:ins w:id="6070" w:author="코람코 상장리츠팀" w:date="2026-10-07T09:00:00Z">
              <w:r>
                <w:rPr>
                  <w:rFonts w:ascii="Times New Roman" w:hAnsi="Times New Roman" w:eastAsia="바탕체" w:cs="Times New Roman"/>
                  <w:kern w:val="0"/>
                  <w:sz w:val="22"/>
                </w:rPr>
                <w:t xml:space="preserve">쿠팡 주식회사</w:t>
              </w:r>
            </w:ins>
            <w:commentRangeEnd w:id="11"/>
            <w:r>
              <w:rPr>
                <w:rStyle w:val="CommentReference"/>
              </w:rPr>
              <w:commentReference w:id="11"/>
            </w:r>
          </w:p>
        </w:tc>
        <w:tc>
          <w:tcPr>
            <w:tcW w:w="2834" w:type="dxa"/>
            <w:vMerge w:val="restart"/>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ins w:id="6071" w:author="코람코 상장리츠팀" w:date="2026-10-07T09:00:00Z">
              <w:r>
                <w:rPr>
                  <w:rFonts w:ascii="Times New Roman" w:hAnsi="Times New Roman" w:eastAsia="바탕체" w:cs="Times New Roman"/>
                  <w:color w:val="000000"/>
                  <w:kern w:val="0"/>
                  <w:sz w:val="22"/>
                </w:rPr>
                <w:t xml:space="preserve">금2,132,586,000원</w:t>
              </w:r>
            </w:ins>
          </w:p>
        </w:tc>
      </w:tr>
      <w:tr>
        <w:trPr>
          <w:trHeight w:val="358" w:hRule="atLeast"/>
        </w:trPr>
        <w:tc>
          <w:tcPr>
            <w:tcW w:w="1307" w:type="dxa"/>
            <w:vMerge w:val="continue"/>
            <w:tcBorders>
              <w:start w:val="single" w:sz="2" w:space="0" w:color="000000"/>
              <w:end w:val="single" w:sz="4"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dotted" w:sz="4" w:space="0" w:color="000000"/>
              <w:start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법인등록번호</w:t>
            </w:r>
          </w:p>
        </w:tc>
        <w:tc>
          <w:tcPr>
            <w:tcW w:w="3114" w:type="dxa"/>
            <w:tcBorders>
              <w:top w:val="dotted"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834" w:type="dxa"/>
            <w:vMerge w:val="continue"/>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263" w:hRule="atLeast"/>
          <w:del w:id="6072" w:author="코람코 상장리츠팀" w:date="2026-10-07T09:00:00Z"/>
        </w:trPr>
        <w:tc>
          <w:tcPr>
            <w:tcW w:w="1307" w:type="dxa"/>
            <w:vMerge w:val="continue"/>
            <w:tcBorders>
              <w:start w:val="single" w:sz="2" w:space="0" w:color="000000"/>
              <w:end w:val="single" w:sz="4"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single"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cs="Times New Roman"/>
                <w:kern w:val="0"/>
                <w:sz w:val="22"/>
              </w:rPr>
            </w:pPr>
            <w:del w:id="6073" w:author="코람코 상장리츠팀" w:date="2026-10-07T09:00:00Z">
              <w:r>
                <w:rPr>
                  <w:rFonts w:ascii="Times New Roman" w:hAnsi="Times New Roman" w:cs="Times New Roman" w:eastAsia="바탕체"/>
                  <w:kern w:val="0"/>
                  <w:sz w:val="22"/>
                </w:rPr>
                <w:delText>상</w:delText>
              </w:r>
            </w:del>
            <w:del w:id="6074" w:author="코람코 상장리츠팀" w:date="2026-10-07T09:00:00Z">
              <w:r>
                <w:rPr>
                  <w:rFonts w:ascii="Times New Roman" w:hAnsi="Times New Roman" w:cs="Times New Roman" w:eastAsia="Times New Roman"/>
                  <w:kern w:val="0"/>
                  <w:sz w:val="22"/>
                </w:rPr>
                <w:delText xml:space="preserve"> </w:delText>
              </w:r>
            </w:del>
            <w:del w:id="6075" w:author="코람코 상장리츠팀" w:date="2026-10-07T09:00:00Z">
              <w:r>
                <w:rPr>
                  <w:rFonts w:ascii="Times New Roman" w:hAnsi="Times New Roman" w:cs="Times New Roman" w:eastAsia="바탕체"/>
                  <w:kern w:val="0"/>
                  <w:sz w:val="22"/>
                </w:rPr>
                <w:delText>호</w:delText>
              </w:r>
            </w:del>
          </w:p>
        </w:tc>
        <w:tc>
          <w:tcPr>
            <w:tcW w:w="3114" w:type="dxa"/>
            <w:tcBorders>
              <w:top w:val="single"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834" w:type="dxa"/>
            <w:vMerge w:val="restart"/>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263" w:hRule="atLeast"/>
          <w:del w:id="6076" w:author="코람코 상장리츠팀" w:date="2026-10-07T09:00:00Z"/>
        </w:trPr>
        <w:tc>
          <w:tcPr>
            <w:tcW w:w="1307" w:type="dxa"/>
            <w:vMerge w:val="continue"/>
            <w:tcBorders>
              <w:start w:val="single" w:sz="2" w:space="0" w:color="000000"/>
              <w:end w:val="single" w:sz="4"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dotted"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del w:id="6077" w:author="코람코 상장리츠팀" w:date="2026-10-07T09:00:00Z">
              <w:r>
                <w:rPr>
                  <w:rFonts w:ascii="Times New Roman" w:hAnsi="Times New Roman" w:cs="Times New Roman" w:eastAsia="바탕체"/>
                  <w:kern w:val="0"/>
                  <w:sz w:val="22"/>
                </w:rPr>
                <w:delText>법인등록번호</w:delText>
              </w:r>
            </w:del>
          </w:p>
        </w:tc>
        <w:tc>
          <w:tcPr>
            <w:tcW w:w="3114" w:type="dxa"/>
            <w:tcBorders>
              <w:top w:val="dotted"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834" w:type="dxa"/>
            <w:vMerge w:val="continue"/>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263" w:hRule="atLeast"/>
          <w:del w:id="6078" w:author="코람코 상장리츠팀" w:date="2026-10-07T09:00:00Z"/>
        </w:trPr>
        <w:tc>
          <w:tcPr>
            <w:tcW w:w="1307" w:type="dxa"/>
            <w:vMerge w:val="continue"/>
            <w:tcBorders>
              <w:start w:val="single" w:sz="2" w:space="0" w:color="000000"/>
              <w:end w:val="single" w:sz="4"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single"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cs="Times New Roman"/>
                <w:kern w:val="0"/>
                <w:sz w:val="22"/>
              </w:rPr>
            </w:pPr>
            <w:del w:id="6079" w:author="코람코 상장리츠팀" w:date="2026-10-07T09:00:00Z">
              <w:r>
                <w:rPr>
                  <w:rFonts w:ascii="Times New Roman" w:hAnsi="Times New Roman" w:cs="Times New Roman" w:eastAsia="바탕체"/>
                  <w:kern w:val="0"/>
                  <w:sz w:val="22"/>
                </w:rPr>
                <w:delText>상</w:delText>
              </w:r>
            </w:del>
            <w:del w:id="6080" w:author="코람코 상장리츠팀" w:date="2026-10-07T09:00:00Z">
              <w:r>
                <w:rPr>
                  <w:rFonts w:ascii="Times New Roman" w:hAnsi="Times New Roman" w:cs="Times New Roman" w:eastAsia="Times New Roman"/>
                  <w:kern w:val="0"/>
                  <w:sz w:val="22"/>
                </w:rPr>
                <w:delText xml:space="preserve"> </w:delText>
              </w:r>
            </w:del>
            <w:del w:id="6081" w:author="코람코 상장리츠팀" w:date="2026-10-07T09:00:00Z">
              <w:r>
                <w:rPr>
                  <w:rFonts w:ascii="Times New Roman" w:hAnsi="Times New Roman" w:cs="Times New Roman" w:eastAsia="바탕체"/>
                  <w:kern w:val="0"/>
                  <w:sz w:val="22"/>
                </w:rPr>
                <w:delText>호</w:delText>
              </w:r>
            </w:del>
          </w:p>
        </w:tc>
        <w:tc>
          <w:tcPr>
            <w:tcW w:w="3114" w:type="dxa"/>
            <w:tcBorders>
              <w:top w:val="single"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834" w:type="dxa"/>
            <w:vMerge w:val="restart"/>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263" w:hRule="atLeast"/>
          <w:del w:id="6082" w:author="코람코 상장리츠팀" w:date="2026-10-07T09:00:00Z"/>
        </w:trPr>
        <w:tc>
          <w:tcPr>
            <w:tcW w:w="1307" w:type="dxa"/>
            <w:vMerge w:val="continue"/>
            <w:tcBorders>
              <w:start w:val="single" w:sz="2" w:space="0" w:color="000000"/>
              <w:end w:val="single" w:sz="4"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dotted"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del w:id="6083" w:author="코람코 상장리츠팀" w:date="2026-10-07T09:00:00Z">
              <w:r>
                <w:rPr>
                  <w:rFonts w:ascii="Times New Roman" w:hAnsi="Times New Roman" w:cs="Times New Roman" w:eastAsia="바탕체"/>
                  <w:kern w:val="0"/>
                  <w:sz w:val="22"/>
                </w:rPr>
                <w:delText>법인등록번호</w:delText>
              </w:r>
            </w:del>
          </w:p>
        </w:tc>
        <w:tc>
          <w:tcPr>
            <w:tcW w:w="3114" w:type="dxa"/>
            <w:tcBorders>
              <w:top w:val="dotted"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834" w:type="dxa"/>
            <w:vMerge w:val="continue"/>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55" w:hRule="atLeast"/>
          <w:del w:id="6084" w:author="코람코 상장리츠팀" w:date="2026-10-07T09:00:00Z"/>
        </w:trPr>
        <w:tc>
          <w:tcPr>
            <w:tcW w:w="1307" w:type="dxa"/>
            <w:vMerge w:val="continue"/>
            <w:tcBorders>
              <w:start w:val="single" w:sz="2" w:space="0" w:color="000000"/>
              <w:end w:val="single" w:sz="4"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single"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cs="Times New Roman"/>
                <w:kern w:val="0"/>
                <w:sz w:val="22"/>
              </w:rPr>
            </w:pPr>
            <w:del w:id="6085" w:author="코람코 상장리츠팀" w:date="2026-10-07T09:00:00Z">
              <w:r>
                <w:rPr>
                  <w:rFonts w:ascii="Times New Roman" w:hAnsi="Times New Roman" w:cs="Times New Roman" w:eastAsia="바탕체"/>
                  <w:kern w:val="0"/>
                  <w:sz w:val="22"/>
                </w:rPr>
                <w:delText>상</w:delText>
              </w:r>
            </w:del>
            <w:del w:id="6086" w:author="코람코 상장리츠팀" w:date="2026-10-07T09:00:00Z">
              <w:r>
                <w:rPr>
                  <w:rFonts w:ascii="Times New Roman" w:hAnsi="Times New Roman" w:cs="Times New Roman" w:eastAsia="Times New Roman"/>
                  <w:kern w:val="0"/>
                  <w:sz w:val="22"/>
                </w:rPr>
                <w:delText xml:space="preserve"> </w:delText>
              </w:r>
            </w:del>
            <w:del w:id="6087" w:author="코람코 상장리츠팀" w:date="2026-10-07T09:00:00Z">
              <w:r>
                <w:rPr>
                  <w:rFonts w:ascii="Times New Roman" w:hAnsi="Times New Roman" w:cs="Times New Roman" w:eastAsia="바탕체"/>
                  <w:kern w:val="0"/>
                  <w:sz w:val="22"/>
                </w:rPr>
                <w:delText>호</w:delText>
              </w:r>
            </w:del>
          </w:p>
        </w:tc>
        <w:tc>
          <w:tcPr>
            <w:tcW w:w="3114" w:type="dxa"/>
            <w:tcBorders>
              <w:top w:val="single"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834" w:type="dxa"/>
            <w:vMerge w:val="restart"/>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263" w:hRule="atLeast"/>
          <w:del w:id="6088" w:author="코람코 상장리츠팀" w:date="2026-10-07T09:00:00Z"/>
        </w:trPr>
        <w:tc>
          <w:tcPr>
            <w:tcW w:w="1307" w:type="dxa"/>
            <w:vMerge w:val="continue"/>
            <w:tcBorders>
              <w:start w:val="single" w:sz="2" w:space="0" w:color="000000"/>
              <w:end w:val="single" w:sz="4"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dotted"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del w:id="6089" w:author="코람코 상장리츠팀" w:date="2026-10-07T09:00:00Z">
              <w:r>
                <w:rPr>
                  <w:rFonts w:ascii="Times New Roman" w:hAnsi="Times New Roman" w:cs="Times New Roman" w:eastAsia="바탕체"/>
                  <w:kern w:val="0"/>
                  <w:sz w:val="22"/>
                </w:rPr>
                <w:delText>법인등록번호</w:delText>
              </w:r>
            </w:del>
          </w:p>
        </w:tc>
        <w:tc>
          <w:tcPr>
            <w:tcW w:w="3114" w:type="dxa"/>
            <w:tcBorders>
              <w:top w:val="dotted"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834" w:type="dxa"/>
            <w:vMerge w:val="continue"/>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263" w:hRule="atLeast"/>
          <w:del w:id="6090" w:author="코람코 상장리츠팀" w:date="2026-10-07T09:00:00Z"/>
        </w:trPr>
        <w:tc>
          <w:tcPr>
            <w:tcW w:w="1307" w:type="dxa"/>
            <w:vMerge w:val="continue"/>
            <w:tcBorders>
              <w:start w:val="single" w:sz="2" w:space="0" w:color="000000"/>
              <w:end w:val="single" w:sz="4"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single"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cs="Times New Roman"/>
                <w:kern w:val="0"/>
                <w:sz w:val="22"/>
              </w:rPr>
            </w:pPr>
            <w:del w:id="6091" w:author="코람코 상장리츠팀" w:date="2026-10-07T09:00:00Z">
              <w:r>
                <w:rPr>
                  <w:rFonts w:ascii="Times New Roman" w:hAnsi="Times New Roman" w:cs="Times New Roman" w:eastAsia="바탕체"/>
                  <w:kern w:val="0"/>
                  <w:sz w:val="22"/>
                </w:rPr>
                <w:delText>상</w:delText>
              </w:r>
            </w:del>
            <w:del w:id="6092" w:author="코람코 상장리츠팀" w:date="2026-10-07T09:00:00Z">
              <w:r>
                <w:rPr>
                  <w:rFonts w:ascii="Times New Roman" w:hAnsi="Times New Roman" w:cs="Times New Roman" w:eastAsia="Times New Roman"/>
                  <w:kern w:val="0"/>
                  <w:sz w:val="22"/>
                </w:rPr>
                <w:delText xml:space="preserve"> </w:delText>
              </w:r>
            </w:del>
            <w:del w:id="6093" w:author="코람코 상장리츠팀" w:date="2026-10-07T09:00:00Z">
              <w:r>
                <w:rPr>
                  <w:rFonts w:ascii="Times New Roman" w:hAnsi="Times New Roman" w:cs="Times New Roman" w:eastAsia="바탕체"/>
                  <w:kern w:val="0"/>
                  <w:sz w:val="22"/>
                </w:rPr>
                <w:delText>호</w:delText>
              </w:r>
            </w:del>
          </w:p>
        </w:tc>
        <w:tc>
          <w:tcPr>
            <w:tcW w:w="3114" w:type="dxa"/>
            <w:tcBorders>
              <w:top w:val="single"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834" w:type="dxa"/>
            <w:vMerge w:val="restart"/>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368" w:hRule="atLeast"/>
          <w:del w:id="6094" w:author="코람코 상장리츠팀" w:date="2026-10-07T09:00:00Z"/>
        </w:trPr>
        <w:tc>
          <w:tcPr>
            <w:tcW w:w="1307" w:type="dxa"/>
            <w:vMerge w:val="continue"/>
            <w:tcBorders>
              <w:start w:val="single" w:sz="2" w:space="0" w:color="000000"/>
              <w:end w:val="single" w:sz="4"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dotted" w:sz="4" w:space="0" w:color="000000"/>
              <w:start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del w:id="6095" w:author="코람코 상장리츠팀" w:date="2026-10-07T09:00:00Z">
              <w:r>
                <w:rPr>
                  <w:rFonts w:ascii="Times New Roman" w:hAnsi="Times New Roman" w:cs="Times New Roman" w:eastAsia="바탕체"/>
                  <w:kern w:val="0"/>
                  <w:sz w:val="22"/>
                </w:rPr>
                <w:delText>법인등록번호</w:delText>
              </w:r>
            </w:del>
          </w:p>
        </w:tc>
        <w:tc>
          <w:tcPr>
            <w:tcW w:w="3114" w:type="dxa"/>
            <w:tcBorders>
              <w:top w:val="dotted"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834" w:type="dxa"/>
            <w:vMerge w:val="continue"/>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70" w:hRule="atLeast"/>
        </w:trPr>
        <w:tc>
          <w:tcPr>
            <w:tcW w:w="1307" w:type="dxa"/>
            <w:vMerge w:val="restart"/>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commentRangeStart w:id="12"/>
            <w:del w:id="6096" w:author="코람코 상장리츠팀" w:date="2026-10-07T09:00:00Z">
              <w:r>
                <w:rPr>
                  <w:rFonts w:ascii="Times New Roman" w:hAnsi="Times New Roman" w:cs="Times New Roman" w:eastAsia="바탕체"/>
                  <w:color w:val="000000"/>
                  <w:kern w:val="0"/>
                  <w:sz w:val="22"/>
                </w:rPr>
                <w:delText>제</w:delText>
              </w:r>
            </w:del>
            <w:del w:id="6097" w:author="코람코 상장리츠팀" w:date="2026-10-07T09:00:00Z">
              <w:r>
                <w:rPr>
                  <w:rFonts w:eastAsia="바탕체" w:cs="Times New Roman" w:ascii="Times New Roman" w:hAnsi="Times New Roman"/>
                  <w:color w:val="000000"/>
                  <w:kern w:val="0"/>
                  <w:sz w:val="22"/>
                </w:rPr>
                <w:delText>2</w:delText>
              </w:r>
            </w:del>
            <w:del w:id="6098" w:author="코람코 상장리츠팀" w:date="2026-10-07T09:00:00Z">
              <w:r>
                <w:rPr>
                  <w:rFonts w:ascii="Times New Roman" w:hAnsi="Times New Roman" w:cs="Times New Roman" w:eastAsia="바탕체"/>
                  <w:color w:val="000000"/>
                  <w:kern w:val="0"/>
                  <w:sz w:val="22"/>
                </w:rPr>
                <w:delText>순위</w:delText>
              </w:r>
            </w:del>
            <w:ins w:id="6099" w:author="코람코 상장리츠팀" w:date="2026-10-07T09:00:00Z">
              <w:r>
                <w:rPr>
                  <w:rFonts w:ascii="Times New Roman" w:hAnsi="Times New Roman" w:cs="Times New Roman" w:eastAsia="바탕체"/>
                  <w:color w:val="000000"/>
                  <w:kern w:val="0"/>
                  <w:sz w:val="22"/>
                </w:rPr>
                <w:t xml:space="preserve">(공동) 제2순위</w:t>
              </w:r>
            </w:ins>
            <w:commentRangeEnd w:id="12"/>
            <w:r>
              <w:rPr>
                <w:rStyle w:val="CommentReference"/>
              </w:rPr>
              <w:commentReference w:id="12"/>
            </w:r>
            <w:r>
              <w:rPr>
                <w:rFonts w:ascii="Times New Roman" w:hAnsi="Times New Roman" w:cs="Times New Roman" w:eastAsia="Times New Roman"/>
                <w:color w:val="000000"/>
                <w:kern w:val="0"/>
                <w:sz w:val="22"/>
              </w:rPr>
              <w:t xml:space="preserve"> </w:t>
            </w:r>
          </w:p>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우선수익자</w:t>
            </w:r>
          </w:p>
        </w:tc>
        <w:tc>
          <w:tcPr>
            <w:tcW w:w="1652" w:type="dxa"/>
            <w:tcBorders>
              <w:top w:val="single" w:sz="4" w:space="0" w:color="000000"/>
              <w:start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kern w:val="0"/>
                <w:sz w:val="22"/>
              </w:rPr>
            </w:pPr>
            <w:r>
              <w:rPr>
                <w:rFonts w:ascii="Times New Roman" w:hAnsi="Times New Roman" w:cs="Times New Roman" w:eastAsia="바탕체"/>
                <w:color w:val="000000"/>
                <w:kern w:val="0"/>
                <w:sz w:val="22"/>
              </w:rPr>
              <w:t>상</w:t>
            </w:r>
            <w:r>
              <w:rPr>
                <w:rFonts w:ascii="Times New Roman" w:hAnsi="Times New Roman" w:cs="Times New Roman" w:eastAsia="Times New Roman"/>
                <w:color w:val="000000"/>
                <w:kern w:val="0"/>
                <w:sz w:val="22"/>
              </w:rPr>
              <w:t xml:space="preserve"> </w:t>
            </w:r>
            <w:r>
              <w:rPr>
                <w:rFonts w:ascii="Times New Roman" w:hAnsi="Times New Roman" w:cs="Times New Roman" w:eastAsia="바탕체"/>
                <w:color w:val="000000"/>
                <w:kern w:val="0"/>
                <w:sz w:val="22"/>
              </w:rPr>
              <w:t>호</w:t>
            </w:r>
          </w:p>
        </w:tc>
        <w:tc>
          <w:tcPr>
            <w:tcW w:w="3114" w:type="dxa"/>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ins w:id="6100" w:author="코람코 상장리츠팀" w:date="2026-10-07T09:00:00Z">
              <w:r>
                <w:rPr>
                  <w:rFonts w:ascii="Times New Roman" w:hAnsi="Times New Roman" w:eastAsia="바탕체" w:cs="Times New Roman"/>
                  <w:kern w:val="0"/>
                  <w:sz w:val="22"/>
                </w:rPr>
                <w:t xml:space="preserve">주식회사 우리은행 [외 Tranche A 대주 확정 시 기재]</w:t>
              </w:r>
            </w:ins>
          </w:p>
        </w:tc>
        <w:tc>
          <w:tcPr>
            <w:tcW w:w="2834" w:type="dxa"/>
            <w:vMerge w:val="restart"/>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ins w:id="6101" w:author="코람코 상장리츠팀" w:date="2026-10-07T09:00:00Z">
              <w:r>
                <w:rPr>
                  <w:rFonts w:ascii="Times New Roman" w:hAnsi="Times New Roman" w:eastAsia="바탕체" w:cs="Times New Roman"/>
                  <w:color w:val="000000"/>
                  <w:kern w:val="0"/>
                  <w:sz w:val="22"/>
                </w:rPr>
                <w:t xml:space="preserve">[*] (대주별 대출약정금의 120%, 합계 금192,000,000,000원)</w:t>
              </w:r>
            </w:ins>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dotted" w:sz="4" w:space="0" w:color="000000"/>
              <w:start w:val="single" w:sz="4"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법인등록번호</w:t>
            </w:r>
          </w:p>
        </w:tc>
        <w:tc>
          <w:tcPr>
            <w:tcW w:w="3114" w:type="dxa"/>
            <w:tcBorders>
              <w:top w:val="dotted" w:sz="4" w:space="0" w:color="000000"/>
              <w:start w:val="single" w:sz="2"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2834" w:type="dxa"/>
            <w:vMerge w:val="continue"/>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single"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cs="Times New Roman"/>
                <w:color w:val="000000"/>
                <w:kern w:val="0"/>
                <w:sz w:val="22"/>
              </w:rPr>
            </w:pPr>
            <w:r>
              <w:rPr>
                <w:rFonts w:ascii="Times New Roman" w:hAnsi="Times New Roman" w:cs="Times New Roman" w:eastAsia="바탕체"/>
                <w:color w:val="000000"/>
                <w:kern w:val="0"/>
                <w:sz w:val="22"/>
              </w:rPr>
              <w:t>상</w:t>
            </w:r>
            <w:r>
              <w:rPr>
                <w:rFonts w:ascii="Times New Roman" w:hAnsi="Times New Roman" w:cs="Times New Roman" w:eastAsia="Times New Roman"/>
                <w:color w:val="000000"/>
                <w:kern w:val="0"/>
                <w:sz w:val="22"/>
              </w:rPr>
              <w:t xml:space="preserve"> </w:t>
            </w:r>
            <w:r>
              <w:rPr>
                <w:rFonts w:ascii="Times New Roman" w:hAnsi="Times New Roman" w:cs="Times New Roman" w:eastAsia="바탕체"/>
                <w:color w:val="000000"/>
                <w:kern w:val="0"/>
                <w:sz w:val="22"/>
              </w:rPr>
              <w:t>호</w:t>
            </w:r>
          </w:p>
        </w:tc>
        <w:tc>
          <w:tcPr>
            <w:tcW w:w="3114" w:type="dxa"/>
            <w:tcBorders>
              <w:top w:val="single"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2834" w:type="dxa"/>
            <w:vMerge w:val="restart"/>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dotted" w:sz="4" w:space="0" w:color="000000"/>
              <w:start w:val="single" w:sz="4"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법인등록번호</w:t>
            </w:r>
          </w:p>
        </w:tc>
        <w:tc>
          <w:tcPr>
            <w:tcW w:w="3114" w:type="dxa"/>
            <w:tcBorders>
              <w:top w:val="dotted" w:sz="4" w:space="0" w:color="000000"/>
              <w:start w:val="single" w:sz="2"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2834" w:type="dxa"/>
            <w:vMerge w:val="continue"/>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single"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cs="Times New Roman"/>
                <w:color w:val="000000"/>
                <w:kern w:val="0"/>
                <w:sz w:val="22"/>
              </w:rPr>
            </w:pPr>
            <w:r>
              <w:rPr>
                <w:rFonts w:ascii="Times New Roman" w:hAnsi="Times New Roman" w:cs="Times New Roman" w:eastAsia="바탕체"/>
                <w:color w:val="000000"/>
                <w:kern w:val="0"/>
                <w:sz w:val="22"/>
              </w:rPr>
              <w:t>상</w:t>
            </w:r>
            <w:r>
              <w:rPr>
                <w:rFonts w:ascii="Times New Roman" w:hAnsi="Times New Roman" w:cs="Times New Roman" w:eastAsia="Times New Roman"/>
                <w:color w:val="000000"/>
                <w:kern w:val="0"/>
                <w:sz w:val="22"/>
              </w:rPr>
              <w:t xml:space="preserve"> </w:t>
            </w:r>
            <w:r>
              <w:rPr>
                <w:rFonts w:ascii="Times New Roman" w:hAnsi="Times New Roman" w:cs="Times New Roman" w:eastAsia="바탕체"/>
                <w:color w:val="000000"/>
                <w:kern w:val="0"/>
                <w:sz w:val="22"/>
              </w:rPr>
              <w:t>호</w:t>
            </w:r>
          </w:p>
        </w:tc>
        <w:tc>
          <w:tcPr>
            <w:tcW w:w="3114" w:type="dxa"/>
            <w:tcBorders>
              <w:top w:val="single"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2834" w:type="dxa"/>
            <w:vMerge w:val="restart"/>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dotted" w:sz="4" w:space="0" w:color="000000"/>
              <w:start w:val="single" w:sz="4"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법인등록번호</w:t>
            </w:r>
          </w:p>
        </w:tc>
        <w:tc>
          <w:tcPr>
            <w:tcW w:w="3114" w:type="dxa"/>
            <w:tcBorders>
              <w:top w:val="dotted" w:sz="4" w:space="0" w:color="000000"/>
              <w:start w:val="single" w:sz="2"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2834" w:type="dxa"/>
            <w:vMerge w:val="continue"/>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single"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cs="Times New Roman"/>
                <w:color w:val="000000"/>
                <w:kern w:val="0"/>
                <w:sz w:val="22"/>
              </w:rPr>
            </w:pPr>
            <w:r>
              <w:rPr>
                <w:rFonts w:ascii="Times New Roman" w:hAnsi="Times New Roman" w:cs="Times New Roman" w:eastAsia="바탕체"/>
                <w:color w:val="000000"/>
                <w:kern w:val="0"/>
                <w:sz w:val="22"/>
              </w:rPr>
              <w:t>상</w:t>
            </w:r>
            <w:r>
              <w:rPr>
                <w:rFonts w:ascii="Times New Roman" w:hAnsi="Times New Roman" w:cs="Times New Roman" w:eastAsia="Times New Roman"/>
                <w:color w:val="000000"/>
                <w:kern w:val="0"/>
                <w:sz w:val="22"/>
              </w:rPr>
              <w:t xml:space="preserve"> </w:t>
            </w:r>
            <w:r>
              <w:rPr>
                <w:rFonts w:ascii="Times New Roman" w:hAnsi="Times New Roman" w:cs="Times New Roman" w:eastAsia="바탕체"/>
                <w:color w:val="000000"/>
                <w:kern w:val="0"/>
                <w:sz w:val="22"/>
              </w:rPr>
              <w:t>호</w:t>
            </w:r>
          </w:p>
        </w:tc>
        <w:tc>
          <w:tcPr>
            <w:tcW w:w="3114" w:type="dxa"/>
            <w:tcBorders>
              <w:top w:val="single"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2834" w:type="dxa"/>
            <w:vMerge w:val="restart"/>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dotted" w:sz="4" w:space="0" w:color="000000"/>
              <w:start w:val="single" w:sz="4"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법인등록번호</w:t>
            </w:r>
          </w:p>
        </w:tc>
        <w:tc>
          <w:tcPr>
            <w:tcW w:w="3114" w:type="dxa"/>
            <w:tcBorders>
              <w:top w:val="dotted" w:sz="4" w:space="0" w:color="000000"/>
              <w:start w:val="single" w:sz="2"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2834" w:type="dxa"/>
            <w:vMerge w:val="continue"/>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94"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single"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cs="Times New Roman"/>
                <w:color w:val="000000"/>
                <w:kern w:val="0"/>
                <w:sz w:val="22"/>
              </w:rPr>
            </w:pPr>
            <w:r>
              <w:rPr>
                <w:rFonts w:ascii="Times New Roman" w:hAnsi="Times New Roman" w:cs="Times New Roman" w:eastAsia="바탕체"/>
                <w:color w:val="000000"/>
                <w:kern w:val="0"/>
                <w:sz w:val="22"/>
              </w:rPr>
              <w:t>상</w:t>
            </w:r>
            <w:r>
              <w:rPr>
                <w:rFonts w:ascii="Times New Roman" w:hAnsi="Times New Roman" w:cs="Times New Roman" w:eastAsia="Times New Roman"/>
                <w:color w:val="000000"/>
                <w:kern w:val="0"/>
                <w:sz w:val="22"/>
              </w:rPr>
              <w:t xml:space="preserve"> </w:t>
            </w:r>
            <w:r>
              <w:rPr>
                <w:rFonts w:ascii="Times New Roman" w:hAnsi="Times New Roman" w:cs="Times New Roman" w:eastAsia="바탕체"/>
                <w:color w:val="000000"/>
                <w:kern w:val="0"/>
                <w:sz w:val="22"/>
              </w:rPr>
              <w:t>호</w:t>
            </w:r>
          </w:p>
        </w:tc>
        <w:tc>
          <w:tcPr>
            <w:tcW w:w="3114" w:type="dxa"/>
            <w:tcBorders>
              <w:top w:val="single"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2834" w:type="dxa"/>
            <w:vMerge w:val="restart"/>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55" w:hRule="atLeast"/>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1652" w:type="dxa"/>
            <w:tcBorders>
              <w:top w:val="dotted" w:sz="4" w:space="0" w:color="000000"/>
              <w:start w:val="single" w:sz="4"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rFonts w:ascii="Times New Roman" w:hAnsi="Times New Roman" w:eastAsia="바탕체" w:cs="Times New Roman"/>
                <w:color w:val="000000"/>
                <w:kern w:val="0"/>
                <w:sz w:val="22"/>
              </w:rPr>
            </w:pPr>
            <w:r>
              <w:rPr>
                <w:rFonts w:ascii="Times New Roman" w:hAnsi="Times New Roman" w:cs="Times New Roman" w:eastAsia="바탕체"/>
                <w:color w:val="000000"/>
                <w:kern w:val="0"/>
                <w:sz w:val="22"/>
              </w:rPr>
              <w:t>법인등록번호</w:t>
            </w:r>
          </w:p>
        </w:tc>
        <w:tc>
          <w:tcPr>
            <w:tcW w:w="3114" w:type="dxa"/>
            <w:tcBorders>
              <w:top w:val="dotted" w:sz="4" w:space="0" w:color="000000"/>
              <w:start w:val="single" w:sz="2"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c>
          <w:tcPr>
            <w:tcW w:w="2834" w:type="dxa"/>
            <w:vMerge w:val="continue"/>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color w:val="000000"/>
                <w:kern w:val="0"/>
                <w:sz w:val="22"/>
              </w:rPr>
            </w:pPr>
            <w:r>
              <w:rPr>
                <w:rFonts w:eastAsia="바탕체" w:cs="Times New Roman" w:ascii="Times New Roman" w:hAnsi="Times New Roman"/>
                <w:color w:val="000000"/>
                <w:kern w:val="0"/>
                <w:sz w:val="22"/>
              </w:rPr>
            </w:r>
          </w:p>
        </w:tc>
      </w:tr>
      <w:tr>
        <w:trPr>
          <w:trHeight w:val="70" w:hRule="atLeast"/>
          <w:ins w:id="6112" w:author="코람코 상장리츠팀" w:date="2026-10-07T09:00:00Z"/>
        </w:trPr>
        <w:tc>
          <w:tcPr>
            <w:tcW w:w="1307" w:type="dxa"/>
            <w:vMerge w:val="restart"/>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snapToGrid w:val="false"/>
              <w:spacing w:lineRule="auto" w:line="240" w:before="0" w:after="0"/>
              <w:jc w:val="center"/>
              <w:rPr>
                <w:ins w:id="6102" w:author="코람코 상장리츠팀" w:date="2026-10-07T09:00:00Z"/>
                <w:rFonts w:ascii="Times New Roman" w:hAnsi="Times New Roman" w:eastAsia="바탕체" w:cs="Times New Roman"/>
                <w:color w:val="000000"/>
                <w:kern w:val="0"/>
                <w:sz w:val="22"/>
              </w:rPr>
            </w:pPr>
            <w:ins w:id="6104" w:author="코람코 상장리츠팀" w:date="2026-10-07T09:00:00Z">
              <w:r>
                <w:rPr>
                  <w:rFonts w:ascii="Times New Roman" w:hAnsi="Times New Roman" w:cs="Times New Roman" w:eastAsia="Times New Roman"/>
                  <w:color w:val="000000"/>
                  <w:kern w:val="0"/>
                  <w:sz w:val="22"/>
                </w:rPr>
                <w:t xml:space="preserve">(공동) 제3순위</w:t>
              </w:r>
            </w:ins>
          </w:p>
          <w:p>
            <w:pPr>
              <w:pStyle w:val="Normal"/>
              <w:snapToGrid w:val="false"/>
              <w:spacing w:lineRule="auto" w:line="240" w:before="0" w:after="0"/>
              <w:jc w:val="center"/>
              <w:rPr>
                <w:ins w:id="6103" w:author="코람코 상장리츠팀" w:date="2026-10-07T09:00:00Z"/>
                <w:rFonts w:ascii="Times New Roman" w:hAnsi="Times New Roman" w:eastAsia="바탕체" w:cs="Times New Roman"/>
                <w:color w:val="000000"/>
                <w:kern w:val="0"/>
                <w:sz w:val="22"/>
              </w:rPr>
            </w:pPr>
            <w:ins w:id="6105" w:author="코람코 상장리츠팀" w:date="2026-10-07T09:00:00Z">
              <w:r>
                <w:rPr>
                  <w:rFonts w:ascii="Times New Roman" w:hAnsi="Times New Roman" w:cs="Times New Roman" w:eastAsia="Times New Roman"/>
                  <w:color w:val="000000"/>
                  <w:kern w:val="0"/>
                  <w:sz w:val="22"/>
                </w:rPr>
                <w:t xml:space="preserve">우선수익자(Tranche B)</w:t>
              </w:r>
            </w:ins>
          </w:p>
        </w:tc>
        <w:tc>
          <w:tcPr>
            <w:tcW w:w="1652" w:type="dxa"/>
            <w:tcBorders>
              <w:top w:val="single" w:sz="4" w:space="0" w:color="000000"/>
              <w:start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ins w:id="6106" w:author="코람코 상장리츠팀" w:date="2026-10-07T09:00:00Z"/>
                <w:rFonts w:ascii="Times New Roman" w:hAnsi="Times New Roman" w:eastAsia="바탕체" w:cs="Times New Roman"/>
                <w:kern w:val="0"/>
                <w:sz w:val="22"/>
              </w:rPr>
            </w:pPr>
            <w:ins w:id="6107" w:author="코람코 상장리츠팀" w:date="2026-10-07T09:00:00Z">
              <w:r>
                <w:rPr>
                  <w:rFonts w:ascii="Times New Roman" w:hAnsi="Times New Roman" w:cs="Times New Roman" w:eastAsia="바탕체"/>
                  <w:color w:val="000000"/>
                  <w:kern w:val="0"/>
                  <w:sz w:val="22"/>
                </w:rPr>
                <w:t xml:space="preserve">상 호</w:t>
              </w:r>
            </w:ins>
          </w:p>
        </w:tc>
        <w:tc>
          <w:tcPr>
            <w:tcW w:w="3114" w:type="dxa"/>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ins w:id="6108" w:author="코람코 상장리츠팀" w:date="2026-10-07T09:00:00Z"/>
                <w:rFonts w:ascii="Times New Roman" w:hAnsi="Times New Roman" w:eastAsia="바탕체" w:cs="Times New Roman"/>
                <w:kern w:val="0"/>
                <w:sz w:val="22"/>
              </w:rPr>
            </w:pPr>
            <w:commentRangeStart w:id="13"/>
            <w:ins w:id="6109" w:author="코람코 상장리츠팀" w:date="2026-10-07T09:00:00Z">
              <w:r>
                <w:rPr>
                  <w:rFonts w:ascii="Times New Roman" w:hAnsi="Times New Roman" w:eastAsia="바탕체" w:cs="Times New Roman"/>
                  <w:kern w:val="0"/>
                  <w:sz w:val="22"/>
                </w:rPr>
                <w:t xml:space="preserve">키움캐피탈 주식회사</w:t>
              </w:r>
            </w:ins>
            <w:commentRangeEnd w:id="13"/>
            <w:r>
              <w:rPr>
                <w:rStyle w:val="CommentReference"/>
              </w:rPr>
              <w:commentReference w:id="13"/>
            </w:r>
          </w:p>
        </w:tc>
        <w:tc>
          <w:tcPr>
            <w:tcW w:w="2834" w:type="dxa"/>
            <w:vMerge w:val="restart"/>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ins w:id="6110" w:author="코람코 상장리츠팀" w:date="2026-10-07T09:00:00Z"/>
                <w:rFonts w:ascii="Times New Roman" w:hAnsi="Times New Roman" w:eastAsia="바탕체" w:cs="Times New Roman"/>
                <w:color w:val="000000"/>
                <w:kern w:val="0"/>
                <w:sz w:val="22"/>
              </w:rPr>
            </w:pPr>
            <w:ins w:id="6111" w:author="코람코 상장리츠팀" w:date="2026-10-07T09:00:00Z">
              <w:r>
                <w:rPr>
                  <w:rFonts w:ascii="Times New Roman" w:hAnsi="Times New Roman" w:eastAsia="바탕체" w:cs="Times New Roman"/>
                  <w:color w:val="000000"/>
                  <w:kern w:val="0"/>
                  <w:sz w:val="22"/>
                </w:rPr>
                <w:t xml:space="preserve">금24,000,000,000원</w:t>
              </w:r>
            </w:ins>
          </w:p>
        </w:tc>
      </w:tr>
      <w:tr>
        <w:trPr>
          <w:trHeight w:val="94" w:hRule="atLeast"/>
          <w:ins w:id="6119" w:author="코람코 상장리츠팀" w:date="2026-10-07T09:00:00Z"/>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ins w:id="6113" w:author="코람코 상장리츠팀" w:date="2026-10-07T09:00:00Z"/>
                <w:rFonts w:ascii="Times New Roman" w:hAnsi="Times New Roman" w:eastAsia="바탕체" w:cs="Times New Roman"/>
                <w:color w:val="000000"/>
                <w:kern w:val="0"/>
                <w:sz w:val="22"/>
              </w:rPr>
            </w:pPr>
          </w:p>
        </w:tc>
        <w:tc>
          <w:tcPr>
            <w:tcW w:w="1652" w:type="dxa"/>
            <w:tcBorders>
              <w:top w:val="dotted" w:sz="4" w:space="0" w:color="000000"/>
              <w:start w:val="single" w:sz="4"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ins w:id="6114" w:author="코람코 상장리츠팀" w:date="2026-10-07T09:00:00Z"/>
                <w:rFonts w:ascii="Times New Roman" w:hAnsi="Times New Roman" w:eastAsia="바탕체" w:cs="Times New Roman"/>
                <w:color w:val="000000"/>
                <w:kern w:val="0"/>
                <w:sz w:val="22"/>
              </w:rPr>
            </w:pPr>
            <w:ins w:id="6115" w:author="코람코 상장리츠팀" w:date="2026-10-07T09:00:00Z">
              <w:r>
                <w:rPr>
                  <w:rFonts w:ascii="Times New Roman" w:hAnsi="Times New Roman" w:cs="Times New Roman" w:eastAsia="바탕체"/>
                  <w:color w:val="000000"/>
                  <w:kern w:val="0"/>
                  <w:sz w:val="22"/>
                </w:rPr>
                <w:t xml:space="preserve">법인등록번호</w:t>
              </w:r>
            </w:ins>
          </w:p>
        </w:tc>
        <w:tc>
          <w:tcPr>
            <w:tcW w:w="3114" w:type="dxa"/>
            <w:tcBorders>
              <w:top w:val="dotted" w:sz="4" w:space="0" w:color="000000"/>
              <w:start w:val="single" w:sz="2"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ins w:id="6116" w:author="코람코 상장리츠팀" w:date="2026-10-07T09:00:00Z"/>
                <w:rFonts w:ascii="Times New Roman" w:hAnsi="Times New Roman" w:eastAsia="바탕체" w:cs="Times New Roman"/>
                <w:color w:val="000000"/>
                <w:kern w:val="0"/>
                <w:sz w:val="22"/>
              </w:rPr>
            </w:pPr>
            <w:ins w:id="6117" w:author="코람코 상장리츠팀" w:date="2026-10-07T09:00:00Z">
              <w:r>
                <w:rPr>
                  <w:rFonts w:ascii="Times New Roman" w:hAnsi="Times New Roman" w:eastAsia="바탕체" w:cs="Times New Roman"/>
                  <w:color w:val="000000"/>
                  <w:kern w:val="0"/>
                  <w:sz w:val="22"/>
                </w:rPr>
                <w:t xml:space="preserve">[*]</w:t>
              </w:r>
            </w:ins>
          </w:p>
        </w:tc>
        <w:tc>
          <w:tcPr>
            <w:tcW w:w="2834" w:type="dxa"/>
            <w:vMerge w:val="continue"/>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ins w:id="6118" w:author="코람코 상장리츠팀" w:date="2026-10-07T09:00:00Z"/>
                <w:rFonts w:ascii="Times New Roman" w:hAnsi="Times New Roman" w:eastAsia="바탕체" w:cs="Times New Roman"/>
                <w:color w:val="000000"/>
                <w:kern w:val="0"/>
                <w:sz w:val="22"/>
              </w:rPr>
            </w:pPr>
          </w:p>
        </w:tc>
      </w:tr>
      <w:tr>
        <w:trPr>
          <w:trHeight w:val="94" w:hRule="atLeast"/>
          <w:ins w:id="6127" w:author="코람코 상장리츠팀" w:date="2026-10-07T09:00:00Z"/>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ins w:id="6120" w:author="코람코 상장리츠팀" w:date="2026-10-07T09:00:00Z"/>
                <w:rFonts w:ascii="Times New Roman" w:hAnsi="Times New Roman" w:eastAsia="바탕체" w:cs="Times New Roman"/>
                <w:color w:val="000000"/>
                <w:kern w:val="0"/>
                <w:sz w:val="22"/>
              </w:rPr>
            </w:pPr>
          </w:p>
        </w:tc>
        <w:tc>
          <w:tcPr>
            <w:tcW w:w="1652" w:type="dxa"/>
            <w:tcBorders>
              <w:top w:val="single"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ins w:id="6121" w:author="코람코 상장리츠팀" w:date="2026-10-07T09:00:00Z"/>
                <w:rFonts w:ascii="Times New Roman" w:hAnsi="Times New Roman" w:cs="Times New Roman"/>
                <w:color w:val="000000"/>
                <w:kern w:val="0"/>
                <w:sz w:val="22"/>
              </w:rPr>
            </w:pPr>
            <w:ins w:id="6122" w:author="코람코 상장리츠팀" w:date="2026-10-07T09:00:00Z">
              <w:r>
                <w:rPr>
                  <w:rFonts w:ascii="Times New Roman" w:hAnsi="Times New Roman" w:cs="Times New Roman" w:eastAsia="바탕체"/>
                  <w:color w:val="000000"/>
                  <w:kern w:val="0"/>
                  <w:sz w:val="22"/>
                </w:rPr>
                <w:t xml:space="preserve">상 호</w:t>
              </w:r>
            </w:ins>
          </w:p>
        </w:tc>
        <w:tc>
          <w:tcPr>
            <w:tcW w:w="3114" w:type="dxa"/>
            <w:tcBorders>
              <w:top w:val="single"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ins w:id="6123" w:author="코람코 상장리츠팀" w:date="2026-10-07T09:00:00Z"/>
                <w:rFonts w:ascii="Times New Roman" w:hAnsi="Times New Roman" w:eastAsia="바탕체" w:cs="Times New Roman"/>
                <w:color w:val="000000"/>
                <w:kern w:val="0"/>
                <w:sz w:val="22"/>
              </w:rPr>
            </w:pPr>
            <w:ins w:id="6124" w:author="코람코 상장리츠팀" w:date="2026-10-07T09:00:00Z">
              <w:r>
                <w:rPr>
                  <w:rFonts w:ascii="Times New Roman" w:hAnsi="Times New Roman" w:eastAsia="바탕체" w:cs="Times New Roman"/>
                  <w:color w:val="000000"/>
                  <w:kern w:val="0"/>
                  <w:sz w:val="22"/>
                </w:rPr>
                <w:t xml:space="preserve">엠지캐피탈 주식회사</w:t>
              </w:r>
            </w:ins>
          </w:p>
        </w:tc>
        <w:tc>
          <w:tcPr>
            <w:tcW w:w="2834" w:type="dxa"/>
            <w:vMerge w:val="restart"/>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ins w:id="6125" w:author="코람코 상장리츠팀" w:date="2026-10-07T09:00:00Z"/>
                <w:rFonts w:ascii="Times New Roman" w:hAnsi="Times New Roman" w:eastAsia="바탕체" w:cs="Times New Roman"/>
                <w:color w:val="000000"/>
                <w:kern w:val="0"/>
                <w:sz w:val="22"/>
              </w:rPr>
            </w:pPr>
            <w:ins w:id="6126" w:author="코람코 상장리츠팀" w:date="2026-10-07T09:00:00Z">
              <w:r>
                <w:rPr>
                  <w:rFonts w:ascii="Times New Roman" w:hAnsi="Times New Roman" w:eastAsia="바탕체" w:cs="Times New Roman"/>
                  <w:color w:val="000000"/>
                  <w:kern w:val="0"/>
                  <w:sz w:val="22"/>
                </w:rPr>
                <w:t xml:space="preserve">금12,000,000,000원</w:t>
              </w:r>
            </w:ins>
          </w:p>
        </w:tc>
      </w:tr>
      <w:tr>
        <w:trPr>
          <w:trHeight w:val="94" w:hRule="atLeast"/>
          <w:ins w:id="6134" w:author="코람코 상장리츠팀" w:date="2026-10-07T09:00:00Z"/>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ins w:id="6128" w:author="코람코 상장리츠팀" w:date="2026-10-07T09:00:00Z"/>
                <w:rFonts w:ascii="Times New Roman" w:hAnsi="Times New Roman" w:eastAsia="바탕체" w:cs="Times New Roman"/>
                <w:color w:val="000000"/>
                <w:kern w:val="0"/>
                <w:sz w:val="22"/>
              </w:rPr>
            </w:pPr>
          </w:p>
        </w:tc>
        <w:tc>
          <w:tcPr>
            <w:tcW w:w="1652" w:type="dxa"/>
            <w:tcBorders>
              <w:top w:val="dotted" w:sz="4" w:space="0" w:color="000000"/>
              <w:start w:val="single" w:sz="4"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ins w:id="6129" w:author="코람코 상장리츠팀" w:date="2026-10-07T09:00:00Z"/>
                <w:rFonts w:ascii="Times New Roman" w:hAnsi="Times New Roman" w:eastAsia="바탕체" w:cs="Times New Roman"/>
                <w:color w:val="000000"/>
                <w:kern w:val="0"/>
                <w:sz w:val="22"/>
              </w:rPr>
            </w:pPr>
            <w:ins w:id="6130" w:author="코람코 상장리츠팀" w:date="2026-10-07T09:00:00Z">
              <w:r>
                <w:rPr>
                  <w:rFonts w:ascii="Times New Roman" w:hAnsi="Times New Roman" w:cs="Times New Roman" w:eastAsia="바탕체"/>
                  <w:color w:val="000000"/>
                  <w:kern w:val="0"/>
                  <w:sz w:val="22"/>
                </w:rPr>
                <w:t xml:space="preserve">법인등록번호</w:t>
              </w:r>
            </w:ins>
          </w:p>
        </w:tc>
        <w:tc>
          <w:tcPr>
            <w:tcW w:w="3114" w:type="dxa"/>
            <w:tcBorders>
              <w:top w:val="dotted" w:sz="4" w:space="0" w:color="000000"/>
              <w:start w:val="single" w:sz="2"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ins w:id="6131" w:author="코람코 상장리츠팀" w:date="2026-10-07T09:00:00Z"/>
                <w:rFonts w:ascii="Times New Roman" w:hAnsi="Times New Roman" w:eastAsia="바탕체" w:cs="Times New Roman"/>
                <w:color w:val="000000"/>
                <w:kern w:val="0"/>
                <w:sz w:val="22"/>
              </w:rPr>
            </w:pPr>
            <w:ins w:id="6132" w:author="코람코 상장리츠팀" w:date="2026-10-07T09:00:00Z">
              <w:r>
                <w:rPr>
                  <w:rFonts w:ascii="Times New Roman" w:hAnsi="Times New Roman" w:eastAsia="바탕체" w:cs="Times New Roman"/>
                  <w:color w:val="000000"/>
                  <w:kern w:val="0"/>
                  <w:sz w:val="22"/>
                </w:rPr>
                <w:t xml:space="preserve">[*]</w:t>
              </w:r>
            </w:ins>
          </w:p>
        </w:tc>
        <w:tc>
          <w:tcPr>
            <w:tcW w:w="2834" w:type="dxa"/>
            <w:vMerge w:val="continue"/>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ins w:id="6133" w:author="코람코 상장리츠팀" w:date="2026-10-07T09:00:00Z"/>
                <w:rFonts w:ascii="Times New Roman" w:hAnsi="Times New Roman" w:eastAsia="바탕체" w:cs="Times New Roman"/>
                <w:color w:val="000000"/>
                <w:kern w:val="0"/>
                <w:sz w:val="22"/>
              </w:rPr>
            </w:pPr>
          </w:p>
        </w:tc>
      </w:tr>
      <w:tr>
        <w:trPr>
          <w:trHeight w:val="94" w:hRule="atLeast"/>
          <w:ins w:id="6142" w:author="코람코 상장리츠팀" w:date="2026-10-07T09:00:00Z"/>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ins w:id="6135" w:author="코람코 상장리츠팀" w:date="2026-10-07T09:00:00Z"/>
                <w:rFonts w:ascii="Times New Roman" w:hAnsi="Times New Roman" w:eastAsia="바탕체" w:cs="Times New Roman"/>
                <w:color w:val="000000"/>
                <w:kern w:val="0"/>
                <w:sz w:val="22"/>
              </w:rPr>
            </w:pPr>
          </w:p>
        </w:tc>
        <w:tc>
          <w:tcPr>
            <w:tcW w:w="1652" w:type="dxa"/>
            <w:tcBorders>
              <w:top w:val="single" w:sz="4" w:space="0" w:color="000000"/>
              <w:start w:val="single" w:sz="4"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ins w:id="6136" w:author="코람코 상장리츠팀" w:date="2026-10-07T09:00:00Z"/>
                <w:rFonts w:ascii="Times New Roman" w:hAnsi="Times New Roman" w:cs="Times New Roman"/>
                <w:color w:val="000000"/>
                <w:kern w:val="0"/>
                <w:sz w:val="22"/>
              </w:rPr>
            </w:pPr>
            <w:ins w:id="6137" w:author="코람코 상장리츠팀" w:date="2026-10-07T09:00:00Z">
              <w:r>
                <w:rPr>
                  <w:rFonts w:ascii="Times New Roman" w:hAnsi="Times New Roman" w:cs="Times New Roman" w:eastAsia="바탕체"/>
                  <w:color w:val="000000"/>
                  <w:kern w:val="0"/>
                  <w:sz w:val="22"/>
                </w:rPr>
                <w:t xml:space="preserve">상 호</w:t>
              </w:r>
            </w:ins>
          </w:p>
        </w:tc>
        <w:tc>
          <w:tcPr>
            <w:tcW w:w="3114" w:type="dxa"/>
            <w:tcBorders>
              <w:top w:val="single" w:sz="4" w:space="0" w:color="000000"/>
              <w:start w:val="single" w:sz="2" w:space="0" w:color="000000"/>
              <w:bottom w:val="dotted"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ins w:id="6138" w:author="코람코 상장리츠팀" w:date="2026-10-07T09:00:00Z"/>
                <w:rFonts w:ascii="Times New Roman" w:hAnsi="Times New Roman" w:eastAsia="바탕체" w:cs="Times New Roman"/>
                <w:color w:val="000000"/>
                <w:kern w:val="0"/>
                <w:sz w:val="22"/>
              </w:rPr>
            </w:pPr>
            <w:ins w:id="6139" w:author="코람코 상장리츠팀" w:date="2026-10-07T09:00:00Z">
              <w:r>
                <w:rPr>
                  <w:rFonts w:ascii="Times New Roman" w:hAnsi="Times New Roman" w:eastAsia="바탕체" w:cs="Times New Roman"/>
                  <w:color w:val="000000"/>
                  <w:kern w:val="0"/>
                  <w:sz w:val="22"/>
                </w:rPr>
                <w:t xml:space="preserve">DB저축은행 [정식 상호 확인 필요]</w:t>
              </w:r>
            </w:ins>
          </w:p>
        </w:tc>
        <w:tc>
          <w:tcPr>
            <w:tcW w:w="2834" w:type="dxa"/>
            <w:vMerge w:val="restart"/>
            <w:tcBorders>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ins w:id="6140" w:author="코람코 상장리츠팀" w:date="2026-10-07T09:00:00Z"/>
                <w:rFonts w:ascii="Times New Roman" w:hAnsi="Times New Roman" w:eastAsia="바탕체" w:cs="Times New Roman"/>
                <w:color w:val="000000"/>
                <w:kern w:val="0"/>
                <w:sz w:val="22"/>
              </w:rPr>
            </w:pPr>
            <w:ins w:id="6141" w:author="코람코 상장리츠팀" w:date="2026-10-07T09:00:00Z">
              <w:r>
                <w:rPr>
                  <w:rFonts w:ascii="Times New Roman" w:hAnsi="Times New Roman" w:eastAsia="바탕체" w:cs="Times New Roman"/>
                  <w:color w:val="000000"/>
                  <w:kern w:val="0"/>
                  <w:sz w:val="22"/>
                </w:rPr>
                <w:t xml:space="preserve">금9,600,000,000원</w:t>
              </w:r>
            </w:ins>
          </w:p>
        </w:tc>
      </w:tr>
      <w:tr>
        <w:trPr>
          <w:trHeight w:val="94" w:hRule="atLeast"/>
          <w:ins w:id="6149" w:author="코람코 상장리츠팀" w:date="2026-10-07T09:00:00Z"/>
        </w:trPr>
        <w:tc>
          <w:tcPr>
            <w:tcW w:w="1307" w:type="dxa"/>
            <w:vMerge w:val="continue"/>
            <w:tcBorders>
              <w:top w:val="single" w:sz="4" w:space="0" w:color="000000"/>
              <w:start w:val="single" w:sz="2" w:space="0" w:color="000000"/>
              <w:bottom w:val="single" w:sz="4" w:space="0" w:color="000000"/>
              <w:end w:val="single" w:sz="4" w:space="0" w:color="000000"/>
            </w:tcBorders>
            <w:tcMar>
              <w:top w:w="15" w:type="dxa"/>
              <w:start w:w="15" w:type="dxa"/>
              <w:bottom w:w="15" w:type="dxa"/>
              <w:end w:w="15" w:type="dxa"/>
            </w:tcMar>
            <w:vAlign w:val="center"/>
          </w:tcPr>
          <w:p>
            <w:pPr>
              <w:pStyle w:val="Normal"/>
              <w:widowControl/>
              <w:autoSpaceDE w:val="true"/>
              <w:snapToGrid w:val="false"/>
              <w:spacing w:lineRule="auto" w:line="240" w:before="0" w:after="0"/>
              <w:jc w:val="center"/>
              <w:rPr>
                <w:ins w:id="6143" w:author="코람코 상장리츠팀" w:date="2026-10-07T09:00:00Z"/>
                <w:rFonts w:ascii="Times New Roman" w:hAnsi="Times New Roman" w:eastAsia="바탕체" w:cs="Times New Roman"/>
                <w:color w:val="000000"/>
                <w:kern w:val="0"/>
                <w:sz w:val="22"/>
              </w:rPr>
            </w:pPr>
          </w:p>
        </w:tc>
        <w:tc>
          <w:tcPr>
            <w:tcW w:w="1652" w:type="dxa"/>
            <w:tcBorders>
              <w:top w:val="dotted" w:sz="4" w:space="0" w:color="000000"/>
              <w:start w:val="single" w:sz="4"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rPr>
                <w:ins w:id="6144" w:author="코람코 상장리츠팀" w:date="2026-10-07T09:00:00Z"/>
                <w:rFonts w:ascii="Times New Roman" w:hAnsi="Times New Roman" w:eastAsia="바탕체" w:cs="Times New Roman"/>
                <w:color w:val="000000"/>
                <w:kern w:val="0"/>
                <w:sz w:val="22"/>
              </w:rPr>
            </w:pPr>
            <w:ins w:id="6145" w:author="코람코 상장리츠팀" w:date="2026-10-07T09:00:00Z">
              <w:r>
                <w:rPr>
                  <w:rFonts w:ascii="Times New Roman" w:hAnsi="Times New Roman" w:cs="Times New Roman" w:eastAsia="바탕체"/>
                  <w:color w:val="000000"/>
                  <w:kern w:val="0"/>
                  <w:sz w:val="22"/>
                </w:rPr>
                <w:t xml:space="preserve">법인등록번호</w:t>
              </w:r>
            </w:ins>
          </w:p>
        </w:tc>
        <w:tc>
          <w:tcPr>
            <w:tcW w:w="3114" w:type="dxa"/>
            <w:tcBorders>
              <w:top w:val="dotted" w:sz="4" w:space="0" w:color="000000"/>
              <w:start w:val="single" w:sz="2" w:space="0" w:color="000000"/>
              <w:bottom w:val="single" w:sz="4"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ins w:id="6146" w:author="코람코 상장리츠팀" w:date="2026-10-07T09:00:00Z"/>
                <w:rFonts w:ascii="Times New Roman" w:hAnsi="Times New Roman" w:eastAsia="바탕체" w:cs="Times New Roman"/>
                <w:color w:val="000000"/>
                <w:kern w:val="0"/>
                <w:sz w:val="22"/>
              </w:rPr>
            </w:pPr>
            <w:ins w:id="6147" w:author="코람코 상장리츠팀" w:date="2026-10-07T09:00:00Z">
              <w:r>
                <w:rPr>
                  <w:rFonts w:ascii="Times New Roman" w:hAnsi="Times New Roman" w:eastAsia="바탕체" w:cs="Times New Roman"/>
                  <w:color w:val="000000"/>
                  <w:kern w:val="0"/>
                  <w:sz w:val="22"/>
                </w:rPr>
                <w:t xml:space="preserve">[*]</w:t>
              </w:r>
            </w:ins>
          </w:p>
        </w:tc>
        <w:tc>
          <w:tcPr>
            <w:tcW w:w="2834" w:type="dxa"/>
            <w:vMerge w:val="continue"/>
            <w:tcBorders>
              <w:top w:val="single" w:sz="4" w:space="0" w:color="000000"/>
              <w:start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ins w:id="6148" w:author="코람코 상장리츠팀" w:date="2026-10-07T09:00:00Z"/>
                <w:rFonts w:ascii="Times New Roman" w:hAnsi="Times New Roman" w:eastAsia="바탕체" w:cs="Times New Roman"/>
                <w:color w:val="000000"/>
                <w:kern w:val="0"/>
                <w:sz w:val="22"/>
              </w:rPr>
            </w:pPr>
          </w:p>
        </w:tc>
      </w:tr>
    </w:tbl>
    <w:p>
      <w:pPr>
        <w:pStyle w:val="Normal"/>
        <w:snapToGrid w:val="false"/>
        <w:spacing w:lineRule="auto" w:line="24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bl>
      <w:tblPr>
        <w:tblW w:w="8930" w:type="dxa"/>
        <w:jc w:val="start"/>
        <w:tblInd w:w="528" w:type="dxa"/>
        <w:tblLayout w:type="fixed"/>
        <w:tblCellMar>
          <w:top w:w="28" w:type="dxa"/>
          <w:start w:w="102" w:type="dxa"/>
          <w:bottom w:w="28" w:type="dxa"/>
          <w:end w:w="102" w:type="dxa"/>
        </w:tblCellMar>
      </w:tblPr>
      <w:tblGrid>
        <w:gridCol w:w="1842"/>
        <w:gridCol w:w="6096"/>
        <w:gridCol w:w="992"/>
      </w:tblGrid>
      <w:tr>
        <w:trPr>
          <w:trHeight w:val="336" w:hRule="atLeast"/>
        </w:trPr>
        <w:tc>
          <w:tcPr>
            <w:tcW w:w="7938" w:type="dxa"/>
            <w:gridSpan w:val="2"/>
            <w:tcBorders>
              <w:top w:val="single" w:sz="2" w:space="0" w:color="000000"/>
              <w:start w:val="single" w:sz="2" w:space="0" w:color="000000"/>
              <w:bottom w:val="single" w:sz="4" w:space="0" w:color="000000"/>
              <w:end w:val="single" w:sz="2" w:space="0" w:color="000000"/>
            </w:tcBorders>
            <w:vAlign w:val="center"/>
          </w:tcPr>
          <w:p>
            <w:pPr>
              <w:pStyle w:val="Normal"/>
              <w:snapToGrid w:val="false"/>
              <w:spacing w:lineRule="auto" w:line="240" w:before="0" w:after="0"/>
              <w:jc w:val="center"/>
              <w:textAlignment w:val="baseline"/>
              <w:rPr>
                <w:rFonts w:ascii="굴림;Gulim" w:hAnsi="굴림;Gulim" w:eastAsia="굴림;Gulim" w:cs="굴림;Gulim"/>
                <w:color w:val="000000"/>
                <w:kern w:val="0"/>
                <w:sz w:val="22"/>
              </w:rPr>
            </w:pPr>
            <w:r>
              <w:rPr>
                <w:rFonts w:ascii="Times New Roman" w:hAnsi="Times New Roman" w:cs="Times New Roman" w:eastAsia="바탕체"/>
                <w:kern w:val="0"/>
                <w:sz w:val="22"/>
              </w:rPr>
              <w:t>신탁원본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및</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신탁이익</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수익자</w:t>
            </w:r>
          </w:p>
        </w:tc>
        <w:tc>
          <w:tcPr>
            <w:tcW w:w="992" w:type="dxa"/>
            <w:tcBorders>
              <w:top w:val="single" w:sz="2" w:space="0" w:color="000000"/>
              <w:start w:val="single" w:sz="2" w:space="0" w:color="000000"/>
              <w:bottom w:val="single" w:sz="4" w:space="0" w:color="000000"/>
              <w:end w:val="single" w:sz="2" w:space="0" w:color="000000"/>
            </w:tcBorders>
            <w:vAlign w:val="center"/>
          </w:tcPr>
          <w:p>
            <w:pPr>
              <w:pStyle w:val="Normal"/>
              <w:snapToGrid w:val="false"/>
              <w:spacing w:lineRule="auto" w:line="240" w:before="0" w:after="0"/>
              <w:jc w:val="center"/>
              <w:textAlignment w:val="baseline"/>
              <w:rPr>
                <w:rFonts w:ascii="굴림;Gulim" w:hAnsi="굴림;Gulim" w:eastAsia="굴림;Gulim" w:cs="굴림;Gulim"/>
                <w:color w:val="000000"/>
                <w:kern w:val="0"/>
                <w:sz w:val="24"/>
                <w:szCs w:val="24"/>
              </w:rPr>
            </w:pPr>
            <w:r>
              <w:rPr>
                <w:rFonts w:ascii="Times New Roman" w:hAnsi="Times New Roman" w:cs="Times New Roman" w:eastAsia="바탕체"/>
                <w:kern w:val="0"/>
                <w:sz w:val="22"/>
              </w:rPr>
              <w:t>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고</w:t>
            </w:r>
          </w:p>
        </w:tc>
      </w:tr>
      <w:tr>
        <w:trPr>
          <w:trHeight w:val="336" w:hRule="atLeast"/>
        </w:trPr>
        <w:tc>
          <w:tcPr>
            <w:tcW w:w="1842" w:type="dxa"/>
            <w:tcBorders>
              <w:top w:val="single" w:sz="4" w:space="0" w:color="000000"/>
              <w:start w:val="single" w:sz="2" w:space="0" w:color="000000"/>
              <w:bottom w:val="single" w:sz="2"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상</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호</w:t>
            </w:r>
          </w:p>
        </w:tc>
        <w:tc>
          <w:tcPr>
            <w:tcW w:w="6096" w:type="dxa"/>
            <w:tcBorders>
              <w:top w:val="single" w:sz="4" w:space="0" w:color="000000"/>
              <w:start w:val="single" w:sz="4" w:space="0" w:color="000000"/>
              <w:bottom w:val="single" w:sz="2" w:space="0" w:color="000000"/>
              <w:end w:val="single" w:sz="2" w:space="0" w:color="000000"/>
            </w:tcBorders>
            <w:tcMar>
              <w:top w:w="15" w:type="dxa"/>
              <w:start w:w="15" w:type="dxa"/>
              <w:bottom w:w="15" w:type="dxa"/>
              <w:end w:w="15"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ascii="Times New Roman" w:hAnsi="Times New Roman" w:eastAsia="바탕체"/>
                <w:kern w:val="0"/>
                <w:sz w:val="22"/>
              </w:rPr>
              <w:t>주식회사</w:t>
            </w:r>
            <w:r>
              <w:rPr>
                <w:rFonts w:ascii="Times New Roman" w:hAnsi="Times New Roman" w:eastAsia="Times New Roman"/>
                <w:kern w:val="0"/>
                <w:sz w:val="22"/>
              </w:rPr>
              <w:t xml:space="preserve"> </w:t>
            </w:r>
            <w:r>
              <w:rPr>
                <w:rFonts w:ascii="Times New Roman" w:hAnsi="Times New Roman" w:eastAsia="바탕체"/>
                <w:kern w:val="0"/>
                <w:sz w:val="22"/>
              </w:rPr>
              <w:t xml:space="preserve">코람코라이프로지스위탁관리</w:t>
            </w:r>
            <w:del w:id="6022" w:author="코람코 상장리츠팀" w:date="2026-10-07T09:00:00Z">
              <w:r>
                <w:rPr>
                  <w:rFonts w:ascii="Times New Roman" w:hAnsi="Times New Roman" w:eastAsia="바탕체"/>
                  <w:kern w:val="0"/>
                  <w:sz w:val="22"/>
                </w:rPr>
                <w:delText xml:space="preserve">자</w:delText>
              </w:r>
            </w:del>
            <w:r>
              <w:rPr>
                <w:rFonts w:ascii="Times New Roman" w:hAnsi="Times New Roman" w:eastAsia="바탕체"/>
                <w:kern w:val="0"/>
                <w:sz w:val="22"/>
              </w:rPr>
              <w:t xml:space="preserve">부동산투자회사</w:t>
            </w:r>
          </w:p>
        </w:tc>
        <w:tc>
          <w:tcPr>
            <w:tcW w:w="992" w:type="dxa"/>
            <w:vMerge w:val="restart"/>
            <w:tcBorders>
              <w:top w:val="single" w:sz="4" w:space="0" w:color="000000"/>
              <w:start w:val="single" w:sz="2" w:space="0" w:color="000000"/>
              <w:end w:val="single" w:sz="2"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r>
      <w:tr>
        <w:trPr>
          <w:trHeight w:val="336" w:hRule="atLeast"/>
        </w:trPr>
        <w:tc>
          <w:tcPr>
            <w:tcW w:w="1842" w:type="dxa"/>
            <w:tcBorders>
              <w:top w:val="single" w:sz="2" w:space="0" w:color="000000"/>
              <w:start w:val="single" w:sz="2" w:space="0" w:color="000000"/>
              <w:bottom w:val="single"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법인등록번호</w:t>
            </w:r>
          </w:p>
        </w:tc>
        <w:tc>
          <w:tcPr>
            <w:tcW w:w="6096" w:type="dxa"/>
            <w:tcBorders>
              <w:top w:val="single" w:sz="2" w:space="0" w:color="000000"/>
              <w:start w:val="single" w:sz="4" w:space="0" w:color="000000"/>
              <w:bottom w:val="single" w:sz="4" w:space="0" w:color="000000"/>
              <w:end w:val="single" w:sz="2" w:space="0" w:color="000000"/>
            </w:tcBorders>
            <w:vAlign w:val="center"/>
          </w:tcPr>
          <w:p>
            <w:pPr>
              <w:pStyle w:val="Normal"/>
              <w:snapToGrid w:val="false"/>
              <w:spacing w:lineRule="auto" w:line="240" w:before="0" w:after="0"/>
              <w:ind w:firstLine="22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110111-0969954</w:t>
            </w:r>
          </w:p>
        </w:tc>
        <w:tc>
          <w:tcPr>
            <w:tcW w:w="992" w:type="dxa"/>
            <w:vMerge w:val="continue"/>
            <w:tcBorders>
              <w:top w:val="single" w:sz="4" w:space="0" w:color="000000"/>
              <w:start w:val="single" w:sz="2" w:space="0" w:color="000000"/>
              <w:end w:val="single" w:sz="2" w:space="0" w:color="000000"/>
            </w:tcBorders>
            <w:vAlign w:val="center"/>
          </w:tcPr>
          <w:p>
            <w:pPr>
              <w:pStyle w:val="Normal"/>
              <w:snapToGrid w:val="false"/>
              <w:spacing w:lineRule="auto" w:line="360" w:before="0" w:after="0"/>
              <w:jc w:val="center"/>
              <w:textAlignment w:val="baseline"/>
              <w:rPr>
                <w:rFonts w:ascii="굴림체" w:hAnsi="굴림체" w:eastAsia="굴림체" w:cs="굴림;Gulim"/>
                <w:color w:val="000000"/>
                <w:kern w:val="0"/>
                <w:sz w:val="24"/>
                <w:szCs w:val="24"/>
              </w:rPr>
            </w:pPr>
            <w:r>
              <w:rPr>
                <w:rFonts w:eastAsia="굴림체" w:cs="굴림;Gulim" w:ascii="굴림체" w:hAnsi="굴림체"/>
                <w:color w:val="000000"/>
                <w:kern w:val="0"/>
                <w:sz w:val="24"/>
                <w:szCs w:val="24"/>
              </w:rPr>
            </w:r>
          </w:p>
        </w:tc>
      </w:tr>
    </w:tbl>
    <w:p>
      <w:pPr>
        <w:pStyle w:val="Normal"/>
        <w:widowControl/>
        <w:autoSpaceDE w:val="true"/>
        <w:spacing w:lineRule="auto" w:line="360" w:before="0" w:after="0"/>
        <w:jc w:val="start"/>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3. </w:t>
      </w:r>
      <w:r>
        <w:rPr>
          <w:rFonts w:ascii="Times New Roman" w:hAnsi="Times New Roman" w:cs="Times New Roman" w:eastAsia="바탕체"/>
          <w:kern w:val="0"/>
          <w:sz w:val="22"/>
        </w:rPr>
        <w:t>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자</w:t>
      </w:r>
    </w:p>
    <w:p>
      <w:pPr>
        <w:pStyle w:val="Style17"/>
        <w:spacing w:lineRule="auto" w:line="336"/>
        <w:ind w:firstLine="240" w:start="200" w:end="0"/>
        <w:rPr>
          <w:rFonts w:ascii="Times New Roman" w:hAnsi="Times New Roman" w:eastAsia="바탕체" w:cs="Times New Roman"/>
          <w:sz w:val="22"/>
        </w:rPr>
      </w:pPr>
      <w:r>
        <w:rPr>
          <w:rFonts w:eastAsia="바탕체" w:cs="Times New Roman" w:ascii="Times New Roman" w:hAnsi="Times New Roman"/>
          <w:sz w:val="24"/>
          <w:szCs w:val="24"/>
        </w:rPr>
        <w:t>▪</w:t>
      </w:r>
      <w:r>
        <w:rPr>
          <w:rFonts w:eastAsia="Times New Roman" w:cs="Times New Roman" w:ascii="Times New Roman" w:hAnsi="Times New Roman"/>
          <w:sz w:val="24"/>
          <w:szCs w:val="24"/>
        </w:rPr>
        <w:t xml:space="preserve"> </w:t>
      </w:r>
      <w:r>
        <w:rPr>
          <w:rFonts w:ascii="Times New Roman" w:hAnsi="Times New Roman" w:cs="Times New Roman" w:eastAsia="바탕체"/>
          <w:sz w:val="22"/>
        </w:rPr>
        <w:t>상</w:t>
      </w:r>
      <w:r>
        <w:rPr>
          <w:rFonts w:ascii="Times New Roman" w:hAnsi="Times New Roman" w:cs="Times New Roman" w:eastAsia="Times New Roman"/>
          <w:sz w:val="22"/>
        </w:rPr>
        <w:t xml:space="preserve">        </w:t>
      </w:r>
      <w:r>
        <w:rPr>
          <w:rFonts w:ascii="Times New Roman" w:hAnsi="Times New Roman" w:cs="Times New Roman" w:eastAsia="바탕체"/>
          <w:sz w:val="22"/>
        </w:rPr>
        <w:t>호</w:t>
      </w:r>
      <w:r>
        <w:rPr>
          <w:rFonts w:ascii="Times New Roman" w:hAnsi="Times New Roman" w:cs="Times New Roman" w:eastAsia="Times New Roman"/>
          <w:sz w:val="22"/>
        </w:rPr>
        <w:t xml:space="preserve"> </w:t>
      </w:r>
      <w:r>
        <w:rPr>
          <w:rFonts w:eastAsia="바탕체" w:cs="Times New Roman" w:ascii="Times New Roman" w:hAnsi="Times New Roman"/>
          <w:sz w:val="22"/>
        </w:rPr>
        <w:t xml:space="preserve">: </w:t>
      </w:r>
      <w:r>
        <w:rPr>
          <w:rFonts w:ascii="Times New Roman" w:hAnsi="Times New Roman" w:cs="Times New Roman" w:eastAsia="바탕체"/>
          <w:sz w:val="22"/>
        </w:rPr>
        <w:t>주식회사</w:t>
      </w:r>
      <w:r>
        <w:rPr>
          <w:rFonts w:ascii="Times New Roman" w:hAnsi="Times New Roman" w:cs="Times New Roman" w:eastAsia="Times New Roman"/>
          <w:sz w:val="22"/>
        </w:rPr>
        <w:t xml:space="preserve"> </w:t>
      </w:r>
      <w:r>
        <w:rPr>
          <w:rFonts w:ascii="Times New Roman" w:hAnsi="Times New Roman" w:eastAsia="바탕체"/>
          <w:sz w:val="22"/>
        </w:rPr>
        <w:t xml:space="preserve">코람코라이프로지스위탁관리</w:t>
      </w:r>
      <w:del w:id="6023" w:author="코람코 상장리츠팀" w:date="2026-10-07T09:00:00Z">
        <w:r>
          <w:rPr>
            <w:rFonts w:ascii="Times New Roman" w:hAnsi="Times New Roman" w:eastAsia="바탕체"/>
            <w:sz w:val="22"/>
          </w:rPr>
          <w:delText xml:space="preserve">자</w:delText>
        </w:r>
      </w:del>
      <w:r>
        <w:rPr>
          <w:rFonts w:ascii="Times New Roman" w:hAnsi="Times New Roman" w:eastAsia="바탕체"/>
          <w:sz w:val="22"/>
        </w:rPr>
        <w:t xml:space="preserve">부동산투자회사</w:t>
      </w:r>
    </w:p>
    <w:p>
      <w:pPr>
        <w:pStyle w:val="Style17"/>
        <w:spacing w:lineRule="auto" w:line="336"/>
        <w:ind w:firstLine="240" w:start="200" w:end="0"/>
        <w:rPr>
          <w:rFonts w:ascii="Times New Roman" w:hAnsi="Times New Roman" w:eastAsia="바탕체" w:cs="Times New Roman"/>
          <w:sz w:val="22"/>
        </w:rPr>
      </w:pPr>
      <w:r>
        <w:rPr>
          <w:rFonts w:eastAsia="바탕체" w:cs="Times New Roman" w:ascii="Times New Roman" w:hAnsi="Times New Roman"/>
          <w:sz w:val="24"/>
          <w:szCs w:val="24"/>
        </w:rPr>
        <w:t>▪</w:t>
      </w:r>
      <w:r>
        <w:rPr>
          <w:rFonts w:eastAsia="Times New Roman" w:cs="Times New Roman" w:ascii="Times New Roman" w:hAnsi="Times New Roman"/>
          <w:sz w:val="24"/>
          <w:szCs w:val="24"/>
        </w:rPr>
        <w:t xml:space="preserve"> </w:t>
      </w:r>
      <w:r>
        <w:rPr>
          <w:rFonts w:ascii="Times New Roman" w:hAnsi="Times New Roman" w:cs="Times New Roman" w:eastAsia="바탕체"/>
          <w:sz w:val="22"/>
        </w:rPr>
        <w:t>법인등록번호</w:t>
      </w:r>
      <w:r>
        <w:rPr>
          <w:rFonts w:ascii="Times New Roman" w:hAnsi="Times New Roman" w:cs="Times New Roman" w:eastAsia="Times New Roman"/>
          <w:sz w:val="22"/>
        </w:rPr>
        <w:t xml:space="preserve"> </w:t>
      </w:r>
      <w:r>
        <w:rPr>
          <w:rFonts w:eastAsia="바탕체" w:cs="Times New Roman" w:ascii="Times New Roman" w:hAnsi="Times New Roman"/>
          <w:sz w:val="22"/>
        </w:rPr>
        <w:t xml:space="preserve">: 110111-0969954</w:t>
      </w:r>
    </w:p>
    <w:p>
      <w:pPr>
        <w:pStyle w:val="Style17"/>
        <w:spacing w:lineRule="auto" w:line="336"/>
        <w:ind w:firstLine="240" w:start="200" w:end="0"/>
        <w:rPr>
          <w:rFonts w:ascii="Times New Roman" w:hAnsi="Times New Roman" w:eastAsia="바탕체" w:cs="Times New Roman"/>
        </w:rPr>
      </w:pPr>
      <w:r>
        <w:rPr>
          <w:rFonts w:eastAsia="바탕체" w:cs="Times New Roman" w:ascii="Times New Roman" w:hAnsi="Times New Roman"/>
          <w:sz w:val="24"/>
          <w:szCs w:val="24"/>
        </w:rPr>
        <w:t>▪</w:t>
      </w:r>
      <w:r>
        <w:rPr>
          <w:rFonts w:eastAsia="Times New Roman" w:cs="Times New Roman" w:ascii="Times New Roman" w:hAnsi="Times New Roman"/>
          <w:sz w:val="24"/>
          <w:szCs w:val="24"/>
        </w:rPr>
        <w:t xml:space="preserve"> </w:t>
      </w:r>
      <w:r>
        <w:rPr>
          <w:rFonts w:ascii="Times New Roman" w:hAnsi="Times New Roman" w:cs="Times New Roman" w:eastAsia="바탕체"/>
        </w:rPr>
        <w:t>주</w:t>
      </w:r>
      <w:r>
        <w:rPr>
          <w:rFonts w:ascii="Times New Roman" w:hAnsi="Times New Roman" w:cs="Times New Roman" w:eastAsia="Times New Roman"/>
        </w:rPr>
        <w:t xml:space="preserve">         </w:t>
      </w:r>
      <w:r>
        <w:rPr>
          <w:rFonts w:ascii="Times New Roman" w:hAnsi="Times New Roman" w:cs="Times New Roman" w:eastAsia="바탕체"/>
        </w:rPr>
        <w:t>소</w:t>
      </w:r>
      <w:r>
        <w:rPr>
          <w:rFonts w:ascii="Times New Roman" w:hAnsi="Times New Roman" w:cs="Times New Roman" w:eastAsia="Times New Roman"/>
        </w:rPr>
        <w:t xml:space="preserve"> </w:t>
      </w:r>
      <w:r>
        <w:rPr>
          <w:rFonts w:eastAsia="바탕체" w:cs="Times New Roman" w:ascii="Times New Roman" w:hAnsi="Times New Roman"/>
        </w:rPr>
        <w:t xml:space="preserve">: </w:t>
      </w:r>
      <w:r>
        <w:rPr>
          <w:rFonts w:ascii="Times New Roman" w:hAnsi="Times New Roman" w:cs="Times New Roman" w:eastAsia="바탕체"/>
          <w:sz w:val="22"/>
        </w:rPr>
        <w:t>서울시</w:t>
      </w:r>
      <w:r>
        <w:rPr>
          <w:rFonts w:ascii="Times New Roman" w:hAnsi="Times New Roman" w:cs="Times New Roman" w:eastAsia="Times New Roman"/>
          <w:sz w:val="22"/>
        </w:rPr>
        <w:t xml:space="preserve"> </w:t>
      </w:r>
      <w:r>
        <w:rPr>
          <w:rFonts w:ascii="Times New Roman" w:hAnsi="Times New Roman" w:cs="Times New Roman" w:eastAsia="바탕체"/>
          <w:sz w:val="22"/>
        </w:rPr>
        <w:t>강남구</w:t>
      </w:r>
      <w:r>
        <w:rPr>
          <w:rFonts w:ascii="Times New Roman" w:hAnsi="Times New Roman" w:cs="Times New Roman" w:eastAsia="Times New Roman"/>
          <w:sz w:val="22"/>
        </w:rPr>
        <w:t xml:space="preserve"> </w:t>
      </w:r>
      <w:r>
        <w:rPr>
          <w:rFonts w:ascii="Times New Roman" w:hAnsi="Times New Roman" w:cs="Times New Roman" w:eastAsia="바탕체"/>
          <w:sz w:val="22"/>
        </w:rPr>
        <w:t>삼성로</w:t>
      </w:r>
      <w:r>
        <w:rPr>
          <w:rFonts w:ascii="Times New Roman" w:hAnsi="Times New Roman" w:cs="Times New Roman" w:eastAsia="Times New Roman"/>
          <w:sz w:val="22"/>
        </w:rPr>
        <w:t xml:space="preserve"> </w:t>
      </w:r>
      <w:r>
        <w:rPr>
          <w:rFonts w:eastAsia="바탕체" w:cs="Times New Roman" w:ascii="Times New Roman" w:hAnsi="Times New Roman"/>
          <w:sz w:val="22"/>
        </w:rPr>
        <w:t xml:space="preserve">511 (</w:t>
      </w:r>
      <w:r>
        <w:rPr>
          <w:rFonts w:ascii="Times New Roman" w:hAnsi="Times New Roman" w:cs="Times New Roman" w:eastAsia="바탕체"/>
          <w:sz w:val="22"/>
        </w:rPr>
        <w:t>삼성동</w:t>
      </w:r>
      <w:r>
        <w:rPr>
          <w:rFonts w:eastAsia="바탕체" w:cs="Times New Roman" w:ascii="Times New Roman" w:hAnsi="Times New Roman"/>
          <w:sz w:val="22"/>
        </w:rPr>
        <w:t>)</w:t>
      </w:r>
    </w:p>
    <w:p>
      <w:pPr>
        <w:pStyle w:val="Style17"/>
        <w:spacing w:lineRule="auto" w:line="336"/>
        <w:ind w:firstLine="200" w:start="200" w:end="0"/>
        <w:rPr>
          <w:rFonts w:ascii="Times New Roman" w:hAnsi="Times New Roman" w:eastAsia="바탕체" w:cs="Times New Roman"/>
        </w:rPr>
      </w:pPr>
      <w:r>
        <w:rPr>
          <w:rFonts w:eastAsia="바탕체" w:cs="Times New Roman" w:ascii="Times New Roman" w:hAnsi="Times New Roman"/>
        </w:rPr>
      </w:r>
    </w:p>
    <w:p>
      <w:pPr>
        <w:pStyle w:val="Normal"/>
        <w:snapToGrid w:val="false"/>
        <w:spacing w:lineRule="auto" w:line="360" w:before="0" w:after="0"/>
        <w:ind w:hanging="700" w:start="700" w:end="0"/>
        <w:textAlignment w:val="baseline"/>
        <w:rPr/>
      </w:pPr>
      <w:r>
        <w:rPr>
          <w:rFonts w:eastAsia="Times New Roman" w:cs="Times New Roman" w:ascii="Times New Roman" w:hAnsi="Times New Roman"/>
          <w:kern w:val="0"/>
          <w:sz w:val="22"/>
        </w:rPr>
        <w:t xml:space="preserve"> </w:t>
      </w:r>
      <w:r>
        <w:rPr>
          <w:rFonts w:eastAsia="바탕체" w:cs="Times New Roman" w:ascii="Times New Roman" w:hAnsi="Times New Roman"/>
          <w:kern w:val="0"/>
          <w:sz w:val="22"/>
        </w:rPr>
        <w:t xml:space="preserve">4. </w:t>
      </w:r>
      <w:r>
        <w:rPr>
          <w:rFonts w:ascii="Times New Roman" w:hAnsi="Times New Roman" w:cs="Times New Roman" w:eastAsia="바탕체"/>
          <w:kern w:val="0"/>
          <w:sz w:val="22"/>
        </w:rPr>
        <w:t>수익권증서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발행금액</w:t>
      </w:r>
      <w:r>
        <w:rPr>
          <w:rFonts w:eastAsia="바탕체" w:cs="Times New Roman" w:ascii="Times New Roman" w:hAnsi="Times New Roman"/>
          <w:kern w:val="0"/>
          <w:sz w:val="22"/>
        </w:rPr>
        <w:t>(</w:t>
      </w:r>
      <w:r>
        <w:rPr>
          <w:rFonts w:ascii="Times New Roman" w:hAnsi="Times New Roman" w:cs="Times New Roman" w:eastAsia="바탕체"/>
          <w:kern w:val="0"/>
          <w:sz w:val="22"/>
        </w:rPr>
        <w:t>신탁원본의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우선수익권</w:t>
      </w:r>
      <w:r>
        <w:rPr>
          <w:rFonts w:eastAsia="바탕체" w:cs="Times New Roman" w:ascii="Times New Roman" w:hAnsi="Times New Roman"/>
          <w:kern w:val="0"/>
          <w:sz w:val="22"/>
        </w:rPr>
        <w:t>)</w:t>
      </w:r>
    </w:p>
    <w:p>
      <w:pPr>
        <w:pStyle w:val="Style17"/>
        <w:ind w:firstLine="480" w:end="0"/>
        <w:rPr/>
      </w:pPr>
      <w:r>
        <w:rPr>
          <w:rFonts w:eastAsia="굴림체" w:cs="굴림체"/>
          <w:sz w:val="24"/>
          <w:szCs w:val="24"/>
        </w:rPr>
        <w:t>▪</w:t>
      </w:r>
      <w:r>
        <w:rPr>
          <w:rFonts w:eastAsia="굴림;Gulim" w:cs="굴림;Gulim"/>
          <w:sz w:val="24"/>
          <w:szCs w:val="24"/>
        </w:rPr>
        <w:t xml:space="preserve"> </w:t>
      </w:r>
      <w:r>
        <w:rPr>
          <w:rFonts w:ascii="Times New Roman" w:hAnsi="Times New Roman" w:cs="Times New Roman" w:eastAsia="바탕체"/>
          <w:sz w:val="22"/>
        </w:rPr>
        <w:t>우선수익권증서</w:t>
      </w:r>
      <w:r>
        <w:rPr>
          <w:rFonts w:eastAsia="바탕체" w:cs="Times New Roman" w:ascii="Times New Roman" w:hAnsi="Times New Roman"/>
          <w:sz w:val="22"/>
        </w:rPr>
        <w:t>(</w:t>
      </w:r>
      <w:r>
        <w:rPr>
          <w:rFonts w:ascii="Times New Roman" w:hAnsi="Times New Roman" w:cs="Times New Roman" w:eastAsia="바탕체"/>
          <w:sz w:val="22"/>
        </w:rPr>
        <w:t>총액</w:t>
      </w:r>
      <w:r>
        <w:rPr>
          <w:rFonts w:eastAsia="바탕체" w:cs="Times New Roman" w:ascii="Times New Roman" w:hAnsi="Times New Roman"/>
          <w:sz w:val="22"/>
        </w:rPr>
        <w:t xml:space="preserve">)  : </w:t>
      </w:r>
      <w:r>
        <w:rPr>
          <w:rFonts w:ascii="Times New Roman" w:hAnsi="Times New Roman" w:cs="Times New Roman" w:eastAsia="바탕체"/>
          <w:sz w:val="22"/>
        </w:rPr>
        <w:t>금</w:t>
      </w:r>
      <w:r>
        <w:rPr>
          <w:rFonts w:ascii="Times New Roman" w:hAnsi="Times New Roman" w:cs="Times New Roman" w:eastAsia="Times New Roman"/>
          <w:sz w:val="22"/>
        </w:rPr>
        <w:t xml:space="preserve"> </w:t>
      </w:r>
      <w:commentRangeStart w:id="14"/>
      <w:del w:id="6150" w:author="코람코 상장리츠팀" w:date="2026-10-07T09:00:00Z">
        <w:r>
          <w:rPr>
            <w:rFonts w:eastAsia="바탕체" w:cs="Times New Roman" w:ascii="Times New Roman" w:hAnsi="Times New Roman"/>
            <w:sz w:val="22"/>
          </w:rPr>
          <w:delText>[*]</w:delText>
        </w:r>
      </w:del>
      <w:ins w:id="6151" w:author="코람코 상장리츠팀" w:date="2026-10-07T09:00:00Z">
        <w:r>
          <w:rPr>
            <w:rFonts w:eastAsia="바탕체" w:cs="Times New Roman" w:ascii="Times New Roman" w:hAnsi="Times New Roman"/>
            <w:sz w:val="22"/>
          </w:rPr>
          <w:t xml:space="preserve">이천삼백구십칠억삼천이백오십팔만육천</w:t>
        </w:r>
      </w:ins>
      <w:commentRangeEnd w:id="14"/>
      <w:r>
        <w:rPr>
          <w:rStyle w:val="CommentReference"/>
        </w:rPr>
        <w:commentReference w:id="14"/>
      </w:r>
      <w:r>
        <w:rPr>
          <w:rFonts w:ascii="Times New Roman" w:hAnsi="Times New Roman" w:cs="Times New Roman" w:eastAsia="바탕체"/>
          <w:sz w:val="22"/>
        </w:rPr>
        <w:t>원정</w:t>
      </w:r>
      <w:r>
        <w:rPr>
          <w:rFonts w:eastAsia="바탕체" w:cs="Times New Roman" w:ascii="Times New Roman" w:hAnsi="Times New Roman"/>
          <w:sz w:val="22"/>
        </w:rPr>
        <w:t>(</w:t>
      </w:r>
      <w:r>
        <w:rPr>
          <w:rFonts w:eastAsia="바탕체" w:cs="Times New Roman" w:ascii="바탕체" w:hAnsi="바탕체"/>
          <w:sz w:val="22"/>
        </w:rPr>
        <w:t xml:space="preserve">\ </w:t>
      </w:r>
      <w:del w:id="6152" w:author="코람코 상장리츠팀" w:date="2026-10-07T09:00:00Z">
        <w:r>
          <w:rPr>
            <w:rFonts w:eastAsia="바탕체" w:cs="Times New Roman" w:ascii="Times New Roman" w:hAnsi="Times New Roman"/>
            <w:sz w:val="22"/>
          </w:rPr>
          <w:delText xml:space="preserve">[*]</w:delText>
        </w:r>
      </w:del>
      <w:ins w:id="6153" w:author="코람코 상장리츠팀" w:date="2026-10-07T09:00:00Z">
        <w:r>
          <w:rPr>
            <w:rFonts w:eastAsia="바탕체" w:cs="Times New Roman" w:ascii="Times New Roman" w:hAnsi="Times New Roman"/>
            <w:sz w:val="22"/>
          </w:rPr>
          <w:t xml:space="preserve">239,732,586,000</w:t>
        </w:r>
      </w:ins>
      <w:r>
        <w:rPr>
          <w:rFonts w:eastAsia="바탕체" w:cs="Times New Roman" w:ascii="Times New Roman" w:hAnsi="Times New Roman"/>
          <w:sz w:val="22"/>
        </w:rPr>
        <w:t xml:space="preserve">)</w:t>
      </w:r>
    </w:p>
    <w:p>
      <w:pPr>
        <w:pStyle w:val="Style17"/>
        <w:ind w:firstLine="480" w:end="0"/>
        <w:rPr>
          <w:ins w:id="6154" w:author="코람코 상장리츠팀" w:date="2026-10-07T09:00:00Z"/>
        </w:rPr>
      </w:pPr>
      <w:ins w:id="6155" w:author="코람코 상장리츠팀" w:date="2026-10-07T09:00:00Z">
        <w:r>
          <w:rPr>
            <w:rFonts w:eastAsia="바탕체" w:cs="Times New Roman" w:ascii="Times New Roman" w:hAnsi="Times New Roman"/>
            <w:sz w:val="24"/>
            <w:szCs w:val="24"/>
          </w:rPr>
          <w:t xml:space="preserve">  (제1순위 쿠팡 주식회사 금2,132,586,000원 / (공동) 제2순위 Tranche A 대주 금192,000,000,000원 / (공동) 제3순위 Tranche B 대주 금45,600,000,000원)</w:t>
        </w:r>
      </w:ins>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Times New Roman" w:cs="Times New Roman" w:ascii="Times New Roman" w:hAnsi="Times New Roman"/>
          <w:kern w:val="0"/>
          <w:sz w:val="22"/>
        </w:rPr>
        <w:t xml:space="preserve"> </w:t>
      </w:r>
      <w:r>
        <w:rPr>
          <w:rFonts w:eastAsia="바탕체" w:cs="Times New Roman" w:ascii="Times New Roman" w:hAnsi="Times New Roman"/>
          <w:kern w:val="0"/>
          <w:sz w:val="22"/>
        </w:rPr>
        <w:t xml:space="preserve">5. </w:t>
      </w:r>
      <w:r>
        <w:rPr>
          <w:rFonts w:ascii="Times New Roman" w:hAnsi="Times New Roman" w:cs="Times New Roman" w:eastAsia="바탕체"/>
          <w:kern w:val="0"/>
          <w:sz w:val="22"/>
        </w:rPr>
        <w:t>계약일자</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2026</w:t>
      </w:r>
      <w:r>
        <w:rPr>
          <w:rFonts w:ascii="Times New Roman" w:hAnsi="Times New Roman" w:cs="Times New Roman" w:eastAsia="바탕체"/>
          <w:kern w:val="0"/>
          <w:sz w:val="22"/>
        </w:rPr>
        <w:t>년</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w:t>
      </w:r>
      <w:r>
        <w:rPr>
          <w:rFonts w:ascii="Times New Roman" w:hAnsi="Times New Roman" w:cs="Times New Roman" w:eastAsia="바탕체"/>
          <w:kern w:val="0"/>
          <w:sz w:val="22"/>
        </w:rPr>
        <w:t>월</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w:t>
      </w:r>
      <w:r>
        <w:rPr>
          <w:rFonts w:ascii="Times New Roman" w:hAnsi="Times New Roman" w:cs="Times New Roman" w:eastAsia="바탕체"/>
          <w:kern w:val="0"/>
          <w:sz w:val="22"/>
        </w:rPr>
        <w:t>일</w:t>
      </w:r>
      <w:r>
        <w:br w:type="page"/>
      </w:r>
    </w:p>
    <w:p>
      <w:pPr>
        <w:pStyle w:val="Normal"/>
        <w:numPr>
          <w:ilvl w:val="0"/>
          <w:numId w:val="0"/>
        </w:numPr>
        <w:snapToGrid w:val="false"/>
        <w:spacing w:lineRule="auto" w:line="360" w:before="0" w:after="0"/>
        <w:textAlignment w:val="baseline"/>
        <w:outlineLvl w:val="0"/>
        <w:rPr>
          <w:rFonts w:ascii="Times New Roman" w:hAnsi="Times New Roman" w:eastAsia="바탕체" w:cs="Times New Roman"/>
          <w:kern w:val="0"/>
          <w:sz w:val="22"/>
        </w:rPr>
      </w:pPr>
      <w:r>
        <w:rPr>
          <w:rFonts w:ascii="Times New Roman" w:hAnsi="Times New Roman" w:cs="Times New Roman" w:eastAsia="바탕체"/>
          <w:kern w:val="0"/>
          <w:sz w:val="22"/>
        </w:rPr>
        <w:t>【</w:t>
      </w:r>
      <w:bookmarkStart w:id="2" w:name="별첨_3&gt;"/>
      <w:bookmarkEnd w:id="2"/>
      <w:r>
        <w:rPr>
          <w:rFonts w:ascii="Times New Roman" w:hAnsi="Times New Roman" w:cs="Times New Roman" w:eastAsia="바탕체"/>
          <w:kern w:val="0"/>
          <w:sz w:val="22"/>
        </w:rPr>
        <w:t>별지</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3</w:t>
      </w:r>
      <w:r>
        <w:rPr>
          <w:rFonts w:ascii="Times New Roman" w:hAnsi="Times New Roman" w:cs="Times New Roman" w:eastAsia="바탕체"/>
          <w:kern w:val="0"/>
          <w:sz w:val="22"/>
        </w:rPr>
        <w:t>】</w:t>
      </w:r>
    </w:p>
    <w:p>
      <w:pPr>
        <w:pStyle w:val="Normal"/>
        <w:snapToGrid w:val="false"/>
        <w:spacing w:lineRule="auto" w:line="360" w:before="0" w:after="0"/>
        <w:ind w:hanging="700" w:start="700" w:end="0"/>
        <w:jc w:val="center"/>
        <w:textAlignment w:val="baseline"/>
        <w:rPr>
          <w:rFonts w:ascii="Times New Roman" w:hAnsi="Times New Roman" w:eastAsia="바탕체" w:cs="Times New Roman"/>
          <w:b/>
          <w:bCs/>
          <w:kern w:val="0"/>
          <w:sz w:val="30"/>
          <w:szCs w:val="30"/>
          <w:u w:val="single" w:color="000000"/>
        </w:rPr>
      </w:pPr>
      <w:r>
        <w:rPr>
          <w:rFonts w:ascii="Times New Roman" w:hAnsi="Times New Roman" w:cs="Times New Roman" w:eastAsia="바탕체"/>
          <w:b/>
          <w:bCs/>
          <w:kern w:val="0"/>
          <w:sz w:val="30"/>
          <w:szCs w:val="30"/>
          <w:u w:val="single" w:color="000000"/>
        </w:rPr>
        <w:t>신탁보수에</w:t>
      </w:r>
      <w:r>
        <w:rPr>
          <w:rFonts w:ascii="Times New Roman" w:hAnsi="Times New Roman" w:cs="Times New Roman" w:eastAsia="Times New Roman"/>
          <w:b/>
          <w:bCs/>
          <w:kern w:val="0"/>
          <w:sz w:val="30"/>
          <w:szCs w:val="30"/>
          <w:u w:val="single" w:color="000000"/>
        </w:rPr>
        <w:t xml:space="preserve"> </w:t>
      </w:r>
      <w:r>
        <w:rPr>
          <w:rFonts w:ascii="Times New Roman" w:hAnsi="Times New Roman" w:cs="Times New Roman" w:eastAsia="바탕체"/>
          <w:b/>
          <w:bCs/>
          <w:kern w:val="0"/>
          <w:sz w:val="30"/>
          <w:szCs w:val="30"/>
          <w:u w:val="single" w:color="000000"/>
        </w:rPr>
        <w:t>관한</w:t>
      </w:r>
      <w:r>
        <w:rPr>
          <w:rFonts w:ascii="Times New Roman" w:hAnsi="Times New Roman" w:cs="Times New Roman" w:eastAsia="Times New Roman"/>
          <w:b/>
          <w:bCs/>
          <w:kern w:val="0"/>
          <w:sz w:val="30"/>
          <w:szCs w:val="30"/>
          <w:u w:val="single" w:color="000000"/>
        </w:rPr>
        <w:t xml:space="preserve"> </w:t>
      </w:r>
      <w:r>
        <w:rPr>
          <w:rFonts w:ascii="Times New Roman" w:hAnsi="Times New Roman" w:cs="Times New Roman" w:eastAsia="바탕체"/>
          <w:b/>
          <w:bCs/>
          <w:kern w:val="0"/>
          <w:sz w:val="30"/>
          <w:szCs w:val="30"/>
          <w:u w:val="single" w:color="000000"/>
        </w:rPr>
        <w:t>약정</w:t>
      </w:r>
    </w:p>
    <w:p>
      <w:pPr>
        <w:pStyle w:val="Normal"/>
        <w:snapToGrid w:val="false"/>
        <w:spacing w:lineRule="auto" w:line="360" w:before="0" w:after="0"/>
        <w:ind w:hanging="700" w:start="700" w:end="0"/>
        <w:textAlignment w:val="baseline"/>
        <w:rPr>
          <w:rFonts w:ascii="Times New Roman" w:hAnsi="Times New Roman" w:eastAsia="바탕체" w:cs="Times New Roman"/>
          <w:b/>
          <w:bCs/>
          <w:kern w:val="0"/>
          <w:sz w:val="22"/>
          <w:szCs w:val="30"/>
          <w:u w:val="single" w:color="000000"/>
        </w:rPr>
      </w:pPr>
      <w:r>
        <w:rPr>
          <w:rFonts w:eastAsia="바탕체" w:cs="Times New Roman" w:ascii="Times New Roman" w:hAnsi="Times New Roman"/>
          <w:b/>
          <w:bCs/>
          <w:kern w:val="0"/>
          <w:sz w:val="22"/>
          <w:szCs w:val="30"/>
          <w:u w:val="single" w:color="000000"/>
        </w:rPr>
      </w:r>
    </w:p>
    <w:p>
      <w:pPr>
        <w:pStyle w:val="Normal"/>
        <w:numPr>
          <w:ilvl w:val="0"/>
          <w:numId w:val="2"/>
        </w:numPr>
        <w:snapToGrid w:val="false"/>
        <w:spacing w:lineRule="auto" w:line="360" w:before="0" w:after="0"/>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신탁재산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관리보수</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오천만원</w:t>
      </w:r>
      <w:r>
        <w:rPr>
          <w:rFonts w:eastAsia="바탕체" w:cs="Times New Roman" w:ascii="Times New Roman" w:hAnsi="Times New Roman"/>
          <w:kern w:val="0"/>
          <w:sz w:val="22"/>
        </w:rPr>
        <w:t>(</w:t>
      </w:r>
      <w:r>
        <w:rPr>
          <w:rFonts w:ascii="Times New Roman" w:hAnsi="Times New Roman" w:eastAsia="바탕체"/>
          <w:sz w:val="22"/>
        </w:rPr>
        <w:t>￦</w:t>
      </w:r>
      <w:r>
        <w:rPr>
          <w:rFonts w:eastAsia="바탕체" w:cs="Times New Roman" w:ascii="Times New Roman" w:hAnsi="Times New Roman"/>
          <w:kern w:val="0"/>
          <w:sz w:val="22"/>
        </w:rPr>
        <w:t xml:space="preserve">50,000,000), </w:t>
      </w:r>
      <w:r>
        <w:rPr>
          <w:rFonts w:ascii="Times New Roman" w:hAnsi="Times New Roman" w:cs="Times New Roman" w:eastAsia="바탕체"/>
          <w:kern w:val="0"/>
          <w:sz w:val="22"/>
        </w:rPr>
        <w:t>부가가치세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없음</w:t>
      </w:r>
      <w:r>
        <w:rPr>
          <w:rFonts w:eastAsia="바탕체" w:cs="Times New Roman" w:ascii="Times New Roman" w:hAnsi="Times New Roman"/>
          <w:kern w:val="0"/>
          <w:sz w:val="22"/>
        </w:rPr>
        <w:t>.</w:t>
      </w:r>
    </w:p>
    <w:p>
      <w:pPr>
        <w:pStyle w:val="Normal"/>
        <w:snapToGrid w:val="false"/>
        <w:spacing w:lineRule="auto" w:line="360" w:before="0" w:after="0"/>
        <w:ind w:start="465"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Times New Roman" w:cs="Times New Roman" w:ascii="Times New Roman" w:hAnsi="Times New Roman"/>
          <w:sz w:val="22"/>
        </w:rPr>
        <w:t xml:space="preserve">    </w:t>
      </w:r>
      <w:r>
        <w:rPr>
          <w:rFonts w:ascii="Times New Roman" w:hAnsi="Times New Roman" w:cs="Times New Roman" w:eastAsia="바탕체"/>
          <w:kern w:val="0"/>
          <w:sz w:val="22"/>
        </w:rPr>
        <w:t>주</w:t>
      </w:r>
      <w:r>
        <w:rPr>
          <w:rFonts w:eastAsia="바탕체" w:cs="Times New Roman" w:ascii="Times New Roman" w:hAnsi="Times New Roman"/>
          <w:kern w:val="0"/>
          <w:sz w:val="22"/>
        </w:rPr>
        <w:t xml:space="preserve">) 1. </w:t>
      </w:r>
      <w:r>
        <w:rPr>
          <w:rFonts w:ascii="Times New Roman" w:hAnsi="Times New Roman" w:cs="Times New Roman" w:eastAsia="바탕체"/>
          <w:kern w:val="0"/>
          <w:sz w:val="22"/>
        </w:rPr>
        <w:t>관리보수는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수익권증서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발행</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시마다</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별도로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산정하여</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일시에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선납한다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Times New Roman" w:cs="Times New Roman" w:ascii="Times New Roman" w:hAnsi="Times New Roman"/>
          <w:kern w:val="0"/>
          <w:sz w:val="22"/>
        </w:rPr>
        <w:t xml:space="preserve">       </w:t>
      </w:r>
      <w:r>
        <w:rPr>
          <w:rFonts w:eastAsia="바탕체" w:cs="Times New Roman" w:ascii="Times New Roman" w:hAnsi="Times New Roman"/>
          <w:kern w:val="0"/>
          <w:sz w:val="22"/>
        </w:rPr>
        <w:t xml:space="preserve">2. </w:t>
      </w:r>
      <w:r>
        <w:rPr>
          <w:rFonts w:ascii="Times New Roman" w:hAnsi="Times New Roman" w:cs="Times New Roman" w:eastAsia="바탕체"/>
          <w:kern w:val="0"/>
          <w:sz w:val="22"/>
        </w:rPr>
        <w:t>관리보수는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신탁기간의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증감</w:t>
      </w:r>
      <w:r>
        <w:rPr>
          <w:rFonts w:eastAsia="바탕체" w:cs="Times New Roman" w:ascii="Times New Roman" w:hAnsi="Times New Roman"/>
          <w:kern w:val="0"/>
          <w:sz w:val="22"/>
        </w:rPr>
        <w:t>(</w:t>
      </w:r>
      <w:r>
        <w:rPr>
          <w:rFonts w:ascii="Times New Roman" w:hAnsi="Times New Roman" w:cs="Times New Roman" w:eastAsia="바탕체"/>
          <w:kern w:val="0"/>
          <w:sz w:val="22"/>
        </w:rPr>
        <w:t>기간연장</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중도해지</w:t>
      </w:r>
      <w:r>
        <w:rPr>
          <w:rFonts w:eastAsia="바탕체" w:cs="Times New Roman" w:ascii="Times New Roman" w:hAnsi="Times New Roman"/>
          <w:kern w:val="0"/>
          <w:sz w:val="22"/>
        </w:rPr>
        <w:t>)</w:t>
      </w:r>
      <w:r>
        <w:rPr>
          <w:rFonts w:ascii="Times New Roman" w:hAnsi="Times New Roman" w:cs="Times New Roman" w:eastAsia="바탕체"/>
          <w:kern w:val="0"/>
          <w:sz w:val="22"/>
        </w:rPr>
        <w:t>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관계없이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일시납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정액으로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Style17"/>
        <w:spacing w:lineRule="auto" w:line="336"/>
        <w:ind w:hanging="700" w:start="700" w:end="0"/>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 2. </w:t>
      </w:r>
      <w:r>
        <w:rPr>
          <w:rFonts w:ascii="Times New Roman" w:hAnsi="Times New Roman" w:cs="Times New Roman" w:eastAsia="바탕체"/>
          <w:kern w:val="0"/>
          <w:sz w:val="22"/>
        </w:rPr>
        <w:t xml:space="preserve">신탁재산 처분보수</w:t>
      </w:r>
    </w:p>
    <w:tbl>
      <w:tblPr>
        <w:tblW w:w="8947" w:type="dxa"/>
        <w:jc w:val="start"/>
        <w:tblInd w:w="454" w:type="dxa"/>
        <w:tblLayout w:type="fixed"/>
        <w:tblCellMar>
          <w:top w:w="28" w:type="dxa"/>
          <w:start w:w="28" w:type="dxa"/>
          <w:bottom w:w="28" w:type="dxa"/>
          <w:end w:w="28" w:type="dxa"/>
        </w:tblCellMar>
      </w:tblPr>
      <w:tblGrid>
        <w:gridCol w:w="2982"/>
        <w:gridCol w:w="2983"/>
        <w:gridCol w:w="2982"/>
      </w:tblGrid>
      <w:tr>
        <w:trPr>
          <w:trHeight w:val="363" w:hRule="atLeast"/>
        </w:trPr>
        <w:tc>
          <w:tcPr>
            <w:tcW w:w="2982" w:type="dxa"/>
            <w:vMerge w:val="restart"/>
            <w:tcBorders>
              <w:top w:val="single" w:sz="2" w:space="0" w:color="000000"/>
              <w:start w:val="single" w:sz="2"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가</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격</w:t>
            </w:r>
          </w:p>
        </w:tc>
        <w:tc>
          <w:tcPr>
            <w:tcW w:w="5965" w:type="dxa"/>
            <w:gridSpan w:val="2"/>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율</w:t>
            </w:r>
          </w:p>
        </w:tc>
      </w:tr>
      <w:tr>
        <w:trPr>
          <w:trHeight w:val="363" w:hRule="atLeast"/>
        </w:trPr>
        <w:tc>
          <w:tcPr>
            <w:tcW w:w="2982" w:type="dxa"/>
            <w:vMerge w:val="continue"/>
            <w:tcBorders>
              <w:top w:val="single" w:sz="2" w:space="0" w:color="000000"/>
              <w:start w:val="single" w:sz="2"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983" w:type="dxa"/>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일</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불</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시</w:t>
            </w:r>
          </w:p>
        </w:tc>
        <w:tc>
          <w:tcPr>
            <w:tcW w:w="2982" w:type="dxa"/>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보</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전</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액</w:t>
            </w:r>
          </w:p>
        </w:tc>
      </w:tr>
      <w:tr>
        <w:trPr>
          <w:trHeight w:val="757" w:hRule="atLeast"/>
        </w:trPr>
        <w:tc>
          <w:tcPr>
            <w:tcW w:w="2982" w:type="dxa"/>
            <w:tcBorders>
              <w:top w:val="single" w:sz="2" w:space="0" w:color="000000"/>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1</w:t>
            </w:r>
            <w:r>
              <w:rPr>
                <w:rFonts w:ascii="Times New Roman" w:hAnsi="Times New Roman" w:cs="Times New Roman" w:eastAsia="바탕체"/>
                <w:kern w:val="0"/>
                <w:sz w:val="22"/>
              </w:rPr>
              <w:t>억원까지</w:t>
            </w:r>
          </w:p>
        </w:tc>
        <w:tc>
          <w:tcPr>
            <w:tcW w:w="2983" w:type="dxa"/>
            <w:tcBorders>
              <w:top w:val="single" w:sz="2" w:space="0" w:color="000000"/>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8/1,000</w:t>
            </w:r>
          </w:p>
        </w:tc>
        <w:tc>
          <w:tcPr>
            <w:tcW w:w="2982" w:type="dxa"/>
            <w:tcBorders>
              <w:top w:val="single" w:sz="2" w:space="0" w:color="000000"/>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w:t>
            </w:r>
          </w:p>
        </w:tc>
      </w:tr>
      <w:tr>
        <w:trPr>
          <w:trHeight w:val="757" w:hRule="atLeast"/>
        </w:trPr>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1</w:t>
            </w:r>
            <w:r>
              <w:rPr>
                <w:rFonts w:ascii="Times New Roman" w:hAnsi="Times New Roman" w:cs="Times New Roman" w:eastAsia="바탕체"/>
                <w:kern w:val="0"/>
                <w:sz w:val="22"/>
              </w:rPr>
              <w:t>억원초과</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5</w:t>
            </w:r>
            <w:r>
              <w:rPr>
                <w:rFonts w:ascii="Times New Roman" w:hAnsi="Times New Roman" w:cs="Times New Roman" w:eastAsia="바탕체"/>
                <w:kern w:val="0"/>
                <w:sz w:val="22"/>
              </w:rPr>
              <w:t>억원까지</w:t>
            </w:r>
          </w:p>
        </w:tc>
        <w:tc>
          <w:tcPr>
            <w:tcW w:w="2983"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7/1,000</w:t>
            </w:r>
          </w:p>
        </w:tc>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10</w:t>
            </w:r>
            <w:r>
              <w:rPr>
                <w:rFonts w:ascii="Times New Roman" w:hAnsi="Times New Roman" w:cs="Times New Roman" w:eastAsia="바탕체"/>
                <w:kern w:val="0"/>
                <w:sz w:val="22"/>
              </w:rPr>
              <w:t>만원</w:t>
            </w:r>
          </w:p>
        </w:tc>
      </w:tr>
      <w:tr>
        <w:trPr>
          <w:trHeight w:val="757" w:hRule="atLeast"/>
        </w:trPr>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5</w:t>
            </w:r>
            <w:r>
              <w:rPr>
                <w:rFonts w:ascii="Times New Roman" w:hAnsi="Times New Roman" w:cs="Times New Roman" w:eastAsia="바탕체"/>
                <w:kern w:val="0"/>
                <w:sz w:val="22"/>
              </w:rPr>
              <w:t>억원초과</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10</w:t>
            </w:r>
            <w:r>
              <w:rPr>
                <w:rFonts w:ascii="Times New Roman" w:hAnsi="Times New Roman" w:cs="Times New Roman" w:eastAsia="바탕체"/>
                <w:kern w:val="0"/>
                <w:sz w:val="22"/>
              </w:rPr>
              <w:t>억원까지</w:t>
            </w:r>
          </w:p>
        </w:tc>
        <w:tc>
          <w:tcPr>
            <w:tcW w:w="2983"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6/1,000</w:t>
            </w:r>
          </w:p>
        </w:tc>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60</w:t>
            </w:r>
            <w:r>
              <w:rPr>
                <w:rFonts w:ascii="Times New Roman" w:hAnsi="Times New Roman" w:cs="Times New Roman" w:eastAsia="바탕체"/>
                <w:kern w:val="0"/>
                <w:sz w:val="22"/>
              </w:rPr>
              <w:t>만원</w:t>
            </w:r>
          </w:p>
        </w:tc>
      </w:tr>
      <w:tr>
        <w:trPr>
          <w:trHeight w:val="757" w:hRule="atLeast"/>
        </w:trPr>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10</w:t>
            </w:r>
            <w:r>
              <w:rPr>
                <w:rFonts w:ascii="Times New Roman" w:hAnsi="Times New Roman" w:cs="Times New Roman" w:eastAsia="바탕체"/>
                <w:kern w:val="0"/>
                <w:sz w:val="22"/>
              </w:rPr>
              <w:t>억원초과</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50</w:t>
            </w:r>
            <w:r>
              <w:rPr>
                <w:rFonts w:ascii="Times New Roman" w:hAnsi="Times New Roman" w:cs="Times New Roman" w:eastAsia="바탕체"/>
                <w:kern w:val="0"/>
                <w:sz w:val="22"/>
              </w:rPr>
              <w:t>억원까지</w:t>
            </w:r>
          </w:p>
        </w:tc>
        <w:tc>
          <w:tcPr>
            <w:tcW w:w="2983"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5/1,000</w:t>
            </w:r>
          </w:p>
        </w:tc>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160</w:t>
            </w:r>
            <w:r>
              <w:rPr>
                <w:rFonts w:ascii="Times New Roman" w:hAnsi="Times New Roman" w:cs="Times New Roman" w:eastAsia="바탕체"/>
                <w:kern w:val="0"/>
                <w:sz w:val="22"/>
              </w:rPr>
              <w:t>만원</w:t>
            </w:r>
          </w:p>
        </w:tc>
      </w:tr>
      <w:tr>
        <w:trPr>
          <w:trHeight w:val="757" w:hRule="atLeast"/>
        </w:trPr>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50</w:t>
            </w:r>
            <w:r>
              <w:rPr>
                <w:rFonts w:ascii="Times New Roman" w:hAnsi="Times New Roman" w:cs="Times New Roman" w:eastAsia="바탕체"/>
                <w:kern w:val="0"/>
                <w:sz w:val="22"/>
              </w:rPr>
              <w:t>억원초과</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100</w:t>
            </w:r>
            <w:r>
              <w:rPr>
                <w:rFonts w:ascii="Times New Roman" w:hAnsi="Times New Roman" w:cs="Times New Roman" w:eastAsia="바탕체"/>
                <w:kern w:val="0"/>
                <w:sz w:val="22"/>
              </w:rPr>
              <w:t>억원까지</w:t>
            </w:r>
          </w:p>
        </w:tc>
        <w:tc>
          <w:tcPr>
            <w:tcW w:w="2983"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4/1,000</w:t>
            </w:r>
          </w:p>
        </w:tc>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660</w:t>
            </w:r>
            <w:r>
              <w:rPr>
                <w:rFonts w:ascii="Times New Roman" w:hAnsi="Times New Roman" w:cs="Times New Roman" w:eastAsia="바탕체"/>
                <w:kern w:val="0"/>
                <w:sz w:val="22"/>
              </w:rPr>
              <w:t>만원</w:t>
            </w:r>
          </w:p>
        </w:tc>
      </w:tr>
      <w:tr>
        <w:trPr>
          <w:trHeight w:val="757" w:hRule="atLeast"/>
        </w:trPr>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100</w:t>
            </w:r>
            <w:r>
              <w:rPr>
                <w:rFonts w:ascii="Times New Roman" w:hAnsi="Times New Roman" w:cs="Times New Roman" w:eastAsia="바탕체"/>
                <w:kern w:val="0"/>
                <w:sz w:val="22"/>
              </w:rPr>
              <w:t>억원초과</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500</w:t>
            </w:r>
            <w:r>
              <w:rPr>
                <w:rFonts w:ascii="Times New Roman" w:hAnsi="Times New Roman" w:cs="Times New Roman" w:eastAsia="바탕체"/>
                <w:kern w:val="0"/>
                <w:sz w:val="22"/>
              </w:rPr>
              <w:t>억원까지</w:t>
            </w:r>
          </w:p>
        </w:tc>
        <w:tc>
          <w:tcPr>
            <w:tcW w:w="2983"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3/1,000</w:t>
            </w:r>
          </w:p>
        </w:tc>
        <w:tc>
          <w:tcPr>
            <w:tcW w:w="2982" w:type="dxa"/>
            <w:tcBorders>
              <w:top w:val="single" w:sz="4" w:space="0" w:color="FFFFFF"/>
              <w:start w:val="single" w:sz="2" w:space="0" w:color="000000"/>
              <w:bottom w:val="single" w:sz="4" w:space="0" w:color="FFFFFF"/>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1,660</w:t>
            </w:r>
            <w:r>
              <w:rPr>
                <w:rFonts w:ascii="Times New Roman" w:hAnsi="Times New Roman" w:cs="Times New Roman" w:eastAsia="바탕체"/>
                <w:kern w:val="0"/>
                <w:sz w:val="22"/>
              </w:rPr>
              <w:t>만원</w:t>
            </w:r>
          </w:p>
        </w:tc>
      </w:tr>
      <w:tr>
        <w:trPr>
          <w:trHeight w:val="888" w:hRule="atLeast"/>
        </w:trPr>
        <w:tc>
          <w:tcPr>
            <w:tcW w:w="2982" w:type="dxa"/>
            <w:tcBorders>
              <w:top w:val="single" w:sz="4" w:space="0" w:color="FFFFFF"/>
              <w:start w:val="single" w:sz="2" w:space="0" w:color="000000"/>
              <w:bottom w:val="single" w:sz="2" w:space="0" w:color="000000"/>
              <w:end w:val="single" w:sz="2"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500</w:t>
            </w:r>
            <w:r>
              <w:rPr>
                <w:rFonts w:ascii="Times New Roman" w:hAnsi="Times New Roman" w:cs="Times New Roman" w:eastAsia="바탕체"/>
                <w:kern w:val="0"/>
                <w:sz w:val="22"/>
              </w:rPr>
              <w:t>억원</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초과</w:t>
            </w:r>
          </w:p>
        </w:tc>
        <w:tc>
          <w:tcPr>
            <w:tcW w:w="2983" w:type="dxa"/>
            <w:tcBorders>
              <w:top w:val="single" w:sz="4" w:space="0" w:color="FFFFFF"/>
              <w:start w:val="single" w:sz="2" w:space="0" w:color="000000"/>
              <w:bottom w:val="single" w:sz="2" w:space="0" w:color="000000"/>
              <w:end w:val="single" w:sz="2"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2/1,000</w:t>
            </w:r>
          </w:p>
        </w:tc>
        <w:tc>
          <w:tcPr>
            <w:tcW w:w="2982" w:type="dxa"/>
            <w:tcBorders>
              <w:top w:val="single" w:sz="4" w:space="0" w:color="FFFFFF"/>
              <w:start w:val="single" w:sz="2" w:space="0" w:color="000000"/>
              <w:bottom w:val="single" w:sz="2"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6,660</w:t>
            </w:r>
            <w:r>
              <w:rPr>
                <w:rFonts w:ascii="Times New Roman" w:hAnsi="Times New Roman" w:cs="Times New Roman" w:eastAsia="바탕체"/>
                <w:kern w:val="0"/>
                <w:sz w:val="22"/>
              </w:rPr>
              <w:t>만원</w:t>
            </w:r>
          </w:p>
        </w:tc>
      </w:tr>
    </w:tbl>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p>
      <w:pPr>
        <w:pStyle w:val="Normal"/>
        <w:snapToGrid w:val="false"/>
        <w:spacing w:lineRule="auto" w:line="360" w:before="0" w:after="0"/>
        <w:ind w:hanging="700" w:start="700" w:end="0"/>
        <w:textAlignment w:val="baseline"/>
        <w:rPr/>
      </w:pPr>
      <w:r>
        <w:rPr>
          <w:rFonts w:eastAsia="Times New Roman" w:cs="Times New Roman" w:ascii="Times New Roman" w:hAnsi="Times New Roman"/>
          <w:kern w:val="0"/>
          <w:sz w:val="22"/>
        </w:rPr>
        <w:t xml:space="preserve">     </w:t>
      </w:r>
      <w:r>
        <w:rPr>
          <w:rFonts w:ascii="Times New Roman" w:hAnsi="Times New Roman" w:cs="Times New Roman" w:eastAsia="바탕체"/>
          <w:kern w:val="0"/>
          <w:sz w:val="22"/>
        </w:rPr>
        <w:t>주</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신탁재산</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처분보수는</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기준금액</w:t>
      </w:r>
      <w:r>
        <w:rPr>
          <w:rFonts w:ascii="Times New Roman" w:hAnsi="Times New Roman" w:cs="Times New Roman" w:eastAsia="Times New Roman"/>
          <w:kern w:val="0"/>
          <w:sz w:val="22"/>
        </w:rPr>
        <w:t xml:space="preserve"> </w:t>
      </w:r>
      <w:r>
        <w:rPr>
          <w:rFonts w:ascii="Times New Roman" w:hAnsi="Times New Roman" w:cs="Times New Roman" w:eastAsia="바탕체"/>
          <w:b/>
          <w:bCs/>
          <w:kern w:val="0"/>
          <w:sz w:val="22"/>
        </w:rPr>
        <w:t>단계별</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보수를</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누적</w:t>
      </w:r>
      <w:r>
        <w:rPr>
          <w:rFonts w:ascii="Times New Roman" w:hAnsi="Times New Roman" w:cs="Times New Roman" w:eastAsia="Times New Roman"/>
          <w:b/>
          <w:bCs/>
          <w:kern w:val="0"/>
          <w:sz w:val="22"/>
        </w:rPr>
        <w:t xml:space="preserve"> </w:t>
      </w:r>
      <w:r>
        <w:rPr>
          <w:rFonts w:ascii="Times New Roman" w:hAnsi="Times New Roman" w:cs="Times New Roman" w:eastAsia="바탕체"/>
          <w:b/>
          <w:bCs/>
          <w:kern w:val="0"/>
          <w:sz w:val="22"/>
        </w:rPr>
        <w:t>산정</w:t>
      </w:r>
      <w:r>
        <w:rPr>
          <w:rFonts w:ascii="Times New Roman" w:hAnsi="Times New Roman" w:cs="Times New Roman" w:eastAsia="바탕체"/>
          <w:kern w:val="0"/>
          <w:sz w:val="22"/>
        </w:rPr>
        <w:t>한다</w:t>
      </w:r>
      <w:r>
        <w:rPr>
          <w:rFonts w:eastAsia="바탕체" w:cs="Times New Roman" w:ascii="Times New Roman" w:hAnsi="Times New Roman"/>
          <w:kern w:val="0"/>
          <w:sz w:val="22"/>
        </w:rPr>
        <w:t>.</w:t>
      </w:r>
    </w:p>
    <w:p>
      <w:pPr>
        <w:pStyle w:val="Normal"/>
        <w:snapToGrid w:val="false"/>
        <w:spacing w:lineRule="auto" w:line="360" w:before="0" w:after="0"/>
        <w:ind w:hanging="700" w:start="700" w:end="0"/>
        <w:textAlignment w:val="baseline"/>
        <w:rPr>
          <w:rFonts w:ascii="Times New Roman" w:hAnsi="Times New Roman" w:eastAsia="바탕체" w:cs="Times New Roman"/>
          <w:kern w:val="0"/>
          <w:sz w:val="22"/>
        </w:rPr>
      </w:pPr>
      <w:r>
        <w:rPr>
          <w:rFonts w:eastAsia="Times New Roman" w:cs="Times New Roman" w:ascii="Times New Roman" w:hAnsi="Times New Roman"/>
          <w:kern w:val="0"/>
          <w:sz w:val="22"/>
        </w:rPr>
        <w:t xml:space="preserve">     </w:t>
      </w:r>
      <w:r>
        <w:rPr>
          <w:rFonts w:ascii="Times New Roman" w:hAnsi="Times New Roman" w:cs="Times New Roman" w:eastAsia="바탕체"/>
          <w:kern w:val="0"/>
          <w:sz w:val="22"/>
        </w:rPr>
        <w:t>주</w:t>
      </w:r>
      <w:r>
        <w:rPr>
          <w:rFonts w:eastAsia="바탕체" w:cs="Times New Roman" w:ascii="Times New Roman" w:hAnsi="Times New Roman"/>
          <w:kern w:val="0"/>
          <w:sz w:val="22"/>
        </w:rPr>
        <w:t xml:space="preserve">) </w:t>
      </w:r>
      <w:r>
        <w:rPr>
          <w:rFonts w:ascii="Times New Roman" w:hAnsi="Times New Roman" w:cs="Times New Roman" w:eastAsia="바탕체"/>
          <w:kern w:val="0"/>
          <w:sz w:val="22"/>
        </w:rPr>
        <w:t>처분보수</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예시</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공매</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날찰가격</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10</w:t>
      </w:r>
      <w:r>
        <w:rPr>
          <w:rFonts w:ascii="Times New Roman" w:hAnsi="Times New Roman" w:cs="Times New Roman" w:eastAsia="바탕체"/>
          <w:kern w:val="0"/>
          <w:sz w:val="22"/>
        </w:rPr>
        <w:t>억원인</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경우</w:t>
      </w:r>
      <w:r>
        <w:rPr>
          <w:rFonts w:ascii="Times New Roman" w:hAnsi="Times New Roman" w:cs="Times New Roman" w:eastAsia="Times New Roman"/>
          <w:kern w:val="0"/>
          <w:sz w:val="22"/>
        </w:rPr>
        <w:t xml:space="preserve"> </w:t>
      </w:r>
    </w:p>
    <w:p>
      <w:pPr>
        <w:pStyle w:val="Normal"/>
        <w:snapToGrid w:val="false"/>
        <w:spacing w:lineRule="auto" w:line="360" w:before="0" w:after="0"/>
        <w:textAlignment w:val="baseline"/>
        <w:rPr>
          <w:rFonts w:ascii="Times New Roman" w:hAnsi="Times New Roman" w:eastAsia="바탕체" w:cs="Times New Roman"/>
          <w:kern w:val="0"/>
          <w:sz w:val="22"/>
        </w:rPr>
      </w:pPr>
      <w:r>
        <w:rPr>
          <w:rFonts w:eastAsia="Times New Roman" w:cs="Times New Roman" w:ascii="Times New Roman" w:hAnsi="Times New Roman"/>
          <w:kern w:val="0"/>
          <w:sz w:val="22"/>
        </w:rPr>
        <w:t xml:space="preserve">          </w:t>
      </w:r>
      <w:r>
        <w:rPr>
          <w:rFonts w:eastAsia="바탕체" w:cs="Times New Roman" w:ascii="Times New Roman" w:hAnsi="Times New Roman"/>
          <w:kern w:val="0"/>
          <w:sz w:val="22"/>
        </w:rPr>
        <w:t>[1</w:t>
      </w:r>
      <w:r>
        <w:rPr>
          <w:rFonts w:ascii="Times New Roman" w:hAnsi="Times New Roman" w:cs="Times New Roman" w:eastAsia="바탕체"/>
          <w:kern w:val="0"/>
          <w:sz w:val="22"/>
        </w:rPr>
        <w:t>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8/1,000] </w:t>
      </w:r>
    </w:p>
    <w:p>
      <w:pPr>
        <w:pStyle w:val="Normal"/>
        <w:snapToGrid w:val="false"/>
        <w:spacing w:lineRule="auto" w:line="360" w:before="0" w:after="0"/>
        <w:ind w:firstLine="88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xml:space="preserve">+ [4</w:t>
      </w:r>
      <w:r>
        <w:rPr>
          <w:rFonts w:ascii="Times New Roman" w:hAnsi="Times New Roman" w:cs="Times New Roman" w:eastAsia="바탕체"/>
          <w:kern w:val="0"/>
          <w:sz w:val="22"/>
        </w:rPr>
        <w:t>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7/1,000] + 10</w:t>
      </w:r>
      <w:r>
        <w:rPr>
          <w:rFonts w:ascii="Times New Roman" w:hAnsi="Times New Roman" w:cs="Times New Roman" w:eastAsia="바탕체"/>
          <w:kern w:val="0"/>
          <w:sz w:val="22"/>
        </w:rPr>
        <w:t>만원</w:t>
      </w:r>
    </w:p>
    <w:p>
      <w:pPr>
        <w:pStyle w:val="Normal"/>
        <w:snapToGrid w:val="false"/>
        <w:spacing w:lineRule="auto" w:line="360" w:before="0" w:after="0"/>
        <w:ind w:firstLine="880" w:end="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t>+ [5</w:t>
      </w:r>
      <w:r>
        <w:rPr>
          <w:rFonts w:ascii="Times New Roman" w:hAnsi="Times New Roman" w:cs="Times New Roman" w:eastAsia="바탕체"/>
          <w:kern w:val="0"/>
          <w:sz w:val="22"/>
        </w:rPr>
        <w:t>억</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6/1,000] + 60</w:t>
      </w:r>
      <w:r>
        <w:rPr>
          <w:rFonts w:ascii="Times New Roman" w:hAnsi="Times New Roman" w:cs="Times New Roman" w:eastAsia="바탕체"/>
          <w:kern w:val="0"/>
          <w:sz w:val="22"/>
        </w:rPr>
        <w:t>만원</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 xml:space="preserve">= 730</w:t>
      </w:r>
      <w:r>
        <w:rPr>
          <w:rFonts w:ascii="Times New Roman" w:hAnsi="Times New Roman" w:cs="Times New Roman" w:eastAsia="바탕체"/>
          <w:kern w:val="0"/>
          <w:sz w:val="22"/>
        </w:rPr>
        <w:t>만원</w:t>
      </w:r>
      <w:r>
        <w:rPr>
          <w:rFonts w:ascii="Times New Roman" w:hAnsi="Times New Roman" w:cs="Times New Roman" w:eastAsia="Times New Roman"/>
          <w:kern w:val="0"/>
          <w:sz w:val="22"/>
        </w:rPr>
        <w:t xml:space="preserve"> </w:t>
      </w:r>
      <w:r>
        <w:br w:type="page"/>
      </w:r>
    </w:p>
    <w:p>
      <w:pPr>
        <w:pStyle w:val="Normal"/>
        <w:numPr>
          <w:ilvl w:val="0"/>
          <w:numId w:val="0"/>
        </w:numPr>
        <w:snapToGrid w:val="false"/>
        <w:spacing w:lineRule="auto" w:line="360" w:before="0" w:after="0"/>
        <w:ind w:hanging="697" w:start="697" w:end="0"/>
        <w:textAlignment w:val="baseline"/>
        <w:outlineLvl w:val="0"/>
        <w:rPr>
          <w:rFonts w:ascii="Times New Roman" w:hAnsi="Times New Roman" w:eastAsia="바탕체" w:cs="Times New Roman"/>
          <w:kern w:val="0"/>
          <w:sz w:val="22"/>
        </w:rPr>
      </w:pPr>
      <w:r>
        <w:rPr>
          <w:rFonts w:ascii="Times New Roman" w:hAnsi="Times New Roman" w:cs="Times New Roman" w:eastAsia="바탕체"/>
          <w:kern w:val="0"/>
          <w:sz w:val="22"/>
        </w:rPr>
        <w:t>【</w:t>
      </w:r>
      <w:bookmarkStart w:id="3" w:name="별첨_4&gt;"/>
      <w:bookmarkEnd w:id="3"/>
      <w:r>
        <w:rPr>
          <w:rFonts w:ascii="Times New Roman" w:hAnsi="Times New Roman" w:cs="Times New Roman" w:eastAsia="바탕체"/>
          <w:kern w:val="0"/>
          <w:sz w:val="22"/>
        </w:rPr>
        <w:t>별지</w:t>
      </w:r>
      <w:r>
        <w:rPr>
          <w:rFonts w:ascii="Times New Roman" w:hAnsi="Times New Roman" w:cs="Times New Roman" w:eastAsia="Times New Roman"/>
          <w:kern w:val="0"/>
          <w:sz w:val="22"/>
        </w:rPr>
        <w:t xml:space="preserve"> </w:t>
      </w:r>
      <w:r>
        <w:rPr>
          <w:rFonts w:eastAsia="바탕체" w:cs="Times New Roman" w:ascii="Times New Roman" w:hAnsi="Times New Roman"/>
          <w:kern w:val="0"/>
          <w:sz w:val="22"/>
        </w:rPr>
        <w:t>4</w:t>
      </w:r>
      <w:r>
        <w:rPr>
          <w:rFonts w:ascii="Times New Roman" w:hAnsi="Times New Roman" w:cs="Times New Roman" w:eastAsia="바탕체"/>
          <w:kern w:val="0"/>
          <w:sz w:val="22"/>
        </w:rPr>
        <w:t>】</w:t>
      </w:r>
    </w:p>
    <w:p>
      <w:pPr>
        <w:pStyle w:val="Normal"/>
        <w:snapToGrid w:val="false"/>
        <w:spacing w:lineRule="auto" w:line="360" w:before="0" w:after="0"/>
        <w:ind w:hanging="700" w:start="700" w:end="0"/>
        <w:jc w:val="center"/>
        <w:textAlignment w:val="baseline"/>
        <w:rPr>
          <w:rFonts w:ascii="Times New Roman" w:hAnsi="Times New Roman" w:eastAsia="바탕체" w:cs="Times New Roman"/>
          <w:b/>
          <w:bCs/>
          <w:kern w:val="0"/>
          <w:sz w:val="28"/>
          <w:szCs w:val="30"/>
          <w:u w:val="single" w:color="000000"/>
        </w:rPr>
      </w:pPr>
      <w:r>
        <w:rPr>
          <w:rFonts w:ascii="Times New Roman" w:hAnsi="Times New Roman" w:cs="Times New Roman" w:eastAsia="바탕체"/>
          <w:b/>
          <w:bCs/>
          <w:kern w:val="0"/>
          <w:sz w:val="28"/>
          <w:szCs w:val="30"/>
          <w:u w:val="single" w:color="000000"/>
        </w:rPr>
        <w:t>여신거래</w:t>
      </w:r>
      <w:r>
        <w:rPr>
          <w:rFonts w:ascii="Times New Roman" w:hAnsi="Times New Roman" w:cs="Times New Roman" w:eastAsia="바탕체"/>
          <w:b/>
          <w:bCs/>
          <w:kern w:val="0"/>
          <w:sz w:val="28"/>
          <w:szCs w:val="30"/>
          <w:u w:val="single" w:color="000000"/>
          <w:vertAlign w:val="superscript"/>
        </w:rPr>
        <w:t>주</w:t>
      </w:r>
      <w:r>
        <w:rPr>
          <w:rFonts w:eastAsia="바탕체" w:cs="Times New Roman" w:ascii="Times New Roman" w:hAnsi="Times New Roman"/>
          <w:b/>
          <w:bCs/>
          <w:kern w:val="0"/>
          <w:sz w:val="28"/>
          <w:szCs w:val="30"/>
          <w:u w:val="single" w:color="000000"/>
          <w:vertAlign w:val="superscript"/>
        </w:rPr>
        <w:t>1)</w:t>
      </w:r>
      <w:r>
        <w:rPr>
          <w:rFonts w:ascii="Times New Roman" w:hAnsi="Times New Roman" w:cs="Times New Roman" w:eastAsia="바탕체"/>
          <w:b/>
          <w:bCs/>
          <w:kern w:val="0"/>
          <w:sz w:val="28"/>
          <w:szCs w:val="30"/>
          <w:u w:val="single" w:color="000000"/>
        </w:rPr>
        <w:t>의</w:t>
      </w:r>
      <w:r>
        <w:rPr>
          <w:rFonts w:ascii="Times New Roman" w:hAnsi="Times New Roman" w:cs="Times New Roman" w:eastAsia="Times New Roman"/>
          <w:b/>
          <w:bCs/>
          <w:kern w:val="0"/>
          <w:sz w:val="28"/>
          <w:szCs w:val="30"/>
          <w:u w:val="single" w:color="000000"/>
        </w:rPr>
        <w:t xml:space="preserve"> </w:t>
      </w:r>
      <w:r>
        <w:rPr>
          <w:rFonts w:ascii="Times New Roman" w:hAnsi="Times New Roman" w:cs="Times New Roman" w:eastAsia="바탕체"/>
          <w:b/>
          <w:bCs/>
          <w:kern w:val="0"/>
          <w:sz w:val="28"/>
          <w:szCs w:val="30"/>
          <w:u w:val="single" w:color="000000"/>
        </w:rPr>
        <w:t>내용</w:t>
      </w:r>
    </w:p>
    <w:p>
      <w:pPr>
        <w:pStyle w:val="Normal"/>
        <w:snapToGrid w:val="false"/>
        <w:spacing w:lineRule="auto" w:line="360" w:before="0" w:after="0"/>
        <w:ind w:hanging="700" w:start="700" w:end="0"/>
        <w:textAlignment w:val="baseline"/>
        <w:rPr>
          <w:rFonts w:ascii="Times New Roman" w:hAnsi="Times New Roman" w:eastAsia="바탕체" w:cs="Times New Roman"/>
          <w:b/>
          <w:bCs/>
          <w:kern w:val="0"/>
          <w:sz w:val="22"/>
          <w:szCs w:val="30"/>
          <w:u w:val="single" w:color="000000"/>
        </w:rPr>
      </w:pPr>
      <w:r>
        <w:rPr>
          <w:rFonts w:eastAsia="바탕체" w:cs="Times New Roman" w:ascii="Times New Roman" w:hAnsi="Times New Roman"/>
          <w:b/>
          <w:bCs/>
          <w:kern w:val="0"/>
          <w:sz w:val="22"/>
          <w:szCs w:val="30"/>
          <w:u w:val="single" w:color="000000"/>
        </w:rPr>
      </w:r>
    </w:p>
    <w:tbl>
      <w:tblPr>
        <w:tblW w:w="10046" w:type="dxa"/>
        <w:jc w:val="center"/>
        <w:tblInd w:w="0" w:type="dxa"/>
        <w:tblLayout w:type="fixed"/>
        <w:tblCellMar>
          <w:top w:w="28" w:type="dxa"/>
          <w:start w:w="102" w:type="dxa"/>
          <w:bottom w:w="28" w:type="dxa"/>
          <w:end w:w="102" w:type="dxa"/>
        </w:tblCellMar>
      </w:tblPr>
      <w:tblGrid>
        <w:gridCol w:w="794"/>
        <w:gridCol w:w="1134"/>
        <w:gridCol w:w="2410"/>
        <w:gridCol w:w="850"/>
        <w:gridCol w:w="2268"/>
        <w:gridCol w:w="1295"/>
        <w:gridCol w:w="1295"/>
      </w:tblGrid>
      <w:tr>
        <w:trPr>
          <w:trHeight w:val="443" w:hRule="atLeast"/>
        </w:trPr>
        <w:tc>
          <w:tcPr>
            <w:tcW w:w="794" w:type="dxa"/>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구분</w:t>
            </w:r>
          </w:p>
        </w:tc>
        <w:tc>
          <w:tcPr>
            <w:tcW w:w="1134" w:type="dxa"/>
            <w:tcBorders>
              <w:top w:val="single" w:sz="2"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채무자</w:t>
            </w:r>
          </w:p>
        </w:tc>
        <w:tc>
          <w:tcPr>
            <w:tcW w:w="2410" w:type="dxa"/>
            <w:tcBorders>
              <w:top w:val="single" w:sz="2" w:space="0" w:color="000000"/>
              <w:start w:val="single" w:sz="2" w:space="0" w:color="000000"/>
              <w:bottom w:val="single" w:sz="4"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대출기관</w:t>
            </w:r>
          </w:p>
        </w:tc>
        <w:tc>
          <w:tcPr>
            <w:tcW w:w="850" w:type="dxa"/>
            <w:tcBorders>
              <w:top w:val="single" w:sz="2" w:space="0" w:color="000000"/>
              <w:start w:val="single" w:sz="2" w:space="0" w:color="000000"/>
              <w:bottom w:val="single" w:sz="4"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대출</w:t>
            </w:r>
          </w:p>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종류</w:t>
            </w:r>
          </w:p>
        </w:tc>
        <w:tc>
          <w:tcPr>
            <w:tcW w:w="2268" w:type="dxa"/>
            <w:tcBorders>
              <w:top w:val="single" w:sz="2" w:space="0" w:color="000000"/>
              <w:start w:val="single" w:sz="2" w:space="0" w:color="000000"/>
              <w:bottom w:val="single" w:sz="4"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금액</w:t>
            </w:r>
          </w:p>
        </w:tc>
        <w:tc>
          <w:tcPr>
            <w:tcW w:w="1295" w:type="dxa"/>
            <w:tcBorders>
              <w:top w:val="single" w:sz="2" w:space="0" w:color="000000"/>
              <w:start w:val="single" w:sz="2" w:space="0" w:color="000000"/>
              <w:bottom w:val="single" w:sz="4"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신규일</w:t>
            </w:r>
          </w:p>
        </w:tc>
        <w:tc>
          <w:tcPr>
            <w:tcW w:w="1295" w:type="dxa"/>
            <w:tcBorders>
              <w:top w:val="single" w:sz="2" w:space="0" w:color="000000"/>
              <w:start w:val="single" w:sz="2" w:space="0" w:color="000000"/>
              <w:bottom w:val="single" w:sz="4" w:space="0" w:color="000000"/>
              <w:end w:val="single" w:sz="2" w:space="0" w:color="000000"/>
            </w:tcBorders>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만기일</w:t>
            </w:r>
          </w:p>
        </w:tc>
      </w:tr>
      <w:tr>
        <w:trPr>
          <w:trHeight w:val="380" w:hRule="atLeast"/>
        </w:trPr>
        <w:tc>
          <w:tcPr>
            <w:tcW w:w="794" w:type="dxa"/>
            <w:vMerge w:val="restart"/>
            <w:tcBorders>
              <w:top w:val="single" w:sz="2" w:space="0" w:color="000000"/>
              <w:start w:val="single" w:sz="2" w:space="0" w:color="000000"/>
              <w:end w:val="single" w:sz="2" w:space="0" w:color="000000"/>
            </w:tcBorders>
            <w:tcMar>
              <w:start w:w="57" w:type="dxa"/>
              <w:end w:w="57" w:type="dxa"/>
            </w:tcMar>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rPr>
            </w:pPr>
            <w:commentRangeStart w:id="15"/>
            <w:del w:id="6156" w:author="코람코 상장리츠팀" w:date="2026-10-07T09:00:00Z">
              <w:r>
                <w:rPr>
                  <w:rFonts w:eastAsia="바탕체" w:cs="Times New Roman" w:ascii="Times New Roman" w:hAnsi="Times New Roman"/>
                  <w:kern w:val="0"/>
                  <w:sz w:val="22"/>
                </w:rPr>
                <w:delText>1</w:delText>
              </w:r>
            </w:del>
            <w:ins w:id="6157" w:author="코람코 상장리츠팀" w:date="2026-10-07T09:00:00Z">
              <w:r>
                <w:rPr>
                  <w:rFonts w:eastAsia="바탕체" w:cs="Times New Roman" w:ascii="Times New Roman" w:hAnsi="Times New Roman"/>
                  <w:kern w:val="0"/>
                  <w:sz w:val="22"/>
                </w:rPr>
                <w:t xml:space="preserve">2</w:t>
              </w:r>
            </w:ins>
            <w:commentRangeEnd w:id="15"/>
            <w:r>
              <w:rPr>
                <w:rStyle w:val="CommentReference"/>
              </w:rPr>
              <w:commentReference w:id="15"/>
            </w:r>
            <w:r>
              <w:rPr>
                <w:rFonts w:ascii="Times New Roman" w:hAnsi="Times New Roman" w:cs="Times New Roman" w:eastAsia="바탕체"/>
                <w:kern w:val="0"/>
                <w:sz w:val="22"/>
              </w:rPr>
              <w:t>순위</w:t>
            </w:r>
          </w:p>
        </w:tc>
        <w:tc>
          <w:tcPr>
            <w:tcW w:w="1134" w:type="dxa"/>
            <w:vMerge w:val="restart"/>
            <w:tcBorders>
              <w:top w:val="single" w:sz="2" w:space="0" w:color="000000"/>
              <w:start w:val="single" w:sz="2" w:space="0" w:color="000000"/>
              <w:end w:val="single" w:sz="4"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sz w:val="22"/>
              </w:rPr>
            </w:pPr>
            <w:r>
              <w:rPr>
                <w:rFonts w:ascii="Times New Roman" w:hAnsi="Times New Roman" w:cs="Times New Roman" w:eastAsia="바탕체"/>
                <w:sz w:val="22"/>
              </w:rPr>
              <w:t>주식회사</w:t>
            </w:r>
            <w:r>
              <w:rPr>
                <w:rFonts w:ascii="Times New Roman" w:hAnsi="Times New Roman" w:cs="Times New Roman" w:eastAsia="Times New Roman"/>
                <w:sz w:val="22"/>
              </w:rPr>
              <w:t xml:space="preserve"> </w:t>
            </w:r>
            <w:r>
              <w:rPr>
                <w:rFonts w:ascii="Times New Roman" w:hAnsi="Times New Roman" w:eastAsia="바탕체"/>
                <w:sz w:val="22"/>
              </w:rPr>
              <w:t xml:space="preserve">코람코라이프로지스위탁관리</w:t>
            </w:r>
            <w:del w:id="6024" w:author="코람코 상장리츠팀" w:date="2026-10-07T09:00:00Z">
              <w:r>
                <w:rPr>
                  <w:rFonts w:ascii="Times New Roman" w:hAnsi="Times New Roman" w:eastAsia="바탕체"/>
                  <w:sz w:val="22"/>
                </w:rPr>
                <w:delText xml:space="preserve">자</w:delText>
              </w:r>
            </w:del>
            <w:r>
              <w:rPr>
                <w:rFonts w:ascii="Times New Roman" w:hAnsi="Times New Roman" w:eastAsia="바탕체"/>
                <w:sz w:val="22"/>
              </w:rPr>
              <w:t xml:space="preserve">부동산투자회사</w:t>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58" w:author="코람코 상장리츠팀" w:date="2026-10-07T09:00:00Z">
              <w:r>
                <w:rPr>
                  <w:rFonts w:eastAsia="바탕체" w:cs="Times New Roman" w:ascii="Times New Roman" w:hAnsi="Times New Roman"/>
                  <w:kern w:val="0"/>
                  <w:sz w:val="22"/>
                </w:rPr>
                <w:delText>[*]</w:delText>
              </w:r>
            </w:del>
            <w:ins w:id="6159" w:author="코람코 상장리츠팀" w:date="2026-10-07T09:00:00Z">
              <w:r>
                <w:rPr>
                  <w:rFonts w:eastAsia="바탕체" w:cs="Times New Roman" w:ascii="Times New Roman" w:hAnsi="Times New Roman"/>
                  <w:kern w:val="0"/>
                  <w:sz w:val="22"/>
                </w:rPr>
                <w:t xml:space="preserve">주식회사 우리은행</w:t>
              </w:r>
            </w:ins>
          </w:p>
        </w:tc>
        <w:tc>
          <w:tcPr>
            <w:tcW w:w="850"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60" w:author="코람코 상장리츠팀" w:date="2026-10-07T09:00:00Z">
              <w:r>
                <w:rPr>
                  <w:rFonts w:eastAsia="바탕체" w:cs="Times New Roman" w:ascii="Times New Roman" w:hAnsi="Times New Roman"/>
                  <w:kern w:val="0"/>
                  <w:sz w:val="22"/>
                </w:rPr>
                <w:delText>[*]</w:delText>
              </w:r>
            </w:del>
            <w:ins w:id="6161" w:author="코람코 상장리츠팀" w:date="2026-10-07T09:00:00Z">
              <w:r>
                <w:rPr>
                  <w:rFonts w:eastAsia="바탕체" w:cs="Times New Roman" w:ascii="Times New Roman" w:hAnsi="Times New Roman"/>
                  <w:kern w:val="0"/>
                  <w:sz w:val="22"/>
                </w:rPr>
                <w:t xml:space="preserve">Tranche A 대출</w:t>
              </w:r>
            </w:ins>
          </w:p>
        </w:tc>
        <w:tc>
          <w:tcPr>
            <w:tcW w:w="2268"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62" w:author="코람코 상장리츠팀" w:date="2026-10-07T09:00:00Z">
              <w:r>
                <w:rPr>
                  <w:rFonts w:eastAsia="바탕체" w:cs="Times New Roman" w:ascii="Times New Roman" w:hAnsi="Times New Roman"/>
                  <w:kern w:val="0"/>
                  <w:sz w:val="22"/>
                </w:rPr>
                <w:delText>[*]</w:delText>
              </w:r>
            </w:del>
            <w:ins w:id="6163" w:author="코람코 상장리츠팀" w:date="2026-10-07T09:00:00Z">
              <w:r>
                <w:rPr>
                  <w:rFonts w:eastAsia="바탕체" w:cs="Times New Roman" w:ascii="Times New Roman" w:hAnsi="Times New Roman"/>
                  <w:kern w:val="0"/>
                  <w:sz w:val="22"/>
                </w:rPr>
                <w:t xml:space="preserve">[*] (Tranche A 합계 금160,000,000,000원)</w:t>
              </w:r>
            </w:ins>
          </w:p>
        </w:tc>
        <w:tc>
          <w:tcPr>
            <w:tcW w:w="1295"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64" w:author="코람코 상장리츠팀" w:date="2026-10-07T09:00:00Z">
              <w:r>
                <w:rPr>
                  <w:rFonts w:eastAsia="바탕체" w:cs="Times New Roman" w:ascii="Times New Roman" w:hAnsi="Times New Roman"/>
                  <w:kern w:val="0"/>
                  <w:sz w:val="22"/>
                </w:rPr>
                <w:delText>[*]</w:delText>
              </w:r>
            </w:del>
            <w:ins w:id="6165" w:author="코람코 상장리츠팀" w:date="2026-10-07T09:00:00Z">
              <w:r>
                <w:rPr>
                  <w:rFonts w:eastAsia="바탕체" w:cs="Times New Roman" w:ascii="Times New Roman" w:hAnsi="Times New Roman"/>
                  <w:kern w:val="0"/>
                  <w:sz w:val="22"/>
                </w:rPr>
                <w:t xml:space="preserve">인출일</w:t>
              </w:r>
            </w:ins>
          </w:p>
        </w:tc>
        <w:tc>
          <w:tcPr>
            <w:tcW w:w="1295"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66" w:author="코람코 상장리츠팀" w:date="2026-10-07T09:00:00Z">
              <w:r>
                <w:rPr>
                  <w:rFonts w:eastAsia="바탕체" w:cs="Times New Roman" w:ascii="Times New Roman" w:hAnsi="Times New Roman"/>
                  <w:kern w:val="0"/>
                  <w:sz w:val="22"/>
                </w:rPr>
                <w:delText>[*]</w:delText>
              </w:r>
            </w:del>
            <w:ins w:id="6167" w:author="코람코 상장리츠팀" w:date="2026-10-07T09:00:00Z">
              <w:r>
                <w:rPr>
                  <w:rFonts w:eastAsia="바탕체" w:cs="Times New Roman" w:ascii="Times New Roman" w:hAnsi="Times New Roman"/>
                  <w:kern w:val="0"/>
                  <w:sz w:val="22"/>
                </w:rPr>
                <w:t xml:space="preserve">인출일로부터 24개월</w:t>
              </w:r>
            </w:ins>
          </w:p>
        </w:tc>
      </w:tr>
      <w:tr>
        <w:trPr>
          <w:trHeight w:val="380" w:hRule="atLeast"/>
        </w:trPr>
        <w:tc>
          <w:tcPr>
            <w:tcW w:w="794" w:type="dxa"/>
            <w:vMerge w:val="continue"/>
            <w:tcBorders>
              <w:top w:val="single" w:sz="2" w:space="0" w:color="000000"/>
              <w:start w:val="single" w:sz="2" w:space="0" w:color="000000"/>
              <w:end w:val="single" w:sz="2" w:space="0" w:color="000000"/>
            </w:tcBorders>
            <w:tcMar>
              <w:start w:w="57" w:type="dxa"/>
              <w:end w:w="57" w:type="dxa"/>
            </w:tcMar>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highlight w:val="yellow"/>
              </w:rPr>
            </w:r>
          </w:p>
        </w:tc>
        <w:tc>
          <w:tcPr>
            <w:tcW w:w="1134" w:type="dxa"/>
            <w:vMerge w:val="continue"/>
            <w:tcBorders>
              <w:top w:val="single" w:sz="2" w:space="0" w:color="000000"/>
              <w:start w:val="single" w:sz="2" w:space="0" w:color="000000"/>
              <w:end w:val="single" w:sz="4"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41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85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2268"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r>
      <w:tr>
        <w:trPr>
          <w:trHeight w:val="380" w:hRule="atLeast"/>
        </w:trPr>
        <w:tc>
          <w:tcPr>
            <w:tcW w:w="794" w:type="dxa"/>
            <w:vMerge w:val="continue"/>
            <w:tcBorders>
              <w:top w:val="single" w:sz="2" w:space="0" w:color="000000"/>
              <w:start w:val="single" w:sz="2" w:space="0" w:color="000000"/>
              <w:end w:val="single" w:sz="2" w:space="0" w:color="000000"/>
            </w:tcBorders>
            <w:tcMar>
              <w:start w:w="57" w:type="dxa"/>
              <w:end w:w="57" w:type="dxa"/>
            </w:tcMar>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highlight w:val="yellow"/>
              </w:rPr>
            </w:r>
          </w:p>
        </w:tc>
        <w:tc>
          <w:tcPr>
            <w:tcW w:w="1134" w:type="dxa"/>
            <w:vMerge w:val="continue"/>
            <w:tcBorders>
              <w:top w:val="single" w:sz="2" w:space="0" w:color="000000"/>
              <w:start w:val="single" w:sz="2" w:space="0" w:color="000000"/>
              <w:end w:val="single" w:sz="4"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41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85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2268"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r>
      <w:tr>
        <w:trPr>
          <w:trHeight w:val="380" w:hRule="atLeast"/>
        </w:trPr>
        <w:tc>
          <w:tcPr>
            <w:tcW w:w="794" w:type="dxa"/>
            <w:vMerge w:val="continue"/>
            <w:tcBorders>
              <w:top w:val="single" w:sz="2" w:space="0" w:color="000000"/>
              <w:start w:val="single" w:sz="2" w:space="0" w:color="000000"/>
              <w:end w:val="single" w:sz="2" w:space="0" w:color="000000"/>
            </w:tcBorders>
            <w:tcMar>
              <w:start w:w="57" w:type="dxa"/>
              <w:end w:w="57" w:type="dxa"/>
            </w:tcMar>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highlight w:val="yellow"/>
              </w:rPr>
            </w:r>
          </w:p>
        </w:tc>
        <w:tc>
          <w:tcPr>
            <w:tcW w:w="1134" w:type="dxa"/>
            <w:vMerge w:val="continue"/>
            <w:tcBorders>
              <w:top w:val="single" w:sz="2" w:space="0" w:color="000000"/>
              <w:start w:val="single" w:sz="2" w:space="0" w:color="000000"/>
              <w:end w:val="single" w:sz="4"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41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85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2268"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r>
      <w:tr>
        <w:trPr>
          <w:trHeight w:val="303" w:hRule="atLeast"/>
        </w:trPr>
        <w:tc>
          <w:tcPr>
            <w:tcW w:w="794" w:type="dxa"/>
            <w:vMerge w:val="continue"/>
            <w:tcBorders>
              <w:top w:val="single" w:sz="2" w:space="0" w:color="000000"/>
              <w:start w:val="single" w:sz="2" w:space="0" w:color="000000"/>
              <w:end w:val="single" w:sz="2" w:space="0" w:color="000000"/>
            </w:tcBorders>
            <w:tcMar>
              <w:start w:w="57" w:type="dxa"/>
              <w:end w:w="57" w:type="dxa"/>
            </w:tcMar>
            <w:vAlign w:val="center"/>
          </w:tcPr>
          <w:p>
            <w:pPr>
              <w:pStyle w:val="Normal"/>
              <w:snapToGrid w:val="false"/>
              <w:spacing w:lineRule="auto" w:line="240" w:before="0" w:after="0"/>
              <w:ind w:hanging="700" w:start="700" w:end="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highlight w:val="yellow"/>
              </w:rPr>
            </w:r>
          </w:p>
        </w:tc>
        <w:tc>
          <w:tcPr>
            <w:tcW w:w="1134" w:type="dxa"/>
            <w:vMerge w:val="continue"/>
            <w:tcBorders>
              <w:top w:val="single" w:sz="2" w:space="0" w:color="000000"/>
              <w:start w:val="single" w:sz="2" w:space="0" w:color="000000"/>
              <w:end w:val="single" w:sz="4"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410" w:type="dxa"/>
            <w:tcBorders>
              <w:top w:val="dotted" w:sz="4" w:space="0" w:color="000000"/>
              <w:start w:val="single"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850" w:type="dxa"/>
            <w:tcBorders>
              <w:top w:val="dotted" w:sz="4" w:space="0" w:color="000000"/>
              <w:start w:val="single"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2268" w:type="dxa"/>
            <w:tcBorders>
              <w:top w:val="dotted" w:sz="4" w:space="0" w:color="000000"/>
              <w:start w:val="single"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1295" w:type="dxa"/>
            <w:tcBorders>
              <w:top w:val="dotted" w:sz="4" w:space="0" w:color="000000"/>
              <w:start w:val="single"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c>
          <w:tcPr>
            <w:tcW w:w="1295" w:type="dxa"/>
            <w:tcBorders>
              <w:top w:val="dotted" w:sz="4" w:space="0" w:color="000000"/>
              <w:start w:val="single"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rPr>
              <w:t>[*]</w:t>
            </w:r>
          </w:p>
        </w:tc>
      </w:tr>
      <w:tr>
        <w:trPr>
          <w:trHeight w:val="304" w:hRule="atLeast"/>
        </w:trPr>
        <w:tc>
          <w:tcPr>
            <w:tcW w:w="794" w:type="dxa"/>
            <w:vMerge w:val="restart"/>
            <w:tcBorders>
              <w:top w:val="single" w:sz="2" w:space="0" w:color="000000"/>
              <w:start w:val="single" w:sz="2" w:space="0" w:color="000000"/>
              <w:end w:val="single" w:sz="2"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del w:id="6168" w:author="코람코 상장리츠팀" w:date="2026-10-07T09:00:00Z">
              <w:r>
                <w:rPr>
                  <w:rFonts w:eastAsia="바탕체" w:cs="Times New Roman" w:ascii="Times New Roman" w:hAnsi="Times New Roman"/>
                  <w:kern w:val="0"/>
                  <w:sz w:val="22"/>
                </w:rPr>
                <w:delText>2</w:delText>
              </w:r>
            </w:del>
            <w:ins w:id="6169" w:author="코람코 상장리츠팀" w:date="2026-10-07T09:00:00Z">
              <w:r>
                <w:rPr>
                  <w:rFonts w:eastAsia="바탕체" w:cs="Times New Roman" w:ascii="Times New Roman" w:hAnsi="Times New Roman"/>
                  <w:kern w:val="0"/>
                  <w:sz w:val="22"/>
                </w:rPr>
                <w:t xml:space="preserve">3</w:t>
              </w:r>
            </w:ins>
            <w:r>
              <w:rPr>
                <w:rFonts w:ascii="Times New Roman" w:hAnsi="Times New Roman" w:cs="Times New Roman" w:eastAsia="바탕체"/>
                <w:kern w:val="0"/>
                <w:sz w:val="22"/>
              </w:rPr>
              <w:t>순위</w:t>
            </w:r>
          </w:p>
        </w:tc>
        <w:tc>
          <w:tcPr>
            <w:tcW w:w="1134" w:type="dxa"/>
            <w:vMerge w:val="continue"/>
            <w:tcBorders>
              <w:top w:val="single" w:sz="2" w:space="0" w:color="000000"/>
              <w:start w:val="single" w:sz="2" w:space="0" w:color="000000"/>
              <w:end w:val="single" w:sz="4" w:space="0" w:color="000000"/>
            </w:tcBorders>
            <w:tcMar>
              <w:start w:w="57" w:type="dxa"/>
              <w:end w:w="57" w:type="dxa"/>
            </w:tcMar>
            <w:vAlign w:val="center"/>
          </w:tcPr>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70" w:author="코람코 상장리츠팀" w:date="2026-10-07T09:00:00Z">
              <w:r>
                <w:rPr>
                  <w:rFonts w:eastAsia="바탕체" w:cs="Times New Roman" w:ascii="Times New Roman" w:hAnsi="Times New Roman"/>
                  <w:kern w:val="0"/>
                  <w:sz w:val="22"/>
                </w:rPr>
                <w:delText>[*]</w:delText>
              </w:r>
            </w:del>
            <w:ins w:id="6171" w:author="코람코 상장리츠팀" w:date="2026-10-07T09:00:00Z">
              <w:r>
                <w:rPr>
                  <w:rFonts w:eastAsia="바탕체" w:cs="Times New Roman" w:ascii="Times New Roman" w:hAnsi="Times New Roman"/>
                  <w:kern w:val="0"/>
                  <w:sz w:val="22"/>
                </w:rPr>
                <w:t xml:space="preserve">키움캐피탈 주식회사</w:t>
              </w:r>
            </w:ins>
          </w:p>
        </w:tc>
        <w:tc>
          <w:tcPr>
            <w:tcW w:w="850"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72" w:author="코람코 상장리츠팀" w:date="2026-10-07T09:00:00Z">
              <w:r>
                <w:rPr>
                  <w:rFonts w:eastAsia="바탕체" w:cs="Times New Roman" w:ascii="Times New Roman" w:hAnsi="Times New Roman"/>
                  <w:kern w:val="0"/>
                  <w:sz w:val="22"/>
                </w:rPr>
                <w:delText>[*]</w:delText>
              </w:r>
            </w:del>
            <w:ins w:id="6173" w:author="코람코 상장리츠팀" w:date="2026-10-07T09:00:00Z">
              <w:r>
                <w:rPr>
                  <w:rFonts w:eastAsia="바탕체" w:cs="Times New Roman" w:ascii="Times New Roman" w:hAnsi="Times New Roman"/>
                  <w:kern w:val="0"/>
                  <w:sz w:val="22"/>
                </w:rPr>
                <w:t xml:space="preserve">Tranche B 대출</w:t>
              </w:r>
            </w:ins>
          </w:p>
        </w:tc>
        <w:tc>
          <w:tcPr>
            <w:tcW w:w="2268"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74" w:author="코람코 상장리츠팀" w:date="2026-10-07T09:00:00Z">
              <w:r>
                <w:rPr>
                  <w:rFonts w:eastAsia="바탕체" w:cs="Times New Roman" w:ascii="Times New Roman" w:hAnsi="Times New Roman"/>
                  <w:kern w:val="0"/>
                  <w:sz w:val="22"/>
                </w:rPr>
                <w:delText>[*]</w:delText>
              </w:r>
            </w:del>
            <w:ins w:id="6175" w:author="코람코 상장리츠팀" w:date="2026-10-07T09:00:00Z">
              <w:r>
                <w:rPr>
                  <w:rFonts w:eastAsia="바탕체" w:cs="Times New Roman" w:ascii="Times New Roman" w:hAnsi="Times New Roman"/>
                  <w:kern w:val="0"/>
                  <w:sz w:val="22"/>
                </w:rPr>
                <w:t xml:space="preserve">금20,000,000,000원</w:t>
              </w:r>
            </w:ins>
          </w:p>
        </w:tc>
        <w:tc>
          <w:tcPr>
            <w:tcW w:w="1295"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76" w:author="코람코 상장리츠팀" w:date="2026-10-07T09:00:00Z">
              <w:r>
                <w:rPr>
                  <w:rFonts w:eastAsia="바탕체" w:cs="Times New Roman" w:ascii="Times New Roman" w:hAnsi="Times New Roman"/>
                  <w:kern w:val="0"/>
                  <w:sz w:val="22"/>
                </w:rPr>
                <w:delText>[*]</w:delText>
              </w:r>
            </w:del>
            <w:ins w:id="6177" w:author="코람코 상장리츠팀" w:date="2026-10-07T09:00:00Z">
              <w:r>
                <w:rPr>
                  <w:rFonts w:eastAsia="바탕체" w:cs="Times New Roman" w:ascii="Times New Roman" w:hAnsi="Times New Roman"/>
                  <w:kern w:val="0"/>
                  <w:sz w:val="22"/>
                </w:rPr>
                <w:t xml:space="preserve">인출일</w:t>
              </w:r>
            </w:ins>
          </w:p>
        </w:tc>
        <w:tc>
          <w:tcPr>
            <w:tcW w:w="1295"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78" w:author="코람코 상장리츠팀" w:date="2026-10-07T09:00:00Z">
              <w:r>
                <w:rPr>
                  <w:rFonts w:eastAsia="바탕체" w:cs="Times New Roman" w:ascii="Times New Roman" w:hAnsi="Times New Roman"/>
                  <w:kern w:val="0"/>
                  <w:sz w:val="22"/>
                </w:rPr>
                <w:delText>[*]</w:delText>
              </w:r>
            </w:del>
            <w:ins w:id="6179" w:author="코람코 상장리츠팀" w:date="2026-10-07T09:00:00Z">
              <w:r>
                <w:rPr>
                  <w:rFonts w:eastAsia="바탕체" w:cs="Times New Roman" w:ascii="Times New Roman" w:hAnsi="Times New Roman"/>
                  <w:kern w:val="0"/>
                  <w:sz w:val="22"/>
                </w:rPr>
                <w:t xml:space="preserve">인출일로부터 24개월</w:t>
              </w:r>
            </w:ins>
          </w:p>
        </w:tc>
      </w:tr>
      <w:tr>
        <w:trPr>
          <w:trHeight w:val="304" w:hRule="atLeast"/>
        </w:trPr>
        <w:tc>
          <w:tcPr>
            <w:tcW w:w="794" w:type="dxa"/>
            <w:vMerge w:val="continue"/>
            <w:tcBorders>
              <w:top w:val="single" w:sz="2" w:space="0" w:color="000000"/>
              <w:start w:val="single" w:sz="2" w:space="0" w:color="000000"/>
              <w:end w:val="single" w:sz="2"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highlight w:val="yellow"/>
              </w:rPr>
            </w:r>
          </w:p>
        </w:tc>
        <w:tc>
          <w:tcPr>
            <w:tcW w:w="1134" w:type="dxa"/>
            <w:vMerge w:val="continue"/>
            <w:tcBorders>
              <w:top w:val="single" w:sz="2" w:space="0" w:color="000000"/>
              <w:start w:val="single" w:sz="2" w:space="0" w:color="000000"/>
              <w:end w:val="single" w:sz="4" w:space="0" w:color="000000"/>
            </w:tcBorders>
            <w:tcMar>
              <w:start w:w="57" w:type="dxa"/>
              <w:end w:w="57" w:type="dxa"/>
            </w:tcMar>
            <w:vAlign w:val="center"/>
          </w:tcPr>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41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80" w:author="코람코 상장리츠팀" w:date="2026-10-07T09:00:00Z">
              <w:r>
                <w:rPr>
                  <w:rFonts w:eastAsia="바탕체" w:cs="Times New Roman" w:ascii="Times New Roman" w:hAnsi="Times New Roman"/>
                  <w:kern w:val="0"/>
                  <w:sz w:val="22"/>
                </w:rPr>
                <w:delText>[*]</w:delText>
              </w:r>
            </w:del>
            <w:ins w:id="6181" w:author="코람코 상장리츠팀" w:date="2026-10-07T09:00:00Z">
              <w:r>
                <w:rPr>
                  <w:rFonts w:eastAsia="바탕체" w:cs="Times New Roman" w:ascii="Times New Roman" w:hAnsi="Times New Roman"/>
                  <w:kern w:val="0"/>
                  <w:sz w:val="22"/>
                </w:rPr>
                <w:t xml:space="preserve">엠지캐피탈 주식회사</w:t>
              </w:r>
            </w:ins>
          </w:p>
        </w:tc>
        <w:tc>
          <w:tcPr>
            <w:tcW w:w="85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82" w:author="코람코 상장리츠팀" w:date="2026-10-07T09:00:00Z">
              <w:r>
                <w:rPr>
                  <w:rFonts w:eastAsia="바탕체" w:cs="Times New Roman" w:ascii="Times New Roman" w:hAnsi="Times New Roman"/>
                  <w:kern w:val="0"/>
                  <w:sz w:val="22"/>
                </w:rPr>
                <w:delText>[*]</w:delText>
              </w:r>
            </w:del>
            <w:ins w:id="6183" w:author="코람코 상장리츠팀" w:date="2026-10-07T09:00:00Z">
              <w:r>
                <w:rPr>
                  <w:rFonts w:eastAsia="바탕체" w:cs="Times New Roman" w:ascii="Times New Roman" w:hAnsi="Times New Roman"/>
                  <w:kern w:val="0"/>
                  <w:sz w:val="22"/>
                </w:rPr>
                <w:t xml:space="preserve">Tranche B 대출</w:t>
              </w:r>
            </w:ins>
          </w:p>
        </w:tc>
        <w:tc>
          <w:tcPr>
            <w:tcW w:w="2268"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84" w:author="코람코 상장리츠팀" w:date="2026-10-07T09:00:00Z">
              <w:r>
                <w:rPr>
                  <w:rFonts w:eastAsia="바탕체" w:cs="Times New Roman" w:ascii="Times New Roman" w:hAnsi="Times New Roman"/>
                  <w:kern w:val="0"/>
                  <w:sz w:val="22"/>
                </w:rPr>
                <w:delText>[*]</w:delText>
              </w:r>
            </w:del>
            <w:ins w:id="6185" w:author="코람코 상장리츠팀" w:date="2026-10-07T09:00:00Z">
              <w:r>
                <w:rPr>
                  <w:rFonts w:eastAsia="바탕체" w:cs="Times New Roman" w:ascii="Times New Roman" w:hAnsi="Times New Roman"/>
                  <w:kern w:val="0"/>
                  <w:sz w:val="22"/>
                </w:rPr>
                <w:t xml:space="preserve">금10,000,000,000원</w:t>
              </w:r>
            </w:ins>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86" w:author="코람코 상장리츠팀" w:date="2026-10-07T09:00:00Z">
              <w:r>
                <w:rPr>
                  <w:rFonts w:eastAsia="바탕체" w:cs="Times New Roman" w:ascii="Times New Roman" w:hAnsi="Times New Roman"/>
                  <w:kern w:val="0"/>
                  <w:sz w:val="22"/>
                </w:rPr>
                <w:delText>[*]</w:delText>
              </w:r>
            </w:del>
            <w:ins w:id="6187" w:author="코람코 상장리츠팀" w:date="2026-10-07T09:00:00Z">
              <w:r>
                <w:rPr>
                  <w:rFonts w:eastAsia="바탕체" w:cs="Times New Roman" w:ascii="Times New Roman" w:hAnsi="Times New Roman"/>
                  <w:kern w:val="0"/>
                  <w:sz w:val="22"/>
                </w:rPr>
                <w:t xml:space="preserve">인출일</w:t>
              </w:r>
            </w:ins>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88" w:author="코람코 상장리츠팀" w:date="2026-10-07T09:00:00Z">
              <w:r>
                <w:rPr>
                  <w:rFonts w:eastAsia="바탕체" w:cs="Times New Roman" w:ascii="Times New Roman" w:hAnsi="Times New Roman"/>
                  <w:kern w:val="0"/>
                  <w:sz w:val="22"/>
                </w:rPr>
                <w:delText>[*]</w:delText>
              </w:r>
            </w:del>
            <w:ins w:id="6189" w:author="코람코 상장리츠팀" w:date="2026-10-07T09:00:00Z">
              <w:r>
                <w:rPr>
                  <w:rFonts w:eastAsia="바탕체" w:cs="Times New Roman" w:ascii="Times New Roman" w:hAnsi="Times New Roman"/>
                  <w:kern w:val="0"/>
                  <w:sz w:val="22"/>
                </w:rPr>
                <w:t xml:space="preserve">인출일로부터 24개월</w:t>
              </w:r>
            </w:ins>
          </w:p>
        </w:tc>
      </w:tr>
      <w:tr>
        <w:trPr>
          <w:trHeight w:val="304" w:hRule="atLeast"/>
        </w:trPr>
        <w:tc>
          <w:tcPr>
            <w:tcW w:w="794" w:type="dxa"/>
            <w:vMerge w:val="continue"/>
            <w:tcBorders>
              <w:top w:val="single" w:sz="2" w:space="0" w:color="000000"/>
              <w:start w:val="single" w:sz="2" w:space="0" w:color="000000"/>
              <w:end w:val="single" w:sz="2"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highlight w:val="yellow"/>
              </w:rPr>
            </w:r>
          </w:p>
        </w:tc>
        <w:tc>
          <w:tcPr>
            <w:tcW w:w="1134" w:type="dxa"/>
            <w:vMerge w:val="continue"/>
            <w:tcBorders>
              <w:top w:val="single" w:sz="2" w:space="0" w:color="000000"/>
              <w:start w:val="single" w:sz="2" w:space="0" w:color="000000"/>
              <w:end w:val="single" w:sz="4" w:space="0" w:color="000000"/>
            </w:tcBorders>
            <w:tcMar>
              <w:start w:w="57" w:type="dxa"/>
              <w:end w:w="57" w:type="dxa"/>
            </w:tcMar>
            <w:vAlign w:val="center"/>
          </w:tcPr>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41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90" w:author="코람코 상장리츠팀" w:date="2026-10-07T09:00:00Z">
              <w:r>
                <w:rPr>
                  <w:rFonts w:eastAsia="바탕체" w:cs="Times New Roman" w:ascii="Times New Roman" w:hAnsi="Times New Roman"/>
                  <w:kern w:val="0"/>
                  <w:sz w:val="22"/>
                </w:rPr>
                <w:delText>[*]</w:delText>
              </w:r>
            </w:del>
            <w:ins w:id="6191" w:author="코람코 상장리츠팀" w:date="2026-10-07T09:00:00Z">
              <w:r>
                <w:rPr>
                  <w:rFonts w:eastAsia="바탕체" w:cs="Times New Roman" w:ascii="Times New Roman" w:hAnsi="Times New Roman"/>
                  <w:kern w:val="0"/>
                  <w:sz w:val="22"/>
                </w:rPr>
                <w:t xml:space="preserve">DB저축은행 [정식 상호 확인 필요]</w:t>
              </w:r>
            </w:ins>
          </w:p>
        </w:tc>
        <w:tc>
          <w:tcPr>
            <w:tcW w:w="85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92" w:author="코람코 상장리츠팀" w:date="2026-10-07T09:00:00Z">
              <w:r>
                <w:rPr>
                  <w:rFonts w:eastAsia="바탕체" w:cs="Times New Roman" w:ascii="Times New Roman" w:hAnsi="Times New Roman"/>
                  <w:kern w:val="0"/>
                  <w:sz w:val="22"/>
                </w:rPr>
                <w:delText>[*]</w:delText>
              </w:r>
            </w:del>
            <w:ins w:id="6193" w:author="코람코 상장리츠팀" w:date="2026-10-07T09:00:00Z">
              <w:r>
                <w:rPr>
                  <w:rFonts w:eastAsia="바탕체" w:cs="Times New Roman" w:ascii="Times New Roman" w:hAnsi="Times New Roman"/>
                  <w:kern w:val="0"/>
                  <w:sz w:val="22"/>
                </w:rPr>
                <w:t xml:space="preserve">Tranche B 대출</w:t>
              </w:r>
            </w:ins>
          </w:p>
        </w:tc>
        <w:tc>
          <w:tcPr>
            <w:tcW w:w="2268"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94" w:author="코람코 상장리츠팀" w:date="2026-10-07T09:00:00Z">
              <w:r>
                <w:rPr>
                  <w:rFonts w:eastAsia="바탕체" w:cs="Times New Roman" w:ascii="Times New Roman" w:hAnsi="Times New Roman"/>
                  <w:kern w:val="0"/>
                  <w:sz w:val="22"/>
                </w:rPr>
                <w:delText>[*]</w:delText>
              </w:r>
            </w:del>
            <w:ins w:id="6195" w:author="코람코 상장리츠팀" w:date="2026-10-07T09:00:00Z">
              <w:r>
                <w:rPr>
                  <w:rFonts w:eastAsia="바탕체" w:cs="Times New Roman" w:ascii="Times New Roman" w:hAnsi="Times New Roman"/>
                  <w:kern w:val="0"/>
                  <w:sz w:val="22"/>
                </w:rPr>
                <w:t xml:space="preserve">금8,000,000,000원</w:t>
              </w:r>
            </w:ins>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96" w:author="코람코 상장리츠팀" w:date="2026-10-07T09:00:00Z">
              <w:r>
                <w:rPr>
                  <w:rFonts w:eastAsia="바탕체" w:cs="Times New Roman" w:ascii="Times New Roman" w:hAnsi="Times New Roman"/>
                  <w:kern w:val="0"/>
                  <w:sz w:val="22"/>
                </w:rPr>
                <w:delText>[*]</w:delText>
              </w:r>
            </w:del>
            <w:ins w:id="6197" w:author="코람코 상장리츠팀" w:date="2026-10-07T09:00:00Z">
              <w:r>
                <w:rPr>
                  <w:rFonts w:eastAsia="바탕체" w:cs="Times New Roman" w:ascii="Times New Roman" w:hAnsi="Times New Roman"/>
                  <w:kern w:val="0"/>
                  <w:sz w:val="22"/>
                </w:rPr>
                <w:t xml:space="preserve">인출일</w:t>
              </w:r>
            </w:ins>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198" w:author="코람코 상장리츠팀" w:date="2026-10-07T09:00:00Z">
              <w:r>
                <w:rPr>
                  <w:rFonts w:eastAsia="바탕체" w:cs="Times New Roman" w:ascii="Times New Roman" w:hAnsi="Times New Roman"/>
                  <w:kern w:val="0"/>
                  <w:sz w:val="22"/>
                </w:rPr>
                <w:delText>[*]</w:delText>
              </w:r>
            </w:del>
            <w:ins w:id="6199" w:author="코람코 상장리츠팀" w:date="2026-10-07T09:00:00Z">
              <w:r>
                <w:rPr>
                  <w:rFonts w:eastAsia="바탕체" w:cs="Times New Roman" w:ascii="Times New Roman" w:hAnsi="Times New Roman"/>
                  <w:kern w:val="0"/>
                  <w:sz w:val="22"/>
                </w:rPr>
                <w:t xml:space="preserve">인출일로부터 24개월</w:t>
              </w:r>
            </w:ins>
          </w:p>
        </w:tc>
      </w:tr>
      <w:tr>
        <w:trPr>
          <w:trHeight w:val="304" w:hRule="atLeast"/>
          <w:del w:id="6200" w:author="코람코 상장리츠팀" w:date="2026-10-07T09:00:00Z"/>
        </w:trPr>
        <w:tc>
          <w:tcPr>
            <w:tcW w:w="794" w:type="dxa"/>
            <w:vMerge w:val="continue"/>
            <w:tcBorders>
              <w:top w:val="single" w:sz="2" w:space="0" w:color="000000"/>
              <w:start w:val="single" w:sz="2" w:space="0" w:color="000000"/>
              <w:end w:val="single" w:sz="2"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highlight w:val="yellow"/>
              </w:rPr>
            </w:r>
          </w:p>
        </w:tc>
        <w:tc>
          <w:tcPr>
            <w:tcW w:w="1134" w:type="dxa"/>
            <w:vMerge w:val="continue"/>
            <w:tcBorders>
              <w:top w:val="single" w:sz="2" w:space="0" w:color="000000"/>
              <w:start w:val="single" w:sz="2" w:space="0" w:color="000000"/>
              <w:end w:val="single" w:sz="4" w:space="0" w:color="000000"/>
            </w:tcBorders>
            <w:tcMar>
              <w:start w:w="57" w:type="dxa"/>
              <w:end w:w="57" w:type="dxa"/>
            </w:tcMar>
            <w:vAlign w:val="center"/>
          </w:tcPr>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41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201" w:author="코람코 상장리츠팀" w:date="2026-10-07T09:00:00Z">
              <w:r>
                <w:rPr>
                  <w:rFonts w:eastAsia="바탕체" w:cs="Times New Roman" w:ascii="Times New Roman" w:hAnsi="Times New Roman"/>
                  <w:kern w:val="0"/>
                  <w:sz w:val="22"/>
                </w:rPr>
                <w:delText>[*]</w:delText>
              </w:r>
            </w:del>
          </w:p>
        </w:tc>
        <w:tc>
          <w:tcPr>
            <w:tcW w:w="85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202" w:author="코람코 상장리츠팀" w:date="2026-10-07T09:00:00Z">
              <w:r>
                <w:rPr>
                  <w:rFonts w:eastAsia="바탕체" w:cs="Times New Roman" w:ascii="Times New Roman" w:hAnsi="Times New Roman"/>
                  <w:kern w:val="0"/>
                  <w:sz w:val="22"/>
                </w:rPr>
                <w:delText>[*]</w:delText>
              </w:r>
            </w:del>
          </w:p>
        </w:tc>
        <w:tc>
          <w:tcPr>
            <w:tcW w:w="2268"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203" w:author="코람코 상장리츠팀" w:date="2026-10-07T09:00:00Z">
              <w:r>
                <w:rPr>
                  <w:rFonts w:eastAsia="바탕체" w:cs="Times New Roman" w:ascii="Times New Roman" w:hAnsi="Times New Roman"/>
                  <w:kern w:val="0"/>
                  <w:sz w:val="22"/>
                </w:rPr>
                <w:delText>[*]</w:delText>
              </w:r>
            </w:del>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204" w:author="코람코 상장리츠팀" w:date="2026-10-07T09:00:00Z">
              <w:r>
                <w:rPr>
                  <w:rFonts w:eastAsia="바탕체" w:cs="Times New Roman" w:ascii="Times New Roman" w:hAnsi="Times New Roman"/>
                  <w:kern w:val="0"/>
                  <w:sz w:val="22"/>
                </w:rPr>
                <w:delText>[*]</w:delText>
              </w:r>
            </w:del>
          </w:p>
        </w:tc>
        <w:tc>
          <w:tcPr>
            <w:tcW w:w="1295"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205" w:author="코람코 상장리츠팀" w:date="2026-10-07T09:00:00Z">
              <w:r>
                <w:rPr>
                  <w:rFonts w:eastAsia="바탕체" w:cs="Times New Roman" w:ascii="Times New Roman" w:hAnsi="Times New Roman"/>
                  <w:kern w:val="0"/>
                  <w:sz w:val="22"/>
                </w:rPr>
                <w:delText>[*]</w:delText>
              </w:r>
            </w:del>
          </w:p>
        </w:tc>
      </w:tr>
      <w:tr>
        <w:trPr>
          <w:trHeight w:val="287" w:hRule="atLeast"/>
          <w:del w:id="6206" w:author="코람코 상장리츠팀" w:date="2026-10-07T09:00:00Z"/>
        </w:trPr>
        <w:tc>
          <w:tcPr>
            <w:tcW w:w="794" w:type="dxa"/>
            <w:vMerge w:val="continue"/>
            <w:tcBorders>
              <w:top w:val="single" w:sz="2" w:space="0" w:color="000000"/>
              <w:start w:val="single" w:sz="2" w:space="0" w:color="000000"/>
              <w:end w:val="single" w:sz="2"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r>
              <w:rPr>
                <w:rFonts w:eastAsia="바탕체" w:cs="Times New Roman" w:ascii="Times New Roman" w:hAnsi="Times New Roman"/>
                <w:kern w:val="0"/>
                <w:sz w:val="22"/>
                <w:highlight w:val="yellow"/>
              </w:rPr>
            </w:r>
          </w:p>
        </w:tc>
        <w:tc>
          <w:tcPr>
            <w:tcW w:w="1134" w:type="dxa"/>
            <w:vMerge w:val="continue"/>
            <w:tcBorders>
              <w:top w:val="single" w:sz="2" w:space="0" w:color="000000"/>
              <w:start w:val="single" w:sz="2" w:space="0" w:color="000000"/>
              <w:end w:val="single" w:sz="4" w:space="0" w:color="000000"/>
            </w:tcBorders>
            <w:tcMar>
              <w:start w:w="57" w:type="dxa"/>
              <w:end w:w="57" w:type="dxa"/>
            </w:tcMar>
            <w:vAlign w:val="center"/>
          </w:tcPr>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410" w:type="dxa"/>
            <w:tcBorders>
              <w:top w:val="dotted" w:sz="4" w:space="0" w:color="000000"/>
              <w:start w:val="single"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207" w:author="코람코 상장리츠팀" w:date="2026-10-07T09:00:00Z">
              <w:r>
                <w:rPr>
                  <w:rFonts w:eastAsia="바탕체" w:cs="Times New Roman" w:ascii="Times New Roman" w:hAnsi="Times New Roman"/>
                  <w:kern w:val="0"/>
                  <w:sz w:val="22"/>
                </w:rPr>
                <w:delText>[*]</w:delText>
              </w:r>
            </w:del>
          </w:p>
        </w:tc>
        <w:tc>
          <w:tcPr>
            <w:tcW w:w="850" w:type="dxa"/>
            <w:tcBorders>
              <w:top w:val="dotted" w:sz="4" w:space="0" w:color="000000"/>
              <w:start w:val="single"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208" w:author="코람코 상장리츠팀" w:date="2026-10-07T09:00:00Z">
              <w:r>
                <w:rPr>
                  <w:rFonts w:eastAsia="바탕체" w:cs="Times New Roman" w:ascii="Times New Roman" w:hAnsi="Times New Roman"/>
                  <w:kern w:val="0"/>
                  <w:sz w:val="22"/>
                </w:rPr>
                <w:delText>[*]</w:delText>
              </w:r>
            </w:del>
          </w:p>
        </w:tc>
        <w:tc>
          <w:tcPr>
            <w:tcW w:w="2268" w:type="dxa"/>
            <w:tcBorders>
              <w:top w:val="dotted" w:sz="4" w:space="0" w:color="000000"/>
              <w:start w:val="single"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209" w:author="코람코 상장리츠팀" w:date="2026-10-07T09:00:00Z">
              <w:r>
                <w:rPr>
                  <w:rFonts w:eastAsia="바탕체" w:cs="Times New Roman" w:ascii="Times New Roman" w:hAnsi="Times New Roman"/>
                  <w:kern w:val="0"/>
                  <w:sz w:val="22"/>
                </w:rPr>
                <w:delText>[*]</w:delText>
              </w:r>
            </w:del>
          </w:p>
        </w:tc>
        <w:tc>
          <w:tcPr>
            <w:tcW w:w="1295" w:type="dxa"/>
            <w:tcBorders>
              <w:top w:val="dotted" w:sz="4" w:space="0" w:color="000000"/>
              <w:start w:val="single"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210" w:author="코람코 상장리츠팀" w:date="2026-10-07T09:00:00Z">
              <w:r>
                <w:rPr>
                  <w:rFonts w:eastAsia="바탕체" w:cs="Times New Roman" w:ascii="Times New Roman" w:hAnsi="Times New Roman"/>
                  <w:kern w:val="0"/>
                  <w:sz w:val="22"/>
                </w:rPr>
                <w:delText>[*]</w:delText>
              </w:r>
            </w:del>
          </w:p>
        </w:tc>
        <w:tc>
          <w:tcPr>
            <w:tcW w:w="1295" w:type="dxa"/>
            <w:tcBorders>
              <w:top w:val="dotted" w:sz="4" w:space="0" w:color="000000"/>
              <w:start w:val="single" w:sz="4" w:space="0" w:color="000000"/>
              <w:end w:val="single" w:sz="4"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highlight w:val="yellow"/>
              </w:rPr>
            </w:pPr>
            <w:del w:id="6211" w:author="코람코 상장리츠팀" w:date="2026-10-07T09:00:00Z">
              <w:r>
                <w:rPr>
                  <w:rFonts w:eastAsia="바탕체" w:cs="Times New Roman" w:ascii="Times New Roman" w:hAnsi="Times New Roman"/>
                  <w:kern w:val="0"/>
                  <w:sz w:val="22"/>
                </w:rPr>
                <w:delText>[*]</w:delText>
              </w:r>
            </w:del>
          </w:p>
        </w:tc>
      </w:tr>
      <w:tr>
        <w:trPr>
          <w:trHeight w:val="635" w:hRule="atLeast"/>
        </w:trPr>
        <w:tc>
          <w:tcPr>
            <w:tcW w:w="4338" w:type="dxa"/>
            <w:gridSpan w:val="3"/>
            <w:tcBorders>
              <w:top w:val="single" w:sz="4" w:space="0" w:color="000000"/>
              <w:start w:val="single" w:sz="2" w:space="0" w:color="000000"/>
              <w:bottom w:val="single" w:sz="2" w:space="0" w:color="000000"/>
              <w:end w:val="single" w:sz="2" w:space="0" w:color="000000"/>
            </w:tcBorders>
            <w:tcMar>
              <w:start w:w="57" w:type="dxa"/>
              <w:end w:w="57" w:type="dxa"/>
            </w:tcMar>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합</w:t>
            </w:r>
            <w:r>
              <w:rPr>
                <w:rFonts w:ascii="Times New Roman" w:hAnsi="Times New Roman" w:cs="Times New Roman" w:eastAsia="Times New Roman"/>
                <w:kern w:val="0"/>
                <w:sz w:val="22"/>
              </w:rPr>
              <w:t xml:space="preserve">   </w:t>
            </w:r>
            <w:r>
              <w:rPr>
                <w:rFonts w:ascii="Times New Roman" w:hAnsi="Times New Roman" w:cs="Times New Roman" w:eastAsia="바탕체"/>
                <w:kern w:val="0"/>
                <w:sz w:val="22"/>
              </w:rPr>
              <w:t>계</w:t>
            </w:r>
          </w:p>
        </w:tc>
        <w:tc>
          <w:tcPr>
            <w:tcW w:w="850" w:type="dxa"/>
            <w:tcBorders>
              <w:top w:val="single" w:sz="4"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2268" w:type="dxa"/>
            <w:tcBorders>
              <w:top w:val="single" w:sz="4"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jc w:val="center"/>
              <w:textAlignment w:val="baseline"/>
              <w:rPr>
                <w:rFonts w:ascii="Times New Roman" w:hAnsi="Times New Roman" w:eastAsia="바탕체" w:cs="Times New Roman"/>
                <w:kern w:val="0"/>
                <w:sz w:val="22"/>
              </w:rPr>
            </w:pPr>
            <w:r>
              <w:rPr>
                <w:rFonts w:ascii="Times New Roman" w:hAnsi="Times New Roman" w:cs="Times New Roman" w:eastAsia="바탕체"/>
                <w:kern w:val="0"/>
                <w:sz w:val="22"/>
              </w:rPr>
              <w:t>금</w:t>
            </w:r>
            <w:r>
              <w:rPr>
                <w:rFonts w:ascii="Times New Roman" w:hAnsi="Times New Roman" w:cs="Times New Roman" w:eastAsia="Times New Roman"/>
                <w:kern w:val="0"/>
                <w:sz w:val="22"/>
              </w:rPr>
              <w:t xml:space="preserve"> </w:t>
            </w:r>
            <w:commentRangeStart w:id="16"/>
            <w:del w:id="6212" w:author="코람코 상장리츠팀" w:date="2026-10-07T09:00:00Z">
              <w:r>
                <w:rPr>
                  <w:rFonts w:eastAsia="바탕체" w:cs="Times New Roman" w:ascii="Times New Roman" w:hAnsi="Times New Roman"/>
                  <w:kern w:val="0"/>
                  <w:sz w:val="22"/>
                </w:rPr>
                <w:delText>[*]</w:delText>
              </w:r>
            </w:del>
            <w:ins w:id="6213" w:author="코람코 상장리츠팀" w:date="2026-10-07T09:00:00Z">
              <w:r>
                <w:rPr>
                  <w:rFonts w:eastAsia="바탕체" w:cs="Times New Roman" w:ascii="Times New Roman" w:hAnsi="Times New Roman"/>
                  <w:kern w:val="0"/>
                  <w:sz w:val="22"/>
                </w:rPr>
                <w:t xml:space="preserve">일천구백팔십억</w:t>
              </w:r>
            </w:ins>
            <w:commentRangeEnd w:id="16"/>
            <w:r>
              <w:rPr>
                <w:rStyle w:val="CommentReference"/>
              </w:rPr>
              <w:commentReference w:id="16"/>
            </w:r>
            <w:r>
              <w:rPr>
                <w:rFonts w:ascii="Times New Roman" w:hAnsi="Times New Roman" w:cs="Times New Roman" w:eastAsia="바탕체"/>
                <w:kern w:val="0"/>
                <w:sz w:val="22"/>
              </w:rPr>
              <w:t>원</w:t>
            </w:r>
            <w:r>
              <w:rPr>
                <w:rFonts w:eastAsia="바탕체" w:cs="Times New Roman" w:ascii="Times New Roman" w:hAnsi="Times New Roman"/>
                <w:kern w:val="0"/>
                <w:sz w:val="22"/>
              </w:rPr>
              <w:t>(</w:t>
            </w:r>
            <w:r>
              <w:rPr>
                <w:rFonts w:ascii="Times New Roman" w:hAnsi="Times New Roman" w:cs="Times New Roman" w:eastAsia="바탕체"/>
                <w:kern w:val="0"/>
                <w:sz w:val="22"/>
              </w:rPr>
              <w:t>￦</w:t>
            </w:r>
            <w:del w:id="6214" w:author="코람코 상장리츠팀" w:date="2026-10-07T09:00:00Z">
              <w:r>
                <w:rPr>
                  <w:rFonts w:eastAsia="바탕체" w:cs="Times New Roman" w:ascii="Times New Roman" w:hAnsi="Times New Roman"/>
                  <w:kern w:val="0"/>
                  <w:sz w:val="22"/>
                </w:rPr>
                <w:delText xml:space="preserve">[*]</w:delText>
              </w:r>
            </w:del>
            <w:ins w:id="6215" w:author="코람코 상장리츠팀" w:date="2026-10-07T09:00:00Z">
              <w:r>
                <w:rPr>
                  <w:rFonts w:eastAsia="바탕체" w:cs="Times New Roman" w:ascii="Times New Roman" w:hAnsi="Times New Roman"/>
                  <w:kern w:val="0"/>
                  <w:sz w:val="22"/>
                </w:rPr>
                <w:t xml:space="preserve">198,000,000,000</w:t>
              </w:r>
            </w:ins>
            <w:r>
              <w:rPr>
                <w:rFonts w:eastAsia="바탕체" w:cs="Times New Roman" w:ascii="Times New Roman" w:hAnsi="Times New Roman"/>
                <w:kern w:val="0"/>
                <w:sz w:val="22"/>
              </w:rPr>
              <w:t xml:space="preserve">)</w:t>
            </w:r>
          </w:p>
        </w:tc>
        <w:tc>
          <w:tcPr>
            <w:tcW w:w="1295" w:type="dxa"/>
            <w:tcBorders>
              <w:top w:val="single" w:sz="4"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c>
          <w:tcPr>
            <w:tcW w:w="1295" w:type="dxa"/>
            <w:tcBorders>
              <w:top w:val="single" w:sz="4" w:space="0" w:color="000000"/>
              <w:start w:val="single" w:sz="2" w:space="0" w:color="000000"/>
              <w:bottom w:val="single" w:sz="2" w:space="0" w:color="000000"/>
              <w:end w:val="single" w:sz="2" w:space="0" w:color="000000"/>
            </w:tcBorders>
            <w:vAlign w:val="center"/>
          </w:tcPr>
          <w:p>
            <w:pPr>
              <w:pStyle w:val="Normal"/>
              <w:snapToGrid w:val="false"/>
              <w:spacing w:lineRule="auto" w:line="240" w:before="0" w:after="0"/>
              <w:textAlignment w:val="baseline"/>
              <w:rPr>
                <w:rFonts w:ascii="Times New Roman" w:hAnsi="Times New Roman" w:eastAsia="바탕체" w:cs="Times New Roman"/>
                <w:kern w:val="0"/>
                <w:sz w:val="22"/>
              </w:rPr>
            </w:pPr>
            <w:r>
              <w:rPr>
                <w:rFonts w:eastAsia="바탕체" w:cs="Times New Roman" w:ascii="Times New Roman" w:hAnsi="Times New Roman"/>
                <w:kern w:val="0"/>
                <w:sz w:val="22"/>
              </w:rPr>
            </w:r>
          </w:p>
        </w:tc>
      </w:tr>
    </w:tbl>
    <w:p>
      <w:pPr>
        <w:pStyle w:val="Normal"/>
        <w:snapToGrid w:val="false"/>
        <w:spacing w:lineRule="auto" w:line="360" w:before="0" w:after="0"/>
        <w:ind w:hanging="700" w:start="700" w:end="0"/>
        <w:textAlignment w:val="baseline"/>
        <w:rPr>
          <w:rFonts w:ascii="Times New Roman" w:hAnsi="Times New Roman" w:eastAsia="바탕체" w:cs="Times New Roman"/>
          <w:i/>
          <w:i/>
          <w:iCs/>
          <w:kern w:val="0"/>
          <w:sz w:val="22"/>
        </w:rPr>
      </w:pPr>
      <w:r>
        <w:rPr>
          <w:rFonts w:eastAsia="바탕체" w:cs="Times New Roman" w:ascii="Times New Roman" w:hAnsi="Times New Roman"/>
          <w:i/>
          <w:iCs/>
          <w:kern w:val="0"/>
          <w:sz w:val="22"/>
        </w:rPr>
      </w:r>
    </w:p>
    <w:p>
      <w:pPr>
        <w:pStyle w:val="Normal"/>
        <w:snapToGrid w:val="false"/>
        <w:spacing w:lineRule="auto" w:line="360" w:before="0" w:after="0"/>
        <w:ind w:hanging="700" w:start="700" w:end="0"/>
        <w:textAlignment w:val="baseline"/>
        <w:rPr>
          <w:rFonts w:ascii="Times New Roman" w:hAnsi="Times New Roman" w:eastAsia="바탕체" w:cs="Times New Roman"/>
          <w:i/>
          <w:i/>
          <w:iCs/>
          <w:kern w:val="0"/>
          <w:sz w:val="22"/>
        </w:rPr>
      </w:pPr>
      <w:r>
        <w:rPr>
          <w:rFonts w:ascii="Times New Roman" w:hAnsi="Times New Roman" w:cs="Times New Roman" w:eastAsia="바탕체"/>
          <w:i/>
          <w:iCs/>
          <w:kern w:val="0"/>
          <w:sz w:val="22"/>
        </w:rPr>
        <w:t>주</w:t>
      </w:r>
      <w:r>
        <w:rPr>
          <w:rFonts w:eastAsia="바탕체" w:cs="Times New Roman" w:ascii="Times New Roman" w:hAnsi="Times New Roman"/>
          <w:i/>
          <w:iCs/>
          <w:kern w:val="0"/>
          <w:sz w:val="22"/>
        </w:rPr>
        <w:t xml:space="preserve">1) </w:t>
      </w:r>
      <w:r>
        <w:rPr>
          <w:rFonts w:ascii="Times New Roman" w:hAnsi="Times New Roman" w:cs="Times New Roman" w:eastAsia="바탕체"/>
          <w:i/>
          <w:iCs/>
          <w:kern w:val="0"/>
          <w:sz w:val="22"/>
        </w:rPr>
        <w:t>위“여신거래”라</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함은</w:t>
      </w:r>
      <w:r>
        <w:rPr>
          <w:rFonts w:eastAsia="바탕체" w:cs="Times New Roman" w:ascii="Times New Roman" w:hAnsi="Times New Roman"/>
          <w:i/>
          <w:iCs/>
          <w:kern w:val="0"/>
          <w:sz w:val="22"/>
        </w:rPr>
        <w:t xml:space="preserve">, </w:t>
      </w:r>
      <w:r>
        <w:rPr>
          <w:rFonts w:ascii="Times New Roman" w:hAnsi="Times New Roman" w:cs="Times New Roman" w:eastAsia="바탕체"/>
          <w:i/>
          <w:iCs/>
          <w:kern w:val="0"/>
          <w:sz w:val="22"/>
        </w:rPr>
        <w:t>그</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명칭을</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불문하고</w:t>
      </w:r>
      <w:r>
        <w:rPr>
          <w:rFonts w:eastAsia="바탕체" w:cs="Times New Roman" w:ascii="Times New Roman" w:hAnsi="Times New Roman"/>
          <w:i/>
          <w:iCs/>
          <w:kern w:val="0"/>
          <w:sz w:val="22"/>
        </w:rPr>
        <w:t xml:space="preserve">, </w:t>
      </w:r>
      <w:r>
        <w:rPr>
          <w:rFonts w:ascii="Times New Roman" w:hAnsi="Times New Roman" w:cs="Times New Roman" w:eastAsia="바탕체"/>
          <w:i/>
          <w:iCs/>
          <w:kern w:val="0"/>
          <w:sz w:val="22"/>
        </w:rPr>
        <w:t>현재</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및</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장래의</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여신거래와</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관련하여</w:t>
      </w:r>
      <w:r>
        <w:rPr>
          <w:rFonts w:ascii="Times New Roman" w:hAnsi="Times New Roman" w:cs="Times New Roman" w:eastAsia="Times New Roman"/>
          <w:i/>
          <w:iCs/>
          <w:kern w:val="0"/>
          <w:sz w:val="22"/>
        </w:rPr>
        <w:t xml:space="preserve">       </w:t>
      </w:r>
    </w:p>
    <w:p>
      <w:pPr>
        <w:pStyle w:val="Normal"/>
        <w:snapToGrid w:val="false"/>
        <w:spacing w:lineRule="auto" w:line="360" w:before="0" w:after="0"/>
        <w:ind w:firstLine="220" w:start="200" w:end="0"/>
        <w:textAlignment w:val="baseline"/>
        <w:rPr>
          <w:rFonts w:ascii="Times New Roman" w:hAnsi="Times New Roman" w:eastAsia="바탕체" w:cs="Times New Roman"/>
          <w:i/>
          <w:i/>
          <w:kern w:val="0"/>
          <w:sz w:val="22"/>
        </w:rPr>
      </w:pPr>
      <w:r>
        <w:rPr>
          <w:rFonts w:ascii="Times New Roman" w:hAnsi="Times New Roman" w:cs="Times New Roman" w:eastAsia="바탕체"/>
          <w:i/>
          <w:iCs/>
          <w:kern w:val="0"/>
          <w:sz w:val="22"/>
        </w:rPr>
        <w:t>채무자와</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우선수익자</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사이에</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체결된</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각종</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계약을</w:t>
      </w:r>
      <w:r>
        <w:rPr>
          <w:rFonts w:ascii="Times New Roman" w:hAnsi="Times New Roman" w:cs="Times New Roman" w:eastAsia="Times New Roman"/>
          <w:i/>
          <w:iCs/>
          <w:kern w:val="0"/>
          <w:sz w:val="22"/>
        </w:rPr>
        <w:t xml:space="preserve"> </w:t>
      </w:r>
      <w:r>
        <w:rPr>
          <w:rFonts w:ascii="Times New Roman" w:hAnsi="Times New Roman" w:cs="Times New Roman" w:eastAsia="바탕체"/>
          <w:i/>
          <w:iCs/>
          <w:kern w:val="0"/>
          <w:sz w:val="22"/>
        </w:rPr>
        <w:t>말합니다</w:t>
      </w:r>
      <w:r>
        <w:rPr>
          <w:rFonts w:eastAsia="바탕체" w:cs="Times New Roman" w:ascii="Times New Roman" w:hAnsi="Times New Roman"/>
          <w:i/>
          <w:iCs/>
          <w:kern w:val="0"/>
          <w:sz w:val="22"/>
        </w:rPr>
        <w:t>.</w:t>
      </w:r>
    </w:p>
    <w:p>
      <w:pPr>
        <w:pStyle w:val="Normal"/>
        <w:snapToGrid w:val="false"/>
        <w:spacing w:lineRule="auto" w:line="360" w:before="0" w:after="0"/>
        <w:ind w:firstLine="220" w:start="200" w:end="0"/>
        <w:textAlignment w:val="baseline"/>
        <w:rPr>
          <w:ins w:id="6216" w:author="코람코 상장리츠팀" w:date="2026-10-07T09:00:00Z"/>
          <w:rFonts w:ascii="Times New Roman" w:hAnsi="Times New Roman" w:eastAsia="바탕체" w:cs="Times New Roman"/>
          <w:i/>
          <w:i/>
          <w:kern w:val="0"/>
          <w:sz w:val="22"/>
        </w:rPr>
      </w:pPr>
      <w:commentRangeStart w:id="17"/>
      <w:ins w:id="6217" w:author="코람코 상장리츠팀" w:date="2026-10-07T09:00:00Z">
        <w:r>
          <w:rPr>
            <w:rFonts w:ascii="Times New Roman" w:hAnsi="Times New Roman" w:cs="Times New Roman" w:eastAsia="바탕체"/>
            <w:i/>
            <w:iCs/>
            <w:kern w:val="0"/>
            <w:sz w:val="22"/>
          </w:rPr>
          <w:t xml:space="preserve">주2) 제1순위 우선수익자(쿠팡 주식회사)의 우선수익권은 위 여신거래가 아니라, 위탁자가 승계하는 2024년 2월 5일자 임대차계약(지상 5~7층)상 임대차보증금 금2,132,586,000원의 반환채권을 담보한다.</w:t>
        </w:r>
      </w:ins>
      <w:commentRangeEnd w:id="17"/>
      <w:r>
        <w:rPr>
          <w:rStyle w:val="CommentReference"/>
        </w:rPr>
        <w:commentReference w:id="17"/>
      </w:r>
    </w:p>
    <w:p>
      <w:pPr>
        <w:pStyle w:val="Normal"/>
        <w:widowControl/>
        <w:autoSpaceDE w:val="true"/>
        <w:spacing w:before="0" w:after="200"/>
        <w:rPr>
          <w:rFonts w:ascii="Times New Roman" w:hAnsi="Times New Roman" w:eastAsia="바탕체" w:cs="Times New Roman"/>
          <w:i/>
          <w:i/>
          <w:kern w:val="0"/>
          <w:sz w:val="22"/>
        </w:rPr>
        <w:sectPr>
          <w:headerReference w:type="default" r:id="rId4"/>
          <w:footerReference w:type="default" r:id="rId5"/>
          <w:footerReference w:type="first" r:id="rId6"/>
          <w:type w:val="nextPage"/>
          <w:pgSz w:w="11906" w:h="16838"/>
          <w:pgMar w:left="1440" w:right="1440" w:gutter="0" w:header="851" w:top="1701" w:footer="992" w:bottom="1440"/>
          <w:pgNumType w:start="1" w:fmt="decimal"/>
          <w:formProt w:val="false"/>
          <w:textDirection w:val="lrTb"/>
          <w:docGrid w:type="default" w:linePitch="360" w:charSpace="0"/>
        </w:sectPr>
      </w:pPr>
      <w:r>
        <w:rPr>
          <w:rFonts w:eastAsia="바탕체" w:cs="Times New Roman" w:ascii="Times New Roman" w:hAnsi="Times New Roman"/>
          <w:i/>
          <w:kern w:val="0"/>
          <w:sz w:val="22"/>
        </w:rPr>
      </w:r>
    </w:p>
    <w:p w14:paraId="61C0A232" w14:textId="77777777" w:rsidR="006A29C3" w:rsidRPr="000A7798" w:rsidRDefault="006A29C3" w:rsidP="006A29C3">
      <w:pPr>
        <w:pStyle w:val="TKa4"/>
        <w:spacing w:line="200" w:lineRule="exact"/>
        <w:rPr>
          <w:b/>
          <w:sz w:val="16"/>
          <w:szCs w:val="16"/>
        </w:rPr>
      </w:pPr>
      <w:r>
        <w:rPr>
          <w:b/>
          <w:sz w:val="16"/>
          <w:szCs w:val="16"/>
        </w:rPr>
        <w:t>부동산담보신탁계약에 대한 특약</w:t>
      </w:r>
    </w:p>
    <w:p w14:paraId="361B55E5" w14:textId="77777777" w:rsidR="006A29C3" w:rsidRPr="000A7798" w:rsidRDefault="006A29C3" w:rsidP="006A29C3">
      <w:pPr>
        <w:pStyle w:val="TKa"/>
        <w:spacing w:line="200" w:lineRule="exact"/>
        <w:jc w:val="distribute"/>
        <w:rPr>
          <w:rFonts w:ascii="바탕체" w:eastAsia="바탕체" w:hAnsi="바탕체"/>
          <w:color w:val="000000"/>
          <w:sz w:val="16"/>
          <w:szCs w:val="16"/>
        </w:rPr>
      </w:pPr>
    </w:p>
    <w:p w14:paraId="51BB0416" w14:textId="77777777" w:rsidR="006A29C3" w:rsidRPr="000A7798" w:rsidRDefault="006A29C3" w:rsidP="006A29C3">
      <w:pPr>
        <w:pStyle w:val="TKa"/>
        <w:wordWrap w:val="0"/>
        <w:autoSpaceDE w:val="0"/>
        <w:autoSpaceDN w:val="0"/>
        <w:spacing w:line="200" w:lineRule="exact"/>
        <w:rPr>
          <w:rFonts w:ascii="Times New Roman" w:eastAsia="바탕체"/>
          <w:i/>
          <w:color w:val="00B0F0"/>
          <w:sz w:val="16"/>
          <w:szCs w:val="16"/>
        </w:rPr>
      </w:pPr>
      <w:r>
        <w:rPr>
          <w:rFonts w:ascii="Times New Roman" w:eastAsia="바탕체" w:hint="eastAsia"/>
          <w:sz w:val="16"/>
          <w:szCs w:val="16"/>
        </w:rPr>
        <w:t xml:space="preserve">주식회사 </w:t>
      </w:r>
      <w:r>
        <w:rPr>
          <w:rFonts w:ascii="Times New Roman" w:eastAsia="바탕체"/>
          <w:sz w:val="16"/>
          <w:szCs w:val="16"/>
        </w:rPr>
        <w:t xml:space="preserve">코람코라이프로지스위탁관리</w:t>
      </w:r>
      <w:del w:id="6025" w:author="코람코 상장리츠팀" w:date="2026-10-07T09:00:00Z">
        <w:r>
          <w:rPr>
            <w:rFonts w:ascii="Times New Roman" w:eastAsia="바탕체"/>
            <w:sz w:val="16"/>
            <w:szCs w:val="16"/>
          </w:rPr>
          <w:delText xml:space="preserve">자</w:delText>
        </w:r>
      </w:del>
      <w:r>
        <w:rPr>
          <w:rFonts w:ascii="Times New Roman" w:eastAsia="바탕체"/>
          <w:sz w:val="16"/>
          <w:szCs w:val="16"/>
        </w:rPr>
        <w:t xml:space="preserve">부동산투자회사</w:t>
      </w:r>
      <w:r>
        <w:rPr>
          <w:rFonts w:ascii="Times New Roman" w:eastAsia="바탕체"/>
          <w:color w:val="000000"/>
          <w:sz w:val="16"/>
          <w:szCs w:val="16"/>
        </w:rPr>
        <w:t xml:space="preserve">(이하 “위탁자”라 함), </w:t>
      </w:r>
      <w:r>
        <w:rPr>
          <w:rFonts w:ascii="Times New Roman" w:eastAsia="바탕체" w:hint="eastAsia"/>
          <w:color w:val="000000"/>
          <w:sz w:val="16"/>
          <w:szCs w:val="16"/>
        </w:rPr>
        <w:t xml:space="preserve">주식회사 </w:t>
      </w:r>
      <w:r>
        <w:rPr>
          <w:rFonts w:ascii="Times New Roman" w:eastAsia="바탕체"/>
          <w:color w:val="000000"/>
          <w:sz w:val="16"/>
          <w:szCs w:val="16"/>
        </w:rPr>
        <w:t>우리은행(</w:t>
      </w:r>
      <w:r>
        <w:rPr>
          <w:rFonts w:ascii="Times New Roman" w:eastAsia="바탕체" w:hint="eastAsia"/>
          <w:color w:val="000000"/>
          <w:sz w:val="16"/>
          <w:szCs w:val="16"/>
        </w:rPr>
        <w:t>소관:</w:t>
      </w:r>
      <w:r>
        <w:rPr>
          <w:rFonts w:ascii="Times New Roman" w:eastAsia="바탕체"/>
          <w:color w:val="000000"/>
          <w:sz w:val="16"/>
          <w:szCs w:val="16"/>
        </w:rPr>
        <w:t xml:space="preserve"> </w:t>
      </w:r>
      <w:r>
        <w:rPr>
          <w:rFonts w:ascii="Times New Roman" w:eastAsia="바탕체" w:hint="eastAsia"/>
          <w:color w:val="000000"/>
          <w:sz w:val="16"/>
          <w:szCs w:val="16"/>
        </w:rPr>
        <w:t>신탁부,</w:t>
      </w:r>
      <w:r>
        <w:rPr>
          <w:rFonts w:ascii="Times New Roman" w:eastAsia="바탕체"/>
          <w:color w:val="000000"/>
          <w:sz w:val="16"/>
          <w:szCs w:val="16"/>
        </w:rPr>
        <w:t xml:space="preserve"> 이하 “수탁자”라 함),</w:t>
      </w:r>
      <w:r>
        <w:rPr>
          <w:rFonts w:ascii="Times New Roman" w:eastAsia="바탕체"/>
          <w:sz w:val="16"/>
          <w:szCs w:val="16"/>
        </w:rPr>
        <w:t xml:space="preserve"> </w:t>
      </w:r>
      <w:commentRangeStart w:id="18"/>
      <w:del w:id="6218" w:author="코람코 상장리츠팀" w:date="2026-10-07T09:00:00Z">
        <w:r>
          <w:rPr>
            <w:rFonts w:ascii="Times New Roman" w:eastAsia="바탕체" w:hint="eastAsia"/>
            <w:color w:val="000000"/>
            <w:sz w:val="16"/>
            <w:szCs w:val="16"/>
          </w:rPr>
          <w:delText xml:space="preserve">별첨 </w:delText>
        </w:r>
      </w:del>
      <w:del w:id="6219" w:author="코람코 상장리츠팀" w:date="2026-10-07T09:00:00Z">
        <w:r>
          <w:rPr>
            <w:rFonts w:ascii="Times New Roman" w:eastAsia="바탕체"/>
            <w:color w:val="000000"/>
            <w:sz w:val="16"/>
            <w:szCs w:val="16"/>
          </w:rPr>
          <w:delText>1.</w:delText>
        </w:r>
      </w:del>
      <w:del w:id="6220" w:author="코람코 상장리츠팀" w:date="2026-10-07T09:00:00Z">
        <w:r>
          <w:rPr>
            <w:rFonts w:ascii="Times New Roman" w:eastAsia="바탕체" w:hint="eastAsia"/>
            <w:color w:val="000000"/>
            <w:sz w:val="16"/>
            <w:szCs w:val="16"/>
          </w:rPr>
          <w:delText xml:space="preserve">에 </w:delText>
        </w:r>
      </w:del>
      <w:del w:id="6221" w:author="코람코 상장리츠팀" w:date="2026-10-07T09:00:00Z">
        <w:r>
          <w:rPr>
            <w:rFonts w:ascii="Times New Roman" w:eastAsia="바탕체"/>
            <w:color w:val="000000"/>
            <w:sz w:val="16"/>
            <w:szCs w:val="16"/>
          </w:rPr>
          <w:delText>1</w:delText>
        </w:r>
      </w:del>
      <w:del w:id="6222" w:author="코람코 상장리츠팀" w:date="2026-10-07T09:00:00Z">
        <w:r>
          <w:rPr>
            <w:rFonts w:ascii="Times New Roman" w:eastAsia="바탕체" w:hint="eastAsia"/>
            <w:color w:val="000000"/>
            <w:sz w:val="16"/>
            <w:szCs w:val="16"/>
          </w:rPr>
          <w:delText xml:space="preserve">순위 우선수익자로 기재된 회사들</w:delText>
        </w:r>
      </w:del>
      <w:del w:id="6223" w:author="코람코 상장리츠팀" w:date="2026-10-07T09:00:00Z">
        <w:r>
          <w:rPr>
            <w:rFonts w:ascii="Times New Roman" w:eastAsia="바탕체"/>
            <w:color w:val="000000"/>
            <w:sz w:val="16"/>
            <w:szCs w:val="16"/>
          </w:rPr>
          <w:delText xml:space="preserve">(이하 총칭하여 “1순위 우선수익자”라 함), </w:delText>
        </w:r>
      </w:del>
      <w:del w:id="6224" w:author="코람코 상장리츠팀" w:date="2026-10-07T09:00:00Z">
        <w:r>
          <w:rPr>
            <w:rFonts w:ascii="Times New Roman" w:eastAsia="바탕체" w:hint="eastAsia"/>
            <w:color w:val="000000"/>
            <w:sz w:val="16"/>
            <w:szCs w:val="16"/>
          </w:rPr>
          <w:delText xml:space="preserve">별첨 </w:delText>
        </w:r>
      </w:del>
      <w:del w:id="6225" w:author="코람코 상장리츠팀" w:date="2026-10-07T09:00:00Z">
        <w:r>
          <w:rPr>
            <w:rFonts w:ascii="Times New Roman" w:eastAsia="바탕체"/>
            <w:color w:val="000000"/>
            <w:sz w:val="16"/>
            <w:szCs w:val="16"/>
          </w:rPr>
          <w:delText>1.</w:delText>
        </w:r>
      </w:del>
      <w:del w:id="6226" w:author="코람코 상장리츠팀" w:date="2026-10-07T09:00:00Z">
        <w:r>
          <w:rPr>
            <w:rFonts w:ascii="Times New Roman" w:eastAsia="바탕체" w:hint="eastAsia"/>
            <w:color w:val="000000"/>
            <w:sz w:val="16"/>
            <w:szCs w:val="16"/>
          </w:rPr>
          <w:delText xml:space="preserve">에 </w:delText>
        </w:r>
      </w:del>
      <w:del w:id="6227" w:author="코람코 상장리츠팀" w:date="2026-10-07T09:00:00Z">
        <w:r>
          <w:rPr>
            <w:rFonts w:ascii="Times New Roman" w:eastAsia="바탕체"/>
            <w:color w:val="000000"/>
            <w:sz w:val="16"/>
            <w:szCs w:val="16"/>
          </w:rPr>
          <w:delText>2</w:delText>
        </w:r>
      </w:del>
      <w:del w:id="6228" w:author="코람코 상장리츠팀" w:date="2026-10-07T09:00:00Z">
        <w:r>
          <w:rPr>
            <w:rFonts w:ascii="Times New Roman" w:eastAsia="바탕체" w:hint="eastAsia"/>
            <w:color w:val="000000"/>
            <w:sz w:val="16"/>
            <w:szCs w:val="16"/>
          </w:rPr>
          <w:delText xml:space="preserve">순위 우선수익자로 기재된 회사들</w:delText>
        </w:r>
      </w:del>
      <w:del w:id="6229" w:author="코람코 상장리츠팀" w:date="2026-10-07T09:00:00Z">
        <w:r>
          <w:rPr>
            <w:rFonts w:ascii="Times New Roman" w:eastAsia="바탕체"/>
            <w:color w:val="000000"/>
            <w:sz w:val="16"/>
            <w:szCs w:val="16"/>
          </w:rPr>
          <w:delText xml:space="preserve">(이하 “2순위 우선수익자”, 1순위 우선수익자 및 2순위 우선수익자를 개별적으로 “우선수익자”, 총칭하여 “우선수익자들”)</w:delText>
        </w:r>
      </w:del>
      <w:ins w:id="6230" w:author="코람코 상장리츠팀" w:date="2026-10-07T09:00:00Z">
        <w:r>
          <w:rPr>
            <w:rFonts w:ascii="Times New Roman" w:eastAsia="바탕체" w:hint="eastAsia"/>
            <w:color w:val="000000"/>
            <w:sz w:val="16"/>
            <w:szCs w:val="16"/>
          </w:rPr>
          <w:t xml:space="preserve">쿠팡 주식회사(이하 “1순위 우선수익자”라 함), 별첨 1.에 공동 2순위 우선수익자로 기재된 회사들(이하 총칭하여 “2순위 우선수익자”라 함), 별첨 1.에 공동 3순위 우선수익자로 기재된 회사들(이하 총칭하여 “3순위 우선수익자”라 하고, 2순위 우선수익자 및 3순위 우선수익자를 총칭하여 “대주 우선수익자들”이라 하며, 1순위 우선수익자, 2순위 우선수익자 및 3순위 우선수익자를 개별적으로 “우선수익자”, 총칭하여 “우선수익자들”이라 함)</w:t>
        </w:r>
      </w:ins>
      <w:commentRangeEnd w:id="18"/>
      <w:r>
        <w:rPr>
          <w:rStyle w:val="CommentReference"/>
        </w:rPr>
        <w:commentReference w:id="18"/>
      </w:r>
      <w:r>
        <w:rPr>
          <w:rFonts w:ascii="Times New Roman" w:eastAsia="바탕체"/>
          <w:color w:val="000000"/>
          <w:sz w:val="16"/>
          <w:szCs w:val="16"/>
        </w:rPr>
        <w:t xml:space="preserve">은 </w:t>
      </w:r>
      <w:r>
        <w:rPr>
          <w:rFonts w:ascii="Times New Roman"/>
          <w:color w:val="000000"/>
          <w:sz w:val="16"/>
        </w:rPr>
        <w:t>202</w:t>
      </w:r>
      <w:r>
        <w:rPr>
          <w:rFonts w:ascii="Times New Roman" w:hint="eastAsia"/>
          <w:color w:val="000000"/>
          <w:sz w:val="16"/>
        </w:rPr>
        <w:t>6</w:t>
      </w:r>
      <w:r>
        <w:rPr>
          <w:rFonts w:ascii="Times New Roman"/>
          <w:color w:val="000000"/>
          <w:sz w:val="16"/>
        </w:rPr>
        <w:t xml:space="preserve">년 </w:t>
      </w:r>
      <w:r>
        <w:rPr>
          <w:rFonts w:ascii="Times New Roman" w:hint="eastAsia"/>
          <w:color w:val="000000"/>
          <w:sz w:val="16"/>
        </w:rPr>
        <w:t>[*]</w:t>
      </w:r>
      <w:r>
        <w:rPr>
          <w:rFonts w:ascii="Times New Roman"/>
          <w:color w:val="000000"/>
          <w:sz w:val="16"/>
        </w:rPr>
        <w:t xml:space="preserve">월 </w:t>
      </w:r>
      <w:r>
        <w:rPr>
          <w:rFonts w:ascii="Times New Roman" w:hint="eastAsia"/>
          <w:color w:val="000000"/>
          <w:sz w:val="16"/>
        </w:rPr>
        <w:t>[*]</w:t>
      </w:r>
      <w:r>
        <w:rPr>
          <w:rFonts w:ascii="Times New Roman"/>
          <w:color w:val="000000"/>
          <w:sz w:val="16"/>
        </w:rPr>
        <w:t xml:space="preserve">일 체결한 부동산담보신탁계약서(이하 “신탁계약서”라 함)에 추가하여 다음과 같이 약정한다(이하 “본</w:t>
      </w:r>
      <w:r>
        <w:rPr>
          <w:rFonts w:ascii="Times New Roman" w:hint="eastAsia"/>
          <w:color w:val="000000"/>
          <w:sz w:val="16"/>
        </w:rPr>
        <w:t xml:space="preserve"> 특약</w:t>
      </w:r>
      <w:r>
        <w:rPr>
          <w:rFonts w:ascii="Times New Roman"/>
          <w:color w:val="000000"/>
          <w:sz w:val="16"/>
        </w:rPr>
        <w:t xml:space="preserve">”이라 하고, 신탁계약서와</w:t>
      </w:r>
      <w:r>
        <w:rPr>
          <w:rFonts w:ascii="Times New Roman" w:eastAsia="바탕체"/>
          <w:color w:val="000000"/>
          <w:sz w:val="16"/>
          <w:szCs w:val="16"/>
        </w:rPr>
        <w:t xml:space="preserve"> 본 특약을 총칭하여 “본 신탁계약”이라 함).</w:t>
      </w:r>
    </w:p>
    <w:p w14:paraId="0E98AE4A" w14:textId="77777777" w:rsidR="006A29C3" w:rsidRPr="000A7798" w:rsidRDefault="006A29C3" w:rsidP="006A29C3">
      <w:pPr>
        <w:pStyle w:val="TKa"/>
        <w:spacing w:line="200" w:lineRule="exact"/>
        <w:rPr>
          <w:rFonts w:ascii="바탕체" w:eastAsia="바탕체" w:hAnsi="바탕체"/>
          <w:color w:val="000000"/>
          <w:sz w:val="16"/>
          <w:szCs w:val="16"/>
        </w:rPr>
      </w:pPr>
    </w:p>
    <w:p w14:paraId="12630EBF"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제1조【특약의 목적】</w:t>
      </w:r>
    </w:p>
    <w:p w14:paraId="7D398242" w14:textId="77777777" w:rsidR="006A29C3" w:rsidRPr="000A7798" w:rsidRDefault="006A29C3" w:rsidP="006A29C3">
      <w:pPr>
        <w:pStyle w:val="TKa6"/>
        <w:tabs>
          <w:tab w:val="left" w:pos="400"/>
          <w:tab w:val="left" w:pos="800"/>
          <w:tab w:val="left" w:pos="1600"/>
          <w:tab w:val="left" w:pos="2400"/>
          <w:tab w:val="left" w:pos="3200"/>
        </w:tabs>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특약은 신탁계약서 제</w:t>
      </w:r>
      <w:r>
        <w:rPr>
          <w:rFonts w:ascii="Times New Roman"/>
          <w:bCs/>
          <w:color w:val="000000"/>
          <w:kern w:val="0"/>
          <w:sz w:val="16"/>
          <w:szCs w:val="16"/>
          <w:shd w:val="clear" w:color="auto" w:fill="FFFFFF"/>
        </w:rPr>
        <w:t>32</w:t>
      </w:r>
      <w:r>
        <w:rPr>
          <w:rFonts w:ascii="Times New Roman" w:hint="eastAsia"/>
          <w:bCs/>
          <w:color w:val="000000"/>
          <w:kern w:val="0"/>
          <w:sz w:val="16"/>
          <w:szCs w:val="16"/>
          <w:shd w:val="clear" w:color="auto" w:fill="FFFFFF"/>
        </w:rPr>
        <w:t xml:space="preserve">조에 따라 신탁의 내용을 구체화하고 위탁자와 수탁자의 권리의무관계를 명확히 하기 위하여 필요한 사항을 정함을 목적으로 한다.</w:t>
      </w:r>
    </w:p>
    <w:p w14:paraId="22472C1E" w14:textId="77777777" w:rsidR="006A29C3" w:rsidRPr="000A7798" w:rsidRDefault="006A29C3" w:rsidP="006A29C3">
      <w:pPr>
        <w:pStyle w:val="TKa"/>
        <w:spacing w:line="200" w:lineRule="exact"/>
        <w:rPr>
          <w:rFonts w:ascii="바탕체" w:eastAsia="바탕체" w:hAnsi="바탕체"/>
          <w:color w:val="000000"/>
          <w:sz w:val="16"/>
          <w:szCs w:val="16"/>
        </w:rPr>
      </w:pPr>
    </w:p>
    <w:p w14:paraId="1F744468" w14:textId="77777777" w:rsidR="006A29C3" w:rsidRPr="000A7798" w:rsidRDefault="006A29C3" w:rsidP="006A29C3">
      <w:pPr>
        <w:pStyle w:val="TKa"/>
        <w:spacing w:line="200" w:lineRule="exact"/>
        <w:rPr>
          <w:rFonts w:ascii="바탕체" w:eastAsia="바탕체" w:hAnsi="바탕체"/>
          <w:b/>
          <w:color w:val="000000"/>
          <w:sz w:val="16"/>
          <w:szCs w:val="16"/>
        </w:rPr>
      </w:pPr>
      <w:bookmarkStart w:id="5000" w:name="[문서의_처음]"/>
      <w:bookmarkEnd w:id="5000"/>
      <w:r>
        <w:rPr>
          <w:rFonts w:ascii="바탕체" w:eastAsia="바탕체" w:hAnsi="바탕체" w:hint="eastAsia"/>
          <w:b/>
          <w:color w:val="000000"/>
          <w:sz w:val="16"/>
          <w:szCs w:val="16"/>
        </w:rPr>
        <w:t>제2조【신탁가액】</w:t>
      </w:r>
    </w:p>
    <w:p w14:paraId="4A710486" w14:textId="77777777" w:rsidR="006A29C3" w:rsidRPr="000A7798" w:rsidRDefault="006A29C3" w:rsidP="006A29C3">
      <w:pPr>
        <w:pStyle w:val="TKa6"/>
        <w:tabs>
          <w:tab w:val="left" w:pos="400"/>
          <w:tab w:val="left" w:pos="800"/>
          <w:tab w:val="left" w:pos="1600"/>
          <w:tab w:val="left" w:pos="2400"/>
          <w:tab w:val="left" w:pos="3200"/>
        </w:tabs>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신탁계약서 제</w:t>
      </w:r>
      <w:r>
        <w:rPr>
          <w:rFonts w:ascii="Times New Roman"/>
          <w:bCs/>
          <w:color w:val="000000"/>
          <w:kern w:val="0"/>
          <w:sz w:val="16"/>
          <w:szCs w:val="16"/>
          <w:shd w:val="clear" w:color="auto" w:fill="FFFFFF"/>
        </w:rPr>
        <w:t>2</w:t>
      </w:r>
      <w:r>
        <w:rPr>
          <w:rFonts w:ascii="Times New Roman" w:hint="eastAsia"/>
          <w:bCs/>
          <w:color w:val="000000"/>
          <w:kern w:val="0"/>
          <w:sz w:val="16"/>
          <w:szCs w:val="16"/>
          <w:shd w:val="clear" w:color="auto" w:fill="FFFFFF"/>
        </w:rPr>
        <w:t xml:space="preserve">조에도 불구하고, 한국회계기준원의 기업회계기준 제</w:t>
      </w:r>
      <w:r>
        <w:rPr>
          <w:rFonts w:ascii="Times New Roman"/>
          <w:bCs/>
          <w:color w:val="000000"/>
          <w:kern w:val="0"/>
          <w:sz w:val="16"/>
          <w:szCs w:val="16"/>
          <w:shd w:val="clear" w:color="auto" w:fill="FFFFFF"/>
        </w:rPr>
        <w:t>105</w:t>
      </w:r>
      <w:r>
        <w:rPr>
          <w:rFonts w:ascii="Times New Roman" w:hint="eastAsia"/>
          <w:bCs/>
          <w:color w:val="000000"/>
          <w:kern w:val="0"/>
          <w:sz w:val="16"/>
          <w:szCs w:val="16"/>
          <w:shd w:val="clear" w:color="auto" w:fill="FFFFFF"/>
        </w:rPr>
        <w:t xml:space="preserve">호 개정공표</w:t>
      </w:r>
      <w:r>
        <w:rPr>
          <w:rFonts w:ascii="Times New Roman"/>
          <w:bCs/>
          <w:color w:val="000000"/>
          <w:kern w:val="0"/>
          <w:sz w:val="16"/>
          <w:szCs w:val="16"/>
          <w:shd w:val="clear" w:color="auto" w:fill="FFFFFF"/>
        </w:rPr>
        <w:t>(’10.12.30)</w:t>
      </w:r>
      <w:r>
        <w:rPr>
          <w:rFonts w:ascii="Times New Roman" w:hint="eastAsia"/>
          <w:bCs/>
          <w:color w:val="000000"/>
          <w:kern w:val="0"/>
          <w:sz w:val="16"/>
          <w:szCs w:val="16"/>
          <w:shd w:val="clear" w:color="auto" w:fill="FFFFFF"/>
        </w:rPr>
        <w:t xml:space="preserve">에 따라 신탁재산의 신탁가액은 인수시점에 위탁자의 장부금액으로 한다. 단, 위탁자의 장부금액을 알 수 없는 경우 다음 각 호의 순서에 따라 신탁가액을 인식한다.</w:t>
      </w:r>
    </w:p>
    <w:p w14:paraId="6CC7721A" w14:textId="77777777" w:rsidR="006A29C3" w:rsidRPr="000A7798" w:rsidRDefault="006A29C3">
      <w:pPr>
        <w:pStyle w:val="TKa"/>
        <w:numPr>
          <w:ilvl w:val="0"/>
          <w:numId w:val="101"/>
        </w:numPr>
        <w:spacing w:line="200" w:lineRule="exact"/>
        <w:rPr>
          <w:rFonts w:ascii="바탕체" w:eastAsia="바탕체" w:hAnsi="바탕체"/>
          <w:color w:val="000000"/>
          <w:kern w:val="0"/>
          <w:sz w:val="16"/>
          <w:szCs w:val="16"/>
        </w:rPr>
      </w:pPr>
      <w:r>
        <w:rPr>
          <w:rFonts w:ascii="바탕체" w:eastAsia="바탕체" w:hAnsi="바탕체" w:hint="eastAsia"/>
          <w:color w:val="000000"/>
          <w:kern w:val="0"/>
          <w:sz w:val="16"/>
          <w:szCs w:val="16"/>
        </w:rPr>
        <w:t>위탁자의 취득원가</w:t>
      </w:r>
    </w:p>
    <w:p w14:paraId="3A713F17" w14:textId="77777777" w:rsidR="006A29C3" w:rsidRPr="000A7798" w:rsidRDefault="006A29C3">
      <w:pPr>
        <w:pStyle w:val="TKa"/>
        <w:numPr>
          <w:ilvl w:val="0"/>
          <w:numId w:val="101"/>
        </w:numPr>
        <w:spacing w:line="200" w:lineRule="exact"/>
        <w:rPr>
          <w:rFonts w:ascii="바탕체" w:eastAsia="바탕체" w:hAnsi="바탕체"/>
          <w:color w:val="000000"/>
          <w:kern w:val="0"/>
          <w:sz w:val="16"/>
          <w:szCs w:val="16"/>
        </w:rPr>
      </w:pPr>
      <w:r>
        <w:rPr>
          <w:rFonts w:ascii="바탕체" w:eastAsia="바탕체" w:hAnsi="바탕체" w:hint="eastAsia"/>
          <w:color w:val="000000"/>
          <w:kern w:val="0"/>
          <w:sz w:val="16"/>
          <w:szCs w:val="16"/>
        </w:rPr>
        <w:t>부동산 가격공시에 관한 법률 제</w:t>
      </w:r>
      <w:r>
        <w:rPr>
          <w:rFonts w:ascii="Times New Roman" w:eastAsia="바탕체"/>
          <w:color w:val="000000"/>
          <w:kern w:val="0"/>
          <w:sz w:val="16"/>
          <w:szCs w:val="16"/>
        </w:rPr>
        <w:t>10</w:t>
      </w:r>
      <w:r>
        <w:rPr>
          <w:rFonts w:ascii="바탕체" w:eastAsia="바탕체" w:hAnsi="바탕체" w:hint="eastAsia"/>
          <w:color w:val="000000"/>
          <w:kern w:val="0"/>
          <w:sz w:val="16"/>
          <w:szCs w:val="16"/>
        </w:rPr>
        <w:t>조에 따른 개별공시지가(건물의 경우 지방세법 제</w:t>
      </w:r>
      <w:r>
        <w:rPr>
          <w:rFonts w:ascii="Times New Roman" w:eastAsia="바탕체"/>
          <w:color w:val="000000"/>
          <w:kern w:val="0"/>
          <w:sz w:val="16"/>
          <w:szCs w:val="16"/>
        </w:rPr>
        <w:t>110</w:t>
      </w:r>
      <w:r>
        <w:rPr>
          <w:rFonts w:ascii="바탕체" w:eastAsia="바탕체" w:hAnsi="바탕체" w:hint="eastAsia"/>
          <w:color w:val="000000"/>
          <w:kern w:val="0"/>
          <w:sz w:val="16"/>
          <w:szCs w:val="16"/>
        </w:rPr>
        <w:t>조에 따른 시가표준액)</w:t>
      </w:r>
    </w:p>
    <w:p w14:paraId="258E21B6" w14:textId="77777777" w:rsidR="006A29C3" w:rsidRPr="000A7798" w:rsidRDefault="006A29C3">
      <w:pPr>
        <w:pStyle w:val="TKa"/>
        <w:numPr>
          <w:ilvl w:val="0"/>
          <w:numId w:val="101"/>
        </w:numPr>
        <w:spacing w:line="200" w:lineRule="exact"/>
        <w:rPr>
          <w:rFonts w:ascii="바탕체" w:eastAsia="바탕체" w:hAnsi="바탕체"/>
          <w:color w:val="000000"/>
          <w:kern w:val="0"/>
          <w:sz w:val="16"/>
          <w:szCs w:val="16"/>
        </w:rPr>
      </w:pPr>
      <w:r>
        <w:rPr>
          <w:rFonts w:ascii="바탕체" w:eastAsia="바탕체" w:hAnsi="바탕체" w:hint="eastAsia"/>
          <w:color w:val="000000"/>
          <w:kern w:val="0"/>
          <w:sz w:val="16"/>
          <w:szCs w:val="16"/>
        </w:rPr>
        <w:t>인수시점의 공정가치</w:t>
      </w:r>
    </w:p>
    <w:p w14:paraId="58AFFA1D" w14:textId="77777777" w:rsidR="006A29C3" w:rsidRPr="000A7798" w:rsidRDefault="006A29C3" w:rsidP="006A29C3">
      <w:pPr>
        <w:pStyle w:val="TKa"/>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p>
    <w:p w14:paraId="721B10CF" w14:textId="77777777" w:rsidR="006A29C3" w:rsidRPr="000A7798" w:rsidRDefault="006A29C3" w:rsidP="006A29C3">
      <w:pPr>
        <w:pStyle w:val="TKa"/>
        <w:tabs>
          <w:tab w:val="left" w:pos="400"/>
          <w:tab w:val="left" w:pos="800"/>
          <w:tab w:val="left" w:pos="1600"/>
          <w:tab w:val="left" w:pos="2400"/>
          <w:tab w:val="left" w:pos="3200"/>
        </w:tabs>
        <w:wordWrap w:val="0"/>
        <w:autoSpaceDE w:val="0"/>
        <w:autoSpaceDN w:val="0"/>
        <w:snapToGrid w:val="0"/>
        <w:rPr>
          <w:rFonts w:ascii="Times New Roman"/>
          <w:b/>
          <w:color w:val="000000"/>
          <w:kern w:val="0"/>
          <w:sz w:val="16"/>
          <w:szCs w:val="16"/>
          <w:shd w:val="clear" w:color="auto" w:fill="FFFFFF"/>
        </w:rPr>
      </w:pPr>
      <w:r>
        <w:rPr>
          <w:rFonts w:ascii="Times New Roman" w:hint="eastAsia"/>
          <w:b/>
          <w:color w:val="000000"/>
          <w:kern w:val="0"/>
          <w:sz w:val="16"/>
          <w:szCs w:val="16"/>
          <w:shd w:val="clear" w:color="auto" w:fill="FFFFFF"/>
        </w:rPr>
        <w:t xml:space="preserve">제3조【수익권의 종류】</w:t>
      </w:r>
    </w:p>
    <w:p w14:paraId="1360D315" w14:textId="77777777" w:rsidR="006A29C3" w:rsidRPr="000A7798" w:rsidRDefault="006A29C3">
      <w:pPr>
        <w:pStyle w:val="TKa"/>
        <w:numPr>
          <w:ilvl w:val="0"/>
          <w:numId w:val="10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w:t>
      </w:r>
      <w:r>
        <w:rPr>
          <w:rFonts w:ascii="Times New Roman"/>
          <w:bCs/>
          <w:color w:val="000000"/>
          <w:kern w:val="0"/>
          <w:sz w:val="16"/>
          <w:szCs w:val="16"/>
          <w:shd w:val="clear" w:color="auto" w:fill="FFFFFF"/>
        </w:rPr>
        <w:t xml:space="preserve">신탁계약에 의한 신탁의 수익권은 우선수익권, 수익권으로 구분한다</w:t>
      </w:r>
      <w:r>
        <w:rPr>
          <w:rFonts w:ascii="Times New Roman" w:hint="eastAsia"/>
          <w:bCs/>
          <w:color w:val="000000"/>
          <w:kern w:val="0"/>
          <w:sz w:val="16"/>
          <w:szCs w:val="16"/>
          <w:shd w:val="clear" w:color="auto" w:fill="FFFFFF"/>
        </w:rPr>
        <w:t>.</w:t>
      </w:r>
    </w:p>
    <w:p w14:paraId="048E861A" w14:textId="77777777" w:rsidR="006A29C3" w:rsidRPr="000A7798" w:rsidRDefault="006A29C3">
      <w:pPr>
        <w:pStyle w:val="TKa"/>
        <w:numPr>
          <w:ilvl w:val="0"/>
          <w:numId w:val="10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우선수익권의 내용은 수익의 지급시 회수액의 범위 내에서 신탁계약서 『</w:t>
      </w:r>
      <w:r>
        <w:rPr>
          <w:rFonts w:ascii="Times New Roman"/>
          <w:bCs/>
          <w:color w:val="000000"/>
          <w:kern w:val="0"/>
          <w:sz w:val="16"/>
          <w:szCs w:val="16"/>
          <w:shd w:val="clear" w:color="auto" w:fill="FFFFFF"/>
        </w:rPr>
        <w:t xml:space="preserve">별지 4. 여신거래의</w:t>
      </w:r>
      <w:r>
        <w:rPr>
          <w:rFonts w:ascii="Times New Roman" w:hint="eastAsia"/>
          <w:bCs/>
          <w:color w:val="000000"/>
          <w:kern w:val="0"/>
          <w:sz w:val="16"/>
          <w:szCs w:val="16"/>
          <w:shd w:val="clear" w:color="auto" w:fill="FFFFFF"/>
        </w:rPr>
        <w:t xml:space="preserve"> 내용』에 기재된 </w:t>
      </w:r>
      <w:r>
        <w:rPr>
          <w:rFonts w:ascii="Times New Roman"/>
          <w:bCs/>
          <w:color w:val="000000"/>
          <w:kern w:val="0"/>
          <w:sz w:val="16"/>
          <w:szCs w:val="16"/>
          <w:shd w:val="clear" w:color="auto" w:fill="FFFFFF"/>
        </w:rPr>
        <w:t xml:space="preserve">여신거래(이하 “대출약정서”라 함)에</w:t>
      </w:r>
      <w:r>
        <w:rPr>
          <w:rFonts w:ascii="Times New Roman" w:hint="eastAsia"/>
          <w:bCs/>
          <w:color w:val="000000"/>
          <w:kern w:val="0"/>
          <w:sz w:val="16"/>
          <w:szCs w:val="16"/>
          <w:shd w:val="clear" w:color="auto" w:fill="FFFFFF"/>
        </w:rPr>
        <w:t xml:space="preserve"> 따라 </w:t>
      </w:r>
      <w:r>
        <w:rPr>
          <w:rFonts w:ascii="Times New Roman"/>
          <w:bCs/>
          <w:color w:val="000000"/>
          <w:kern w:val="0"/>
          <w:sz w:val="16"/>
          <w:szCs w:val="16"/>
          <w:shd w:val="clear" w:color="auto" w:fill="FFFFFF"/>
        </w:rPr>
        <w:t xml:space="preserve">위탁자가 우선수익자들에게</w:t>
      </w:r>
      <w:r>
        <w:rPr>
          <w:rFonts w:ascii="Times New Roman" w:hint="eastAsia"/>
          <w:bCs/>
          <w:color w:val="000000"/>
          <w:kern w:val="0"/>
          <w:sz w:val="16"/>
          <w:szCs w:val="16"/>
          <w:shd w:val="clear" w:color="auto" w:fill="FFFFFF"/>
        </w:rPr>
        <w:t xml:space="preserve"> 변제하여야 하는 대출원리금 등 모든 채무 중 변제되지 아니한 금액을 지급받을 권리로 한다. 단,</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우선수익권증서 발행금액을 한도로 한다.</w:t>
      </w:r>
      <w:commentRangeStart w:id="19"/>
      <w:ins w:id="6231" w:author="코람코 상장리츠팀" w:date="2026-10-07T09:00:00Z">
        <w:r>
          <w:rPr>
            <w:rFonts w:ascii="Times New Roman" w:hint="eastAsia"/>
            <w:bCs/>
            <w:color w:val="000000"/>
            <w:kern w:val="0"/>
            <w:sz w:val="16"/>
            <w:szCs w:val="16"/>
          </w:rPr>
          <w:t xml:space="preserve"> 다만, 1순위 우선수익자의 우선수익권의 내용은 위탁자가 1순위 우선수익자에게 반환하여야 하는 2024년 2월 5일자 임대차계약(그 변경계약을 포함함)상 임대차보증금 중 반환되지 아니한 금액을 금2,132,586,000원 한도 내에서 지급받을 권리로 한다.</w:t>
        </w:r>
      </w:ins>
      <w:commentRangeEnd w:id="19"/>
      <w:r>
        <w:rPr>
          <w:rStyle w:val="CommentReference"/>
        </w:rPr>
        <w:commentReference w:id="19"/>
      </w:r>
    </w:p>
    <w:p w14:paraId="6ABB5322" w14:textId="77777777" w:rsidR="006A29C3" w:rsidRPr="000A7798" w:rsidRDefault="006A29C3">
      <w:pPr>
        <w:pStyle w:val="TKa"/>
        <w:numPr>
          <w:ilvl w:val="0"/>
          <w:numId w:val="10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kern w:val="0"/>
          <w:sz w:val="16"/>
          <w:szCs w:val="16"/>
          <w:shd w:val="clear" w:color="auto" w:fill="FFFFFF"/>
        </w:rPr>
        <w:t xml:space="preserve">신탁계약서 『</w:t>
      </w:r>
      <w:r>
        <w:rPr>
          <w:rFonts w:ascii="Times New Roman"/>
          <w:bCs/>
          <w:kern w:val="0"/>
          <w:sz w:val="16"/>
          <w:szCs w:val="16"/>
          <w:shd w:val="clear" w:color="auto" w:fill="FFFFFF"/>
        </w:rPr>
        <w:t xml:space="preserve">별지 2. </w:t>
      </w:r>
      <w:r>
        <w:rPr>
          <w:rFonts w:ascii="Times New Roman" w:hint="eastAsia"/>
          <w:bCs/>
          <w:kern w:val="0"/>
          <w:sz w:val="16"/>
          <w:szCs w:val="16"/>
          <w:shd w:val="clear" w:color="auto" w:fill="FFFFFF"/>
        </w:rPr>
        <w:t xml:space="preserve">신탁계약의 내용』에 기재된 신탁원본 및 신탁이익 수익자(이하 </w:t>
      </w:r>
      <w:r>
        <w:rPr>
          <w:rFonts w:ascii="Times New Roman"/>
          <w:bCs/>
          <w:kern w:val="0"/>
          <w:sz w:val="16"/>
          <w:szCs w:val="16"/>
          <w:shd w:val="clear" w:color="auto" w:fill="FFFFFF"/>
        </w:rPr>
        <w:t>“</w:t>
      </w:r>
      <w:r>
        <w:rPr>
          <w:rFonts w:ascii="Times New Roman" w:hint="eastAsia"/>
          <w:bCs/>
          <w:kern w:val="0"/>
          <w:sz w:val="16"/>
          <w:szCs w:val="16"/>
          <w:shd w:val="clear" w:color="auto" w:fill="FFFFFF"/>
        </w:rPr>
        <w:t>수익자</w:t>
      </w:r>
      <w:r>
        <w:rPr>
          <w:rFonts w:ascii="Times New Roman"/>
          <w:bCs/>
          <w:kern w:val="0"/>
          <w:sz w:val="16"/>
          <w:szCs w:val="16"/>
          <w:shd w:val="clear" w:color="auto" w:fill="FFFFFF"/>
        </w:rPr>
        <w:t>”</w:t>
      </w:r>
      <w:r>
        <w:rPr>
          <w:rFonts w:ascii="Times New Roman" w:hint="eastAsia"/>
          <w:bCs/>
          <w:kern w:val="0"/>
          <w:sz w:val="16"/>
          <w:szCs w:val="16"/>
          <w:shd w:val="clear" w:color="auto" w:fill="FFFFFF"/>
        </w:rPr>
        <w:t xml:space="preserve">라 함</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의 수익권의 내용은 수익의 지급시 회수액의 범위 내에서 우선수익자에 대한 수익의 지급이 완료된 이후 남은 금액을 지급받을 권리로 한다.</w:t>
      </w:r>
    </w:p>
    <w:p w14:paraId="2F712854" w14:textId="77777777" w:rsidR="006A29C3" w:rsidRPr="000A7798" w:rsidRDefault="006A29C3">
      <w:pPr>
        <w:pStyle w:val="TKa"/>
        <w:numPr>
          <w:ilvl w:val="0"/>
          <w:numId w:val="10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수탁자는 우선수익권, 수익권에 대하여 이익의 보전이나 원금의 보전을 하지 아니한다.</w:t>
      </w:r>
    </w:p>
    <w:p w14:paraId="2324E45A" w14:textId="77777777" w:rsidR="006A29C3" w:rsidRPr="000A7798" w:rsidRDefault="006A29C3" w:rsidP="006A29C3">
      <w:pPr>
        <w:pStyle w:val="TKa"/>
        <w:spacing w:line="200" w:lineRule="exact"/>
        <w:rPr>
          <w:rFonts w:ascii="Times New Roman" w:eastAsia="바탕체"/>
          <w:bCs/>
          <w:kern w:val="0"/>
          <w:sz w:val="16"/>
          <w:szCs w:val="16"/>
        </w:rPr>
      </w:pPr>
    </w:p>
    <w:p w14:paraId="59590F42"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제4조【수익권증서】</w:t>
      </w:r>
    </w:p>
    <w:p w14:paraId="48AB4A84" w14:textId="77777777" w:rsidR="006A29C3" w:rsidRPr="00A357BA" w:rsidRDefault="006A29C3">
      <w:pPr>
        <w:pStyle w:val="TKa"/>
        <w:numPr>
          <w:ilvl w:val="0"/>
          <w:numId w:val="104"/>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신탁계약서 제</w:t>
      </w:r>
      <w:r>
        <w:rPr>
          <w:rFonts w:ascii="Times New Roman"/>
          <w:bCs/>
          <w:color w:val="000000"/>
          <w:kern w:val="0"/>
          <w:sz w:val="16"/>
          <w:szCs w:val="16"/>
          <w:shd w:val="clear" w:color="auto" w:fill="FFFFFF"/>
        </w:rPr>
        <w:t>7</w:t>
      </w:r>
      <w:r>
        <w:rPr>
          <w:rFonts w:ascii="Times New Roman" w:hint="eastAsia"/>
          <w:bCs/>
          <w:color w:val="000000"/>
          <w:kern w:val="0"/>
          <w:sz w:val="16"/>
          <w:szCs w:val="16"/>
          <w:shd w:val="clear" w:color="auto" w:fill="FFFFFF"/>
        </w:rPr>
        <w:t xml:space="preserve">조 제②항에도 불구하고 </w:t>
      </w:r>
      <w:r>
        <w:rPr>
          <w:rFonts w:ascii="Times New Roman"/>
          <w:bCs/>
          <w:color w:val="000000"/>
          <w:kern w:val="0"/>
          <w:sz w:val="16"/>
          <w:szCs w:val="16"/>
          <w:shd w:val="clear" w:color="auto" w:fill="FFFFFF"/>
        </w:rPr>
        <w:t xml:space="preserve">수탁자는 </w:t>
      </w:r>
      <w:r>
        <w:rPr>
          <w:rFonts w:ascii="Times New Roman" w:hint="eastAsia"/>
          <w:bCs/>
          <w:color w:val="000000"/>
          <w:kern w:val="0"/>
          <w:sz w:val="16"/>
          <w:szCs w:val="16"/>
          <w:shd w:val="clear" w:color="auto" w:fill="FFFFFF"/>
        </w:rPr>
        <w:t xml:space="preserve">신탁계약서 『</w:t>
      </w:r>
      <w:r>
        <w:rPr>
          <w:rFonts w:ascii="Times New Roman"/>
          <w:bCs/>
          <w:color w:val="000000"/>
          <w:kern w:val="0"/>
          <w:sz w:val="16"/>
          <w:szCs w:val="16"/>
          <w:shd w:val="clear" w:color="auto" w:fill="FFFFFF"/>
        </w:rPr>
        <w:t xml:space="preserve">별지 4.</w:t>
      </w:r>
      <w:r>
        <w:rPr>
          <w:rFonts w:ascii="Times New Roman" w:hint="eastAsia"/>
          <w:bCs/>
          <w:color w:val="000000"/>
          <w:kern w:val="0"/>
          <w:sz w:val="16"/>
          <w:szCs w:val="16"/>
          <w:shd w:val="clear" w:color="auto" w:fill="FFFFFF"/>
        </w:rPr>
        <w:t xml:space="preserve"> 여신거래의 내용』의 여신금액에 대한 담보한도 설정비율(</w:t>
      </w:r>
      <w:r>
        <w:rPr>
          <w:rFonts w:ascii="Times New Roman"/>
          <w:bCs/>
          <w:color w:val="000000"/>
          <w:kern w:val="0"/>
          <w:sz w:val="16"/>
          <w:szCs w:val="16"/>
          <w:shd w:val="clear" w:color="auto" w:fill="FFFFFF"/>
        </w:rPr>
        <w:t xml:space="preserve">대출약정서상 대출약정금의 120</w:t>
      </w:r>
      <w:r>
        <w:rPr>
          <w:rFonts w:ascii="Times New Roman"/>
          <w:color w:val="000000"/>
          <w:kern w:val="0"/>
          <w:sz w:val="16"/>
          <w:shd w:val="clear" w:color="auto" w:fill="FFFFFF"/>
        </w:rPr>
        <w:t>%</w:t>
      </w:r>
      <w:r>
        <w:rPr>
          <w:rFonts w:ascii="Times New Roman"/>
          <w:bCs/>
          <w:color w:val="000000"/>
          <w:kern w:val="0"/>
          <w:sz w:val="16"/>
          <w:szCs w:val="16"/>
          <w:shd w:val="clear" w:color="auto" w:fill="FFFFFF"/>
        </w:rPr>
        <w:t>를</w:t>
      </w:r>
      <w:r>
        <w:rPr>
          <w:rFonts w:ascii="Times New Roman" w:hint="eastAsia"/>
          <w:bCs/>
          <w:color w:val="000000"/>
          <w:kern w:val="0"/>
          <w:sz w:val="16"/>
          <w:szCs w:val="16"/>
          <w:shd w:val="clear" w:color="auto" w:fill="FFFFFF"/>
        </w:rPr>
        <w:t xml:space="preserve"> 의미함)을 적용한 금액을 우선수익한도금액으로 우선수익자들에게 수익권증서를 </w:t>
      </w:r>
      <w:r>
        <w:rPr>
          <w:rFonts w:ascii="Times New Roman"/>
          <w:bCs/>
          <w:color w:val="000000"/>
          <w:kern w:val="0"/>
          <w:sz w:val="16"/>
          <w:szCs w:val="16"/>
          <w:shd w:val="clear" w:color="auto" w:fill="FFFFFF"/>
        </w:rPr>
        <w:t xml:space="preserve">발행하여야 한다</w:t>
      </w:r>
      <w:r>
        <w:rPr>
          <w:rFonts w:ascii="Times New Roman" w:hint="eastAsia"/>
          <w:bCs/>
          <w:color w:val="000000"/>
          <w:kern w:val="0"/>
          <w:sz w:val="16"/>
          <w:szCs w:val="16"/>
          <w:shd w:val="clear" w:color="auto" w:fill="FFFFFF"/>
        </w:rPr>
        <w:t>.</w:t>
      </w:r>
      <w:commentRangeStart w:id="20"/>
      <w:ins w:id="6232" w:author="코람코 상장리츠팀" w:date="2026-10-07T09:00:00Z">
        <w:r>
          <w:rPr>
            <w:rFonts w:ascii="Times New Roman" w:hint="eastAsia"/>
            <w:bCs/>
            <w:color w:val="000000"/>
            <w:kern w:val="0"/>
            <w:sz w:val="16"/>
            <w:szCs w:val="16"/>
          </w:rPr>
          <w:t xml:space="preserve"> 다만, 1순위 우선수익자의 우선수익한도금액은 금2,132,586,000원으로 한다.</w:t>
        </w:r>
      </w:ins>
      <w:commentRangeEnd w:id="20"/>
      <w:r>
        <w:rPr>
          <w:rStyle w:val="CommentReference"/>
        </w:rPr>
        <w:commentReference w:id="20"/>
      </w:r>
    </w:p>
    <w:p w14:paraId="6E56873D" w14:textId="77777777" w:rsidR="006A29C3" w:rsidRPr="000A7798" w:rsidRDefault="006A29C3">
      <w:pPr>
        <w:pStyle w:val="TKa"/>
        <w:numPr>
          <w:ilvl w:val="0"/>
          <w:numId w:val="104"/>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bCs/>
          <w:color w:val="000000"/>
          <w:kern w:val="0"/>
          <w:sz w:val="16"/>
          <w:szCs w:val="16"/>
          <w:shd w:val="clear" w:color="auto" w:fill="FFFFFF"/>
        </w:rPr>
        <w:t xml:space="preserve">본 </w:t>
      </w:r>
      <w:r>
        <w:rPr>
          <w:rFonts w:ascii="Times New Roman" w:hint="eastAsia"/>
          <w:bCs/>
          <w:color w:val="000000"/>
          <w:kern w:val="0"/>
          <w:sz w:val="16"/>
          <w:szCs w:val="16"/>
          <w:shd w:val="clear" w:color="auto" w:fill="FFFFFF"/>
        </w:rPr>
        <w:t xml:space="preserve">신탁계약에 따라 발행되는 </w:t>
      </w:r>
      <w:r>
        <w:rPr>
          <w:rFonts w:ascii="Times New Roman"/>
          <w:bCs/>
          <w:color w:val="000000"/>
          <w:kern w:val="0"/>
          <w:sz w:val="16"/>
          <w:szCs w:val="16"/>
          <w:shd w:val="clear" w:color="auto" w:fill="FFFFFF"/>
        </w:rPr>
        <w:t xml:space="preserve">수익권증서는 </w:t>
      </w:r>
      <w:r>
        <w:rPr>
          <w:rFonts w:ascii="Times New Roman" w:hint="eastAsia"/>
          <w:bCs/>
          <w:color w:val="000000"/>
          <w:kern w:val="0"/>
          <w:sz w:val="16"/>
          <w:szCs w:val="16"/>
          <w:shd w:val="clear" w:color="auto" w:fill="FFFFFF"/>
        </w:rPr>
        <w:t>우선</w:t>
      </w:r>
      <w:r>
        <w:rPr>
          <w:rFonts w:ascii="Times New Roman"/>
          <w:bCs/>
          <w:color w:val="000000"/>
          <w:kern w:val="0"/>
          <w:sz w:val="16"/>
          <w:szCs w:val="16"/>
          <w:shd w:val="clear" w:color="auto" w:fill="FFFFFF"/>
        </w:rPr>
        <w:t>수익자</w:t>
      </w:r>
      <w:r>
        <w:rPr>
          <w:rFonts w:ascii="Times New Roman" w:hint="eastAsia"/>
          <w:bCs/>
          <w:color w:val="000000"/>
          <w:kern w:val="0"/>
          <w:sz w:val="16"/>
          <w:szCs w:val="16"/>
          <w:shd w:val="clear" w:color="auto" w:fill="FFFFFF"/>
        </w:rPr>
        <w:t>들</w:t>
      </w:r>
      <w:r>
        <w:rPr>
          <w:rFonts w:ascii="Times New Roman"/>
          <w:bCs/>
          <w:color w:val="000000"/>
          <w:kern w:val="0"/>
          <w:sz w:val="16"/>
          <w:szCs w:val="16"/>
          <w:shd w:val="clear" w:color="auto" w:fill="FFFFFF"/>
        </w:rPr>
        <w:t xml:space="preserve">에 대</w:t>
      </w:r>
      <w:r>
        <w:rPr>
          <w:rFonts w:ascii="Times New Roman"/>
          <w:color w:val="000000"/>
          <w:kern w:val="0"/>
          <w:sz w:val="16"/>
          <w:shd w:val="clear" w:color="auto" w:fill="FFFFFF"/>
        </w:rPr>
        <w:t xml:space="preserve">한 </w:t>
      </w:r>
      <w:r>
        <w:rPr>
          <w:rFonts w:ascii="Times New Roman" w:hint="eastAsia"/>
          <w:color w:val="000000"/>
          <w:kern w:val="0"/>
          <w:sz w:val="16"/>
          <w:shd w:val="clear" w:color="auto" w:fill="FFFFFF"/>
        </w:rPr>
        <w:t>우선</w:t>
      </w:r>
      <w:r>
        <w:rPr>
          <w:rFonts w:ascii="Times New Roman"/>
          <w:color w:val="000000"/>
          <w:kern w:val="0"/>
          <w:sz w:val="16"/>
          <w:shd w:val="clear" w:color="auto" w:fill="FFFFFF"/>
        </w:rPr>
        <w:t xml:space="preserve">수익권의 증거로서 발행되며, 어떠한 경우에도 유통을 전제로 하는 증권의 형태로 발행될 수 없다</w:t>
      </w:r>
      <w:r>
        <w:rPr>
          <w:rFonts w:ascii="Times New Roman" w:hint="eastAsia"/>
          <w:color w:val="000000"/>
          <w:kern w:val="0"/>
          <w:sz w:val="16"/>
          <w:shd w:val="clear" w:color="auto" w:fill="FFFFFF"/>
        </w:rPr>
        <w:t>.</w:t>
      </w:r>
    </w:p>
    <w:p w14:paraId="088F0E79" w14:textId="77777777" w:rsidR="006A29C3" w:rsidRPr="000A7798" w:rsidRDefault="006A29C3">
      <w:pPr>
        <w:pStyle w:val="TKa"/>
        <w:numPr>
          <w:ilvl w:val="0"/>
          <w:numId w:val="104"/>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수익자는 수탁자의 </w:t>
      </w:r>
      <w:r>
        <w:rPr>
          <w:rFonts w:ascii="Times New Roman" w:hint="eastAsia"/>
          <w:bCs/>
          <w:color w:val="000000"/>
          <w:kern w:val="0"/>
          <w:sz w:val="16"/>
          <w:szCs w:val="16"/>
          <w:shd w:val="clear" w:color="auto" w:fill="FFFFFF"/>
        </w:rPr>
        <w:t xml:space="preserve">사전 서면</w:t>
      </w:r>
      <w:r>
        <w:rPr>
          <w:rFonts w:ascii="Times New Roman"/>
          <w:bCs/>
          <w:color w:val="000000"/>
          <w:kern w:val="0"/>
          <w:sz w:val="16"/>
          <w:szCs w:val="16"/>
          <w:shd w:val="clear" w:color="auto" w:fill="FFFFFF"/>
        </w:rPr>
        <w:t xml:space="preserve">동의 없이 본 신탁계약의 수익권을 제3자에게 양도하거나 담보로 제공할 수 없다.</w:t>
      </w:r>
      <w:r>
        <w:rPr>
          <w:rFonts w:ascii="Times New Roman" w:hint="eastAsia"/>
          <w:bCs/>
          <w:color w:val="000000"/>
          <w:kern w:val="0"/>
          <w:sz w:val="16"/>
          <w:szCs w:val="16"/>
          <w:shd w:val="clear" w:color="auto" w:fill="FFFFFF"/>
        </w:rPr>
        <w:t xml:space="preserve"> </w:t>
      </w:r>
    </w:p>
    <w:p w14:paraId="732AED3A" w14:textId="77777777" w:rsidR="006A29C3" w:rsidRPr="000A7798" w:rsidRDefault="006A29C3" w:rsidP="006A29C3">
      <w:pPr>
        <w:pStyle w:val="TKa"/>
        <w:spacing w:line="200" w:lineRule="exact"/>
        <w:rPr>
          <w:rFonts w:ascii="바탕체" w:eastAsia="바탕체" w:hAnsi="바탕체"/>
          <w:color w:val="000000"/>
          <w:sz w:val="16"/>
          <w:szCs w:val="16"/>
        </w:rPr>
      </w:pPr>
    </w:p>
    <w:p w14:paraId="50DBCFE4"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제5조【수익자 및 우선수익자에 관한 사항】</w:t>
      </w:r>
    </w:p>
    <w:p w14:paraId="1BC3478E" w14:textId="77777777" w:rsidR="006A29C3" w:rsidRPr="000A7798" w:rsidRDefault="006A29C3">
      <w:pPr>
        <w:pStyle w:val="TKa"/>
        <w:numPr>
          <w:ilvl w:val="0"/>
          <w:numId w:val="105"/>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hint="eastAsia"/>
          <w:color w:val="000000"/>
          <w:kern w:val="0"/>
          <w:sz w:val="16"/>
          <w:shd w:val="clear" w:color="auto" w:fill="FFFFFF"/>
        </w:rPr>
        <w:t xml:space="preserve">위탁자는 우선수익자의 추가 지정 또는 변경으로 인하여 어느 우선수익자의 수익권증서상 우선수익한도금액이 변경될 우려가 있는 경우에는 해당 우선수익자(</w:t>
      </w:r>
      <w:commentRangeStart w:id="21"/>
      <w:del w:id="6233" w:author="코람코 상장리츠팀" w:date="2026-10-07T09:00:00Z">
        <w:r>
          <w:rPr>
            <w:rFonts w:ascii="Times New Roman" w:hint="eastAsia"/>
            <w:color w:val="000000"/>
            <w:kern w:val="0"/>
            <w:sz w:val="16"/>
            <w:shd w:val="clear" w:color="auto" w:fill="FFFFFF"/>
          </w:rPr>
          <w:delText xml:space="preserve">1순위 우선수익자가 추가 지정 또는 변경되는 경우의 2순위 우선수익자</w:delText>
        </w:r>
      </w:del>
      <w:ins w:id="6234" w:author="코람코 상장리츠팀" w:date="2026-10-07T09:00:00Z">
        <w:r>
          <w:rPr>
            <w:rFonts w:ascii="Times New Roman" w:hint="eastAsia"/>
            <w:color w:val="000000"/>
            <w:kern w:val="0"/>
            <w:sz w:val="16"/>
          </w:rPr>
          <w:t xml:space="preserve">선순위 우선수익자가 추가 지정 또는 변경되는 경우의 후순위 우선수익자</w:t>
        </w:r>
      </w:ins>
      <w:commentRangeEnd w:id="21"/>
      <w:r>
        <w:rPr>
          <w:rStyle w:val="CommentReference"/>
        </w:rPr>
        <w:commentReference w:id="21"/>
      </w:r>
      <w:r>
        <w:rPr>
          <w:rFonts w:ascii="Times New Roman" w:hint="eastAsia"/>
          <w:color w:val="000000"/>
          <w:kern w:val="0"/>
          <w:sz w:val="16"/>
          <w:shd w:val="clear" w:color="auto" w:fill="FFFFFF"/>
        </w:rPr>
        <w:t xml:space="preserve"> 포함)의 사전 서면 동의를 받아야 한다.</w:t>
      </w:r>
      <w:r>
        <w:rPr>
          <w:rFonts w:ascii="Times New Roman"/>
          <w:color w:val="000000"/>
          <w:kern w:val="0"/>
          <w:sz w:val="16"/>
          <w:shd w:val="clear" w:color="auto" w:fill="FFFFFF"/>
        </w:rPr>
        <w:t xml:space="preserve"> </w:t>
      </w:r>
      <w:r>
        <w:rPr>
          <w:rFonts w:ascii="Times New Roman" w:hint="eastAsia"/>
          <w:color w:val="000000"/>
          <w:kern w:val="0"/>
          <w:sz w:val="16"/>
          <w:shd w:val="clear" w:color="auto" w:fill="FFFFFF"/>
        </w:rPr>
        <w:t xml:space="preserve">이 경우, 수탁자는 </w:t>
      </w:r>
      <w:r>
        <w:rPr>
          <w:rFonts w:ascii="Times New Roman" w:hint="eastAsia"/>
          <w:bCs/>
          <w:color w:val="000000"/>
          <w:kern w:val="0"/>
          <w:sz w:val="16"/>
          <w:szCs w:val="16"/>
          <w:shd w:val="clear" w:color="auto" w:fill="FFFFFF"/>
        </w:rPr>
        <w:t xml:space="preserve">위탁자의 서면요청에 따라 </w:t>
      </w:r>
      <w:r>
        <w:rPr>
          <w:rFonts w:ascii="Times New Roman" w:hint="eastAsia"/>
          <w:color w:val="000000"/>
          <w:kern w:val="0"/>
          <w:sz w:val="16"/>
          <w:shd w:val="clear" w:color="auto" w:fill="FFFFFF"/>
        </w:rPr>
        <w:t xml:space="preserve">추가로 지정되거나 변경된 우선수익자 및 우선수익한도금액이 변경된 기존 우선수익자에게</w:t>
      </w:r>
      <w:r>
        <w:rPr>
          <w:rFonts w:ascii="Times New Roman"/>
          <w:color w:val="000000"/>
          <w:kern w:val="0"/>
          <w:sz w:val="16"/>
          <w:shd w:val="clear" w:color="auto" w:fill="FFFFFF"/>
        </w:rPr>
        <w:t xml:space="preserve"> </w:t>
      </w:r>
      <w:r>
        <w:rPr>
          <w:rFonts w:ascii="Times New Roman" w:hint="eastAsia"/>
          <w:color w:val="000000"/>
          <w:kern w:val="0"/>
          <w:sz w:val="16"/>
          <w:shd w:val="clear" w:color="auto" w:fill="FFFFFF"/>
        </w:rPr>
        <w:t xml:space="preserve">수익권증서를 새롭게 발행하여야</w:t>
      </w:r>
      <w:r>
        <w:rPr>
          <w:rFonts w:ascii="Times New Roman" w:hint="eastAsia"/>
          <w:bCs/>
          <w:color w:val="000000"/>
          <w:kern w:val="0"/>
          <w:sz w:val="16"/>
          <w:szCs w:val="16"/>
          <w:shd w:val="clear" w:color="auto" w:fill="FFFFFF"/>
        </w:rPr>
        <w:t xml:space="preserve"> 하며 위탁자와 우선수익자들은 신탁원부의 변경을 위하여 필요한 절차에 협력하기로</w:t>
      </w:r>
      <w:r>
        <w:rPr>
          <w:rFonts w:ascii="Times New Roman" w:hint="eastAsia"/>
          <w:color w:val="000000"/>
          <w:kern w:val="0"/>
          <w:sz w:val="16"/>
          <w:shd w:val="clear" w:color="auto" w:fill="FFFFFF"/>
        </w:rPr>
        <w:t xml:space="preserve"> 한다.</w:t>
      </w:r>
    </w:p>
    <w:p w14:paraId="2D9CD161" w14:textId="77777777" w:rsidR="006A29C3" w:rsidRPr="000A7798" w:rsidRDefault="006A29C3">
      <w:pPr>
        <w:pStyle w:val="TKa"/>
        <w:numPr>
          <w:ilvl w:val="0"/>
          <w:numId w:val="10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w:t>
      </w:r>
      <w:r>
        <w:rPr>
          <w:rFonts w:ascii="Times New Roman"/>
          <w:color w:val="000000"/>
          <w:kern w:val="0"/>
          <w:sz w:val="16"/>
          <w:shd w:val="clear" w:color="auto" w:fill="FFFFFF"/>
        </w:rPr>
        <w:t>특약</w:t>
      </w:r>
      <w:r>
        <w:rPr>
          <w:rFonts w:hAnsi="바탕" w:hint="eastAsia"/>
          <w:i/>
          <w:color w:val="000000"/>
          <w:sz w:val="16"/>
        </w:rPr>
        <w:t xml:space="preserve"> </w:t>
      </w:r>
      <w:r>
        <w:rPr>
          <w:rFonts w:hAnsi="바탕" w:hint="eastAsia"/>
          <w:color w:val="000000"/>
          <w:sz w:val="16"/>
        </w:rPr>
        <w:t>제</w:t>
      </w:r>
      <w:r>
        <w:rPr>
          <w:rFonts w:ascii="Times New Roman"/>
          <w:color w:val="000000"/>
          <w:kern w:val="0"/>
          <w:sz w:val="16"/>
          <w:shd w:val="clear" w:color="auto" w:fill="FFFFFF"/>
        </w:rPr>
        <w:t>12</w:t>
      </w:r>
      <w:r>
        <w:rPr>
          <w:rFonts w:ascii="Times New Roman"/>
          <w:color w:val="000000"/>
          <w:sz w:val="16"/>
        </w:rPr>
        <w:t>조</w:t>
      </w:r>
      <w:r>
        <w:rPr>
          <w:rFonts w:hAnsi="바탕" w:hint="eastAsia"/>
          <w:color w:val="000000"/>
          <w:sz w:val="16"/>
        </w:rPr>
        <w:t xml:space="preserve"> 제</w:t>
      </w:r>
      <w:r>
        <w:rPr>
          <w:rFonts w:hAnsi="바탕"/>
          <w:color w:val="000000"/>
          <w:sz w:val="16"/>
        </w:rPr>
        <w:t>①</w:t>
      </w:r>
      <w:r>
        <w:rPr>
          <w:rFonts w:hAnsi="바탕" w:hint="eastAsia"/>
          <w:sz w:val="16"/>
        </w:rPr>
        <w:t>항</w:t>
      </w:r>
      <w:r>
        <w:rPr>
          <w:rFonts w:ascii="Times New Roman" w:hint="eastAsia"/>
          <w:bCs/>
          <w:sz w:val="16"/>
          <w:szCs w:val="16"/>
        </w:rPr>
        <w:t xml:space="preserve"> 각 호의 </w:t>
      </w:r>
      <w:r>
        <w:rPr>
          <w:rFonts w:ascii="Times New Roman"/>
          <w:kern w:val="0"/>
          <w:sz w:val="16"/>
          <w:shd w:val="clear" w:color="auto" w:fill="FFFFFF"/>
        </w:rPr>
        <w:t>사유가</w:t>
      </w:r>
      <w:r>
        <w:rPr>
          <w:rFonts w:ascii="Times New Roman"/>
          <w:color w:val="000000"/>
          <w:kern w:val="0"/>
          <w:sz w:val="16"/>
          <w:shd w:val="clear" w:color="auto" w:fill="FFFFFF"/>
        </w:rPr>
        <w:t xml:space="preserve"> 발생하는 경우에 한하여 </w:t>
      </w:r>
      <w:commentRangeStart w:id="22"/>
      <w:ins w:id="6235" w:author="코람코 상장리츠팀" w:date="2026-10-07T09:00:00Z">
        <w:r>
          <w:rPr>
            <w:rFonts w:ascii="Times New Roman"/>
            <w:color w:val="000000"/>
            <w:kern w:val="0"/>
            <w:sz w:val="16"/>
          </w:rPr>
          <w:t xml:space="preserve">대주 </w:t>
        </w:r>
      </w:ins>
      <w:commentRangeEnd w:id="22"/>
      <w:r>
        <w:rPr>
          <w:rStyle w:val="CommentReference"/>
        </w:rPr>
        <w:commentReference w:id="22"/>
      </w:r>
      <w:r>
        <w:rPr>
          <w:rFonts w:ascii="Times New Roman"/>
          <w:color w:val="000000"/>
          <w:kern w:val="0"/>
          <w:sz w:val="16"/>
          <w:shd w:val="clear" w:color="auto" w:fill="FFFFFF"/>
        </w:rPr>
        <w:t xml:space="preserve">우선수익자들은 </w:t>
      </w:r>
      <w:r>
        <w:rPr>
          <w:rFonts w:ascii="Times New Roman" w:hint="eastAsia"/>
          <w:color w:val="000000"/>
          <w:kern w:val="0"/>
          <w:sz w:val="16"/>
          <w:shd w:val="clear" w:color="auto" w:fill="FFFFFF"/>
        </w:rPr>
        <w:t xml:space="preserve">대출약정서에 따라 </w:t>
      </w:r>
      <w:r>
        <w:rPr>
          <w:rFonts w:ascii="Times New Roman"/>
          <w:color w:val="000000"/>
          <w:kern w:val="0"/>
          <w:sz w:val="16"/>
          <w:shd w:val="clear" w:color="auto" w:fill="FFFFFF"/>
        </w:rPr>
        <w:t xml:space="preserve">수탁자에게 신탁계약서『별지 1. 신탁부동산 목록』에 기재된 신탁부동산(이하 “신탁부동산”이라 함)</w:t>
      </w:r>
      <w:r>
        <w:rPr>
          <w:rFonts w:ascii="Times New Roman" w:hint="eastAsia"/>
          <w:color w:val="000000"/>
          <w:kern w:val="0"/>
          <w:sz w:val="16"/>
          <w:shd w:val="clear" w:color="auto" w:fill="FFFFFF"/>
        </w:rPr>
        <w:t xml:space="preserve">의 </w:t>
      </w:r>
      <w:r>
        <w:rPr>
          <w:rFonts w:ascii="Times New Roman"/>
          <w:color w:val="000000"/>
          <w:kern w:val="0"/>
          <w:sz w:val="16"/>
          <w:shd w:val="clear" w:color="auto" w:fill="FFFFFF"/>
        </w:rPr>
        <w:t xml:space="preserve">처분을 요청할 수 있다(이하 “처분요청권”이라 함).</w:t>
      </w:r>
    </w:p>
    <w:p w14:paraId="741931F4" w14:textId="77777777" w:rsidR="006A29C3" w:rsidRPr="000A7798" w:rsidRDefault="006A29C3">
      <w:pPr>
        <w:pStyle w:val="TKa"/>
        <w:numPr>
          <w:ilvl w:val="0"/>
          <w:numId w:val="10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특약 제12조 제</w:t>
      </w:r>
      <w:r>
        <w:rPr>
          <w:rFonts w:ascii="Times New Roman" w:hint="eastAsia"/>
          <w:bCs/>
          <w:color w:val="000000"/>
          <w:kern w:val="0"/>
          <w:sz w:val="16"/>
          <w:szCs w:val="16"/>
          <w:shd w:val="clear" w:color="auto" w:fill="FFFFFF"/>
        </w:rPr>
        <w:t xml:space="preserve">①항에 따른 </w:t>
      </w:r>
      <w:r>
        <w:rPr>
          <w:rFonts w:ascii="Times New Roman"/>
          <w:bCs/>
          <w:color w:val="000000"/>
          <w:kern w:val="0"/>
          <w:sz w:val="16"/>
          <w:szCs w:val="16"/>
          <w:shd w:val="clear" w:color="auto" w:fill="FFFFFF"/>
        </w:rPr>
        <w:t xml:space="preserve">처분사유로 인하여</w:t>
      </w:r>
      <w:r>
        <w:rPr>
          <w:rFonts w:ascii="Times New Roman" w:hint="eastAsia"/>
          <w:bCs/>
          <w:color w:val="000000"/>
          <w:kern w:val="0"/>
          <w:sz w:val="16"/>
          <w:szCs w:val="16"/>
          <w:shd w:val="clear" w:color="auto" w:fill="FFFFFF"/>
        </w:rPr>
        <w:t xml:space="preserve"> 수탁자가 신탁부동산을 </w:t>
      </w:r>
      <w:r>
        <w:rPr>
          <w:rFonts w:ascii="Times New Roman"/>
          <w:bCs/>
          <w:color w:val="000000"/>
          <w:kern w:val="0"/>
          <w:sz w:val="16"/>
          <w:szCs w:val="16"/>
          <w:shd w:val="clear" w:color="auto" w:fill="FFFFFF"/>
        </w:rPr>
        <w:t xml:space="preserve">처분(이하 “처분”이라 함)</w:t>
      </w:r>
      <w:r>
        <w:rPr>
          <w:rFonts w:ascii="Times New Roman" w:hint="eastAsia"/>
          <w:bCs/>
          <w:color w:val="000000"/>
          <w:kern w:val="0"/>
          <w:sz w:val="16"/>
          <w:szCs w:val="16"/>
          <w:shd w:val="clear" w:color="auto" w:fill="FFFFFF"/>
        </w:rPr>
        <w:t xml:space="preserve">함에 따라 처분대금을 </w:t>
      </w:r>
      <w:r>
        <w:rPr>
          <w:rFonts w:ascii="Times New Roman"/>
          <w:bCs/>
          <w:color w:val="000000"/>
          <w:kern w:val="0"/>
          <w:sz w:val="16"/>
          <w:szCs w:val="16"/>
          <w:shd w:val="clear" w:color="auto" w:fill="FFFFFF"/>
        </w:rPr>
        <w:t>우선수익자들에게</w:t>
      </w:r>
      <w:r>
        <w:rPr>
          <w:rFonts w:ascii="Times New Roman" w:hint="eastAsia"/>
          <w:bCs/>
          <w:color w:val="000000"/>
          <w:kern w:val="0"/>
          <w:sz w:val="16"/>
          <w:szCs w:val="16"/>
          <w:shd w:val="clear" w:color="auto" w:fill="FFFFFF"/>
        </w:rPr>
        <w:t xml:space="preserve"> 정산하는 경우, </w:t>
      </w:r>
      <w:commentRangeStart w:id="23"/>
      <w:del w:id="6236" w:author="코람코 상장리츠팀" w:date="2026-10-07T09:00:00Z">
        <w:r>
          <w:rPr>
            <w:rFonts w:ascii="Times New Roman"/>
            <w:bCs/>
            <w:color w:val="000000"/>
            <w:kern w:val="0"/>
            <w:sz w:val="16"/>
            <w:szCs w:val="16"/>
            <w:shd w:val="clear" w:color="auto" w:fill="FFFFFF"/>
          </w:rPr>
          <w:delText xml:space="preserve">정산시점의</w:delText>
        </w:r>
      </w:del>
      <w:ins w:id="6237" w:author="코람코 상장리츠팀" w:date="2026-10-07T09:00:00Z">
        <w:r>
          <w:rPr>
            <w:rFonts w:ascii="Times New Roman"/>
            <w:bCs/>
            <w:color w:val="000000"/>
            <w:kern w:val="0"/>
            <w:sz w:val="16"/>
            <w:szCs w:val="16"/>
          </w:rPr>
          <w:t xml:space="preserve">1순위 우선수익자, 2순위 우선수익자, 3순위 우선수익자의 순서로 순차 배분하되, 같은 순위의 우선수익자 사이에서는 정산시점의</w:t>
        </w:r>
      </w:ins>
      <w:commentRangeEnd w:id="23"/>
      <w:r>
        <w:rPr>
          <w:rStyle w:val="CommentReference"/>
        </w:rPr>
        <w:commentReference w:id="23"/>
      </w:r>
      <w:r>
        <w:rPr>
          <w:rFonts w:ascii="Times New Roman"/>
          <w:bCs/>
          <w:color w:val="000000"/>
          <w:kern w:val="0"/>
          <w:sz w:val="16"/>
          <w:szCs w:val="16"/>
          <w:shd w:val="clear" w:color="auto" w:fill="FFFFFF"/>
        </w:rPr>
        <w:t xml:space="preserve"> 『별지 4. 여신거래의 내용』에 기재된 대출원금 잔액을 기준으로 안분 배분하기로 한다.</w:t>
      </w:r>
    </w:p>
    <w:p w14:paraId="059E54EE" w14:textId="77777777" w:rsidR="006A29C3" w:rsidRPr="000A7798" w:rsidRDefault="006A29C3">
      <w:pPr>
        <w:pStyle w:val="TKa"/>
        <w:numPr>
          <w:ilvl w:val="0"/>
          <w:numId w:val="10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조 제</w:t>
      </w:r>
      <w:r>
        <w:rPr>
          <w:rFonts w:hAnsi="바탕" w:hint="eastAsia"/>
          <w:bCs/>
          <w:color w:val="000000"/>
          <w:kern w:val="0"/>
          <w:sz w:val="16"/>
          <w:szCs w:val="16"/>
          <w:shd w:val="clear" w:color="auto" w:fill="FFFFFF"/>
        </w:rPr>
        <w:t>②</w:t>
      </w:r>
      <w:r>
        <w:rPr>
          <w:rFonts w:ascii="Times New Roman" w:hint="eastAsia"/>
          <w:bCs/>
          <w:color w:val="000000"/>
          <w:kern w:val="0"/>
          <w:sz w:val="16"/>
          <w:szCs w:val="16"/>
          <w:shd w:val="clear" w:color="auto" w:fill="FFFFFF"/>
        </w:rPr>
        <w:t xml:space="preserve">항에 따른 처분요청권을 포함하여,</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신탁계약서 및 본 특약상 </w:t>
      </w:r>
      <w:ins w:id="6238" w:author="코람코 상장리츠팀" w:date="2026-10-07T09:00:00Z">
        <w:r>
          <w:rPr>
            <w:rFonts w:ascii="Times New Roman" w:hint="eastAsia"/>
            <w:bCs/>
            <w:color w:val="000000"/>
            <w:kern w:val="0"/>
            <w:sz w:val="16"/>
            <w:szCs w:val="16"/>
          </w:rPr>
          <w:t xml:space="preserve">대주 </w:t>
        </w:r>
      </w:ins>
      <w:r>
        <w:rPr>
          <w:rFonts w:ascii="Times New Roman" w:hint="eastAsia"/>
          <w:bCs/>
          <w:color w:val="000000"/>
          <w:kern w:val="0"/>
          <w:sz w:val="16"/>
          <w:szCs w:val="16"/>
          <w:shd w:val="clear" w:color="auto" w:fill="FFFFFF"/>
        </w:rPr>
        <w:t xml:space="preserve">우선수익자들의 의사 결정, 결의 또는 판단이 필요한 경우 신탁계약에서 달리 명시되지 않는 한 </w:t>
      </w:r>
      <w:r>
        <w:rPr>
          <w:rFonts w:ascii="Times New Roman" w:hint="eastAsia"/>
          <w:color w:val="000000"/>
          <w:kern w:val="0"/>
          <w:sz w:val="16"/>
          <w:shd w:val="clear" w:color="auto" w:fill="FFFFFF"/>
        </w:rPr>
        <w:t xml:space="preserve">대출약정서 </w:t>
      </w:r>
      <w:commentRangeStart w:id="24"/>
      <w:del w:id="6239" w:author="코람코 상장리츠팀" w:date="2026-10-07T09:00:00Z">
        <w:r>
          <w:rPr>
            <w:rFonts w:ascii="Times New Roman" w:hint="eastAsia"/>
            <w:color w:val="000000"/>
            <w:kern w:val="0"/>
            <w:sz w:val="16"/>
            <w:shd w:val="clear" w:color="auto" w:fill="FFFFFF"/>
          </w:rPr>
          <w:delText xml:space="preserve">제1</w:delText>
        </w:r>
      </w:del>
      <w:del w:id="6240" w:author="코람코 상장리츠팀" w:date="2026-10-07T09:00:00Z">
        <w:r>
          <w:rPr>
            <w:rFonts w:ascii="Times New Roman"/>
            <w:color w:val="000000"/>
            <w:kern w:val="0"/>
            <w:sz w:val="16"/>
            <w:shd w:val="clear" w:color="auto" w:fill="FFFFFF"/>
          </w:rPr>
          <w:delText>5</w:delText>
        </w:r>
      </w:del>
      <w:del w:id="6241" w:author="코람코 상장리츠팀" w:date="2026-10-07T09:00:00Z">
        <w:r>
          <w:rPr>
            <w:rFonts w:ascii="Times New Roman" w:hint="eastAsia"/>
            <w:color w:val="000000"/>
            <w:kern w:val="0"/>
            <w:sz w:val="16"/>
            <w:shd w:val="clear" w:color="auto" w:fill="FFFFFF"/>
          </w:rPr>
          <w:delText xml:space="preserve">조</w:delText>
        </w:r>
      </w:del>
      <w:ins w:id="6242" w:author="코람코 상장리츠팀" w:date="2026-10-07T09:00:00Z">
        <w:r>
          <w:rPr>
            <w:rFonts w:ascii="Times New Roman" w:hint="eastAsia"/>
            <w:color w:val="000000"/>
            <w:kern w:val="0"/>
            <w:sz w:val="16"/>
          </w:rPr>
          <w:t xml:space="preserve">제13조</w:t>
        </w:r>
      </w:ins>
      <w:commentRangeEnd w:id="24"/>
      <w:r>
        <w:rPr>
          <w:rStyle w:val="CommentReference"/>
        </w:rPr>
        <w:commentReference w:id="24"/>
      </w:r>
      <w:r>
        <w:rPr>
          <w:rFonts w:ascii="Times New Roman" w:hint="eastAsia"/>
          <w:color w:val="000000"/>
          <w:kern w:val="0"/>
          <w:sz w:val="16"/>
          <w:shd w:val="clear" w:color="auto" w:fill="FFFFFF"/>
        </w:rPr>
        <w:t xml:space="preserve">에</w:t>
      </w:r>
      <w:r>
        <w:rPr>
          <w:rFonts w:ascii="Times New Roman" w:hint="eastAsia"/>
          <w:bCs/>
          <w:color w:val="000000"/>
          <w:kern w:val="0"/>
          <w:sz w:val="16"/>
          <w:szCs w:val="16"/>
          <w:shd w:val="clear" w:color="auto" w:fill="FFFFFF"/>
        </w:rPr>
        <w:t xml:space="preserve"> 따라 </w:t>
      </w:r>
      <w:ins w:id="6243" w:author="코람코 상장리츠팀" w:date="2026-10-07T09:00:00Z">
        <w:r>
          <w:rPr>
            <w:rFonts w:ascii="Times New Roman" w:hint="eastAsia"/>
            <w:bCs/>
            <w:color w:val="000000"/>
            <w:kern w:val="0"/>
            <w:sz w:val="16"/>
            <w:szCs w:val="16"/>
          </w:rPr>
          <w:t xml:space="preserve">대주 </w:t>
        </w:r>
      </w:ins>
      <w:r>
        <w:rPr>
          <w:rFonts w:ascii="Times New Roman" w:hint="eastAsia"/>
          <w:bCs/>
          <w:color w:val="000000"/>
          <w:kern w:val="0"/>
          <w:sz w:val="16"/>
          <w:szCs w:val="16"/>
          <w:shd w:val="clear" w:color="auto" w:fill="FFFFFF"/>
        </w:rPr>
        <w:t xml:space="preserve">우선수익자들로 구성된 대주단회의를 통해 정하기로 한다.</w:t>
      </w:r>
    </w:p>
    <w:p>
      <w:pPr>
        <w:pStyle w:val="TKa"/>
        <w:numPr>
          <w:ilvl w:val="0"/>
          <w:numId w:val="105"/>
        </w:numPr>
        <w:tabs>
          <w:tab w:val="left" w:pos="400"/>
          <w:tab w:val="left" w:pos="800"/>
          <w:tab w:val="left" w:pos="1600"/>
          <w:tab w:val="left" w:pos="2400"/>
          <w:tab w:val="left" w:pos="3200"/>
        </w:tabs>
        <w:wordWrap w:val="0"/>
        <w:autoSpaceDE w:val="0"/>
        <w:autoSpaceDN w:val="0"/>
        <w:snapToGrid w:val="0"/>
        <w:rPr>
          <w:ins w:id="6244" w:author="코람코 상장리츠팀" w:date="2026-10-07T09:00:00Z"/>
          <w:rFonts w:ascii="Times New Roman"/>
          <w:bCs/>
          <w:color w:val="000000"/>
          <w:kern w:val="0"/>
          <w:sz w:val="16"/>
          <w:szCs w:val="16"/>
          <w:shd w:val="clear" w:color="auto" w:fill="FFFFFF"/>
        </w:rPr>
      </w:pPr>
      <w:commentRangeStart w:id="25"/>
      <w:ins w:id="6245" w:author="코람코 상장리츠팀" w:date="2026-10-07T09:00:00Z">
        <w:r>
          <w:rPr>
            <w:rFonts w:ascii="Times New Roman" w:hint="eastAsia"/>
            <w:bCs/>
            <w:color w:val="000000"/>
            <w:kern w:val="0"/>
            <w:sz w:val="16"/>
            <w:szCs w:val="16"/>
          </w:rPr>
          <w:t xml:space="preserve">1순위 우선수익자는 본 신탁계약에 따른 처분대금 등의 정산 시 본 조 제③항 및 본 특약 제12조의3에 따라 우선하여 지급받을 권리만을 가지며, 신탁계약서 및 본 특약상 우선수익자들의 처분요청, 처분방법 등의 협의, 동의, 결의 기타 의사결정(본 특약 제12조, 제12조의2 및 제13조를 포함하되 이에 한하지 아니함)에는 참여하지 아니한다. 다만, 본 특약 제11조 제①항에 따른 해지 및 1순위 우선수익자의 우선수익한도금액을 감액하는 변경은 1순위 우선수익자의 사전 서면동의를 받아야 한다.</w:t>
        </w:r>
      </w:ins>
      <w:commentRangeEnd w:id="25"/>
      <w:r>
        <w:rPr>
          <w:rStyle w:val="CommentReference"/>
        </w:rPr>
        <w:commentReference w:id="25"/>
      </w:r>
    </w:p>
    <w:p>
      <w:pPr>
        <w:pStyle w:val="TKa"/>
        <w:numPr>
          <w:ilvl w:val="0"/>
          <w:numId w:val="105"/>
        </w:numPr>
        <w:tabs>
          <w:tab w:val="left" w:pos="400"/>
          <w:tab w:val="left" w:pos="800"/>
          <w:tab w:val="left" w:pos="1600"/>
          <w:tab w:val="left" w:pos="2400"/>
          <w:tab w:val="left" w:pos="3200"/>
        </w:tabs>
        <w:wordWrap w:val="0"/>
        <w:autoSpaceDE w:val="0"/>
        <w:autoSpaceDN w:val="0"/>
        <w:snapToGrid w:val="0"/>
        <w:rPr>
          <w:ins w:id="6246" w:author="코람코 상장리츠팀" w:date="2026-10-07T09:00:00Z"/>
          <w:rFonts w:ascii="Times New Roman"/>
          <w:bCs/>
          <w:color w:val="000000"/>
          <w:kern w:val="0"/>
          <w:sz w:val="16"/>
          <w:szCs w:val="16"/>
          <w:shd w:val="clear" w:color="auto" w:fill="FFFFFF"/>
        </w:rPr>
      </w:pPr>
      <w:commentRangeStart w:id="26"/>
      <w:ins w:id="6247" w:author="코람코 상장리츠팀" w:date="2026-10-07T09:00:00Z">
        <w:r>
          <w:rPr>
            <w:rFonts w:ascii="Times New Roman" w:hint="eastAsia"/>
            <w:bCs/>
            <w:color w:val="000000"/>
            <w:kern w:val="0"/>
            <w:sz w:val="16"/>
            <w:szCs w:val="16"/>
          </w:rPr>
          <w:t xml:space="preserve">신탁계약서 제7조 제④항에도 불구하고, 대출약정서 제11조 제18항에 따른 리파이낸싱 또는 대출약정서에 따른 대출채권의 양도 등으로 2순위 우선수익자 또는 3순위 우선수익자를 변경하는 경우, 위탁자는 본 신탁계약을 해지하지 아니하고 해당 순위의 우선수익자를 변경 지정할 수 있으며, 수탁자는 위탁자의 요청에 따라 변경된 우선수익자에게 수익권증서를 발행하여야 한다. 이 경우 1순위 우선수익자의 동의는 요하지 아니한다.</w:t>
        </w:r>
      </w:ins>
      <w:commentRangeEnd w:id="26"/>
      <w:r>
        <w:rPr>
          <w:rStyle w:val="CommentReference"/>
        </w:rPr>
        <w:commentReference w:id="26"/>
      </w:r>
    </w:p>
    <w:p w14:paraId="262CE888" w14:textId="77777777" w:rsidR="006A29C3" w:rsidRPr="000A7798" w:rsidRDefault="006A29C3" w:rsidP="006A29C3">
      <w:pPr>
        <w:pStyle w:val="TKa"/>
        <w:spacing w:line="200" w:lineRule="exact"/>
        <w:rPr>
          <w:rFonts w:ascii="Times New Roman" w:eastAsia="바탕체"/>
          <w:bCs/>
          <w:kern w:val="0"/>
          <w:sz w:val="16"/>
          <w:szCs w:val="16"/>
        </w:rPr>
      </w:pPr>
    </w:p>
    <w:p w14:paraId="23E17A7B"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b/>
          <w:color w:val="000000"/>
          <w:sz w:val="16"/>
          <w:szCs w:val="16"/>
        </w:rPr>
        <w:t>제</w:t>
      </w:r>
      <w:r>
        <w:rPr>
          <w:rFonts w:ascii="바탕체" w:eastAsia="바탕체" w:hAnsi="바탕체" w:hint="eastAsia"/>
          <w:b/>
          <w:color w:val="000000"/>
          <w:sz w:val="16"/>
          <w:szCs w:val="16"/>
        </w:rPr>
        <w:t>6</w:t>
      </w:r>
      <w:r>
        <w:rPr>
          <w:rFonts w:ascii="바탕체" w:eastAsia="바탕체" w:hAnsi="바탕체"/>
          <w:b/>
          <w:color w:val="000000"/>
          <w:sz w:val="16"/>
          <w:szCs w:val="16"/>
        </w:rPr>
        <w:t xml:space="preserve">조 </w:t>
      </w:r>
      <w:r>
        <w:rPr>
          <w:rFonts w:ascii="바탕체" w:eastAsia="바탕체" w:hAnsi="바탕체" w:hint="eastAsia"/>
          <w:b/>
          <w:color w:val="000000"/>
          <w:sz w:val="16"/>
          <w:szCs w:val="16"/>
        </w:rPr>
        <w:t xml:space="preserve">【신탁부동산의 변경 등】 </w:t>
      </w:r>
    </w:p>
    <w:p w14:paraId="1C2488B1" w14:textId="77777777" w:rsidR="006A29C3" w:rsidRPr="000A7798" w:rsidRDefault="006A29C3">
      <w:pPr>
        <w:pStyle w:val="TKa"/>
        <w:numPr>
          <w:ilvl w:val="0"/>
          <w:numId w:val="120"/>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color w:val="000000"/>
          <w:kern w:val="0"/>
          <w:sz w:val="16"/>
          <w:shd w:val="clear" w:color="auto" w:fill="FFFFFF"/>
        </w:rPr>
        <w:t xml:space="preserve">신탁계약서에도 불구하고, </w:t>
      </w:r>
      <w:r>
        <w:rPr>
          <w:rFonts w:ascii="Times New Roman" w:hint="eastAsia"/>
          <w:color w:val="000000"/>
          <w:kern w:val="0"/>
          <w:sz w:val="16"/>
          <w:shd w:val="clear" w:color="auto" w:fill="FFFFFF"/>
        </w:rPr>
        <w:t xml:space="preserve">위탁자는 </w:t>
      </w:r>
      <w:r>
        <w:rPr>
          <w:rFonts w:ascii="Times New Roman"/>
          <w:color w:val="000000"/>
          <w:kern w:val="0"/>
          <w:sz w:val="16"/>
          <w:shd w:val="clear" w:color="auto" w:fill="FFFFFF"/>
        </w:rPr>
        <w:t xml:space="preserve">자산보관위탁계약에 따</w:t>
      </w:r>
      <w:r>
        <w:rPr>
          <w:rFonts w:ascii="Times New Roman" w:hint="eastAsia"/>
          <w:color w:val="000000"/>
          <w:kern w:val="0"/>
          <w:sz w:val="16"/>
          <w:shd w:val="clear" w:color="auto" w:fill="FFFFFF"/>
        </w:rPr>
        <w:t>라</w:t>
      </w:r>
      <w:r>
        <w:rPr>
          <w:rFonts w:ascii="Times New Roman"/>
          <w:color w:val="000000"/>
          <w:kern w:val="0"/>
          <w:sz w:val="16"/>
          <w:shd w:val="clear" w:color="auto" w:fill="FFFFFF"/>
        </w:rPr>
        <w:t xml:space="preserve"> 수탁자 또는 우선수익자들의 동의 또는 사전 승낙 없이 다음 각 호의 1에 해당하는 행위를 할 수 있다.</w:t>
      </w:r>
    </w:p>
    <w:p w14:paraId="409CB722" w14:textId="77777777" w:rsidR="006A29C3" w:rsidRPr="000A7798" w:rsidRDefault="006A29C3">
      <w:pPr>
        <w:pStyle w:val="TKa"/>
        <w:numPr>
          <w:ilvl w:val="0"/>
          <w:numId w:val="102"/>
        </w:numPr>
        <w:spacing w:line="200" w:lineRule="exact"/>
        <w:rPr>
          <w:rFonts w:ascii="바탕체" w:eastAsia="바탕체" w:hAnsi="바탕체"/>
          <w:sz w:val="16"/>
          <w:szCs w:val="16"/>
        </w:rPr>
      </w:pPr>
      <w:r>
        <w:rPr>
          <w:rFonts w:ascii="바탕체" w:eastAsia="바탕체" w:hAnsi="바탕체" w:hint="eastAsia"/>
          <w:sz w:val="16"/>
          <w:szCs w:val="16"/>
        </w:rPr>
        <w:t>신탁부동산과 관련하여 건축허가, 기타 인허가 등을 받고자 하는 경우</w:t>
      </w:r>
    </w:p>
    <w:p w14:paraId="572A5C1B" w14:textId="77777777" w:rsidR="006A29C3" w:rsidRPr="000A7798" w:rsidRDefault="006A29C3">
      <w:pPr>
        <w:pStyle w:val="TKa"/>
        <w:numPr>
          <w:ilvl w:val="0"/>
          <w:numId w:val="102"/>
        </w:numPr>
        <w:spacing w:line="200" w:lineRule="exact"/>
        <w:rPr>
          <w:rFonts w:ascii="바탕체" w:eastAsia="바탕체" w:hAnsi="바탕체"/>
          <w:sz w:val="16"/>
          <w:szCs w:val="16"/>
        </w:rPr>
      </w:pPr>
      <w:r>
        <w:rPr>
          <w:rFonts w:ascii="바탕체" w:eastAsia="바탕체" w:hAnsi="바탕체" w:hint="eastAsia"/>
          <w:sz w:val="16"/>
          <w:szCs w:val="16"/>
        </w:rPr>
        <w:t>위탁자와 수탁자 간 체결된 자산보관위탁계약에서 정한 업무를 처리하는 경우</w:t>
      </w:r>
    </w:p>
    <w:p w14:paraId="0F1C5FF6" w14:textId="77777777" w:rsidR="006A29C3" w:rsidRDefault="006A29C3">
      <w:pPr>
        <w:pStyle w:val="TKa"/>
        <w:numPr>
          <w:ilvl w:val="0"/>
          <w:numId w:val="120"/>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lastRenderedPageBreak/>
        <w:t xml:space="preserve">위탁자가 자산보관위탁계약에 따른 권리나 권한(토지사용승낙, 용도변경, 기타 신탁재산 관련 인허가에 관한 동의 기타 조치를 취하는 경우를 포함하며 이에 한정되지 아니함)을 행사하는 경우, 우선수익자들은 그러한 위탁자의 권리 또는 권한의 행사 및 이를 바탕으로 한 수탁자의 업무처리에 대하여 일체의 이의를 제기하지 않기로 한다.</w:t>
      </w:r>
    </w:p>
    <w:p w14:paraId="4E9A2646" w14:textId="77777777" w:rsidR="006A29C3" w:rsidRPr="008E0568" w:rsidRDefault="006A29C3">
      <w:pPr>
        <w:pStyle w:val="TKa"/>
        <w:numPr>
          <w:ilvl w:val="0"/>
          <w:numId w:val="120"/>
        </w:numPr>
        <w:spacing w:line="200" w:lineRule="exact"/>
        <w:rPr>
          <w:rFonts w:ascii="바탕체" w:eastAsia="바탕체" w:hAnsi="바탕체"/>
          <w:sz w:val="16"/>
          <w:szCs w:val="16"/>
        </w:rPr>
      </w:pPr>
      <w:r>
        <w:rPr>
          <w:rFonts w:ascii="Times New Roman" w:eastAsia="바탕체" w:hint="eastAsia"/>
          <w:sz w:val="16"/>
          <w:szCs w:val="16"/>
        </w:rPr>
        <w:t xml:space="preserve">위탁자는 본 </w:t>
      </w:r>
      <w:r>
        <w:rPr>
          <w:rFonts w:ascii="바탕체" w:eastAsia="바탕체" w:hAnsi="바탕체" w:hint="eastAsia"/>
          <w:sz w:val="16"/>
          <w:szCs w:val="16"/>
        </w:rPr>
        <w:t>특약 및 대출약정서에서 별도로</w:t>
      </w:r>
      <w:r>
        <w:rPr>
          <w:rFonts w:ascii="Times New Roman" w:eastAsia="바탕체" w:hint="eastAsia"/>
          <w:sz w:val="16"/>
          <w:szCs w:val="16"/>
        </w:rPr>
        <w:t xml:space="preserve"> 허용하고 있는 경우를 제외하고는,</w:t>
      </w:r>
      <w:r>
        <w:rPr>
          <w:rFonts w:ascii="Times New Roman" w:eastAsia="바탕체"/>
          <w:sz w:val="16"/>
          <w:szCs w:val="16"/>
        </w:rPr>
        <w:t xml:space="preserve"> </w:t>
      </w:r>
      <w:r>
        <w:rPr>
          <w:rFonts w:ascii="Times New Roman" w:eastAsia="바탕체" w:hint="eastAsia"/>
          <w:sz w:val="16"/>
          <w:szCs w:val="16"/>
        </w:rPr>
        <w:t xml:space="preserve">우선수익자들의 동의 또는 사전 승낙 없이는 </w:t>
      </w:r>
      <w:r>
        <w:rPr>
          <w:rFonts w:ascii="바탕체" w:eastAsia="바탕체" w:hAnsi="바탕체" w:hint="eastAsia"/>
          <w:sz w:val="16"/>
          <w:szCs w:val="16"/>
        </w:rPr>
        <w:t xml:space="preserve">신탁부동산에 대하여 저당권설정, 전세권설정 등 소유권을 제한하는 행위나 신탁부동산의 훼손 등으로 인해 가치를 저감하는 행위를 할 수 없다.</w:t>
      </w:r>
    </w:p>
    <w:p w14:paraId="0ABB3754" w14:textId="77777777" w:rsidR="006A29C3" w:rsidRPr="000A7798" w:rsidRDefault="006A29C3" w:rsidP="006A29C3">
      <w:pPr>
        <w:pStyle w:val="TKa"/>
        <w:spacing w:line="200" w:lineRule="exact"/>
        <w:ind w:left="1160"/>
        <w:rPr>
          <w:rFonts w:ascii="Times New Roman"/>
          <w:b/>
          <w:color w:val="000000"/>
          <w:sz w:val="16"/>
        </w:rPr>
      </w:pPr>
    </w:p>
    <w:p w14:paraId="4B465A92" w14:textId="77777777" w:rsidR="006A29C3" w:rsidRPr="001456E1" w:rsidRDefault="006A29C3" w:rsidP="006A29C3">
      <w:pPr>
        <w:pStyle w:val="TKa"/>
        <w:spacing w:line="200" w:lineRule="exact"/>
        <w:rPr>
          <w:rFonts w:ascii="바탕체" w:eastAsia="바탕체" w:hAnsi="바탕체"/>
          <w:b/>
          <w:i/>
          <w:color w:val="C00000"/>
          <w:sz w:val="16"/>
          <w:szCs w:val="16"/>
        </w:rPr>
      </w:pPr>
      <w:r>
        <w:rPr>
          <w:rFonts w:ascii="바탕체" w:hAnsi="바탕체" w:hint="eastAsia"/>
          <w:b/>
          <w:sz w:val="16"/>
        </w:rPr>
        <w:t>제</w:t>
      </w:r>
      <w:r>
        <w:rPr>
          <w:rFonts w:ascii="바탕체" w:eastAsia="바탕체" w:hAnsi="바탕체" w:hint="eastAsia"/>
          <w:b/>
          <w:color w:val="000000"/>
          <w:sz w:val="16"/>
          <w:szCs w:val="16"/>
        </w:rPr>
        <w:t>6</w:t>
      </w:r>
      <w:r>
        <w:rPr>
          <w:rFonts w:ascii="바탕체" w:eastAsia="바탕체" w:hAnsi="바탕체"/>
          <w:b/>
          <w:color w:val="000000"/>
          <w:sz w:val="16"/>
          <w:szCs w:val="16"/>
        </w:rPr>
        <w:t>조의2</w:t>
      </w:r>
      <w:r>
        <w:rPr>
          <w:rFonts w:ascii="Times New Roman" w:eastAsia="바탕체"/>
          <w:b/>
          <w:sz w:val="16"/>
          <w:szCs w:val="16"/>
        </w:rPr>
        <w:t xml:space="preserve"> 【선순위 제한물권</w:t>
      </w:r>
      <w:r>
        <w:rPr>
          <w:rFonts w:ascii="Times New Roman" w:eastAsia="바탕체" w:hint="eastAsia"/>
          <w:b/>
          <w:sz w:val="16"/>
          <w:szCs w:val="16"/>
        </w:rPr>
        <w:t xml:space="preserve"> 등</w:t>
      </w:r>
      <w:r>
        <w:rPr>
          <w:rFonts w:ascii="Times New Roman" w:eastAsia="바탕체"/>
          <w:b/>
          <w:color w:val="000000"/>
          <w:sz w:val="16"/>
          <w:szCs w:val="16"/>
        </w:rPr>
        <w:t>】</w:t>
      </w:r>
    </w:p>
    <w:p w14:paraId="650D70B3" w14:textId="77777777" w:rsidR="006A29C3" w:rsidRPr="00BC176C" w:rsidRDefault="006A29C3">
      <w:pPr>
        <w:pStyle w:val="TKa"/>
        <w:numPr>
          <w:ilvl w:val="0"/>
          <w:numId w:val="118"/>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수탁자</w:t>
      </w:r>
      <w:r>
        <w:rPr>
          <w:rFonts w:ascii="Times New Roman" w:hint="eastAsia"/>
          <w:bCs/>
          <w:color w:val="000000"/>
          <w:kern w:val="0"/>
          <w:sz w:val="16"/>
          <w:szCs w:val="16"/>
          <w:shd w:val="clear" w:color="auto" w:fill="FFFFFF"/>
        </w:rPr>
        <w:t xml:space="preserve"> 및 우선수익자들은</w:t>
      </w:r>
      <w:r>
        <w:rPr>
          <w:rFonts w:ascii="Times New Roman"/>
          <w:bCs/>
          <w:color w:val="000000"/>
          <w:kern w:val="0"/>
          <w:sz w:val="16"/>
          <w:szCs w:val="16"/>
          <w:shd w:val="clear" w:color="auto" w:fill="FFFFFF"/>
        </w:rPr>
        <w:t xml:space="preserve">, 위탁자가 본 신탁계약 체결 이전 신탁부동산</w:t>
      </w:r>
      <w:r>
        <w:rPr>
          <w:rFonts w:ascii="Times New Roman" w:hint="eastAsia"/>
          <w:bCs/>
          <w:color w:val="000000"/>
          <w:kern w:val="0"/>
          <w:sz w:val="16"/>
          <w:szCs w:val="16"/>
          <w:shd w:val="clear" w:color="auto" w:fill="FFFFFF"/>
        </w:rPr>
        <w:t xml:space="preserve">의 점유 또는 사용을 목적으로 하는 임대차계약,</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토지사용승낙 및 기타 사용계약(이하 </w:t>
      </w:r>
      <w:r>
        <w:rPr>
          <w:rFonts w:ascii="Times New Roman"/>
          <w:bCs/>
          <w:color w:val="000000"/>
          <w:kern w:val="0"/>
          <w:sz w:val="16"/>
          <w:szCs w:val="16"/>
          <w:shd w:val="clear" w:color="auto" w:fill="FFFFFF"/>
        </w:rPr>
        <w:t>“</w:t>
      </w:r>
      <w:r>
        <w:rPr>
          <w:rFonts w:ascii="Times New Roman" w:hint="eastAsia"/>
          <w:b/>
          <w:color w:val="000000"/>
          <w:kern w:val="0"/>
          <w:sz w:val="16"/>
          <w:szCs w:val="16"/>
          <w:shd w:val="clear" w:color="auto" w:fill="FFFFFF"/>
        </w:rPr>
        <w:t>임대차계약등</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이라 함</w:t>
      </w:r>
      <w:r>
        <w:rPr>
          <w:rFonts w:ascii="Times New Roman"/>
          <w:bCs/>
          <w:color w:val="000000"/>
          <w:kern w:val="0"/>
          <w:sz w:val="16"/>
          <w:szCs w:val="16"/>
          <w:shd w:val="clear" w:color="auto" w:fill="FFFFFF"/>
        </w:rPr>
        <w:t>)</w:t>
      </w:r>
      <w:commentRangeStart w:id="27"/>
      <w:del w:id="6248" w:author="코람코 상장리츠팀" w:date="2026-10-07T09:00:00Z">
        <w:r>
          <w:rPr>
            <w:rFonts w:ascii="Times New Roman" w:hint="eastAsia"/>
            <w:bCs/>
            <w:color w:val="000000"/>
            <w:kern w:val="0"/>
            <w:sz w:val="16"/>
            <w:szCs w:val="16"/>
            <w:shd w:val="clear" w:color="auto" w:fill="FFFFFF"/>
          </w:rPr>
          <w:delText xml:space="preserve">에 따라, 신탁부동산에 대한 선순위 </w:delText>
        </w:r>
      </w:del>
      <w:del w:id="6249" w:author="코람코 상장리츠팀" w:date="2026-10-07T09:00:00Z">
        <w:r>
          <w:rPr>
            <w:rFonts w:ascii="Times New Roman"/>
            <w:bCs/>
            <w:color w:val="000000"/>
            <w:kern w:val="0"/>
            <w:sz w:val="16"/>
            <w:szCs w:val="16"/>
            <w:shd w:val="clear" w:color="auto" w:fill="FFFFFF"/>
          </w:rPr>
          <w:delText xml:space="preserve">근저당권 등기</w:delText>
        </w:r>
      </w:del>
      <w:del w:id="6250" w:author="코람코 상장리츠팀" w:date="2026-10-07T09:00:00Z">
        <w:r>
          <w:rPr>
            <w:rFonts w:ascii="Times New Roman" w:hint="eastAsia"/>
            <w:bCs/>
            <w:color w:val="000000"/>
            <w:kern w:val="0"/>
            <w:sz w:val="16"/>
            <w:szCs w:val="16"/>
            <w:shd w:val="clear" w:color="auto" w:fill="FFFFFF"/>
          </w:rPr>
          <w:delText xml:space="preserve">(이하 </w:delText>
        </w:r>
      </w:del>
      <w:del w:id="6251" w:author="코람코 상장리츠팀" w:date="2026-10-07T09:00:00Z">
        <w:r>
          <w:rPr>
            <w:rFonts w:ascii="Times New Roman"/>
            <w:bCs/>
            <w:color w:val="000000"/>
            <w:kern w:val="0"/>
            <w:sz w:val="16"/>
            <w:szCs w:val="16"/>
            <w:shd w:val="clear" w:color="auto" w:fill="FFFFFF"/>
          </w:rPr>
          <w:delText>“</w:delText>
        </w:r>
      </w:del>
      <w:del w:id="6252" w:author="코람코 상장리츠팀" w:date="2026-10-07T09:00:00Z">
        <w:r>
          <w:rPr>
            <w:rFonts w:ascii="Times New Roman" w:hint="eastAsia"/>
            <w:b/>
            <w:color w:val="000000"/>
            <w:kern w:val="0"/>
            <w:sz w:val="16"/>
            <w:szCs w:val="16"/>
            <w:shd w:val="clear" w:color="auto" w:fill="FFFFFF"/>
          </w:rPr>
          <w:delText xml:space="preserve">선순위 근저당권</w:delText>
        </w:r>
      </w:del>
      <w:del w:id="6253" w:author="코람코 상장리츠팀" w:date="2026-10-07T09:00:00Z">
        <w:r>
          <w:rPr>
            <w:rFonts w:ascii="Times New Roman"/>
            <w:bCs/>
            <w:color w:val="000000"/>
            <w:kern w:val="0"/>
            <w:sz w:val="16"/>
            <w:szCs w:val="16"/>
            <w:shd w:val="clear" w:color="auto" w:fill="FFFFFF"/>
          </w:rPr>
          <w:delText>”</w:delText>
        </w:r>
      </w:del>
      <w:del w:id="6254" w:author="코람코 상장리츠팀" w:date="2026-10-07T09:00:00Z">
        <w:r>
          <w:rPr>
            <w:rFonts w:ascii="Times New Roman" w:hint="eastAsia"/>
            <w:bCs/>
            <w:color w:val="000000"/>
            <w:kern w:val="0"/>
            <w:sz w:val="16"/>
            <w:szCs w:val="16"/>
            <w:shd w:val="clear" w:color="auto" w:fill="FFFFFF"/>
          </w:rPr>
          <w:delText xml:space="preserve">이라 함</w:delText>
        </w:r>
      </w:del>
      <w:del w:id="6255" w:author="코람코 상장리츠팀" w:date="2026-10-07T09:00:00Z">
        <w:r>
          <w:rPr>
            <w:rFonts w:ascii="Times New Roman"/>
            <w:bCs/>
            <w:color w:val="000000"/>
            <w:kern w:val="0"/>
            <w:sz w:val="16"/>
            <w:szCs w:val="16"/>
            <w:shd w:val="clear" w:color="auto" w:fill="FFFFFF"/>
          </w:rPr>
          <w:delText xml:space="preserve">)가 경료된 사실을 인지하고 있음을 확인한다.</w:delText>
        </w:r>
      </w:del>
      <w:ins w:id="6256" w:author="코람코 상장리츠팀" w:date="2026-10-07T09:00:00Z">
        <w:r>
          <w:rPr>
            <w:rFonts w:ascii="Times New Roman" w:hint="eastAsia"/>
            <w:bCs/>
            <w:color w:val="000000"/>
            <w:kern w:val="0"/>
            <w:sz w:val="16"/>
            <w:szCs w:val="16"/>
          </w:rPr>
          <w:t xml:space="preserve">에 따른 임차인의 임대차보증금 반환채권 중 쿠팡 주식회사의 2024년 2월 5일자 임대차계약상 임대차보증금 반환채권은 본 신탁계약상 1순위 우선수익권으로, 그 밖의 임대차보증금 반환채권은 위탁자 명의 예금계좌에 대한 (근)질권으로 각 담보되며(단, 주식회사 아이팜은 미설정), 신탁부동산에는 임대차계약등에 따른 근저당권이 설정되어 있지 아니함을 확인한다.</w:t>
        </w:r>
      </w:ins>
      <w:commentRangeEnd w:id="27"/>
      <w:r>
        <w:rPr>
          <w:rStyle w:val="CommentReference"/>
        </w:rPr>
        <w:commentReference w:id="27"/>
      </w:r>
    </w:p>
    <w:p w14:paraId="4FA95ED0" w14:textId="77777777" w:rsidR="006A29C3" w:rsidRPr="00BC176C" w:rsidRDefault="006A29C3">
      <w:pPr>
        <w:pStyle w:val="TKa"/>
        <w:numPr>
          <w:ilvl w:val="0"/>
          <w:numId w:val="118"/>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rPr>
      </w:pPr>
      <w:r>
        <w:rPr>
          <w:rFonts w:ascii="Times New Roman"/>
          <w:bCs/>
          <w:color w:val="000000"/>
          <w:kern w:val="0"/>
          <w:sz w:val="16"/>
          <w:szCs w:val="16"/>
          <w:shd w:val="clear" w:color="auto" w:fill="FFFFFF"/>
        </w:rPr>
        <w:t xml:space="preserve">위탁자는 수탁자나 우선수익자</w:t>
      </w:r>
      <w:r>
        <w:rPr>
          <w:rFonts w:ascii="Times New Roman" w:hint="eastAsia"/>
          <w:bCs/>
          <w:color w:val="000000"/>
          <w:kern w:val="0"/>
          <w:sz w:val="16"/>
          <w:szCs w:val="16"/>
          <w:shd w:val="clear" w:color="auto" w:fill="FFFFFF"/>
        </w:rPr>
        <w:t>들</w:t>
      </w:r>
      <w:r>
        <w:rPr>
          <w:rFonts w:ascii="Times New Roman"/>
          <w:bCs/>
          <w:color w:val="000000"/>
          <w:kern w:val="0"/>
          <w:sz w:val="16"/>
          <w:szCs w:val="16"/>
          <w:shd w:val="clear" w:color="auto" w:fill="FFFFFF"/>
        </w:rPr>
        <w:t xml:space="preserve">의 사전 승낙이나 동의 없이 </w:t>
      </w:r>
      <w:commentRangeStart w:id="28"/>
      <w:del w:id="6257" w:author="코람코 상장리츠팀" w:date="2026-10-07T09:00:00Z">
        <w:r>
          <w:rPr>
            <w:rFonts w:ascii="Times New Roman" w:hint="eastAsia"/>
            <w:bCs/>
            <w:color w:val="000000"/>
            <w:kern w:val="0"/>
            <w:sz w:val="16"/>
            <w:szCs w:val="16"/>
            <w:shd w:val="clear" w:color="auto" w:fill="FFFFFF"/>
          </w:rPr>
          <w:delText>제</w:delText>
        </w:r>
      </w:del>
      <w:del w:id="6258" w:author="코람코 상장리츠팀" w:date="2026-10-07T09:00:00Z">
        <w:r>
          <w:rPr>
            <w:rFonts w:hAnsi="바탕" w:hint="eastAsia"/>
            <w:bCs/>
            <w:color w:val="000000"/>
            <w:kern w:val="0"/>
            <w:sz w:val="16"/>
            <w:szCs w:val="16"/>
            <w:shd w:val="clear" w:color="auto" w:fill="FFFFFF"/>
          </w:rPr>
          <w:delText>①</w:delText>
        </w:r>
      </w:del>
      <w:del w:id="6259" w:author="코람코 상장리츠팀" w:date="2026-10-07T09:00:00Z">
        <w:r>
          <w:rPr>
            <w:rFonts w:ascii="Times New Roman" w:hint="eastAsia"/>
            <w:bCs/>
            <w:color w:val="000000"/>
            <w:kern w:val="0"/>
            <w:sz w:val="16"/>
            <w:szCs w:val="16"/>
            <w:shd w:val="clear" w:color="auto" w:fill="FFFFFF"/>
          </w:rPr>
          <w:delText xml:space="preserve">항의 선순위 </w:delText>
        </w:r>
      </w:del>
      <w:del w:id="6260" w:author="코람코 상장리츠팀" w:date="2026-10-07T09:00:00Z">
        <w:r>
          <w:rPr>
            <w:rFonts w:ascii="Times New Roman"/>
            <w:bCs/>
            <w:color w:val="000000"/>
            <w:kern w:val="0"/>
            <w:sz w:val="16"/>
            <w:szCs w:val="16"/>
            <w:shd w:val="clear" w:color="auto" w:fill="FFFFFF"/>
          </w:rPr>
          <w:delText>근저당권</w:delText>
        </w:r>
      </w:del>
      <w:del w:id="6261" w:author="코람코 상장리츠팀" w:date="2026-10-07T09:00:00Z">
        <w:r>
          <w:rPr>
            <w:rFonts w:ascii="Times New Roman" w:hint="eastAsia"/>
            <w:bCs/>
            <w:color w:val="000000"/>
            <w:kern w:val="0"/>
            <w:sz w:val="16"/>
            <w:szCs w:val="16"/>
            <w:shd w:val="clear" w:color="auto" w:fill="FFFFFF"/>
          </w:rPr>
          <w:delText xml:space="preserve"> 외</w:delText>
        </w:r>
      </w:del>
      <w:del w:id="6262" w:author="코람코 상장리츠팀" w:date="2026-10-07T09:00:00Z">
        <w:r>
          <w:rPr>
            <w:rFonts w:ascii="Times New Roman"/>
            <w:bCs/>
            <w:color w:val="000000"/>
            <w:kern w:val="0"/>
            <w:sz w:val="16"/>
            <w:szCs w:val="16"/>
            <w:shd w:val="clear" w:color="auto" w:fill="FFFFFF"/>
          </w:rPr>
          <w:delText xml:space="preserve">에 </w:delText>
        </w:r>
      </w:del>
      <w:del w:id="6263" w:author="코람코 상장리츠팀" w:date="2026-10-07T09:00:00Z">
        <w:r>
          <w:rPr>
            <w:rFonts w:ascii="Times New Roman" w:hint="eastAsia"/>
            <w:bCs/>
            <w:color w:val="000000"/>
            <w:kern w:val="0"/>
            <w:sz w:val="16"/>
            <w:szCs w:val="16"/>
            <w:shd w:val="clear" w:color="auto" w:fill="FFFFFF"/>
          </w:rPr>
          <w:delText xml:space="preserve">추가로 </w:delText>
        </w:r>
      </w:del>
      <w:commentRangeEnd w:id="28"/>
      <w:r>
        <w:rPr>
          <w:rStyle w:val="CommentReference"/>
        </w:rPr>
        <w:commentReference w:id="28"/>
      </w:r>
      <w:r>
        <w:rPr>
          <w:rFonts w:ascii="Times New Roman" w:hint="eastAsia"/>
          <w:bCs/>
          <w:color w:val="000000"/>
          <w:kern w:val="0"/>
          <w:sz w:val="16"/>
          <w:szCs w:val="16"/>
          <w:shd w:val="clear" w:color="auto" w:fill="FFFFFF"/>
        </w:rPr>
        <w:t xml:space="preserve">근저당권의 설정 및 변경 등을 할 수 없다.</w:t>
      </w:r>
      <w:del w:id="6264" w:author="코람코 상장리츠팀" w:date="2026-10-07T09:00:00Z">
        <w:r>
          <w:rPr>
            <w:rFonts w:ascii="Times New Roman"/>
            <w:bCs/>
            <w:color w:val="000000"/>
            <w:kern w:val="0"/>
            <w:sz w:val="16"/>
            <w:szCs w:val="16"/>
            <w:shd w:val="clear" w:color="auto" w:fill="FFFFFF"/>
          </w:rPr>
          <w:delText xml:space="preserve"> </w:delText>
        </w:r>
      </w:del>
      <w:del w:id="6265" w:author="코람코 상장리츠팀" w:date="2026-10-07T09:00:00Z">
        <w:r>
          <w:rPr>
            <w:rFonts w:ascii="Times New Roman" w:hint="eastAsia"/>
            <w:bCs/>
            <w:color w:val="000000"/>
            <w:kern w:val="0"/>
            <w:sz w:val="16"/>
            <w:szCs w:val="16"/>
            <w:shd w:val="clear" w:color="auto" w:fill="FFFFFF"/>
          </w:rPr>
          <w:delText>다만,</w:delText>
        </w:r>
      </w:del>
      <w:del w:id="6266" w:author="코람코 상장리츠팀" w:date="2026-10-07T09:00:00Z">
        <w:r>
          <w:rPr>
            <w:rFonts w:ascii="Times New Roman"/>
            <w:bCs/>
            <w:color w:val="000000"/>
            <w:kern w:val="0"/>
            <w:sz w:val="16"/>
            <w:szCs w:val="16"/>
            <w:shd w:val="clear" w:color="auto" w:fill="FFFFFF"/>
          </w:rPr>
          <w:delText xml:space="preserve"> </w:delText>
        </w:r>
      </w:del>
      <w:del w:id="6267" w:author="코람코 상장리츠팀" w:date="2026-10-07T09:00:00Z">
        <w:r>
          <w:rPr>
            <w:rFonts w:ascii="Times New Roman" w:hint="eastAsia"/>
            <w:bCs/>
            <w:color w:val="000000"/>
            <w:kern w:val="0"/>
            <w:sz w:val="16"/>
            <w:szCs w:val="16"/>
            <w:shd w:val="clear" w:color="auto" w:fill="FFFFFF"/>
          </w:rPr>
          <w:delText xml:space="preserve">위탁자는 </w:delText>
        </w:r>
      </w:del>
      <w:del w:id="6268" w:author="코람코 상장리츠팀" w:date="2026-10-07T09:00:00Z">
        <w:r>
          <w:rPr>
            <w:rFonts w:ascii="Times New Roman"/>
            <w:bCs/>
            <w:color w:val="000000"/>
            <w:kern w:val="0"/>
            <w:sz w:val="16"/>
            <w:szCs w:val="16"/>
            <w:shd w:val="clear" w:color="auto" w:fill="FFFFFF"/>
          </w:rPr>
          <w:delText xml:space="preserve">수탁자나 우선수익자</w:delText>
        </w:r>
      </w:del>
      <w:del w:id="6269" w:author="코람코 상장리츠팀" w:date="2026-10-07T09:00:00Z">
        <w:r>
          <w:rPr>
            <w:rFonts w:ascii="Times New Roman" w:hint="eastAsia"/>
            <w:bCs/>
            <w:color w:val="000000"/>
            <w:kern w:val="0"/>
            <w:sz w:val="16"/>
            <w:szCs w:val="16"/>
            <w:shd w:val="clear" w:color="auto" w:fill="FFFFFF"/>
          </w:rPr>
          <w:delText>들</w:delText>
        </w:r>
      </w:del>
      <w:del w:id="6270" w:author="코람코 상장리츠팀" w:date="2026-10-07T09:00:00Z">
        <w:r>
          <w:rPr>
            <w:rFonts w:ascii="Times New Roman"/>
            <w:bCs/>
            <w:color w:val="000000"/>
            <w:kern w:val="0"/>
            <w:sz w:val="16"/>
            <w:szCs w:val="16"/>
            <w:shd w:val="clear" w:color="auto" w:fill="FFFFFF"/>
          </w:rPr>
          <w:delText xml:space="preserve">의 사전 승낙이나 동의</w:delText>
        </w:r>
      </w:del>
      <w:del w:id="6271" w:author="코람코 상장리츠팀" w:date="2026-10-07T09:00:00Z">
        <w:r>
          <w:rPr>
            <w:rFonts w:ascii="Times New Roman" w:hint="eastAsia"/>
            <w:bCs/>
            <w:color w:val="000000"/>
            <w:kern w:val="0"/>
            <w:sz w:val="16"/>
            <w:szCs w:val="16"/>
            <w:shd w:val="clear" w:color="auto" w:fill="FFFFFF"/>
          </w:rPr>
          <w:delText xml:space="preserve"> 없이 선순위 근저당권을 해지할 수 있고</w:delText>
        </w:r>
      </w:del>
      <w:del w:id="6272" w:author="코람코 상장리츠팀" w:date="2026-10-07T09:00:00Z">
        <w:r>
          <w:rPr>
            <w:rFonts w:ascii="Times New Roman"/>
            <w:bCs/>
            <w:color w:val="000000"/>
            <w:kern w:val="0"/>
            <w:sz w:val="16"/>
            <w:szCs w:val="16"/>
            <w:shd w:val="clear" w:color="auto" w:fill="FFFFFF"/>
          </w:rPr>
          <w:delText xml:space="preserve">, </w:delText>
        </w:r>
      </w:del>
      <w:del w:id="6273" w:author="코람코 상장리츠팀" w:date="2026-10-07T09:00:00Z">
        <w:r>
          <w:rPr>
            <w:rFonts w:ascii="Times New Roman" w:hint="eastAsia"/>
            <w:bCs/>
            <w:color w:val="000000"/>
            <w:kern w:val="0"/>
            <w:sz w:val="16"/>
            <w:szCs w:val="16"/>
            <w:shd w:val="clear" w:color="auto" w:fill="FFFFFF"/>
          </w:rPr>
          <w:delText xml:space="preserve">수탁자는 말소등기 등 관련 절차에 협조하여야 한다.</w:delText>
        </w:r>
      </w:del>
      <w:del w:id="6274" w:author="코람코 상장리츠팀" w:date="2026-10-07T09:00:00Z">
        <w:r>
          <w:rPr>
            <w:rFonts w:ascii="Times New Roman"/>
            <w:bCs/>
            <w:color w:val="000000"/>
            <w:kern w:val="0"/>
            <w:sz w:val="16"/>
            <w:szCs w:val="16"/>
            <w:shd w:val="clear" w:color="auto" w:fill="FFFFFF"/>
          </w:rPr>
          <w:delText xml:space="preserve"> </w:delText>
        </w:r>
      </w:del>
      <w:del w:id="6275" w:author="코람코 상장리츠팀" w:date="2026-10-07T09:00:00Z">
        <w:r>
          <w:rPr>
            <w:rFonts w:ascii="Times New Roman" w:hint="eastAsia"/>
            <w:bCs/>
            <w:color w:val="000000"/>
            <w:kern w:val="0"/>
            <w:sz w:val="16"/>
            <w:szCs w:val="16"/>
          </w:rPr>
          <w:delText xml:space="preserve">위탁자는 근저당설정자로서의 지위에서 임대보증금 반환의무를 부담하며, 근저당권자가 임대보증금 반환을 요구하는 경우 위탁자는 자신의 비용과 책임으로 임대보증금을 반환하고 수탁자를 면책시키기로 한다.</w:delText>
        </w:r>
      </w:del>
    </w:p>
    <w:p w14:paraId="2FA73EF6" w14:textId="77777777" w:rsidR="006A29C3" w:rsidRPr="00224183" w:rsidRDefault="006A29C3">
      <w:pPr>
        <w:pStyle w:val="TKa"/>
        <w:numPr>
          <w:ilvl w:val="0"/>
          <w:numId w:val="118"/>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highlight w:val="yellow"/>
          <w:shd w:val="clear" w:color="auto" w:fill="FFFFFF"/>
        </w:rPr>
      </w:pPr>
      <w:r>
        <w:rPr>
          <w:rFonts w:ascii="Times New Roman"/>
          <w:bCs/>
          <w:color w:val="000000"/>
          <w:kern w:val="0"/>
          <w:sz w:val="16"/>
          <w:szCs w:val="16"/>
          <w:highlight w:val="yellow"/>
        </w:rPr>
        <w:t>수탁자</w:t>
      </w:r>
      <w:r>
        <w:rPr>
          <w:rFonts w:ascii="Times New Roman" w:hint="eastAsia"/>
          <w:bCs/>
          <w:color w:val="000000"/>
          <w:kern w:val="0"/>
          <w:sz w:val="16"/>
          <w:szCs w:val="16"/>
          <w:highlight w:val="yellow"/>
        </w:rPr>
        <w:t xml:space="preserve"> 및 우선수익자들은</w:t>
      </w:r>
      <w:r>
        <w:rPr>
          <w:rFonts w:ascii="Times New Roman"/>
          <w:bCs/>
          <w:color w:val="000000"/>
          <w:kern w:val="0"/>
          <w:sz w:val="16"/>
          <w:szCs w:val="16"/>
          <w:highlight w:val="yellow"/>
        </w:rPr>
        <w:t>,</w:t>
      </w:r>
      <w:r>
        <w:rPr>
          <w:rFonts w:ascii="Times New Roman" w:hint="eastAsia"/>
          <w:bCs/>
          <w:color w:val="000000"/>
          <w:kern w:val="0"/>
          <w:sz w:val="16"/>
          <w:szCs w:val="16"/>
          <w:highlight w:val="yellow"/>
        </w:rPr>
        <w:t xml:space="preserve"> 본 특약 체결일 현재 </w:t>
      </w:r>
      <w:r>
        <w:rPr>
          <w:rFonts w:ascii="Times New Roman" w:hint="eastAsia"/>
          <w:b/>
          <w:color w:val="000000"/>
          <w:kern w:val="0"/>
          <w:sz w:val="16"/>
          <w:szCs w:val="16"/>
          <w:highlight w:val="yellow"/>
        </w:rPr>
        <w:t xml:space="preserve">&lt;별지&gt; 임대차계약등</w:t>
      </w:r>
      <w:r>
        <w:rPr>
          <w:rFonts w:ascii="Times New Roman" w:hint="eastAsia"/>
          <w:bCs/>
          <w:color w:val="000000"/>
          <w:kern w:val="0"/>
          <w:sz w:val="16"/>
          <w:szCs w:val="16"/>
          <w:highlight w:val="yellow"/>
        </w:rPr>
        <w:t xml:space="preserve"> 내역 기재와 같이 </w:t>
      </w:r>
      <w:commentRangeStart w:id="29"/>
      <w:del w:id="6276" w:author="코람코 상장리츠팀" w:date="2026-10-07T09:00:00Z">
        <w:r>
          <w:rPr>
            <w:rFonts w:ascii="Times New Roman" w:hint="eastAsia"/>
            <w:bCs/>
            <w:color w:val="000000"/>
            <w:kern w:val="0"/>
            <w:sz w:val="16"/>
            <w:szCs w:val="16"/>
            <w:highlight w:val="yellow"/>
          </w:rPr>
          <w:delText xml:space="preserve">신탁부동산</w:delText>
        </w:r>
      </w:del>
      <w:del w:id="6277" w:author="코람코 상장리츠팀" w:date="2026-10-07T09:00:00Z">
        <w:r>
          <w:rPr>
            <w:rFonts w:ascii="Times New Roman" w:hint="eastAsia"/>
            <w:bCs/>
            <w:color w:val="000000"/>
            <w:kern w:val="0"/>
            <w:sz w:val="16"/>
            <w:szCs w:val="16"/>
            <w:highlight w:val="yellow"/>
            <w:shd w:val="clear" w:color="auto" w:fill="FFFFFF"/>
          </w:rPr>
          <w:delText xml:space="preserve"> 중 일부에 대하여 토지사용승낙</w:delText>
        </w:r>
      </w:del>
      <w:del w:id="6278" w:author="코람코 상장리츠팀" w:date="2026-10-07T09:00:00Z">
        <w:r>
          <w:rPr>
            <w:rFonts w:ascii="Times New Roman"/>
            <w:bCs/>
            <w:color w:val="000000"/>
            <w:kern w:val="0"/>
            <w:sz w:val="16"/>
            <w:szCs w:val="16"/>
            <w:highlight w:val="yellow"/>
            <w:shd w:val="clear" w:color="auto" w:fill="FFFFFF"/>
          </w:rPr>
          <w:delText>(</w:delText>
        </w:r>
      </w:del>
      <w:del w:id="6279" w:author="코람코 상장리츠팀" w:date="2026-10-07T09:00:00Z">
        <w:r>
          <w:rPr>
            <w:rFonts w:ascii="Times New Roman" w:hint="eastAsia"/>
            <w:bCs/>
            <w:color w:val="000000"/>
            <w:kern w:val="0"/>
            <w:sz w:val="16"/>
            <w:szCs w:val="16"/>
            <w:highlight w:val="yellow"/>
            <w:shd w:val="clear" w:color="auto" w:fill="FFFFFF"/>
          </w:rPr>
          <w:delText xml:space="preserve">사용기간 [*]</w:delText>
        </w:r>
      </w:del>
      <w:del w:id="6280" w:author="코람코 상장리츠팀" w:date="2026-10-07T09:00:00Z">
        <w:r>
          <w:rPr>
            <w:rFonts w:ascii="Times New Roman"/>
            <w:bCs/>
            <w:color w:val="000000"/>
            <w:kern w:val="0"/>
            <w:sz w:val="16"/>
            <w:szCs w:val="16"/>
            <w:highlight w:val="yellow"/>
            <w:shd w:val="clear" w:color="auto" w:fill="FFFFFF"/>
          </w:rPr>
          <w:delText xml:space="preserve"> ~</w:delText>
        </w:r>
      </w:del>
      <w:del w:id="6281" w:author="코람코 상장리츠팀" w:date="2026-10-07T09:00:00Z">
        <w:r>
          <w:rPr>
            <w:rFonts w:ascii="Times New Roman" w:hint="eastAsia"/>
            <w:bCs/>
            <w:color w:val="000000"/>
            <w:kern w:val="0"/>
            <w:sz w:val="16"/>
            <w:szCs w:val="16"/>
            <w:highlight w:val="yellow"/>
            <w:shd w:val="clear" w:color="auto" w:fill="FFFFFF"/>
          </w:rPr>
          <w:delText xml:space="preserve"> [*]</w:delText>
        </w:r>
      </w:del>
      <w:del w:id="6282" w:author="코람코 상장리츠팀" w:date="2026-10-07T09:00:00Z">
        <w:r>
          <w:rPr>
            <w:rFonts w:ascii="Times New Roman"/>
            <w:bCs/>
            <w:color w:val="000000"/>
            <w:kern w:val="0"/>
            <w:sz w:val="16"/>
            <w:szCs w:val="16"/>
            <w:highlight w:val="yellow"/>
            <w:shd w:val="clear" w:color="auto" w:fill="FFFFFF"/>
          </w:rPr>
          <w:delText>)</w:delText>
        </w:r>
      </w:del>
      <w:del w:id="6283" w:author="코람코 상장리츠팀" w:date="2026-10-07T09:00:00Z">
        <w:r>
          <w:rPr>
            <w:rFonts w:ascii="Times New Roman" w:hint="eastAsia"/>
            <w:bCs/>
            <w:color w:val="000000"/>
            <w:kern w:val="0"/>
            <w:sz w:val="16"/>
            <w:szCs w:val="16"/>
            <w:highlight w:val="yellow"/>
            <w:shd w:val="clear" w:color="auto" w:fill="FFFFFF"/>
          </w:rPr>
          <w:delText>이</w:delText>
        </w:r>
      </w:del>
      <w:del w:id="6284" w:author="코람코 상장리츠팀" w:date="2026-10-07T09:00:00Z">
        <w:r>
          <w:rPr>
            <w:rFonts w:ascii="Times New Roman"/>
            <w:bCs/>
            <w:color w:val="000000"/>
            <w:kern w:val="0"/>
            <w:sz w:val="16"/>
            <w:szCs w:val="16"/>
            <w:highlight w:val="yellow"/>
            <w:shd w:val="clear" w:color="auto" w:fill="FFFFFF"/>
          </w:rPr>
          <w:delText xml:space="preserve"> </w:delText>
        </w:r>
      </w:del>
      <w:del w:id="6285" w:author="코람코 상장리츠팀" w:date="2026-10-07T09:00:00Z">
        <w:r>
          <w:rPr>
            <w:rFonts w:ascii="Times New Roman" w:hint="eastAsia"/>
            <w:bCs/>
            <w:color w:val="000000"/>
            <w:kern w:val="0"/>
            <w:sz w:val="16"/>
            <w:szCs w:val="16"/>
            <w:highlight w:val="yellow"/>
            <w:shd w:val="clear" w:color="auto" w:fill="FFFFFF"/>
          </w:rPr>
          <w:delText>존재하며,</w:delText>
        </w:r>
      </w:del>
      <w:del w:id="6286" w:author="코람코 상장리츠팀" w:date="2026-10-07T09:00:00Z">
        <w:r>
          <w:rPr>
            <w:rFonts w:ascii="Times New Roman"/>
            <w:bCs/>
            <w:color w:val="000000"/>
            <w:kern w:val="0"/>
            <w:sz w:val="16"/>
            <w:szCs w:val="16"/>
            <w:highlight w:val="yellow"/>
            <w:shd w:val="clear" w:color="auto" w:fill="FFFFFF"/>
          </w:rPr>
          <w:delText xml:space="preserve"> </w:delText>
        </w:r>
      </w:del>
      <w:del w:id="6287" w:author="코람코 상장리츠팀" w:date="2026-10-07T09:00:00Z">
        <w:r>
          <w:rPr>
            <w:rFonts w:ascii="Times New Roman" w:hint="eastAsia"/>
            <w:bCs/>
            <w:color w:val="000000"/>
            <w:kern w:val="0"/>
            <w:sz w:val="16"/>
            <w:szCs w:val="16"/>
            <w:highlight w:val="yellow"/>
            <w:shd w:val="clear" w:color="auto" w:fill="FFFFFF"/>
          </w:rPr>
          <w:delText xml:space="preserve">이에 따라 신탁부동산 지상에 임차인이 설치한 가설건축물이 존재하는 사실</w:delText>
        </w:r>
      </w:del>
      <w:ins w:id="6288" w:author="코람코 상장리츠팀" w:date="2026-10-07T09:00:00Z">
        <w:r>
          <w:rPr>
            <w:rFonts w:ascii="Times New Roman" w:hint="eastAsia"/>
            <w:bCs/>
            <w:color w:val="000000"/>
            <w:kern w:val="0"/>
            <w:sz w:val="16"/>
            <w:szCs w:val="16"/>
          </w:rPr>
          <w:t xml:space="preserve">신탁부동산인 건물 7층에 위탁자가 매도인으로부터 승계하는 가설건축물 3동(2024년 6월 4일자 가설건축물 축조신고, 신고번호 2024-건축과-가설건축물축조신고-40, 존치기간 2027년 5월 30일)이 존재하는 사실</w:t>
        </w:r>
      </w:ins>
      <w:commentRangeEnd w:id="29"/>
      <w:r>
        <w:rPr>
          <w:rStyle w:val="CommentReference"/>
        </w:rPr>
        <w:commentReference w:id="29"/>
      </w:r>
      <w:r>
        <w:rPr>
          <w:rFonts w:ascii="Times New Roman" w:hint="eastAsia"/>
          <w:bCs/>
          <w:color w:val="000000"/>
          <w:kern w:val="0"/>
          <w:sz w:val="16"/>
          <w:szCs w:val="16"/>
          <w:highlight w:val="yellow"/>
          <w:shd w:val="clear" w:color="auto" w:fill="FFFFFF"/>
        </w:rPr>
        <w:t xml:space="preserve">을 인지하고 있음을 확인한다.</w:t>
      </w:r>
    </w:p>
    <w:p w14:paraId="3E271E56" w14:textId="77777777" w:rsidR="006A29C3" w:rsidRPr="00AB2772" w:rsidRDefault="006A29C3">
      <w:pPr>
        <w:pStyle w:val="TKa"/>
        <w:numPr>
          <w:ilvl w:val="0"/>
          <w:numId w:val="118"/>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제</w:t>
      </w:r>
      <w:r>
        <w:rPr>
          <w:rFonts w:hAnsi="바탕" w:hint="eastAsia"/>
          <w:bCs/>
          <w:color w:val="000000"/>
          <w:kern w:val="0"/>
          <w:sz w:val="16"/>
          <w:szCs w:val="16"/>
          <w:shd w:val="clear" w:color="auto" w:fill="FFFFFF"/>
        </w:rPr>
        <w:t>②</w:t>
      </w:r>
      <w:r>
        <w:rPr>
          <w:rFonts w:ascii="Times New Roman" w:hint="eastAsia"/>
          <w:bCs/>
          <w:color w:val="000000"/>
          <w:kern w:val="0"/>
          <w:sz w:val="16"/>
          <w:szCs w:val="16"/>
          <w:shd w:val="clear" w:color="auto" w:fill="FFFFFF"/>
        </w:rPr>
        <w:t xml:space="preserve">항에도 불구하고,</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위탁자는 </w:t>
      </w:r>
      <w:r>
        <w:rPr>
          <w:rFonts w:ascii="Times New Roman"/>
          <w:bCs/>
          <w:color w:val="000000"/>
          <w:kern w:val="0"/>
          <w:sz w:val="16"/>
          <w:szCs w:val="16"/>
          <w:shd w:val="clear" w:color="auto" w:fill="FFFFFF"/>
        </w:rPr>
        <w:t xml:space="preserve">수탁자나 우선수익자</w:t>
      </w:r>
      <w:r>
        <w:rPr>
          <w:rFonts w:ascii="Times New Roman" w:hint="eastAsia"/>
          <w:bCs/>
          <w:color w:val="000000"/>
          <w:kern w:val="0"/>
          <w:sz w:val="16"/>
          <w:szCs w:val="16"/>
          <w:shd w:val="clear" w:color="auto" w:fill="FFFFFF"/>
        </w:rPr>
        <w:t>들</w:t>
      </w:r>
      <w:r>
        <w:rPr>
          <w:rFonts w:ascii="Times New Roman"/>
          <w:bCs/>
          <w:color w:val="000000"/>
          <w:kern w:val="0"/>
          <w:sz w:val="16"/>
          <w:szCs w:val="16"/>
          <w:shd w:val="clear" w:color="auto" w:fill="FFFFFF"/>
        </w:rPr>
        <w:t xml:space="preserve">의 사전 승낙이나 동의</w:t>
      </w:r>
      <w:r>
        <w:rPr>
          <w:rFonts w:ascii="Times New Roman" w:hint="eastAsia"/>
          <w:bCs/>
          <w:color w:val="000000"/>
          <w:kern w:val="0"/>
          <w:sz w:val="16"/>
          <w:szCs w:val="16"/>
          <w:shd w:val="clear" w:color="auto" w:fill="FFFFFF"/>
        </w:rPr>
        <w:t xml:space="preserve"> 없이 허용된 부담</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본 신탁계약상 </w:t>
      </w:r>
      <w:r>
        <w:rPr>
          <w:rFonts w:ascii="Times New Roman"/>
          <w:bCs/>
          <w:color w:val="000000"/>
          <w:kern w:val="0"/>
          <w:sz w:val="16"/>
          <w:szCs w:val="16"/>
          <w:shd w:val="clear" w:color="auto" w:fill="FFFFFF"/>
        </w:rPr>
        <w:t>“</w:t>
      </w:r>
      <w:r>
        <w:rPr>
          <w:rFonts w:ascii="Times New Roman"/>
          <w:b/>
          <w:bCs/>
          <w:color w:val="000000"/>
          <w:kern w:val="0"/>
          <w:sz w:val="16"/>
          <w:szCs w:val="16"/>
          <w:shd w:val="clear" w:color="auto" w:fill="FFFFFF"/>
        </w:rPr>
        <w:t xml:space="preserve">허용된 부담</w:t>
      </w:r>
      <w:r>
        <w:rPr>
          <w:rFonts w:ascii="Times New Roman"/>
          <w:bCs/>
          <w:color w:val="000000"/>
          <w:kern w:val="0"/>
          <w:sz w:val="16"/>
          <w:szCs w:val="16"/>
          <w:shd w:val="clear" w:color="auto" w:fill="FFFFFF"/>
        </w:rPr>
        <w:t xml:space="preserve">”이라 함은 (i) </w:t>
      </w:r>
      <w:r>
        <w:rPr>
          <w:rFonts w:ascii="Times New Roman" w:hint="eastAsia"/>
          <w:bCs/>
          <w:color w:val="000000"/>
          <w:kern w:val="0"/>
          <w:sz w:val="16"/>
          <w:szCs w:val="16"/>
          <w:shd w:val="clear" w:color="auto" w:fill="FFFFFF"/>
        </w:rPr>
        <w:t>임대차계약등에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따라</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기</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설정되었거나</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해당</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계약에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따라</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설정되는</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임차권</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전세권</w:t>
      </w:r>
      <w:r>
        <w:rPr>
          <w:rFonts w:ascii="Times New Roman"/>
          <w:bCs/>
          <w:color w:val="000000"/>
          <w:kern w:val="0"/>
          <w:sz w:val="16"/>
          <w:szCs w:val="16"/>
          <w:shd w:val="clear" w:color="auto" w:fill="FFFFFF"/>
        </w:rPr>
        <w:t xml:space="preserve"> 또는 근저당권 </w:t>
      </w:r>
      <w:r>
        <w:rPr>
          <w:rFonts w:ascii="Times New Roman" w:hint="eastAsia"/>
          <w:bCs/>
          <w:color w:val="000000"/>
          <w:kern w:val="0"/>
          <w:sz w:val="16"/>
          <w:szCs w:val="16"/>
          <w:shd w:val="clear" w:color="auto" w:fill="FFFFFF"/>
        </w:rPr>
        <w:t>또는</w:t>
      </w:r>
      <w:r>
        <w:rPr>
          <w:rFonts w:ascii="Times New Roman"/>
          <w:bCs/>
          <w:color w:val="000000"/>
          <w:kern w:val="0"/>
          <w:sz w:val="16"/>
          <w:szCs w:val="16"/>
          <w:shd w:val="clear" w:color="auto" w:fill="FFFFFF"/>
        </w:rPr>
        <w:t xml:space="preserve"> 질권</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임차인이 설치한 가설건축물</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등의</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부담</w:t>
      </w:r>
      <w:r>
        <w:rPr>
          <w:rFonts w:ascii="Times New Roman"/>
          <w:bCs/>
          <w:color w:val="000000"/>
          <w:kern w:val="0"/>
          <w:sz w:val="16"/>
          <w:szCs w:val="16"/>
          <w:shd w:val="clear" w:color="auto" w:fill="FFFFFF"/>
        </w:rPr>
        <w:t xml:space="preserve">, (ii) </w:t>
      </w:r>
      <w:r>
        <w:rPr>
          <w:rFonts w:ascii="Times New Roman" w:hint="eastAsia"/>
          <w:bCs/>
          <w:color w:val="000000"/>
          <w:kern w:val="0"/>
          <w:sz w:val="16"/>
          <w:szCs w:val="16"/>
          <w:shd w:val="clear" w:color="auto" w:fill="FFFFFF"/>
        </w:rPr>
        <w:t xml:space="preserve">위탁자와 우선수익자들 간에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체결한 여신거래</w:t>
      </w:r>
      <w:r>
        <w:rPr>
          <w:rFonts w:ascii="Times New Roman"/>
          <w:bCs/>
          <w:color w:val="000000"/>
          <w:kern w:val="0"/>
          <w:sz w:val="16"/>
          <w:szCs w:val="16"/>
          <w:shd w:val="clear" w:color="auto" w:fill="FFFFFF"/>
        </w:rPr>
        <w:t xml:space="preserve">에 따라 설정된 담보</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 (iii) </w:t>
      </w:r>
      <w:r>
        <w:rPr>
          <w:rFonts w:ascii="Times New Roman" w:hint="eastAsia"/>
          <w:bCs/>
          <w:color w:val="000000"/>
          <w:kern w:val="0"/>
          <w:sz w:val="16"/>
          <w:szCs w:val="16"/>
          <w:shd w:val="clear" w:color="auto" w:fill="FFFFFF"/>
        </w:rPr>
        <w:t>우선수익자들이</w:t>
      </w:r>
      <w:r>
        <w:rPr>
          <w:rFonts w:ascii="Times New Roman"/>
          <w:bCs/>
          <w:color w:val="000000"/>
          <w:kern w:val="0"/>
          <w:sz w:val="16"/>
          <w:szCs w:val="16"/>
          <w:shd w:val="clear" w:color="auto" w:fill="FFFFFF"/>
        </w:rPr>
        <w:t xml:space="preserve"> 서면으로 동의한 부담 </w:t>
      </w:r>
      <w:r>
        <w:rPr>
          <w:rFonts w:ascii="Times New Roman" w:hint="eastAsia"/>
          <w:bCs/>
          <w:color w:val="000000"/>
          <w:kern w:val="0"/>
          <w:sz w:val="16"/>
          <w:szCs w:val="16"/>
          <w:shd w:val="clear" w:color="auto" w:fill="FFFFFF"/>
        </w:rPr>
        <w:t xml:space="preserve">및 </w:t>
      </w:r>
      <w:r>
        <w:rPr>
          <w:rFonts w:ascii="Times New Roman"/>
          <w:bCs/>
          <w:color w:val="000000"/>
          <w:kern w:val="0"/>
          <w:sz w:val="16"/>
          <w:szCs w:val="16"/>
          <w:shd w:val="clear" w:color="auto" w:fill="FFFFFF"/>
        </w:rPr>
        <w:t xml:space="preserve">(iv) </w:t>
      </w:r>
      <w:r>
        <w:rPr>
          <w:rFonts w:ascii="Times New Roman" w:hint="eastAsia"/>
          <w:bCs/>
          <w:color w:val="000000"/>
          <w:kern w:val="0"/>
          <w:sz w:val="16"/>
          <w:szCs w:val="16"/>
          <w:shd w:val="clear" w:color="auto" w:fill="FFFFFF"/>
        </w:rPr>
        <w:t>기타</w:t>
      </w:r>
      <w:r>
        <w:rPr>
          <w:rFonts w:ascii="Times New Roman"/>
          <w:bCs/>
          <w:color w:val="000000"/>
          <w:kern w:val="0"/>
          <w:sz w:val="16"/>
          <w:szCs w:val="16"/>
          <w:shd w:val="clear" w:color="auto" w:fill="FFFFFF"/>
        </w:rPr>
        <w:t xml:space="preserve"> 관련 법령에 의하여 발생하는 부담을 의미</w:t>
      </w:r>
      <w:r>
        <w:rPr>
          <w:rFonts w:ascii="Times New Roman" w:hint="eastAsia"/>
          <w:bCs/>
          <w:color w:val="000000"/>
          <w:kern w:val="0"/>
          <w:sz w:val="16"/>
          <w:szCs w:val="16"/>
          <w:shd w:val="clear" w:color="auto" w:fill="FFFFFF"/>
        </w:rPr>
        <w:t>함</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에 따른 담보 기타 부담을 설정할 수 있고,</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수탁자는 관련 절차에 협조하여야 한다.</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명확히 하면, 기 존재하는 허용된 부담은 본 신탁계약을 포함한 위탁자와 우선수익자들 간에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체결한 여신거래 및 담보설정계약(이하 </w:t>
      </w:r>
      <w:r>
        <w:rPr>
          <w:rFonts w:ascii="Times New Roman"/>
          <w:bCs/>
          <w:color w:val="000000"/>
          <w:kern w:val="0"/>
          <w:sz w:val="16"/>
          <w:szCs w:val="16"/>
          <w:shd w:val="clear" w:color="auto" w:fill="FFFFFF"/>
        </w:rPr>
        <w:t>“</w:t>
      </w:r>
      <w:r>
        <w:rPr>
          <w:rFonts w:ascii="Times New Roman" w:hint="eastAsia"/>
          <w:b/>
          <w:bCs/>
          <w:color w:val="000000"/>
          <w:kern w:val="0"/>
          <w:sz w:val="16"/>
          <w:szCs w:val="16"/>
          <w:shd w:val="clear" w:color="auto" w:fill="FFFFFF"/>
        </w:rPr>
        <w:t xml:space="preserve">본건 여신거래</w:t>
      </w:r>
      <w:r>
        <w:rPr>
          <w:rFonts w:ascii="Times New Roman"/>
          <w:bCs/>
          <w:color w:val="000000"/>
          <w:kern w:val="0"/>
          <w:sz w:val="16"/>
          <w:szCs w:val="16"/>
          <w:shd w:val="clear" w:color="auto" w:fill="FFFFFF"/>
        </w:rPr>
        <w:t xml:space="preserve">”)에 </w:t>
      </w:r>
      <w:r>
        <w:rPr>
          <w:rFonts w:ascii="Times New Roman" w:hint="eastAsia"/>
          <w:bCs/>
          <w:color w:val="000000"/>
          <w:kern w:val="0"/>
          <w:sz w:val="16"/>
          <w:szCs w:val="16"/>
          <w:shd w:val="clear" w:color="auto" w:fill="FFFFFF"/>
        </w:rPr>
        <w:t xml:space="preserve">따라 설정되는 담보보다 선순위로 설정할 수 있고, 본 신탁계약 체결일 이후에 임대차계약등에 따라 설정되는 권리 기타 담보 등의 부담이나 허용된 부담이 본건 여신거래에 따라 설정되는 담보보다 후순위로 설정되는 경우에는 그 채권최고액, 담보금액 등의 금액에 특별한 제한을 받지 아니한다.</w:t>
      </w:r>
      <w:r>
        <w:rPr>
          <w:rFonts w:ascii="Times New Roman"/>
          <w:bCs/>
          <w:color w:val="000000"/>
          <w:kern w:val="0"/>
          <w:sz w:val="16"/>
          <w:szCs w:val="16"/>
          <w:shd w:val="clear" w:color="auto" w:fill="FFFFFF"/>
        </w:rPr>
        <w:t xml:space="preserve"> </w:t>
      </w:r>
    </w:p>
    <w:p w14:paraId="7DC3A134" w14:textId="77777777" w:rsidR="006A29C3" w:rsidRPr="00F15B0C" w:rsidRDefault="006A29C3" w:rsidP="006A29C3">
      <w:pPr>
        <w:pStyle w:val="TKa"/>
        <w:spacing w:line="200" w:lineRule="exact"/>
        <w:rPr>
          <w:rFonts w:ascii="바탕체" w:eastAsia="바탕체" w:hAnsi="바탕체"/>
          <w:b/>
          <w:color w:val="000000"/>
          <w:sz w:val="16"/>
          <w:szCs w:val="16"/>
        </w:rPr>
      </w:pPr>
    </w:p>
    <w:p w14:paraId="550C5188" w14:textId="77777777" w:rsidR="006A29C3" w:rsidRPr="00CB47F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b/>
          <w:color w:val="000000"/>
          <w:sz w:val="16"/>
          <w:szCs w:val="16"/>
        </w:rPr>
        <w:t>제</w:t>
      </w:r>
      <w:r>
        <w:rPr>
          <w:rFonts w:ascii="바탕체" w:eastAsia="바탕체" w:hAnsi="바탕체" w:hint="eastAsia"/>
          <w:b/>
          <w:color w:val="000000"/>
          <w:sz w:val="16"/>
          <w:szCs w:val="16"/>
        </w:rPr>
        <w:t>7</w:t>
      </w:r>
      <w:r>
        <w:rPr>
          <w:rFonts w:ascii="바탕체" w:eastAsia="바탕체" w:hAnsi="바탕체"/>
          <w:b/>
          <w:color w:val="000000"/>
          <w:sz w:val="16"/>
          <w:szCs w:val="16"/>
        </w:rPr>
        <w:t xml:space="preserve">조 </w:t>
      </w:r>
      <w:r>
        <w:rPr>
          <w:rFonts w:ascii="바탕체" w:eastAsia="바탕체" w:hAnsi="바탕체" w:hint="eastAsia"/>
          <w:b/>
          <w:color w:val="000000"/>
          <w:sz w:val="16"/>
          <w:szCs w:val="16"/>
        </w:rPr>
        <w:t>【신탁부동산의 추가】</w:t>
      </w:r>
    </w:p>
    <w:p w14:paraId="54A0C22B" w14:textId="77777777" w:rsidR="006A29C3" w:rsidRPr="000A7798" w:rsidRDefault="006A29C3">
      <w:pPr>
        <w:pStyle w:val="TKa"/>
        <w:numPr>
          <w:ilvl w:val="0"/>
          <w:numId w:val="106"/>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특약 제6조에도 불구하고,</w:t>
      </w:r>
      <w:r>
        <w:rPr>
          <w:rFonts w:ascii="Times New Roman"/>
          <w:bCs/>
          <w:color w:val="000000"/>
          <w:kern w:val="0"/>
          <w:sz w:val="16"/>
          <w:szCs w:val="16"/>
          <w:shd w:val="clear" w:color="auto" w:fill="FFFFFF"/>
        </w:rPr>
        <w:t xml:space="preserve"> 위탁자는 본 신탁계약</w:t>
      </w:r>
      <w:r>
        <w:rPr>
          <w:rFonts w:ascii="Times New Roman" w:hint="eastAsia"/>
          <w:bCs/>
          <w:color w:val="000000"/>
          <w:kern w:val="0"/>
          <w:sz w:val="16"/>
          <w:szCs w:val="16"/>
          <w:shd w:val="clear" w:color="auto" w:fill="FFFFFF"/>
        </w:rPr>
        <w:t xml:space="preserve"> 체결일 이후에 신탁부동산을 변형하여 신규 건물을 신축하려고 하는 경우</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우선수익자들 및 수탁자의 서면승낙을 얻어야 하며, 건물이 완공되는 경우 즉시 위탁자 앞으로 소유권보존등기를 경료하여야 하며, 소유권보존등기가 경료된 </w:t>
      </w:r>
      <w:r>
        <w:rPr>
          <w:rFonts w:ascii="Times New Roman"/>
          <w:bCs/>
          <w:color w:val="000000"/>
          <w:kern w:val="0"/>
          <w:sz w:val="16"/>
          <w:szCs w:val="16"/>
          <w:shd w:val="clear" w:color="auto" w:fill="FFFFFF"/>
        </w:rPr>
        <w:t xml:space="preserve">즉시 </w:t>
      </w:r>
      <w:r>
        <w:rPr>
          <w:rFonts w:ascii="Times New Roman" w:hint="eastAsia"/>
          <w:bCs/>
          <w:color w:val="000000"/>
          <w:kern w:val="0"/>
          <w:sz w:val="16"/>
          <w:szCs w:val="16"/>
          <w:shd w:val="clear" w:color="auto" w:fill="FFFFFF"/>
        </w:rPr>
        <w:t xml:space="preserve">해당 건축물을 </w:t>
      </w:r>
      <w:r>
        <w:rPr>
          <w:rFonts w:ascii="Times New Roman"/>
          <w:bCs/>
          <w:color w:val="000000"/>
          <w:kern w:val="0"/>
          <w:sz w:val="16"/>
          <w:szCs w:val="16"/>
          <w:shd w:val="clear" w:color="auto" w:fill="FFFFFF"/>
        </w:rPr>
        <w:t xml:space="preserve">수탁자 앞으로 신탁을 원인으로 한 소유권이전등기를 경료하여야 </w:t>
      </w:r>
      <w:r>
        <w:rPr>
          <w:rFonts w:ascii="Times New Roman" w:hint="eastAsia"/>
          <w:bCs/>
          <w:color w:val="000000"/>
          <w:kern w:val="0"/>
          <w:sz w:val="16"/>
          <w:szCs w:val="16"/>
          <w:shd w:val="clear" w:color="auto" w:fill="FFFFFF"/>
        </w:rPr>
        <w:t>한다.</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단, 별도의 절차 없이도 토지 위에 건축 중인 건물(시설물, 완성 또는 미완성)은 본 신탁계약상의 신탁재산으로 본다.</w:t>
      </w:r>
    </w:p>
    <w:p w14:paraId="3645DDD0" w14:textId="77777777" w:rsidR="006A29C3" w:rsidRPr="000A7798" w:rsidRDefault="006A29C3">
      <w:pPr>
        <w:pStyle w:val="TKa"/>
        <w:numPr>
          <w:ilvl w:val="0"/>
          <w:numId w:val="106"/>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위탁자의</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신축</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건물</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사용승인미필</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인감증명서</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미제출</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등</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수탁자의 귀책 없는</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사유로</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추가신탁</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등기를</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경료하지</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못할</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경우</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수탁자는</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이에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대한</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책임을</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부담하지</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않는다</w:t>
      </w:r>
      <w:r>
        <w:rPr>
          <w:rFonts w:ascii="Times New Roman"/>
          <w:bCs/>
          <w:color w:val="000000"/>
          <w:kern w:val="0"/>
          <w:sz w:val="16"/>
          <w:szCs w:val="16"/>
          <w:shd w:val="clear" w:color="auto" w:fill="FFFFFF"/>
        </w:rPr>
        <w:t>.</w:t>
      </w:r>
    </w:p>
    <w:p w14:paraId="315B4782" w14:textId="77777777" w:rsidR="006A29C3" w:rsidRPr="000A7798" w:rsidRDefault="006A29C3" w:rsidP="006A29C3">
      <w:pPr>
        <w:pStyle w:val="TKa"/>
        <w:spacing w:line="200" w:lineRule="exact"/>
        <w:rPr>
          <w:rFonts w:ascii="바탕체" w:eastAsia="바탕체" w:hAnsi="바탕체"/>
          <w:b/>
          <w:color w:val="000000"/>
          <w:sz w:val="16"/>
          <w:szCs w:val="16"/>
        </w:rPr>
      </w:pPr>
    </w:p>
    <w:p w14:paraId="15D322FE" w14:textId="77777777" w:rsidR="006A29C3" w:rsidRPr="000A7798" w:rsidRDefault="006A29C3" w:rsidP="006A29C3">
      <w:pPr>
        <w:pStyle w:val="TKa"/>
        <w:spacing w:line="200" w:lineRule="exact"/>
        <w:rPr>
          <w:rFonts w:ascii="바탕체" w:eastAsia="바탕체" w:hAnsi="바탕체"/>
          <w:color w:val="000000"/>
          <w:sz w:val="16"/>
          <w:szCs w:val="16"/>
        </w:rPr>
      </w:pPr>
      <w:r>
        <w:rPr>
          <w:rFonts w:ascii="바탕체" w:eastAsia="바탕체" w:hAnsi="바탕체" w:hint="eastAsia"/>
          <w:b/>
          <w:color w:val="000000"/>
          <w:sz w:val="16"/>
          <w:szCs w:val="16"/>
        </w:rPr>
        <w:t>제 8조【보험계약에</w:t>
      </w:r>
      <w:r>
        <w:rPr>
          <w:rFonts w:ascii="바탕체" w:eastAsia="바탕체" w:hAnsi="바탕체"/>
          <w:b/>
          <w:color w:val="000000"/>
          <w:sz w:val="16"/>
          <w:szCs w:val="16"/>
        </w:rPr>
        <w:t xml:space="preserve"> </w:t>
      </w:r>
      <w:r>
        <w:rPr>
          <w:rFonts w:ascii="바탕체" w:eastAsia="바탕체" w:hAnsi="바탕체" w:hint="eastAsia"/>
          <w:b/>
          <w:color w:val="000000"/>
          <w:sz w:val="16"/>
          <w:szCs w:val="16"/>
        </w:rPr>
        <w:t>대한</w:t>
      </w:r>
      <w:r>
        <w:rPr>
          <w:rFonts w:ascii="바탕체" w:eastAsia="바탕체" w:hAnsi="바탕체"/>
          <w:b/>
          <w:color w:val="000000"/>
          <w:sz w:val="16"/>
          <w:szCs w:val="16"/>
        </w:rPr>
        <w:t xml:space="preserve"> </w:t>
      </w:r>
      <w:r>
        <w:rPr>
          <w:rFonts w:ascii="바탕체" w:eastAsia="바탕체" w:hAnsi="바탕체" w:hint="eastAsia"/>
          <w:b/>
          <w:color w:val="000000"/>
          <w:sz w:val="16"/>
          <w:szCs w:val="16"/>
        </w:rPr>
        <w:t>특약】</w:t>
      </w:r>
      <w:r>
        <w:rPr>
          <w:rFonts w:ascii="바탕체" w:eastAsia="바탕체" w:hAnsi="바탕체" w:hint="eastAsia"/>
          <w:color w:val="000000"/>
          <w:sz w:val="16"/>
          <w:szCs w:val="16"/>
        </w:rPr>
        <w:t xml:space="preserve"> </w:t>
      </w:r>
    </w:p>
    <w:p w14:paraId="5FF218CD" w14:textId="77777777" w:rsidR="006A29C3" w:rsidRPr="000A7798" w:rsidRDefault="006A29C3" w:rsidP="006A29C3">
      <w:pPr>
        <w:pStyle w:val="TKa"/>
        <w:spacing w:line="200" w:lineRule="exact"/>
        <w:ind w:leftChars="354" w:left="708"/>
        <w:rPr>
          <w:rFonts w:ascii="바탕체" w:eastAsia="바탕체" w:hAnsi="바탕체"/>
          <w:bCs/>
          <w:color w:val="5B9BD5"/>
          <w:sz w:val="16"/>
          <w:szCs w:val="16"/>
        </w:rPr>
      </w:pPr>
      <w:commentRangeStart w:id="30"/>
      <w:del w:id="6289" w:author="코람코 상장리츠팀" w:date="2026-10-07T09:00:00Z">
        <w:r>
          <w:rPr>
            <w:rFonts w:ascii="Times New Roman" w:hint="eastAsia"/>
            <w:bCs/>
            <w:color w:val="000000"/>
            <w:kern w:val="0"/>
            <w:sz w:val="16"/>
            <w:szCs w:val="16"/>
            <w:shd w:val="clear" w:color="auto" w:fill="FFFFFF"/>
          </w:rPr>
          <w:delText xml:space="preserve">신탁계약서 제</w:delText>
        </w:r>
      </w:del>
      <w:del w:id="6290" w:author="코람코 상장리츠팀" w:date="2026-10-07T09:00:00Z">
        <w:r>
          <w:rPr>
            <w:rFonts w:ascii="Times New Roman"/>
            <w:bCs/>
            <w:color w:val="000000"/>
            <w:kern w:val="0"/>
            <w:sz w:val="16"/>
            <w:szCs w:val="16"/>
            <w:shd w:val="clear" w:color="auto" w:fill="FFFFFF"/>
          </w:rPr>
          <w:delText xml:space="preserve">12조에도 불구하고,</w:delText>
        </w:r>
      </w:del>
      <w:ins w:id="6291" w:author="코람코 상장리츠팀" w:date="2026-10-07T09:00:00Z">
        <w:r>
          <w:rPr>
            <w:rFonts w:ascii="Times New Roman" w:hint="eastAsia"/>
            <w:bCs/>
            <w:color w:val="000000"/>
            <w:kern w:val="0"/>
            <w:sz w:val="16"/>
            <w:szCs w:val="16"/>
          </w:rPr>
          <w:t xml:space="preserve">신탁계약서 제12조는 본 신탁계약에 적용하지 아니하며,</w:t>
        </w:r>
      </w:ins>
      <w:commentRangeEnd w:id="30"/>
      <w:r>
        <w:rPr>
          <w:rStyle w:val="CommentReference"/>
        </w:rPr>
        <w:commentReference w:id="30"/>
      </w:r>
      <w:r>
        <w:rPr>
          <w:rFonts w:ascii="Times New Roman" w:hint="eastAsia"/>
          <w:bCs/>
          <w:color w:val="000000"/>
          <w:kern w:val="0"/>
          <w:sz w:val="16"/>
          <w:szCs w:val="16"/>
          <w:shd w:val="clear" w:color="auto" w:fill="FFFFFF"/>
        </w:rPr>
        <w:t xml:space="preserve"> 위탁자는 </w:t>
      </w:r>
      <w:r>
        <w:rPr>
          <w:rFonts w:ascii="Times New Roman"/>
          <w:bCs/>
          <w:color w:val="000000"/>
          <w:kern w:val="0"/>
          <w:sz w:val="16"/>
          <w:szCs w:val="16"/>
          <w:shd w:val="clear" w:color="auto" w:fill="FFFFFF"/>
        </w:rPr>
        <w:t xml:space="preserve">위탁자 또는 </w:t>
      </w:r>
      <w:r>
        <w:rPr>
          <w:rFonts w:ascii="Times New Roman" w:hint="eastAsia"/>
          <w:bCs/>
          <w:color w:val="000000"/>
          <w:kern w:val="0"/>
          <w:sz w:val="16"/>
          <w:szCs w:val="16"/>
          <w:shd w:val="clear" w:color="auto" w:fill="FFFFFF"/>
        </w:rPr>
        <w:t xml:space="preserve">위탁자의 </w:t>
      </w:r>
      <w:r>
        <w:rPr>
          <w:rFonts w:ascii="Times New Roman"/>
          <w:bCs/>
          <w:color w:val="000000"/>
          <w:kern w:val="0"/>
          <w:sz w:val="16"/>
          <w:szCs w:val="16"/>
          <w:shd w:val="clear" w:color="auto" w:fill="FFFFFF"/>
        </w:rPr>
        <w:t xml:space="preserve">자산관리회사가 정하는 방법으로 신탁부동산에 관한 보험계약을 자유롭게 체결 및 관리할 수 있</w:t>
      </w:r>
      <w:r>
        <w:rPr>
          <w:rFonts w:ascii="Times New Roman" w:hint="eastAsia"/>
          <w:bCs/>
          <w:color w:val="000000"/>
          <w:kern w:val="0"/>
          <w:sz w:val="16"/>
          <w:szCs w:val="16"/>
          <w:shd w:val="clear" w:color="auto" w:fill="FFFFFF"/>
        </w:rPr>
        <w:t>다.</w:t>
      </w:r>
      <w:r>
        <w:rPr>
          <w:rFonts w:ascii="Times New Roman"/>
          <w:bCs/>
          <w:color w:val="000000"/>
          <w:kern w:val="0"/>
          <w:sz w:val="16"/>
          <w:szCs w:val="16"/>
          <w:shd w:val="clear" w:color="auto" w:fill="FFFFFF"/>
        </w:rPr>
        <w:t xml:space="preserve"> 단</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위탁자는 보험금청구권, 보험계약 해지로 인한 </w:t>
      </w:r>
      <w:r>
        <w:rPr>
          <w:rFonts w:ascii="Times New Roman" w:hint="eastAsia"/>
          <w:color w:val="000000"/>
          <w:kern w:val="0"/>
          <w:sz w:val="16"/>
          <w:shd w:val="clear" w:color="auto" w:fill="FFFFFF"/>
        </w:rPr>
        <w:t xml:space="preserve">반환금청구권, 기타 보험계약에서 발생하는 보험자에 대한 일체의 채권에 대하여 </w:t>
      </w:r>
      <w:r>
        <w:rPr>
          <w:rFonts w:ascii="Times New Roman"/>
          <w:color w:val="000000"/>
          <w:kern w:val="0"/>
          <w:sz w:val="16"/>
          <w:shd w:val="clear" w:color="auto" w:fill="FFFFFF"/>
        </w:rPr>
        <w:t>우선수익자들에게</w:t>
      </w:r>
      <w:r>
        <w:rPr>
          <w:rFonts w:ascii="Times New Roman" w:hint="eastAsia"/>
          <w:color w:val="000000"/>
          <w:kern w:val="0"/>
          <w:sz w:val="16"/>
          <w:shd w:val="clear" w:color="auto" w:fill="FFFFFF"/>
        </w:rPr>
        <w:t xml:space="preserve"> 근질권을 </w:t>
      </w:r>
      <w:r>
        <w:rPr>
          <w:rFonts w:ascii="Times New Roman"/>
          <w:color w:val="000000"/>
          <w:kern w:val="0"/>
          <w:sz w:val="16"/>
          <w:shd w:val="clear" w:color="auto" w:fill="FFFFFF"/>
        </w:rPr>
        <w:t xml:space="preserve">설정하고, </w:t>
      </w:r>
      <w:r>
        <w:rPr>
          <w:rFonts w:ascii="바탕체" w:hAnsi="바탕체" w:hint="eastAsia"/>
          <w:color w:val="000000"/>
          <w:sz w:val="16"/>
        </w:rPr>
        <w:t xml:space="preserve">수탁자에게 </w:t>
      </w:r>
      <w:commentRangeStart w:id="31"/>
      <w:del w:id="6292" w:author="코람코 상장리츠팀" w:date="2026-10-07T09:00:00Z">
        <w:r>
          <w:rPr>
            <w:rFonts w:ascii="Times New Roman"/>
            <w:color w:val="000000"/>
            <w:kern w:val="0"/>
            <w:sz w:val="16"/>
            <w:shd w:val="clear" w:color="auto" w:fill="FFFFFF"/>
          </w:rPr>
          <w:delText xml:space="preserve">해당 </w:delText>
        </w:r>
      </w:del>
      <w:del w:id="6293" w:author="코람코 상장리츠팀" w:date="2026-10-07T09:00:00Z">
        <w:r>
          <w:rPr>
            <w:rFonts w:ascii="Times New Roman" w:hint="eastAsia"/>
            <w:bCs/>
            <w:color w:val="000000"/>
            <w:kern w:val="0"/>
            <w:sz w:val="16"/>
            <w:szCs w:val="16"/>
            <w:shd w:val="clear" w:color="auto" w:fill="FFFFFF"/>
          </w:rPr>
          <w:delText xml:space="preserve">확정일자부 </w:delText>
        </w:r>
      </w:del>
      <w:del w:id="6294" w:author="코람코 상장리츠팀" w:date="2026-10-07T09:00:00Z">
        <w:r>
          <w:rPr>
            <w:rFonts w:ascii="Times New Roman"/>
            <w:color w:val="000000"/>
            <w:kern w:val="0"/>
            <w:sz w:val="16"/>
            <w:shd w:val="clear" w:color="auto" w:fill="FFFFFF"/>
          </w:rPr>
          <w:delText xml:space="preserve">근질권설정계약서 사본을 </w:delText>
        </w:r>
      </w:del>
      <w:del w:id="6295" w:author="코람코 상장리츠팀" w:date="2026-10-07T09:00:00Z">
        <w:r>
          <w:rPr>
            <w:rFonts w:ascii="바탕체" w:hAnsi="바탕체" w:hint="eastAsia"/>
            <w:color w:val="000000"/>
            <w:sz w:val="16"/>
          </w:rPr>
          <w:delText xml:space="preserve">제출하기로 한다.</w:delText>
        </w:r>
      </w:del>
      <w:ins w:id="6296" w:author="코람코 상장리츠팀" w:date="2026-10-07T09:00:00Z">
        <w:r>
          <w:rPr>
            <w:rFonts w:ascii="Times New Roman"/>
            <w:color w:val="000000"/>
            <w:kern w:val="0"/>
            <w:sz w:val="16"/>
          </w:rPr>
          <w:t xml:space="preserve">대출약정서에서 정한 기한 내에 해당 근질권설정계약서 및 확정일자부 근질권설정 통지서 사본을 제출하기로 한다. 위탁자가 신탁부동산에 관하여 매도인이 가입한 보험계약을 승계하는 경우(공동인수 보험회사가 있는 경우 그 전부 또는 이를 대리하는 간사 보험회사에 대한 통지를 포함함)에도 같다.</w:t>
        </w:r>
      </w:ins>
      <w:commentRangeEnd w:id="31"/>
      <w:r>
        <w:rPr>
          <w:rStyle w:val="CommentReference"/>
        </w:rPr>
        <w:commentReference w:id="31"/>
      </w:r>
    </w:p>
    <w:p w14:paraId="65AE68F5" w14:textId="77777777" w:rsidR="006A29C3" w:rsidRPr="000A7798" w:rsidRDefault="006A29C3" w:rsidP="006A29C3">
      <w:pPr>
        <w:pStyle w:val="TKa"/>
        <w:spacing w:line="200" w:lineRule="exact"/>
        <w:rPr>
          <w:rFonts w:ascii="바탕체" w:eastAsia="바탕체" w:hAnsi="바탕체"/>
          <w:bCs/>
          <w:color w:val="C00000"/>
          <w:sz w:val="16"/>
          <w:szCs w:val="16"/>
        </w:rPr>
      </w:pPr>
    </w:p>
    <w:p w14:paraId="6EFD5BD6"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 9조【세무】</w:t>
      </w:r>
    </w:p>
    <w:p w14:paraId="08B922F9" w14:textId="77777777" w:rsidR="006A29C3" w:rsidRPr="000A7798" w:rsidRDefault="006A29C3" w:rsidP="006A29C3">
      <w:pPr>
        <w:pStyle w:val="TKa6"/>
        <w:tabs>
          <w:tab w:val="left" w:pos="400"/>
          <w:tab w:val="left" w:pos="800"/>
          <w:tab w:val="left" w:pos="1600"/>
          <w:tab w:val="left" w:pos="2400"/>
          <w:tab w:val="left" w:pos="3200"/>
        </w:tabs>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신탁재산과 관련된 세무업무는 위탁자의 부담으로 위탁자가 신고 납부하여야 한다.</w:t>
      </w:r>
    </w:p>
    <w:p w14:paraId="417F523F" w14:textId="77777777" w:rsidR="006A29C3" w:rsidRPr="000A7798" w:rsidRDefault="006A29C3" w:rsidP="006A29C3">
      <w:pPr>
        <w:pStyle w:val="TKa"/>
        <w:spacing w:line="200" w:lineRule="exact"/>
        <w:rPr>
          <w:rFonts w:ascii="바탕체" w:eastAsia="바탕체" w:hAnsi="바탕체"/>
          <w:color w:val="000000"/>
          <w:sz w:val="16"/>
          <w:szCs w:val="16"/>
        </w:rPr>
      </w:pPr>
    </w:p>
    <w:p w14:paraId="4C82FFAC"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제10조【책임면제】</w:t>
      </w:r>
    </w:p>
    <w:p w14:paraId="58973995" w14:textId="77777777" w:rsidR="006A29C3" w:rsidRPr="000A7798" w:rsidRDefault="006A29C3">
      <w:pPr>
        <w:pStyle w:val="TKa"/>
        <w:numPr>
          <w:ilvl w:val="0"/>
          <w:numId w:val="10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신탁법 제</w:t>
      </w:r>
      <w:r>
        <w:rPr>
          <w:rFonts w:ascii="Times New Roman"/>
          <w:bCs/>
          <w:color w:val="000000"/>
          <w:kern w:val="0"/>
          <w:sz w:val="16"/>
          <w:szCs w:val="16"/>
          <w:shd w:val="clear" w:color="auto" w:fill="FFFFFF"/>
        </w:rPr>
        <w:t>8</w:t>
      </w:r>
      <w:r>
        <w:rPr>
          <w:rFonts w:ascii="Times New Roman" w:hint="eastAsia"/>
          <w:bCs/>
          <w:color w:val="000000"/>
          <w:kern w:val="0"/>
          <w:sz w:val="16"/>
          <w:szCs w:val="16"/>
          <w:shd w:val="clear" w:color="auto" w:fill="FFFFFF"/>
        </w:rPr>
        <w:t xml:space="preserve">조(사해신탁)에서 정한 채권자취소권 행사에 의하여 본 신탁계약이 취소된 경우에는 위탁자가 책임을 부담하며</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수탁자는 책임을 부담하지 않는다. 또한</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이와 관련하여 수탁자의 손해가 발생한 경우에 위탁자는 수탁자의 손해를 배상하여야 한다.</w:t>
      </w:r>
    </w:p>
    <w:p w14:paraId="3C88E9A3" w14:textId="77777777" w:rsidR="006A29C3" w:rsidRPr="000A7798" w:rsidRDefault="006A29C3">
      <w:pPr>
        <w:pStyle w:val="TKa"/>
        <w:numPr>
          <w:ilvl w:val="0"/>
          <w:numId w:val="10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수탁자가 수탁자의 지위를 원인으로 제</w:t>
      </w:r>
      <w:r>
        <w:rPr>
          <w:rFonts w:ascii="Times New Roman"/>
          <w:bCs/>
          <w:color w:val="000000"/>
          <w:kern w:val="0"/>
          <w:sz w:val="16"/>
          <w:szCs w:val="16"/>
          <w:shd w:val="clear" w:color="auto" w:fill="FFFFFF"/>
        </w:rPr>
        <w:t>3</w:t>
      </w:r>
      <w:r>
        <w:rPr>
          <w:rFonts w:ascii="Times New Roman" w:hint="eastAsia"/>
          <w:bCs/>
          <w:color w:val="000000"/>
          <w:kern w:val="0"/>
          <w:sz w:val="16"/>
          <w:szCs w:val="16"/>
          <w:shd w:val="clear" w:color="auto" w:fill="FFFFFF"/>
        </w:rPr>
        <w:t xml:space="preserve">자로부터 손해배상청구 기타 금원의 청구</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신탁부동산의 하자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화재발생</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공작물 책임</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사해행위 취소판결에 의한 가액배상 등의 원인을 포함하며 이에 한하지 않는다</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를 당할 경우</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위탁자는 수탁자가 지급하여야 할 채무 및 소송으로 인하여 발생하는 모든 비용과 손해 등을 변제하여야 하며</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w:t>
      </w:r>
      <w:commentRangeStart w:id="32"/>
      <w:del w:id="6297" w:author="코람코 상장리츠팀" w:date="2026-10-07T09:00:00Z">
        <w:r>
          <w:rPr>
            <w:rFonts w:ascii="Times New Roman" w:hint="eastAsia"/>
            <w:bCs/>
            <w:color w:val="000000"/>
            <w:kern w:val="0"/>
            <w:sz w:val="16"/>
            <w:szCs w:val="16"/>
            <w:shd w:val="clear" w:color="auto" w:fill="FFFFFF"/>
          </w:rPr>
          <w:delText xml:space="preserve">이를 이행하지 아니하는 경우 수탁자는 신탁계약을 해지할 수 있다.</w:delText>
        </w:r>
      </w:del>
      <w:ins w:id="6298" w:author="코람코 상장리츠팀" w:date="2026-10-07T09:00:00Z">
        <w:r>
          <w:rPr>
            <w:rFonts w:ascii="Times New Roman" w:hint="eastAsia"/>
            <w:bCs/>
            <w:color w:val="000000"/>
            <w:kern w:val="0"/>
            <w:sz w:val="16"/>
            <w:szCs w:val="16"/>
          </w:rPr>
          <w:t xml:space="preserve">이를 이행하지 아니하는 경우 수탁자는 위탁자 및 우선수익자들에게 서면으로 그 이행을 최고할 수 있다. 다만, 이를 이유로 한 본 신탁계약의 해지는 본 특약 제11조 제①항에 따른다.</w:t>
        </w:r>
      </w:ins>
      <w:commentRangeEnd w:id="32"/>
      <w:r>
        <w:rPr>
          <w:rStyle w:val="CommentReference"/>
        </w:rPr>
        <w:commentReference w:id="32"/>
      </w:r>
    </w:p>
    <w:p w14:paraId="6B77EA41" w14:textId="77777777" w:rsidR="006A29C3" w:rsidRPr="000A7798" w:rsidRDefault="006A29C3">
      <w:pPr>
        <w:pStyle w:val="TKa"/>
        <w:numPr>
          <w:ilvl w:val="0"/>
          <w:numId w:val="10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신탁기간 중 또는 신탁종료 후 신탁부동산의 하자 및 하자를 원인으로 하여 손해가 발생하더라도 수탁자는 책임을 부담하지 않는다.</w:t>
      </w:r>
    </w:p>
    <w:p w14:paraId="7262A9DC" w14:textId="77777777" w:rsidR="006A29C3" w:rsidRPr="000A7798" w:rsidRDefault="006A29C3">
      <w:pPr>
        <w:pStyle w:val="TKa"/>
        <w:numPr>
          <w:ilvl w:val="0"/>
          <w:numId w:val="10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수탁자는 다음 각 호에 해당하는 손해에 대하여 책임을 부담하지 않는다.</w:t>
      </w:r>
    </w:p>
    <w:p w14:paraId="4E1B4CA4" w14:textId="77777777" w:rsidR="006A29C3" w:rsidRPr="000A7798" w:rsidRDefault="006A29C3">
      <w:pPr>
        <w:pStyle w:val="TKa"/>
        <w:numPr>
          <w:ilvl w:val="0"/>
          <w:numId w:val="108"/>
        </w:numPr>
        <w:spacing w:line="200" w:lineRule="exact"/>
        <w:rPr>
          <w:rFonts w:ascii="바탕체" w:eastAsia="바탕체" w:hAnsi="바탕체"/>
          <w:sz w:val="16"/>
          <w:szCs w:val="16"/>
        </w:rPr>
      </w:pPr>
      <w:r>
        <w:rPr>
          <w:rFonts w:ascii="바탕체" w:eastAsia="바탕체" w:hAnsi="바탕체" w:hint="eastAsia"/>
          <w:sz w:val="16"/>
          <w:szCs w:val="16"/>
        </w:rPr>
        <w:t>신탁계약서에 의한 행위로 발생한 손해</w:t>
      </w:r>
    </w:p>
    <w:p w14:paraId="085802D4" w14:textId="77777777" w:rsidR="006A29C3" w:rsidRPr="000A7798" w:rsidRDefault="006A29C3">
      <w:pPr>
        <w:pStyle w:val="TKa"/>
        <w:numPr>
          <w:ilvl w:val="0"/>
          <w:numId w:val="108"/>
        </w:numPr>
        <w:spacing w:line="200" w:lineRule="exact"/>
        <w:rPr>
          <w:rFonts w:ascii="바탕체" w:eastAsia="바탕체" w:hAnsi="바탕체"/>
          <w:sz w:val="16"/>
          <w:szCs w:val="16"/>
        </w:rPr>
      </w:pPr>
      <w:r>
        <w:rPr>
          <w:rFonts w:ascii="바탕체" w:eastAsia="바탕체" w:hAnsi="바탕체" w:hint="eastAsia"/>
          <w:sz w:val="16"/>
          <w:szCs w:val="16"/>
        </w:rPr>
        <w:t>위탁자와 우선수익자</w:t>
      </w:r>
      <w:r>
        <w:rPr>
          <w:rFonts w:ascii="Times New Roman" w:hint="eastAsia"/>
          <w:bCs/>
          <w:color w:val="000000"/>
          <w:kern w:val="0"/>
          <w:sz w:val="16"/>
          <w:szCs w:val="16"/>
          <w:shd w:val="clear" w:color="auto" w:fill="FFFFFF"/>
        </w:rPr>
        <w:t>들</w:t>
      </w:r>
      <w:r>
        <w:rPr>
          <w:rFonts w:ascii="바탕체" w:eastAsia="바탕체" w:hAnsi="바탕체" w:hint="eastAsia"/>
          <w:sz w:val="16"/>
          <w:szCs w:val="16"/>
        </w:rPr>
        <w:t>의 동의가 있거나, 우선수익자</w:t>
      </w:r>
      <w:r>
        <w:rPr>
          <w:rFonts w:ascii="Times New Roman" w:hint="eastAsia"/>
          <w:bCs/>
          <w:color w:val="000000"/>
          <w:kern w:val="0"/>
          <w:sz w:val="16"/>
          <w:szCs w:val="16"/>
          <w:shd w:val="clear" w:color="auto" w:fill="FFFFFF"/>
        </w:rPr>
        <w:t>들</w:t>
      </w:r>
      <w:r>
        <w:rPr>
          <w:rFonts w:ascii="바탕체" w:eastAsia="바탕체" w:hAnsi="바탕체" w:hint="eastAsia"/>
          <w:sz w:val="16"/>
          <w:szCs w:val="16"/>
        </w:rPr>
        <w:t>의 요청에 의한 수탁자의 행위에 의하여 발생한 손해</w:t>
      </w:r>
    </w:p>
    <w:p w14:paraId="33712AED" w14:textId="77777777" w:rsidR="006A29C3" w:rsidRPr="000A7798" w:rsidRDefault="006A29C3">
      <w:pPr>
        <w:pStyle w:val="TKa"/>
        <w:numPr>
          <w:ilvl w:val="0"/>
          <w:numId w:val="108"/>
        </w:numPr>
        <w:spacing w:line="200" w:lineRule="exact"/>
        <w:rPr>
          <w:rFonts w:ascii="바탕체" w:eastAsia="바탕체" w:hAnsi="바탕체"/>
          <w:sz w:val="16"/>
          <w:szCs w:val="16"/>
        </w:rPr>
      </w:pPr>
      <w:r>
        <w:rPr>
          <w:rFonts w:ascii="바탕체" w:eastAsia="바탕체" w:hAnsi="바탕체" w:hint="eastAsia"/>
          <w:sz w:val="16"/>
          <w:szCs w:val="16"/>
        </w:rPr>
        <w:lastRenderedPageBreak/>
        <w:t>위탁자 및/또는 우선수익자가 사전에 고지하지 않은 사항과 관련하여 수탁자가 이를 인지하지 못하여 발생한 손해</w:t>
      </w:r>
    </w:p>
    <w:p w14:paraId="17888A83" w14:textId="77777777" w:rsidR="006A29C3" w:rsidRPr="000A7798" w:rsidRDefault="006A29C3">
      <w:pPr>
        <w:pStyle w:val="TKa"/>
        <w:numPr>
          <w:ilvl w:val="0"/>
          <w:numId w:val="108"/>
        </w:numPr>
        <w:spacing w:line="200" w:lineRule="exact"/>
        <w:rPr>
          <w:rFonts w:ascii="바탕체" w:eastAsia="바탕체" w:hAnsi="바탕체"/>
          <w:sz w:val="16"/>
          <w:szCs w:val="16"/>
        </w:rPr>
      </w:pPr>
      <w:r>
        <w:rPr>
          <w:rFonts w:ascii="바탕체" w:eastAsia="바탕체" w:hAnsi="바탕체"/>
          <w:sz w:val="16"/>
          <w:szCs w:val="16"/>
        </w:rPr>
        <w:t>신탁등기</w:t>
      </w:r>
      <w:r>
        <w:rPr>
          <w:rFonts w:ascii="바탕체" w:eastAsia="바탕체" w:hAnsi="바탕체" w:hint="eastAsia"/>
          <w:sz w:val="16"/>
          <w:szCs w:val="16"/>
        </w:rPr>
        <w:t xml:space="preserve"> </w:t>
      </w:r>
      <w:r>
        <w:rPr>
          <w:rFonts w:ascii="바탕체" w:eastAsia="바탕체" w:hAnsi="바탕체"/>
          <w:sz w:val="16"/>
          <w:szCs w:val="16"/>
        </w:rPr>
        <w:t>시 위탁자가 (국세, 지방세)완납증명서를 제출하지 못하여 신탁등기를 하지 못하는 경우 위탁자</w:t>
      </w:r>
      <w:r>
        <w:rPr>
          <w:rFonts w:ascii="바탕체" w:eastAsia="바탕체" w:hAnsi="바탕체" w:hint="eastAsia"/>
          <w:sz w:val="16"/>
          <w:szCs w:val="16"/>
        </w:rPr>
        <w:t xml:space="preserve">, </w:t>
      </w:r>
      <w:r>
        <w:rPr>
          <w:rFonts w:ascii="바탕체" w:eastAsia="바탕체" w:hAnsi="바탕체"/>
          <w:sz w:val="16"/>
          <w:szCs w:val="16"/>
        </w:rPr>
        <w:t>수익자</w:t>
      </w:r>
      <w:r>
        <w:rPr>
          <w:rFonts w:ascii="바탕체" w:eastAsia="바탕체" w:hAnsi="바탕체" w:hint="eastAsia"/>
          <w:sz w:val="16"/>
          <w:szCs w:val="16"/>
        </w:rPr>
        <w:t xml:space="preserve">, </w:t>
      </w:r>
      <w:r>
        <w:rPr>
          <w:rFonts w:ascii="바탕체" w:eastAsia="바탕체" w:hAnsi="바탕체"/>
          <w:sz w:val="16"/>
          <w:szCs w:val="16"/>
        </w:rPr>
        <w:t>우선수익자</w:t>
      </w:r>
      <w:r>
        <w:rPr>
          <w:rFonts w:ascii="Times New Roman" w:hint="eastAsia"/>
          <w:bCs/>
          <w:color w:val="000000"/>
          <w:kern w:val="0"/>
          <w:sz w:val="16"/>
          <w:szCs w:val="16"/>
          <w:shd w:val="clear" w:color="auto" w:fill="FFFFFF"/>
        </w:rPr>
        <w:t>들이</w:t>
      </w:r>
      <w:r>
        <w:rPr>
          <w:rFonts w:ascii="바탕체" w:eastAsia="바탕체" w:hAnsi="바탕체"/>
          <w:sz w:val="16"/>
          <w:szCs w:val="16"/>
        </w:rPr>
        <w:t xml:space="preserve"> 입는 손해</w:t>
      </w:r>
    </w:p>
    <w:p w14:paraId="6C3670D8" w14:textId="77777777" w:rsidR="006A29C3" w:rsidRPr="000A7798" w:rsidRDefault="006A29C3">
      <w:pPr>
        <w:pStyle w:val="TKa"/>
        <w:numPr>
          <w:ilvl w:val="0"/>
          <w:numId w:val="108"/>
        </w:numPr>
        <w:spacing w:line="200" w:lineRule="exact"/>
        <w:rPr>
          <w:rFonts w:ascii="바탕체" w:eastAsia="바탕체" w:hAnsi="바탕체"/>
          <w:sz w:val="16"/>
          <w:szCs w:val="16"/>
        </w:rPr>
      </w:pPr>
      <w:r>
        <w:rPr>
          <w:rFonts w:ascii="바탕체" w:eastAsia="바탕체" w:hAnsi="바탕체"/>
          <w:sz w:val="16"/>
          <w:szCs w:val="16"/>
        </w:rPr>
        <w:t>수탁자를 납부 의무자로</w:t>
      </w:r>
      <w:r>
        <w:rPr>
          <w:rFonts w:ascii="바탕체" w:eastAsia="바탕체" w:hAnsi="바탕체" w:hint="eastAsia"/>
          <w:sz w:val="16"/>
          <w:szCs w:val="16"/>
        </w:rPr>
        <w:t xml:space="preserve"> </w:t>
      </w:r>
      <w:r>
        <w:rPr>
          <w:rFonts w:ascii="바탕체" w:eastAsia="바탕체" w:hAnsi="바탕체"/>
          <w:sz w:val="16"/>
          <w:szCs w:val="16"/>
        </w:rPr>
        <w:t>하는 세금의 미납에 따른 위탁자</w:t>
      </w:r>
      <w:r>
        <w:rPr>
          <w:rFonts w:ascii="바탕체" w:eastAsia="바탕체" w:hAnsi="바탕체" w:hint="eastAsia"/>
          <w:sz w:val="16"/>
          <w:szCs w:val="16"/>
        </w:rPr>
        <w:t xml:space="preserve">, </w:t>
      </w:r>
      <w:r>
        <w:rPr>
          <w:rFonts w:ascii="바탕체" w:eastAsia="바탕체" w:hAnsi="바탕체"/>
          <w:sz w:val="16"/>
          <w:szCs w:val="16"/>
        </w:rPr>
        <w:t>수익자</w:t>
      </w:r>
      <w:r>
        <w:rPr>
          <w:rFonts w:ascii="바탕체" w:eastAsia="바탕체" w:hAnsi="바탕체" w:hint="eastAsia"/>
          <w:sz w:val="16"/>
          <w:szCs w:val="16"/>
        </w:rPr>
        <w:t xml:space="preserve">, </w:t>
      </w:r>
      <w:r>
        <w:rPr>
          <w:rFonts w:ascii="바탕체" w:eastAsia="바탕체" w:hAnsi="바탕체"/>
          <w:sz w:val="16"/>
          <w:szCs w:val="16"/>
        </w:rPr>
        <w:t>우선수익자</w:t>
      </w:r>
      <w:r>
        <w:rPr>
          <w:rFonts w:ascii="바탕체" w:eastAsia="바탕체" w:hAnsi="바탕체" w:hint="eastAsia"/>
          <w:sz w:val="16"/>
          <w:szCs w:val="16"/>
        </w:rPr>
        <w:t>들</w:t>
      </w:r>
      <w:r>
        <w:rPr>
          <w:rFonts w:ascii="바탕체" w:eastAsia="바탕체" w:hAnsi="바탕체"/>
          <w:sz w:val="16"/>
          <w:szCs w:val="16"/>
        </w:rPr>
        <w:t>의</w:t>
      </w:r>
      <w:r>
        <w:rPr>
          <w:rFonts w:ascii="바탕체" w:eastAsia="바탕체" w:hAnsi="바탕체" w:hint="eastAsia"/>
          <w:sz w:val="16"/>
          <w:szCs w:val="16"/>
        </w:rPr>
        <w:t xml:space="preserve"> </w:t>
      </w:r>
      <w:r>
        <w:rPr>
          <w:rFonts w:ascii="바탕체" w:eastAsia="바탕체" w:hAnsi="바탕체"/>
          <w:sz w:val="16"/>
          <w:szCs w:val="16"/>
        </w:rPr>
        <w:t>손해</w:t>
      </w:r>
      <w:r>
        <w:rPr>
          <w:rFonts w:ascii="바탕체" w:eastAsia="바탕체" w:hAnsi="바탕체" w:hint="eastAsia"/>
          <w:sz w:val="16"/>
          <w:szCs w:val="16"/>
        </w:rPr>
        <w:t>(</w:t>
      </w:r>
      <w:r>
        <w:rPr>
          <w:rFonts w:ascii="바탕체" w:eastAsia="바탕체" w:hAnsi="바탕체"/>
          <w:sz w:val="16"/>
          <w:szCs w:val="16"/>
        </w:rPr>
        <w:t>신탁부동산의 처분도 포함하나 이에 한하지 아니함</w:t>
      </w:r>
      <w:r>
        <w:rPr>
          <w:rFonts w:ascii="바탕체" w:eastAsia="바탕체" w:hAnsi="바탕체" w:hint="eastAsia"/>
          <w:sz w:val="16"/>
          <w:szCs w:val="16"/>
        </w:rPr>
        <w:t>)</w:t>
      </w:r>
    </w:p>
    <w:p w14:paraId="7F940394" w14:textId="77777777" w:rsidR="006A29C3" w:rsidRPr="000A7798" w:rsidRDefault="006A29C3" w:rsidP="006A29C3">
      <w:pPr>
        <w:pStyle w:val="TKa"/>
        <w:spacing w:line="200" w:lineRule="exact"/>
        <w:rPr>
          <w:rFonts w:ascii="바탕체" w:eastAsia="바탕체" w:hAnsi="바탕체"/>
          <w:color w:val="000000"/>
          <w:sz w:val="16"/>
          <w:szCs w:val="16"/>
        </w:rPr>
      </w:pPr>
    </w:p>
    <w:p w14:paraId="6C5A415E" w14:textId="77777777" w:rsidR="006A29C3" w:rsidRPr="00CB47F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제11조【신탁의 해지】</w:t>
      </w:r>
    </w:p>
    <w:p w14:paraId="5D8AB60C" w14:textId="77777777" w:rsidR="006A29C3" w:rsidRPr="00CB47F8" w:rsidRDefault="006A29C3">
      <w:pPr>
        <w:pStyle w:val="TKa"/>
        <w:numPr>
          <w:ilvl w:val="0"/>
          <w:numId w:val="10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신탁계약서 </w:t>
      </w:r>
      <w:r>
        <w:rPr>
          <w:rFonts w:ascii="Times New Roman"/>
          <w:bCs/>
          <w:color w:val="000000"/>
          <w:kern w:val="0"/>
          <w:sz w:val="16"/>
          <w:szCs w:val="16"/>
          <w:shd w:val="clear" w:color="auto" w:fill="FFFFFF"/>
        </w:rPr>
        <w:t xml:space="preserve">제25조 제</w:t>
      </w:r>
      <w:r>
        <w:rPr>
          <w:rFonts w:ascii="Times New Roman" w:hint="eastAsia"/>
          <w:bCs/>
          <w:color w:val="000000"/>
          <w:kern w:val="0"/>
          <w:sz w:val="16"/>
          <w:szCs w:val="16"/>
          <w:shd w:val="clear" w:color="auto" w:fill="FFFFFF"/>
        </w:rPr>
        <w:t>①</w:t>
      </w:r>
      <w:r>
        <w:rPr>
          <w:rFonts w:ascii="Times New Roman"/>
          <w:bCs/>
          <w:color w:val="000000"/>
          <w:kern w:val="0"/>
          <w:sz w:val="16"/>
          <w:szCs w:val="16"/>
          <w:shd w:val="clear" w:color="auto" w:fill="FFFFFF"/>
        </w:rPr>
        <w:t xml:space="preserve">항 및 제</w:t>
      </w:r>
      <w:r>
        <w:rPr>
          <w:rFonts w:ascii="Times New Roman" w:hint="eastAsia"/>
          <w:bCs/>
          <w:color w:val="000000"/>
          <w:kern w:val="0"/>
          <w:sz w:val="16"/>
          <w:szCs w:val="16"/>
          <w:shd w:val="clear" w:color="auto" w:fill="FFFFFF"/>
        </w:rPr>
        <w:t>②</w:t>
      </w:r>
      <w:r>
        <w:rPr>
          <w:rFonts w:ascii="Times New Roman"/>
          <w:bCs/>
          <w:color w:val="000000"/>
          <w:kern w:val="0"/>
          <w:sz w:val="16"/>
          <w:szCs w:val="16"/>
          <w:shd w:val="clear" w:color="auto" w:fill="FFFFFF"/>
        </w:rPr>
        <w:t xml:space="preserve">항과 관련하여 신탁기간 종료여부와 관계없이 수탁자는</w:t>
      </w:r>
      <w:r>
        <w:rPr>
          <w:rFonts w:ascii="Times New Roman" w:hint="eastAsia"/>
          <w:bCs/>
          <w:color w:val="000000"/>
          <w:kern w:val="0"/>
          <w:sz w:val="16"/>
          <w:szCs w:val="16"/>
          <w:shd w:val="clear" w:color="auto" w:fill="FFFFFF"/>
        </w:rPr>
        <w:t xml:space="preserve"> </w:t>
      </w:r>
      <w:r>
        <w:rPr>
          <w:rFonts w:ascii="Times New Roman"/>
          <w:bCs/>
          <w:color w:val="000000"/>
          <w:kern w:val="0"/>
          <w:sz w:val="16"/>
          <w:szCs w:val="16"/>
          <w:shd w:val="clear" w:color="auto" w:fill="FFFFFF"/>
        </w:rPr>
        <w:t xml:space="preserve">위탁자 및 우선수익자</w:t>
      </w:r>
      <w:r>
        <w:rPr>
          <w:rFonts w:ascii="Times New Roman" w:hint="eastAsia"/>
          <w:bCs/>
          <w:color w:val="000000"/>
          <w:kern w:val="0"/>
          <w:sz w:val="16"/>
          <w:szCs w:val="16"/>
          <w:shd w:val="clear" w:color="auto" w:fill="FFFFFF"/>
        </w:rPr>
        <w:t>들</w:t>
      </w:r>
      <w:r>
        <w:rPr>
          <w:rFonts w:ascii="Times New Roman"/>
          <w:bCs/>
          <w:color w:val="000000"/>
          <w:kern w:val="0"/>
          <w:sz w:val="16"/>
          <w:szCs w:val="16"/>
          <w:shd w:val="clear" w:color="auto" w:fill="FFFFFF"/>
        </w:rPr>
        <w:t xml:space="preserve"> 전원의</w:t>
      </w:r>
      <w:r>
        <w:rPr>
          <w:rFonts w:ascii="Times New Roman" w:hint="eastAsia"/>
          <w:bCs/>
          <w:color w:val="000000"/>
          <w:kern w:val="0"/>
          <w:sz w:val="16"/>
          <w:szCs w:val="16"/>
          <w:shd w:val="clear" w:color="auto" w:fill="FFFFFF"/>
        </w:rPr>
        <w:t xml:space="preserve"> 사전 서면동의로 본 신탁계약을 해지할 수 있다. 신탁 등기를 말소하고 위탁자에게 소유권을 이전한 경우, 위탁자는 신탁부동산의 소유자 및 매도인으로서 자유롭게 신탁부동산을 제3자에게 매도(이하 </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매각</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이라 함)할 수 있다.</w:t>
      </w:r>
    </w:p>
    <w:p w14:paraId="2D76D0CA" w14:textId="77777777" w:rsidR="006A29C3" w:rsidRPr="000A7798" w:rsidRDefault="006A29C3">
      <w:pPr>
        <w:pStyle w:val="TKa"/>
        <w:numPr>
          <w:ilvl w:val="0"/>
          <w:numId w:val="10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신탁계약서 </w:t>
      </w:r>
      <w:r>
        <w:rPr>
          <w:rFonts w:ascii="Times New Roman"/>
          <w:bCs/>
          <w:color w:val="000000"/>
          <w:kern w:val="0"/>
          <w:sz w:val="16"/>
          <w:szCs w:val="16"/>
          <w:shd w:val="clear" w:color="auto" w:fill="FFFFFF"/>
        </w:rPr>
        <w:t>제3조에도</w:t>
      </w:r>
      <w:r>
        <w:rPr>
          <w:rFonts w:ascii="Times New Roman" w:hint="eastAsia"/>
          <w:bCs/>
          <w:color w:val="000000"/>
          <w:kern w:val="0"/>
          <w:sz w:val="16"/>
          <w:szCs w:val="16"/>
          <w:shd w:val="clear" w:color="auto" w:fill="FFFFFF"/>
        </w:rPr>
        <w:t xml:space="preserve"> 불구하고, </w:t>
      </w:r>
      <w:commentRangeStart w:id="33"/>
      <w:del w:id="6299" w:author="코람코 상장리츠팀" w:date="2026-10-07T09:00:00Z">
        <w:r>
          <w:rPr>
            <w:rFonts w:ascii="Times New Roman"/>
            <w:bCs/>
            <w:color w:val="000000"/>
            <w:kern w:val="0"/>
            <w:sz w:val="16"/>
            <w:szCs w:val="16"/>
            <w:shd w:val="clear" w:color="auto" w:fill="FFFFFF"/>
          </w:rPr>
          <w:delText xml:space="preserve">우선수익자들의 대출원리금</w:delText>
        </w:r>
      </w:del>
      <w:del w:id="6300" w:author="코람코 상장리츠팀" w:date="2026-10-07T09:00:00Z">
        <w:r>
          <w:rPr>
            <w:rFonts w:ascii="Times New Roman" w:hint="eastAsia"/>
            <w:bCs/>
            <w:color w:val="000000"/>
            <w:kern w:val="0"/>
            <w:sz w:val="16"/>
            <w:szCs w:val="16"/>
            <w:shd w:val="clear" w:color="auto" w:fill="FFFFFF"/>
          </w:rPr>
          <w:delText xml:space="preserve"> 상환이 완료되는 경우</w:delText>
        </w:r>
      </w:del>
      <w:ins w:id="6301" w:author="코람코 상장리츠팀" w:date="2026-10-07T09:00:00Z">
        <w:r>
          <w:rPr>
            <w:rFonts w:ascii="Times New Roman"/>
            <w:bCs/>
            <w:color w:val="000000"/>
            <w:kern w:val="0"/>
            <w:sz w:val="16"/>
            <w:szCs w:val="16"/>
          </w:rPr>
          <w:t xml:space="preserve">대주 우선수익자들의 대출원리금 상환이 완료되고 1순위 우선수익자의 임대차보증금 반환채권이 소멸한 경우(위탁자가 1순위 우선수익자에게 대체담보를 제공한 경우를 포함함)</w:t>
        </w:r>
      </w:ins>
      <w:commentRangeEnd w:id="33"/>
      <w:r>
        <w:rPr>
          <w:rStyle w:val="CommentReference"/>
        </w:rPr>
        <w:commentReference w:id="33"/>
      </w:r>
      <w:r>
        <w:rPr>
          <w:rFonts w:ascii="Times New Roman" w:hint="eastAsia"/>
          <w:bCs/>
          <w:color w:val="000000"/>
          <w:kern w:val="0"/>
          <w:sz w:val="16"/>
          <w:szCs w:val="16"/>
          <w:shd w:val="clear" w:color="auto" w:fill="FFFFFF"/>
        </w:rPr>
        <w:t xml:space="preserve"> 또는 동 기간 내 </w:t>
      </w:r>
      <w:r>
        <w:rPr>
          <w:rFonts w:ascii="Times New Roman"/>
          <w:bCs/>
          <w:color w:val="000000"/>
          <w:kern w:val="0"/>
          <w:sz w:val="16"/>
          <w:szCs w:val="16"/>
          <w:shd w:val="clear" w:color="auto" w:fill="FFFFFF"/>
        </w:rPr>
        <w:t xml:space="preserve">본 특약 제12조 제</w:t>
      </w:r>
      <w:r>
        <w:rPr>
          <w:rFonts w:hAnsi="바탕" w:cs="바탕" w:hint="eastAsia"/>
          <w:bCs/>
          <w:color w:val="000000"/>
          <w:kern w:val="0"/>
          <w:sz w:val="16"/>
          <w:szCs w:val="16"/>
          <w:shd w:val="clear" w:color="auto" w:fill="FFFFFF"/>
        </w:rPr>
        <w:t>①</w:t>
      </w:r>
      <w:r>
        <w:rPr>
          <w:rFonts w:ascii="Times New Roman"/>
          <w:bCs/>
          <w:color w:val="000000"/>
          <w:kern w:val="0"/>
          <w:sz w:val="16"/>
          <w:szCs w:val="16"/>
          <w:shd w:val="clear" w:color="auto" w:fill="FFFFFF"/>
        </w:rPr>
        <w:t xml:space="preserve">항에 따른 </w:t>
      </w:r>
      <w:r>
        <w:rPr>
          <w:rFonts w:ascii="Times New Roman" w:hint="eastAsia"/>
          <w:bCs/>
          <w:color w:val="000000"/>
          <w:kern w:val="0"/>
          <w:sz w:val="16"/>
          <w:szCs w:val="16"/>
          <w:shd w:val="clear" w:color="auto" w:fill="FFFFFF"/>
        </w:rPr>
        <w:t xml:space="preserve">신탁부동산 처분이 실행되어 정산 완료된 경우에는 신탁기간이 만료되는 것으로 하며 별도의 해지 의사 표시 없이도 본 신탁계약이 자동적으로 종료된다.</w:t>
      </w:r>
    </w:p>
    <w:p w14:paraId="42349479" w14:textId="77777777" w:rsidR="006A29C3" w:rsidRPr="000A7798" w:rsidRDefault="006A29C3">
      <w:pPr>
        <w:pStyle w:val="TKa"/>
        <w:numPr>
          <w:ilvl w:val="0"/>
          <w:numId w:val="10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신탁계약의 해지(해제, 종료 등을 포함하며 이에 한정되지 아니함) 시 본 신탁계약 당사자간의 분쟁, 제3자의 민원, 소송의 제기 또는 이에 준하는 사유 발생이 우려되는 경우 수탁자는 우선수익자들의 동의를 득한 후 해지를 연기하고 필요자금을 유보하거나 공탁할 수 있다. 단, 위탁자</w:t>
      </w:r>
      <w:r>
        <w:rPr>
          <w:rFonts w:ascii="Times New Roman" w:hint="eastAsia"/>
          <w:bCs/>
          <w:color w:val="000000"/>
          <w:kern w:val="0"/>
          <w:sz w:val="16"/>
          <w:szCs w:val="16"/>
          <w:shd w:val="clear" w:color="auto" w:fill="FFFFFF"/>
        </w:rPr>
        <w:t xml:space="preserve">는 수탁자에게 정산내역서 또는 확인서를 제출함으로써 수탁자의 필요자금의 유보나 공탁을 갈음할 수 있다.</w:t>
      </w:r>
    </w:p>
    <w:p w14:paraId="7630BD8C" w14:textId="77777777" w:rsidR="006A29C3" w:rsidRPr="000A7798" w:rsidRDefault="006A29C3" w:rsidP="006A29C3">
      <w:pPr>
        <w:pStyle w:val="TKa"/>
        <w:spacing w:line="200" w:lineRule="exact"/>
        <w:rPr>
          <w:rFonts w:ascii="바탕체" w:eastAsia="바탕체" w:hAnsi="바탕체"/>
          <w:color w:val="000000"/>
          <w:sz w:val="16"/>
          <w:szCs w:val="16"/>
        </w:rPr>
      </w:pPr>
    </w:p>
    <w:p w14:paraId="46E48AA9"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제12조【신탁부동산의 처분</w:t>
      </w:r>
      <w:r>
        <w:rPr>
          <w:rFonts w:ascii="Times New Roman" w:eastAsia="바탕체"/>
          <w:b/>
          <w:color w:val="000000"/>
          <w:sz w:val="16"/>
          <w:szCs w:val="16"/>
        </w:rPr>
        <w:t xml:space="preserve">(담보권의 실행)</w:t>
      </w:r>
      <w:r>
        <w:rPr>
          <w:rFonts w:ascii="바탕체" w:eastAsia="바탕체" w:hAnsi="바탕체" w:hint="eastAsia"/>
          <w:b/>
          <w:color w:val="000000"/>
          <w:sz w:val="16"/>
          <w:szCs w:val="16"/>
        </w:rPr>
        <w:t>】</w:t>
      </w:r>
    </w:p>
    <w:p w14:paraId="48A85753" w14:textId="77777777" w:rsidR="006A29C3" w:rsidRPr="009A57C7" w:rsidRDefault="006A29C3">
      <w:pPr>
        <w:pStyle w:val="TKa"/>
        <w:numPr>
          <w:ilvl w:val="0"/>
          <w:numId w:val="110"/>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hint="eastAsia"/>
          <w:color w:val="000000"/>
          <w:kern w:val="0"/>
          <w:sz w:val="16"/>
          <w:shd w:val="clear" w:color="auto" w:fill="FFFFFF"/>
        </w:rPr>
        <w:t xml:space="preserve">신탁계약서 제</w:t>
      </w:r>
      <w:r>
        <w:rPr>
          <w:rFonts w:ascii="Times New Roman"/>
          <w:color w:val="000000"/>
          <w:kern w:val="0"/>
          <w:sz w:val="16"/>
          <w:shd w:val="clear" w:color="auto" w:fill="FFFFFF"/>
        </w:rPr>
        <w:t>13</w:t>
      </w:r>
      <w:r>
        <w:rPr>
          <w:rFonts w:ascii="Times New Roman" w:hint="eastAsia"/>
          <w:color w:val="000000"/>
          <w:kern w:val="0"/>
          <w:sz w:val="16"/>
          <w:shd w:val="clear" w:color="auto" w:fill="FFFFFF"/>
        </w:rPr>
        <w:t xml:space="preserve">조 제②</w:t>
      </w:r>
      <w:r>
        <w:rPr>
          <w:rFonts w:ascii="Times New Roman"/>
          <w:color w:val="000000"/>
          <w:kern w:val="0"/>
          <w:sz w:val="16"/>
          <w:shd w:val="clear" w:color="auto" w:fill="FFFFFF"/>
        </w:rPr>
        <w:t xml:space="preserve">항, 제16조 제</w:t>
      </w:r>
      <w:r>
        <w:rPr>
          <w:rFonts w:ascii="Times New Roman" w:hint="eastAsia"/>
          <w:color w:val="000000"/>
          <w:kern w:val="0"/>
          <w:sz w:val="16"/>
          <w:shd w:val="clear" w:color="auto" w:fill="FFFFFF"/>
        </w:rPr>
        <w:t>②</w:t>
      </w:r>
      <w:r>
        <w:rPr>
          <w:rFonts w:ascii="Times New Roman"/>
          <w:color w:val="000000"/>
          <w:kern w:val="0"/>
          <w:sz w:val="16"/>
          <w:shd w:val="clear" w:color="auto" w:fill="FFFFFF"/>
        </w:rPr>
        <w:t xml:space="preserve">항 및 제</w:t>
      </w:r>
      <w:r>
        <w:rPr>
          <w:rFonts w:ascii="Times New Roman" w:hint="eastAsia"/>
          <w:color w:val="000000"/>
          <w:kern w:val="0"/>
          <w:sz w:val="16"/>
          <w:shd w:val="clear" w:color="auto" w:fill="FFFFFF"/>
        </w:rPr>
        <w:t>⑤</w:t>
      </w:r>
      <w:r>
        <w:rPr>
          <w:rFonts w:ascii="Times New Roman"/>
          <w:color w:val="000000"/>
          <w:kern w:val="0"/>
          <w:sz w:val="16"/>
          <w:shd w:val="clear" w:color="auto" w:fill="FFFFFF"/>
        </w:rPr>
        <w:t xml:space="preserve">항 </w:t>
      </w:r>
      <w:r>
        <w:rPr>
          <w:rFonts w:ascii="Times New Roman" w:hint="eastAsia"/>
          <w:color w:val="000000"/>
          <w:kern w:val="0"/>
          <w:sz w:val="16"/>
          <w:shd w:val="clear" w:color="auto" w:fill="FFFFFF"/>
        </w:rPr>
        <w:t>및</w:t>
      </w:r>
      <w:r>
        <w:rPr>
          <w:rFonts w:ascii="Times New Roman"/>
          <w:color w:val="000000"/>
          <w:kern w:val="0"/>
          <w:sz w:val="16"/>
          <w:shd w:val="clear" w:color="auto" w:fill="FFFFFF"/>
        </w:rPr>
        <w:t xml:space="preserve"> 제19조에도 불구하고, </w:t>
      </w:r>
      <w:r>
        <w:rPr>
          <w:rFonts w:ascii="Times New Roman" w:hint="eastAsia"/>
          <w:color w:val="000000"/>
          <w:kern w:val="0"/>
          <w:sz w:val="16"/>
          <w:shd w:val="clear" w:color="auto" w:fill="FFFFFF"/>
        </w:rPr>
        <w:t xml:space="preserve">다음 각 호의 </w:t>
      </w:r>
      <w:r>
        <w:rPr>
          <w:rFonts w:ascii="Times New Roman"/>
          <w:color w:val="000000"/>
          <w:kern w:val="0"/>
          <w:sz w:val="16"/>
          <w:shd w:val="clear" w:color="auto" w:fill="FFFFFF"/>
        </w:rPr>
        <w:t>1</w:t>
      </w:r>
      <w:r>
        <w:rPr>
          <w:rFonts w:ascii="Times New Roman" w:hint="eastAsia"/>
          <w:color w:val="000000"/>
          <w:kern w:val="0"/>
          <w:sz w:val="16"/>
          <w:shd w:val="clear" w:color="auto" w:fill="FFFFFF"/>
        </w:rPr>
        <w:t xml:space="preserve">에 해당하는 사유가 발생한 </w:t>
      </w:r>
      <w:r>
        <w:rPr>
          <w:rFonts w:ascii="Times New Roman"/>
          <w:color w:val="000000"/>
          <w:kern w:val="0"/>
          <w:sz w:val="16"/>
          <w:shd w:val="clear" w:color="auto" w:fill="FFFFFF"/>
        </w:rPr>
        <w:t xml:space="preserve">경우에 </w:t>
      </w:r>
      <w:r>
        <w:rPr>
          <w:rFonts w:ascii="Times New Roman" w:hint="eastAsia"/>
          <w:color w:val="000000"/>
          <w:kern w:val="0"/>
          <w:sz w:val="16"/>
          <w:shd w:val="clear" w:color="auto" w:fill="FFFFFF"/>
        </w:rPr>
        <w:t>한하여,</w:t>
      </w:r>
      <w:r>
        <w:rPr>
          <w:rFonts w:ascii="Times New Roman"/>
          <w:color w:val="000000"/>
          <w:kern w:val="0"/>
          <w:sz w:val="16"/>
          <w:shd w:val="clear" w:color="auto" w:fill="FFFFFF"/>
        </w:rPr>
        <w:t xml:space="preserve"> </w:t>
      </w:r>
      <w:commentRangeStart w:id="34"/>
      <w:ins w:id="6302" w:author="코람코 상장리츠팀" w:date="2026-10-07T09:00:00Z">
        <w:r>
          <w:rPr>
            <w:rFonts w:ascii="Times New Roman"/>
            <w:color w:val="000000"/>
            <w:kern w:val="0"/>
            <w:sz w:val="16"/>
          </w:rPr>
          <w:t xml:space="preserve">대주 </w:t>
        </w:r>
      </w:ins>
      <w:commentRangeEnd w:id="34"/>
      <w:r>
        <w:rPr>
          <w:rStyle w:val="CommentReference"/>
        </w:rPr>
        <w:commentReference w:id="34"/>
      </w:r>
      <w:r>
        <w:rPr>
          <w:rFonts w:ascii="Times New Roman" w:hint="eastAsia"/>
          <w:color w:val="000000"/>
          <w:kern w:val="0"/>
          <w:sz w:val="16"/>
          <w:shd w:val="clear" w:color="auto" w:fill="FFFFFF"/>
        </w:rPr>
        <w:t xml:space="preserve">우선수익자들은 본 특약 제5조 </w:t>
      </w:r>
      <w:r>
        <w:rPr>
          <w:rFonts w:ascii="Times New Roman"/>
          <w:color w:val="000000"/>
          <w:kern w:val="0"/>
          <w:sz w:val="16"/>
          <w:shd w:val="clear" w:color="auto" w:fill="FFFFFF"/>
        </w:rPr>
        <w:t>제</w:t>
      </w:r>
      <w:r>
        <w:rPr>
          <w:rFonts w:ascii="Times New Roman" w:hint="eastAsia"/>
          <w:color w:val="000000"/>
          <w:kern w:val="0"/>
          <w:sz w:val="16"/>
          <w:shd w:val="clear" w:color="auto" w:fill="FFFFFF"/>
        </w:rPr>
        <w:t>②</w:t>
      </w:r>
      <w:r>
        <w:rPr>
          <w:rFonts w:ascii="Times New Roman"/>
          <w:color w:val="000000"/>
          <w:kern w:val="0"/>
          <w:sz w:val="16"/>
          <w:shd w:val="clear" w:color="auto" w:fill="FFFFFF"/>
        </w:rPr>
        <w:t>항</w:t>
      </w:r>
      <w:r>
        <w:rPr>
          <w:rFonts w:ascii="Times New Roman" w:hint="eastAsia"/>
          <w:color w:val="000000"/>
          <w:kern w:val="0"/>
          <w:sz w:val="16"/>
          <w:shd w:val="clear" w:color="auto" w:fill="FFFFFF"/>
        </w:rPr>
        <w:t xml:space="preserve">에 따라 신탁기간 종료 전이라도 수탁자에게 신탁부동산의 </w:t>
      </w:r>
      <w:r>
        <w:rPr>
          <w:rFonts w:ascii="Times New Roman"/>
          <w:color w:val="000000"/>
          <w:kern w:val="0"/>
          <w:sz w:val="16"/>
          <w:shd w:val="clear" w:color="auto" w:fill="FFFFFF"/>
        </w:rPr>
        <w:t>처분</w:t>
      </w:r>
      <w:r>
        <w:rPr>
          <w:rFonts w:ascii="Times New Roman" w:hint="eastAsia"/>
          <w:color w:val="000000"/>
          <w:kern w:val="0"/>
          <w:sz w:val="16"/>
          <w:shd w:val="clear" w:color="auto" w:fill="FFFFFF"/>
        </w:rPr>
        <w:t xml:space="preserve">을 요청할 수 있고,</w:t>
      </w:r>
      <w:r>
        <w:rPr>
          <w:rFonts w:ascii="Times New Roman"/>
          <w:color w:val="000000"/>
          <w:kern w:val="0"/>
          <w:sz w:val="16"/>
          <w:shd w:val="clear" w:color="auto" w:fill="FFFFFF"/>
        </w:rPr>
        <w:t xml:space="preserve"> </w:t>
      </w:r>
      <w:r>
        <w:rPr>
          <w:rFonts w:ascii="Times New Roman" w:hint="eastAsia"/>
          <w:color w:val="000000"/>
          <w:kern w:val="0"/>
          <w:sz w:val="16"/>
          <w:shd w:val="clear" w:color="auto" w:fill="FFFFFF"/>
        </w:rPr>
        <w:t xml:space="preserve">수탁자는 이에 따라야 한다.</w:t>
      </w:r>
      <w:r>
        <w:rPr>
          <w:rFonts w:ascii="Times New Roman"/>
          <w:color w:val="000000"/>
          <w:kern w:val="0"/>
          <w:sz w:val="16"/>
          <w:shd w:val="clear" w:color="auto" w:fill="FFFFFF"/>
        </w:rPr>
        <w:t xml:space="preserve"> </w:t>
      </w:r>
      <w:r>
        <w:rPr>
          <w:rFonts w:ascii="Times New Roman" w:hint="eastAsia"/>
          <w:color w:val="000000"/>
          <w:kern w:val="0"/>
          <w:sz w:val="16"/>
          <w:shd w:val="clear" w:color="auto" w:fill="FFFFFF"/>
        </w:rPr>
        <w:t>단,</w:t>
      </w:r>
      <w:r>
        <w:rPr>
          <w:rFonts w:ascii="Times New Roman"/>
          <w:color w:val="000000"/>
          <w:kern w:val="0"/>
          <w:sz w:val="16"/>
          <w:shd w:val="clear" w:color="auto" w:fill="FFFFFF"/>
        </w:rPr>
        <w:t xml:space="preserve"> </w:t>
      </w:r>
      <w:r>
        <w:rPr>
          <w:rFonts w:ascii="Times New Roman" w:hint="eastAsia"/>
          <w:color w:val="000000"/>
          <w:kern w:val="0"/>
          <w:sz w:val="16"/>
          <w:shd w:val="clear" w:color="auto" w:fill="FFFFFF"/>
        </w:rPr>
        <w:t xml:space="preserve">본 항 제2호의 경우에는 위탁자의 사전 동의가 있어야 한다.</w:t>
      </w:r>
    </w:p>
    <w:p w14:paraId="7D2AF480" w14:textId="77777777" w:rsidR="006A29C3" w:rsidRPr="000A7798" w:rsidRDefault="006A29C3">
      <w:pPr>
        <w:pStyle w:val="TKa"/>
        <w:numPr>
          <w:ilvl w:val="0"/>
          <w:numId w:val="111"/>
        </w:numPr>
        <w:spacing w:line="200" w:lineRule="exact"/>
        <w:rPr>
          <w:rFonts w:ascii="바탕체" w:hAnsi="바탕체"/>
          <w:sz w:val="16"/>
        </w:rPr>
      </w:pPr>
      <w:r>
        <w:rPr>
          <w:rFonts w:ascii="바탕체" w:eastAsia="바탕체" w:hAnsi="바탕체" w:hint="eastAsia"/>
          <w:sz w:val="16"/>
          <w:szCs w:val="16"/>
        </w:rPr>
        <w:t xml:space="preserve">대출약정서에 정한 </w:t>
      </w:r>
      <w:r>
        <w:rPr>
          <w:rFonts w:ascii="바탕체" w:hAnsi="바탕체" w:hint="eastAsia"/>
          <w:sz w:val="16"/>
        </w:rPr>
        <w:t>차주</w:t>
      </w:r>
      <w:r>
        <w:rPr>
          <w:rFonts w:ascii="바탕체" w:hAnsi="바탕체"/>
          <w:sz w:val="16"/>
        </w:rPr>
        <w:t xml:space="preserve">(위탁자)의 기한의 이익이</w:t>
      </w:r>
      <w:r>
        <w:rPr>
          <w:rFonts w:ascii="바탕체" w:hAnsi="바탕체" w:hint="eastAsia"/>
          <w:sz w:val="16"/>
        </w:rPr>
        <w:t xml:space="preserve"> </w:t>
      </w:r>
      <w:r>
        <w:rPr>
          <w:rFonts w:ascii="바탕체" w:hAnsi="바탕체"/>
          <w:sz w:val="16"/>
        </w:rPr>
        <w:t xml:space="preserve">상실된 경우</w:t>
      </w:r>
    </w:p>
    <w:p w14:paraId="73F2BB2C" w14:textId="77777777" w:rsidR="006A29C3" w:rsidRPr="000A7798" w:rsidRDefault="006A29C3">
      <w:pPr>
        <w:pStyle w:val="TKa"/>
        <w:numPr>
          <w:ilvl w:val="0"/>
          <w:numId w:val="111"/>
        </w:numPr>
        <w:spacing w:line="200" w:lineRule="exact"/>
        <w:rPr>
          <w:rFonts w:ascii="바탕체" w:hAnsi="바탕체"/>
          <w:sz w:val="16"/>
        </w:rPr>
      </w:pPr>
      <w:r>
        <w:rPr>
          <w:rFonts w:ascii="바탕체" w:hAnsi="바탕체"/>
          <w:sz w:val="16"/>
        </w:rPr>
        <w:t xml:space="preserve">위탁자가 본 신탁계약을 위반한 경우</w:t>
      </w:r>
    </w:p>
    <w:p w14:paraId="42037DBF" w14:textId="77777777" w:rsidR="006A29C3" w:rsidRPr="000A7798" w:rsidRDefault="006A29C3">
      <w:pPr>
        <w:pStyle w:val="TKa"/>
        <w:numPr>
          <w:ilvl w:val="0"/>
          <w:numId w:val="110"/>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hint="eastAsia"/>
          <w:color w:val="000000"/>
          <w:kern w:val="0"/>
          <w:sz w:val="16"/>
          <w:shd w:val="clear" w:color="auto" w:fill="FFFFFF"/>
        </w:rPr>
        <w:t xml:space="preserve">수탁자는 필요시</w:t>
      </w:r>
      <w:r>
        <w:rPr>
          <w:rFonts w:ascii="Times New Roman"/>
          <w:color w:val="000000"/>
          <w:kern w:val="0"/>
          <w:sz w:val="16"/>
          <w:shd w:val="clear" w:color="auto" w:fill="FFFFFF"/>
        </w:rPr>
        <w:t xml:space="preserve"> 신탁부동산</w:t>
      </w:r>
      <w:r>
        <w:rPr>
          <w:rFonts w:ascii="Times New Roman" w:hint="eastAsia"/>
          <w:color w:val="000000"/>
          <w:kern w:val="0"/>
          <w:sz w:val="16"/>
          <w:shd w:val="clear" w:color="auto" w:fill="FFFFFF"/>
        </w:rPr>
        <w:t xml:space="preserve"> 처분과 관련하여 자문기관, 법무법인, 회계법인, 감정평가법인 등을 선정할 수 있으며</w:t>
      </w:r>
      <w:r>
        <w:rPr>
          <w:rFonts w:ascii="Times New Roman"/>
          <w:color w:val="000000"/>
          <w:kern w:val="0"/>
          <w:sz w:val="16"/>
          <w:shd w:val="clear" w:color="auto" w:fill="FFFFFF"/>
        </w:rPr>
        <w:t xml:space="preserve">, </w:t>
      </w:r>
      <w:r>
        <w:rPr>
          <w:rFonts w:ascii="Times New Roman" w:hint="eastAsia"/>
          <w:color w:val="000000"/>
          <w:kern w:val="0"/>
          <w:sz w:val="16"/>
          <w:shd w:val="clear" w:color="auto" w:fill="FFFFFF"/>
        </w:rPr>
        <w:t xml:space="preserve">이에 소요되는 비용은 처분대금에서 지급하기로 하며, 정산순서는 신탁계약서 제</w:t>
      </w:r>
      <w:r>
        <w:rPr>
          <w:rFonts w:ascii="Times New Roman"/>
          <w:color w:val="000000"/>
          <w:kern w:val="0"/>
          <w:sz w:val="16"/>
          <w:shd w:val="clear" w:color="auto" w:fill="FFFFFF"/>
        </w:rPr>
        <w:t>23</w:t>
      </w:r>
      <w:r>
        <w:rPr>
          <w:rFonts w:ascii="Times New Roman" w:hint="eastAsia"/>
          <w:color w:val="000000"/>
          <w:kern w:val="0"/>
          <w:sz w:val="16"/>
          <w:shd w:val="clear" w:color="auto" w:fill="FFFFFF"/>
        </w:rPr>
        <w:t xml:space="preserve">조 제①항 제</w:t>
      </w:r>
      <w:r>
        <w:rPr>
          <w:rFonts w:ascii="Times New Roman"/>
          <w:color w:val="000000"/>
          <w:kern w:val="0"/>
          <w:sz w:val="16"/>
          <w:shd w:val="clear" w:color="auto" w:fill="FFFFFF"/>
        </w:rPr>
        <w:t>1</w:t>
      </w:r>
      <w:r>
        <w:rPr>
          <w:rFonts w:ascii="Times New Roman" w:hint="eastAsia"/>
          <w:color w:val="000000"/>
          <w:kern w:val="0"/>
          <w:sz w:val="16"/>
          <w:shd w:val="clear" w:color="auto" w:fill="FFFFFF"/>
        </w:rPr>
        <w:t xml:space="preserve">호의 비용과 동일한 순서로 한다.</w:t>
      </w:r>
    </w:p>
    <w:p w14:paraId="1AFBDE7B" w14:textId="77777777" w:rsidR="006A29C3" w:rsidRPr="00475ECF" w:rsidRDefault="006A29C3">
      <w:pPr>
        <w:pStyle w:val="TKa"/>
        <w:numPr>
          <w:ilvl w:val="0"/>
          <w:numId w:val="110"/>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hint="eastAsia"/>
          <w:color w:val="000000"/>
          <w:kern w:val="0"/>
          <w:sz w:val="16"/>
          <w:shd w:val="clear" w:color="auto" w:fill="FFFFFF"/>
        </w:rPr>
        <w:t xml:space="preserve">신탁계약서 제</w:t>
      </w:r>
      <w:r>
        <w:rPr>
          <w:rFonts w:ascii="Times New Roman"/>
          <w:color w:val="000000"/>
          <w:kern w:val="0"/>
          <w:sz w:val="16"/>
          <w:shd w:val="clear" w:color="auto" w:fill="FFFFFF"/>
        </w:rPr>
        <w:t xml:space="preserve">20조 내지 제22</w:t>
      </w:r>
      <w:r>
        <w:rPr>
          <w:rFonts w:ascii="Times New Roman" w:hint="eastAsia"/>
          <w:color w:val="000000"/>
          <w:kern w:val="0"/>
          <w:sz w:val="16"/>
          <w:shd w:val="clear" w:color="auto" w:fill="FFFFFF"/>
        </w:rPr>
        <w:t xml:space="preserve">조에도 불구하고</w:t>
      </w:r>
      <w:r>
        <w:rPr>
          <w:rFonts w:ascii="Times New Roman"/>
          <w:color w:val="000000"/>
          <w:kern w:val="0"/>
          <w:sz w:val="16"/>
          <w:shd w:val="clear" w:color="auto" w:fill="FFFFFF"/>
        </w:rPr>
        <w:t xml:space="preserve">, 본 조 제</w:t>
      </w:r>
      <w:r>
        <w:rPr>
          <w:rFonts w:ascii="Times New Roman" w:hint="eastAsia"/>
          <w:color w:val="000000"/>
          <w:kern w:val="0"/>
          <w:sz w:val="16"/>
          <w:shd w:val="clear" w:color="auto" w:fill="FFFFFF"/>
        </w:rPr>
        <w:t>①</w:t>
      </w:r>
      <w:r>
        <w:rPr>
          <w:rFonts w:ascii="Times New Roman"/>
          <w:color w:val="000000"/>
          <w:kern w:val="0"/>
          <w:sz w:val="16"/>
          <w:shd w:val="clear" w:color="auto" w:fill="FFFFFF"/>
        </w:rPr>
        <w:t xml:space="preserve">항 </w:t>
      </w:r>
      <w:r>
        <w:rPr>
          <w:rFonts w:ascii="Times New Roman" w:hint="eastAsia"/>
          <w:color w:val="000000"/>
          <w:kern w:val="0"/>
          <w:sz w:val="16"/>
          <w:shd w:val="clear" w:color="auto" w:fill="FFFFFF"/>
        </w:rPr>
        <w:t xml:space="preserve">각 호</w:t>
      </w:r>
      <w:r>
        <w:rPr>
          <w:rFonts w:ascii="Times New Roman"/>
          <w:color w:val="000000"/>
          <w:kern w:val="0"/>
          <w:sz w:val="16"/>
          <w:shd w:val="clear" w:color="auto" w:fill="FFFFFF"/>
        </w:rPr>
        <w:t xml:space="preserve">의 사유로 신탁부동산이 처분되는 경우 </w:t>
      </w:r>
      <w:r>
        <w:rPr>
          <w:rFonts w:ascii="Times New Roman" w:hint="eastAsia"/>
          <w:color w:val="000000"/>
          <w:kern w:val="0"/>
          <w:sz w:val="16"/>
          <w:shd w:val="clear" w:color="auto" w:fill="FFFFFF"/>
        </w:rPr>
        <w:t xml:space="preserve">신탁부동산의 </w:t>
      </w:r>
      <w:r>
        <w:rPr>
          <w:rFonts w:ascii="Times New Roman"/>
          <w:color w:val="000000"/>
          <w:kern w:val="0"/>
          <w:sz w:val="16"/>
          <w:shd w:val="clear" w:color="auto" w:fill="FFFFFF"/>
        </w:rPr>
        <w:t xml:space="preserve">처분시기, 처분방법, 처분대금, 매수인, 처분절차 등(이하 “처분방법 등”이라 함)은 수탁자</w:t>
      </w:r>
      <w:r>
        <w:rPr>
          <w:rFonts w:ascii="Times New Roman" w:hint="eastAsia"/>
          <w:color w:val="000000"/>
          <w:kern w:val="0"/>
          <w:sz w:val="16"/>
          <w:shd w:val="clear" w:color="auto" w:fill="FFFFFF"/>
        </w:rPr>
        <w:t xml:space="preserve"> 및</w:t>
      </w:r>
      <w:r>
        <w:rPr>
          <w:rFonts w:ascii="Times New Roman"/>
          <w:color w:val="000000"/>
          <w:kern w:val="0"/>
          <w:sz w:val="16"/>
          <w:shd w:val="clear" w:color="auto" w:fill="FFFFFF"/>
        </w:rPr>
        <w:t xml:space="preserve"> </w:t>
      </w:r>
      <w:ins w:id="6303" w:author="코람코 상장리츠팀" w:date="2026-10-07T09:00:00Z">
        <w:r>
          <w:rPr>
            <w:rFonts w:ascii="Times New Roman"/>
            <w:color w:val="000000"/>
            <w:kern w:val="0"/>
            <w:sz w:val="16"/>
          </w:rPr>
          <w:t xml:space="preserve">대주 </w:t>
        </w:r>
      </w:ins>
      <w:r>
        <w:rPr>
          <w:rFonts w:ascii="Times New Roman"/>
          <w:color w:val="000000"/>
          <w:kern w:val="0"/>
          <w:sz w:val="16"/>
          <w:shd w:val="clear" w:color="auto" w:fill="FFFFFF"/>
        </w:rPr>
        <w:t xml:space="preserve">우선수익자</w:t>
      </w:r>
      <w:r>
        <w:rPr>
          <w:rFonts w:ascii="Times New Roman" w:hint="eastAsia"/>
          <w:color w:val="000000"/>
          <w:kern w:val="0"/>
          <w:sz w:val="16"/>
          <w:shd w:val="clear" w:color="auto" w:fill="FFFFFF"/>
        </w:rPr>
        <w:t>들이</w:t>
      </w:r>
      <w:r>
        <w:rPr>
          <w:rFonts w:ascii="Times New Roman"/>
          <w:color w:val="000000"/>
          <w:kern w:val="0"/>
          <w:sz w:val="16"/>
          <w:shd w:val="clear" w:color="auto" w:fill="FFFFFF"/>
        </w:rPr>
        <w:t xml:space="preserve"> 협의하여 정하기로 </w:t>
      </w:r>
      <w:r>
        <w:rPr>
          <w:rFonts w:ascii="Times New Roman" w:hint="eastAsia"/>
          <w:color w:val="000000"/>
          <w:kern w:val="0"/>
          <w:sz w:val="16"/>
          <w:shd w:val="clear" w:color="auto" w:fill="FFFFFF"/>
        </w:rPr>
        <w:t>한다.</w:t>
      </w:r>
    </w:p>
    <w:p w14:paraId="4B92E335" w14:textId="77777777" w:rsidR="006A29C3" w:rsidRPr="000A7798" w:rsidRDefault="006A29C3" w:rsidP="006A29C3">
      <w:pPr>
        <w:pStyle w:val="TKa"/>
        <w:spacing w:line="200" w:lineRule="exact"/>
        <w:rPr>
          <w:rFonts w:ascii="Times New Roman"/>
          <w:bCs/>
          <w:color w:val="000000"/>
          <w:kern w:val="0"/>
          <w:sz w:val="16"/>
          <w:szCs w:val="16"/>
          <w:shd w:val="clear" w:color="auto" w:fill="FFFFFF"/>
        </w:rPr>
      </w:pPr>
    </w:p>
    <w:p w14:paraId="5D234FE1"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Times New Roman" w:hint="eastAsia"/>
          <w:b/>
          <w:bCs/>
          <w:color w:val="000000"/>
          <w:kern w:val="0"/>
          <w:sz w:val="16"/>
          <w:shd w:val="clear" w:color="auto" w:fill="FFFFFF"/>
        </w:rPr>
        <w:t>제</w:t>
      </w:r>
      <w:r>
        <w:rPr>
          <w:rFonts w:ascii="바탕체" w:eastAsia="바탕체" w:hAnsi="바탕체" w:hint="eastAsia"/>
          <w:b/>
          <w:color w:val="000000"/>
          <w:sz w:val="16"/>
          <w:szCs w:val="16"/>
        </w:rPr>
        <w:t>12조의2【신탁부동산의 처분(임의처분)】</w:t>
      </w:r>
    </w:p>
    <w:p w14:paraId="2EBC4C99" w14:textId="77777777" w:rsidR="006A29C3" w:rsidRPr="000A7798" w:rsidRDefault="006A29C3">
      <w:pPr>
        <w:pStyle w:val="TKa"/>
        <w:numPr>
          <w:ilvl w:val="0"/>
          <w:numId w:val="121"/>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시기를 불문하고 위탁자가 신탁부동산 일부 또는 전부를 처분하고자 하는 경우로서 위탁자가 수탁자에게 요청하고, 우선수익자들이 이에 동의한 경우, 수탁자는 신탁기간 종료 전이라도 위탁자의 요청에 따라 매수인과 매매계약을 체결하고 해당 매매계약에서 정한 바에 따라 소유권을 매수인에게 이전하는 절차 등을 거쳐 신탁부동산을 처분하기로 한다.</w:t>
      </w:r>
      <w:commentRangeStart w:id="35"/>
      <w:ins w:id="6304" w:author="코람코 상장리츠팀" w:date="2026-10-07T09:00:00Z">
        <w:r>
          <w:rPr>
            <w:rFonts w:ascii="Times New Roman" w:hint="eastAsia"/>
            <w:bCs/>
            <w:color w:val="000000"/>
            <w:kern w:val="0"/>
            <w:sz w:val="16"/>
            <w:szCs w:val="16"/>
          </w:rPr>
          <w:t xml:space="preserve"> 다만, 해당 처분대금으로 대출약정서상 위탁자의 대주 우선수익자들에 대한 피담보채무 전액을 상환할 수 있는 경우에는 대주 우선수익자들의 동의를 요하지 아니하며, 위탁자는 대주 우선수익자들에게 서면으로 통지하여야 한다. 이 경우 1순위 우선수익자에 대하여는 매수인이 1순위 우선수익자에 대한 임대인 지위 및 임대차보증금 반환채무를 승계하고 대체담보를 제공하거나 위탁자가 해당 임대차보증금을 반환하는 것으로 그 동의에 갈음한다.</w:t>
        </w:r>
      </w:ins>
      <w:commentRangeEnd w:id="35"/>
      <w:r>
        <w:rPr>
          <w:rStyle w:val="CommentReference"/>
        </w:rPr>
        <w:commentReference w:id="35"/>
      </w:r>
    </w:p>
    <w:p w14:paraId="08D3459A" w14:textId="77777777" w:rsidR="006A29C3" w:rsidRPr="000A7798" w:rsidRDefault="006A29C3">
      <w:pPr>
        <w:pStyle w:val="TKa"/>
        <w:numPr>
          <w:ilvl w:val="0"/>
          <w:numId w:val="121"/>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신탁계약서</w:t>
      </w:r>
      <w:r>
        <w:rPr>
          <w:rFonts w:ascii="Times New Roman" w:hint="eastAsia"/>
          <w:color w:val="000000"/>
          <w:kern w:val="0"/>
          <w:sz w:val="16"/>
          <w:shd w:val="clear" w:color="auto" w:fill="FFFFFF"/>
        </w:rPr>
        <w:t xml:space="preserve"> 제</w:t>
      </w:r>
      <w:r>
        <w:rPr>
          <w:rFonts w:ascii="Times New Roman" w:hint="eastAsia"/>
          <w:bCs/>
          <w:color w:val="000000"/>
          <w:kern w:val="0"/>
          <w:sz w:val="16"/>
          <w:szCs w:val="16"/>
          <w:shd w:val="clear" w:color="auto" w:fill="FFFFFF"/>
        </w:rPr>
        <w:t xml:space="preserve">20조 내지 제22조에도 불구하고, </w:t>
      </w:r>
      <w:r>
        <w:rPr>
          <w:rFonts w:ascii="Times New Roman" w:eastAsia="바탕체" w:hint="eastAsia"/>
          <w:bCs/>
          <w:color w:val="000000"/>
          <w:sz w:val="16"/>
          <w:szCs w:val="16"/>
        </w:rPr>
        <w:t xml:space="preserve">본 조 제</w:t>
      </w:r>
      <w:r>
        <w:rPr>
          <w:rFonts w:hAnsi="바탕" w:hint="eastAsia"/>
          <w:bCs/>
          <w:color w:val="000000"/>
          <w:sz w:val="16"/>
          <w:szCs w:val="16"/>
        </w:rPr>
        <w:t>①항</w:t>
      </w:r>
      <w:r>
        <w:rPr>
          <w:rFonts w:ascii="Times New Roman" w:hint="eastAsia"/>
          <w:bCs/>
          <w:color w:val="000000"/>
          <w:kern w:val="0"/>
          <w:sz w:val="16"/>
          <w:szCs w:val="16"/>
          <w:shd w:val="clear" w:color="auto" w:fill="FFFFFF"/>
        </w:rPr>
        <w:t xml:space="preserve">에 따른 처분방법 등은 위탁자가 정하기로 한다.</w:t>
      </w:r>
      <w:r>
        <w:rPr>
          <w:rFonts w:ascii="Times New Roman"/>
          <w:bCs/>
          <w:color w:val="000000"/>
          <w:kern w:val="0"/>
          <w:sz w:val="16"/>
          <w:szCs w:val="16"/>
          <w:shd w:val="clear" w:color="auto" w:fill="FFFFFF"/>
        </w:rPr>
        <w:t xml:space="preserve"> </w:t>
      </w:r>
    </w:p>
    <w:p w14:paraId="2C21EB61" w14:textId="77777777" w:rsidR="006A29C3" w:rsidRPr="00CB47F8" w:rsidRDefault="006A29C3">
      <w:pPr>
        <w:pStyle w:val="TKa"/>
        <w:numPr>
          <w:ilvl w:val="0"/>
          <w:numId w:val="121"/>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hint="eastAsia"/>
          <w:bCs/>
          <w:color w:val="000000"/>
          <w:kern w:val="0"/>
          <w:sz w:val="16"/>
          <w:szCs w:val="16"/>
          <w:shd w:val="clear" w:color="auto" w:fill="FFFFFF"/>
        </w:rPr>
        <w:t xml:space="preserve">본 조 제①항에 따라</w:t>
      </w:r>
      <w:r>
        <w:rPr>
          <w:rFonts w:ascii="Times New Roman" w:hint="eastAsia"/>
          <w:color w:val="000000"/>
          <w:kern w:val="0"/>
          <w:sz w:val="16"/>
          <w:shd w:val="clear" w:color="auto" w:fill="FFFFFF"/>
        </w:rPr>
        <w:t xml:space="preserve"> 신탁부동산이 처분되는 경우에는 신탁계약서 『별지 3. 신탁보수에 관한 약정』에 따른 신탁재산 처분보수가 발생하지 않는 것으로 한다.</w:t>
      </w:r>
    </w:p>
    <w:p w14:paraId="2C4FB830" w14:textId="77777777" w:rsidR="006A29C3" w:rsidRPr="00CB47F8" w:rsidRDefault="006A29C3" w:rsidP="006A29C3">
      <w:pPr>
        <w:pStyle w:val="TKa"/>
        <w:spacing w:line="200" w:lineRule="exact"/>
        <w:rPr>
          <w:rFonts w:ascii="Times New Roman"/>
          <w:b/>
          <w:bCs/>
          <w:color w:val="000000"/>
          <w:kern w:val="0"/>
          <w:sz w:val="16"/>
          <w:shd w:val="clear" w:color="auto" w:fill="FFFFFF"/>
        </w:rPr>
      </w:pPr>
    </w:p>
    <w:p w14:paraId="0959DC03" w14:textId="77777777" w:rsidR="006A29C3" w:rsidRPr="00CB47F8" w:rsidRDefault="006A29C3" w:rsidP="006A29C3">
      <w:pPr>
        <w:pStyle w:val="TKa"/>
        <w:spacing w:line="200" w:lineRule="exact"/>
        <w:rPr>
          <w:rFonts w:ascii="바탕체" w:eastAsia="바탕체" w:hAnsi="바탕체"/>
          <w:b/>
          <w:color w:val="000000"/>
          <w:sz w:val="16"/>
          <w:szCs w:val="16"/>
        </w:rPr>
      </w:pPr>
      <w:r>
        <w:rPr>
          <w:rFonts w:ascii="Times New Roman" w:hint="eastAsia"/>
          <w:b/>
          <w:bCs/>
          <w:color w:val="000000"/>
          <w:kern w:val="0"/>
          <w:sz w:val="16"/>
          <w:shd w:val="clear" w:color="auto" w:fill="FFFFFF"/>
        </w:rPr>
        <w:t>제</w:t>
      </w:r>
      <w:r>
        <w:rPr>
          <w:rFonts w:ascii="바탕체" w:eastAsia="바탕체" w:hAnsi="바탕체" w:hint="eastAsia"/>
          <w:b/>
          <w:color w:val="000000"/>
          <w:sz w:val="16"/>
          <w:szCs w:val="16"/>
        </w:rPr>
        <w:t>12조의3【신탁부동산의 처분(정산 및 신탁종료)】</w:t>
      </w:r>
    </w:p>
    <w:p w14:paraId="575A1902" w14:textId="77777777" w:rsidR="006A29C3" w:rsidRPr="00CB47F8" w:rsidRDefault="006A29C3">
      <w:pPr>
        <w:pStyle w:val="TKa"/>
        <w:numPr>
          <w:ilvl w:val="0"/>
          <w:numId w:val="122"/>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hint="eastAsia"/>
          <w:bCs/>
          <w:kern w:val="0"/>
          <w:sz w:val="16"/>
          <w:szCs w:val="16"/>
          <w:shd w:val="clear" w:color="auto" w:fill="FFFFFF"/>
        </w:rPr>
        <w:t xml:space="preserve">본 특약 제1</w:t>
      </w:r>
      <w:r>
        <w:rPr>
          <w:rFonts w:ascii="Times New Roman"/>
          <w:bCs/>
          <w:kern w:val="0"/>
          <w:sz w:val="16"/>
          <w:szCs w:val="16"/>
          <w:shd w:val="clear" w:color="auto" w:fill="FFFFFF"/>
        </w:rPr>
        <w:t>2</w:t>
      </w:r>
      <w:r>
        <w:rPr>
          <w:rFonts w:ascii="Times New Roman" w:hint="eastAsia"/>
          <w:bCs/>
          <w:kern w:val="0"/>
          <w:sz w:val="16"/>
          <w:szCs w:val="16"/>
          <w:shd w:val="clear" w:color="auto" w:fill="FFFFFF"/>
        </w:rPr>
        <w:t xml:space="preserve">조 및 제1</w:t>
      </w:r>
      <w:r>
        <w:rPr>
          <w:rFonts w:ascii="Times New Roman"/>
          <w:bCs/>
          <w:kern w:val="0"/>
          <w:sz w:val="16"/>
          <w:szCs w:val="16"/>
          <w:shd w:val="clear" w:color="auto" w:fill="FFFFFF"/>
        </w:rPr>
        <w:t>2</w:t>
      </w:r>
      <w:r>
        <w:rPr>
          <w:rFonts w:ascii="Times New Roman" w:hint="eastAsia"/>
          <w:bCs/>
          <w:kern w:val="0"/>
          <w:sz w:val="16"/>
          <w:szCs w:val="16"/>
          <w:shd w:val="clear" w:color="auto" w:fill="FFFFFF"/>
        </w:rPr>
        <w:t>조의</w:t>
      </w:r>
      <w:r>
        <w:rPr>
          <w:rFonts w:ascii="Times New Roman"/>
          <w:bCs/>
          <w:kern w:val="0"/>
          <w:sz w:val="16"/>
          <w:szCs w:val="16"/>
          <w:shd w:val="clear" w:color="auto" w:fill="FFFFFF"/>
        </w:rPr>
        <w:t>2</w:t>
      </w:r>
      <w:r>
        <w:rPr>
          <w:rFonts w:ascii="Times New Roman" w:hint="eastAsia"/>
          <w:bCs/>
          <w:kern w:val="0"/>
          <w:sz w:val="16"/>
          <w:szCs w:val="16"/>
          <w:shd w:val="clear" w:color="auto" w:fill="FFFFFF"/>
        </w:rPr>
        <w:t xml:space="preserve">에 따른 처분대금의 정산은 신탁계약서 제2</w:t>
      </w:r>
      <w:r>
        <w:rPr>
          <w:rFonts w:ascii="Times New Roman"/>
          <w:bCs/>
          <w:kern w:val="0"/>
          <w:sz w:val="16"/>
          <w:szCs w:val="16"/>
          <w:shd w:val="clear" w:color="auto" w:fill="FFFFFF"/>
        </w:rPr>
        <w:t>3</w:t>
      </w:r>
      <w:r>
        <w:rPr>
          <w:rFonts w:ascii="Times New Roman" w:hint="eastAsia"/>
          <w:bCs/>
          <w:kern w:val="0"/>
          <w:sz w:val="16"/>
          <w:szCs w:val="16"/>
          <w:shd w:val="clear" w:color="auto" w:fill="FFFFFF"/>
        </w:rPr>
        <w:t xml:space="preserve">조 </w:t>
      </w:r>
      <w:r>
        <w:rPr>
          <w:rFonts w:ascii="Times New Roman"/>
          <w:bCs/>
          <w:kern w:val="0"/>
          <w:sz w:val="16"/>
          <w:szCs w:val="16"/>
          <w:shd w:val="clear" w:color="auto" w:fill="FFFFFF"/>
        </w:rPr>
        <w:t>제</w:t>
      </w:r>
      <w:r>
        <w:rPr>
          <w:rFonts w:hAnsi="바탕" w:cs="바탕" w:hint="eastAsia"/>
          <w:bCs/>
          <w:kern w:val="0"/>
          <w:sz w:val="16"/>
          <w:szCs w:val="16"/>
          <w:shd w:val="clear" w:color="auto" w:fill="FFFFFF"/>
        </w:rPr>
        <w:t>①</w:t>
      </w:r>
      <w:r>
        <w:rPr>
          <w:rFonts w:ascii="Times New Roman"/>
          <w:bCs/>
          <w:kern w:val="0"/>
          <w:sz w:val="16"/>
          <w:szCs w:val="16"/>
          <w:shd w:val="clear" w:color="auto" w:fill="FFFFFF"/>
        </w:rPr>
        <w:t>항</w:t>
      </w:r>
      <w:r>
        <w:rPr>
          <w:rFonts w:ascii="Times New Roman" w:hint="eastAsia"/>
          <w:bCs/>
          <w:kern w:val="0"/>
          <w:sz w:val="16"/>
          <w:szCs w:val="16"/>
          <w:shd w:val="clear" w:color="auto" w:fill="FFFFFF"/>
        </w:rPr>
        <w:t xml:space="preserve">의 순서를 따르기로 하되,</w:t>
      </w:r>
      <w:r>
        <w:rPr>
          <w:rFonts w:ascii="Times New Roman"/>
          <w:bCs/>
          <w:kern w:val="0"/>
          <w:sz w:val="16"/>
          <w:szCs w:val="16"/>
          <w:shd w:val="clear" w:color="auto" w:fill="FFFFFF"/>
        </w:rPr>
        <w:t xml:space="preserve"> </w:t>
      </w:r>
      <w:r>
        <w:rPr>
          <w:rFonts w:ascii="Times New Roman" w:hint="eastAsia"/>
          <w:bCs/>
          <w:kern w:val="0"/>
          <w:sz w:val="16"/>
          <w:szCs w:val="16"/>
          <w:shd w:val="clear" w:color="auto" w:fill="FFFFFF"/>
        </w:rPr>
        <w:t xml:space="preserve">신탁계약서 제23조 </w:t>
      </w:r>
      <w:r>
        <w:rPr>
          <w:rFonts w:ascii="Times New Roman"/>
          <w:bCs/>
          <w:kern w:val="0"/>
          <w:sz w:val="16"/>
          <w:szCs w:val="16"/>
          <w:shd w:val="clear" w:color="auto" w:fill="FFFFFF"/>
        </w:rPr>
        <w:t>제</w:t>
      </w:r>
      <w:r>
        <w:rPr>
          <w:rFonts w:hAnsi="바탕" w:cs="바탕" w:hint="eastAsia"/>
          <w:bCs/>
          <w:kern w:val="0"/>
          <w:sz w:val="16"/>
          <w:szCs w:val="16"/>
          <w:shd w:val="clear" w:color="auto" w:fill="FFFFFF"/>
        </w:rPr>
        <w:t>①</w:t>
      </w:r>
      <w:r>
        <w:rPr>
          <w:rFonts w:ascii="Times New Roman"/>
          <w:bCs/>
          <w:kern w:val="0"/>
          <w:sz w:val="16"/>
          <w:szCs w:val="16"/>
          <w:shd w:val="clear" w:color="auto" w:fill="FFFFFF"/>
        </w:rPr>
        <w:t>항</w:t>
      </w:r>
      <w:r>
        <w:rPr>
          <w:rFonts w:ascii="Times New Roman" w:hint="eastAsia"/>
          <w:bCs/>
          <w:kern w:val="0"/>
          <w:sz w:val="16"/>
          <w:szCs w:val="16"/>
          <w:shd w:val="clear" w:color="auto" w:fill="FFFFFF"/>
        </w:rPr>
        <w:t xml:space="preserve"> 제5호의 </w:t>
      </w:r>
      <w:r>
        <w:rPr>
          <w:rFonts w:ascii="Times New Roman"/>
          <w:bCs/>
          <w:kern w:val="0"/>
          <w:sz w:val="16"/>
          <w:szCs w:val="16"/>
          <w:shd w:val="clear" w:color="auto" w:fill="FFFFFF"/>
        </w:rPr>
        <w:t>‘</w:t>
      </w:r>
      <w:r>
        <w:rPr>
          <w:rFonts w:ascii="Times New Roman" w:hint="eastAsia"/>
          <w:bCs/>
          <w:kern w:val="0"/>
          <w:sz w:val="16"/>
          <w:szCs w:val="16"/>
          <w:shd w:val="clear" w:color="auto" w:fill="FFFFFF"/>
        </w:rPr>
        <w:t xml:space="preserve">우선수익자의 채권</w:t>
      </w:r>
      <w:r>
        <w:rPr>
          <w:rFonts w:ascii="Times New Roman"/>
          <w:bCs/>
          <w:kern w:val="0"/>
          <w:sz w:val="16"/>
          <w:szCs w:val="16"/>
          <w:shd w:val="clear" w:color="auto" w:fill="FFFFFF"/>
        </w:rPr>
        <w:t>’</w:t>
      </w:r>
      <w:r>
        <w:rPr>
          <w:rFonts w:ascii="Times New Roman" w:hint="eastAsia"/>
          <w:bCs/>
          <w:kern w:val="0"/>
          <w:sz w:val="16"/>
          <w:szCs w:val="16"/>
          <w:shd w:val="clear" w:color="auto" w:fill="FFFFFF"/>
        </w:rPr>
        <w:t xml:space="preserve">은 </w:t>
      </w:r>
      <w:commentRangeStart w:id="36"/>
      <w:del w:id="6305" w:author="코람코 상장리츠팀" w:date="2026-10-07T09:00:00Z">
        <w:r>
          <w:rPr>
            <w:rFonts w:ascii="Times New Roman" w:hint="eastAsia"/>
            <w:bCs/>
            <w:kern w:val="0"/>
            <w:sz w:val="16"/>
            <w:szCs w:val="16"/>
            <w:shd w:val="clear" w:color="auto" w:fill="FFFFFF"/>
          </w:rPr>
          <w:delText xml:space="preserve">구체적으로 대출약정서 제7조 제4항의 변제충당 순서를 따르는 것으로 한다.</w:delText>
        </w:r>
      </w:del>
      <w:ins w:id="6306" w:author="코람코 상장리츠팀" w:date="2026-10-07T09:00:00Z">
        <w:r>
          <w:rPr>
            <w:rFonts w:ascii="Times New Roman" w:hint="eastAsia"/>
            <w:bCs/>
            <w:kern w:val="0"/>
            <w:sz w:val="16"/>
            <w:szCs w:val="16"/>
          </w:rPr>
          <w:t xml:space="preserve">1순위 우선수익자의 채권, 2순위 우선수익자의 채권, 3순위 우선수익자의 채권의 순서로 하고, 대주 우선수익자들에 대한 충당은 구체적으로 대출약정서 제7조 제4항의 변제충당 순서를 따르는 것으로 한다.</w:t>
        </w:r>
      </w:ins>
      <w:commentRangeEnd w:id="36"/>
      <w:r>
        <w:rPr>
          <w:rStyle w:val="CommentReference"/>
        </w:rPr>
        <w:commentReference w:id="36"/>
      </w:r>
    </w:p>
    <w:p w14:paraId="367E4B3A" w14:textId="77777777" w:rsidR="006A29C3" w:rsidRPr="00CB47F8" w:rsidRDefault="006A29C3">
      <w:pPr>
        <w:pStyle w:val="TKa"/>
        <w:numPr>
          <w:ilvl w:val="0"/>
          <w:numId w:val="122"/>
        </w:numPr>
        <w:tabs>
          <w:tab w:val="left" w:pos="400"/>
          <w:tab w:val="left" w:pos="800"/>
          <w:tab w:val="left" w:pos="1600"/>
          <w:tab w:val="left" w:pos="2400"/>
          <w:tab w:val="left" w:pos="3200"/>
        </w:tabs>
        <w:wordWrap w:val="0"/>
        <w:autoSpaceDE w:val="0"/>
        <w:autoSpaceDN w:val="0"/>
        <w:snapToGrid w:val="0"/>
        <w:spacing w:line="200" w:lineRule="exact"/>
        <w:rPr>
          <w:rFonts w:ascii="바탕체" w:eastAsia="바탕체" w:hAnsi="바탕체"/>
          <w:color w:val="000000"/>
          <w:sz w:val="16"/>
          <w:szCs w:val="16"/>
          <w:u w:val="single"/>
        </w:rPr>
      </w:pPr>
      <w:r>
        <w:rPr>
          <w:rFonts w:ascii="Times New Roman" w:hint="eastAsia"/>
          <w:bCs/>
          <w:kern w:val="0"/>
          <w:sz w:val="16"/>
          <w:szCs w:val="16"/>
          <w:shd w:val="clear" w:color="auto" w:fill="FFFFFF"/>
        </w:rPr>
        <w:t xml:space="preserve">본 특약 제1</w:t>
      </w:r>
      <w:r>
        <w:rPr>
          <w:rFonts w:ascii="Times New Roman"/>
          <w:bCs/>
          <w:kern w:val="0"/>
          <w:sz w:val="16"/>
          <w:szCs w:val="16"/>
          <w:shd w:val="clear" w:color="auto" w:fill="FFFFFF"/>
        </w:rPr>
        <w:t>2</w:t>
      </w:r>
      <w:r>
        <w:rPr>
          <w:rFonts w:ascii="Times New Roman" w:hint="eastAsia"/>
          <w:bCs/>
          <w:kern w:val="0"/>
          <w:sz w:val="16"/>
          <w:szCs w:val="16"/>
          <w:shd w:val="clear" w:color="auto" w:fill="FFFFFF"/>
        </w:rPr>
        <w:t xml:space="preserve">조 및 제1</w:t>
      </w:r>
      <w:r>
        <w:rPr>
          <w:rFonts w:ascii="Times New Roman"/>
          <w:bCs/>
          <w:kern w:val="0"/>
          <w:sz w:val="16"/>
          <w:szCs w:val="16"/>
          <w:shd w:val="clear" w:color="auto" w:fill="FFFFFF"/>
        </w:rPr>
        <w:t>2</w:t>
      </w:r>
      <w:r>
        <w:rPr>
          <w:rFonts w:ascii="Times New Roman" w:hint="eastAsia"/>
          <w:bCs/>
          <w:kern w:val="0"/>
          <w:sz w:val="16"/>
          <w:szCs w:val="16"/>
          <w:shd w:val="clear" w:color="auto" w:fill="FFFFFF"/>
        </w:rPr>
        <w:t>조의</w:t>
      </w:r>
      <w:r>
        <w:rPr>
          <w:rFonts w:ascii="Times New Roman"/>
          <w:bCs/>
          <w:kern w:val="0"/>
          <w:sz w:val="16"/>
          <w:szCs w:val="16"/>
          <w:shd w:val="clear" w:color="auto" w:fill="FFFFFF"/>
        </w:rPr>
        <w:t>2</w:t>
      </w:r>
      <w:r>
        <w:rPr>
          <w:rFonts w:ascii="Times New Roman" w:hint="eastAsia"/>
          <w:bCs/>
          <w:kern w:val="0"/>
          <w:sz w:val="16"/>
          <w:szCs w:val="16"/>
          <w:shd w:val="clear" w:color="auto" w:fill="FFFFFF"/>
        </w:rPr>
        <w:t xml:space="preserve">에 따른 신탁부동산 처분으로 인하여 매수인에게 소유권이전등기가 경료된 때에는 해당 신탁부동산에 한하여 신탁계약서가 일부 종료된 것으로 본다.</w:t>
      </w:r>
    </w:p>
    <w:p w14:paraId="2618C052" w14:textId="77777777" w:rsidR="006A29C3" w:rsidRPr="00CB47F8" w:rsidRDefault="006A29C3" w:rsidP="006A29C3">
      <w:pPr>
        <w:pStyle w:val="TKa"/>
        <w:spacing w:line="200" w:lineRule="exact"/>
        <w:rPr>
          <w:rFonts w:ascii="바탕체" w:eastAsia="바탕체" w:hAnsi="바탕체"/>
          <w:color w:val="000000"/>
          <w:sz w:val="16"/>
          <w:szCs w:val="16"/>
          <w:u w:val="single"/>
        </w:rPr>
      </w:pPr>
    </w:p>
    <w:p w14:paraId="1E96D1DF"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제13조【처분대금 납부방법】</w:t>
      </w:r>
    </w:p>
    <w:p w14:paraId="1AFE27D0" w14:textId="77777777" w:rsidR="006A29C3" w:rsidRPr="000A7798" w:rsidRDefault="006A29C3">
      <w:pPr>
        <w:pStyle w:val="TKa"/>
        <w:numPr>
          <w:ilvl w:val="0"/>
          <w:numId w:val="112"/>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신탁계약서 제</w:t>
      </w:r>
      <w:r>
        <w:rPr>
          <w:rFonts w:ascii="Times New Roman"/>
          <w:bCs/>
          <w:color w:val="000000"/>
          <w:kern w:val="0"/>
          <w:sz w:val="16"/>
          <w:szCs w:val="16"/>
          <w:shd w:val="clear" w:color="auto" w:fill="FFFFFF"/>
        </w:rPr>
        <w:t>22</w:t>
      </w:r>
      <w:r>
        <w:rPr>
          <w:rFonts w:ascii="Times New Roman" w:hint="eastAsia"/>
          <w:bCs/>
          <w:color w:val="000000"/>
          <w:kern w:val="0"/>
          <w:sz w:val="16"/>
          <w:szCs w:val="16"/>
          <w:shd w:val="clear" w:color="auto" w:fill="FFFFFF"/>
        </w:rPr>
        <w:t xml:space="preserve">조에도 불구하고 </w:t>
      </w:r>
      <w:r>
        <w:rPr>
          <w:rFonts w:ascii="Times New Roman"/>
          <w:bCs/>
          <w:color w:val="000000"/>
          <w:kern w:val="0"/>
          <w:sz w:val="16"/>
          <w:szCs w:val="16"/>
          <w:shd w:val="clear" w:color="auto" w:fill="FFFFFF"/>
        </w:rPr>
        <w:t xml:space="preserve">신탁부동산 처분대금은 처분에 따른 계약을 체결한 날로부터 3</w:t>
      </w:r>
      <w:r>
        <w:rPr>
          <w:rFonts w:ascii="Times New Roman" w:hint="eastAsia"/>
          <w:bCs/>
          <w:color w:val="000000"/>
          <w:kern w:val="0"/>
          <w:sz w:val="16"/>
          <w:szCs w:val="16"/>
          <w:shd w:val="clear" w:color="auto" w:fill="FFFFFF"/>
        </w:rPr>
        <w:t>개월</w:t>
      </w:r>
      <w:r>
        <w:rPr>
          <w:rFonts w:ascii="Times New Roman"/>
          <w:bCs/>
          <w:color w:val="000000"/>
          <w:kern w:val="0"/>
          <w:sz w:val="16"/>
          <w:szCs w:val="16"/>
          <w:shd w:val="clear" w:color="auto" w:fill="FFFFFF"/>
        </w:rPr>
        <w:t xml:space="preserve"> 이내에 완납하는 것을 원칙으로 </w:t>
      </w:r>
      <w:r>
        <w:rPr>
          <w:rFonts w:ascii="Times New Roman" w:hint="eastAsia"/>
          <w:bCs/>
          <w:color w:val="000000"/>
          <w:kern w:val="0"/>
          <w:sz w:val="16"/>
          <w:szCs w:val="16"/>
          <w:shd w:val="clear" w:color="auto" w:fill="FFFFFF"/>
        </w:rPr>
        <w:t>한다.</w:t>
      </w:r>
    </w:p>
    <w:p w14:paraId="234A1B33" w14:textId="77777777" w:rsidR="006A29C3" w:rsidRPr="000A7798" w:rsidRDefault="006A29C3">
      <w:pPr>
        <w:pStyle w:val="TKa"/>
        <w:numPr>
          <w:ilvl w:val="0"/>
          <w:numId w:val="112"/>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제①항에도 불구하고 수탁자는</w:t>
      </w:r>
      <w:r>
        <w:rPr>
          <w:rFonts w:ascii="Times New Roman"/>
          <w:bCs/>
          <w:color w:val="000000"/>
          <w:kern w:val="0"/>
          <w:sz w:val="16"/>
          <w:szCs w:val="16"/>
          <w:shd w:val="clear" w:color="auto" w:fill="FFFFFF"/>
        </w:rPr>
        <w:t xml:space="preserve"> 매수자를 용이하게 확보하기 위하여 </w:t>
      </w:r>
      <w:commentRangeStart w:id="37"/>
      <w:ins w:id="6307" w:author="코람코 상장리츠팀" w:date="2026-10-07T09:00:00Z">
        <w:r>
          <w:rPr>
            <w:rFonts w:ascii="Times New Roman"/>
            <w:bCs/>
            <w:color w:val="000000"/>
            <w:kern w:val="0"/>
            <w:sz w:val="16"/>
            <w:szCs w:val="16"/>
          </w:rPr>
          <w:t xml:space="preserve">대주 </w:t>
        </w:r>
      </w:ins>
      <w:commentRangeEnd w:id="37"/>
      <w:r>
        <w:rPr>
          <w:rStyle w:val="CommentReference"/>
        </w:rPr>
        <w:commentReference w:id="37"/>
      </w:r>
      <w:r>
        <w:rPr>
          <w:rFonts w:ascii="Times New Roman" w:hint="eastAsia"/>
          <w:bCs/>
          <w:color w:val="000000"/>
          <w:kern w:val="0"/>
          <w:sz w:val="16"/>
          <w:szCs w:val="16"/>
          <w:shd w:val="clear" w:color="auto" w:fill="FFFFFF"/>
        </w:rPr>
        <w:t xml:space="preserve">우선수익자들 전원의 동의를 받아 </w:t>
      </w:r>
      <w:r>
        <w:rPr>
          <w:rFonts w:ascii="Times New Roman"/>
          <w:bCs/>
          <w:color w:val="000000"/>
          <w:kern w:val="0"/>
          <w:sz w:val="16"/>
          <w:szCs w:val="16"/>
          <w:shd w:val="clear" w:color="auto" w:fill="FFFFFF"/>
        </w:rPr>
        <w:t xml:space="preserve">처분대금 납부기한을 연장하</w:t>
      </w:r>
      <w:r>
        <w:rPr>
          <w:rFonts w:ascii="Times New Roman" w:hint="eastAsia"/>
          <w:bCs/>
          <w:color w:val="000000"/>
          <w:kern w:val="0"/>
          <w:sz w:val="16"/>
          <w:szCs w:val="16"/>
          <w:shd w:val="clear" w:color="auto" w:fill="FFFFFF"/>
        </w:rPr>
        <w:t>거나</w:t>
      </w:r>
      <w:r>
        <w:rPr>
          <w:rFonts w:ascii="Times New Roman"/>
          <w:bCs/>
          <w:color w:val="000000"/>
          <w:kern w:val="0"/>
          <w:sz w:val="16"/>
          <w:szCs w:val="16"/>
          <w:shd w:val="clear" w:color="auto" w:fill="FFFFFF"/>
        </w:rPr>
        <w:t xml:space="preserve"> 분할 납부하게 할 수 있</w:t>
      </w:r>
      <w:r>
        <w:rPr>
          <w:rFonts w:ascii="Times New Roman" w:hint="eastAsia"/>
          <w:bCs/>
          <w:color w:val="000000"/>
          <w:kern w:val="0"/>
          <w:sz w:val="16"/>
          <w:szCs w:val="16"/>
          <w:shd w:val="clear" w:color="auto" w:fill="FFFFFF"/>
        </w:rPr>
        <w:t>다.</w:t>
      </w:r>
    </w:p>
    <w:p w14:paraId="6D0235B0" w14:textId="77777777" w:rsidR="006A29C3" w:rsidRPr="000A7798" w:rsidRDefault="006A29C3" w:rsidP="006A29C3">
      <w:pPr>
        <w:pStyle w:val="TKa"/>
        <w:spacing w:line="200" w:lineRule="exact"/>
        <w:rPr>
          <w:rFonts w:ascii="바탕체" w:eastAsia="바탕체" w:hAnsi="바탕체"/>
          <w:color w:val="000000"/>
          <w:sz w:val="16"/>
          <w:szCs w:val="16"/>
        </w:rPr>
      </w:pPr>
    </w:p>
    <w:p w14:paraId="08D289B1"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b/>
          <w:color w:val="000000"/>
          <w:sz w:val="16"/>
          <w:szCs w:val="16"/>
        </w:rPr>
        <w:t>제</w:t>
      </w:r>
      <w:r>
        <w:rPr>
          <w:rFonts w:ascii="바탕체" w:eastAsia="바탕체" w:hAnsi="바탕체" w:hint="eastAsia"/>
          <w:b/>
          <w:color w:val="000000"/>
          <w:sz w:val="16"/>
          <w:szCs w:val="16"/>
        </w:rPr>
        <w:t>14</w:t>
      </w:r>
      <w:r>
        <w:rPr>
          <w:rFonts w:ascii="바탕체" w:eastAsia="바탕체" w:hAnsi="바탕체"/>
          <w:b/>
          <w:color w:val="000000"/>
          <w:sz w:val="16"/>
          <w:szCs w:val="16"/>
        </w:rPr>
        <w:t>조</w:t>
      </w:r>
      <w:r>
        <w:rPr>
          <w:rFonts w:ascii="바탕체" w:eastAsia="바탕체" w:hAnsi="바탕체" w:hint="eastAsia"/>
          <w:b/>
          <w:color w:val="000000"/>
          <w:sz w:val="16"/>
          <w:szCs w:val="16"/>
        </w:rPr>
        <w:t>【</w:t>
      </w:r>
      <w:r>
        <w:rPr>
          <w:rFonts w:ascii="바탕체" w:eastAsia="바탕체" w:hAnsi="바탕체"/>
          <w:b/>
          <w:color w:val="000000"/>
          <w:sz w:val="16"/>
          <w:szCs w:val="16"/>
        </w:rPr>
        <w:t>지방세법 개정에 따른 특약</w:t>
      </w:r>
      <w:r>
        <w:rPr>
          <w:rFonts w:ascii="바탕체" w:eastAsia="바탕체" w:hAnsi="바탕체" w:hint="eastAsia"/>
          <w:b/>
          <w:color w:val="000000"/>
          <w:sz w:val="16"/>
          <w:szCs w:val="16"/>
        </w:rPr>
        <w:t>】</w:t>
      </w:r>
    </w:p>
    <w:p w14:paraId="0FF8FC62" w14:textId="77777777" w:rsidR="006A29C3" w:rsidRPr="000A7798" w:rsidRDefault="006A29C3">
      <w:pPr>
        <w:pStyle w:val="TKa"/>
        <w:numPr>
          <w:ilvl w:val="0"/>
          <w:numId w:val="11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위탁자는 신탁계약서 제9조 제</w:t>
      </w:r>
      <w:r>
        <w:rPr>
          <w:rFonts w:ascii="Times New Roman" w:hint="eastAsia"/>
          <w:bCs/>
          <w:color w:val="000000"/>
          <w:kern w:val="0"/>
          <w:sz w:val="16"/>
          <w:szCs w:val="16"/>
          <w:shd w:val="clear" w:color="auto" w:fill="FFFFFF"/>
        </w:rPr>
        <w:t>②</w:t>
      </w:r>
      <w:r>
        <w:rPr>
          <w:rFonts w:ascii="Times New Roman"/>
          <w:bCs/>
          <w:color w:val="000000"/>
          <w:kern w:val="0"/>
          <w:sz w:val="16"/>
          <w:szCs w:val="16"/>
          <w:shd w:val="clear" w:color="auto" w:fill="FFFFFF"/>
        </w:rPr>
        <w:t xml:space="preserve">항에 따라 제반 서류를 수탁자에게 제출할 때 신탁부동산에 대한 </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국세 및 지방세</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 과세완납증명서를 수탁자에게 제출하여야 하고 수탁자는 과세완납증명서를 등기소에 제출하기로 </w:t>
      </w:r>
      <w:r>
        <w:rPr>
          <w:rFonts w:ascii="Times New Roman" w:hint="eastAsia"/>
          <w:bCs/>
          <w:color w:val="000000"/>
          <w:kern w:val="0"/>
          <w:sz w:val="16"/>
          <w:szCs w:val="16"/>
          <w:shd w:val="clear" w:color="auto" w:fill="FFFFFF"/>
        </w:rPr>
        <w:t>한다.</w:t>
      </w:r>
    </w:p>
    <w:p w14:paraId="5DF6EE1A" w14:textId="77777777" w:rsidR="006A29C3" w:rsidRPr="000A7798" w:rsidRDefault="006A29C3">
      <w:pPr>
        <w:pStyle w:val="TKa"/>
        <w:numPr>
          <w:ilvl w:val="0"/>
          <w:numId w:val="11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조 제</w:t>
      </w:r>
      <w:r>
        <w:rPr>
          <w:rFonts w:ascii="Times New Roman" w:hint="eastAsia"/>
          <w:bCs/>
          <w:color w:val="000000"/>
          <w:kern w:val="0"/>
          <w:sz w:val="16"/>
          <w:szCs w:val="16"/>
          <w:shd w:val="clear" w:color="auto" w:fill="FFFFFF"/>
        </w:rPr>
        <w:t>①</w:t>
      </w:r>
      <w:r>
        <w:rPr>
          <w:rFonts w:ascii="Times New Roman"/>
          <w:bCs/>
          <w:color w:val="000000"/>
          <w:kern w:val="0"/>
          <w:sz w:val="16"/>
          <w:szCs w:val="16"/>
          <w:shd w:val="clear" w:color="auto" w:fill="FFFFFF"/>
        </w:rPr>
        <w:t xml:space="preserve">항에 따른 과세완납증명서 제출 지연으로 인하여 신탁등기가 지연되어 위탁자, 수익자 및 우선수익자</w:t>
      </w:r>
      <w:r>
        <w:rPr>
          <w:rFonts w:ascii="Times New Roman" w:hint="eastAsia"/>
          <w:bCs/>
          <w:color w:val="000000"/>
          <w:kern w:val="0"/>
          <w:sz w:val="16"/>
          <w:szCs w:val="16"/>
          <w:shd w:val="clear" w:color="auto" w:fill="FFFFFF"/>
        </w:rPr>
        <w:t>들</w:t>
      </w:r>
      <w:r>
        <w:rPr>
          <w:rFonts w:ascii="Times New Roman"/>
          <w:bCs/>
          <w:color w:val="000000"/>
          <w:kern w:val="0"/>
          <w:sz w:val="16"/>
          <w:szCs w:val="16"/>
          <w:shd w:val="clear" w:color="auto" w:fill="FFFFFF"/>
        </w:rPr>
        <w:t xml:space="preserve">에게 손해가 발생하는 경우, 수탁자의 귀책사유가 없는 경우 수탁자는 그 손해에 대하여 책임을 부담하지 아니한다.</w:t>
      </w:r>
    </w:p>
    <w:p w14:paraId="6519459E" w14:textId="77777777" w:rsidR="006A29C3" w:rsidRPr="000A7798" w:rsidRDefault="006A29C3">
      <w:pPr>
        <w:pStyle w:val="TKa"/>
        <w:numPr>
          <w:ilvl w:val="0"/>
          <w:numId w:val="11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lastRenderedPageBreak/>
        <w:t xml:space="preserve">위탁자는 신탁계약서 제10조 제</w:t>
      </w:r>
      <w:r>
        <w:rPr>
          <w:rFonts w:ascii="Times New Roman" w:hint="eastAsia"/>
          <w:bCs/>
          <w:color w:val="000000"/>
          <w:kern w:val="0"/>
          <w:sz w:val="16"/>
          <w:szCs w:val="16"/>
          <w:shd w:val="clear" w:color="auto" w:fill="FFFFFF"/>
        </w:rPr>
        <w:t>①</w:t>
      </w:r>
      <w:r>
        <w:rPr>
          <w:rFonts w:ascii="Times New Roman"/>
          <w:bCs/>
          <w:color w:val="000000"/>
          <w:kern w:val="0"/>
          <w:sz w:val="16"/>
          <w:szCs w:val="16"/>
          <w:shd w:val="clear" w:color="auto" w:fill="FFFFFF"/>
        </w:rPr>
        <w:t xml:space="preserve">항에 추가하여 신탁부동산에 대한 실질적인 사용</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수익자로서 지방세법 등의 개정에 따라 수탁자 명의로 고지되는 신탁부동산 관련 제반 세금에 대한 부담 주체임을 인식하고 관련 세금을 납부하기 위한 제반 조치(세금고지서 수령, 세금 납부 등을 포함하나 이에 한하지 아니함)를 이행하여야 한다. </w:t>
      </w:r>
    </w:p>
    <w:p w14:paraId="1590A700" w14:textId="77777777" w:rsidR="006A29C3" w:rsidRPr="000A7798" w:rsidRDefault="006A29C3">
      <w:pPr>
        <w:pStyle w:val="TKa"/>
        <w:numPr>
          <w:ilvl w:val="0"/>
          <w:numId w:val="11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위탁자, 수익자, 우선수익자</w:t>
      </w:r>
      <w:r>
        <w:rPr>
          <w:rFonts w:ascii="Times New Roman" w:hint="eastAsia"/>
          <w:bCs/>
          <w:color w:val="000000"/>
          <w:kern w:val="0"/>
          <w:sz w:val="16"/>
          <w:szCs w:val="16"/>
          <w:shd w:val="clear" w:color="auto" w:fill="FFFFFF"/>
        </w:rPr>
        <w:t>들은</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본 조 </w:t>
      </w:r>
      <w:r>
        <w:rPr>
          <w:rFonts w:ascii="Times New Roman"/>
          <w:bCs/>
          <w:color w:val="000000"/>
          <w:kern w:val="0"/>
          <w:sz w:val="16"/>
          <w:szCs w:val="16"/>
          <w:shd w:val="clear" w:color="auto" w:fill="FFFFFF"/>
        </w:rPr>
        <w:t>제</w:t>
      </w:r>
      <w:r>
        <w:rPr>
          <w:rFonts w:ascii="Times New Roman" w:hint="eastAsia"/>
          <w:bCs/>
          <w:color w:val="000000"/>
          <w:kern w:val="0"/>
          <w:sz w:val="16"/>
          <w:szCs w:val="16"/>
          <w:shd w:val="clear" w:color="auto" w:fill="FFFFFF"/>
        </w:rPr>
        <w:t>③</w:t>
      </w:r>
      <w:r>
        <w:rPr>
          <w:rFonts w:ascii="Times New Roman"/>
          <w:bCs/>
          <w:color w:val="000000"/>
          <w:kern w:val="0"/>
          <w:sz w:val="16"/>
          <w:szCs w:val="16"/>
          <w:shd w:val="clear" w:color="auto" w:fill="FFFFFF"/>
        </w:rPr>
        <w:t xml:space="preserve">항과 관련하여 수탁자 명의로 고지되는 세금에 대하여 수탁자의 고유재산으로 해당 세금을 부담하지 아니하고, 이로 인하여 신탁부동산에 대하여 체납처분이 될 수 있음을 인지하고 이에 이의를 제기하지 아니한다.</w:t>
      </w:r>
    </w:p>
    <w:p w14:paraId="6963745A" w14:textId="77777777" w:rsidR="006A29C3" w:rsidRPr="000A7798" w:rsidRDefault="006A29C3">
      <w:pPr>
        <w:pStyle w:val="TKa"/>
        <w:numPr>
          <w:ilvl w:val="0"/>
          <w:numId w:val="11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조 제④항에도 불구하고 체납세금에 대하여 수탁자의 고유재산으로 세금을 납부하는 경우 수탁자는 신탁재산을 </w:t>
      </w:r>
      <w:r>
        <w:rPr>
          <w:rFonts w:ascii="Times New Roman"/>
          <w:bCs/>
          <w:color w:val="000000"/>
          <w:kern w:val="0"/>
          <w:sz w:val="16"/>
          <w:szCs w:val="16"/>
          <w:shd w:val="clear" w:color="auto" w:fill="FFFFFF"/>
        </w:rPr>
        <w:t xml:space="preserve">본 특약</w:t>
      </w:r>
      <w:r>
        <w:rPr>
          <w:rFonts w:ascii="Times New Roman" w:hint="eastAsia"/>
          <w:bCs/>
          <w:color w:val="000000"/>
          <w:kern w:val="0"/>
          <w:sz w:val="16"/>
          <w:szCs w:val="16"/>
          <w:shd w:val="clear" w:color="auto" w:fill="FFFFFF"/>
        </w:rPr>
        <w:t xml:space="preserve"> 제</w:t>
      </w:r>
      <w:r>
        <w:rPr>
          <w:rFonts w:ascii="Times New Roman"/>
          <w:bCs/>
          <w:color w:val="000000"/>
          <w:kern w:val="0"/>
          <w:sz w:val="16"/>
          <w:szCs w:val="16"/>
          <w:shd w:val="clear" w:color="auto" w:fill="FFFFFF"/>
        </w:rPr>
        <w:t>12</w:t>
      </w:r>
      <w:r>
        <w:rPr>
          <w:rFonts w:ascii="Times New Roman" w:hint="eastAsia"/>
          <w:bCs/>
          <w:color w:val="000000"/>
          <w:kern w:val="0"/>
          <w:sz w:val="16"/>
          <w:szCs w:val="16"/>
          <w:shd w:val="clear" w:color="auto" w:fill="FFFFFF"/>
        </w:rPr>
        <w:t xml:space="preserve">조에 따라 처분할 수 있고 위탁자 및 수익자, 우선수익자들은 이에 대하여 일체 이의를 제기하지 아니한다</w:t>
      </w:r>
      <w:r>
        <w:rPr>
          <w:rFonts w:ascii="Times New Roman"/>
          <w:bCs/>
          <w:color w:val="000000"/>
          <w:kern w:val="0"/>
          <w:sz w:val="16"/>
          <w:szCs w:val="16"/>
          <w:shd w:val="clear" w:color="auto" w:fill="FFFFFF"/>
        </w:rPr>
        <w:t xml:space="preserve">. </w:t>
      </w:r>
    </w:p>
    <w:p w14:paraId="27739A3B" w14:textId="77777777" w:rsidR="006A29C3" w:rsidRPr="000A7798" w:rsidRDefault="006A29C3">
      <w:pPr>
        <w:pStyle w:val="TKa"/>
        <w:numPr>
          <w:ilvl w:val="0"/>
          <w:numId w:val="11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수탁자를 납세의무자로 하는 </w:t>
      </w:r>
      <w:r>
        <w:rPr>
          <w:rFonts w:ascii="Times New Roman"/>
          <w:bCs/>
          <w:color w:val="000000"/>
          <w:kern w:val="0"/>
          <w:sz w:val="16"/>
          <w:szCs w:val="16"/>
          <w:shd w:val="clear" w:color="auto" w:fill="FFFFFF"/>
        </w:rPr>
        <w:t xml:space="preserve">미납 조세(조세 채무가 성립하였으나, 본 신탁계약 체결 당시 납부기한이 도래하지 않은 조세도 포함)가 있음에도 불구하고 위탁자가 본 신탁계약에 따라 신탁의 해지를 요청하는 경우, 수탁자는 우선수익자</w:t>
      </w:r>
      <w:r>
        <w:rPr>
          <w:rFonts w:ascii="Times New Roman" w:hint="eastAsia"/>
          <w:bCs/>
          <w:color w:val="000000"/>
          <w:kern w:val="0"/>
          <w:sz w:val="16"/>
          <w:szCs w:val="16"/>
          <w:shd w:val="clear" w:color="auto" w:fill="FFFFFF"/>
        </w:rPr>
        <w:t>들이</w:t>
      </w:r>
      <w:r>
        <w:rPr>
          <w:rFonts w:ascii="Times New Roman"/>
          <w:bCs/>
          <w:color w:val="000000"/>
          <w:kern w:val="0"/>
          <w:sz w:val="16"/>
          <w:szCs w:val="16"/>
          <w:shd w:val="clear" w:color="auto" w:fill="FFFFFF"/>
        </w:rPr>
        <w:t xml:space="preserve"> 해지에 서면 동의한 후 다음 각 호의 방법으로 조세상당액이 예치된 경우에 한하여 위탁자의 해지 요청에 응할 수 있다. 위탁자는 본 조항에 따른 예치 및 해지 업무처리에 이의를 제기할 수 없다. 단, 위탁자</w:t>
      </w:r>
      <w:r>
        <w:rPr>
          <w:rFonts w:ascii="Times New Roman" w:hint="eastAsia"/>
          <w:bCs/>
          <w:color w:val="000000"/>
          <w:kern w:val="0"/>
          <w:sz w:val="16"/>
          <w:szCs w:val="16"/>
          <w:shd w:val="clear" w:color="auto" w:fill="FFFFFF"/>
        </w:rPr>
        <w:t xml:space="preserve">는 정산내역서 또는 확인서를 제출함으로써 조세상당액 예치를 갈음할 수 있다.</w:t>
      </w:r>
    </w:p>
    <w:p w14:paraId="18F094BD" w14:textId="77777777" w:rsidR="006A29C3" w:rsidRPr="009A57C7" w:rsidRDefault="006A29C3">
      <w:pPr>
        <w:pStyle w:val="TKa"/>
        <w:numPr>
          <w:ilvl w:val="0"/>
          <w:numId w:val="114"/>
        </w:numPr>
        <w:wordWrap w:val="0"/>
        <w:autoSpaceDE w:val="0"/>
        <w:autoSpaceDN w:val="0"/>
        <w:spacing w:line="200" w:lineRule="exact"/>
        <w:ind w:left="1156" w:hanging="357"/>
        <w:rPr>
          <w:rFonts w:ascii="Times New Roman" w:eastAsia="바탕체"/>
          <w:sz w:val="16"/>
          <w:szCs w:val="16"/>
        </w:rPr>
      </w:pPr>
      <w:r>
        <w:rPr>
          <w:rFonts w:ascii="Times New Roman" w:eastAsia="바탕체"/>
          <w:sz w:val="16"/>
          <w:szCs w:val="16"/>
        </w:rPr>
        <w:t xml:space="preserve">신탁재산 내에 조세납부에 충당하기에 충분한 금전이 있는 경우 조세 상당액을 수탁자에게 예치하여야 한다.</w:t>
      </w:r>
    </w:p>
    <w:p w14:paraId="6086DF30" w14:textId="77777777" w:rsidR="006A29C3" w:rsidRPr="009A57C7" w:rsidRDefault="006A29C3">
      <w:pPr>
        <w:pStyle w:val="TKa"/>
        <w:numPr>
          <w:ilvl w:val="0"/>
          <w:numId w:val="114"/>
        </w:numPr>
        <w:wordWrap w:val="0"/>
        <w:autoSpaceDE w:val="0"/>
        <w:autoSpaceDN w:val="0"/>
        <w:spacing w:line="200" w:lineRule="exact"/>
        <w:ind w:left="1156" w:hanging="357"/>
        <w:rPr>
          <w:rFonts w:ascii="Times New Roman" w:eastAsia="바탕체"/>
          <w:sz w:val="16"/>
          <w:szCs w:val="16"/>
        </w:rPr>
      </w:pPr>
      <w:r>
        <w:rPr>
          <w:rFonts w:ascii="Times New Roman" w:eastAsia="바탕체"/>
          <w:sz w:val="16"/>
          <w:szCs w:val="16"/>
        </w:rPr>
        <w:t xml:space="preserve">신탁재산 내에 조세를 납부하기에 충분한 금전이 없는 경우 위탁자는 수탁자가 인정하는 방법에 따라 금액(현금, 이행보증보험증권 등 수탁자가 세금납부를 위하여 즉시 현금화 가능한 수단 등)을 수탁자에게 예치하여야 한다.</w:t>
      </w:r>
    </w:p>
    <w:p w14:paraId="312D2E0C" w14:textId="77777777" w:rsidR="006A29C3" w:rsidRPr="009A57C7" w:rsidRDefault="006A29C3">
      <w:pPr>
        <w:pStyle w:val="TKa"/>
        <w:numPr>
          <w:ilvl w:val="0"/>
          <w:numId w:val="114"/>
        </w:numPr>
        <w:wordWrap w:val="0"/>
        <w:autoSpaceDE w:val="0"/>
        <w:autoSpaceDN w:val="0"/>
        <w:spacing w:line="200" w:lineRule="exact"/>
        <w:ind w:left="1156" w:hanging="357"/>
        <w:rPr>
          <w:rFonts w:ascii="Times New Roman" w:eastAsia="바탕체"/>
          <w:sz w:val="16"/>
          <w:szCs w:val="16"/>
        </w:rPr>
      </w:pPr>
      <w:r>
        <w:rPr>
          <w:rFonts w:ascii="Times New Roman" w:eastAsia="바탕체"/>
          <w:sz w:val="16"/>
          <w:szCs w:val="16"/>
        </w:rPr>
        <w:t xml:space="preserve">위탁자가 위 제1호 및 제2호에 따라 금전 등을 수탁자에게 예치하는 경우 전년도 조세 액의 120% 수준(해당 조세납부 후 남는 금액은 신탁계약에서 정한 바에 따라 반환하고, 해당 조세납부를 위하여 부족한 경우에는 위탁자 또는 수익자가 수탁자에게 그 부족분을 지급한다.)을 수탁자에게 예치하는 것을 원칙으로 하나, 과세기준금액의 급등락 등의 경우 예치금액수준은 수탁자가 조정할 수 있다.</w:t>
      </w:r>
    </w:p>
    <w:p w14:paraId="2D4C54A2" w14:textId="77777777" w:rsidR="006A29C3" w:rsidRPr="000A7798" w:rsidRDefault="006A29C3" w:rsidP="006A29C3">
      <w:pPr>
        <w:pStyle w:val="TKa"/>
        <w:spacing w:line="200" w:lineRule="exact"/>
        <w:ind w:leftChars="200" w:left="720" w:hangingChars="200" w:hanging="320"/>
        <w:rPr>
          <w:rFonts w:ascii="바탕체" w:eastAsia="바탕체" w:hAnsi="바탕체"/>
          <w:color w:val="000000"/>
          <w:sz w:val="16"/>
          <w:szCs w:val="16"/>
        </w:rPr>
      </w:pPr>
      <w:r>
        <w:rPr>
          <w:rFonts w:ascii="바탕체" w:eastAsia="바탕체" w:hAnsi="바탕체" w:hint="eastAsia"/>
          <w:color w:val="000000"/>
          <w:sz w:val="16"/>
          <w:szCs w:val="16"/>
        </w:rPr>
        <w:t xml:space="preserve"> </w:t>
      </w:r>
    </w:p>
    <w:p w14:paraId="64578F42" w14:textId="77777777" w:rsidR="006A29C3" w:rsidRPr="000A7798" w:rsidRDefault="006A29C3" w:rsidP="006A29C3">
      <w:pPr>
        <w:pStyle w:val="TKa"/>
        <w:spacing w:line="200" w:lineRule="exact"/>
        <w:rPr>
          <w:rFonts w:ascii="바탕체" w:eastAsia="바탕체" w:hAnsi="바탕체"/>
          <w:sz w:val="16"/>
          <w:szCs w:val="16"/>
        </w:rPr>
      </w:pPr>
      <w:r>
        <w:rPr>
          <w:rFonts w:ascii="바탕체" w:eastAsia="바탕체" w:hAnsi="바탕체"/>
          <w:b/>
          <w:sz w:val="16"/>
          <w:szCs w:val="16"/>
        </w:rPr>
        <w:t>제</w:t>
      </w:r>
      <w:r>
        <w:rPr>
          <w:rFonts w:ascii="바탕체" w:eastAsia="바탕체" w:hAnsi="바탕체" w:hint="eastAsia"/>
          <w:b/>
          <w:sz w:val="16"/>
          <w:szCs w:val="16"/>
        </w:rPr>
        <w:t>15</w:t>
      </w:r>
      <w:r>
        <w:rPr>
          <w:rFonts w:ascii="바탕체" w:eastAsia="바탕체" w:hAnsi="바탕체"/>
          <w:b/>
          <w:sz w:val="16"/>
          <w:szCs w:val="16"/>
        </w:rPr>
        <w:t xml:space="preserve">조 </w:t>
      </w:r>
      <w:r>
        <w:rPr>
          <w:rFonts w:ascii="바탕체" w:eastAsia="바탕체" w:hAnsi="바탕체" w:hint="eastAsia"/>
          <w:b/>
          <w:sz w:val="16"/>
          <w:szCs w:val="16"/>
        </w:rPr>
        <w:t>【신탁부동산 관리에 대한 특약</w:t>
      </w:r>
      <w:r>
        <w:rPr>
          <w:rFonts w:ascii="바탕체" w:eastAsia="바탕체" w:hAnsi="바탕체" w:hint="eastAsia"/>
          <w:sz w:val="16"/>
          <w:szCs w:val="16"/>
        </w:rPr>
        <w:t>】</w:t>
      </w:r>
    </w:p>
    <w:p w14:paraId="0E1FD0F7" w14:textId="77777777" w:rsidR="006A29C3" w:rsidRPr="00CB47F8" w:rsidRDefault="006A29C3">
      <w:pPr>
        <w:pStyle w:val="TKa"/>
        <w:numPr>
          <w:ilvl w:val="0"/>
          <w:numId w:val="11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수탁자는 신탁부동산의 등기상 소유권만을 </w:t>
      </w:r>
      <w:r>
        <w:rPr>
          <w:rFonts w:ascii="Times New Roman"/>
          <w:bCs/>
          <w:color w:val="000000"/>
          <w:kern w:val="0"/>
          <w:sz w:val="16"/>
          <w:szCs w:val="16"/>
          <w:shd w:val="clear" w:color="auto" w:fill="FFFFFF"/>
        </w:rPr>
        <w:t xml:space="preserve">관리하고 위탁자는 신탁부동산에 관한 모든 사용</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수익 권한을 갖고 있으며 그에 따른 모든 비용, 권리, 의무를 부담한다.</w:t>
      </w:r>
    </w:p>
    <w:p w14:paraId="75A03C1D" w14:textId="77777777" w:rsidR="006A29C3" w:rsidRPr="00CB47F8" w:rsidRDefault="006A29C3">
      <w:pPr>
        <w:pStyle w:val="TKa"/>
        <w:numPr>
          <w:ilvl w:val="0"/>
          <w:numId w:val="117"/>
        </w:numPr>
        <w:tabs>
          <w:tab w:val="left" w:pos="400"/>
          <w:tab w:val="left" w:pos="800"/>
          <w:tab w:val="left" w:pos="1600"/>
          <w:tab w:val="left" w:pos="2400"/>
          <w:tab w:val="left" w:pos="3200"/>
        </w:tabs>
        <w:wordWrap w:val="0"/>
        <w:autoSpaceDE w:val="0"/>
        <w:autoSpaceDN w:val="0"/>
        <w:snapToGrid w:val="0"/>
        <w:rPr>
          <w:rFonts w:ascii="바탕체" w:eastAsia="바탕체" w:hAnsi="바탕체"/>
          <w:sz w:val="16"/>
          <w:szCs w:val="16"/>
        </w:rPr>
      </w:pPr>
      <w:r>
        <w:rPr>
          <w:rFonts w:ascii="Times New Roman"/>
          <w:bCs/>
          <w:color w:val="000000"/>
          <w:kern w:val="0"/>
          <w:sz w:val="16"/>
          <w:szCs w:val="16"/>
          <w:shd w:val="clear" w:color="auto" w:fill="FFFFFF"/>
        </w:rPr>
        <w:t xml:space="preserve">신탁계약서 제10조 제</w:t>
      </w:r>
      <w:r>
        <w:rPr>
          <w:rFonts w:hAnsi="바탕" w:cs="바탕" w:hint="eastAsia"/>
          <w:bCs/>
          <w:color w:val="000000"/>
          <w:kern w:val="0"/>
          <w:sz w:val="16"/>
          <w:szCs w:val="16"/>
          <w:shd w:val="clear" w:color="auto" w:fill="FFFFFF"/>
        </w:rPr>
        <w:t>②</w:t>
      </w:r>
      <w:r>
        <w:rPr>
          <w:rFonts w:ascii="Times New Roman"/>
          <w:bCs/>
          <w:color w:val="000000"/>
          <w:kern w:val="0"/>
          <w:sz w:val="16"/>
          <w:szCs w:val="16"/>
          <w:shd w:val="clear" w:color="auto" w:fill="FFFFFF"/>
        </w:rPr>
        <w:t xml:space="preserve">항, 제11조 및 본 특약 제6조에도 불구하고, 위탁자는 </w:t>
      </w:r>
      <w:r>
        <w:rPr>
          <w:rFonts w:ascii="Times New Roman" w:hint="eastAsia"/>
          <w:bCs/>
          <w:color w:val="000000"/>
          <w:kern w:val="0"/>
          <w:sz w:val="16"/>
          <w:szCs w:val="16"/>
          <w:shd w:val="clear" w:color="auto" w:fill="FFFFFF"/>
        </w:rPr>
        <w:t xml:space="preserve">수탁자의 동의 또는 사전 승낙 </w:t>
      </w:r>
      <w:r>
        <w:rPr>
          <w:rFonts w:ascii="Times New Roman"/>
          <w:bCs/>
          <w:color w:val="000000"/>
          <w:kern w:val="0"/>
          <w:sz w:val="16"/>
          <w:szCs w:val="16"/>
          <w:shd w:val="clear" w:color="auto" w:fill="FFFFFF"/>
        </w:rPr>
        <w:t>없이</w:t>
      </w:r>
      <w:r>
        <w:rPr>
          <w:rFonts w:ascii="Times New Roman" w:hint="eastAsia"/>
          <w:bCs/>
          <w:color w:val="000000"/>
          <w:kern w:val="0"/>
          <w:sz w:val="16"/>
          <w:szCs w:val="16"/>
          <w:shd w:val="clear" w:color="auto" w:fill="FFFFFF"/>
        </w:rPr>
        <w:t xml:space="preserve"> 수탁자에 변경사항에 대해 통지함으로써</w:t>
      </w:r>
      <w:r>
        <w:rPr>
          <w:rFonts w:ascii="Times New Roman"/>
          <w:bCs/>
          <w:color w:val="000000"/>
          <w:kern w:val="0"/>
          <w:sz w:val="16"/>
          <w:szCs w:val="16"/>
          <w:shd w:val="clear" w:color="auto" w:fill="FFFFFF"/>
        </w:rPr>
        <w:t xml:space="preserve">, 위탁자가 정하는 방법에 따라 임대인으로서 제3자와 임대차계약을 체결(변경계약, 해지 포함)하는 등 제3자에게 신탁부동산을 임대하거나 직접 점유 또는 사용할 수 있으며, 임대차보증금, 임대료, 관리비 등 위탁자가 취득한 금원을 제3의 자산보관기관에 보관위탁하거나 그 이득을 직접 취할 수 있다. 명확히 하면, 위탁자가 </w:t>
      </w:r>
      <w:r>
        <w:rPr>
          <w:rFonts w:ascii="Times New Roman" w:hint="eastAsia"/>
          <w:bCs/>
          <w:color w:val="000000"/>
          <w:kern w:val="0"/>
          <w:sz w:val="16"/>
          <w:szCs w:val="16"/>
          <w:shd w:val="clear" w:color="auto" w:fill="FFFFFF"/>
        </w:rPr>
        <w:t xml:space="preserve">본 항에 따른 </w:t>
      </w:r>
      <w:r>
        <w:rPr>
          <w:rFonts w:ascii="Times New Roman"/>
          <w:bCs/>
          <w:color w:val="000000"/>
          <w:kern w:val="0"/>
          <w:sz w:val="16"/>
          <w:szCs w:val="16"/>
          <w:shd w:val="clear" w:color="auto" w:fill="FFFFFF"/>
        </w:rPr>
        <w:t xml:space="preserve">임대차계약에 따라 수취하는 임대차보증금 및 임대료 등 모든 금원은 본 신탁계약의 신탁재산에 포함되지 아니하고, </w:t>
      </w:r>
      <w:r>
        <w:rPr>
          <w:rFonts w:ascii="Times New Roman" w:hint="eastAsia"/>
          <w:bCs/>
          <w:color w:val="000000"/>
          <w:kern w:val="0"/>
          <w:sz w:val="16"/>
          <w:szCs w:val="16"/>
          <w:shd w:val="clear" w:color="auto" w:fill="FFFFFF"/>
        </w:rPr>
        <w:t xml:space="preserve">대출약정서상 대출원리금 상환에 우선하여 충당되지 아니한다.</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처분대금을 정산하는 경우, 위 임대차보증금</w:t>
      </w:r>
      <w:commentRangeStart w:id="38"/>
      <w:ins w:id="6308" w:author="코람코 상장리츠팀" w:date="2026-10-07T09:00:00Z">
        <w:r>
          <w:rPr>
            <w:rFonts w:ascii="Times New Roman" w:hint="eastAsia"/>
            <w:bCs/>
            <w:color w:val="000000"/>
            <w:kern w:val="0"/>
            <w:sz w:val="16"/>
            <w:szCs w:val="16"/>
          </w:rPr>
          <w:t xml:space="preserve">(1순위 우선수익자의 우선수익권으로 담보되는 임대차보증금 금2,132,586,000원은 제외함)</w:t>
        </w:r>
      </w:ins>
      <w:commentRangeEnd w:id="38"/>
      <w:r>
        <w:rPr>
          <w:rStyle w:val="CommentReference"/>
        </w:rPr>
        <w:commentReference w:id="38"/>
      </w:r>
      <w:r>
        <w:rPr>
          <w:rFonts w:ascii="Times New Roman" w:hint="eastAsia"/>
          <w:bCs/>
          <w:color w:val="000000"/>
          <w:kern w:val="0"/>
          <w:sz w:val="16"/>
          <w:szCs w:val="16"/>
          <w:shd w:val="clear" w:color="auto" w:fill="FFFFFF"/>
        </w:rPr>
        <w:t xml:space="preserve">은 신탁계약서 제2</w:t>
      </w:r>
      <w:r>
        <w:rPr>
          <w:rFonts w:ascii="Times New Roman"/>
          <w:bCs/>
          <w:color w:val="000000"/>
          <w:kern w:val="0"/>
          <w:sz w:val="16"/>
          <w:szCs w:val="16"/>
          <w:shd w:val="clear" w:color="auto" w:fill="FFFFFF"/>
        </w:rPr>
        <w:t>3</w:t>
      </w:r>
      <w:r>
        <w:rPr>
          <w:rFonts w:ascii="Times New Roman" w:hint="eastAsia"/>
          <w:bCs/>
          <w:color w:val="000000"/>
          <w:kern w:val="0"/>
          <w:sz w:val="16"/>
          <w:szCs w:val="16"/>
          <w:shd w:val="clear" w:color="auto" w:fill="FFFFFF"/>
        </w:rPr>
        <w:t xml:space="preserve">조 제</w:t>
      </w:r>
      <w:r>
        <w:rPr>
          <w:rFonts w:hAnsi="바탕" w:hint="eastAsia"/>
          <w:bCs/>
          <w:color w:val="000000"/>
          <w:kern w:val="0"/>
          <w:sz w:val="16"/>
          <w:szCs w:val="16"/>
          <w:shd w:val="clear" w:color="auto" w:fill="FFFFFF"/>
        </w:rPr>
        <w:t>①</w:t>
      </w:r>
      <w:r>
        <w:rPr>
          <w:rFonts w:ascii="Times New Roman" w:hint="eastAsia"/>
          <w:bCs/>
          <w:color w:val="000000"/>
          <w:kern w:val="0"/>
          <w:sz w:val="16"/>
          <w:szCs w:val="16"/>
          <w:shd w:val="clear" w:color="auto" w:fill="FFFFFF"/>
        </w:rPr>
        <w:t xml:space="preserve">항 제3호의 바로 다음이자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제5호의 바로 이전 순위로서 우선수익자들의 채권 및 위탁자의 수익권보다 우선하여 정산되는</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것으로 한다.</w:t>
      </w:r>
      <w:r>
        <w:rPr>
          <w:rFonts w:ascii="Times New Roman"/>
          <w:bCs/>
          <w:color w:val="000000"/>
          <w:kern w:val="0"/>
          <w:sz w:val="16"/>
          <w:szCs w:val="16"/>
          <w:shd w:val="clear" w:color="auto" w:fill="FFFFFF"/>
        </w:rPr>
        <w:t xml:space="preserve"> </w:t>
      </w:r>
    </w:p>
    <w:p w14:paraId="1F2F2111" w14:textId="77777777" w:rsidR="006A29C3" w:rsidRPr="00596A8C" w:rsidRDefault="006A29C3">
      <w:pPr>
        <w:pStyle w:val="TKa"/>
        <w:numPr>
          <w:ilvl w:val="0"/>
          <w:numId w:val="11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위탁자는 본 특약 체결일 현재 신탁부동산과 관련하여 &lt;별지&gt; 기재의 임대차계약등 이외의 임대차계약이 존재하지 아니함을 확인한다.</w:t>
      </w:r>
    </w:p>
    <w:p w14:paraId="6E145ED1" w14:textId="77777777" w:rsidR="006A29C3" w:rsidRPr="00BC176C" w:rsidRDefault="006A29C3">
      <w:pPr>
        <w:pStyle w:val="TKa"/>
        <w:numPr>
          <w:ilvl w:val="0"/>
          <w:numId w:val="11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조 제</w:t>
      </w:r>
      <w:r>
        <w:rPr>
          <w:rFonts w:hAnsi="바탕" w:cs="바탕" w:hint="eastAsia"/>
          <w:bCs/>
          <w:color w:val="000000"/>
          <w:kern w:val="0"/>
          <w:sz w:val="16"/>
          <w:szCs w:val="16"/>
          <w:shd w:val="clear" w:color="auto" w:fill="FFFFFF"/>
        </w:rPr>
        <w:t>②</w:t>
      </w:r>
      <w:r>
        <w:rPr>
          <w:rFonts w:ascii="Times New Roman" w:hint="eastAsia"/>
          <w:bCs/>
          <w:color w:val="000000"/>
          <w:kern w:val="0"/>
          <w:sz w:val="16"/>
          <w:szCs w:val="16"/>
          <w:shd w:val="clear" w:color="auto" w:fill="FFFFFF"/>
        </w:rPr>
        <w:t xml:space="preserve">항 등 여타 규정에도 불구하고 임대차보증금 반환 의무는 위탁자에게 있으며</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임차인이 임대차보증금을 반환을 요구할 경우 위탁자는 자신의 비용과 책임으로 임대차보증금을 반환하고 수탁자를 면책시키기로 한다.</w:t>
      </w:r>
    </w:p>
    <w:p w14:paraId="1E86695F" w14:textId="77777777" w:rsidR="006A29C3" w:rsidRPr="00BC176C" w:rsidRDefault="006A29C3">
      <w:pPr>
        <w:pStyle w:val="TKa"/>
        <w:numPr>
          <w:ilvl w:val="0"/>
          <w:numId w:val="11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위탁자는 임대차계약 체결 시 임차인에게 임대차 대상 물건이 우선수익자들의 채권 담보 목적으로 수탁자에게 신탁되었다는 취지의 사실을 인지시켜야 하며, 그러한 인지 내용에는 위탁자 채무 불이행시 수탁자가 신탁부동산을 처분(임대차 등을 포함)</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할 수 있음을 포함하여야 한다.</w:t>
      </w:r>
    </w:p>
    <w:p w14:paraId="2585154A" w14:textId="77777777" w:rsidR="006A29C3" w:rsidRPr="00BC176C" w:rsidRDefault="006A29C3" w:rsidP="006A29C3">
      <w:pPr>
        <w:pStyle w:val="TKa"/>
        <w:spacing w:line="200" w:lineRule="exact"/>
        <w:rPr>
          <w:rFonts w:ascii="바탕체" w:eastAsia="바탕체" w:hAnsi="바탕체"/>
          <w:sz w:val="16"/>
          <w:szCs w:val="16"/>
        </w:rPr>
      </w:pPr>
    </w:p>
    <w:p w14:paraId="7D8E7F10" w14:textId="77777777" w:rsidR="006A29C3" w:rsidRPr="00BC176C" w:rsidRDefault="006A29C3" w:rsidP="006A29C3">
      <w:pPr>
        <w:pStyle w:val="TKa"/>
        <w:spacing w:line="200" w:lineRule="exact"/>
        <w:rPr>
          <w:rFonts w:ascii="Times New Roman" w:eastAsia="바탕체"/>
          <w:b/>
          <w:color w:val="000000"/>
          <w:sz w:val="16"/>
          <w:szCs w:val="16"/>
        </w:rPr>
      </w:pPr>
      <w:r>
        <w:rPr>
          <w:rFonts w:ascii="바탕체" w:eastAsia="바탕체" w:hAnsi="바탕체" w:hint="eastAsia"/>
          <w:b/>
          <w:color w:val="000000"/>
          <w:sz w:val="16"/>
          <w:szCs w:val="16"/>
        </w:rPr>
        <w:t>제16조【신탁보수 및 등기비용</w:t>
      </w:r>
      <w:r>
        <w:rPr>
          <w:rFonts w:ascii="Times New Roman" w:eastAsia="바탕체"/>
          <w:b/>
          <w:color w:val="000000"/>
          <w:sz w:val="16"/>
          <w:szCs w:val="16"/>
        </w:rPr>
        <w:t>】</w:t>
      </w:r>
    </w:p>
    <w:p w14:paraId="5EAD7814" w14:textId="77777777" w:rsidR="006A29C3" w:rsidRPr="00BC176C" w:rsidRDefault="006A29C3">
      <w:pPr>
        <w:pStyle w:val="TKa"/>
        <w:numPr>
          <w:ilvl w:val="0"/>
          <w:numId w:val="11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신탁계약 신규체결에 따른 신탁재산 관리보수 및 소유권이전 신탁등기비용은 위탁자가 부담하기로 한다.</w:t>
      </w:r>
    </w:p>
    <w:p w14:paraId="3FE48D6E" w14:textId="77777777" w:rsidR="006A29C3" w:rsidRPr="00BC176C" w:rsidRDefault="006A29C3">
      <w:pPr>
        <w:pStyle w:val="TKa"/>
        <w:numPr>
          <w:ilvl w:val="0"/>
          <w:numId w:val="11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특약 제5조 제</w:t>
      </w:r>
      <w:r>
        <w:rPr>
          <w:rFonts w:hAnsi="바탕" w:hint="eastAsia"/>
          <w:bCs/>
          <w:color w:val="000000"/>
          <w:kern w:val="0"/>
          <w:sz w:val="16"/>
          <w:szCs w:val="16"/>
          <w:shd w:val="clear" w:color="auto" w:fill="FFFFFF"/>
        </w:rPr>
        <w:t>①</w:t>
      </w:r>
      <w:r>
        <w:rPr>
          <w:rFonts w:ascii="Times New Roman" w:hint="eastAsia"/>
          <w:bCs/>
          <w:color w:val="000000"/>
          <w:kern w:val="0"/>
          <w:sz w:val="16"/>
          <w:szCs w:val="16"/>
          <w:shd w:val="clear" w:color="auto" w:fill="FFFFFF"/>
        </w:rPr>
        <w:t xml:space="preserve">항에 따라 신탁원부 변경등기를 하는 경우, 위탁자는 수탁자에게 관리보수로 금 일백오십만(1,500,000)원을 추가로 지급하기로 하며, 변경등기비용은 위탁자와 해당 우선수익자가 협의하여 부담하기로한다. </w:t>
      </w:r>
    </w:p>
    <w:p w14:paraId="3E127998" w14:textId="77777777" w:rsidR="006A29C3" w:rsidRPr="00BC176C" w:rsidRDefault="006A29C3">
      <w:pPr>
        <w:pStyle w:val="TKa"/>
        <w:numPr>
          <w:ilvl w:val="0"/>
          <w:numId w:val="11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특약 제1</w:t>
      </w:r>
      <w:r>
        <w:rPr>
          <w:rFonts w:ascii="Times New Roman"/>
          <w:bCs/>
          <w:color w:val="000000"/>
          <w:kern w:val="0"/>
          <w:sz w:val="16"/>
          <w:szCs w:val="16"/>
          <w:shd w:val="clear" w:color="auto" w:fill="FFFFFF"/>
        </w:rPr>
        <w:t>2</w:t>
      </w:r>
      <w:r>
        <w:rPr>
          <w:rFonts w:ascii="Times New Roman" w:hint="eastAsia"/>
          <w:bCs/>
          <w:color w:val="000000"/>
          <w:kern w:val="0"/>
          <w:sz w:val="16"/>
          <w:szCs w:val="16"/>
          <w:shd w:val="clear" w:color="auto" w:fill="FFFFFF"/>
        </w:rPr>
        <w:t xml:space="preserve">조 제</w:t>
      </w:r>
      <w:r>
        <w:rPr>
          <w:rFonts w:hAnsi="바탕" w:hint="eastAsia"/>
          <w:bCs/>
          <w:color w:val="000000"/>
          <w:kern w:val="0"/>
          <w:sz w:val="16"/>
          <w:szCs w:val="16"/>
          <w:shd w:val="clear" w:color="auto" w:fill="FFFFFF"/>
        </w:rPr>
        <w:t>①</w:t>
      </w:r>
      <w:r>
        <w:rPr>
          <w:rFonts w:ascii="Times New Roman" w:hint="eastAsia"/>
          <w:bCs/>
          <w:color w:val="000000"/>
          <w:kern w:val="0"/>
          <w:sz w:val="16"/>
          <w:szCs w:val="16"/>
          <w:shd w:val="clear" w:color="auto" w:fill="FFFFFF"/>
        </w:rPr>
        <w:t xml:space="preserve">항 제1, 2호에 의한 </w:t>
      </w:r>
      <w:r>
        <w:rPr>
          <w:rFonts w:ascii="Times New Roman"/>
          <w:bCs/>
          <w:color w:val="000000"/>
          <w:kern w:val="0"/>
          <w:sz w:val="16"/>
          <w:szCs w:val="16"/>
          <w:shd w:val="clear" w:color="auto" w:fill="FFFFFF"/>
        </w:rPr>
        <w:t xml:space="preserve">신탁재산 처분보수는 신탁계약서 제23조 제</w:t>
      </w:r>
      <w:r>
        <w:rPr>
          <w:rFonts w:ascii="Times New Roman" w:hint="eastAsia"/>
          <w:bCs/>
          <w:color w:val="000000"/>
          <w:kern w:val="0"/>
          <w:sz w:val="16"/>
          <w:szCs w:val="16"/>
          <w:shd w:val="clear" w:color="auto" w:fill="FFFFFF"/>
        </w:rPr>
        <w:t>①</w:t>
      </w:r>
      <w:r>
        <w:rPr>
          <w:rFonts w:ascii="Times New Roman"/>
          <w:bCs/>
          <w:color w:val="000000"/>
          <w:kern w:val="0"/>
          <w:sz w:val="16"/>
          <w:szCs w:val="16"/>
          <w:shd w:val="clear" w:color="auto" w:fill="FFFFFF"/>
        </w:rPr>
        <w:t xml:space="preserve">항 제1호에 따라 처분대금에서</w:t>
      </w:r>
      <w:r>
        <w:rPr>
          <w:rFonts w:ascii="Times New Roman" w:hint="eastAsia"/>
          <w:bCs/>
          <w:color w:val="000000"/>
          <w:kern w:val="0"/>
          <w:sz w:val="16"/>
          <w:szCs w:val="16"/>
          <w:shd w:val="clear" w:color="auto" w:fill="FFFFFF"/>
        </w:rPr>
        <w:t xml:space="preserve"> 정산할 수 있다.</w:t>
      </w:r>
    </w:p>
    <w:p w14:paraId="65CFA4BE" w14:textId="77777777" w:rsidR="006A29C3" w:rsidRPr="000A7798" w:rsidRDefault="006A29C3">
      <w:pPr>
        <w:pStyle w:val="TKa"/>
        <w:numPr>
          <w:ilvl w:val="0"/>
          <w:numId w:val="11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기 지급한 신탁보수는 신탁계약의 해지 기타 어떠한 사유를 불문하고 반환되지 아니한다. </w:t>
      </w:r>
    </w:p>
    <w:p w14:paraId="69EFF5C5" w14:textId="77777777" w:rsidR="006A29C3" w:rsidRPr="000A7798" w:rsidRDefault="006A29C3">
      <w:pPr>
        <w:pStyle w:val="TKa"/>
        <w:numPr>
          <w:ilvl w:val="0"/>
          <w:numId w:val="11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기타</w:t>
      </w:r>
      <w:r>
        <w:rPr>
          <w:rFonts w:ascii="Times New Roman"/>
          <w:bCs/>
          <w:color w:val="000000"/>
          <w:kern w:val="0"/>
          <w:sz w:val="16"/>
          <w:szCs w:val="16"/>
          <w:shd w:val="clear" w:color="auto" w:fill="FFFFFF"/>
        </w:rPr>
        <w:t xml:space="preserve"> 본</w:t>
      </w:r>
      <w:r>
        <w:rPr>
          <w:rFonts w:ascii="Times New Roman" w:hint="eastAsia"/>
          <w:bCs/>
          <w:color w:val="000000"/>
          <w:kern w:val="0"/>
          <w:sz w:val="16"/>
          <w:szCs w:val="16"/>
          <w:shd w:val="clear" w:color="auto" w:fill="FFFFFF"/>
        </w:rPr>
        <w:t xml:space="preserve"> 신탁계약의 변경 및 해지 등에 따른 신탁보수 및 등기비용은 별도 협의키로 한다.</w:t>
      </w:r>
    </w:p>
    <w:p w14:paraId="35B48439" w14:textId="77777777" w:rsidR="006A29C3" w:rsidRPr="000A7798" w:rsidRDefault="006A29C3" w:rsidP="006A29C3">
      <w:pPr>
        <w:pStyle w:val="TKa"/>
        <w:spacing w:line="200" w:lineRule="exact"/>
        <w:rPr>
          <w:rFonts w:ascii="바탕체" w:eastAsia="바탕체" w:hAnsi="바탕체"/>
          <w:color w:val="000000"/>
          <w:sz w:val="16"/>
          <w:szCs w:val="16"/>
        </w:rPr>
      </w:pPr>
    </w:p>
    <w:p w14:paraId="694149A2"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제17조【효력】</w:t>
      </w:r>
    </w:p>
    <w:p w14:paraId="08B2BE45" w14:textId="77777777" w:rsidR="006A29C3" w:rsidRPr="000A7798" w:rsidRDefault="006A29C3">
      <w:pPr>
        <w:pStyle w:val="TKa"/>
        <w:numPr>
          <w:ilvl w:val="0"/>
          <w:numId w:val="116"/>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w:t>
      </w:r>
      <w:r>
        <w:rPr>
          <w:rFonts w:ascii="Times New Roman" w:hint="eastAsia"/>
          <w:bCs/>
          <w:color w:val="000000"/>
          <w:kern w:val="0"/>
          <w:sz w:val="16"/>
          <w:szCs w:val="16"/>
          <w:shd w:val="clear" w:color="auto" w:fill="FFFFFF"/>
        </w:rPr>
        <w:t>신탁계약의</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효력은</w:t>
      </w:r>
      <w:r>
        <w:rPr>
          <w:rFonts w:ascii="Times New Roman"/>
          <w:bCs/>
          <w:color w:val="000000"/>
          <w:kern w:val="0"/>
          <w:sz w:val="16"/>
          <w:szCs w:val="16"/>
          <w:shd w:val="clear" w:color="auto" w:fill="FFFFFF"/>
        </w:rPr>
        <w:t xml:space="preserve"> 신탁재산이 형질변경, 합필 등으로 지번 또는 면적이 변경될 경우에도 변경된 지번 또는 면적에 유효하게 존속한다.</w:t>
      </w:r>
    </w:p>
    <w:p w14:paraId="4C3A1E8E" w14:textId="77777777" w:rsidR="006A29C3" w:rsidRPr="000A7798" w:rsidRDefault="006A29C3">
      <w:pPr>
        <w:pStyle w:val="TKa"/>
        <w:numPr>
          <w:ilvl w:val="0"/>
          <w:numId w:val="116"/>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신탁계약 내용의 일부가 무효인 경우에도 본 신탁계약의 나머지 부분은 계속하여 효력을 가진다.</w:t>
      </w:r>
    </w:p>
    <w:p w14:paraId="6CB2FDFB" w14:textId="77777777" w:rsidR="006A29C3" w:rsidRPr="000A7798" w:rsidRDefault="006A29C3">
      <w:pPr>
        <w:pStyle w:val="TKa"/>
        <w:numPr>
          <w:ilvl w:val="0"/>
          <w:numId w:val="116"/>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lastRenderedPageBreak/>
        <w:t xml:space="preserve">본 특약의</w:t>
      </w:r>
      <w:r>
        <w:rPr>
          <w:rFonts w:ascii="Times New Roman" w:hint="eastAsia"/>
          <w:bCs/>
          <w:color w:val="000000"/>
          <w:kern w:val="0"/>
          <w:sz w:val="16"/>
          <w:szCs w:val="16"/>
          <w:shd w:val="clear" w:color="auto" w:fill="FFFFFF"/>
        </w:rPr>
        <w:t xml:space="preserve"> 내용과 신탁계약서의 내용이 상호 충돌하는 경우에는 </w:t>
      </w:r>
      <w:r>
        <w:rPr>
          <w:rFonts w:ascii="Times New Roman"/>
          <w:bCs/>
          <w:color w:val="000000"/>
          <w:kern w:val="0"/>
          <w:sz w:val="16"/>
          <w:szCs w:val="16"/>
          <w:shd w:val="clear" w:color="auto" w:fill="FFFFFF"/>
        </w:rPr>
        <w:t xml:space="preserve">본 특약의</w:t>
      </w:r>
      <w:r>
        <w:rPr>
          <w:rFonts w:ascii="Times New Roman" w:hint="eastAsia"/>
          <w:bCs/>
          <w:color w:val="000000"/>
          <w:kern w:val="0"/>
          <w:sz w:val="16"/>
          <w:szCs w:val="16"/>
          <w:shd w:val="clear" w:color="auto" w:fill="FFFFFF"/>
        </w:rPr>
        <w:t xml:space="preserve"> 내용이 우선한다.</w:t>
      </w:r>
    </w:p>
    <w:p w14:paraId="29C68291" w14:textId="77777777" w:rsidR="006A29C3" w:rsidRPr="000A7798" w:rsidRDefault="006A29C3">
      <w:pPr>
        <w:pStyle w:val="TKa"/>
        <w:numPr>
          <w:ilvl w:val="0"/>
          <w:numId w:val="116"/>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w:t>
      </w:r>
      <w:r>
        <w:rPr>
          <w:rFonts w:ascii="Times New Roman" w:hint="eastAsia"/>
          <w:bCs/>
          <w:color w:val="000000"/>
          <w:kern w:val="0"/>
          <w:sz w:val="16"/>
          <w:szCs w:val="16"/>
          <w:shd w:val="clear" w:color="auto" w:fill="FFFFFF"/>
        </w:rPr>
        <w:t>신탁계약이</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신탁관련법령</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신탁법</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자본시장과</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금융투자업에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관한</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법률</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동법</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하위법규</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및</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금융투자업규정에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위배될</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경우에는</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법령</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및</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동</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감독규정에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의한다</w:t>
      </w:r>
      <w:r>
        <w:rPr>
          <w:rFonts w:ascii="Times New Roman"/>
          <w:bCs/>
          <w:color w:val="000000"/>
          <w:kern w:val="0"/>
          <w:sz w:val="16"/>
          <w:szCs w:val="16"/>
          <w:shd w:val="clear" w:color="auto" w:fill="FFFFFF"/>
        </w:rPr>
        <w:t>.</w:t>
      </w:r>
    </w:p>
    <w:p w14:paraId="3F8BBC3C" w14:textId="77777777" w:rsidR="006A29C3" w:rsidRPr="000A7798" w:rsidRDefault="006A29C3" w:rsidP="006A29C3">
      <w:pPr>
        <w:pStyle w:val="TKa"/>
        <w:spacing w:line="200" w:lineRule="exact"/>
        <w:rPr>
          <w:rFonts w:ascii="바탕체" w:eastAsia="바탕체" w:hAnsi="바탕체"/>
          <w:color w:val="000000"/>
          <w:sz w:val="16"/>
          <w:szCs w:val="16"/>
        </w:rPr>
      </w:pPr>
    </w:p>
    <w:p w14:paraId="6EC10F2E"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제18조【간인대체의 합의】</w:t>
      </w:r>
    </w:p>
    <w:p w14:paraId="7F703930" w14:textId="77777777" w:rsidR="006A29C3" w:rsidRPr="000A7798" w:rsidRDefault="006A29C3" w:rsidP="006A29C3">
      <w:pPr>
        <w:pStyle w:val="TKa6"/>
        <w:tabs>
          <w:tab w:val="left" w:pos="400"/>
          <w:tab w:val="left" w:pos="800"/>
          <w:tab w:val="left" w:pos="1600"/>
          <w:tab w:val="left" w:pos="2400"/>
          <w:tab w:val="left" w:pos="3200"/>
        </w:tabs>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신탁계약서 및 본 특약의 당사자들은 신탁계약서 및 본 특약의 간인을 당사자들이 합의하여 지정하는 자의 직인 또는 천공으로 대체하기로 한다.</w:t>
      </w:r>
    </w:p>
    <w:p w14:paraId="0F4EF2C8" w14:textId="77777777" w:rsidR="006A29C3" w:rsidRPr="000A7798" w:rsidRDefault="006A29C3" w:rsidP="006A29C3">
      <w:pPr>
        <w:pStyle w:val="TKa"/>
        <w:spacing w:line="200" w:lineRule="exact"/>
        <w:rPr>
          <w:rFonts w:ascii="바탕체" w:eastAsia="바탕체" w:hAnsi="바탕체"/>
          <w:color w:val="000000"/>
          <w:sz w:val="16"/>
          <w:szCs w:val="16"/>
        </w:rPr>
      </w:pPr>
    </w:p>
    <w:p w14:paraId="62C49E5F" w14:textId="77777777" w:rsidR="006A29C3" w:rsidRPr="000A7798" w:rsidRDefault="006A29C3" w:rsidP="006A29C3">
      <w:pPr>
        <w:pStyle w:val="TKa"/>
        <w:spacing w:line="200" w:lineRule="exact"/>
        <w:rPr>
          <w:sz w:val="16"/>
          <w:szCs w:val="16"/>
        </w:rPr>
      </w:pPr>
      <w:r>
        <w:rPr>
          <w:rFonts w:ascii="바탕체" w:eastAsia="바탕체" w:hAnsi="바탕체" w:hint="eastAsia"/>
          <w:b/>
          <w:color w:val="000000"/>
          <w:sz w:val="16"/>
          <w:szCs w:val="16"/>
        </w:rPr>
        <w:t>제19조 【통지】</w:t>
      </w:r>
      <w:r>
        <w:rPr>
          <w:rFonts w:hint="eastAsia"/>
          <w:sz w:val="16"/>
          <w:szCs w:val="16"/>
        </w:rPr>
        <w:t xml:space="preserve"> </w:t>
      </w:r>
    </w:p>
    <w:p w14:paraId="2BFC99CD" w14:textId="77777777" w:rsidR="006A29C3" w:rsidRPr="000A7798" w:rsidRDefault="006A29C3" w:rsidP="006A29C3">
      <w:pPr>
        <w:pStyle w:val="TKa6"/>
        <w:tabs>
          <w:tab w:val="left" w:pos="400"/>
          <w:tab w:val="left" w:pos="800"/>
          <w:tab w:val="left" w:pos="1600"/>
          <w:tab w:val="left" w:pos="2400"/>
          <w:tab w:val="left" w:pos="3200"/>
        </w:tabs>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본</w:t>
      </w:r>
      <w:r>
        <w:rPr>
          <w:rFonts w:ascii="Times New Roman" w:hint="eastAsia"/>
          <w:bCs/>
          <w:color w:val="000000"/>
          <w:kern w:val="0"/>
          <w:sz w:val="16"/>
          <w:szCs w:val="16"/>
          <w:shd w:val="clear" w:color="auto" w:fill="FFFFFF"/>
        </w:rPr>
        <w:t xml:space="preserve"> 특약상 발송이 요구되거나 허용되는 모든 통지는 다음의 주소 또는 통지 및 기타 서류의 수령을 위하여 각 당사자가 서면으로 지정한 기타 주소로 직접 교부하거나 또는 요금 선납의 등기우편, 팩시밀리 또는 전자우편으로 하여야 한다. 다만, 팩시밀리 또는 전자우편으로 송부하는 경우에는 그 수령을 확인하는 내용을 팩시밀리 또는 전자우편으로 받아야 한다.</w:t>
      </w:r>
    </w:p>
    <w:p w14:paraId="14A5078C" w14:textId="77777777" w:rsidR="006A29C3" w:rsidRPr="000A7798" w:rsidRDefault="006A29C3" w:rsidP="006A29C3">
      <w:pPr>
        <w:pStyle w:val="TKa"/>
        <w:spacing w:line="200" w:lineRule="exact"/>
        <w:rPr>
          <w:rFonts w:ascii="바탕체" w:eastAsia="바탕체" w:hAnsi="바탕체"/>
          <w:color w:val="000000"/>
          <w:sz w:val="16"/>
          <w:szCs w:val="16"/>
        </w:rPr>
      </w:pPr>
    </w:p>
    <w:tbl>
      <w:tblPr>
        <w:tblStyle w:val="TKa1"/>
        <w:tblW w:w="0" w:type="auto"/>
        <w:jc w:val="right"/>
        <w:tblLook w:val="04A0" w:firstRow="1" w:lastRow="0" w:firstColumn="1" w:lastColumn="0" w:noHBand="0" w:noVBand="1"/>
      </w:tblPr>
      <w:tblGrid>
        <w:gridCol w:w="1486"/>
        <w:gridCol w:w="6485"/>
      </w:tblGrid>
      <w:tr w:rsidR="006A29C3" w:rsidRPr="000A7798" w14:paraId="23F31E7F" w14:textId="77777777" w:rsidTr="005E1C22">
        <w:trPr>
          <w:jc w:val="right"/>
        </w:trPr>
        <w:tc>
          <w:tcPr>
            <w:tcW w:w="1486" w:type="dxa"/>
          </w:tcPr>
          <w:p w14:paraId="1A1F3092" w14:textId="77777777" w:rsidR="006A29C3" w:rsidRPr="000A7798" w:rsidRDefault="006A29C3" w:rsidP="005E1C22">
            <w:pPr>
              <w:pStyle w:val="TKa"/>
              <w:spacing w:line="200" w:lineRule="exact"/>
              <w:rPr>
                <w:rFonts w:ascii="Times New Roman" w:eastAsia="바탕체"/>
                <w:b/>
                <w:color w:val="000000"/>
                <w:sz w:val="16"/>
                <w:szCs w:val="16"/>
              </w:rPr>
            </w:pPr>
            <w:r>
              <w:rPr>
                <w:rFonts w:ascii="Times New Roman" w:eastAsia="바탕체"/>
                <w:b/>
                <w:color w:val="000000"/>
                <w:sz w:val="16"/>
                <w:szCs w:val="16"/>
              </w:rPr>
              <w:t>위탁자</w:t>
            </w:r>
          </w:p>
          <w:p w14:paraId="3997190C" w14:textId="77777777" w:rsidR="006A29C3" w:rsidRPr="000A7798" w:rsidRDefault="006A29C3" w:rsidP="005E1C22">
            <w:pPr>
              <w:pStyle w:val="TKa"/>
              <w:spacing w:line="200" w:lineRule="exact"/>
              <w:rPr>
                <w:rFonts w:ascii="Times New Roman" w:eastAsia="바탕체"/>
                <w:color w:val="000000"/>
                <w:sz w:val="16"/>
                <w:szCs w:val="16"/>
              </w:rPr>
            </w:pPr>
          </w:p>
          <w:p w14:paraId="74A8AA30" w14:textId="77777777" w:rsidR="006A29C3" w:rsidRPr="000A7798" w:rsidRDefault="006A29C3" w:rsidP="005E1C22">
            <w:pPr>
              <w:pStyle w:val="TKa"/>
              <w:spacing w:line="200" w:lineRule="exact"/>
              <w:rPr>
                <w:rFonts w:ascii="Times New Roman" w:eastAsia="바탕체"/>
                <w:color w:val="000000"/>
                <w:sz w:val="16"/>
                <w:szCs w:val="16"/>
              </w:rPr>
            </w:pPr>
          </w:p>
          <w:p w14:paraId="0595E28F" w14:textId="77777777" w:rsidR="006A29C3" w:rsidRPr="000A7798" w:rsidRDefault="006A29C3" w:rsidP="005E1C22">
            <w:pPr>
              <w:pStyle w:val="TKa"/>
              <w:spacing w:line="200" w:lineRule="exact"/>
              <w:rPr>
                <w:rFonts w:ascii="Times New Roman" w:eastAsia="바탕체"/>
                <w:color w:val="000000"/>
                <w:sz w:val="16"/>
                <w:szCs w:val="16"/>
              </w:rPr>
            </w:pPr>
          </w:p>
          <w:p w14:paraId="622149CF" w14:textId="77777777" w:rsidR="006A29C3" w:rsidRPr="000A7798" w:rsidRDefault="006A29C3" w:rsidP="005E1C22">
            <w:pPr>
              <w:pStyle w:val="TKa"/>
              <w:spacing w:line="200" w:lineRule="exact"/>
              <w:rPr>
                <w:rFonts w:ascii="Times New Roman" w:eastAsia="바탕체"/>
                <w:color w:val="000000"/>
                <w:sz w:val="16"/>
                <w:szCs w:val="16"/>
              </w:rPr>
            </w:pPr>
          </w:p>
          <w:p w14:paraId="32197D71" w14:textId="77777777" w:rsidR="006A29C3" w:rsidRDefault="006A29C3" w:rsidP="005E1C22">
            <w:pPr>
              <w:pStyle w:val="TKa"/>
              <w:spacing w:line="200" w:lineRule="exact"/>
              <w:rPr>
                <w:rFonts w:ascii="Times New Roman" w:eastAsia="바탕체"/>
                <w:color w:val="000000"/>
                <w:sz w:val="16"/>
                <w:szCs w:val="16"/>
              </w:rPr>
            </w:pPr>
          </w:p>
          <w:p w14:paraId="16EE1977" w14:textId="77777777" w:rsidR="006A29C3" w:rsidRPr="000A7798" w:rsidRDefault="006A29C3" w:rsidP="005E1C22">
            <w:pPr>
              <w:pStyle w:val="TKa"/>
              <w:spacing w:line="200" w:lineRule="exact"/>
              <w:rPr>
                <w:rFonts w:ascii="Times New Roman" w:eastAsia="바탕체"/>
                <w:color w:val="000000"/>
                <w:sz w:val="16"/>
                <w:szCs w:val="16"/>
              </w:rPr>
            </w:pPr>
          </w:p>
          <w:p w14:paraId="4753B3A9" w14:textId="77777777" w:rsidR="006A29C3" w:rsidRPr="000A7798" w:rsidRDefault="006A29C3" w:rsidP="005E1C22">
            <w:pPr>
              <w:pStyle w:val="TKa"/>
              <w:spacing w:line="200" w:lineRule="exact"/>
              <w:rPr>
                <w:rFonts w:ascii="Times New Roman" w:eastAsia="바탕체"/>
                <w:color w:val="000000"/>
                <w:sz w:val="16"/>
                <w:szCs w:val="16"/>
              </w:rPr>
            </w:pPr>
            <w:r>
              <w:rPr>
                <w:rFonts w:ascii="Times New Roman" w:eastAsia="바탕체"/>
                <w:b/>
                <w:color w:val="000000"/>
                <w:sz w:val="16"/>
                <w:szCs w:val="16"/>
              </w:rPr>
              <w:t>수탁자</w:t>
            </w:r>
          </w:p>
        </w:tc>
        <w:tc>
          <w:tcPr>
            <w:tcW w:w="6485" w:type="dxa"/>
          </w:tcPr>
          <w:p w14:paraId="71203488" w14:textId="77777777" w:rsidR="006A29C3" w:rsidRPr="000A7798" w:rsidRDefault="006A29C3" w:rsidP="005E1C22">
            <w:pPr>
              <w:pStyle w:val="TKa"/>
              <w:spacing w:line="200" w:lineRule="exact"/>
              <w:rPr>
                <w:rFonts w:ascii="Times New Roman" w:eastAsia="바탕체"/>
                <w:b/>
                <w:color w:val="000000"/>
                <w:sz w:val="16"/>
                <w:szCs w:val="16"/>
              </w:rPr>
            </w:pPr>
            <w:r>
              <w:rPr>
                <w:rFonts w:ascii="Times New Roman" w:eastAsia="바탕체" w:hint="eastAsia"/>
                <w:b/>
                <w:sz w:val="16"/>
                <w:szCs w:val="16"/>
              </w:rPr>
              <w:t xml:space="preserve">주식회사 </w:t>
            </w:r>
            <w:r>
              <w:rPr>
                <w:rFonts w:ascii="Times New Roman" w:eastAsia="바탕체"/>
                <w:b/>
                <w:sz w:val="16"/>
                <w:szCs w:val="16"/>
              </w:rPr>
              <w:t xml:space="preserve">코람코라이프로지스위탁관리</w:t>
            </w:r>
            <w:del w:id="6026" w:author="코람코 상장리츠팀" w:date="2026-10-07T09:00:00Z">
              <w:r>
                <w:rPr>
                  <w:rFonts w:ascii="Times New Roman" w:eastAsia="바탕체"/>
                  <w:b/>
                  <w:sz w:val="16"/>
                  <w:szCs w:val="16"/>
                </w:rPr>
                <w:delText xml:space="preserve">자</w:delText>
              </w:r>
            </w:del>
            <w:r>
              <w:rPr>
                <w:rFonts w:ascii="Times New Roman" w:eastAsia="바탕체"/>
                <w:b/>
                <w:sz w:val="16"/>
                <w:szCs w:val="16"/>
              </w:rPr>
              <w:t xml:space="preserve">부동산투자회사 </w:t>
            </w:r>
          </w:p>
          <w:p w14:paraId="7B8C32F3" w14:textId="77777777" w:rsidR="006A29C3" w:rsidRPr="000A7798" w:rsidRDefault="006A29C3" w:rsidP="005E1C22">
            <w:pPr>
              <w:pStyle w:val="TKa"/>
              <w:spacing w:line="200" w:lineRule="exact"/>
              <w:rPr>
                <w:rFonts w:ascii="Times New Roman" w:eastAsia="바탕체"/>
                <w:color w:val="000000"/>
                <w:sz w:val="16"/>
                <w:szCs w:val="16"/>
              </w:rPr>
            </w:pPr>
            <w:r>
              <w:rPr>
                <w:rFonts w:ascii="Times New Roman" w:eastAsia="바탕체"/>
                <w:color w:val="000000"/>
                <w:sz w:val="16"/>
                <w:szCs w:val="16"/>
              </w:rPr>
              <w:t xml:space="preserve">주소 :</w:t>
            </w:r>
            <w:r>
              <w:rPr>
                <w:rFonts w:ascii="Times New Roman" w:eastAsia="바탕체"/>
                <w:kern w:val="0"/>
                <w:sz w:val="16"/>
                <w:szCs w:val="16"/>
              </w:rPr>
              <w:t xml:space="preserve"> 서울특별시 강남구 삼성로 51</w:t>
            </w:r>
            <w:r>
              <w:rPr>
                <w:rFonts w:ascii="Times New Roman" w:eastAsia="바탕체" w:hint="eastAsia"/>
                <w:kern w:val="0"/>
                <w:sz w:val="16"/>
                <w:szCs w:val="16"/>
              </w:rPr>
              <w:t xml:space="preserve">1 </w:t>
            </w:r>
            <w:r>
              <w:rPr>
                <w:rFonts w:ascii="Times New Roman" w:eastAsia="바탕체"/>
                <w:kern w:val="0"/>
                <w:sz w:val="16"/>
                <w:szCs w:val="16"/>
              </w:rPr>
              <w:t>(삼성동)</w:t>
            </w:r>
          </w:p>
          <w:p w14:paraId="4C8B83B2" w14:textId="77777777" w:rsidR="006A29C3" w:rsidRPr="009A57C7" w:rsidRDefault="006A29C3" w:rsidP="005E1C22">
            <w:pPr>
              <w:pStyle w:val="TKa"/>
              <w:spacing w:line="200" w:lineRule="exact"/>
              <w:rPr>
                <w:rFonts w:ascii="Times New Roman" w:eastAsia="바탕체"/>
                <w:color w:val="000000"/>
                <w:sz w:val="16"/>
                <w:szCs w:val="16"/>
              </w:rPr>
            </w:pPr>
            <w:r>
              <w:rPr>
                <w:rFonts w:ascii="Times New Roman" w:eastAsia="바탕체"/>
                <w:color w:val="000000"/>
                <w:sz w:val="16"/>
                <w:szCs w:val="16"/>
              </w:rPr>
              <w:t xml:space="preserve">참조 : </w:t>
            </w:r>
            <w:r>
              <w:rPr>
                <w:rFonts w:ascii="Times New Roman" w:eastAsia="바탕체" w:hint="eastAsia"/>
                <w:color w:val="000000"/>
                <w:sz w:val="16"/>
                <w:szCs w:val="16"/>
              </w:rPr>
              <w:t>[*]</w:t>
            </w:r>
          </w:p>
          <w:p w14:paraId="1F482167" w14:textId="77777777" w:rsidR="006A29C3" w:rsidRDefault="006A29C3" w:rsidP="005E1C22">
            <w:pPr>
              <w:pStyle w:val="TKa"/>
              <w:spacing w:line="200" w:lineRule="exact"/>
              <w:rPr>
                <w:rFonts w:ascii="Times New Roman" w:eastAsia="바탕체"/>
                <w:color w:val="000000"/>
                <w:sz w:val="16"/>
                <w:szCs w:val="16"/>
              </w:rPr>
            </w:pPr>
            <w:r>
              <w:rPr>
                <w:rFonts w:ascii="Times New Roman" w:eastAsia="바탕체"/>
                <w:color w:val="000000"/>
                <w:sz w:val="16"/>
                <w:szCs w:val="16"/>
              </w:rPr>
              <w:t xml:space="preserve">전화 : </w:t>
            </w:r>
            <w:r>
              <w:rPr>
                <w:rFonts w:ascii="Times New Roman" w:eastAsia="바탕체" w:hint="eastAsia"/>
                <w:color w:val="000000"/>
                <w:sz w:val="16"/>
                <w:szCs w:val="16"/>
              </w:rPr>
              <w:t>[*]</w:t>
            </w:r>
          </w:p>
          <w:p w14:paraId="2D3628D0" w14:textId="77777777" w:rsidR="006A29C3" w:rsidRDefault="006A29C3" w:rsidP="005E1C22">
            <w:pPr>
              <w:pStyle w:val="TKae"/>
              <w:spacing w:line="200" w:lineRule="exact"/>
              <w:rPr>
                <w:rFonts w:ascii="Times New Roman" w:eastAsia="바탕체"/>
                <w:sz w:val="16"/>
                <w:szCs w:val="16"/>
              </w:rPr>
            </w:pPr>
            <w:r>
              <w:rPr>
                <w:rFonts w:ascii="Times New Roman" w:eastAsia="바탕체" w:hint="eastAsia"/>
                <w:sz w:val="16"/>
                <w:szCs w:val="16"/>
              </w:rPr>
              <w:t xml:space="preserve">팩스번호 :</w:t>
            </w:r>
            <w:r>
              <w:rPr>
                <w:rFonts w:ascii="Times New Roman" w:eastAsia="바탕체"/>
                <w:sz w:val="16"/>
                <w:szCs w:val="16"/>
              </w:rPr>
              <w:t xml:space="preserve"> </w:t>
            </w:r>
            <w:r>
              <w:rPr>
                <w:rFonts w:ascii="Times New Roman" w:eastAsia="바탕체" w:hint="eastAsia"/>
                <w:sz w:val="16"/>
                <w:szCs w:val="16"/>
              </w:rPr>
              <w:t>[*]</w:t>
            </w:r>
          </w:p>
          <w:p w14:paraId="11C8767A" w14:textId="77777777" w:rsidR="006A29C3" w:rsidRPr="000A7798" w:rsidRDefault="006A29C3" w:rsidP="005E1C22">
            <w:pPr>
              <w:pStyle w:val="TKae"/>
              <w:spacing w:line="200" w:lineRule="exact"/>
              <w:rPr>
                <w:rFonts w:ascii="Times New Roman" w:eastAsia="바탕체" w:hAnsi="Times New Roman"/>
                <w:kern w:val="2"/>
                <w:sz w:val="16"/>
                <w:szCs w:val="16"/>
              </w:rPr>
            </w:pPr>
            <w:r>
              <w:rPr>
                <w:rFonts w:ascii="Times New Roman" w:eastAsia="바탕체" w:hAnsi="Times New Roman"/>
                <w:sz w:val="16"/>
                <w:szCs w:val="16"/>
              </w:rPr>
              <w:t>전자우편</w:t>
            </w:r>
            <w:r>
              <w:rPr>
                <w:rFonts w:ascii="Times New Roman" w:eastAsia="바탕체" w:hAnsi="Times New Roman"/>
                <w:kern w:val="2"/>
                <w:sz w:val="16"/>
                <w:szCs w:val="16"/>
              </w:rPr>
              <w:t xml:space="preserve">: </w:t>
            </w:r>
            <w:r>
              <w:rPr>
                <w:rFonts w:ascii="Times New Roman" w:eastAsia="바탕체" w:hint="eastAsia"/>
                <w:sz w:val="16"/>
                <w:szCs w:val="16"/>
              </w:rPr>
              <w:t>[*]</w:t>
            </w:r>
          </w:p>
          <w:p w14:paraId="5275E1AA" w14:textId="77777777" w:rsidR="006A29C3" w:rsidRPr="000A7798" w:rsidRDefault="006A29C3" w:rsidP="005E1C22">
            <w:pPr>
              <w:pStyle w:val="TKae"/>
              <w:spacing w:line="200" w:lineRule="exact"/>
              <w:rPr>
                <w:rFonts w:ascii="Times New Roman" w:eastAsia="바탕체" w:hAnsi="Times New Roman"/>
                <w:sz w:val="16"/>
                <w:szCs w:val="16"/>
              </w:rPr>
            </w:pPr>
          </w:p>
          <w:p w14:paraId="0F5F0B35" w14:textId="77777777" w:rsidR="006A29C3" w:rsidRPr="000A7798" w:rsidRDefault="006A29C3" w:rsidP="005E1C22">
            <w:pPr>
              <w:pStyle w:val="TKa"/>
              <w:spacing w:line="200" w:lineRule="exact"/>
              <w:rPr>
                <w:rFonts w:ascii="Times New Roman" w:eastAsia="바탕체"/>
                <w:b/>
                <w:color w:val="000000"/>
                <w:sz w:val="16"/>
                <w:szCs w:val="16"/>
              </w:rPr>
            </w:pPr>
            <w:r>
              <w:rPr>
                <w:rFonts w:ascii="Times New Roman" w:eastAsia="바탕체" w:hint="eastAsia"/>
                <w:b/>
                <w:color w:val="000000"/>
                <w:sz w:val="16"/>
                <w:szCs w:val="16"/>
              </w:rPr>
              <w:t xml:space="preserve">주식회사 </w:t>
            </w:r>
            <w:r>
              <w:rPr>
                <w:rFonts w:ascii="Times New Roman" w:eastAsia="바탕체"/>
                <w:b/>
                <w:color w:val="000000"/>
                <w:sz w:val="16"/>
                <w:szCs w:val="16"/>
              </w:rPr>
              <w:t xml:space="preserve">우리은행 </w:t>
            </w:r>
          </w:p>
          <w:p w14:paraId="4C3D9891" w14:textId="77777777" w:rsidR="006A29C3" w:rsidRPr="000A7798" w:rsidRDefault="006A29C3" w:rsidP="005E1C22">
            <w:pPr>
              <w:pStyle w:val="TKa"/>
              <w:spacing w:line="200" w:lineRule="exact"/>
              <w:rPr>
                <w:rFonts w:ascii="Times New Roman" w:eastAsia="바탕체"/>
                <w:color w:val="000000"/>
                <w:sz w:val="16"/>
                <w:szCs w:val="16"/>
              </w:rPr>
            </w:pPr>
            <w:r>
              <w:rPr>
                <w:rFonts w:ascii="Times New Roman" w:eastAsia="바탕체"/>
                <w:color w:val="000000"/>
                <w:sz w:val="16"/>
                <w:szCs w:val="16"/>
              </w:rPr>
              <w:t xml:space="preserve">주소 : 서울</w:t>
            </w:r>
            <w:r>
              <w:rPr>
                <w:rFonts w:ascii="Times New Roman" w:eastAsia="바탕체"/>
                <w:kern w:val="0"/>
                <w:sz w:val="16"/>
                <w:szCs w:val="16"/>
              </w:rPr>
              <w:t>특별</w:t>
            </w:r>
            <w:r>
              <w:rPr>
                <w:rFonts w:ascii="Times New Roman" w:eastAsia="바탕체" w:hint="eastAsia"/>
                <w:color w:val="000000"/>
                <w:sz w:val="16"/>
                <w:szCs w:val="16"/>
              </w:rPr>
              <w:t>시</w:t>
            </w:r>
            <w:r>
              <w:rPr>
                <w:rFonts w:ascii="Times New Roman" w:eastAsia="바탕체"/>
                <w:color w:val="000000"/>
                <w:sz w:val="16"/>
                <w:szCs w:val="16"/>
              </w:rPr>
              <w:t xml:space="preserve"> 중구 소공로51(회현동1가)</w:t>
            </w:r>
          </w:p>
          <w:p w14:paraId="7212C1DF" w14:textId="77777777" w:rsidR="006A29C3" w:rsidRPr="009A57C7" w:rsidRDefault="006A29C3" w:rsidP="005E1C22">
            <w:pPr>
              <w:pStyle w:val="TKa"/>
              <w:spacing w:line="200" w:lineRule="exact"/>
              <w:rPr>
                <w:rFonts w:ascii="Times New Roman" w:eastAsia="바탕체"/>
                <w:color w:val="000000"/>
                <w:sz w:val="16"/>
                <w:szCs w:val="16"/>
              </w:rPr>
            </w:pPr>
            <w:r>
              <w:rPr>
                <w:rFonts w:ascii="Times New Roman" w:eastAsia="바탕체"/>
                <w:color w:val="000000"/>
                <w:sz w:val="16"/>
                <w:szCs w:val="16"/>
              </w:rPr>
              <w:t xml:space="preserve">참조 : </w:t>
            </w:r>
            <w:r>
              <w:rPr>
                <w:rFonts w:ascii="Times New Roman" w:eastAsia="바탕체" w:hint="eastAsia"/>
                <w:color w:val="000000"/>
                <w:sz w:val="16"/>
                <w:szCs w:val="16"/>
              </w:rPr>
              <w:t xml:space="preserve">신탁부 차장 김소희 </w:t>
            </w:r>
          </w:p>
          <w:p w14:paraId="54A487FD" w14:textId="77777777" w:rsidR="006A29C3" w:rsidRPr="009A57C7" w:rsidRDefault="006A29C3" w:rsidP="005E1C22">
            <w:pPr>
              <w:pStyle w:val="TKa"/>
              <w:spacing w:line="200" w:lineRule="exact"/>
              <w:rPr>
                <w:rFonts w:ascii="Times New Roman" w:eastAsia="바탕체"/>
                <w:color w:val="000000"/>
                <w:sz w:val="16"/>
                <w:szCs w:val="16"/>
              </w:rPr>
            </w:pPr>
            <w:r>
              <w:rPr>
                <w:rFonts w:ascii="Times New Roman" w:eastAsia="바탕체"/>
                <w:color w:val="000000"/>
                <w:sz w:val="16"/>
                <w:szCs w:val="16"/>
              </w:rPr>
              <w:t xml:space="preserve">전화 : 02-2002-</w:t>
            </w:r>
            <w:r>
              <w:rPr>
                <w:rFonts w:ascii="Times New Roman" w:eastAsia="바탕체" w:hint="eastAsia"/>
                <w:color w:val="000000"/>
                <w:sz w:val="16"/>
                <w:szCs w:val="16"/>
              </w:rPr>
              <w:t>3889</w:t>
            </w:r>
          </w:p>
          <w:p w14:paraId="4701D80A" w14:textId="77777777" w:rsidR="006A29C3" w:rsidRPr="009A57C7" w:rsidRDefault="006A29C3" w:rsidP="005E1C22">
            <w:pPr>
              <w:pStyle w:val="TKa"/>
              <w:spacing w:line="200" w:lineRule="exact"/>
              <w:rPr>
                <w:rFonts w:ascii="Times New Roman" w:eastAsia="바탕체"/>
                <w:color w:val="000000"/>
                <w:sz w:val="16"/>
                <w:szCs w:val="16"/>
              </w:rPr>
            </w:pPr>
            <w:r>
              <w:rPr>
                <w:rFonts w:ascii="Times New Roman" w:eastAsia="바탕체"/>
                <w:color w:val="000000"/>
                <w:sz w:val="16"/>
                <w:szCs w:val="16"/>
              </w:rPr>
              <w:t xml:space="preserve">팩스 : 0505-003-</w:t>
            </w:r>
            <w:r>
              <w:rPr>
                <w:rFonts w:ascii="Times New Roman" w:eastAsia="바탕체" w:hint="eastAsia"/>
                <w:color w:val="000000"/>
                <w:sz w:val="16"/>
                <w:szCs w:val="16"/>
              </w:rPr>
              <w:t>5269</w:t>
            </w:r>
          </w:p>
          <w:p w14:paraId="2CC9DD63" w14:textId="77777777" w:rsidR="006A29C3" w:rsidRPr="000A7798" w:rsidRDefault="006A29C3" w:rsidP="005E1C22">
            <w:pPr>
              <w:pStyle w:val="TKa"/>
              <w:spacing w:line="200" w:lineRule="exact"/>
              <w:rPr>
                <w:rFonts w:ascii="Times New Roman" w:eastAsia="바탕체"/>
                <w:color w:val="000000"/>
                <w:sz w:val="16"/>
                <w:szCs w:val="16"/>
              </w:rPr>
            </w:pPr>
            <w:r>
              <w:rPr>
                <w:rFonts w:ascii="Times New Roman" w:eastAsia="바탕체"/>
                <w:color w:val="000000"/>
                <w:sz w:val="16"/>
                <w:szCs w:val="16"/>
              </w:rPr>
              <w:t xml:space="preserve">전자우편: </w:t>
            </w:r>
            <w:r>
              <w:rPr>
                <w:rFonts w:ascii="Times New Roman" w:eastAsia="바탕체" w:hint="eastAsia"/>
                <w:color w:val="000000"/>
                <w:sz w:val="16"/>
                <w:szCs w:val="16"/>
              </w:rPr>
              <w:t>banker.ksh</w:t>
            </w:r>
            <w:r>
              <w:rPr>
                <w:rFonts w:ascii="Times New Roman" w:eastAsia="바탕체"/>
                <w:color w:val="000000"/>
                <w:sz w:val="16"/>
                <w:szCs w:val="16"/>
              </w:rPr>
              <w:t>@wooribank.com</w:t>
            </w:r>
          </w:p>
          <w:p w14:paraId="573EEC11" w14:textId="77777777" w:rsidR="006A29C3" w:rsidRPr="000A7798" w:rsidRDefault="006A29C3" w:rsidP="005E1C22">
            <w:pPr>
              <w:pStyle w:val="TKae"/>
              <w:spacing w:line="200" w:lineRule="exact"/>
              <w:rPr>
                <w:rFonts w:ascii="Times New Roman" w:eastAsia="바탕체" w:hAnsi="Times New Roman"/>
                <w:sz w:val="16"/>
                <w:szCs w:val="16"/>
              </w:rPr>
            </w:pPr>
          </w:p>
        </w:tc>
      </w:tr>
      <w:tr w:rsidR="006A29C3" w:rsidRPr="000A7798" w14:paraId="377B259F" w14:textId="77777777" w:rsidTr="005E1C22">
        <w:trPr>
          <w:jc w:val="right"/>
        </w:trPr>
        <w:tc>
          <w:tcPr>
            <w:tcW w:w="1486" w:type="dxa"/>
          </w:tcPr>
          <w:p w14:paraId="40E5AB34" w14:textId="77777777" w:rsidR="006A29C3" w:rsidRPr="000A7798" w:rsidRDefault="006A29C3" w:rsidP="005E1C22">
            <w:pPr>
              <w:pStyle w:val="TKa"/>
              <w:spacing w:line="200" w:lineRule="exact"/>
              <w:rPr>
                <w:rFonts w:ascii="Times New Roman" w:eastAsia="바탕체"/>
                <w:b/>
                <w:sz w:val="16"/>
                <w:szCs w:val="16"/>
              </w:rPr>
            </w:pPr>
            <w:r>
              <w:rPr>
                <w:rFonts w:ascii="Times New Roman" w:eastAsia="바탕체" w:hint="eastAsia"/>
                <w:b/>
                <w:sz w:val="16"/>
                <w:szCs w:val="16"/>
              </w:rPr>
              <w:t>1순위</w:t>
            </w:r>
            <w:r>
              <w:rPr>
                <w:rFonts w:ascii="Times New Roman" w:eastAsia="바탕체"/>
                <w:b/>
                <w:sz w:val="16"/>
                <w:szCs w:val="16"/>
              </w:rPr>
              <w:t>우선수익자</w:t>
            </w:r>
            <w:ins w:id="6309" w:author="코람코 상장리츠팀" w:date="2026-10-07T09:00:00Z">
              <w:r>
                <w:rPr>
                  <w:rFonts w:ascii="Times New Roman" w:eastAsia="바탕체"/>
                  <w:b/>
                  <w:sz w:val="16"/>
                  <w:szCs w:val="16"/>
                </w:rPr>
                <w:t xml:space="preserve">(쿠팡 주식회사)</w:t>
              </w:r>
            </w:ins>
          </w:p>
          <w:p w14:paraId="45E5C527" w14:textId="77777777" w:rsidR="006A29C3" w:rsidRPr="000A7798" w:rsidRDefault="006A29C3" w:rsidP="005E1C22">
            <w:pPr>
              <w:pStyle w:val="TKa"/>
              <w:spacing w:line="200" w:lineRule="exact"/>
              <w:rPr>
                <w:rFonts w:ascii="Times New Roman" w:eastAsia="바탕체"/>
                <w:b/>
                <w:color w:val="000000"/>
                <w:sz w:val="16"/>
                <w:szCs w:val="16"/>
              </w:rPr>
            </w:pPr>
          </w:p>
        </w:tc>
        <w:tc>
          <w:tcPr>
            <w:tcW w:w="6485" w:type="dxa"/>
          </w:tcPr>
          <w:p w14:paraId="1AC94C27" w14:textId="77777777" w:rsidR="006A29C3" w:rsidRPr="00F15B0C" w:rsidRDefault="006A29C3" w:rsidP="005E1C22">
            <w:pPr>
              <w:pStyle w:val="TKa"/>
              <w:spacing w:line="200" w:lineRule="exact"/>
              <w:jc w:val="left"/>
              <w:rPr>
                <w:rFonts w:ascii="Times New Roman" w:eastAsia="바탕체"/>
                <w:sz w:val="16"/>
                <w:szCs w:val="16"/>
                <w:highlight w:val="yellow"/>
              </w:rPr>
            </w:pPr>
            <w:r>
              <w:rPr>
                <w:rFonts w:ascii="Times New Roman" w:eastAsia="바탕체" w:hint="eastAsia"/>
                <w:b/>
                <w:color w:val="000000"/>
                <w:sz w:val="16"/>
                <w:szCs w:val="16"/>
              </w:rPr>
              <w:t xml:space="preserve">별첨 </w:t>
            </w:r>
            <w:r>
              <w:rPr>
                <w:rFonts w:ascii="Times New Roman" w:eastAsia="바탕체"/>
                <w:b/>
                <w:color w:val="000000"/>
                <w:sz w:val="16"/>
                <w:szCs w:val="16"/>
              </w:rPr>
              <w:t>2.</w:t>
            </w:r>
            <w:r>
              <w:rPr>
                <w:rFonts w:ascii="Times New Roman" w:eastAsia="바탕체" w:hint="eastAsia"/>
                <w:b/>
                <w:color w:val="000000"/>
                <w:sz w:val="16"/>
                <w:szCs w:val="16"/>
              </w:rPr>
              <w:t xml:space="preserve">와 같음</w:t>
            </w:r>
          </w:p>
        </w:tc>
      </w:tr>
      <w:tr w:rsidR="006A29C3" w:rsidRPr="000A7798" w14:paraId="04FC5885" w14:textId="77777777" w:rsidTr="005E1C22">
        <w:trPr>
          <w:jc w:val="right"/>
        </w:trPr>
        <w:tc>
          <w:tcPr>
            <w:tcW w:w="1486" w:type="dxa"/>
          </w:tcPr>
          <w:p w14:paraId="0A5F1A1C" w14:textId="77777777" w:rsidR="006A29C3" w:rsidRPr="009A57C7" w:rsidRDefault="006A29C3" w:rsidP="005E1C22">
            <w:pPr>
              <w:pStyle w:val="TKa"/>
              <w:spacing w:line="200" w:lineRule="exact"/>
              <w:rPr>
                <w:rFonts w:ascii="Times New Roman" w:eastAsia="바탕체"/>
                <w:b/>
                <w:sz w:val="16"/>
                <w:szCs w:val="16"/>
              </w:rPr>
            </w:pPr>
            <w:commentRangeStart w:id="39"/>
            <w:del w:id="6310" w:author="코람코 상장리츠팀" w:date="2026-10-07T09:00:00Z">
              <w:r>
                <w:rPr>
                  <w:rFonts w:ascii="Times New Roman" w:eastAsia="바탕체" w:hint="eastAsia"/>
                  <w:b/>
                  <w:sz w:val="16"/>
                  <w:szCs w:val="16"/>
                </w:rPr>
                <w:delText>2순위우선수익자</w:delText>
              </w:r>
            </w:del>
            <w:ins w:id="6311" w:author="코람코 상장리츠팀" w:date="2026-10-07T09:00:00Z">
              <w:r>
                <w:rPr>
                  <w:rFonts w:ascii="Times New Roman" w:eastAsia="바탕체" w:hint="eastAsia"/>
                  <w:b/>
                  <w:sz w:val="16"/>
                  <w:szCs w:val="16"/>
                </w:rPr>
                <w:t xml:space="preserve">(공동)2순위·(공동)3순위우선수익자</w:t>
              </w:r>
            </w:ins>
            <w:commentRangeEnd w:id="39"/>
            <w:r>
              <w:rPr>
                <w:rStyle w:val="CommentReference"/>
              </w:rPr>
              <w:commentReference w:id="39"/>
            </w:r>
          </w:p>
        </w:tc>
        <w:tc>
          <w:tcPr>
            <w:tcW w:w="6485" w:type="dxa"/>
          </w:tcPr>
          <w:p w14:paraId="7D795360" w14:textId="77777777" w:rsidR="006A29C3" w:rsidRDefault="006A29C3" w:rsidP="005E1C22">
            <w:pPr>
              <w:pStyle w:val="TKa"/>
              <w:spacing w:line="200" w:lineRule="exact"/>
              <w:jc w:val="left"/>
              <w:rPr>
                <w:rFonts w:ascii="Times New Roman" w:eastAsia="바탕체"/>
                <w:b/>
                <w:color w:val="000000"/>
                <w:sz w:val="16"/>
                <w:szCs w:val="16"/>
              </w:rPr>
            </w:pPr>
            <w:r>
              <w:rPr>
                <w:rFonts w:ascii="Times New Roman" w:eastAsia="바탕체" w:hint="eastAsia"/>
                <w:b/>
                <w:color w:val="000000"/>
                <w:sz w:val="16"/>
                <w:szCs w:val="16"/>
              </w:rPr>
              <w:t xml:space="preserve">별첨 </w:t>
            </w:r>
            <w:r>
              <w:rPr>
                <w:rFonts w:ascii="Times New Roman" w:eastAsia="바탕체"/>
                <w:b/>
                <w:color w:val="000000"/>
                <w:sz w:val="16"/>
                <w:szCs w:val="16"/>
              </w:rPr>
              <w:t>2.</w:t>
            </w:r>
            <w:r>
              <w:rPr>
                <w:rFonts w:ascii="Times New Roman" w:eastAsia="바탕체" w:hint="eastAsia"/>
                <w:b/>
                <w:color w:val="000000"/>
                <w:sz w:val="16"/>
                <w:szCs w:val="16"/>
              </w:rPr>
              <w:t xml:space="preserve">와 같음</w:t>
            </w:r>
          </w:p>
          <w:p w14:paraId="32807459" w14:textId="77777777" w:rsidR="006A29C3" w:rsidRPr="009A57C7" w:rsidRDefault="006A29C3" w:rsidP="005E1C22">
            <w:pPr>
              <w:pStyle w:val="TKa"/>
              <w:spacing w:line="200" w:lineRule="exact"/>
              <w:jc w:val="left"/>
              <w:rPr>
                <w:rFonts w:ascii="Times New Roman" w:eastAsia="바탕체"/>
                <w:b/>
                <w:color w:val="000000"/>
                <w:sz w:val="16"/>
                <w:szCs w:val="16"/>
              </w:rPr>
            </w:pPr>
          </w:p>
        </w:tc>
      </w:tr>
    </w:tbl>
    <w:p w14:paraId="5FDCA627" w14:textId="77777777" w:rsidR="006A29C3" w:rsidRPr="000A7798" w:rsidRDefault="006A29C3" w:rsidP="006A29C3">
      <w:pPr>
        <w:pStyle w:val="TKa"/>
        <w:tabs>
          <w:tab w:val="left" w:pos="1277"/>
        </w:tabs>
        <w:spacing w:line="200" w:lineRule="exact"/>
        <w:rPr>
          <w:rFonts w:ascii="Times New Roman" w:eastAsia="바탕체"/>
          <w:color w:val="000000"/>
          <w:sz w:val="16"/>
          <w:szCs w:val="16"/>
        </w:rPr>
      </w:pPr>
    </w:p>
    <w:p w14:paraId="2EDF1D15" w14:textId="77777777" w:rsidR="006A29C3" w:rsidRPr="000A7798" w:rsidRDefault="006A29C3" w:rsidP="006A29C3">
      <w:pPr>
        <w:pStyle w:val="TKa"/>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제20조 【기타사항】</w:t>
      </w:r>
    </w:p>
    <w:p w14:paraId="406B6C38" w14:textId="77777777" w:rsidR="006A29C3" w:rsidRPr="000A779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위탁자는 </w:t>
      </w:r>
      <w:r>
        <w:rPr>
          <w:rFonts w:ascii="Times New Roman"/>
          <w:bCs/>
          <w:color w:val="000000"/>
          <w:kern w:val="0"/>
          <w:sz w:val="16"/>
          <w:szCs w:val="16"/>
          <w:shd w:val="clear" w:color="auto" w:fill="FFFFFF"/>
        </w:rPr>
        <w:t xml:space="preserve">본 </w:t>
      </w:r>
      <w:r>
        <w:rPr>
          <w:rFonts w:ascii="Times New Roman" w:hint="eastAsia"/>
          <w:bCs/>
          <w:color w:val="000000"/>
          <w:kern w:val="0"/>
          <w:sz w:val="16"/>
          <w:szCs w:val="16"/>
          <w:shd w:val="clear" w:color="auto" w:fill="FFFFFF"/>
        </w:rPr>
        <w:t xml:space="preserve">신탁계약 체결 후 수탁자에게 신탁등기에 필요한 일체의 서류를 제출하여야 한다.</w:t>
      </w:r>
    </w:p>
    <w:p w14:paraId="74238605" w14:textId="77777777" w:rsidR="006A29C3" w:rsidRPr="000A779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신탁부동산과 관련하여 민원이 발생할 경우 위탁자가 처리하도록 </w:t>
      </w:r>
      <w:r>
        <w:rPr>
          <w:rFonts w:ascii="Times New Roman"/>
          <w:bCs/>
          <w:color w:val="000000"/>
          <w:kern w:val="0"/>
          <w:sz w:val="16"/>
          <w:szCs w:val="16"/>
          <w:shd w:val="clear" w:color="auto" w:fill="FFFFFF"/>
        </w:rPr>
        <w:t xml:space="preserve">하며, 수탁자는 위탁자의 민원 대응 및 처리에 관련한 요청에 신탁계약서 및 본 특약의 범위 내에서 협조하기로 </w:t>
      </w:r>
      <w:r>
        <w:rPr>
          <w:rFonts w:ascii="Times New Roman" w:hint="eastAsia"/>
          <w:bCs/>
          <w:color w:val="000000"/>
          <w:kern w:val="0"/>
          <w:sz w:val="16"/>
          <w:szCs w:val="16"/>
          <w:shd w:val="clear" w:color="auto" w:fill="FFFFFF"/>
        </w:rPr>
        <w:t xml:space="preserve">한다. </w:t>
      </w:r>
      <w:r>
        <w:rPr>
          <w:rFonts w:ascii="Times New Roman"/>
          <w:bCs/>
          <w:color w:val="000000"/>
          <w:kern w:val="0"/>
          <w:sz w:val="16"/>
          <w:szCs w:val="16"/>
          <w:shd w:val="clear" w:color="auto" w:fill="FFFFFF"/>
        </w:rPr>
        <w:t xml:space="preserve">본 </w:t>
      </w:r>
      <w:r>
        <w:rPr>
          <w:rFonts w:ascii="Times New Roman" w:hint="eastAsia"/>
          <w:bCs/>
          <w:color w:val="000000"/>
          <w:kern w:val="0"/>
          <w:sz w:val="16"/>
          <w:szCs w:val="16"/>
          <w:shd w:val="clear" w:color="auto" w:fill="FFFFFF"/>
        </w:rPr>
        <w:t xml:space="preserve">신탁계약과 신탁법 및 관련 법령에 명시되어 있지 않은 사항에 대해서는 위탁자, 수탁자, 우선수익자들이 협의하여 정한다. </w:t>
      </w:r>
    </w:p>
    <w:p w14:paraId="11D95A51" w14:textId="77777777" w:rsidR="006A29C3" w:rsidRPr="000A779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수익자는 수탁자의 상호나 로고를 사용할 수 없다. </w:t>
      </w:r>
    </w:p>
    <w:p w14:paraId="5A6A8980" w14:textId="77777777" w:rsidR="006A29C3" w:rsidRPr="000A779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위탁자는 수탁자의 귀책사유가 없는 한 수탁자를 해임할 수 없다.</w:t>
      </w:r>
    </w:p>
    <w:p w14:paraId="4429D68E" w14:textId="77777777" w:rsidR="006A29C3" w:rsidRPr="000A779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수익자(우선수익자 포함)는 수익권을 포기하더라도 신탁사무처리비용, 신탁보수, 무과실 손해 등 비용상환청구권 및 기타 수탁자가 부담하거나 부담할 금전적 손해에 대한 배상책임을 면하지 아니한다. 수익자가 수익권 포기의 의사표시를 한 경우에도 이에 대한 소급효는 없다. </w:t>
      </w:r>
    </w:p>
    <w:p w14:paraId="1418E460" w14:textId="77777777" w:rsidR="006A29C3" w:rsidRPr="00CB47F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위탁자는 주소 및 연락처가 </w:t>
      </w:r>
      <w:r>
        <w:rPr>
          <w:rFonts w:ascii="Times New Roman"/>
          <w:bCs/>
          <w:color w:val="000000"/>
          <w:kern w:val="0"/>
          <w:sz w:val="16"/>
          <w:szCs w:val="16"/>
          <w:shd w:val="clear" w:color="auto" w:fill="FFFFFF"/>
        </w:rPr>
        <w:t xml:space="preserve">변경될 경우 즉시 수탁자에게 알려야 하며, 이를 해태하여 발생하는 손해는 수탁자가 부담하지 아니한다. </w:t>
      </w:r>
    </w:p>
    <w:p w14:paraId="19FDE1BD" w14:textId="77777777" w:rsidR="006A29C3" w:rsidRPr="00CB47F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신탁계약 체결 후 위탁자가 원본이 아닌 사본(팩스본, 또는 복사문서로, 이하 “사본”이라 함)으로 업무 진행시 사본문서에 대해서는 동일한 내용의 원본의 존재와 원본의 성립과정에 다툼이 없음을 확인한 것으로 간주하여 업무 처리키로 한다.</w:t>
      </w:r>
    </w:p>
    <w:p w14:paraId="3BC9BF3D" w14:textId="77777777" w:rsidR="006A29C3" w:rsidRPr="00CB47F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수탁자는 어</w:t>
      </w:r>
      <w:r>
        <w:rPr>
          <w:rFonts w:ascii="Times New Roman" w:hint="eastAsia"/>
          <w:bCs/>
          <w:color w:val="000000"/>
          <w:kern w:val="0"/>
          <w:sz w:val="16"/>
          <w:szCs w:val="16"/>
          <w:shd w:val="clear" w:color="auto" w:fill="FFFFFF"/>
        </w:rPr>
        <w:t>떠한</w:t>
      </w:r>
      <w:r>
        <w:rPr>
          <w:rFonts w:ascii="Times New Roman"/>
          <w:bCs/>
          <w:color w:val="000000"/>
          <w:kern w:val="0"/>
          <w:sz w:val="16"/>
          <w:szCs w:val="16"/>
          <w:shd w:val="clear" w:color="auto" w:fill="FFFFFF"/>
        </w:rPr>
        <w:t xml:space="preserve"> 경우에도 위탁자에게 지급의무가 있는 비용을 대지급할 의무를 부담하지 </w:t>
      </w:r>
      <w:r>
        <w:rPr>
          <w:rFonts w:ascii="Times New Roman" w:hint="eastAsia"/>
          <w:bCs/>
          <w:color w:val="000000"/>
          <w:kern w:val="0"/>
          <w:sz w:val="16"/>
          <w:szCs w:val="16"/>
          <w:shd w:val="clear" w:color="auto" w:fill="FFFFFF"/>
        </w:rPr>
        <w:t>아니하며,</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부득이한 사유로 신탁사무처리비용을 대지급한 경우에 신탁계약서 제16조 제</w:t>
      </w:r>
      <w:r>
        <w:rPr>
          <w:rFonts w:hAnsi="바탕" w:hint="eastAsia"/>
          <w:bCs/>
          <w:color w:val="000000"/>
          <w:kern w:val="0"/>
          <w:sz w:val="16"/>
          <w:szCs w:val="16"/>
          <w:shd w:val="clear" w:color="auto" w:fill="FFFFFF"/>
        </w:rPr>
        <w:t>③</w:t>
      </w:r>
      <w:r>
        <w:rPr>
          <w:rFonts w:ascii="Times New Roman" w:hint="eastAsia"/>
          <w:bCs/>
          <w:color w:val="000000"/>
          <w:kern w:val="0"/>
          <w:sz w:val="16"/>
          <w:szCs w:val="16"/>
          <w:shd w:val="clear" w:color="auto" w:fill="FFFFFF"/>
        </w:rPr>
        <w:t xml:space="preserve">항이 적용된다.</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 </w:t>
      </w:r>
    </w:p>
    <w:p w14:paraId="45BA6E1D" w14:textId="77777777" w:rsidR="006A29C3" w:rsidRPr="00CB47F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신탁계약서 제10조 제</w:t>
      </w:r>
      <w:r>
        <w:rPr>
          <w:rFonts w:hAnsi="바탕" w:cs="바탕" w:hint="eastAsia"/>
          <w:bCs/>
          <w:color w:val="000000"/>
          <w:kern w:val="0"/>
          <w:sz w:val="16"/>
          <w:szCs w:val="16"/>
          <w:shd w:val="clear" w:color="auto" w:fill="FFFFFF"/>
        </w:rPr>
        <w:t>③</w:t>
      </w:r>
      <w:r>
        <w:rPr>
          <w:rFonts w:ascii="Times New Roman"/>
          <w:bCs/>
          <w:color w:val="000000"/>
          <w:kern w:val="0"/>
          <w:sz w:val="16"/>
          <w:szCs w:val="16"/>
          <w:shd w:val="clear" w:color="auto" w:fill="FFFFFF"/>
        </w:rPr>
        <w:t xml:space="preserve">항, 제11조 제</w:t>
      </w:r>
      <w:r>
        <w:rPr>
          <w:rFonts w:hAnsi="바탕" w:cs="바탕" w:hint="eastAsia"/>
          <w:bCs/>
          <w:color w:val="000000"/>
          <w:kern w:val="0"/>
          <w:sz w:val="16"/>
          <w:szCs w:val="16"/>
          <w:shd w:val="clear" w:color="auto" w:fill="FFFFFF"/>
        </w:rPr>
        <w:t>⑤</w:t>
      </w:r>
      <w:r>
        <w:rPr>
          <w:rFonts w:ascii="Times New Roman"/>
          <w:bCs/>
          <w:color w:val="000000"/>
          <w:kern w:val="0"/>
          <w:sz w:val="16"/>
          <w:szCs w:val="16"/>
          <w:shd w:val="clear" w:color="auto" w:fill="FFFFFF"/>
        </w:rPr>
        <w:t xml:space="preserve">항, 제</w:t>
      </w:r>
      <w:r>
        <w:rPr>
          <w:rFonts w:hAnsi="바탕" w:cs="바탕" w:hint="eastAsia"/>
          <w:bCs/>
          <w:color w:val="000000"/>
          <w:kern w:val="0"/>
          <w:sz w:val="16"/>
          <w:szCs w:val="16"/>
          <w:shd w:val="clear" w:color="auto" w:fill="FFFFFF"/>
        </w:rPr>
        <w:t>⑦</w:t>
      </w:r>
      <w:r>
        <w:rPr>
          <w:rFonts w:ascii="Times New Roman"/>
          <w:bCs/>
          <w:color w:val="000000"/>
          <w:kern w:val="0"/>
          <w:sz w:val="16"/>
          <w:szCs w:val="16"/>
          <w:shd w:val="clear" w:color="auto" w:fill="FFFFFF"/>
        </w:rPr>
        <w:t xml:space="preserve">항, </w:t>
      </w:r>
      <w:r>
        <w:rPr>
          <w:rFonts w:ascii="Times New Roman" w:hint="eastAsia"/>
          <w:bCs/>
          <w:color w:val="000000"/>
          <w:kern w:val="0"/>
          <w:sz w:val="16"/>
          <w:szCs w:val="16"/>
          <w:shd w:val="clear" w:color="auto" w:fill="FFFFFF"/>
        </w:rPr>
        <w:t xml:space="preserve">제23조 </w:t>
      </w:r>
      <w:r>
        <w:rPr>
          <w:rFonts w:ascii="Times New Roman"/>
          <w:bCs/>
          <w:color w:val="000000"/>
          <w:kern w:val="0"/>
          <w:sz w:val="16"/>
          <w:szCs w:val="16"/>
          <w:shd w:val="clear" w:color="auto" w:fill="FFFFFF"/>
        </w:rPr>
        <w:t>제</w:t>
      </w:r>
      <w:r>
        <w:rPr>
          <w:rFonts w:hAnsi="바탕" w:cs="바탕" w:hint="eastAsia"/>
          <w:bCs/>
          <w:color w:val="000000"/>
          <w:kern w:val="0"/>
          <w:sz w:val="16"/>
          <w:szCs w:val="16"/>
          <w:shd w:val="clear" w:color="auto" w:fill="FFFFFF"/>
        </w:rPr>
        <w:t>①</w:t>
      </w:r>
      <w:r>
        <w:rPr>
          <w:rFonts w:ascii="Times New Roman"/>
          <w:bCs/>
          <w:color w:val="000000"/>
          <w:kern w:val="0"/>
          <w:sz w:val="16"/>
          <w:szCs w:val="16"/>
          <w:shd w:val="clear" w:color="auto" w:fill="FFFFFF"/>
        </w:rPr>
        <w:t xml:space="preserve">항 제4호, 제24조는 </w:t>
      </w:r>
      <w:r>
        <w:rPr>
          <w:rFonts w:ascii="Times New Roman" w:hint="eastAsia"/>
          <w:bCs/>
          <w:color w:val="000000"/>
          <w:kern w:val="0"/>
          <w:sz w:val="16"/>
          <w:szCs w:val="16"/>
          <w:shd w:val="clear" w:color="auto" w:fill="FFFFFF"/>
        </w:rPr>
        <w:t xml:space="preserve">신탁계약서에서 각 삭제하며,</w:t>
      </w:r>
      <w:r>
        <w:rPr>
          <w:rFonts w:ascii="Times New Roman"/>
          <w:bCs/>
          <w:color w:val="000000"/>
          <w:kern w:val="0"/>
          <w:sz w:val="16"/>
          <w:szCs w:val="16"/>
          <w:shd w:val="clear" w:color="auto" w:fill="FFFFFF"/>
        </w:rPr>
        <w:t xml:space="preserve"> 본 신탁계약에 적용</w:t>
      </w:r>
      <w:r>
        <w:rPr>
          <w:rFonts w:ascii="Times New Roman" w:hint="eastAsia"/>
          <w:bCs/>
          <w:color w:val="000000"/>
          <w:kern w:val="0"/>
          <w:sz w:val="16"/>
          <w:szCs w:val="16"/>
          <w:shd w:val="clear" w:color="auto" w:fill="FFFFFF"/>
        </w:rPr>
        <w:t>하</w:t>
      </w:r>
      <w:r>
        <w:rPr>
          <w:rFonts w:ascii="Times New Roman"/>
          <w:bCs/>
          <w:color w:val="000000"/>
          <w:kern w:val="0"/>
          <w:sz w:val="16"/>
          <w:szCs w:val="16"/>
          <w:shd w:val="clear" w:color="auto" w:fill="FFFFFF"/>
        </w:rPr>
        <w:t xml:space="preserve">지 아니한다.</w:t>
      </w:r>
    </w:p>
    <w:p w14:paraId="1C1F180B" w14:textId="77777777" w:rsidR="006A29C3" w:rsidRPr="00CB47F8" w:rsidRDefault="006A29C3">
      <w:pPr>
        <w:pStyle w:val="TKa"/>
        <w:numPr>
          <w:ilvl w:val="0"/>
          <w:numId w:val="1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신탁계약과 관련하여 분쟁이 발생할 경우 서울중앙지방법원을 제1심 전속적 합의 관할 법원으로 한다.</w:t>
      </w:r>
    </w:p>
    <w:p w14:paraId="6FEA18BD" w14:textId="77777777" w:rsidR="006A29C3" w:rsidRPr="00CB47F8" w:rsidRDefault="006A29C3" w:rsidP="006A29C3">
      <w:pPr>
        <w:pStyle w:val="TKa"/>
        <w:spacing w:line="200" w:lineRule="exact"/>
        <w:rPr>
          <w:rFonts w:ascii="바탕체" w:eastAsia="바탕체" w:hAnsi="바탕체"/>
          <w:color w:val="000000"/>
          <w:sz w:val="16"/>
          <w:szCs w:val="16"/>
        </w:rPr>
      </w:pPr>
    </w:p>
    <w:p w14:paraId="02C3F417" w14:textId="77777777" w:rsidR="006A29C3" w:rsidRPr="00CB47F8" w:rsidRDefault="006A29C3" w:rsidP="006A29C3">
      <w:pPr>
        <w:pStyle w:val="TKa"/>
        <w:spacing w:line="200" w:lineRule="exact"/>
        <w:rPr>
          <w:rFonts w:ascii="Times New Roman" w:eastAsia="바탕체"/>
          <w:color w:val="000000"/>
          <w:sz w:val="16"/>
          <w:szCs w:val="16"/>
        </w:rPr>
      </w:pPr>
    </w:p>
    <w:p w14:paraId="3277B959" w14:textId="77777777" w:rsidR="006A29C3" w:rsidRPr="000A7798" w:rsidRDefault="006A29C3" w:rsidP="006A29C3">
      <w:pPr>
        <w:pStyle w:val="TKa"/>
        <w:spacing w:line="200" w:lineRule="exact"/>
        <w:rPr>
          <w:rFonts w:ascii="바탕체" w:eastAsia="바탕체" w:hAnsi="바탕체"/>
          <w:color w:val="000000"/>
          <w:sz w:val="16"/>
          <w:szCs w:val="16"/>
        </w:rPr>
      </w:pPr>
      <w:r>
        <w:rPr>
          <w:rFonts w:ascii="바탕체" w:eastAsia="바탕체" w:hAnsi="바탕체" w:hint="eastAsia"/>
          <w:color w:val="000000"/>
          <w:sz w:val="16"/>
          <w:szCs w:val="16"/>
        </w:rPr>
        <w:t xml:space="preserve">본 특약이 체결된 증거로써 당사자들은 </w:t>
      </w:r>
      <w:r>
        <w:rPr>
          <w:rFonts w:ascii="Times New Roman" w:eastAsia="바탕체"/>
          <w:color w:val="000000"/>
          <w:sz w:val="16"/>
          <w:szCs w:val="16"/>
        </w:rPr>
        <w:t xml:space="preserve">본 특약 1</w:t>
      </w:r>
      <w:r>
        <w:rPr>
          <w:rFonts w:ascii="Times New Roman" w:eastAsia="바탕체"/>
          <w:kern w:val="0"/>
          <w:sz w:val="16"/>
          <w:szCs w:val="16"/>
        </w:rPr>
        <w:t xml:space="preserve">부를 작성하여 위탁자</w:t>
      </w:r>
      <w:r>
        <w:rPr>
          <w:rFonts w:ascii="Times New Roman" w:eastAsia="바탕체" w:hint="eastAsia"/>
          <w:kern w:val="0"/>
          <w:sz w:val="16"/>
          <w:szCs w:val="16"/>
        </w:rPr>
        <w:t xml:space="preserve">가 원본을 보관</w:t>
      </w:r>
      <w:r>
        <w:rPr>
          <w:rFonts w:ascii="Times New Roman" w:eastAsia="바탕체"/>
          <w:sz w:val="16"/>
          <w:szCs w:val="16"/>
        </w:rPr>
        <w:t xml:space="preserve">하기로 한다.</w:t>
      </w:r>
    </w:p>
    <w:p w14:paraId="360E5E81" w14:textId="77777777" w:rsidR="006A29C3" w:rsidRPr="000A7798" w:rsidRDefault="006A29C3" w:rsidP="006A29C3">
      <w:pPr>
        <w:pStyle w:val="TKa"/>
        <w:spacing w:line="200" w:lineRule="exact"/>
        <w:rPr>
          <w:rFonts w:ascii="바탕체" w:eastAsia="바탕체" w:hAnsi="바탕체"/>
          <w:color w:val="000000"/>
          <w:sz w:val="16"/>
          <w:szCs w:val="16"/>
        </w:rPr>
      </w:pPr>
    </w:p>
    <w:p w14:paraId="604C5D2B" w14:textId="77777777" w:rsidR="006A29C3" w:rsidRPr="000A7798" w:rsidRDefault="006A29C3" w:rsidP="006A29C3">
      <w:pPr>
        <w:pStyle w:val="TKa"/>
        <w:spacing w:line="200" w:lineRule="exact"/>
        <w:rPr>
          <w:rFonts w:ascii="바탕체" w:eastAsia="바탕체" w:hAnsi="바탕체"/>
          <w:color w:val="000000"/>
          <w:sz w:val="16"/>
          <w:szCs w:val="16"/>
        </w:rPr>
      </w:pPr>
    </w:p>
    <w:p w14:paraId="6C9F2072" w14:textId="77777777" w:rsidR="006A29C3" w:rsidRPr="000A7798" w:rsidRDefault="006A29C3" w:rsidP="006A29C3">
      <w:pPr>
        <w:pStyle w:val="TKa"/>
        <w:spacing w:line="200" w:lineRule="exact"/>
        <w:rPr>
          <w:rFonts w:ascii="바탕체" w:eastAsia="바탕체" w:hAnsi="바탕체"/>
          <w:color w:val="000000"/>
          <w:sz w:val="16"/>
          <w:szCs w:val="16"/>
        </w:rPr>
      </w:pPr>
    </w:p>
    <w:p w14:paraId="2FACAFD9" w14:textId="77777777" w:rsidR="006A29C3" w:rsidRPr="000A7798" w:rsidRDefault="006A29C3" w:rsidP="006A29C3">
      <w:pPr>
        <w:pStyle w:val="TKa"/>
        <w:spacing w:line="200" w:lineRule="exact"/>
        <w:rPr>
          <w:rFonts w:ascii="바탕체" w:eastAsia="바탕체" w:hAnsi="바탕체"/>
          <w:color w:val="000000"/>
          <w:sz w:val="16"/>
          <w:szCs w:val="16"/>
        </w:rPr>
      </w:pPr>
    </w:p>
    <w:p w14:paraId="0EE2EA2E" w14:textId="77777777" w:rsidR="006A29C3" w:rsidRPr="000A7798" w:rsidRDefault="006A29C3" w:rsidP="006A29C3">
      <w:pPr>
        <w:pStyle w:val="TKa"/>
        <w:spacing w:line="200" w:lineRule="exact"/>
        <w:jc w:val="center"/>
        <w:rPr>
          <w:rFonts w:ascii="Times New Roman" w:eastAsia="바탕체"/>
          <w:color w:val="000000"/>
          <w:sz w:val="16"/>
          <w:szCs w:val="16"/>
        </w:rPr>
      </w:pPr>
      <w:r>
        <w:rPr>
          <w:rFonts w:ascii="Times New Roman" w:eastAsia="바탕체"/>
          <w:color w:val="000000"/>
          <w:sz w:val="16"/>
          <w:szCs w:val="16"/>
        </w:rPr>
        <w:t>202</w:t>
      </w:r>
      <w:r>
        <w:rPr>
          <w:rFonts w:ascii="Times New Roman" w:eastAsia="바탕체" w:hint="eastAsia"/>
          <w:color w:val="000000"/>
          <w:sz w:val="16"/>
          <w:szCs w:val="16"/>
        </w:rPr>
        <w:t>6</w:t>
      </w:r>
      <w:r>
        <w:rPr>
          <w:rFonts w:ascii="Times New Roman" w:eastAsia="바탕체"/>
          <w:color w:val="000000"/>
          <w:sz w:val="16"/>
          <w:szCs w:val="16"/>
        </w:rPr>
        <w:t>년</w:t>
      </w:r>
      <w:r>
        <w:rPr>
          <w:rFonts w:ascii="Times New Roman" w:eastAsia="바탕체" w:hint="eastAsia"/>
          <w:color w:val="000000"/>
          <w:sz w:val="16"/>
          <w:szCs w:val="16"/>
        </w:rPr>
        <w:t xml:space="preserve"> [*]</w:t>
      </w:r>
      <w:r>
        <w:rPr>
          <w:rFonts w:ascii="Times New Roman" w:eastAsia="바탕체"/>
          <w:color w:val="000000"/>
          <w:sz w:val="16"/>
          <w:szCs w:val="16"/>
        </w:rPr>
        <w:t>월</w:t>
      </w:r>
      <w:r>
        <w:rPr>
          <w:rFonts w:ascii="Times New Roman" w:eastAsia="바탕체" w:hint="eastAsia"/>
          <w:color w:val="000000"/>
          <w:sz w:val="16"/>
          <w:szCs w:val="16"/>
        </w:rPr>
        <w:t xml:space="preserve"> [*]</w:t>
      </w:r>
      <w:r>
        <w:rPr>
          <w:rFonts w:ascii="Times New Roman" w:eastAsia="바탕체"/>
          <w:color w:val="000000"/>
          <w:sz w:val="16"/>
          <w:szCs w:val="16"/>
        </w:rPr>
        <w:t>일</w:t>
      </w:r>
    </w:p>
    <w:p w14:paraId="323EB217" w14:textId="77777777" w:rsidR="006A29C3" w:rsidRPr="000A7798" w:rsidRDefault="006A29C3" w:rsidP="006A29C3">
      <w:pPr>
        <w:pStyle w:val="TKa"/>
        <w:spacing w:line="200" w:lineRule="exact"/>
        <w:jc w:val="center"/>
        <w:rPr>
          <w:rFonts w:ascii="Times New Roman" w:eastAsia="바탕체"/>
          <w:color w:val="000000"/>
          <w:sz w:val="16"/>
          <w:szCs w:val="16"/>
        </w:rPr>
      </w:pPr>
    </w:p>
    <w:p w14:paraId="2A42EBDB" w14:textId="77777777" w:rsidR="006A29C3" w:rsidRPr="000A7798" w:rsidRDefault="006A29C3" w:rsidP="006A29C3">
      <w:pPr>
        <w:pStyle w:val="TKa"/>
        <w:spacing w:line="200" w:lineRule="exact"/>
        <w:jc w:val="center"/>
        <w:rPr>
          <w:rFonts w:ascii="Times New Roman" w:eastAsia="바탕체"/>
          <w:color w:val="000000"/>
          <w:sz w:val="16"/>
          <w:szCs w:val="16"/>
        </w:rPr>
      </w:pPr>
    </w:p>
    <w:p w14:paraId="645EFFAE" w14:textId="77777777" w:rsidR="006A29C3" w:rsidRPr="000A7798" w:rsidRDefault="006A29C3" w:rsidP="006A29C3">
      <w:pPr>
        <w:pStyle w:val="TKa"/>
        <w:tabs>
          <w:tab w:val="left" w:pos="3402"/>
        </w:tabs>
        <w:snapToGrid w:val="0"/>
        <w:spacing w:line="200" w:lineRule="exact"/>
        <w:textAlignment w:val="baseline"/>
        <w:rPr>
          <w:rFonts w:ascii="Times New Roman" w:eastAsia="바탕체"/>
          <w:b/>
          <w:kern w:val="0"/>
          <w:sz w:val="16"/>
          <w:szCs w:val="16"/>
        </w:rPr>
      </w:pPr>
    </w:p>
    <w:p w14:paraId="2B83AF39" w14:textId="77777777" w:rsidR="006A29C3" w:rsidRPr="000A7798" w:rsidRDefault="006A29C3" w:rsidP="006A29C3">
      <w:pPr>
        <w:pStyle w:val="TKa"/>
        <w:tabs>
          <w:tab w:val="left" w:pos="3402"/>
        </w:tabs>
        <w:snapToGrid w:val="0"/>
        <w:spacing w:line="200" w:lineRule="exact"/>
        <w:textAlignment w:val="baseline"/>
        <w:rPr>
          <w:rFonts w:ascii="Times New Roman" w:eastAsia="바탕체"/>
          <w:b/>
          <w:kern w:val="0"/>
          <w:sz w:val="16"/>
          <w:szCs w:val="16"/>
        </w:rPr>
      </w:pPr>
    </w:p>
    <w:p w14:paraId="75E5DE98" w14:textId="77777777" w:rsidR="006A29C3" w:rsidRPr="000A7798" w:rsidRDefault="006A29C3" w:rsidP="006A29C3">
      <w:pPr>
        <w:pStyle w:val="TKa"/>
        <w:tabs>
          <w:tab w:val="left" w:pos="3402"/>
        </w:tabs>
        <w:snapToGrid w:val="0"/>
        <w:spacing w:line="200" w:lineRule="exact"/>
        <w:textAlignment w:val="baseline"/>
        <w:rPr>
          <w:rFonts w:ascii="Times New Roman" w:eastAsia="바탕체"/>
          <w:b/>
          <w:kern w:val="0"/>
          <w:sz w:val="16"/>
          <w:szCs w:val="16"/>
        </w:rPr>
      </w:pPr>
    </w:p>
    <w:p w14:paraId="0E99529A" w14:textId="77777777" w:rsidR="006A29C3" w:rsidRPr="000A7798" w:rsidRDefault="006A29C3" w:rsidP="006A29C3">
      <w:pPr>
        <w:pStyle w:val="TKa"/>
        <w:tabs>
          <w:tab w:val="left" w:pos="3402"/>
        </w:tabs>
        <w:snapToGrid w:val="0"/>
        <w:spacing w:line="200" w:lineRule="exact"/>
        <w:textAlignment w:val="baseline"/>
        <w:rPr>
          <w:rFonts w:ascii="Times New Roman" w:eastAsia="바탕체"/>
          <w:b/>
          <w:kern w:val="0"/>
          <w:sz w:val="16"/>
          <w:szCs w:val="16"/>
        </w:rPr>
      </w:pPr>
      <w:r>
        <w:rPr>
          <w:rFonts w:ascii="Times New Roman" w:eastAsia="바탕체" w:hint="eastAsia"/>
          <w:b/>
          <w:kern w:val="0"/>
          <w:sz w:val="16"/>
          <w:szCs w:val="16"/>
        </w:rPr>
        <w:t>위</w:t>
      </w:r>
      <w:r>
        <w:rPr>
          <w:rFonts w:ascii="Times New Roman" w:eastAsia="바탕체"/>
          <w:b/>
          <w:kern w:val="0"/>
          <w:sz w:val="16"/>
          <w:szCs w:val="16"/>
        </w:rPr>
        <w:t xml:space="preserve"> </w:t>
      </w:r>
      <w:r>
        <w:rPr>
          <w:rFonts w:ascii="Times New Roman" w:eastAsia="바탕체" w:hint="eastAsia"/>
          <w:b/>
          <w:kern w:val="0"/>
          <w:sz w:val="16"/>
          <w:szCs w:val="16"/>
        </w:rPr>
        <w:t>탁</w:t>
      </w:r>
      <w:r>
        <w:rPr>
          <w:rFonts w:ascii="Times New Roman" w:eastAsia="바탕체"/>
          <w:b/>
          <w:kern w:val="0"/>
          <w:sz w:val="16"/>
          <w:szCs w:val="16"/>
        </w:rPr>
        <w:t xml:space="preserve"> </w:t>
      </w:r>
      <w:r>
        <w:rPr>
          <w:rFonts w:ascii="Times New Roman" w:eastAsia="바탕체" w:hint="eastAsia"/>
          <w:b/>
          <w:kern w:val="0"/>
          <w:sz w:val="16"/>
          <w:szCs w:val="16"/>
        </w:rPr>
        <w:t xml:space="preserve">자      </w:t>
      </w:r>
      <w:r>
        <w:rPr>
          <w:rFonts w:ascii="Times New Roman" w:eastAsia="바탕체"/>
          <w:b/>
          <w:kern w:val="0"/>
          <w:sz w:val="16"/>
          <w:szCs w:val="16"/>
        </w:rPr>
        <w:t xml:space="preserve"> </w:t>
      </w:r>
    </w:p>
    <w:p w14:paraId="2B028848" w14:textId="77777777" w:rsidR="006A29C3" w:rsidRPr="000A7798" w:rsidRDefault="006A29C3" w:rsidP="006A29C3">
      <w:pPr>
        <w:pStyle w:val="TKa"/>
        <w:tabs>
          <w:tab w:val="left" w:pos="3402"/>
        </w:tabs>
        <w:snapToGrid w:val="0"/>
        <w:spacing w:line="200" w:lineRule="exact"/>
        <w:textAlignment w:val="baseline"/>
        <w:rPr>
          <w:rFonts w:ascii="Times New Roman" w:eastAsia="바탕체"/>
          <w:b/>
          <w:kern w:val="0"/>
          <w:sz w:val="16"/>
          <w:szCs w:val="16"/>
        </w:rPr>
      </w:pPr>
    </w:p>
    <w:p w14:paraId="1B32FDB0" w14:textId="77777777" w:rsidR="006A29C3" w:rsidRPr="000A7798" w:rsidRDefault="006A29C3" w:rsidP="006A29C3">
      <w:pPr>
        <w:pStyle w:val="TKa"/>
        <w:tabs>
          <w:tab w:val="left" w:pos="3402"/>
        </w:tabs>
        <w:snapToGrid w:val="0"/>
        <w:spacing w:line="200" w:lineRule="exact"/>
        <w:textAlignment w:val="baseline"/>
        <w:rPr>
          <w:rFonts w:ascii="Times New Roman" w:eastAsia="바탕체"/>
          <w:kern w:val="0"/>
          <w:sz w:val="16"/>
          <w:szCs w:val="16"/>
        </w:rPr>
      </w:pPr>
      <w:r>
        <w:rPr>
          <w:rFonts w:ascii="Times New Roman" w:eastAsia="바탕체" w:hint="eastAsia"/>
          <w:kern w:val="0"/>
          <w:sz w:val="16"/>
          <w:szCs w:val="16"/>
        </w:rPr>
        <w:t>법인등록번호</w:t>
      </w:r>
      <w:r>
        <w:rPr>
          <w:rFonts w:ascii="Times New Roman" w:eastAsia="바탕체"/>
          <w:kern w:val="0"/>
          <w:sz w:val="16"/>
          <w:szCs w:val="16"/>
        </w:rPr>
        <w:t xml:space="preserve"> : 110111-</w:t>
      </w:r>
      <w:r>
        <w:rPr>
          <w:rFonts w:ascii="Times New Roman" w:eastAsia="바탕체" w:hint="eastAsia"/>
          <w:kern w:val="0"/>
          <w:sz w:val="16"/>
          <w:szCs w:val="16"/>
        </w:rPr>
        <w:t>0969954</w:t>
      </w:r>
    </w:p>
    <w:p w14:paraId="0E3B0003" w14:textId="77777777" w:rsidR="006A29C3" w:rsidRPr="000A7798" w:rsidRDefault="006A29C3" w:rsidP="006A29C3">
      <w:pPr>
        <w:pStyle w:val="TKa"/>
        <w:snapToGrid w:val="0"/>
        <w:spacing w:line="200" w:lineRule="exact"/>
        <w:textAlignment w:val="baseline"/>
        <w:rPr>
          <w:rFonts w:ascii="Times New Roman" w:eastAsia="바탕체"/>
          <w:kern w:val="0"/>
          <w:sz w:val="16"/>
          <w:szCs w:val="16"/>
        </w:rPr>
      </w:pPr>
      <w:r>
        <w:rPr>
          <w:rFonts w:ascii="Times New Roman" w:eastAsia="바탕체" w:hint="eastAsia"/>
          <w:kern w:val="0"/>
          <w:sz w:val="16"/>
          <w:szCs w:val="16"/>
        </w:rPr>
        <w:t>주</w:t>
      </w:r>
      <w:r>
        <w:rPr>
          <w:rFonts w:ascii="Times New Roman" w:eastAsia="바탕체"/>
          <w:kern w:val="0"/>
          <w:sz w:val="16"/>
          <w:szCs w:val="16"/>
        </w:rPr>
        <w:t xml:space="preserve">        </w:t>
      </w:r>
      <w:r>
        <w:rPr>
          <w:rFonts w:ascii="Times New Roman" w:eastAsia="바탕체" w:hint="eastAsia"/>
          <w:kern w:val="0"/>
          <w:sz w:val="16"/>
          <w:szCs w:val="16"/>
        </w:rPr>
        <w:t>소</w:t>
      </w:r>
      <w:r>
        <w:rPr>
          <w:rFonts w:ascii="Times New Roman" w:eastAsia="바탕체"/>
          <w:kern w:val="0"/>
          <w:sz w:val="16"/>
          <w:szCs w:val="16"/>
        </w:rPr>
        <w:t xml:space="preserve"> : 서울특별시 강남구 삼성로 51</w:t>
      </w:r>
      <w:r>
        <w:rPr>
          <w:rFonts w:ascii="Times New Roman" w:eastAsia="바탕체" w:hint="eastAsia"/>
          <w:kern w:val="0"/>
          <w:sz w:val="16"/>
          <w:szCs w:val="16"/>
        </w:rPr>
        <w:t xml:space="preserve">1 </w:t>
      </w:r>
      <w:r>
        <w:rPr>
          <w:rFonts w:ascii="Times New Roman" w:eastAsia="바탕체"/>
          <w:kern w:val="0"/>
          <w:sz w:val="16"/>
          <w:szCs w:val="16"/>
        </w:rPr>
        <w:t>(삼성동)</w:t>
      </w:r>
    </w:p>
    <w:p w14:paraId="087C39FA" w14:textId="77777777" w:rsidR="006A29C3" w:rsidRPr="000A7798" w:rsidRDefault="006A29C3" w:rsidP="006A29C3">
      <w:pPr>
        <w:pStyle w:val="TKa"/>
        <w:snapToGrid w:val="0"/>
        <w:spacing w:line="200" w:lineRule="exact"/>
        <w:textAlignment w:val="baseline"/>
        <w:rPr>
          <w:rFonts w:ascii="Times New Roman" w:eastAsia="바탕체"/>
          <w:kern w:val="0"/>
          <w:sz w:val="16"/>
          <w:szCs w:val="16"/>
        </w:rPr>
      </w:pPr>
      <w:r>
        <w:rPr>
          <w:rFonts w:ascii="Times New Roman" w:eastAsia="바탕체" w:hint="eastAsia"/>
          <w:kern w:val="0"/>
          <w:sz w:val="16"/>
          <w:szCs w:val="16"/>
        </w:rPr>
        <w:t>법</w:t>
      </w:r>
      <w:r>
        <w:rPr>
          <w:rFonts w:ascii="Times New Roman" w:eastAsia="바탕체"/>
          <w:kern w:val="0"/>
          <w:sz w:val="16"/>
          <w:szCs w:val="16"/>
        </w:rPr>
        <w:t xml:space="preserve">   </w:t>
      </w:r>
      <w:r>
        <w:rPr>
          <w:rFonts w:ascii="Times New Roman" w:eastAsia="바탕체" w:hint="eastAsia"/>
          <w:kern w:val="0"/>
          <w:sz w:val="16"/>
          <w:szCs w:val="16"/>
        </w:rPr>
        <w:t>인</w:t>
      </w:r>
      <w:r>
        <w:rPr>
          <w:rFonts w:ascii="Times New Roman" w:eastAsia="바탕체"/>
          <w:kern w:val="0"/>
          <w:sz w:val="16"/>
          <w:szCs w:val="16"/>
        </w:rPr>
        <w:t xml:space="preserve">   </w:t>
      </w:r>
      <w:r>
        <w:rPr>
          <w:rFonts w:ascii="Times New Roman" w:eastAsia="바탕체" w:hint="eastAsia"/>
          <w:kern w:val="0"/>
          <w:sz w:val="16"/>
          <w:szCs w:val="16"/>
        </w:rPr>
        <w:t>명</w:t>
      </w:r>
      <w:r>
        <w:rPr>
          <w:rFonts w:ascii="Times New Roman" w:eastAsia="바탕체"/>
          <w:kern w:val="0"/>
          <w:sz w:val="16"/>
          <w:szCs w:val="16"/>
        </w:rPr>
        <w:t xml:space="preserve"> : </w:t>
      </w:r>
      <w:r>
        <w:rPr>
          <w:rFonts w:ascii="Times New Roman" w:eastAsia="바탕체" w:hint="eastAsia"/>
          <w:kern w:val="0"/>
          <w:sz w:val="16"/>
          <w:szCs w:val="16"/>
        </w:rPr>
        <w:t xml:space="preserve">주식회사 </w:t>
      </w:r>
      <w:r>
        <w:rPr>
          <w:rFonts w:ascii="Times New Roman" w:eastAsia="바탕체"/>
          <w:kern w:val="0"/>
          <w:sz w:val="16"/>
          <w:szCs w:val="16"/>
        </w:rPr>
        <w:t xml:space="preserve">코람코라이프로지스위탁관리</w:t>
      </w:r>
      <w:del w:id="6027" w:author="코람코 상장리츠팀" w:date="2026-10-07T09:00:00Z">
        <w:r>
          <w:rPr>
            <w:rFonts w:ascii="Times New Roman" w:eastAsia="바탕체"/>
            <w:kern w:val="0"/>
            <w:sz w:val="16"/>
            <w:szCs w:val="16"/>
          </w:rPr>
          <w:delText xml:space="preserve">자</w:delText>
        </w:r>
      </w:del>
      <w:r>
        <w:rPr>
          <w:rFonts w:ascii="Times New Roman" w:eastAsia="바탕체"/>
          <w:kern w:val="0"/>
          <w:sz w:val="16"/>
          <w:szCs w:val="16"/>
        </w:rPr>
        <w:t xml:space="preserve">부동산투자회사</w:t>
      </w:r>
    </w:p>
    <w:p w14:paraId="20C8D8DB" w14:textId="77777777" w:rsidR="006A29C3" w:rsidRPr="000A7798" w:rsidRDefault="006A29C3" w:rsidP="006A29C3">
      <w:pPr>
        <w:pStyle w:val="TKa"/>
        <w:snapToGrid w:val="0"/>
        <w:spacing w:line="200" w:lineRule="exact"/>
        <w:ind w:leftChars="567" w:left="1134"/>
        <w:textAlignment w:val="baseline"/>
        <w:rPr>
          <w:rFonts w:ascii="Times New Roman" w:eastAsia="바탕체"/>
          <w:kern w:val="0"/>
          <w:sz w:val="16"/>
          <w:szCs w:val="16"/>
        </w:rPr>
      </w:pPr>
      <w:r>
        <w:rPr>
          <w:rFonts w:ascii="Times New Roman" w:eastAsia="바탕체" w:hint="eastAsia"/>
          <w:kern w:val="0"/>
          <w:sz w:val="16"/>
          <w:szCs w:val="16"/>
        </w:rPr>
        <w:t xml:space="preserve">대표이사 원 재 이</w:t>
      </w:r>
      <w:r>
        <w:rPr>
          <w:rFonts w:ascii="Times New Roman" w:eastAsia="바탕체"/>
          <w:kern w:val="0"/>
          <w:sz w:val="16"/>
          <w:szCs w:val="16"/>
        </w:rPr>
        <w:t xml:space="preserve"> </w:t>
      </w:r>
      <w:r>
        <w:rPr>
          <w:rFonts w:ascii="Times New Roman" w:eastAsia="바탕체" w:hint="eastAsia"/>
          <w:kern w:val="0"/>
          <w:sz w:val="16"/>
          <w:szCs w:val="16"/>
        </w:rPr>
        <w:t xml:space="preserve">      </w:t>
      </w:r>
      <w:r>
        <w:rPr>
          <w:rFonts w:ascii="Times New Roman" w:eastAsia="바탕체"/>
          <w:kern w:val="0"/>
          <w:sz w:val="16"/>
          <w:szCs w:val="16"/>
        </w:rPr>
        <w:t xml:space="preserve">  (</w:t>
      </w:r>
      <w:r>
        <w:rPr>
          <w:rFonts w:ascii="Times New Roman" w:eastAsia="바탕체" w:hint="eastAsia"/>
          <w:kern w:val="0"/>
          <w:sz w:val="16"/>
          <w:szCs w:val="16"/>
        </w:rPr>
        <w:t>인</w:t>
      </w:r>
      <w:r>
        <w:rPr>
          <w:rFonts w:ascii="Times New Roman" w:eastAsia="바탕체"/>
          <w:kern w:val="0"/>
          <w:sz w:val="16"/>
          <w:szCs w:val="16"/>
        </w:rPr>
        <w:t>)</w:t>
      </w:r>
    </w:p>
    <w:p w14:paraId="54340367" w14:textId="77777777" w:rsidR="006A29C3" w:rsidRPr="000A7798" w:rsidRDefault="006A29C3" w:rsidP="006A29C3">
      <w:pPr>
        <w:pStyle w:val="TKa"/>
        <w:spacing w:line="200" w:lineRule="exact"/>
        <w:rPr>
          <w:rFonts w:ascii="바탕체" w:eastAsia="바탕체" w:hAnsi="바탕체"/>
          <w:sz w:val="16"/>
          <w:szCs w:val="16"/>
        </w:rPr>
      </w:pPr>
    </w:p>
    <w:p w14:paraId="6A7368F2" w14:textId="77777777" w:rsidR="006A29C3" w:rsidRPr="000A7798" w:rsidRDefault="006A29C3" w:rsidP="006A29C3">
      <w:pPr>
        <w:pStyle w:val="TKa"/>
        <w:tabs>
          <w:tab w:val="left" w:pos="5298"/>
        </w:tabs>
        <w:spacing w:line="200" w:lineRule="exact"/>
        <w:ind w:firstLineChars="1500" w:firstLine="2400"/>
        <w:rPr>
          <w:rFonts w:ascii="바탕체" w:eastAsia="바탕체" w:hAnsi="바탕체"/>
          <w:sz w:val="16"/>
          <w:szCs w:val="16"/>
        </w:rPr>
      </w:pPr>
      <w:r>
        <w:rPr>
          <w:rFonts w:ascii="바탕체" w:eastAsia="바탕체" w:hAnsi="바탕체"/>
          <w:sz w:val="16"/>
          <w:szCs w:val="16"/>
        </w:rPr>
        <w:tab/>
      </w:r>
    </w:p>
    <w:tbl>
      <w:tblPr>
        <w:tblStyle w:val="TKa1"/>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504"/>
      </w:tblGrid>
      <w:tr w:rsidR="006A29C3" w:rsidRPr="000A7798" w14:paraId="2BA1D603" w14:textId="77777777" w:rsidTr="005E1C22">
        <w:trPr>
          <w:trHeight w:val="593"/>
        </w:trPr>
        <w:tc>
          <w:tcPr>
            <w:tcW w:w="8708" w:type="dxa"/>
            <w:tcBorders>
              <w:top w:val="nil"/>
              <w:left w:val="nil"/>
              <w:bottom w:val="nil"/>
              <w:right w:val="nil"/>
            </w:tcBorders>
            <w:tcMar>
              <w:top w:w="28" w:type="dxa"/>
              <w:left w:w="102" w:type="dxa"/>
              <w:bottom w:w="28" w:type="dxa"/>
              <w:right w:w="102" w:type="dxa"/>
            </w:tcMar>
            <w:vAlign w:val="center"/>
            <w:hideMark/>
          </w:tcPr>
          <w:p w14:paraId="688E06A5" w14:textId="77777777" w:rsidR="006A29C3" w:rsidRPr="000A7798" w:rsidRDefault="006A29C3" w:rsidP="005E1C22">
            <w:pPr>
              <w:pStyle w:val="TKa"/>
              <w:shd w:val="clear" w:color="auto" w:fill="FFFFFF"/>
              <w:snapToGrid w:val="0"/>
              <w:spacing w:line="200" w:lineRule="exact"/>
              <w:textAlignment w:val="baseline"/>
              <w:rPr>
                <w:rFonts w:ascii="바탕체" w:eastAsia="바탕체" w:hAnsi="바탕체" w:cs="굴림"/>
                <w:color w:val="000000"/>
                <w:kern w:val="0"/>
                <w:sz w:val="16"/>
                <w:szCs w:val="16"/>
              </w:rPr>
            </w:pPr>
            <w:r>
              <w:rPr>
                <w:rFonts w:ascii="바탕체" w:eastAsia="바탕체" w:hAnsi="바탕체" w:cs="굴림"/>
                <w:b/>
                <w:bCs/>
                <w:color w:val="000000"/>
                <w:kern w:val="0"/>
                <w:sz w:val="16"/>
                <w:szCs w:val="16"/>
                <w:shd w:val="clear" w:color="auto" w:fill="FFFFFF"/>
              </w:rPr>
              <w:t>본 신탁계약의 내용을 설명 들었으며</w:t>
            </w:r>
            <w:r>
              <w:rPr>
                <w:rFonts w:ascii="바탕체" w:eastAsia="바탕체" w:hAnsi="바탕체" w:cs="굴림" w:hint="eastAsia"/>
                <w:b/>
                <w:bCs/>
                <w:color w:val="000000"/>
                <w:kern w:val="0"/>
                <w:sz w:val="16"/>
                <w:szCs w:val="16"/>
                <w:shd w:val="clear" w:color="auto" w:fill="FFFFFF"/>
              </w:rPr>
              <w:t xml:space="preserve">, </w:t>
            </w:r>
            <w:r>
              <w:rPr>
                <w:rFonts w:ascii="바탕체" w:eastAsia="바탕체" w:hAnsi="바탕체" w:cs="굴림"/>
                <w:b/>
                <w:bCs/>
                <w:color w:val="000000"/>
                <w:kern w:val="0"/>
                <w:sz w:val="16"/>
                <w:szCs w:val="16"/>
                <w:shd w:val="clear" w:color="auto" w:fill="FFFFFF"/>
              </w:rPr>
              <w:t>신탁내용을 이해하였음</w:t>
            </w:r>
          </w:p>
        </w:tc>
      </w:tr>
      <w:tr w:rsidR="006A29C3" w:rsidRPr="000A7798" w14:paraId="4E620962" w14:textId="77777777" w:rsidTr="005E1C22">
        <w:trPr>
          <w:trHeight w:val="361"/>
        </w:trPr>
        <w:tc>
          <w:tcPr>
            <w:tcW w:w="8708" w:type="dxa"/>
            <w:tcBorders>
              <w:top w:val="nil"/>
              <w:left w:val="nil"/>
              <w:bottom w:val="nil"/>
              <w:right w:val="nil"/>
            </w:tcBorders>
            <w:tcMar>
              <w:top w:w="28" w:type="dxa"/>
              <w:left w:w="102" w:type="dxa"/>
              <w:bottom w:w="28" w:type="dxa"/>
              <w:right w:w="102" w:type="dxa"/>
            </w:tcMar>
            <w:vAlign w:val="center"/>
            <w:hideMark/>
          </w:tcPr>
          <w:p w14:paraId="7A9C0468" w14:textId="77777777" w:rsidR="006A29C3" w:rsidRPr="000A7798" w:rsidRDefault="006A29C3" w:rsidP="005E1C22">
            <w:pPr>
              <w:pStyle w:val="TKa"/>
              <w:shd w:val="clear" w:color="auto" w:fill="FFFFFF"/>
              <w:snapToGrid w:val="0"/>
              <w:spacing w:line="200" w:lineRule="exact"/>
              <w:textAlignment w:val="baseline"/>
              <w:rPr>
                <w:rFonts w:ascii="바탕체" w:eastAsia="바탕체" w:hAnsi="바탕체" w:cs="굴림"/>
                <w:color w:val="000000"/>
                <w:kern w:val="0"/>
                <w:sz w:val="16"/>
                <w:szCs w:val="16"/>
              </w:rPr>
            </w:pPr>
            <w:r>
              <w:rPr>
                <w:rFonts w:ascii="바탕체" w:eastAsia="바탕체" w:hAnsi="바탕체" w:cs="굴림"/>
                <w:b/>
                <w:bCs/>
                <w:color w:val="000000"/>
                <w:kern w:val="0"/>
                <w:sz w:val="16"/>
                <w:szCs w:val="16"/>
                <w:shd w:val="clear" w:color="auto" w:fill="FFFFFF"/>
              </w:rPr>
              <w:t xml:space="preserve">본 신탁계약의 내용을 </w:t>
            </w:r>
            <w:r>
              <w:rPr>
                <w:rFonts w:ascii="바탕체" w:eastAsia="바탕체" w:hAnsi="바탕체" w:cs="굴림" w:hint="eastAsia"/>
                <w:b/>
                <w:bCs/>
                <w:color w:val="000000"/>
                <w:kern w:val="0"/>
                <w:sz w:val="16"/>
                <w:szCs w:val="16"/>
                <w:shd w:val="clear" w:color="auto" w:fill="FFFFFF"/>
              </w:rPr>
              <w:t xml:space="preserve">(  </w:t>
            </w:r>
            <w:r>
              <w:rPr>
                <w:rFonts w:ascii="바탕체" w:eastAsia="바탕체" w:hAnsi="바탕체" w:cs="굴림"/>
                <w:b/>
                <w:bCs/>
                <w:color w:val="CCCCCC"/>
                <w:kern w:val="0"/>
                <w:sz w:val="16"/>
                <w:szCs w:val="16"/>
                <w:shd w:val="clear" w:color="auto" w:fill="FFFFFF"/>
              </w:rPr>
              <w:t>설명 들었으며</w:t>
            </w:r>
            <w:r>
              <w:rPr>
                <w:rFonts w:ascii="바탕체" w:eastAsia="바탕체" w:hAnsi="바탕체" w:cs="굴림" w:hint="eastAsia"/>
                <w:b/>
                <w:bCs/>
                <w:color w:val="CCCCCC"/>
                <w:kern w:val="0"/>
                <w:sz w:val="16"/>
                <w:szCs w:val="16"/>
                <w:shd w:val="clear" w:color="auto" w:fill="FFFFFF"/>
              </w:rPr>
              <w:t xml:space="preserve">  </w:t>
            </w:r>
            <w:r>
              <w:rPr>
                <w:rFonts w:ascii="바탕체" w:eastAsia="바탕체" w:hAnsi="바탕체" w:cs="굴림" w:hint="eastAsia"/>
                <w:b/>
                <w:bCs/>
                <w:color w:val="000000"/>
                <w:kern w:val="0"/>
                <w:sz w:val="16"/>
                <w:szCs w:val="16"/>
                <w:shd w:val="clear" w:color="auto" w:fill="FFFFFF"/>
              </w:rPr>
              <w:t xml:space="preserve">), </w:t>
            </w:r>
            <w:r>
              <w:rPr>
                <w:rFonts w:ascii="바탕체" w:eastAsia="바탕체" w:hAnsi="바탕체" w:cs="굴림"/>
                <w:b/>
                <w:bCs/>
                <w:color w:val="000000"/>
                <w:kern w:val="0"/>
                <w:sz w:val="16"/>
                <w:szCs w:val="16"/>
                <w:shd w:val="clear" w:color="auto" w:fill="FFFFFF"/>
              </w:rPr>
              <w:t xml:space="preserve">신탁내용을 </w:t>
            </w:r>
            <w:r>
              <w:rPr>
                <w:rFonts w:ascii="바탕체" w:eastAsia="바탕체" w:hAnsi="바탕체" w:cs="굴림" w:hint="eastAsia"/>
                <w:b/>
                <w:bCs/>
                <w:color w:val="000000"/>
                <w:kern w:val="0"/>
                <w:sz w:val="16"/>
                <w:szCs w:val="16"/>
                <w:shd w:val="clear" w:color="auto" w:fill="FFFFFF"/>
              </w:rPr>
              <w:t xml:space="preserve">(  </w:t>
            </w:r>
            <w:r>
              <w:rPr>
                <w:rFonts w:ascii="바탕체" w:eastAsia="바탕체" w:hAnsi="바탕체" w:cs="굴림"/>
                <w:b/>
                <w:bCs/>
                <w:color w:val="CCCCCC"/>
                <w:kern w:val="0"/>
                <w:sz w:val="16"/>
                <w:szCs w:val="16"/>
                <w:shd w:val="clear" w:color="auto" w:fill="FFFFFF"/>
              </w:rPr>
              <w:t>이해하였음</w:t>
            </w:r>
            <w:r>
              <w:rPr>
                <w:rFonts w:ascii="바탕체" w:eastAsia="바탕체" w:hAnsi="바탕체" w:cs="굴림" w:hint="eastAsia"/>
                <w:b/>
                <w:bCs/>
                <w:color w:val="CCCCCC"/>
                <w:kern w:val="0"/>
                <w:sz w:val="16"/>
                <w:szCs w:val="16"/>
                <w:shd w:val="clear" w:color="auto" w:fill="FFFFFF"/>
              </w:rPr>
              <w:t xml:space="preserve">  </w:t>
            </w:r>
            <w:r>
              <w:rPr>
                <w:rFonts w:ascii="바탕체" w:eastAsia="바탕체" w:hAnsi="바탕체" w:cs="굴림" w:hint="eastAsia"/>
                <w:b/>
                <w:bCs/>
                <w:color w:val="000000"/>
                <w:kern w:val="0"/>
                <w:sz w:val="16"/>
                <w:szCs w:val="16"/>
                <w:shd w:val="clear" w:color="auto" w:fill="FFFFFF"/>
              </w:rPr>
              <w:t>)</w:t>
            </w:r>
          </w:p>
        </w:tc>
      </w:tr>
    </w:tbl>
    <w:p w14:paraId="220EDB55" w14:textId="77777777" w:rsidR="006A29C3" w:rsidRPr="000A7798" w:rsidRDefault="006A29C3" w:rsidP="006A29C3">
      <w:pPr>
        <w:pStyle w:val="TKa"/>
        <w:spacing w:line="200" w:lineRule="exact"/>
        <w:rPr>
          <w:rFonts w:ascii="Times New Roman" w:eastAsia="바탕체"/>
          <w:b/>
          <w:bCs/>
          <w:kern w:val="0"/>
          <w:sz w:val="16"/>
          <w:szCs w:val="16"/>
        </w:rPr>
      </w:pPr>
    </w:p>
    <w:p w14:paraId="2F01007B" w14:textId="77777777" w:rsidR="006A29C3" w:rsidRPr="000A7798" w:rsidRDefault="006A29C3" w:rsidP="006A29C3">
      <w:pPr>
        <w:pStyle w:val="TKa"/>
        <w:snapToGrid w:val="0"/>
        <w:spacing w:line="200" w:lineRule="exact"/>
        <w:ind w:firstLineChars="1500" w:firstLine="2402"/>
        <w:textAlignment w:val="baseline"/>
        <w:rPr>
          <w:rFonts w:ascii="Times New Roman" w:eastAsia="바탕체"/>
          <w:b/>
          <w:bCs/>
          <w:kern w:val="0"/>
          <w:sz w:val="16"/>
          <w:szCs w:val="16"/>
        </w:rPr>
      </w:pPr>
      <w:r>
        <w:rPr>
          <w:rFonts w:ascii="Times New Roman" w:eastAsia="바탕체" w:hint="eastAsia"/>
          <w:b/>
          <w:bCs/>
          <w:kern w:val="0"/>
          <w:sz w:val="16"/>
          <w:szCs w:val="16"/>
        </w:rPr>
        <w:t>위탁자</w:t>
      </w:r>
      <w:r>
        <w:rPr>
          <w:rFonts w:ascii="Times New Roman" w:eastAsia="바탕체"/>
          <w:b/>
          <w:bCs/>
          <w:kern w:val="0"/>
          <w:sz w:val="16"/>
          <w:szCs w:val="16"/>
        </w:rPr>
        <w:t xml:space="preserve"> : </w:t>
      </w:r>
      <w:r>
        <w:rPr>
          <w:rFonts w:ascii="Times New Roman" w:eastAsia="바탕체" w:hint="eastAsia"/>
          <w:b/>
          <w:bCs/>
          <w:kern w:val="0"/>
          <w:sz w:val="16"/>
          <w:szCs w:val="16"/>
        </w:rPr>
        <w:t xml:space="preserve">주식회사 </w:t>
      </w:r>
      <w:r>
        <w:rPr>
          <w:rFonts w:ascii="Times New Roman" w:eastAsia="바탕체"/>
          <w:b/>
          <w:bCs/>
          <w:kern w:val="0"/>
          <w:sz w:val="16"/>
          <w:szCs w:val="16"/>
        </w:rPr>
        <w:t xml:space="preserve">코람코라이프로지스위탁관리</w:t>
      </w:r>
      <w:del w:id="6028" w:author="코람코 상장리츠팀" w:date="2026-10-07T09:00:00Z">
        <w:r>
          <w:rPr>
            <w:rFonts w:ascii="Times New Roman" w:eastAsia="바탕체"/>
            <w:b/>
            <w:bCs/>
            <w:kern w:val="0"/>
            <w:sz w:val="16"/>
            <w:szCs w:val="16"/>
          </w:rPr>
          <w:delText xml:space="preserve">자</w:delText>
        </w:r>
      </w:del>
      <w:r>
        <w:rPr>
          <w:rFonts w:ascii="Times New Roman" w:eastAsia="바탕체"/>
          <w:b/>
          <w:bCs/>
          <w:kern w:val="0"/>
          <w:sz w:val="16"/>
          <w:szCs w:val="16"/>
        </w:rPr>
        <w:t xml:space="preserve">부동산투자회사</w:t>
      </w:r>
    </w:p>
    <w:p w14:paraId="547C35CA" w14:textId="77777777" w:rsidR="006A29C3" w:rsidRPr="000A7798" w:rsidRDefault="006A29C3" w:rsidP="006A29C3">
      <w:pPr>
        <w:pStyle w:val="TKa"/>
        <w:spacing w:line="200" w:lineRule="exact"/>
        <w:ind w:firstLineChars="2500" w:firstLine="4004"/>
        <w:rPr>
          <w:rFonts w:ascii="바탕체" w:eastAsia="바탕체" w:hAnsi="바탕체"/>
          <w:sz w:val="16"/>
          <w:szCs w:val="16"/>
        </w:rPr>
      </w:pPr>
      <w:r>
        <w:rPr>
          <w:rFonts w:ascii="Times New Roman" w:eastAsia="바탕체" w:hint="eastAsia"/>
          <w:b/>
          <w:bCs/>
          <w:kern w:val="0"/>
          <w:sz w:val="16"/>
          <w:szCs w:val="16"/>
        </w:rPr>
        <w:t xml:space="preserve">대표이사 원 재 이 </w:t>
      </w:r>
      <w:r>
        <w:rPr>
          <w:rFonts w:ascii="Times New Roman" w:eastAsia="바탕체"/>
          <w:b/>
          <w:bCs/>
          <w:kern w:val="0"/>
          <w:sz w:val="16"/>
          <w:szCs w:val="16"/>
        </w:rPr>
        <w:t>(</w:t>
      </w:r>
      <w:r>
        <w:rPr>
          <w:rFonts w:ascii="Times New Roman" w:eastAsia="바탕체" w:hint="eastAsia"/>
          <w:b/>
          <w:bCs/>
          <w:kern w:val="0"/>
          <w:sz w:val="16"/>
          <w:szCs w:val="16"/>
        </w:rPr>
        <w:t>인</w:t>
      </w:r>
      <w:r>
        <w:rPr>
          <w:rFonts w:ascii="Times New Roman" w:eastAsia="바탕체"/>
          <w:b/>
          <w:bCs/>
          <w:kern w:val="0"/>
          <w:sz w:val="16"/>
          <w:szCs w:val="16"/>
        </w:rPr>
        <w:t>)</w:t>
      </w:r>
    </w:p>
    <w:p w14:paraId="3C286EAF" w14:textId="77777777" w:rsidR="006A29C3" w:rsidRPr="000A7798" w:rsidRDefault="006A29C3" w:rsidP="006A29C3">
      <w:pPr>
        <w:pStyle w:val="TKa"/>
        <w:spacing w:line="200" w:lineRule="exact"/>
        <w:rPr>
          <w:rFonts w:ascii="바탕체" w:eastAsia="바탕체" w:hAnsi="바탕체"/>
          <w:sz w:val="16"/>
          <w:szCs w:val="16"/>
        </w:rPr>
      </w:pPr>
    </w:p>
    <w:p w14:paraId="762B036A" w14:textId="77777777" w:rsidR="006A29C3" w:rsidRDefault="006A29C3" w:rsidP="006A29C3">
      <w:pPr>
        <w:pStyle w:val="TKa"/>
        <w:spacing w:line="200" w:lineRule="exact"/>
        <w:rPr>
          <w:rFonts w:ascii="바탕체" w:eastAsia="바탕체" w:hAnsi="바탕체"/>
          <w:sz w:val="16"/>
          <w:szCs w:val="16"/>
        </w:rPr>
      </w:pPr>
    </w:p>
    <w:p w14:paraId="6B2F0386" w14:textId="77777777" w:rsidR="006A29C3" w:rsidRPr="000A7798" w:rsidRDefault="006A29C3" w:rsidP="006A29C3">
      <w:pPr>
        <w:pStyle w:val="TKa"/>
        <w:spacing w:line="200" w:lineRule="exact"/>
        <w:rPr>
          <w:rFonts w:ascii="바탕체" w:eastAsia="바탕체" w:hAnsi="바탕체"/>
          <w:sz w:val="16"/>
          <w:szCs w:val="16"/>
        </w:rPr>
      </w:pPr>
    </w:p>
    <w:p w14:paraId="05A71C00" w14:textId="77777777" w:rsidR="006A29C3" w:rsidRPr="000A7798" w:rsidRDefault="006A29C3" w:rsidP="006A29C3">
      <w:pPr>
        <w:pStyle w:val="TKa"/>
        <w:spacing w:line="200" w:lineRule="exact"/>
        <w:rPr>
          <w:rFonts w:ascii="바탕체" w:eastAsia="바탕체" w:hAnsi="바탕체"/>
          <w:sz w:val="16"/>
          <w:szCs w:val="16"/>
        </w:rPr>
      </w:pPr>
    </w:p>
    <w:p w14:paraId="76E9EA43" w14:textId="77777777" w:rsidR="006A29C3" w:rsidRPr="000A7798" w:rsidRDefault="006A29C3" w:rsidP="006A29C3">
      <w:pPr>
        <w:pStyle w:val="TKa"/>
        <w:spacing w:line="200" w:lineRule="exact"/>
        <w:rPr>
          <w:rFonts w:ascii="Times New Roman" w:eastAsia="바탕체"/>
          <w:kern w:val="0"/>
          <w:sz w:val="16"/>
          <w:szCs w:val="16"/>
        </w:rPr>
      </w:pPr>
      <w:r>
        <w:rPr>
          <w:rFonts w:ascii="Times New Roman" w:eastAsia="바탕체"/>
          <w:b/>
          <w:kern w:val="0"/>
          <w:sz w:val="16"/>
          <w:szCs w:val="16"/>
        </w:rPr>
        <w:br w:type="page"/>
      </w:r>
      <w:r>
        <w:rPr>
          <w:rFonts w:ascii="Times New Roman" w:eastAsia="바탕체" w:hint="eastAsia"/>
          <w:b/>
          <w:kern w:val="0"/>
          <w:sz w:val="16"/>
          <w:szCs w:val="16"/>
        </w:rPr>
        <w:lastRenderedPageBreak/>
        <w:t>수</w:t>
      </w:r>
      <w:r>
        <w:rPr>
          <w:rFonts w:ascii="Times New Roman" w:eastAsia="바탕체"/>
          <w:b/>
          <w:kern w:val="0"/>
          <w:sz w:val="16"/>
          <w:szCs w:val="16"/>
        </w:rPr>
        <w:t xml:space="preserve"> </w:t>
      </w:r>
      <w:r>
        <w:rPr>
          <w:rFonts w:ascii="Times New Roman" w:eastAsia="바탕체" w:hint="eastAsia"/>
          <w:b/>
          <w:kern w:val="0"/>
          <w:sz w:val="16"/>
          <w:szCs w:val="16"/>
        </w:rPr>
        <w:t>탁</w:t>
      </w:r>
      <w:r>
        <w:rPr>
          <w:rFonts w:ascii="Times New Roman" w:eastAsia="바탕체"/>
          <w:b/>
          <w:kern w:val="0"/>
          <w:sz w:val="16"/>
          <w:szCs w:val="16"/>
        </w:rPr>
        <w:t xml:space="preserve"> </w:t>
      </w:r>
      <w:r>
        <w:rPr>
          <w:rFonts w:ascii="Times New Roman" w:eastAsia="바탕체" w:hint="eastAsia"/>
          <w:b/>
          <w:kern w:val="0"/>
          <w:sz w:val="16"/>
          <w:szCs w:val="16"/>
        </w:rPr>
        <w:t>자</w:t>
      </w:r>
      <w:r>
        <w:rPr>
          <w:rFonts w:ascii="Times New Roman" w:eastAsia="바탕체" w:hint="eastAsia"/>
          <w:kern w:val="0"/>
          <w:sz w:val="16"/>
          <w:szCs w:val="16"/>
        </w:rPr>
        <w:t xml:space="preserve"> </w:t>
      </w:r>
      <w:r>
        <w:rPr>
          <w:rFonts w:ascii="Times New Roman" w:eastAsia="바탕체"/>
          <w:kern w:val="0"/>
          <w:sz w:val="16"/>
          <w:szCs w:val="16"/>
        </w:rPr>
        <w:t xml:space="preserve"> </w:t>
      </w:r>
      <w:r>
        <w:rPr>
          <w:rFonts w:ascii="Times New Roman" w:eastAsia="바탕체" w:hint="eastAsia"/>
          <w:kern w:val="0"/>
          <w:sz w:val="16"/>
          <w:szCs w:val="16"/>
        </w:rPr>
        <w:t xml:space="preserve">    </w:t>
      </w:r>
    </w:p>
    <w:p w14:paraId="06CD0A60" w14:textId="77777777" w:rsidR="006A29C3" w:rsidRPr="000A7798" w:rsidRDefault="006A29C3" w:rsidP="006A29C3">
      <w:pPr>
        <w:pStyle w:val="TKa"/>
        <w:spacing w:line="200" w:lineRule="exact"/>
        <w:rPr>
          <w:rFonts w:ascii="Times New Roman" w:eastAsia="바탕체"/>
          <w:kern w:val="0"/>
          <w:sz w:val="16"/>
          <w:szCs w:val="16"/>
        </w:rPr>
      </w:pPr>
    </w:p>
    <w:p w14:paraId="0313A613" w14:textId="77777777" w:rsidR="006A29C3" w:rsidRPr="000A7798" w:rsidRDefault="006A29C3" w:rsidP="006A29C3">
      <w:pPr>
        <w:pStyle w:val="TKa"/>
        <w:spacing w:line="200" w:lineRule="exact"/>
        <w:rPr>
          <w:rFonts w:ascii="Times New Roman" w:eastAsia="바탕체"/>
          <w:kern w:val="0"/>
          <w:sz w:val="16"/>
          <w:szCs w:val="16"/>
        </w:rPr>
      </w:pPr>
      <w:r>
        <w:rPr>
          <w:rFonts w:ascii="Times New Roman" w:eastAsia="바탕체" w:hint="eastAsia"/>
          <w:kern w:val="0"/>
          <w:sz w:val="16"/>
          <w:szCs w:val="16"/>
        </w:rPr>
        <w:t>법인등록번호</w:t>
      </w:r>
      <w:r>
        <w:rPr>
          <w:rFonts w:ascii="Times New Roman" w:eastAsia="바탕체"/>
          <w:kern w:val="0"/>
          <w:sz w:val="16"/>
          <w:szCs w:val="16"/>
        </w:rPr>
        <w:t xml:space="preserve"> :</w:t>
      </w:r>
      <w:r>
        <w:rPr>
          <w:rFonts w:ascii="Times New Roman" w:eastAsia="바탕체" w:hint="eastAsia"/>
          <w:kern w:val="0"/>
          <w:sz w:val="16"/>
          <w:szCs w:val="16"/>
        </w:rPr>
        <w:t xml:space="preserve"> </w:t>
      </w:r>
      <w:r>
        <w:rPr>
          <w:rFonts w:ascii="Times New Roman" w:eastAsia="바탕체"/>
          <w:kern w:val="0"/>
          <w:sz w:val="16"/>
          <w:szCs w:val="16"/>
        </w:rPr>
        <w:t>110111-0023393</w:t>
      </w:r>
    </w:p>
    <w:p w14:paraId="23D6C5ED" w14:textId="77777777" w:rsidR="006A29C3" w:rsidRPr="000A7798" w:rsidRDefault="006A29C3" w:rsidP="006A29C3">
      <w:pPr>
        <w:pStyle w:val="TKa"/>
        <w:snapToGrid w:val="0"/>
        <w:spacing w:line="200" w:lineRule="exact"/>
        <w:ind w:left="899" w:hangingChars="562" w:hanging="899"/>
        <w:textAlignment w:val="baseline"/>
        <w:rPr>
          <w:rFonts w:ascii="Times New Roman" w:eastAsia="바탕체"/>
          <w:kern w:val="0"/>
          <w:sz w:val="16"/>
          <w:szCs w:val="16"/>
        </w:rPr>
      </w:pPr>
      <w:r>
        <w:rPr>
          <w:rFonts w:ascii="Times New Roman" w:eastAsia="바탕체" w:hint="eastAsia"/>
          <w:kern w:val="0"/>
          <w:sz w:val="16"/>
          <w:szCs w:val="16"/>
        </w:rPr>
        <w:t>주</w:t>
      </w:r>
      <w:r>
        <w:rPr>
          <w:rFonts w:ascii="Times New Roman" w:eastAsia="바탕체"/>
          <w:kern w:val="0"/>
          <w:sz w:val="16"/>
          <w:szCs w:val="16"/>
        </w:rPr>
        <w:t xml:space="preserve">        </w:t>
      </w:r>
      <w:r>
        <w:rPr>
          <w:rFonts w:ascii="Times New Roman" w:eastAsia="바탕체" w:hint="eastAsia"/>
          <w:kern w:val="0"/>
          <w:sz w:val="16"/>
          <w:szCs w:val="16"/>
        </w:rPr>
        <w:t>소</w:t>
      </w:r>
      <w:r>
        <w:rPr>
          <w:rFonts w:ascii="Times New Roman" w:eastAsia="바탕체"/>
          <w:kern w:val="0"/>
          <w:sz w:val="16"/>
          <w:szCs w:val="16"/>
        </w:rPr>
        <w:t xml:space="preserve"> : </w:t>
      </w:r>
      <w:r>
        <w:rPr>
          <w:rFonts w:ascii="Times New Roman" w:eastAsia="바탕체" w:hint="eastAsia"/>
          <w:kern w:val="0"/>
          <w:sz w:val="16"/>
          <w:szCs w:val="16"/>
        </w:rPr>
        <w:t>서울특별시</w:t>
      </w:r>
      <w:r>
        <w:rPr>
          <w:rFonts w:ascii="Times New Roman" w:eastAsia="바탕체"/>
          <w:kern w:val="0"/>
          <w:sz w:val="16"/>
          <w:szCs w:val="16"/>
        </w:rPr>
        <w:t xml:space="preserve"> </w:t>
      </w:r>
      <w:r>
        <w:rPr>
          <w:rFonts w:ascii="Times New Roman" w:eastAsia="바탕체" w:hint="eastAsia"/>
          <w:kern w:val="0"/>
          <w:sz w:val="16"/>
          <w:szCs w:val="16"/>
        </w:rPr>
        <w:t>중구</w:t>
      </w:r>
      <w:r>
        <w:rPr>
          <w:rFonts w:ascii="Times New Roman" w:eastAsia="바탕체"/>
          <w:kern w:val="0"/>
          <w:sz w:val="16"/>
          <w:szCs w:val="16"/>
        </w:rPr>
        <w:t xml:space="preserve"> </w:t>
      </w:r>
      <w:r>
        <w:rPr>
          <w:rFonts w:ascii="Times New Roman" w:eastAsia="바탕체" w:hint="eastAsia"/>
          <w:kern w:val="0"/>
          <w:sz w:val="16"/>
          <w:szCs w:val="16"/>
        </w:rPr>
        <w:t>소공로</w:t>
      </w:r>
      <w:r>
        <w:rPr>
          <w:rFonts w:ascii="Times New Roman" w:eastAsia="바탕체"/>
          <w:kern w:val="0"/>
          <w:sz w:val="16"/>
          <w:szCs w:val="16"/>
        </w:rPr>
        <w:t xml:space="preserve"> 51(</w:t>
      </w:r>
      <w:r>
        <w:rPr>
          <w:rFonts w:ascii="Times New Roman" w:eastAsia="바탕체" w:hint="eastAsia"/>
          <w:kern w:val="0"/>
          <w:sz w:val="16"/>
          <w:szCs w:val="16"/>
        </w:rPr>
        <w:t>회현동</w:t>
      </w:r>
      <w:r>
        <w:rPr>
          <w:rFonts w:ascii="Times New Roman" w:eastAsia="바탕체"/>
          <w:kern w:val="0"/>
          <w:sz w:val="16"/>
          <w:szCs w:val="16"/>
        </w:rPr>
        <w:t>1</w:t>
      </w:r>
      <w:r>
        <w:rPr>
          <w:rFonts w:ascii="Times New Roman" w:eastAsia="바탕체" w:hint="eastAsia"/>
          <w:kern w:val="0"/>
          <w:sz w:val="16"/>
          <w:szCs w:val="16"/>
        </w:rPr>
        <w:t>가</w:t>
      </w:r>
      <w:r>
        <w:rPr>
          <w:rFonts w:ascii="Times New Roman" w:eastAsia="바탕체"/>
          <w:kern w:val="0"/>
          <w:sz w:val="16"/>
          <w:szCs w:val="16"/>
        </w:rPr>
        <w:t>)</w:t>
      </w:r>
    </w:p>
    <w:p w14:paraId="0173D039" w14:textId="77777777" w:rsidR="006A29C3" w:rsidRPr="000A7798" w:rsidRDefault="006A29C3" w:rsidP="006A29C3">
      <w:pPr>
        <w:pStyle w:val="TKa"/>
        <w:snapToGrid w:val="0"/>
        <w:spacing w:line="200" w:lineRule="exact"/>
        <w:ind w:left="899" w:hangingChars="562" w:hanging="899"/>
        <w:textAlignment w:val="baseline"/>
        <w:rPr>
          <w:rFonts w:ascii="Times New Roman" w:eastAsia="바탕체"/>
          <w:kern w:val="0"/>
          <w:sz w:val="16"/>
          <w:szCs w:val="16"/>
        </w:rPr>
      </w:pPr>
      <w:r>
        <w:rPr>
          <w:rFonts w:ascii="Times New Roman" w:eastAsia="바탕체" w:hint="eastAsia"/>
          <w:kern w:val="0"/>
          <w:sz w:val="16"/>
          <w:szCs w:val="16"/>
        </w:rPr>
        <w:t>법</w:t>
      </w:r>
      <w:r>
        <w:rPr>
          <w:rFonts w:ascii="Times New Roman" w:eastAsia="바탕체"/>
          <w:kern w:val="0"/>
          <w:sz w:val="16"/>
          <w:szCs w:val="16"/>
        </w:rPr>
        <w:t xml:space="preserve">   </w:t>
      </w:r>
      <w:r>
        <w:rPr>
          <w:rFonts w:ascii="Times New Roman" w:eastAsia="바탕체" w:hint="eastAsia"/>
          <w:kern w:val="0"/>
          <w:sz w:val="16"/>
          <w:szCs w:val="16"/>
        </w:rPr>
        <w:t>인</w:t>
      </w:r>
      <w:r>
        <w:rPr>
          <w:rFonts w:ascii="Times New Roman" w:eastAsia="바탕체"/>
          <w:kern w:val="0"/>
          <w:sz w:val="16"/>
          <w:szCs w:val="16"/>
        </w:rPr>
        <w:t xml:space="preserve">   </w:t>
      </w:r>
      <w:r>
        <w:rPr>
          <w:rFonts w:ascii="Times New Roman" w:eastAsia="바탕체" w:hint="eastAsia"/>
          <w:kern w:val="0"/>
          <w:sz w:val="16"/>
          <w:szCs w:val="16"/>
        </w:rPr>
        <w:t>명</w:t>
      </w:r>
      <w:r>
        <w:rPr>
          <w:rFonts w:ascii="Times New Roman" w:eastAsia="바탕체"/>
          <w:kern w:val="0"/>
          <w:sz w:val="16"/>
          <w:szCs w:val="16"/>
        </w:rPr>
        <w:t xml:space="preserve"> : </w:t>
      </w:r>
      <w:r>
        <w:rPr>
          <w:rFonts w:ascii="Times New Roman" w:eastAsia="바탕체" w:hint="eastAsia"/>
          <w:kern w:val="0"/>
          <w:sz w:val="16"/>
          <w:szCs w:val="16"/>
        </w:rPr>
        <w:t>주식회사</w:t>
      </w:r>
      <w:r>
        <w:rPr>
          <w:rFonts w:ascii="Times New Roman" w:eastAsia="바탕체"/>
          <w:kern w:val="0"/>
          <w:sz w:val="16"/>
          <w:szCs w:val="16"/>
        </w:rPr>
        <w:t xml:space="preserve"> </w:t>
      </w:r>
      <w:r>
        <w:rPr>
          <w:rFonts w:ascii="Times New Roman" w:eastAsia="바탕체" w:hint="eastAsia"/>
          <w:kern w:val="0"/>
          <w:sz w:val="16"/>
          <w:szCs w:val="16"/>
        </w:rPr>
        <w:t>우리은행</w:t>
      </w:r>
      <w:r>
        <w:rPr>
          <w:rFonts w:ascii="Times New Roman" w:eastAsia="바탕체"/>
          <w:kern w:val="0"/>
          <w:sz w:val="16"/>
          <w:szCs w:val="16"/>
        </w:rPr>
        <w:t xml:space="preserve"> </w:t>
      </w:r>
    </w:p>
    <w:p w14:paraId="5307CAE3" w14:textId="77777777" w:rsidR="006A29C3" w:rsidRPr="00CB47F8" w:rsidRDefault="006A29C3" w:rsidP="006A29C3">
      <w:pPr>
        <w:pStyle w:val="TKa"/>
        <w:snapToGrid w:val="0"/>
        <w:spacing w:line="200" w:lineRule="exact"/>
        <w:ind w:leftChars="449" w:left="898" w:firstLineChars="147" w:firstLine="235"/>
        <w:textAlignment w:val="baseline"/>
        <w:rPr>
          <w:rFonts w:ascii="Times New Roman" w:eastAsia="바탕체"/>
          <w:kern w:val="0"/>
          <w:sz w:val="16"/>
          <w:szCs w:val="16"/>
        </w:rPr>
      </w:pPr>
      <w:r>
        <w:rPr>
          <w:rFonts w:ascii="Times New Roman" w:eastAsia="바탕체" w:hint="eastAsia"/>
          <w:kern w:val="0"/>
          <w:sz w:val="16"/>
          <w:szCs w:val="16"/>
        </w:rPr>
        <w:t>대표이사</w:t>
      </w:r>
      <w:r>
        <w:rPr>
          <w:rFonts w:ascii="Times New Roman" w:eastAsia="바탕체"/>
          <w:kern w:val="0"/>
          <w:sz w:val="16"/>
          <w:szCs w:val="16"/>
        </w:rPr>
        <w:t xml:space="preserve"> </w:t>
      </w:r>
      <w:r>
        <w:rPr>
          <w:rFonts w:ascii="Times New Roman" w:eastAsia="바탕체" w:hint="eastAsia"/>
          <w:kern w:val="0"/>
          <w:sz w:val="16"/>
          <w:szCs w:val="16"/>
        </w:rPr>
        <w:t xml:space="preserve">정 진 완 </w:t>
      </w:r>
    </w:p>
    <w:p w14:paraId="6CFF386F" w14:textId="77777777" w:rsidR="006A29C3" w:rsidRPr="000A7798" w:rsidRDefault="006A29C3" w:rsidP="006A29C3">
      <w:pPr>
        <w:pStyle w:val="TKa"/>
        <w:snapToGrid w:val="0"/>
        <w:spacing w:line="200" w:lineRule="exact"/>
        <w:ind w:leftChars="449" w:left="898" w:firstLineChars="147" w:firstLine="235"/>
        <w:textAlignment w:val="baseline"/>
        <w:rPr>
          <w:rFonts w:ascii="Times New Roman" w:eastAsia="바탕체"/>
          <w:kern w:val="0"/>
          <w:sz w:val="16"/>
          <w:szCs w:val="16"/>
        </w:rPr>
      </w:pPr>
      <w:r>
        <w:rPr>
          <w:rFonts w:ascii="Times New Roman" w:eastAsia="바탕체" w:hint="eastAsia"/>
          <w:kern w:val="0"/>
          <w:sz w:val="16"/>
          <w:szCs w:val="16"/>
        </w:rPr>
        <w:t xml:space="preserve">위 지배인 신탁부장  손 상 범 (인)</w:t>
      </w:r>
    </w:p>
    <w:p w14:paraId="1624FB0E" w14:textId="77777777" w:rsidR="006A29C3" w:rsidRPr="000A7798" w:rsidRDefault="006A29C3" w:rsidP="006A29C3">
      <w:pPr>
        <w:pStyle w:val="TKa"/>
        <w:tabs>
          <w:tab w:val="left" w:pos="3332"/>
        </w:tabs>
        <w:spacing w:line="200" w:lineRule="exact"/>
        <w:rPr>
          <w:rFonts w:ascii="Times New Roman" w:eastAsia="바탕체"/>
          <w:kern w:val="0"/>
          <w:sz w:val="16"/>
          <w:szCs w:val="16"/>
        </w:rPr>
      </w:pPr>
      <w:r>
        <w:rPr>
          <w:rFonts w:ascii="Times New Roman" w:eastAsia="바탕체"/>
          <w:b/>
          <w:kern w:val="0"/>
          <w:sz w:val="16"/>
          <w:szCs w:val="16"/>
        </w:rPr>
        <w:br w:type="page"/>
      </w:r>
      <w:commentRangeStart w:id="40"/>
      <w:del w:id="6312" w:author="코람코 상장리츠팀" w:date="2026-10-07T09:00:00Z">
        <w:r>
          <w:rPr>
            <w:rFonts w:ascii="Times New Roman" w:eastAsia="바탕체" w:hint="eastAsia"/>
            <w:b/>
            <w:kern w:val="0"/>
            <w:sz w:val="16"/>
            <w:szCs w:val="16"/>
          </w:rPr>
          <w:lastRenderedPageBreak/>
          <w:delText xml:space="preserve">(공동) </w:delText>
        </w:r>
      </w:del>
      <w:commentRangeEnd w:id="40"/>
      <w:r>
        <w:rPr>
          <w:rStyle w:val="CommentReference"/>
        </w:rPr>
        <w:commentReference w:id="40"/>
      </w:r>
      <w:r>
        <w:rPr>
          <w:rFonts w:ascii="Times New Roman" w:eastAsia="바탕체" w:hint="eastAsia"/>
          <w:b/>
          <w:kern w:val="0"/>
          <w:sz w:val="16"/>
          <w:szCs w:val="16"/>
        </w:rPr>
        <w:lastRenderedPageBreak/>
        <w:t xml:space="preserve">1</w:t>
      </w:r>
      <w:r>
        <w:rPr>
          <w:rFonts w:ascii="Times New Roman" w:eastAsia="바탕체"/>
          <w:b/>
          <w:kern w:val="0"/>
          <w:sz w:val="16"/>
          <w:szCs w:val="16"/>
        </w:rPr>
        <w:t xml:space="preserve"> </w:t>
      </w:r>
      <w:r>
        <w:rPr>
          <w:rFonts w:ascii="Times New Roman" w:eastAsia="바탕체" w:hint="eastAsia"/>
          <w:b/>
          <w:kern w:val="0"/>
          <w:sz w:val="16"/>
          <w:szCs w:val="16"/>
        </w:rPr>
        <w:t xml:space="preserve">순 위 </w:t>
      </w:r>
      <w:r>
        <w:rPr>
          <w:rFonts w:ascii="Times New Roman" w:eastAsia="바탕체" w:hint="eastAsia"/>
          <w:b/>
          <w:spacing w:val="51"/>
          <w:kern w:val="0"/>
          <w:sz w:val="16"/>
          <w:szCs w:val="16"/>
          <w:fitText w:val="1210" w:id="-365240832"/>
        </w:rPr>
        <w:t>우선수익</w:t>
      </w:r>
      <w:r>
        <w:rPr>
          <w:rFonts w:ascii="Times New Roman" w:eastAsia="바탕체" w:hint="eastAsia"/>
          <w:b/>
          <w:spacing w:val="1"/>
          <w:kern w:val="0"/>
          <w:sz w:val="16"/>
          <w:szCs w:val="16"/>
          <w:fitText w:val="1210" w:id="-365240832"/>
        </w:rPr>
        <w:t>자</w:t>
      </w:r>
      <w:r>
        <w:rPr>
          <w:rFonts w:ascii="Times New Roman" w:eastAsia="바탕체"/>
          <w:kern w:val="0"/>
          <w:sz w:val="16"/>
          <w:szCs w:val="16"/>
        </w:rPr>
        <w:t xml:space="preserve"> </w:t>
      </w:r>
    </w:p>
    <w:p w14:paraId="23BFFDF6" w14:textId="77777777" w:rsidR="006A29C3" w:rsidRPr="000A7798" w:rsidRDefault="006A29C3" w:rsidP="006A29C3">
      <w:pPr>
        <w:pStyle w:val="TKa"/>
        <w:tabs>
          <w:tab w:val="left" w:pos="3332"/>
        </w:tabs>
        <w:spacing w:line="200" w:lineRule="exact"/>
        <w:rPr>
          <w:rFonts w:ascii="Times New Roman" w:eastAsia="바탕체"/>
          <w:kern w:val="0"/>
          <w:sz w:val="16"/>
          <w:szCs w:val="16"/>
        </w:rPr>
      </w:pPr>
    </w:p>
    <w:p w14:paraId="177E90D9" w14:textId="77777777" w:rsidR="006A29C3" w:rsidRPr="000A7798" w:rsidRDefault="006A29C3" w:rsidP="006A29C3">
      <w:pPr>
        <w:pStyle w:val="TKa"/>
        <w:tabs>
          <w:tab w:val="left" w:pos="3332"/>
        </w:tabs>
        <w:spacing w:line="200" w:lineRule="exact"/>
        <w:rPr>
          <w:rFonts w:ascii="Times New Roman" w:eastAsia="바탕체"/>
          <w:kern w:val="0"/>
          <w:sz w:val="16"/>
          <w:szCs w:val="16"/>
        </w:rPr>
      </w:pPr>
      <w:r>
        <w:rPr>
          <w:rFonts w:ascii="Times New Roman" w:eastAsia="바탕체" w:hint="eastAsia"/>
          <w:kern w:val="0"/>
          <w:sz w:val="16"/>
          <w:szCs w:val="16"/>
        </w:rPr>
        <w:t>법인등록번호</w:t>
      </w:r>
      <w:r>
        <w:rPr>
          <w:rFonts w:ascii="Times New Roman" w:eastAsia="바탕체"/>
          <w:kern w:val="0"/>
          <w:sz w:val="16"/>
          <w:szCs w:val="16"/>
        </w:rPr>
        <w:t xml:space="preserve"> : </w:t>
      </w:r>
      <w:r>
        <w:rPr>
          <w:rFonts w:ascii="Times New Roman" w:eastAsia="바탕체" w:hint="eastAsia"/>
          <w:kern w:val="0"/>
          <w:sz w:val="16"/>
          <w:szCs w:val="16"/>
        </w:rPr>
        <w:t>[*]</w:t>
      </w:r>
    </w:p>
    <w:p w14:paraId="6D879D6F" w14:textId="77777777" w:rsidR="006A29C3" w:rsidRDefault="006A29C3" w:rsidP="006A29C3">
      <w:pPr>
        <w:pStyle w:val="TKa"/>
        <w:tabs>
          <w:tab w:val="left" w:pos="3332"/>
        </w:tabs>
        <w:spacing w:line="200" w:lineRule="exact"/>
        <w:rPr>
          <w:rFonts w:ascii="Times New Roman" w:eastAsia="바탕체"/>
          <w:kern w:val="0"/>
          <w:sz w:val="22"/>
        </w:rPr>
      </w:pPr>
      <w:r>
        <w:rPr>
          <w:rFonts w:ascii="Times New Roman" w:eastAsia="바탕체" w:hint="eastAsia"/>
          <w:kern w:val="0"/>
          <w:sz w:val="16"/>
          <w:szCs w:val="16"/>
        </w:rPr>
        <w:t>주</w:t>
      </w:r>
      <w:r>
        <w:rPr>
          <w:rFonts w:ascii="Times New Roman" w:eastAsia="바탕체"/>
          <w:kern w:val="0"/>
          <w:sz w:val="16"/>
          <w:szCs w:val="16"/>
        </w:rPr>
        <w:t xml:space="preserve">        </w:t>
      </w:r>
      <w:r>
        <w:rPr>
          <w:rFonts w:ascii="Times New Roman" w:eastAsia="바탕체" w:hint="eastAsia"/>
          <w:kern w:val="0"/>
          <w:sz w:val="16"/>
          <w:szCs w:val="16"/>
        </w:rPr>
        <w:t>소</w:t>
      </w:r>
      <w:r>
        <w:rPr>
          <w:rFonts w:ascii="Times New Roman" w:eastAsia="바탕체"/>
          <w:kern w:val="0"/>
          <w:sz w:val="16"/>
          <w:szCs w:val="16"/>
        </w:rPr>
        <w:t xml:space="preserve"> : </w:t>
      </w:r>
      <w:r>
        <w:rPr>
          <w:rFonts w:ascii="Times New Roman" w:eastAsia="바탕체" w:hint="eastAsia"/>
          <w:kern w:val="0"/>
          <w:sz w:val="16"/>
          <w:szCs w:val="16"/>
        </w:rPr>
        <w:t>[*]</w:t>
      </w:r>
    </w:p>
    <w:p w14:paraId="06AFABE8" w14:textId="77777777" w:rsidR="006A29C3" w:rsidRPr="000A7798" w:rsidRDefault="006A29C3" w:rsidP="006A29C3">
      <w:pPr>
        <w:pStyle w:val="TKa"/>
        <w:tabs>
          <w:tab w:val="left" w:pos="3332"/>
        </w:tabs>
        <w:spacing w:line="200" w:lineRule="exact"/>
        <w:rPr>
          <w:rFonts w:ascii="Times New Roman" w:eastAsia="바탕체"/>
          <w:kern w:val="0"/>
          <w:sz w:val="16"/>
          <w:szCs w:val="16"/>
        </w:rPr>
      </w:pPr>
      <w:r>
        <w:rPr>
          <w:rFonts w:ascii="Times New Roman" w:eastAsia="바탕체" w:hint="eastAsia"/>
          <w:kern w:val="0"/>
          <w:sz w:val="16"/>
          <w:szCs w:val="16"/>
        </w:rPr>
        <w:t>법</w:t>
      </w:r>
      <w:r>
        <w:rPr>
          <w:rFonts w:ascii="Times New Roman" w:eastAsia="바탕체"/>
          <w:kern w:val="0"/>
          <w:sz w:val="16"/>
          <w:szCs w:val="16"/>
        </w:rPr>
        <w:t xml:space="preserve">   </w:t>
      </w:r>
      <w:r>
        <w:rPr>
          <w:rFonts w:ascii="Times New Roman" w:eastAsia="바탕체" w:hint="eastAsia"/>
          <w:kern w:val="0"/>
          <w:sz w:val="16"/>
          <w:szCs w:val="16"/>
        </w:rPr>
        <w:t>인</w:t>
      </w:r>
      <w:r>
        <w:rPr>
          <w:rFonts w:ascii="Times New Roman" w:eastAsia="바탕체"/>
          <w:kern w:val="0"/>
          <w:sz w:val="16"/>
          <w:szCs w:val="16"/>
        </w:rPr>
        <w:t xml:space="preserve">   </w:t>
      </w:r>
      <w:r>
        <w:rPr>
          <w:rFonts w:ascii="Times New Roman" w:eastAsia="바탕체" w:hint="eastAsia"/>
          <w:kern w:val="0"/>
          <w:sz w:val="16"/>
          <w:szCs w:val="16"/>
        </w:rPr>
        <w:t>명</w:t>
      </w:r>
      <w:r>
        <w:rPr>
          <w:rFonts w:ascii="Times New Roman" w:eastAsia="바탕체"/>
          <w:kern w:val="0"/>
          <w:sz w:val="16"/>
          <w:szCs w:val="16"/>
        </w:rPr>
        <w:t xml:space="preserve"> : </w:t>
      </w:r>
      <w:del w:id="6313" w:author="코람코 상장리츠팀" w:date="2026-10-07T09:00:00Z">
        <w:r>
          <w:rPr>
            <w:rFonts w:ascii="Times New Roman" w:eastAsia="바탕체" w:hint="eastAsia"/>
            <w:kern w:val="0"/>
            <w:sz w:val="16"/>
            <w:szCs w:val="16"/>
          </w:rPr>
          <w:delText>[*]</w:delText>
        </w:r>
      </w:del>
      <w:ins w:id="6314" w:author="코람코 상장리츠팀" w:date="2026-10-07T09:00:00Z">
        <w:r>
          <w:rPr>
            <w:rFonts w:ascii="Times New Roman" w:eastAsia="바탕체" w:hint="eastAsia"/>
            <w:kern w:val="0"/>
            <w:sz w:val="16"/>
            <w:szCs w:val="16"/>
          </w:rPr>
          <w:t xml:space="preserve">쿠팡 주식회사</w:t>
        </w:r>
      </w:ins>
    </w:p>
    <w:p w14:paraId="1C628B12" w14:textId="77777777" w:rsidR="006A29C3" w:rsidRPr="000A7798" w:rsidRDefault="006A29C3" w:rsidP="006A29C3">
      <w:pPr>
        <w:pStyle w:val="TKa"/>
        <w:tabs>
          <w:tab w:val="left" w:pos="3332"/>
        </w:tabs>
        <w:spacing w:line="200" w:lineRule="exact"/>
        <w:ind w:leftChars="567" w:left="1134"/>
        <w:rPr>
          <w:rFonts w:ascii="Times New Roman" w:eastAsia="바탕체"/>
          <w:kern w:val="0"/>
          <w:sz w:val="16"/>
          <w:szCs w:val="16"/>
        </w:rPr>
      </w:pPr>
      <w:r>
        <w:rPr>
          <w:rFonts w:ascii="Times New Roman" w:eastAsia="바탕체" w:hint="eastAsia"/>
          <w:kern w:val="0"/>
          <w:sz w:val="16"/>
          <w:szCs w:val="16"/>
        </w:rPr>
        <w:t xml:space="preserve">대표자 [*]        </w:t>
      </w:r>
      <w:r>
        <w:rPr>
          <w:rFonts w:ascii="Times New Roman" w:eastAsia="바탕체"/>
          <w:kern w:val="0"/>
          <w:sz w:val="16"/>
          <w:szCs w:val="16"/>
        </w:rPr>
        <w:t xml:space="preserve">  </w:t>
        <w:tab/>
        <w:t>(</w:t>
      </w:r>
      <w:r>
        <w:rPr>
          <w:rFonts w:ascii="Times New Roman" w:eastAsia="바탕체" w:hint="eastAsia"/>
          <w:kern w:val="0"/>
          <w:sz w:val="16"/>
          <w:szCs w:val="16"/>
        </w:rPr>
        <w:t>인</w:t>
      </w:r>
      <w:r>
        <w:rPr>
          <w:rFonts w:ascii="Times New Roman" w:eastAsia="바탕체"/>
          <w:kern w:val="0"/>
          <w:sz w:val="16"/>
          <w:szCs w:val="16"/>
        </w:rPr>
        <w:t>)</w:t>
      </w:r>
    </w:p>
    <w:p w14:paraId="0B7DF654" w14:textId="77777777" w:rsidR="006A29C3" w:rsidRDefault="006A29C3" w:rsidP="006A29C3">
      <w:pPr>
        <w:pStyle w:val="TKa"/>
        <w:tabs>
          <w:tab w:val="left" w:pos="3332"/>
        </w:tabs>
        <w:spacing w:line="200" w:lineRule="exact"/>
        <w:rPr>
          <w:rFonts w:ascii="Times New Roman" w:eastAsia="바탕체"/>
          <w:b/>
          <w:kern w:val="0"/>
          <w:sz w:val="16"/>
          <w:szCs w:val="16"/>
        </w:rPr>
      </w:pPr>
    </w:p>
    <w:p w14:paraId="7A5F9E3F" w14:textId="77777777" w:rsidR="006A29C3" w:rsidRPr="000A7798" w:rsidRDefault="006A29C3" w:rsidP="006A29C3">
      <w:pPr>
        <w:pStyle w:val="TKa"/>
        <w:tabs>
          <w:tab w:val="left" w:pos="3332"/>
        </w:tabs>
        <w:spacing w:line="200" w:lineRule="exact"/>
        <w:rPr>
          <w:rFonts w:ascii="Times New Roman" w:eastAsia="바탕체"/>
          <w:kern w:val="0"/>
          <w:sz w:val="16"/>
          <w:szCs w:val="16"/>
        </w:rPr>
      </w:pPr>
      <w:r>
        <w:rPr>
          <w:rFonts w:ascii="Times New Roman" w:eastAsia="바탕체"/>
          <w:b/>
          <w:kern w:val="0"/>
          <w:sz w:val="16"/>
          <w:szCs w:val="16"/>
        </w:rPr>
        <w:br w:type="page"/>
      </w:r>
      <w:r>
        <w:rPr>
          <w:rFonts w:ascii="Times New Roman" w:eastAsia="바탕체" w:hint="eastAsia"/>
          <w:b/>
          <w:kern w:val="0"/>
          <w:sz w:val="16"/>
          <w:szCs w:val="16"/>
        </w:rPr>
        <w:lastRenderedPageBreak/>
        <w:t xml:space="preserve">(공동) </w:t>
      </w:r>
      <w:commentRangeStart w:id="41"/>
      <w:del w:id="6315" w:author="코람코 상장리츠팀" w:date="2026-10-07T09:00:00Z">
        <w:r>
          <w:rPr>
            <w:rFonts w:ascii="Times New Roman" w:eastAsia="바탕체" w:hint="eastAsia"/>
            <w:b/>
            <w:kern w:val="0"/>
            <w:sz w:val="16"/>
            <w:szCs w:val="16"/>
          </w:rPr>
          <w:lastRenderedPageBreak/>
          <w:delText xml:space="preserve">2순 위 </w:delText>
        </w:r>
      </w:del>
      <w:del w:id="6316" w:author="코람코 상장리츠팀" w:date="2026-10-07T09:00:00Z">
        <w:r>
          <w:rPr>
            <w:rFonts w:ascii="Times New Roman" w:eastAsia="바탕체" w:hint="eastAsia"/>
            <w:b/>
            <w:spacing w:val="51"/>
            <w:kern w:val="0"/>
            <w:sz w:val="16"/>
            <w:szCs w:val="16"/>
            <w:fitText w:val="1210" w:id="-365240831"/>
          </w:rPr>
          <w:delText>우선수익</w:delText>
        </w:r>
      </w:del>
      <w:del w:id="6317" w:author="코람코 상장리츠팀" w:date="2026-10-07T09:00:00Z">
        <w:r>
          <w:rPr>
            <w:rFonts w:ascii="Times New Roman" w:eastAsia="바탕체" w:hint="eastAsia"/>
            <w:b/>
            <w:spacing w:val="1"/>
            <w:kern w:val="0"/>
            <w:sz w:val="16"/>
            <w:szCs w:val="16"/>
            <w:fitText w:val="1210" w:id="-365240831"/>
          </w:rPr>
          <w:delText>자</w:delText>
        </w:r>
      </w:del>
      <w:ins w:id="6318" w:author="코람코 상장리츠팀" w:date="2026-10-07T09:00:00Z">
        <w:r>
          <w:rPr>
            <w:rFonts w:ascii="Times New Roman" w:eastAsia="바탕체" w:hint="eastAsia"/>
            <w:b/>
            <w:kern w:val="0"/>
            <w:sz w:val="16"/>
            <w:szCs w:val="16"/>
          </w:rPr>
          <w:t xml:space="preserve">2순위 및 (공동) 3순위 우선수익자</w:t>
        </w:r>
      </w:ins>
      <w:commentRangeEnd w:id="41"/>
      <w:r>
        <w:rPr>
          <w:rStyle w:val="CommentReference"/>
        </w:rPr>
        <w:commentReference w:id="41"/>
      </w:r>
      <w:r>
        <w:rPr>
          <w:rFonts w:ascii="Times New Roman" w:eastAsia="바탕체"/>
          <w:kern w:val="0"/>
          <w:sz w:val="16"/>
          <w:szCs w:val="16"/>
        </w:rPr>
        <w:t xml:space="preserve"> </w:t>
      </w:r>
    </w:p>
    <w:p w14:paraId="4146DDC2" w14:textId="77777777" w:rsidR="006A29C3" w:rsidRPr="000A7798" w:rsidRDefault="006A29C3" w:rsidP="006A29C3">
      <w:pPr>
        <w:pStyle w:val="TKa"/>
        <w:tabs>
          <w:tab w:val="left" w:pos="3332"/>
        </w:tabs>
        <w:spacing w:line="200" w:lineRule="exact"/>
        <w:rPr>
          <w:rFonts w:ascii="Times New Roman" w:eastAsia="바탕체"/>
          <w:kern w:val="0"/>
          <w:sz w:val="16"/>
          <w:szCs w:val="16"/>
        </w:rPr>
      </w:pPr>
    </w:p>
    <w:p w14:paraId="56B63384" w14:textId="77777777" w:rsidR="006A29C3" w:rsidRPr="000A7798" w:rsidRDefault="006A29C3" w:rsidP="006A29C3">
      <w:pPr>
        <w:pStyle w:val="TKa"/>
        <w:tabs>
          <w:tab w:val="left" w:pos="3332"/>
        </w:tabs>
        <w:spacing w:line="200" w:lineRule="exact"/>
        <w:rPr>
          <w:rFonts w:ascii="Times New Roman" w:eastAsia="바탕체"/>
          <w:kern w:val="0"/>
          <w:sz w:val="16"/>
          <w:szCs w:val="16"/>
        </w:rPr>
      </w:pPr>
      <w:r>
        <w:rPr>
          <w:rFonts w:ascii="Times New Roman" w:eastAsia="바탕체" w:hint="eastAsia"/>
          <w:kern w:val="0"/>
          <w:sz w:val="16"/>
          <w:szCs w:val="16"/>
        </w:rPr>
        <w:t>법인등록번호</w:t>
      </w:r>
      <w:r>
        <w:rPr>
          <w:rFonts w:ascii="Times New Roman" w:eastAsia="바탕체"/>
          <w:kern w:val="0"/>
          <w:sz w:val="16"/>
          <w:szCs w:val="16"/>
        </w:rPr>
        <w:t xml:space="preserve"> : </w:t>
      </w:r>
      <w:r>
        <w:rPr>
          <w:rFonts w:ascii="Times New Roman" w:eastAsia="바탕체" w:hint="eastAsia"/>
          <w:kern w:val="0"/>
          <w:sz w:val="16"/>
          <w:szCs w:val="16"/>
        </w:rPr>
        <w:t>[*]</w:t>
      </w:r>
    </w:p>
    <w:p w14:paraId="26E33934" w14:textId="77777777" w:rsidR="006A29C3" w:rsidRDefault="006A29C3" w:rsidP="006A29C3">
      <w:pPr>
        <w:pStyle w:val="TKa"/>
        <w:tabs>
          <w:tab w:val="left" w:pos="3332"/>
        </w:tabs>
        <w:spacing w:line="200" w:lineRule="exact"/>
        <w:rPr>
          <w:rFonts w:ascii="Times New Roman" w:eastAsia="바탕체"/>
          <w:kern w:val="0"/>
          <w:sz w:val="22"/>
        </w:rPr>
      </w:pPr>
      <w:r>
        <w:rPr>
          <w:rFonts w:ascii="Times New Roman" w:eastAsia="바탕체" w:hint="eastAsia"/>
          <w:kern w:val="0"/>
          <w:sz w:val="16"/>
          <w:szCs w:val="16"/>
        </w:rPr>
        <w:t>주</w:t>
      </w:r>
      <w:r>
        <w:rPr>
          <w:rFonts w:ascii="Times New Roman" w:eastAsia="바탕체"/>
          <w:kern w:val="0"/>
          <w:sz w:val="16"/>
          <w:szCs w:val="16"/>
        </w:rPr>
        <w:t xml:space="preserve">        </w:t>
      </w:r>
      <w:r>
        <w:rPr>
          <w:rFonts w:ascii="Times New Roman" w:eastAsia="바탕체" w:hint="eastAsia"/>
          <w:kern w:val="0"/>
          <w:sz w:val="16"/>
          <w:szCs w:val="16"/>
        </w:rPr>
        <w:t>소</w:t>
      </w:r>
      <w:r>
        <w:rPr>
          <w:rFonts w:ascii="Times New Roman" w:eastAsia="바탕체"/>
          <w:kern w:val="0"/>
          <w:sz w:val="16"/>
          <w:szCs w:val="16"/>
        </w:rPr>
        <w:t xml:space="preserve"> : </w:t>
      </w:r>
      <w:r>
        <w:rPr>
          <w:rFonts w:ascii="Times New Roman" w:eastAsia="바탕체" w:hint="eastAsia"/>
          <w:kern w:val="0"/>
          <w:sz w:val="16"/>
          <w:szCs w:val="16"/>
        </w:rPr>
        <w:t>[*]</w:t>
      </w:r>
    </w:p>
    <w:p w14:paraId="76164918" w14:textId="77777777" w:rsidR="006A29C3" w:rsidRPr="000A7798" w:rsidRDefault="006A29C3" w:rsidP="006A29C3">
      <w:pPr>
        <w:pStyle w:val="TKa"/>
        <w:tabs>
          <w:tab w:val="left" w:pos="3332"/>
        </w:tabs>
        <w:spacing w:line="200" w:lineRule="exact"/>
        <w:rPr>
          <w:rFonts w:ascii="Times New Roman" w:eastAsia="바탕체"/>
          <w:kern w:val="0"/>
          <w:sz w:val="16"/>
          <w:szCs w:val="16"/>
        </w:rPr>
      </w:pPr>
      <w:r>
        <w:rPr>
          <w:rFonts w:ascii="Times New Roman" w:eastAsia="바탕체" w:hint="eastAsia"/>
          <w:kern w:val="0"/>
          <w:sz w:val="16"/>
          <w:szCs w:val="16"/>
        </w:rPr>
        <w:t>법</w:t>
      </w:r>
      <w:r>
        <w:rPr>
          <w:rFonts w:ascii="Times New Roman" w:eastAsia="바탕체"/>
          <w:kern w:val="0"/>
          <w:sz w:val="16"/>
          <w:szCs w:val="16"/>
        </w:rPr>
        <w:t xml:space="preserve">   </w:t>
      </w:r>
      <w:r>
        <w:rPr>
          <w:rFonts w:ascii="Times New Roman" w:eastAsia="바탕체" w:hint="eastAsia"/>
          <w:kern w:val="0"/>
          <w:sz w:val="16"/>
          <w:szCs w:val="16"/>
        </w:rPr>
        <w:t>인</w:t>
      </w:r>
      <w:r>
        <w:rPr>
          <w:rFonts w:ascii="Times New Roman" w:eastAsia="바탕체"/>
          <w:kern w:val="0"/>
          <w:sz w:val="16"/>
          <w:szCs w:val="16"/>
        </w:rPr>
        <w:t xml:space="preserve">   </w:t>
      </w:r>
      <w:r>
        <w:rPr>
          <w:rFonts w:ascii="Times New Roman" w:eastAsia="바탕체" w:hint="eastAsia"/>
          <w:kern w:val="0"/>
          <w:sz w:val="16"/>
          <w:szCs w:val="16"/>
        </w:rPr>
        <w:t>명</w:t>
      </w:r>
      <w:r>
        <w:rPr>
          <w:rFonts w:ascii="Times New Roman" w:eastAsia="바탕체"/>
          <w:kern w:val="0"/>
          <w:sz w:val="16"/>
          <w:szCs w:val="16"/>
        </w:rPr>
        <w:t xml:space="preserve"> : </w:t>
      </w:r>
      <w:r>
        <w:rPr>
          <w:rFonts w:ascii="Times New Roman" w:eastAsia="바탕체" w:hint="eastAsia"/>
          <w:kern w:val="0"/>
          <w:sz w:val="16"/>
          <w:szCs w:val="16"/>
        </w:rPr>
        <w:t>[*]</w:t>
      </w:r>
    </w:p>
    <w:p w14:paraId="4FFF0951" w14:textId="77777777" w:rsidR="006A29C3" w:rsidRDefault="006A29C3" w:rsidP="006A29C3">
      <w:pPr>
        <w:pStyle w:val="TKa"/>
        <w:tabs>
          <w:tab w:val="left" w:pos="3332"/>
        </w:tabs>
        <w:spacing w:line="200" w:lineRule="exact"/>
        <w:ind w:leftChars="567" w:left="1134"/>
        <w:rPr>
          <w:rFonts w:ascii="Times New Roman" w:eastAsia="바탕체"/>
          <w:kern w:val="0"/>
          <w:sz w:val="16"/>
          <w:szCs w:val="16"/>
        </w:rPr>
      </w:pPr>
      <w:r>
        <w:rPr>
          <w:rFonts w:ascii="Times New Roman" w:eastAsia="바탕체" w:hint="eastAsia"/>
          <w:kern w:val="0"/>
          <w:sz w:val="16"/>
          <w:szCs w:val="16"/>
        </w:rPr>
        <w:t xml:space="preserve">대표자 [*]        </w:t>
      </w:r>
      <w:r>
        <w:rPr>
          <w:rFonts w:ascii="Times New Roman" w:eastAsia="바탕체"/>
          <w:kern w:val="0"/>
          <w:sz w:val="16"/>
          <w:szCs w:val="16"/>
        </w:rPr>
        <w:t xml:space="preserve">  </w:t>
        <w:tab/>
        <w:t>(</w:t>
      </w:r>
      <w:r>
        <w:rPr>
          <w:rFonts w:ascii="Times New Roman" w:eastAsia="바탕체" w:hint="eastAsia"/>
          <w:kern w:val="0"/>
          <w:sz w:val="16"/>
          <w:szCs w:val="16"/>
        </w:rPr>
        <w:t>인</w:t>
      </w:r>
      <w:r>
        <w:rPr>
          <w:rFonts w:ascii="Times New Roman" w:eastAsia="바탕체"/>
          <w:kern w:val="0"/>
          <w:sz w:val="16"/>
          <w:szCs w:val="16"/>
        </w:rPr>
        <w:t>)</w:t>
      </w:r>
    </w:p>
    <w:p w14:paraId="06153BFA" w14:textId="77777777" w:rsidR="006A29C3" w:rsidRPr="00AE3364" w:rsidRDefault="006A29C3" w:rsidP="006A29C3">
      <w:pPr>
        <w:pStyle w:val="TKa"/>
        <w:jc w:val="left"/>
        <w:rPr>
          <w:rFonts w:ascii="Times New Roman" w:eastAsia="바탕체"/>
          <w:kern w:val="0"/>
          <w:sz w:val="16"/>
          <w:szCs w:val="16"/>
        </w:rPr>
      </w:pPr>
      <w:r>
        <w:rPr>
          <w:rFonts w:ascii="Times New Roman" w:eastAsia="바탕체"/>
          <w:kern w:val="0"/>
          <w:sz w:val="16"/>
          <w:szCs w:val="16"/>
        </w:rPr>
        <w:br w:type="page"/>
      </w:r>
      <w:r>
        <w:rPr>
          <w:rFonts w:ascii="Times New Roman" w:eastAsia="바탕체" w:hint="eastAsia"/>
          <w:b/>
          <w:sz w:val="16"/>
          <w:szCs w:val="16"/>
        </w:rPr>
        <w:lastRenderedPageBreak/>
        <w:t xml:space="preserve">별첨 </w:t>
      </w:r>
      <w:r>
        <w:rPr>
          <w:rFonts w:ascii="Times New Roman" w:eastAsia="바탕체"/>
          <w:b/>
          <w:sz w:val="16"/>
          <w:szCs w:val="16"/>
        </w:rPr>
        <w:t>1.</w:t>
      </w:r>
    </w:p>
    <w:p w14:paraId="77AA873C" w14:textId="77777777" w:rsidR="006A29C3" w:rsidRPr="00F15B0C" w:rsidRDefault="006A29C3" w:rsidP="006A29C3">
      <w:pPr>
        <w:pStyle w:val="TKa"/>
        <w:spacing w:line="200" w:lineRule="exact"/>
        <w:jc w:val="center"/>
        <w:rPr>
          <w:rFonts w:ascii="Times New Roman" w:eastAsia="바탕체"/>
          <w:b/>
          <w:color w:val="000000"/>
          <w:spacing w:val="6"/>
          <w:sz w:val="22"/>
          <w:szCs w:val="20"/>
        </w:rPr>
      </w:pPr>
    </w:p>
    <w:p w14:paraId="64130972" w14:textId="77777777" w:rsidR="006A29C3" w:rsidRPr="00F15B0C" w:rsidRDefault="006A29C3" w:rsidP="006A29C3">
      <w:pPr>
        <w:pStyle w:val="TKa"/>
        <w:spacing w:line="200" w:lineRule="exact"/>
        <w:jc w:val="center"/>
        <w:rPr>
          <w:rFonts w:ascii="바탕체" w:eastAsia="바탕체" w:hAnsi="바탕체"/>
          <w:b/>
          <w:color w:val="000000"/>
          <w:sz w:val="16"/>
          <w:szCs w:val="16"/>
          <w:u w:val="single"/>
        </w:rPr>
      </w:pPr>
      <w:r>
        <w:rPr>
          <w:rFonts w:ascii="바탕체" w:eastAsia="바탕체" w:hAnsi="바탕체" w:hint="eastAsia"/>
          <w:b/>
          <w:color w:val="000000"/>
          <w:sz w:val="16"/>
          <w:szCs w:val="16"/>
          <w:u w:val="single"/>
        </w:rPr>
        <w:t xml:space="preserve">우선수익자들 </w:t>
      </w:r>
      <w:r>
        <w:rPr>
          <w:rFonts w:ascii="바탕체" w:eastAsia="바탕체" w:hAnsi="바탕체"/>
          <w:b/>
          <w:color w:val="000000"/>
          <w:sz w:val="16"/>
          <w:szCs w:val="16"/>
          <w:u w:val="single"/>
        </w:rPr>
        <w:t>목록</w:t>
      </w:r>
    </w:p>
    <w:p w14:paraId="495E55F8" w14:textId="77777777" w:rsidR="006A29C3" w:rsidRDefault="006A29C3" w:rsidP="006A29C3">
      <w:pPr>
        <w:pStyle w:val="TKa"/>
        <w:spacing w:line="200" w:lineRule="exact"/>
        <w:rPr>
          <w:rFonts w:ascii="Times New Roman" w:eastAsia="바탕체"/>
          <w:b/>
          <w:sz w:val="16"/>
          <w:szCs w:val="16"/>
        </w:rPr>
      </w:pPr>
    </w:p>
    <w:p w14:paraId="4314F917" w14:textId="77777777" w:rsidR="006A29C3" w:rsidRPr="00F15B0C" w:rsidRDefault="006A29C3" w:rsidP="006A29C3">
      <w:pPr>
        <w:pStyle w:val="TKa"/>
        <w:widowControl w:val="0"/>
        <w:wordWrap w:val="0"/>
        <w:autoSpaceDE w:val="0"/>
        <w:autoSpaceDN w:val="0"/>
        <w:spacing w:line="295" w:lineRule="auto"/>
        <w:rPr>
          <w:rFonts w:ascii="Times New Roman" w:eastAsia="바탕체"/>
          <w:color w:val="000000"/>
          <w:sz w:val="22"/>
          <w:szCs w:val="20"/>
        </w:rPr>
      </w:pPr>
      <w:commentRangeStart w:id="42"/>
      <w:del w:id="6319" w:author="코람코 상장리츠팀" w:date="2026-10-07T09:00:00Z">
        <w:r>
          <w:rPr>
            <w:rFonts w:ascii="Times New Roman" w:eastAsia="바탕체" w:hint="eastAsia"/>
            <w:color w:val="000000"/>
            <w:sz w:val="22"/>
            <w:szCs w:val="20"/>
            <w:highlight w:val="yellow"/>
          </w:rPr>
          <w:delText>[*]</w:delText>
        </w:r>
      </w:del>
      <w:ins w:id="6320" w:author="코람코 상장리츠팀" w:date="2026-10-07T09:00:00Z">
        <w:r>
          <w:rPr>
            <w:rFonts w:ascii="Times New Roman" w:eastAsia="바탕체" w:hint="eastAsia"/>
            <w:color w:val="000000"/>
            <w:sz w:val="22"/>
            <w:szCs w:val="20"/>
          </w:rPr>
          <w:t xml:space="preserve">1. 1순위 우선수익자: 쿠팡 주식회사 (우선수익한도금액 금2,132,586,000원)</w:t>
        </w:r>
      </w:ins>
      <w:commentRangeEnd w:id="42"/>
      <w:r>
        <w:rPr>
          <w:rStyle w:val="CommentReference"/>
        </w:rPr>
        <w:commentReference w:id="42"/>
      </w:r>
    </w:p>
    <w:p>
      <w:pPr>
        <w:pStyle w:val="TKa"/>
        <w:widowControl w:val="0"/>
        <w:wordWrap w:val="0"/>
        <w:autoSpaceDE w:val="0"/>
        <w:autoSpaceDN w:val="0"/>
        <w:spacing w:line="295" w:lineRule="auto"/>
        <w:rPr>
          <w:ins w:id="6321" w:author="코람코 상장리츠팀" w:date="2026-10-07T09:00:00Z"/>
          <w:rFonts w:ascii="Times New Roman" w:eastAsia="바탕체"/>
          <w:color w:val="000000"/>
          <w:sz w:val="22"/>
          <w:szCs w:val="20"/>
        </w:rPr>
      </w:pPr>
      <w:ins w:id="6322" w:author="코람코 상장리츠팀" w:date="2026-10-07T09:00:00Z">
        <w:r>
          <w:rPr>
            <w:rFonts w:ascii="Times New Roman" w:eastAsia="바탕체"/>
            <w:color w:val="000000"/>
            <w:sz w:val="22"/>
            <w:szCs w:val="20"/>
          </w:rPr>
          <w:t xml:space="preserve">2. 공동 2순위 우선수익자(Tranche A): 주식회사 우리은행 외 Tranche A 대주 [확정 시 기재] (우선수익한도금액 합계 금192,000,000,000원, 각 대출약정금의 120%)</w:t>
        </w:r>
      </w:ins>
    </w:p>
    <w:p>
      <w:pPr>
        <w:pStyle w:val="TKa"/>
        <w:widowControl w:val="0"/>
        <w:wordWrap w:val="0"/>
        <w:autoSpaceDE w:val="0"/>
        <w:autoSpaceDN w:val="0"/>
        <w:spacing w:line="295" w:lineRule="auto"/>
        <w:rPr>
          <w:ins w:id="6323" w:author="코람코 상장리츠팀" w:date="2026-10-07T09:00:00Z"/>
          <w:rFonts w:ascii="Times New Roman" w:eastAsia="바탕체"/>
          <w:color w:val="000000"/>
          <w:sz w:val="22"/>
          <w:szCs w:val="20"/>
        </w:rPr>
      </w:pPr>
      <w:ins w:id="6324" w:author="코람코 상장리츠팀" w:date="2026-10-07T09:00:00Z">
        <w:r>
          <w:rPr>
            <w:rFonts w:ascii="Times New Roman" w:eastAsia="바탕체"/>
            <w:color w:val="000000"/>
            <w:sz w:val="22"/>
            <w:szCs w:val="20"/>
          </w:rPr>
          <w:t xml:space="preserve">3. 공동 3순위 우선수익자(Tranche B): 키움캐피탈 주식회사(금24,000,000,000원), 엠지캐피탈 주식회사(금12,000,000,000원), DB저축은행[정식 상호 확인 필요](금9,600,000,000원) (합계 금45,600,000,000원, 각 대출약정금의 120%)</w:t>
        </w:r>
      </w:ins>
    </w:p>
    <w:p w14:paraId="16A4B3B6" w14:textId="77777777" w:rsidR="006A29C3" w:rsidRPr="00526D76" w:rsidRDefault="006A29C3" w:rsidP="006A29C3">
      <w:pPr>
        <w:pStyle w:val="TKa"/>
        <w:spacing w:line="200" w:lineRule="exact"/>
        <w:rPr>
          <w:rFonts w:ascii="Times New Roman" w:eastAsia="바탕체"/>
          <w:b/>
          <w:sz w:val="16"/>
          <w:szCs w:val="16"/>
        </w:rPr>
      </w:pPr>
    </w:p>
    <w:p w14:paraId="478F041D" w14:textId="77777777" w:rsidR="006A29C3" w:rsidRPr="00F15B0C" w:rsidRDefault="006A29C3" w:rsidP="006A29C3">
      <w:pPr>
        <w:pStyle w:val="TKa"/>
        <w:spacing w:line="200" w:lineRule="exact"/>
        <w:rPr>
          <w:rFonts w:ascii="Times New Roman"/>
          <w:b/>
          <w:color w:val="000000"/>
          <w:spacing w:val="6"/>
          <w:kern w:val="0"/>
          <w:sz w:val="22"/>
          <w:szCs w:val="20"/>
        </w:rPr>
      </w:pPr>
      <w:r>
        <w:rPr>
          <w:rFonts w:ascii="Times New Roman" w:eastAsia="바탕체"/>
          <w:b/>
          <w:sz w:val="16"/>
          <w:szCs w:val="16"/>
        </w:rPr>
        <w:br w:type="page"/>
      </w:r>
      <w:r>
        <w:rPr>
          <w:rFonts w:ascii="Times New Roman" w:eastAsia="바탕체" w:hint="eastAsia"/>
          <w:b/>
          <w:sz w:val="16"/>
          <w:szCs w:val="16"/>
        </w:rPr>
        <w:lastRenderedPageBreak/>
        <w:t xml:space="preserve">별첨 </w:t>
      </w:r>
      <w:r>
        <w:rPr>
          <w:rFonts w:ascii="Times New Roman" w:eastAsia="바탕체"/>
          <w:b/>
          <w:sz w:val="16"/>
          <w:szCs w:val="16"/>
        </w:rPr>
        <w:t>2.</w:t>
      </w:r>
    </w:p>
    <w:p w14:paraId="549DB2D0" w14:textId="77777777" w:rsidR="006A29C3" w:rsidRPr="00F15B0C" w:rsidRDefault="006A29C3" w:rsidP="006A29C3">
      <w:pPr>
        <w:pStyle w:val="TKa"/>
        <w:spacing w:line="200" w:lineRule="exact"/>
        <w:jc w:val="center"/>
        <w:rPr>
          <w:rFonts w:ascii="Times New Roman" w:eastAsia="바탕체"/>
          <w:b/>
          <w:color w:val="000000"/>
          <w:spacing w:val="6"/>
          <w:sz w:val="22"/>
          <w:szCs w:val="20"/>
        </w:rPr>
      </w:pPr>
      <w:bookmarkStart w:id="5001" w:name="_Toc502851467"/>
      <w:bookmarkStart w:id="5002" w:name="_Toc502851615"/>
      <w:bookmarkStart w:id="5003" w:name="_Toc508289791"/>
      <w:bookmarkStart w:id="5004" w:name="_Toc508910848"/>
      <w:bookmarkStart w:id="5005" w:name="_Toc519184549"/>
      <w:bookmarkStart w:id="5006" w:name="_Toc10017017"/>
    </w:p>
    <w:p w14:paraId="40E1AD14" w14:textId="77777777" w:rsidR="006A29C3" w:rsidRPr="00F15B0C" w:rsidRDefault="006A29C3" w:rsidP="006A29C3">
      <w:pPr>
        <w:pStyle w:val="TKa"/>
        <w:spacing w:line="200" w:lineRule="exact"/>
        <w:jc w:val="center"/>
        <w:rPr>
          <w:rFonts w:ascii="바탕체" w:eastAsia="바탕체" w:hAnsi="바탕체"/>
          <w:b/>
          <w:color w:val="000000"/>
          <w:sz w:val="16"/>
          <w:szCs w:val="16"/>
          <w:u w:val="single"/>
        </w:rPr>
      </w:pPr>
      <w:r>
        <w:rPr>
          <w:rFonts w:ascii="바탕체" w:eastAsia="바탕체" w:hAnsi="바탕체" w:hint="eastAsia"/>
          <w:b/>
          <w:color w:val="000000"/>
          <w:sz w:val="16"/>
          <w:szCs w:val="16"/>
          <w:u w:val="single"/>
        </w:rPr>
        <w:t xml:space="preserve">우선수익자들의 </w:t>
      </w:r>
      <w:r>
        <w:rPr>
          <w:rFonts w:ascii="바탕체" w:eastAsia="바탕체" w:hAnsi="바탕체"/>
          <w:b/>
          <w:color w:val="000000"/>
          <w:sz w:val="16"/>
          <w:szCs w:val="16"/>
          <w:u w:val="single"/>
        </w:rPr>
        <w:t>통지처 목록</w:t>
      </w:r>
      <w:bookmarkEnd w:id="5001"/>
      <w:bookmarkEnd w:id="5002"/>
      <w:bookmarkEnd w:id="5003"/>
      <w:bookmarkEnd w:id="5004"/>
      <w:bookmarkEnd w:id="5005"/>
      <w:bookmarkEnd w:id="5006"/>
    </w:p>
    <w:p w14:paraId="2CB9B81A" w14:textId="77777777" w:rsidR="006A29C3" w:rsidRDefault="006A29C3" w:rsidP="006A29C3">
      <w:pPr>
        <w:pStyle w:val="TKa"/>
        <w:widowControl w:val="0"/>
        <w:wordWrap w:val="0"/>
        <w:autoSpaceDE w:val="0"/>
        <w:autoSpaceDN w:val="0"/>
        <w:spacing w:line="295" w:lineRule="auto"/>
        <w:rPr>
          <w:rFonts w:ascii="Times New Roman" w:eastAsia="바탕체"/>
          <w:color w:val="000000"/>
          <w:sz w:val="22"/>
          <w:szCs w:val="20"/>
        </w:rPr>
      </w:pPr>
    </w:p>
    <w:p w14:paraId="6BD87D22" w14:textId="77777777" w:rsidR="006A29C3" w:rsidRPr="00F15B0C" w:rsidRDefault="006A29C3" w:rsidP="006A29C3">
      <w:pPr>
        <w:pStyle w:val="TKa"/>
        <w:widowControl w:val="0"/>
        <w:wordWrap w:val="0"/>
        <w:autoSpaceDE w:val="0"/>
        <w:autoSpaceDN w:val="0"/>
        <w:spacing w:line="295" w:lineRule="auto"/>
        <w:rPr>
          <w:rFonts w:ascii="Times New Roman" w:eastAsia="바탕체"/>
          <w:color w:val="000000"/>
          <w:sz w:val="22"/>
          <w:szCs w:val="20"/>
        </w:rPr>
      </w:pPr>
      <w:r>
        <w:rPr>
          <w:rFonts w:ascii="Times New Roman" w:eastAsia="바탕체" w:hint="eastAsia"/>
          <w:color w:val="000000"/>
          <w:sz w:val="22"/>
          <w:szCs w:val="20"/>
          <w:highlight w:val="yellow"/>
        </w:rPr>
        <w:t>[*]</w:t>
      </w:r>
    </w:p>
    <w:p w14:paraId="6B456A53" w14:textId="77777777" w:rsidR="006A29C3" w:rsidRPr="000A7798" w:rsidRDefault="006A29C3" w:rsidP="006A29C3">
      <w:pPr>
        <w:pStyle w:val="TKa"/>
        <w:jc w:val="left"/>
        <w:rPr>
          <w:rFonts w:ascii="바탕체" w:eastAsia="바탕체" w:hAnsi="바탕체"/>
          <w:b/>
          <w:sz w:val="16"/>
          <w:szCs w:val="16"/>
        </w:rPr>
      </w:pPr>
      <w:r>
        <w:rPr>
          <w:rFonts w:ascii="Times New Roman" w:eastAsia="바탕체"/>
          <w:spacing w:val="6"/>
          <w:sz w:val="22"/>
          <w:szCs w:val="20"/>
        </w:rPr>
        <w:br w:type="page"/>
      </w:r>
      <w:r>
        <w:rPr>
          <w:rFonts w:ascii="바탕체" w:eastAsia="바탕체" w:hAnsi="바탕체" w:hint="eastAsia"/>
          <w:b/>
          <w:sz w:val="16"/>
          <w:szCs w:val="16"/>
        </w:rPr>
        <w:lastRenderedPageBreak/>
        <w:t>&lt; 별 지 &gt;</w:t>
      </w:r>
    </w:p>
    <w:p w14:paraId="610CDE6C" w14:textId="77777777" w:rsidR="006A29C3" w:rsidRPr="000A7798" w:rsidRDefault="006A29C3" w:rsidP="006A29C3">
      <w:pPr>
        <w:pStyle w:val="TKa"/>
        <w:spacing w:line="200" w:lineRule="exact"/>
        <w:rPr>
          <w:rFonts w:ascii="바탕체" w:eastAsia="바탕체" w:hAnsi="바탕체"/>
          <w:b/>
          <w:sz w:val="16"/>
          <w:szCs w:val="16"/>
        </w:rPr>
      </w:pPr>
    </w:p>
    <w:p w14:paraId="45BDC135" w14:textId="77777777" w:rsidR="006A29C3" w:rsidRPr="000A7798" w:rsidRDefault="006A29C3" w:rsidP="006A29C3">
      <w:pPr>
        <w:pStyle w:val="TKa"/>
        <w:spacing w:line="200" w:lineRule="exact"/>
        <w:jc w:val="center"/>
        <w:rPr>
          <w:rFonts w:ascii="바탕체" w:eastAsia="바탕체" w:hAnsi="바탕체"/>
          <w:b/>
          <w:color w:val="000000"/>
          <w:sz w:val="16"/>
          <w:szCs w:val="16"/>
          <w:u w:val="single"/>
        </w:rPr>
      </w:pPr>
      <w:r>
        <w:rPr>
          <w:rFonts w:ascii="바탕체" w:eastAsia="바탕체" w:hAnsi="바탕체" w:hint="eastAsia"/>
          <w:b/>
          <w:color w:val="000000"/>
          <w:sz w:val="16"/>
          <w:szCs w:val="16"/>
          <w:u w:val="single"/>
        </w:rPr>
        <w:t xml:space="preserve">임대차계약등 내역</w:t>
      </w:r>
    </w:p>
    <w:p w14:paraId="1BA9DE48" w14:textId="77777777" w:rsidR="006A29C3" w:rsidRPr="000A7798" w:rsidRDefault="006A29C3" w:rsidP="006A29C3">
      <w:pPr>
        <w:pStyle w:val="TKa"/>
        <w:spacing w:line="200" w:lineRule="exact"/>
        <w:jc w:val="center"/>
        <w:rPr>
          <w:rFonts w:ascii="바탕체" w:eastAsia="바탕체" w:hAnsi="바탕체"/>
          <w:b/>
          <w:color w:val="000000"/>
          <w:sz w:val="16"/>
          <w:szCs w:val="16"/>
          <w:u w:val="single"/>
        </w:rPr>
      </w:pPr>
    </w:p>
    <w:p w14:paraId="5EC12355" w14:textId="77777777" w:rsidR="006A29C3" w:rsidRPr="00AE3364" w:rsidRDefault="006A29C3" w:rsidP="006A29C3">
      <w:pPr>
        <w:pStyle w:val="TKa6"/>
        <w:spacing w:line="400" w:lineRule="exact"/>
        <w:ind w:left="400"/>
        <w:rPr>
          <w:rFonts w:ascii="Times New Roman" w:eastAsia="바탕체"/>
          <w:sz w:val="16"/>
          <w:szCs w:val="16"/>
          <w:highlight w:val="yellow"/>
        </w:rPr>
      </w:pPr>
      <w:r>
        <w:rPr>
          <w:rFonts w:ascii="바탕체" w:eastAsia="바탕체" w:hAnsi="바탕체" w:hint="eastAsia"/>
          <w:sz w:val="16"/>
          <w:szCs w:val="16"/>
        </w:rPr>
        <w:t xml:space="preserve">■ 부동산 소재지 : </w:t>
      </w:r>
      <w:r>
        <w:rPr>
          <w:rFonts w:ascii="Times New Roman" w:eastAsia="바탕체"/>
          <w:sz w:val="16"/>
          <w:szCs w:val="16"/>
          <w:highlight w:val="yellow"/>
        </w:rPr>
        <w:t xml:space="preserve">경기도 </w:t>
      </w:r>
      <w:r>
        <w:rPr>
          <w:rFonts w:ascii="Times New Roman" w:eastAsia="바탕체" w:hint="eastAsia"/>
          <w:sz w:val="16"/>
          <w:szCs w:val="16"/>
          <w:highlight w:val="yellow"/>
        </w:rPr>
        <w:t xml:space="preserve">안양시 동안구 관양동 934, 912-2, 934-1 안양물류센터 </w:t>
      </w:r>
    </w:p>
    <w:p w14:paraId="3275500B" w14:textId="77777777" w:rsidR="006A29C3" w:rsidRDefault="006A29C3" w:rsidP="006A29C3">
      <w:pPr>
        <w:pStyle w:val="TKa6"/>
        <w:spacing w:line="400" w:lineRule="exact"/>
        <w:ind w:left="400" w:firstLineChars="200" w:firstLine="320"/>
        <w:rPr>
          <w:rFonts w:ascii="Times New Roman" w:eastAsia="바탕체"/>
          <w:sz w:val="16"/>
          <w:szCs w:val="16"/>
        </w:rPr>
      </w:pPr>
      <w:r>
        <w:rPr>
          <w:rFonts w:ascii="바탕체" w:eastAsia="바탕체" w:hAnsi="바탕체" w:hint="eastAsia"/>
          <w:sz w:val="16"/>
          <w:szCs w:val="16"/>
          <w:highlight w:val="yellow"/>
        </w:rPr>
        <w:t>[도로명주소] 경기도 안양시 동안구 흥안대로 439번길 30</w:t>
      </w:r>
      <w:r>
        <w:rPr>
          <w:rFonts w:ascii="바탕체" w:eastAsia="바탕체" w:hAnsi="바탕체" w:hint="eastAsia"/>
          <w:sz w:val="16"/>
          <w:szCs w:val="16"/>
        </w:rPr>
        <w:t xml:space="preserve"> </w:t>
      </w:r>
    </w:p>
    <w:p w14:paraId="598C7981" w14:textId="77777777" w:rsidR="006A29C3" w:rsidRPr="009A57C7" w:rsidRDefault="006A29C3" w:rsidP="006A29C3">
      <w:pPr>
        <w:pStyle w:val="TKa6"/>
        <w:spacing w:line="400" w:lineRule="exact"/>
        <w:ind w:left="400"/>
      </w:pPr>
    </w:p>
    <w:p w14:paraId="7D1E3CF3" w14:textId="77777777" w:rsidR="006A29C3" w:rsidRPr="007D117B" w:rsidRDefault="006A29C3" w:rsidP="006A29C3">
      <w:pPr>
        <w:pStyle w:val="TKae"/>
        <w:spacing w:line="200" w:lineRule="exact"/>
        <w:ind w:right="500"/>
        <w:rPr>
          <w:rFonts w:ascii="Times New Roman" w:eastAsia="바탕체" w:hAnsi="Times New Roman"/>
          <w:sz w:val="16"/>
          <w:szCs w:val="16"/>
        </w:rPr>
      </w:pPr>
    </w:p>
    <w:p w14:paraId="0C15367C" w14:textId="77777777" w:rsidR="006A29C3" w:rsidRPr="000A7798" w:rsidRDefault="006A29C3" w:rsidP="006A29C3">
      <w:pPr>
        <w:pStyle w:val="TKae"/>
        <w:tabs>
          <w:tab w:val="left" w:pos="7938"/>
        </w:tabs>
        <w:spacing w:line="200" w:lineRule="exact"/>
        <w:ind w:right="500"/>
        <w:jc w:val="right"/>
        <w:rPr>
          <w:rFonts w:ascii="바탕체" w:eastAsia="바탕체" w:hAnsi="바탕체"/>
          <w:sz w:val="16"/>
          <w:szCs w:val="16"/>
        </w:rPr>
      </w:pPr>
      <w:r>
        <w:rPr>
          <w:rFonts w:ascii="바탕체" w:eastAsia="바탕체" w:hAnsi="바탕체" w:hint="eastAsia"/>
          <w:sz w:val="16"/>
          <w:szCs w:val="16"/>
        </w:rPr>
        <w:t xml:space="preserve"> (단위 : 원)</w:t>
      </w:r>
    </w:p>
    <w:tbl>
      <w:tblPr>
        <w:tblStyle w:val="TKa1"/>
        <w:tblW w:w="8080" w:type="dxa"/>
        <w:tblInd w:w="383" w:type="dxa"/>
        <w:tblLayout w:type="fixed"/>
        <w:tblCellMar>
          <w:left w:w="99" w:type="dxa"/>
          <w:right w:w="99" w:type="dxa"/>
        </w:tblCellMar>
        <w:tblLook w:val="04A0" w:firstRow="1" w:lastRow="0" w:firstColumn="1" w:lastColumn="0" w:noHBand="0" w:noVBand="1"/>
      </w:tblPr>
      <w:tblGrid>
        <w:gridCol w:w="2551"/>
        <w:gridCol w:w="1701"/>
        <w:gridCol w:w="2188"/>
        <w:gridCol w:w="1640"/>
      </w:tblGrid>
      <w:tr w:rsidR="006A29C3" w:rsidRPr="009A57C7" w14:paraId="6A3C903E" w14:textId="77777777" w:rsidTr="005E1C22">
        <w:trPr>
          <w:trHeight w:val="469"/>
        </w:trPr>
        <w:tc>
          <w:tcPr>
            <w:tcW w:w="2551"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24D7DE6F"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임대부동산</w:t>
            </w:r>
          </w:p>
        </w:tc>
        <w:tc>
          <w:tcPr>
            <w:tcW w:w="1701" w:type="dxa"/>
            <w:tcBorders>
              <w:top w:val="single" w:sz="4" w:space="0" w:color="auto"/>
              <w:left w:val="nil"/>
              <w:bottom w:val="single" w:sz="4" w:space="0" w:color="auto"/>
              <w:right w:val="single" w:sz="4" w:space="0" w:color="auto"/>
            </w:tcBorders>
            <w:shd w:val="clear" w:color="auto" w:fill="DEEAF6"/>
            <w:noWrap/>
            <w:vAlign w:val="center"/>
            <w:hideMark/>
          </w:tcPr>
          <w:p w14:paraId="087D0253"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임차인</w:t>
            </w:r>
          </w:p>
        </w:tc>
        <w:tc>
          <w:tcPr>
            <w:tcW w:w="2188" w:type="dxa"/>
            <w:tcBorders>
              <w:top w:val="single" w:sz="4" w:space="0" w:color="auto"/>
              <w:left w:val="nil"/>
              <w:bottom w:val="single" w:sz="4" w:space="0" w:color="auto"/>
              <w:right w:val="single" w:sz="4" w:space="0" w:color="auto"/>
            </w:tcBorders>
            <w:shd w:val="clear" w:color="auto" w:fill="DEEAF6"/>
            <w:noWrap/>
            <w:vAlign w:val="center"/>
            <w:hideMark/>
          </w:tcPr>
          <w:p w14:paraId="3ECECDE5"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보증금</w:t>
            </w:r>
          </w:p>
        </w:tc>
        <w:tc>
          <w:tcPr>
            <w:tcW w:w="1640" w:type="dxa"/>
            <w:tcBorders>
              <w:top w:val="single" w:sz="4" w:space="0" w:color="auto"/>
              <w:left w:val="nil"/>
              <w:bottom w:val="single" w:sz="4" w:space="0" w:color="auto"/>
              <w:right w:val="single" w:sz="4" w:space="0" w:color="auto"/>
            </w:tcBorders>
            <w:shd w:val="clear" w:color="auto" w:fill="DEEAF6"/>
            <w:noWrap/>
            <w:vAlign w:val="center"/>
            <w:hideMark/>
          </w:tcPr>
          <w:p w14:paraId="1EBD9652"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 xml:space="preserve">비 고</w:t>
            </w:r>
          </w:p>
        </w:tc>
      </w:tr>
      <w:tr w:rsidR="006A29C3" w:rsidRPr="009A57C7" w14:paraId="5DF130C2"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30768D2A"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commentRangeStart w:id="43"/>
            <w:ins w:id="6325" w:author="코람코 상장리츠팀" w:date="2026-10-07T09:00:00Z">
              <w:r>
                <w:rPr>
                  <w:rFonts w:ascii="Times New Roman" w:eastAsia="바탕체"/>
                  <w:color w:val="000000"/>
                  <w:kern w:val="0"/>
                  <w:sz w:val="16"/>
                  <w:szCs w:val="16"/>
                </w:rPr>
                <w:t xml:space="preserve">지상 5~7층</w:t>
              </w:r>
            </w:ins>
            <w:commentRangeEnd w:id="43"/>
            <w:r>
              <w:rPr>
                <w:rStyle w:val="CommentReference"/>
              </w:rPr>
              <w:commentReference w:id="43"/>
            </w:r>
          </w:p>
        </w:tc>
        <w:tc>
          <w:tcPr>
            <w:tcW w:w="1701" w:type="dxa"/>
            <w:tcBorders>
              <w:top w:val="nil"/>
              <w:left w:val="nil"/>
              <w:bottom w:val="single" w:sz="4" w:space="0" w:color="auto"/>
              <w:right w:val="single" w:sz="4" w:space="0" w:color="auto"/>
            </w:tcBorders>
            <w:noWrap/>
            <w:vAlign w:val="center"/>
          </w:tcPr>
          <w:p w14:paraId="4F125AA6" w14:textId="77777777" w:rsidR="006A29C3" w:rsidRPr="00224183" w:rsidRDefault="006A29C3" w:rsidP="005E1C22">
            <w:pPr>
              <w:pStyle w:val="TKa"/>
              <w:snapToGrid w:val="0"/>
              <w:spacing w:line="200" w:lineRule="exact"/>
              <w:jc w:val="center"/>
              <w:rPr>
                <w:rFonts w:ascii="Times New Roman" w:eastAsia="바탕체"/>
                <w:color w:val="000000"/>
                <w:kern w:val="0"/>
                <w:sz w:val="16"/>
                <w:szCs w:val="16"/>
                <w:highlight w:val="yellow"/>
              </w:rPr>
            </w:pPr>
            <w:ins w:id="6326" w:author="코람코 상장리츠팀" w:date="2026-10-07T09:00:00Z">
              <w:r>
                <w:rPr>
                  <w:rFonts w:ascii="Times New Roman" w:eastAsia="바탕체"/>
                  <w:color w:val="000000"/>
                  <w:kern w:val="0"/>
                  <w:sz w:val="16"/>
                  <w:szCs w:val="16"/>
                </w:rPr>
                <w:t xml:space="preserve">쿠팡 주식회사</w:t>
              </w:r>
            </w:ins>
          </w:p>
        </w:tc>
        <w:tc>
          <w:tcPr>
            <w:tcW w:w="2188" w:type="dxa"/>
            <w:tcBorders>
              <w:top w:val="nil"/>
              <w:left w:val="nil"/>
              <w:bottom w:val="single" w:sz="4" w:space="0" w:color="auto"/>
              <w:right w:val="single" w:sz="4" w:space="0" w:color="auto"/>
            </w:tcBorders>
            <w:noWrap/>
            <w:vAlign w:val="center"/>
          </w:tcPr>
          <w:p w14:paraId="0E2C7CB5"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27" w:author="코람코 상장리츠팀" w:date="2026-10-07T09:00:00Z">
              <w:r>
                <w:rPr>
                  <w:rFonts w:ascii="Times New Roman" w:eastAsia="바탕체"/>
                  <w:color w:val="000000"/>
                  <w:kern w:val="0"/>
                  <w:sz w:val="16"/>
                  <w:szCs w:val="16"/>
                </w:rPr>
                <w:t xml:space="preserve">2,132,586,000</w:t>
              </w:r>
            </w:ins>
          </w:p>
        </w:tc>
        <w:tc>
          <w:tcPr>
            <w:tcW w:w="1640" w:type="dxa"/>
            <w:tcBorders>
              <w:top w:val="nil"/>
              <w:left w:val="nil"/>
              <w:bottom w:val="single" w:sz="4" w:space="0" w:color="auto"/>
              <w:right w:val="single" w:sz="4" w:space="0" w:color="auto"/>
            </w:tcBorders>
            <w:noWrap/>
            <w:vAlign w:val="center"/>
          </w:tcPr>
          <w:p w14:paraId="5BB8DC88"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28" w:author="코람코 상장리츠팀" w:date="2026-10-07T09:00:00Z">
              <w:r>
                <w:rPr>
                  <w:rFonts w:ascii="Times New Roman" w:eastAsia="바탕체"/>
                  <w:color w:val="000000"/>
                  <w:kern w:val="0"/>
                  <w:sz w:val="16"/>
                  <w:szCs w:val="16"/>
                </w:rPr>
                <w:t xml:space="preserve">2024.2.5 최초 임대차계약. 본 신탁계약상 1순위 우선수익권</w:t>
              </w:r>
            </w:ins>
          </w:p>
        </w:tc>
      </w:tr>
      <w:tr w:rsidR="006A29C3" w:rsidRPr="009A57C7" w14:paraId="04FCBF74"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08E87D23" w14:textId="77777777" w:rsidR="006A29C3" w:rsidRPr="00224183" w:rsidDel="00EE3384" w:rsidRDefault="006A29C3" w:rsidP="005E1C22">
            <w:pPr>
              <w:pStyle w:val="TKa"/>
              <w:spacing w:line="200" w:lineRule="exact"/>
              <w:jc w:val="center"/>
              <w:rPr>
                <w:rFonts w:ascii="Times New Roman" w:eastAsia="바탕체"/>
                <w:color w:val="000000"/>
                <w:kern w:val="0"/>
                <w:sz w:val="16"/>
                <w:szCs w:val="16"/>
                <w:highlight w:val="yellow"/>
              </w:rPr>
            </w:pPr>
            <w:ins w:id="6329" w:author="코람코 상장리츠팀" w:date="2026-10-07T09:00:00Z">
              <w:r>
                <w:rPr>
                  <w:rFonts w:ascii="Times New Roman" w:eastAsia="바탕체"/>
                  <w:color w:val="000000"/>
                  <w:kern w:val="0"/>
                  <w:sz w:val="16"/>
                  <w:szCs w:val="16"/>
                </w:rPr>
                <w:t xml:space="preserve">지상 4층, 지상 8층 일부</w:t>
              </w:r>
            </w:ins>
          </w:p>
        </w:tc>
        <w:tc>
          <w:tcPr>
            <w:tcW w:w="1701" w:type="dxa"/>
            <w:tcBorders>
              <w:top w:val="nil"/>
              <w:left w:val="nil"/>
              <w:bottom w:val="single" w:sz="4" w:space="0" w:color="auto"/>
              <w:right w:val="single" w:sz="4" w:space="0" w:color="auto"/>
            </w:tcBorders>
            <w:noWrap/>
            <w:vAlign w:val="center"/>
          </w:tcPr>
          <w:p w14:paraId="5A156874" w14:textId="77777777" w:rsidR="006A29C3" w:rsidRPr="00224183" w:rsidDel="00EE3384" w:rsidRDefault="006A29C3" w:rsidP="005E1C22">
            <w:pPr>
              <w:pStyle w:val="TKa"/>
              <w:spacing w:line="200" w:lineRule="exact"/>
              <w:jc w:val="center"/>
              <w:rPr>
                <w:rFonts w:ascii="Times New Roman" w:eastAsia="바탕체"/>
                <w:color w:val="000000"/>
                <w:kern w:val="0"/>
                <w:sz w:val="16"/>
                <w:szCs w:val="16"/>
                <w:highlight w:val="yellow"/>
              </w:rPr>
            </w:pPr>
            <w:ins w:id="6330" w:author="코람코 상장리츠팀" w:date="2026-10-07T09:00:00Z">
              <w:r>
                <w:rPr>
                  <w:rFonts w:ascii="Times New Roman" w:eastAsia="바탕체"/>
                  <w:color w:val="000000"/>
                  <w:kern w:val="0"/>
                  <w:sz w:val="16"/>
                  <w:szCs w:val="16"/>
                </w:rPr>
                <w:t xml:space="preserve">쿠팡 주식회사</w:t>
              </w:r>
            </w:ins>
          </w:p>
        </w:tc>
        <w:tc>
          <w:tcPr>
            <w:tcW w:w="2188" w:type="dxa"/>
            <w:tcBorders>
              <w:top w:val="nil"/>
              <w:left w:val="nil"/>
              <w:bottom w:val="single" w:sz="4" w:space="0" w:color="auto"/>
              <w:right w:val="single" w:sz="4" w:space="0" w:color="auto"/>
            </w:tcBorders>
            <w:noWrap/>
            <w:vAlign w:val="center"/>
          </w:tcPr>
          <w:p w14:paraId="02550196" w14:textId="77777777" w:rsidR="006A29C3" w:rsidRPr="00224183" w:rsidDel="00EE3384" w:rsidRDefault="006A29C3" w:rsidP="005E1C22">
            <w:pPr>
              <w:pStyle w:val="TKa"/>
              <w:spacing w:line="200" w:lineRule="exact"/>
              <w:jc w:val="center"/>
              <w:rPr>
                <w:rFonts w:ascii="Times New Roman" w:eastAsia="바탕체"/>
                <w:color w:val="000000"/>
                <w:kern w:val="0"/>
                <w:sz w:val="16"/>
                <w:szCs w:val="16"/>
                <w:highlight w:val="yellow"/>
              </w:rPr>
            </w:pPr>
            <w:ins w:id="6331" w:author="코람코 상장리츠팀" w:date="2026-10-07T09:00:00Z">
              <w:r>
                <w:rPr>
                  <w:rFonts w:ascii="Times New Roman" w:eastAsia="바탕체"/>
                  <w:color w:val="000000"/>
                  <w:kern w:val="0"/>
                  <w:sz w:val="16"/>
                  <w:szCs w:val="16"/>
                </w:rPr>
                <w:t xml:space="preserve">832,222,008</w:t>
              </w:r>
            </w:ins>
          </w:p>
        </w:tc>
        <w:tc>
          <w:tcPr>
            <w:tcW w:w="1640" w:type="dxa"/>
            <w:tcBorders>
              <w:top w:val="nil"/>
              <w:left w:val="nil"/>
              <w:bottom w:val="single" w:sz="4" w:space="0" w:color="auto"/>
              <w:right w:val="single" w:sz="4" w:space="0" w:color="auto"/>
            </w:tcBorders>
            <w:noWrap/>
            <w:vAlign w:val="center"/>
          </w:tcPr>
          <w:p w14:paraId="122A89FF"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32" w:author="코람코 상장리츠팀" w:date="2026-10-07T09:00:00Z">
              <w:r>
                <w:rPr>
                  <w:rFonts w:ascii="Times New Roman" w:eastAsia="바탕체"/>
                  <w:color w:val="000000"/>
                  <w:kern w:val="0"/>
                  <w:sz w:val="16"/>
                  <w:szCs w:val="16"/>
                </w:rPr>
                <w:t xml:space="preserve">제1차 변경합의서(2024.3.28). 위탁자 명의 예금계좌 근질권</w:t>
              </w:r>
            </w:ins>
          </w:p>
        </w:tc>
      </w:tr>
      <w:tr w:rsidR="006A29C3" w:rsidRPr="009A57C7" w14:paraId="65205263"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6F497804"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33" w:author="코람코 상장리츠팀" w:date="2026-10-07T09:00:00Z">
              <w:r>
                <w:rPr>
                  <w:rFonts w:ascii="Times New Roman" w:eastAsia="바탕체"/>
                  <w:color w:val="000000"/>
                  <w:kern w:val="0"/>
                  <w:sz w:val="16"/>
                  <w:szCs w:val="16"/>
                </w:rPr>
                <w:t xml:space="preserve">지상 2층</w:t>
              </w:r>
            </w:ins>
          </w:p>
        </w:tc>
        <w:tc>
          <w:tcPr>
            <w:tcW w:w="1701" w:type="dxa"/>
            <w:tcBorders>
              <w:top w:val="nil"/>
              <w:left w:val="nil"/>
              <w:bottom w:val="single" w:sz="4" w:space="0" w:color="auto"/>
              <w:right w:val="single" w:sz="4" w:space="0" w:color="auto"/>
            </w:tcBorders>
            <w:noWrap/>
            <w:vAlign w:val="center"/>
          </w:tcPr>
          <w:p w14:paraId="708E181A" w14:textId="77777777" w:rsidR="006A29C3" w:rsidRPr="00224183" w:rsidRDefault="006A29C3" w:rsidP="005E1C22">
            <w:pPr>
              <w:pStyle w:val="TKa"/>
              <w:snapToGrid w:val="0"/>
              <w:spacing w:line="200" w:lineRule="exact"/>
              <w:jc w:val="center"/>
              <w:rPr>
                <w:rFonts w:ascii="Times New Roman" w:eastAsia="바탕체"/>
                <w:color w:val="000000"/>
                <w:kern w:val="0"/>
                <w:sz w:val="16"/>
                <w:szCs w:val="16"/>
                <w:highlight w:val="yellow"/>
              </w:rPr>
            </w:pPr>
            <w:ins w:id="6334" w:author="코람코 상장리츠팀" w:date="2026-10-07T09:00:00Z">
              <w:r>
                <w:rPr>
                  <w:rFonts w:ascii="Times New Roman" w:eastAsia="바탕체"/>
                  <w:color w:val="000000"/>
                  <w:kern w:val="0"/>
                  <w:sz w:val="16"/>
                  <w:szCs w:val="16"/>
                </w:rPr>
                <w:t xml:space="preserve">쿠팡 주식회사</w:t>
              </w:r>
            </w:ins>
          </w:p>
        </w:tc>
        <w:tc>
          <w:tcPr>
            <w:tcW w:w="2188" w:type="dxa"/>
            <w:tcBorders>
              <w:top w:val="nil"/>
              <w:left w:val="nil"/>
              <w:bottom w:val="single" w:sz="4" w:space="0" w:color="auto"/>
              <w:right w:val="single" w:sz="4" w:space="0" w:color="auto"/>
            </w:tcBorders>
            <w:noWrap/>
            <w:vAlign w:val="center"/>
          </w:tcPr>
          <w:p w14:paraId="163F97F5"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35" w:author="코람코 상장리츠팀" w:date="2026-10-07T09:00:00Z">
              <w:r>
                <w:rPr>
                  <w:rFonts w:ascii="Times New Roman" w:eastAsia="바탕체"/>
                  <w:color w:val="000000"/>
                  <w:kern w:val="0"/>
                  <w:sz w:val="16"/>
                  <w:szCs w:val="16"/>
                </w:rPr>
                <w:t xml:space="preserve">786,801,600</w:t>
              </w:r>
            </w:ins>
          </w:p>
        </w:tc>
        <w:tc>
          <w:tcPr>
            <w:tcW w:w="1640" w:type="dxa"/>
            <w:tcBorders>
              <w:top w:val="nil"/>
              <w:left w:val="nil"/>
              <w:bottom w:val="single" w:sz="4" w:space="0" w:color="auto"/>
              <w:right w:val="single" w:sz="4" w:space="0" w:color="auto"/>
            </w:tcBorders>
            <w:noWrap/>
            <w:vAlign w:val="center"/>
          </w:tcPr>
          <w:p w14:paraId="20B544E2"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36" w:author="코람코 상장리츠팀" w:date="2026-10-07T09:00:00Z">
              <w:r>
                <w:rPr>
                  <w:rFonts w:ascii="Times New Roman" w:eastAsia="바탕체"/>
                  <w:color w:val="000000"/>
                  <w:kern w:val="0"/>
                  <w:sz w:val="16"/>
                  <w:szCs w:val="16"/>
                </w:rPr>
                <w:t xml:space="preserve">제3차 변경합의서(2024.12.23). 예금계좌 근질권</w:t>
              </w:r>
            </w:ins>
          </w:p>
        </w:tc>
      </w:tr>
      <w:tr w:rsidR="006A29C3" w:rsidRPr="009A57C7" w14:paraId="6A3BC006"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24059A53" w14:textId="77777777" w:rsidR="006A29C3" w:rsidRPr="00224183" w:rsidDel="00EE3384" w:rsidRDefault="006A29C3" w:rsidP="005E1C22">
            <w:pPr>
              <w:pStyle w:val="TKa"/>
              <w:spacing w:line="200" w:lineRule="exact"/>
              <w:jc w:val="center"/>
              <w:rPr>
                <w:rFonts w:ascii="Times New Roman" w:eastAsia="바탕체"/>
                <w:color w:val="000000"/>
                <w:kern w:val="0"/>
                <w:sz w:val="16"/>
                <w:szCs w:val="16"/>
                <w:highlight w:val="yellow"/>
              </w:rPr>
            </w:pPr>
            <w:ins w:id="6337" w:author="코람코 상장리츠팀" w:date="2026-10-07T09:00:00Z">
              <w:r>
                <w:rPr>
                  <w:rFonts w:ascii="Times New Roman" w:eastAsia="바탕체"/>
                  <w:color w:val="000000"/>
                  <w:kern w:val="0"/>
                  <w:sz w:val="16"/>
                  <w:szCs w:val="16"/>
                </w:rPr>
                <w:t xml:space="preserve">지하 1층</w:t>
              </w:r>
            </w:ins>
          </w:p>
        </w:tc>
        <w:tc>
          <w:tcPr>
            <w:tcW w:w="1701" w:type="dxa"/>
            <w:tcBorders>
              <w:top w:val="nil"/>
              <w:left w:val="nil"/>
              <w:bottom w:val="single" w:sz="4" w:space="0" w:color="auto"/>
              <w:right w:val="single" w:sz="4" w:space="0" w:color="auto"/>
            </w:tcBorders>
            <w:noWrap/>
            <w:vAlign w:val="center"/>
          </w:tcPr>
          <w:p w14:paraId="05FE2D62" w14:textId="77777777" w:rsidR="006A29C3" w:rsidRPr="00224183" w:rsidDel="00EE3384" w:rsidRDefault="006A29C3" w:rsidP="005E1C22">
            <w:pPr>
              <w:pStyle w:val="TKa"/>
              <w:snapToGrid w:val="0"/>
              <w:spacing w:line="200" w:lineRule="exact"/>
              <w:jc w:val="center"/>
              <w:rPr>
                <w:rFonts w:ascii="Times New Roman" w:eastAsia="바탕체"/>
                <w:color w:val="000000"/>
                <w:kern w:val="0"/>
                <w:sz w:val="16"/>
                <w:szCs w:val="16"/>
                <w:highlight w:val="yellow"/>
              </w:rPr>
            </w:pPr>
            <w:ins w:id="6338" w:author="코람코 상장리츠팀" w:date="2026-10-07T09:00:00Z">
              <w:r>
                <w:rPr>
                  <w:rFonts w:ascii="Times New Roman" w:eastAsia="바탕체"/>
                  <w:color w:val="000000"/>
                  <w:kern w:val="0"/>
                  <w:sz w:val="16"/>
                  <w:szCs w:val="16"/>
                </w:rPr>
                <w:t xml:space="preserve">쿠팡 주식회사</w:t>
              </w:r>
            </w:ins>
          </w:p>
        </w:tc>
        <w:tc>
          <w:tcPr>
            <w:tcW w:w="2188" w:type="dxa"/>
            <w:tcBorders>
              <w:top w:val="nil"/>
              <w:left w:val="nil"/>
              <w:bottom w:val="single" w:sz="4" w:space="0" w:color="auto"/>
              <w:right w:val="single" w:sz="4" w:space="0" w:color="auto"/>
            </w:tcBorders>
            <w:noWrap/>
            <w:vAlign w:val="center"/>
          </w:tcPr>
          <w:p w14:paraId="031FCA2B" w14:textId="77777777" w:rsidR="006A29C3" w:rsidRPr="00224183" w:rsidDel="00EE3384" w:rsidRDefault="006A29C3" w:rsidP="005E1C22">
            <w:pPr>
              <w:pStyle w:val="TKa"/>
              <w:spacing w:line="200" w:lineRule="exact"/>
              <w:jc w:val="center"/>
              <w:rPr>
                <w:rFonts w:ascii="Times New Roman" w:eastAsia="바탕체"/>
                <w:color w:val="000000"/>
                <w:kern w:val="0"/>
                <w:sz w:val="16"/>
                <w:szCs w:val="16"/>
                <w:highlight w:val="yellow"/>
              </w:rPr>
            </w:pPr>
            <w:ins w:id="6339" w:author="코람코 상장리츠팀" w:date="2026-10-07T09:00:00Z">
              <w:r>
                <w:rPr>
                  <w:rFonts w:ascii="Times New Roman" w:eastAsia="바탕체"/>
                  <w:color w:val="000000"/>
                  <w:kern w:val="0"/>
                  <w:sz w:val="16"/>
                  <w:szCs w:val="16"/>
                </w:rPr>
                <w:t xml:space="preserve">988,315,200</w:t>
              </w:r>
            </w:ins>
          </w:p>
        </w:tc>
        <w:tc>
          <w:tcPr>
            <w:tcW w:w="1640" w:type="dxa"/>
            <w:tcBorders>
              <w:top w:val="nil"/>
              <w:left w:val="nil"/>
              <w:bottom w:val="single" w:sz="4" w:space="0" w:color="auto"/>
              <w:right w:val="single" w:sz="4" w:space="0" w:color="auto"/>
            </w:tcBorders>
            <w:noWrap/>
            <w:vAlign w:val="center"/>
          </w:tcPr>
          <w:p w14:paraId="759B849F"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40" w:author="코람코 상장리츠팀" w:date="2026-10-07T09:00:00Z">
              <w:r>
                <w:rPr>
                  <w:rFonts w:ascii="Times New Roman" w:eastAsia="바탕체"/>
                  <w:color w:val="000000"/>
                  <w:kern w:val="0"/>
                  <w:sz w:val="16"/>
                  <w:szCs w:val="16"/>
                </w:rPr>
                <w:t xml:space="preserve">제3차 변경합의서(2024.12.23). 예금계좌 근질권</w:t>
              </w:r>
            </w:ins>
          </w:p>
        </w:tc>
      </w:tr>
      <w:tr w:rsidR="006A29C3" w:rsidRPr="009A57C7" w14:paraId="36FA0ADF"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1142851E" w14:textId="77777777" w:rsidR="006A29C3" w:rsidRPr="00224183" w:rsidDel="00EE3384" w:rsidRDefault="006A29C3" w:rsidP="005E1C22">
            <w:pPr>
              <w:pStyle w:val="TKa"/>
              <w:spacing w:line="200" w:lineRule="exact"/>
              <w:jc w:val="center"/>
              <w:rPr>
                <w:rFonts w:ascii="Times New Roman" w:eastAsia="바탕체"/>
                <w:color w:val="000000"/>
                <w:kern w:val="0"/>
                <w:sz w:val="16"/>
                <w:szCs w:val="16"/>
                <w:highlight w:val="yellow"/>
              </w:rPr>
            </w:pPr>
            <w:ins w:id="6341" w:author="코람코 상장리츠팀" w:date="2026-10-07T09:00:00Z">
              <w:r>
                <w:rPr>
                  <w:rFonts w:ascii="Times New Roman" w:eastAsia="바탕체"/>
                  <w:color w:val="000000"/>
                  <w:kern w:val="0"/>
                  <w:sz w:val="16"/>
                  <w:szCs w:val="16"/>
                </w:rPr>
                <w:t xml:space="preserve">지하 2층</w:t>
              </w:r>
            </w:ins>
          </w:p>
        </w:tc>
        <w:tc>
          <w:tcPr>
            <w:tcW w:w="1701" w:type="dxa"/>
            <w:tcBorders>
              <w:top w:val="nil"/>
              <w:left w:val="nil"/>
              <w:bottom w:val="single" w:sz="4" w:space="0" w:color="auto"/>
              <w:right w:val="single" w:sz="4" w:space="0" w:color="auto"/>
            </w:tcBorders>
            <w:noWrap/>
            <w:vAlign w:val="center"/>
          </w:tcPr>
          <w:p w14:paraId="3FF988B2" w14:textId="77777777" w:rsidR="006A29C3" w:rsidRPr="00224183" w:rsidDel="00EE3384" w:rsidRDefault="006A29C3" w:rsidP="005E1C22">
            <w:pPr>
              <w:pStyle w:val="TKa"/>
              <w:snapToGrid w:val="0"/>
              <w:spacing w:line="200" w:lineRule="exact"/>
              <w:jc w:val="center"/>
              <w:rPr>
                <w:rFonts w:ascii="Times New Roman" w:eastAsia="바탕체"/>
                <w:color w:val="000000"/>
                <w:kern w:val="0"/>
                <w:sz w:val="16"/>
                <w:szCs w:val="16"/>
                <w:highlight w:val="yellow"/>
              </w:rPr>
            </w:pPr>
            <w:ins w:id="6342" w:author="코람코 상장리츠팀" w:date="2026-10-07T09:00:00Z">
              <w:r>
                <w:rPr>
                  <w:rFonts w:ascii="Times New Roman" w:eastAsia="바탕체"/>
                  <w:color w:val="000000"/>
                  <w:kern w:val="0"/>
                  <w:sz w:val="16"/>
                  <w:szCs w:val="16"/>
                </w:rPr>
                <w:t xml:space="preserve">쿠팡 주식회사</w:t>
              </w:r>
            </w:ins>
          </w:p>
        </w:tc>
        <w:tc>
          <w:tcPr>
            <w:tcW w:w="2188" w:type="dxa"/>
            <w:tcBorders>
              <w:top w:val="nil"/>
              <w:left w:val="nil"/>
              <w:bottom w:val="single" w:sz="4" w:space="0" w:color="auto"/>
              <w:right w:val="single" w:sz="4" w:space="0" w:color="auto"/>
            </w:tcBorders>
            <w:noWrap/>
            <w:vAlign w:val="center"/>
          </w:tcPr>
          <w:p w14:paraId="62FDE25D" w14:textId="77777777" w:rsidR="006A29C3" w:rsidRPr="00224183" w:rsidDel="00EE3384" w:rsidRDefault="006A29C3" w:rsidP="005E1C22">
            <w:pPr>
              <w:pStyle w:val="TKa"/>
              <w:spacing w:line="200" w:lineRule="exact"/>
              <w:jc w:val="center"/>
              <w:rPr>
                <w:rFonts w:ascii="Times New Roman" w:eastAsia="바탕체"/>
                <w:color w:val="000000"/>
                <w:kern w:val="0"/>
                <w:sz w:val="16"/>
                <w:szCs w:val="16"/>
                <w:highlight w:val="yellow"/>
              </w:rPr>
            </w:pPr>
            <w:ins w:id="6343" w:author="코람코 상장리츠팀" w:date="2026-10-07T09:00:00Z">
              <w:r>
                <w:rPr>
                  <w:rFonts w:ascii="Times New Roman" w:eastAsia="바탕체"/>
                  <w:color w:val="000000"/>
                  <w:kern w:val="0"/>
                  <w:sz w:val="16"/>
                  <w:szCs w:val="16"/>
                </w:rPr>
                <w:t xml:space="preserve">982,155,600</w:t>
              </w:r>
            </w:ins>
          </w:p>
        </w:tc>
        <w:tc>
          <w:tcPr>
            <w:tcW w:w="1640" w:type="dxa"/>
            <w:tcBorders>
              <w:top w:val="nil"/>
              <w:left w:val="nil"/>
              <w:bottom w:val="single" w:sz="4" w:space="0" w:color="auto"/>
              <w:right w:val="single" w:sz="4" w:space="0" w:color="auto"/>
            </w:tcBorders>
            <w:noWrap/>
            <w:vAlign w:val="center"/>
          </w:tcPr>
          <w:p w14:paraId="40E1F17C"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44" w:author="코람코 상장리츠팀" w:date="2026-10-07T09:00:00Z">
              <w:r>
                <w:rPr>
                  <w:rFonts w:ascii="Times New Roman" w:eastAsia="바탕체"/>
                  <w:color w:val="000000"/>
                  <w:kern w:val="0"/>
                  <w:sz w:val="16"/>
                  <w:szCs w:val="16"/>
                </w:rPr>
                <w:t xml:space="preserve">제4차 변경합의서(2025.11.24). 예금계좌 근질권</w:t>
              </w:r>
            </w:ins>
          </w:p>
        </w:tc>
      </w:tr>
      <w:tr w:rsidR="006A29C3" w:rsidRPr="009A57C7" w14:paraId="3EF31F72"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317FEB46" w14:textId="77777777" w:rsidR="006A29C3" w:rsidRPr="00224183" w:rsidDel="00EE3384" w:rsidRDefault="006A29C3" w:rsidP="005E1C22">
            <w:pPr>
              <w:pStyle w:val="TKa"/>
              <w:spacing w:line="200" w:lineRule="exact"/>
              <w:jc w:val="center"/>
              <w:rPr>
                <w:rFonts w:ascii="Times New Roman" w:eastAsia="바탕체"/>
                <w:color w:val="000000"/>
                <w:kern w:val="0"/>
                <w:sz w:val="16"/>
                <w:szCs w:val="16"/>
                <w:highlight w:val="yellow"/>
              </w:rPr>
            </w:pPr>
            <w:ins w:id="6345" w:author="코람코 상장리츠팀" w:date="2026-10-07T09:00:00Z">
              <w:r>
                <w:rPr>
                  <w:rFonts w:ascii="Times New Roman" w:eastAsia="바탕체"/>
                  <w:color w:val="000000"/>
                  <w:kern w:val="0"/>
                  <w:sz w:val="16"/>
                  <w:szCs w:val="16"/>
                </w:rPr>
                <w:t xml:space="preserve">지상 8층 일부(사무실 증평)</w:t>
              </w:r>
            </w:ins>
          </w:p>
        </w:tc>
        <w:tc>
          <w:tcPr>
            <w:tcW w:w="1701" w:type="dxa"/>
            <w:tcBorders>
              <w:top w:val="nil"/>
              <w:left w:val="nil"/>
              <w:bottom w:val="single" w:sz="4" w:space="0" w:color="auto"/>
              <w:right w:val="single" w:sz="4" w:space="0" w:color="auto"/>
            </w:tcBorders>
            <w:noWrap/>
            <w:vAlign w:val="center"/>
          </w:tcPr>
          <w:p w14:paraId="1371A33D" w14:textId="77777777" w:rsidR="006A29C3" w:rsidRPr="00224183" w:rsidDel="00EE3384" w:rsidRDefault="006A29C3" w:rsidP="005E1C22">
            <w:pPr>
              <w:pStyle w:val="TKa"/>
              <w:snapToGrid w:val="0"/>
              <w:spacing w:line="200" w:lineRule="exact"/>
              <w:jc w:val="center"/>
              <w:rPr>
                <w:rFonts w:ascii="Times New Roman" w:eastAsia="바탕체"/>
                <w:color w:val="000000"/>
                <w:kern w:val="0"/>
                <w:sz w:val="16"/>
                <w:szCs w:val="16"/>
                <w:highlight w:val="yellow"/>
              </w:rPr>
            </w:pPr>
            <w:ins w:id="6346" w:author="코람코 상장리츠팀" w:date="2026-10-07T09:00:00Z">
              <w:r>
                <w:rPr>
                  <w:rFonts w:ascii="Times New Roman" w:eastAsia="바탕체"/>
                  <w:color w:val="000000"/>
                  <w:kern w:val="0"/>
                  <w:sz w:val="16"/>
                  <w:szCs w:val="16"/>
                </w:rPr>
                <w:t xml:space="preserve">쿠팡 주식회사</w:t>
              </w:r>
            </w:ins>
          </w:p>
        </w:tc>
        <w:tc>
          <w:tcPr>
            <w:tcW w:w="2188" w:type="dxa"/>
            <w:tcBorders>
              <w:top w:val="nil"/>
              <w:left w:val="nil"/>
              <w:bottom w:val="single" w:sz="4" w:space="0" w:color="auto"/>
              <w:right w:val="single" w:sz="4" w:space="0" w:color="auto"/>
            </w:tcBorders>
            <w:noWrap/>
            <w:vAlign w:val="center"/>
          </w:tcPr>
          <w:p w14:paraId="09902797" w14:textId="77777777" w:rsidR="006A29C3" w:rsidRPr="00224183" w:rsidDel="00EE3384" w:rsidRDefault="006A29C3" w:rsidP="005E1C22">
            <w:pPr>
              <w:pStyle w:val="TKa"/>
              <w:spacing w:line="200" w:lineRule="exact"/>
              <w:jc w:val="center"/>
              <w:rPr>
                <w:rFonts w:ascii="Times New Roman" w:eastAsia="바탕체"/>
                <w:color w:val="000000"/>
                <w:kern w:val="0"/>
                <w:sz w:val="16"/>
                <w:szCs w:val="16"/>
                <w:highlight w:val="yellow"/>
              </w:rPr>
            </w:pPr>
            <w:ins w:id="6347" w:author="코람코 상장리츠팀" w:date="2026-10-07T09:00:00Z">
              <w:r>
                <w:rPr>
                  <w:rFonts w:ascii="Times New Roman" w:eastAsia="바탕체"/>
                  <w:color w:val="000000"/>
                  <w:kern w:val="0"/>
                  <w:sz w:val="16"/>
                  <w:szCs w:val="16"/>
                </w:rPr>
                <w:t xml:space="preserve">32,620,110</w:t>
              </w:r>
            </w:ins>
          </w:p>
        </w:tc>
        <w:tc>
          <w:tcPr>
            <w:tcW w:w="1640" w:type="dxa"/>
            <w:tcBorders>
              <w:top w:val="nil"/>
              <w:left w:val="nil"/>
              <w:bottom w:val="single" w:sz="4" w:space="0" w:color="auto"/>
              <w:right w:val="single" w:sz="4" w:space="0" w:color="auto"/>
            </w:tcBorders>
            <w:noWrap/>
            <w:vAlign w:val="center"/>
          </w:tcPr>
          <w:p w14:paraId="7A4B89D1"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48" w:author="코람코 상장리츠팀" w:date="2026-10-07T09:00:00Z">
              <w:r>
                <w:rPr>
                  <w:rFonts w:ascii="Times New Roman" w:eastAsia="바탕체"/>
                  <w:color w:val="000000"/>
                  <w:kern w:val="0"/>
                  <w:sz w:val="16"/>
                  <w:szCs w:val="16"/>
                </w:rPr>
                <w:t xml:space="preserve">제5차 변경합의서(2026.8.14). 예금계좌 근질권</w:t>
              </w:r>
            </w:ins>
          </w:p>
        </w:tc>
      </w:tr>
      <w:tr w:rsidR="006A29C3" w:rsidRPr="009A57C7" w14:paraId="346E2BC8"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100A3075"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49" w:author="코람코 상장리츠팀" w:date="2026-10-07T09:00:00Z">
              <w:r>
                <w:rPr>
                  <w:rFonts w:ascii="Times New Roman" w:eastAsia="바탕체"/>
                  <w:color w:val="000000"/>
                  <w:kern w:val="0"/>
                  <w:sz w:val="16"/>
                  <w:szCs w:val="16"/>
                </w:rPr>
                <w:t xml:space="preserve">지상 3층</w:t>
              </w:r>
            </w:ins>
          </w:p>
        </w:tc>
        <w:tc>
          <w:tcPr>
            <w:tcW w:w="1701" w:type="dxa"/>
            <w:tcBorders>
              <w:top w:val="nil"/>
              <w:left w:val="nil"/>
              <w:bottom w:val="single" w:sz="4" w:space="0" w:color="auto"/>
              <w:right w:val="single" w:sz="4" w:space="0" w:color="auto"/>
            </w:tcBorders>
            <w:noWrap/>
            <w:vAlign w:val="center"/>
          </w:tcPr>
          <w:p w14:paraId="71F1BC63" w14:textId="77777777" w:rsidR="006A29C3" w:rsidRPr="00224183" w:rsidRDefault="006A29C3" w:rsidP="005E1C22">
            <w:pPr>
              <w:pStyle w:val="TKa"/>
              <w:snapToGrid w:val="0"/>
              <w:spacing w:line="200" w:lineRule="exact"/>
              <w:jc w:val="center"/>
              <w:rPr>
                <w:rFonts w:ascii="Times New Roman" w:eastAsia="바탕체"/>
                <w:color w:val="000000"/>
                <w:kern w:val="0"/>
                <w:sz w:val="16"/>
                <w:szCs w:val="16"/>
                <w:highlight w:val="yellow"/>
              </w:rPr>
            </w:pPr>
            <w:ins w:id="6350" w:author="코람코 상장리츠팀" w:date="2026-10-07T09:00:00Z">
              <w:r>
                <w:rPr>
                  <w:rFonts w:ascii="Times New Roman" w:eastAsia="바탕체"/>
                  <w:color w:val="000000"/>
                  <w:kern w:val="0"/>
                  <w:sz w:val="16"/>
                  <w:szCs w:val="16"/>
                </w:rPr>
                <w:t xml:space="preserve">주식회사 농심</w:t>
              </w:r>
            </w:ins>
          </w:p>
        </w:tc>
        <w:tc>
          <w:tcPr>
            <w:tcW w:w="2188" w:type="dxa"/>
            <w:tcBorders>
              <w:top w:val="nil"/>
              <w:left w:val="nil"/>
              <w:bottom w:val="single" w:sz="4" w:space="0" w:color="auto"/>
              <w:right w:val="single" w:sz="4" w:space="0" w:color="auto"/>
            </w:tcBorders>
            <w:noWrap/>
            <w:vAlign w:val="center"/>
          </w:tcPr>
          <w:p w14:paraId="61D51188"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51" w:author="코람코 상장리츠팀" w:date="2026-10-07T09:00:00Z">
              <w:r>
                <w:rPr>
                  <w:rFonts w:ascii="Times New Roman" w:eastAsia="바탕체"/>
                  <w:color w:val="000000"/>
                  <w:kern w:val="0"/>
                  <w:sz w:val="16"/>
                  <w:szCs w:val="16"/>
                </w:rPr>
                <w:t xml:space="preserve">642,552,000</w:t>
              </w:r>
            </w:ins>
          </w:p>
        </w:tc>
        <w:tc>
          <w:tcPr>
            <w:tcW w:w="1640" w:type="dxa"/>
            <w:tcBorders>
              <w:top w:val="nil"/>
              <w:left w:val="nil"/>
              <w:bottom w:val="single" w:sz="4" w:space="0" w:color="auto"/>
              <w:right w:val="single" w:sz="4" w:space="0" w:color="auto"/>
            </w:tcBorders>
            <w:noWrap/>
            <w:vAlign w:val="center"/>
          </w:tcPr>
          <w:p w14:paraId="460E7A14"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52" w:author="코람코 상장리츠팀" w:date="2026-10-07T09:00:00Z">
              <w:r>
                <w:rPr>
                  <w:rFonts w:ascii="Times New Roman" w:eastAsia="바탕체"/>
                  <w:color w:val="000000"/>
                  <w:kern w:val="0"/>
                  <w:sz w:val="16"/>
                  <w:szCs w:val="16"/>
                </w:rPr>
                <w:t xml:space="preserve">2024.5.14 임대차계약(2024.8.20 변경). 예금계좌 근질권</w:t>
              </w:r>
            </w:ins>
          </w:p>
        </w:tc>
      </w:tr>
      <w:tr w:rsidR="006A29C3" w:rsidRPr="009A57C7" w14:paraId="03ABD760"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01925B52"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53" w:author="코람코 상장리츠팀" w:date="2026-10-07T09:00:00Z">
              <w:r>
                <w:rPr>
                  <w:rFonts w:ascii="Times New Roman" w:eastAsia="바탕체"/>
                  <w:color w:val="000000"/>
                  <w:kern w:val="0"/>
                  <w:sz w:val="16"/>
                  <w:szCs w:val="16"/>
                </w:rPr>
                <w:t xml:space="preserve">지상 1층 일부</w:t>
              </w:r>
            </w:ins>
          </w:p>
        </w:tc>
        <w:tc>
          <w:tcPr>
            <w:tcW w:w="1701" w:type="dxa"/>
            <w:tcBorders>
              <w:top w:val="nil"/>
              <w:left w:val="nil"/>
              <w:bottom w:val="single" w:sz="4" w:space="0" w:color="auto"/>
              <w:right w:val="single" w:sz="4" w:space="0" w:color="auto"/>
            </w:tcBorders>
            <w:noWrap/>
            <w:vAlign w:val="center"/>
          </w:tcPr>
          <w:p w14:paraId="66C60D16" w14:textId="77777777" w:rsidR="006A29C3" w:rsidRPr="00224183" w:rsidRDefault="006A29C3" w:rsidP="005E1C22">
            <w:pPr>
              <w:pStyle w:val="TKa"/>
              <w:snapToGrid w:val="0"/>
              <w:spacing w:line="200" w:lineRule="exact"/>
              <w:jc w:val="center"/>
              <w:rPr>
                <w:rFonts w:ascii="Times New Roman" w:eastAsia="바탕체"/>
                <w:color w:val="000000"/>
                <w:kern w:val="0"/>
                <w:sz w:val="16"/>
                <w:szCs w:val="16"/>
                <w:highlight w:val="yellow"/>
              </w:rPr>
            </w:pPr>
            <w:ins w:id="6354" w:author="코람코 상장리츠팀" w:date="2026-10-07T09:00:00Z">
              <w:r>
                <w:rPr>
                  <w:rFonts w:ascii="Times New Roman" w:eastAsia="바탕체"/>
                  <w:color w:val="000000"/>
                  <w:kern w:val="0"/>
                  <w:sz w:val="16"/>
                  <w:szCs w:val="16"/>
                </w:rPr>
                <w:t xml:space="preserve">주식회사 지오영</w:t>
              </w:r>
            </w:ins>
          </w:p>
        </w:tc>
        <w:tc>
          <w:tcPr>
            <w:tcW w:w="2188" w:type="dxa"/>
            <w:tcBorders>
              <w:top w:val="nil"/>
              <w:left w:val="nil"/>
              <w:bottom w:val="single" w:sz="4" w:space="0" w:color="auto"/>
              <w:right w:val="single" w:sz="4" w:space="0" w:color="auto"/>
            </w:tcBorders>
            <w:noWrap/>
            <w:vAlign w:val="center"/>
          </w:tcPr>
          <w:p w14:paraId="56F0FCF4"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55" w:author="코람코 상장리츠팀" w:date="2026-10-07T09:00:00Z">
              <w:r>
                <w:rPr>
                  <w:rFonts w:ascii="Times New Roman" w:eastAsia="바탕체"/>
                  <w:color w:val="000000"/>
                  <w:kern w:val="0"/>
                  <w:sz w:val="16"/>
                  <w:szCs w:val="16"/>
                </w:rPr>
                <w:t xml:space="preserve">393,456,789</w:t>
              </w:r>
            </w:ins>
          </w:p>
        </w:tc>
        <w:tc>
          <w:tcPr>
            <w:tcW w:w="1640" w:type="dxa"/>
            <w:tcBorders>
              <w:top w:val="nil"/>
              <w:left w:val="nil"/>
              <w:bottom w:val="single" w:sz="4" w:space="0" w:color="auto"/>
              <w:right w:val="single" w:sz="4" w:space="0" w:color="auto"/>
            </w:tcBorders>
            <w:noWrap/>
            <w:vAlign w:val="center"/>
          </w:tcPr>
          <w:p w14:paraId="7624FA86"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56" w:author="코람코 상장리츠팀" w:date="2026-10-07T09:00:00Z">
              <w:r>
                <w:rPr>
                  <w:rFonts w:ascii="Times New Roman" w:eastAsia="바탕체"/>
                  <w:color w:val="000000"/>
                  <w:kern w:val="0"/>
                  <w:sz w:val="16"/>
                  <w:szCs w:val="16"/>
                </w:rPr>
                <w:t xml:space="preserve">2024.12.31 임대차계약. 예금계좌 근질권</w:t>
              </w:r>
            </w:ins>
          </w:p>
        </w:tc>
      </w:tr>
      <w:tr w:rsidR="006A29C3" w:rsidRPr="009A57C7" w14:paraId="22876688"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7272388B"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57" w:author="코람코 상장리츠팀" w:date="2026-10-07T09:00:00Z">
              <w:r>
                <w:rPr>
                  <w:rFonts w:ascii="Times New Roman" w:eastAsia="바탕체"/>
                  <w:color w:val="000000"/>
                  <w:kern w:val="0"/>
                  <w:sz w:val="16"/>
                  <w:szCs w:val="16"/>
                </w:rPr>
                <w:t xml:space="preserve">지상 1층 일부</w:t>
              </w:r>
            </w:ins>
          </w:p>
        </w:tc>
        <w:tc>
          <w:tcPr>
            <w:tcW w:w="1701" w:type="dxa"/>
            <w:tcBorders>
              <w:top w:val="nil"/>
              <w:left w:val="nil"/>
              <w:bottom w:val="single" w:sz="4" w:space="0" w:color="auto"/>
              <w:right w:val="single" w:sz="4" w:space="0" w:color="auto"/>
            </w:tcBorders>
            <w:noWrap/>
            <w:vAlign w:val="center"/>
          </w:tcPr>
          <w:p w14:paraId="22F00EF4" w14:textId="77777777" w:rsidR="006A29C3" w:rsidRPr="00224183" w:rsidRDefault="006A29C3" w:rsidP="005E1C22">
            <w:pPr>
              <w:pStyle w:val="TKa"/>
              <w:snapToGrid w:val="0"/>
              <w:spacing w:line="200" w:lineRule="exact"/>
              <w:jc w:val="center"/>
              <w:rPr>
                <w:rFonts w:ascii="Times New Roman" w:eastAsia="바탕체"/>
                <w:color w:val="000000"/>
                <w:kern w:val="0"/>
                <w:sz w:val="16"/>
                <w:szCs w:val="16"/>
                <w:highlight w:val="yellow"/>
              </w:rPr>
            </w:pPr>
            <w:ins w:id="6358" w:author="코람코 상장리츠팀" w:date="2026-10-07T09:00:00Z">
              <w:r>
                <w:rPr>
                  <w:rFonts w:ascii="Times New Roman" w:eastAsia="바탕체"/>
                  <w:color w:val="000000"/>
                  <w:kern w:val="0"/>
                  <w:sz w:val="16"/>
                  <w:szCs w:val="16"/>
                </w:rPr>
                <w:t xml:space="preserve">주식회사 용마로지스</w:t>
              </w:r>
            </w:ins>
          </w:p>
        </w:tc>
        <w:tc>
          <w:tcPr>
            <w:tcW w:w="2188" w:type="dxa"/>
            <w:tcBorders>
              <w:top w:val="nil"/>
              <w:left w:val="nil"/>
              <w:bottom w:val="single" w:sz="4" w:space="0" w:color="auto"/>
              <w:right w:val="single" w:sz="4" w:space="0" w:color="auto"/>
            </w:tcBorders>
            <w:noWrap/>
            <w:vAlign w:val="center"/>
          </w:tcPr>
          <w:p w14:paraId="6E7A7430"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59" w:author="코람코 상장리츠팀" w:date="2026-10-07T09:00:00Z">
              <w:r>
                <w:rPr>
                  <w:rFonts w:ascii="Times New Roman" w:eastAsia="바탕체"/>
                  <w:color w:val="000000"/>
                  <w:kern w:val="0"/>
                  <w:sz w:val="16"/>
                  <w:szCs w:val="16"/>
                </w:rPr>
                <w:t xml:space="preserve">308,178,000</w:t>
              </w:r>
            </w:ins>
          </w:p>
        </w:tc>
        <w:tc>
          <w:tcPr>
            <w:tcW w:w="1640" w:type="dxa"/>
            <w:tcBorders>
              <w:top w:val="nil"/>
              <w:left w:val="nil"/>
              <w:bottom w:val="single" w:sz="4" w:space="0" w:color="auto"/>
              <w:right w:val="single" w:sz="4" w:space="0" w:color="auto"/>
            </w:tcBorders>
            <w:noWrap/>
            <w:vAlign w:val="center"/>
          </w:tcPr>
          <w:p w14:paraId="6AC85590"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60" w:author="코람코 상장리츠팀" w:date="2026-10-07T09:00:00Z">
              <w:r>
                <w:rPr>
                  <w:rFonts w:ascii="Times New Roman" w:eastAsia="바탕체"/>
                  <w:color w:val="000000"/>
                  <w:kern w:val="0"/>
                  <w:sz w:val="16"/>
                  <w:szCs w:val="16"/>
                </w:rPr>
                <w:t xml:space="preserve">2024.10.28 임대차계약. 예금계좌 근질권</w:t>
              </w:r>
            </w:ins>
          </w:p>
        </w:tc>
      </w:tr>
      <w:tr w:rsidR="006A29C3" w:rsidRPr="009A57C7" w14:paraId="2985424A"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3F753491"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61" w:author="코람코 상장리츠팀" w:date="2026-10-07T09:00:00Z">
              <w:r>
                <w:rPr>
                  <w:rFonts w:ascii="Times New Roman" w:eastAsia="바탕체"/>
                  <w:color w:val="000000"/>
                  <w:kern w:val="0"/>
                  <w:sz w:val="16"/>
                  <w:szCs w:val="16"/>
                </w:rPr>
                <w:t xml:space="preserve">지상 8층 일부</w:t>
              </w:r>
            </w:ins>
          </w:p>
        </w:tc>
        <w:tc>
          <w:tcPr>
            <w:tcW w:w="1701" w:type="dxa"/>
            <w:tcBorders>
              <w:top w:val="nil"/>
              <w:left w:val="nil"/>
              <w:bottom w:val="single" w:sz="4" w:space="0" w:color="auto"/>
              <w:right w:val="single" w:sz="4" w:space="0" w:color="auto"/>
            </w:tcBorders>
            <w:noWrap/>
            <w:vAlign w:val="center"/>
          </w:tcPr>
          <w:p w14:paraId="0E6E6B41" w14:textId="77777777" w:rsidR="006A29C3" w:rsidRPr="00224183" w:rsidRDefault="006A29C3" w:rsidP="005E1C22">
            <w:pPr>
              <w:pStyle w:val="TKa"/>
              <w:snapToGrid w:val="0"/>
              <w:spacing w:line="200" w:lineRule="exact"/>
              <w:jc w:val="center"/>
              <w:rPr>
                <w:rFonts w:ascii="Times New Roman" w:eastAsia="바탕체"/>
                <w:color w:val="000000"/>
                <w:kern w:val="0"/>
                <w:sz w:val="16"/>
                <w:szCs w:val="16"/>
                <w:highlight w:val="yellow"/>
              </w:rPr>
            </w:pPr>
            <w:ins w:id="6362" w:author="코람코 상장리츠팀" w:date="2026-10-07T09:00:00Z">
              <w:r>
                <w:rPr>
                  <w:rFonts w:ascii="Times New Roman" w:eastAsia="바탕체"/>
                  <w:color w:val="000000"/>
                  <w:kern w:val="0"/>
                  <w:sz w:val="16"/>
                  <w:szCs w:val="16"/>
                </w:rPr>
                <w:t xml:space="preserve">주식회사 키즈밀</w:t>
              </w:r>
            </w:ins>
          </w:p>
        </w:tc>
        <w:tc>
          <w:tcPr>
            <w:tcW w:w="2188" w:type="dxa"/>
            <w:tcBorders>
              <w:top w:val="nil"/>
              <w:left w:val="nil"/>
              <w:bottom w:val="single" w:sz="4" w:space="0" w:color="auto"/>
              <w:right w:val="single" w:sz="4" w:space="0" w:color="auto"/>
            </w:tcBorders>
            <w:noWrap/>
            <w:vAlign w:val="center"/>
          </w:tcPr>
          <w:p w14:paraId="3D156884"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63" w:author="코람코 상장리츠팀" w:date="2026-10-07T09:00:00Z">
              <w:r>
                <w:rPr>
                  <w:rFonts w:ascii="Times New Roman" w:eastAsia="바탕체"/>
                  <w:color w:val="000000"/>
                  <w:kern w:val="0"/>
                  <w:sz w:val="16"/>
                  <w:szCs w:val="16"/>
                </w:rPr>
                <w:t xml:space="preserve">100,000,000</w:t>
              </w:r>
            </w:ins>
          </w:p>
        </w:tc>
        <w:tc>
          <w:tcPr>
            <w:tcW w:w="1640" w:type="dxa"/>
            <w:tcBorders>
              <w:top w:val="nil"/>
              <w:left w:val="nil"/>
              <w:bottom w:val="single" w:sz="4" w:space="0" w:color="auto"/>
              <w:right w:val="single" w:sz="4" w:space="0" w:color="auto"/>
            </w:tcBorders>
            <w:noWrap/>
            <w:vAlign w:val="center"/>
          </w:tcPr>
          <w:p w14:paraId="795769DD"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64" w:author="코람코 상장리츠팀" w:date="2026-10-07T09:00:00Z">
              <w:r>
                <w:rPr>
                  <w:rFonts w:ascii="Times New Roman" w:eastAsia="바탕체"/>
                  <w:color w:val="000000"/>
                  <w:kern w:val="0"/>
                  <w:sz w:val="16"/>
                  <w:szCs w:val="16"/>
                </w:rPr>
                <w:t xml:space="preserve">2024.11.27 임대차계약. 예금계좌 근질권</w:t>
              </w:r>
            </w:ins>
          </w:p>
        </w:tc>
      </w:tr>
      <w:tr w:rsidR="006A29C3" w:rsidRPr="009A57C7" w14:paraId="240AB887"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784CE639"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65" w:author="코람코 상장리츠팀" w:date="2026-10-07T09:00:00Z">
              <w:r>
                <w:rPr>
                  <w:rFonts w:ascii="Times New Roman" w:eastAsia="바탕체"/>
                  <w:color w:val="000000"/>
                  <w:kern w:val="0"/>
                  <w:sz w:val="16"/>
                  <w:szCs w:val="16"/>
                </w:rPr>
                <w:t xml:space="preserve">지상 1층 일부(근린생활시설)</w:t>
              </w:r>
            </w:ins>
          </w:p>
        </w:tc>
        <w:tc>
          <w:tcPr>
            <w:tcW w:w="1701" w:type="dxa"/>
            <w:tcBorders>
              <w:top w:val="nil"/>
              <w:left w:val="nil"/>
              <w:bottom w:val="single" w:sz="4" w:space="0" w:color="auto"/>
              <w:right w:val="single" w:sz="4" w:space="0" w:color="auto"/>
            </w:tcBorders>
            <w:noWrap/>
            <w:vAlign w:val="center"/>
          </w:tcPr>
          <w:p w14:paraId="392914A4" w14:textId="77777777" w:rsidR="006A29C3" w:rsidRPr="00224183" w:rsidRDefault="006A29C3" w:rsidP="005E1C22">
            <w:pPr>
              <w:pStyle w:val="TKa"/>
              <w:snapToGrid w:val="0"/>
              <w:spacing w:line="200" w:lineRule="exact"/>
              <w:jc w:val="center"/>
              <w:rPr>
                <w:rFonts w:ascii="Times New Roman" w:eastAsia="바탕체"/>
                <w:color w:val="000000"/>
                <w:kern w:val="0"/>
                <w:sz w:val="16"/>
                <w:szCs w:val="16"/>
                <w:highlight w:val="yellow"/>
              </w:rPr>
            </w:pPr>
            <w:ins w:id="6366" w:author="코람코 상장리츠팀" w:date="2026-10-07T09:00:00Z">
              <w:r>
                <w:rPr>
                  <w:rFonts w:ascii="Times New Roman" w:eastAsia="바탕체"/>
                  <w:color w:val="000000"/>
                  <w:kern w:val="0"/>
                  <w:sz w:val="16"/>
                  <w:szCs w:val="16"/>
                </w:rPr>
                <w:t xml:space="preserve">주식회사 아이팜</w:t>
              </w:r>
            </w:ins>
          </w:p>
        </w:tc>
        <w:tc>
          <w:tcPr>
            <w:tcW w:w="2188" w:type="dxa"/>
            <w:tcBorders>
              <w:top w:val="nil"/>
              <w:left w:val="nil"/>
              <w:bottom w:val="single" w:sz="4" w:space="0" w:color="auto"/>
              <w:right w:val="single" w:sz="4" w:space="0" w:color="auto"/>
            </w:tcBorders>
            <w:noWrap/>
            <w:vAlign w:val="center"/>
          </w:tcPr>
          <w:p w14:paraId="78099BD6"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67" w:author="코람코 상장리츠팀" w:date="2026-10-07T09:00:00Z">
              <w:r>
                <w:rPr>
                  <w:rFonts w:ascii="Times New Roman" w:eastAsia="바탕체"/>
                  <w:color w:val="000000"/>
                  <w:kern w:val="0"/>
                  <w:sz w:val="16"/>
                  <w:szCs w:val="16"/>
                </w:rPr>
                <w:t xml:space="preserve">6,224,400</w:t>
              </w:r>
            </w:ins>
          </w:p>
        </w:tc>
        <w:tc>
          <w:tcPr>
            <w:tcW w:w="1640" w:type="dxa"/>
            <w:tcBorders>
              <w:top w:val="nil"/>
              <w:left w:val="nil"/>
              <w:bottom w:val="single" w:sz="4" w:space="0" w:color="auto"/>
              <w:right w:val="single" w:sz="4" w:space="0" w:color="auto"/>
            </w:tcBorders>
            <w:noWrap/>
            <w:vAlign w:val="center"/>
          </w:tcPr>
          <w:p w14:paraId="23AC4CCA" w14:textId="77777777" w:rsidR="006A29C3" w:rsidRPr="00224183" w:rsidRDefault="006A29C3" w:rsidP="005E1C22">
            <w:pPr>
              <w:pStyle w:val="TKa"/>
              <w:spacing w:line="200" w:lineRule="exact"/>
              <w:jc w:val="center"/>
              <w:rPr>
                <w:rFonts w:ascii="Times New Roman" w:eastAsia="바탕체"/>
                <w:color w:val="000000"/>
                <w:kern w:val="0"/>
                <w:sz w:val="16"/>
                <w:szCs w:val="16"/>
                <w:highlight w:val="yellow"/>
              </w:rPr>
            </w:pPr>
            <w:ins w:id="6368" w:author="코람코 상장리츠팀" w:date="2026-10-07T09:00:00Z">
              <w:r>
                <w:rPr>
                  <w:rFonts w:ascii="Times New Roman" w:eastAsia="바탕체"/>
                  <w:color w:val="000000"/>
                  <w:kern w:val="0"/>
                  <w:sz w:val="16"/>
                  <w:szCs w:val="16"/>
                </w:rPr>
                <w:t xml:space="preserve">2025.4.25 임대차계약. 질권 미설정(임차인 요청 시 설정)</w:t>
              </w:r>
            </w:ins>
          </w:p>
        </w:tc>
      </w:tr>
      <w:tr w:rsidR="006A29C3" w:rsidRPr="009A57C7" w14:paraId="4B6CCDF3" w14:textId="77777777" w:rsidTr="005E1C22">
        <w:trPr>
          <w:trHeight w:val="577"/>
        </w:trPr>
        <w:tc>
          <w:tcPr>
            <w:tcW w:w="4252" w:type="dxa"/>
            <w:gridSpan w:val="2"/>
            <w:tcBorders>
              <w:top w:val="nil"/>
              <w:left w:val="single" w:sz="4" w:space="0" w:color="auto"/>
              <w:bottom w:val="single" w:sz="4" w:space="0" w:color="auto"/>
              <w:right w:val="single" w:sz="4" w:space="0" w:color="auto"/>
            </w:tcBorders>
            <w:noWrap/>
            <w:vAlign w:val="center"/>
            <w:hideMark/>
          </w:tcPr>
          <w:p w14:paraId="4A55D009" w14:textId="77777777" w:rsidR="006A29C3" w:rsidRPr="00224183" w:rsidRDefault="006A29C3" w:rsidP="005E1C22">
            <w:pPr>
              <w:pStyle w:val="TKa"/>
              <w:spacing w:line="200" w:lineRule="exact"/>
              <w:jc w:val="center"/>
              <w:rPr>
                <w:rFonts w:ascii="Times New Roman" w:eastAsia="바탕체"/>
                <w:b/>
                <w:color w:val="000000"/>
                <w:kern w:val="0"/>
                <w:sz w:val="16"/>
                <w:szCs w:val="16"/>
                <w:highlight w:val="yellow"/>
              </w:rPr>
            </w:pPr>
            <w:commentRangeStart w:id="44"/>
            <w:del w:id="6369" w:author="코람코 상장리츠팀" w:date="2026-10-07T09:00:00Z">
              <w:r>
                <w:rPr>
                  <w:rFonts w:ascii="Times New Roman" w:eastAsia="바탕체"/>
                  <w:b/>
                  <w:color w:val="000000"/>
                  <w:kern w:val="0"/>
                  <w:sz w:val="16"/>
                  <w:szCs w:val="16"/>
                  <w:highlight w:val="yellow"/>
                </w:rPr>
                <w:delText xml:space="preserve">선순위 </w:delText>
              </w:r>
            </w:del>
            <w:commentRangeEnd w:id="44"/>
            <w:r>
              <w:rPr>
                <w:rStyle w:val="CommentReference"/>
              </w:rPr>
              <w:commentReference w:id="44"/>
            </w:r>
            <w:r>
              <w:rPr>
                <w:rFonts w:ascii="Times New Roman" w:eastAsia="바탕체"/>
                <w:b/>
                <w:color w:val="000000"/>
                <w:kern w:val="0"/>
                <w:sz w:val="16"/>
                <w:szCs w:val="16"/>
                <w:highlight w:val="yellow"/>
              </w:rPr>
              <w:t xml:space="preserve">임대보증금 합계</w:t>
            </w:r>
          </w:p>
        </w:tc>
        <w:tc>
          <w:tcPr>
            <w:tcW w:w="2188" w:type="dxa"/>
            <w:tcBorders>
              <w:top w:val="nil"/>
              <w:left w:val="nil"/>
              <w:bottom w:val="single" w:sz="4" w:space="0" w:color="auto"/>
              <w:right w:val="single" w:sz="4" w:space="0" w:color="auto"/>
            </w:tcBorders>
            <w:noWrap/>
            <w:vAlign w:val="center"/>
          </w:tcPr>
          <w:p w14:paraId="591ABD90" w14:textId="77777777" w:rsidR="006A29C3" w:rsidRPr="00224183" w:rsidRDefault="006A29C3" w:rsidP="005E1C22">
            <w:pPr>
              <w:pStyle w:val="TKa"/>
              <w:spacing w:line="200" w:lineRule="exact"/>
              <w:ind w:firstLineChars="100" w:firstLine="160"/>
              <w:jc w:val="center"/>
              <w:rPr>
                <w:rFonts w:ascii="Times New Roman" w:eastAsia="바탕체"/>
                <w:b/>
                <w:color w:val="000000"/>
                <w:kern w:val="0"/>
                <w:sz w:val="16"/>
                <w:szCs w:val="16"/>
                <w:highlight w:val="yellow"/>
              </w:rPr>
            </w:pPr>
            <w:ins w:id="6370" w:author="코람코 상장리츠팀" w:date="2026-10-07T09:00:00Z">
              <w:r>
                <w:rPr>
                  <w:rFonts w:ascii="Times New Roman" w:eastAsia="바탕체"/>
                  <w:b/>
                  <w:color w:val="000000"/>
                  <w:kern w:val="0"/>
                  <w:sz w:val="16"/>
                  <w:szCs w:val="16"/>
                </w:rPr>
                <w:t xml:space="preserve">7,205,111,707</w:t>
              </w:r>
            </w:ins>
          </w:p>
        </w:tc>
        <w:tc>
          <w:tcPr>
            <w:tcW w:w="1640" w:type="dxa"/>
            <w:tcBorders>
              <w:top w:val="nil"/>
              <w:left w:val="nil"/>
              <w:bottom w:val="single" w:sz="4" w:space="0" w:color="auto"/>
              <w:right w:val="single" w:sz="4" w:space="0" w:color="auto"/>
            </w:tcBorders>
            <w:noWrap/>
            <w:vAlign w:val="center"/>
          </w:tcPr>
          <w:p w14:paraId="71E72469" w14:textId="77777777" w:rsidR="006A29C3" w:rsidRPr="00224183" w:rsidRDefault="006A29C3" w:rsidP="005E1C22">
            <w:pPr>
              <w:pStyle w:val="TKa"/>
              <w:spacing w:line="200" w:lineRule="exact"/>
              <w:jc w:val="center"/>
              <w:rPr>
                <w:rFonts w:ascii="Times New Roman" w:eastAsia="바탕체"/>
                <w:b/>
                <w:color w:val="000000"/>
                <w:kern w:val="0"/>
                <w:sz w:val="16"/>
                <w:szCs w:val="16"/>
                <w:highlight w:val="yellow"/>
              </w:rPr>
            </w:pPr>
          </w:p>
        </w:tc>
      </w:tr>
    </w:tbl>
    <w:p w14:paraId="2825BC38" w14:textId="77777777" w:rsidR="006A29C3" w:rsidRPr="00716A5A" w:rsidRDefault="006A29C3" w:rsidP="006A29C3">
      <w:pPr>
        <w:pStyle w:val="TKa"/>
        <w:shd w:val="clear" w:color="auto" w:fill="FFFFFF"/>
        <w:snapToGrid w:val="0"/>
        <w:spacing w:line="200" w:lineRule="exact"/>
        <w:textAlignment w:val="baseline"/>
        <w:rPr>
          <w:rFonts w:ascii="바탕체" w:eastAsia="바탕체" w:hAnsi="바탕체" w:cs="굴림"/>
          <w:color w:val="000000"/>
          <w:kern w:val="0"/>
          <w:sz w:val="16"/>
          <w:szCs w:val="16"/>
        </w:rPr>
      </w:pPr>
    </w:p>
    <w:p w14:paraId="48842297" w14:textId="77777777" w:rsidR="00F47E3F" w:rsidRPr="006A29C3" w:rsidRDefault="00F47E3F">
      <w:pPr>
        <w:pStyle w:val="TKa"/>
      </w:pPr>
    </w:p>
    <w:sectPr w:rsidR="00F47E3F" w:rsidRPr="006A29C3" w:rsidSect="006A29C3">
      <w:headerReference w:type="default" r:id="rId12"/>
      <w:footerReference w:type="default" r:id="rId11"/>
      <w:pgSz w:w="11906" w:h="16838"/>
      <w:pgMar w:top="1985" w:right="1701" w:bottom="1701" w:left="1701" w:header="851" w:footer="992" w:gutter="0"/>
      <w:pgNumType w:start="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코람코 상장리츠팀" w:date="2026-10-07T07:52:19Z" w:initials="KR">
    <w:p w14:paraId="76EDA8FF" w14:textId="77777777">
      <w:r>
        <w:rPr>
          <w:rStyle w:val="CommentReference"/>
        </w:rPr>
        <w:annotationRef/>
      </w:r>
      <w:r>
        <w:rPr>
          <w:color w:val="000000"/>
          <w:sz w:val="20"/>
          <w:szCs w:val="20"/>
        </w:rPr>
        <w:t xml:space="preserve">[대출약정 충돌] 우선수익자 순위 구조 수정. 담보대출약정서 BKL v16(2026-10-06 중순위 의견본) 제9조 제1항: Tranche A 대주 공동 2순위, Tranche B 대주 공동 3순위, 1순위 우선수익권은 쿠팡 주식회사의 임대차보증금 2,132,586,000원 반환채권 담보에 한정. 매매계약 BKL v11 별첨 7.A 제4항(쿠팡 승계동의서)도 거래종결일 당일 같은 금액을 한도로 쿠팡 명의 1순위 우선수익권 부여를 전제함.</w:t>
      </w:r>
    </w:p>
  </w:comment>
  <w:comment w:id="1" w:author="코람코 상장리츠팀" w:date="2026-10-07T07:52:19Z" w:initials="KR">
    <w:p w14:paraId="4E462A52" w14:textId="77777777">
      <w:r>
        <w:rPr>
          <w:rStyle w:val="CommentReference"/>
        </w:rPr>
        <w:annotationRef/>
      </w:r>
      <w:r>
        <w:rPr>
          <w:color w:val="000000"/>
          <w:sz w:val="20"/>
          <w:szCs w:val="20"/>
        </w:rPr>
        <w:t xml:space="preserve">[대출약정 충돌] 공동 2순위 = Tranche A 대주, 공동 3순위 = Tranche B 대주(별첨 1. 기재). 대출약정 v16 제9조 제1항.</w:t>
      </w:r>
    </w:p>
  </w:comment>
  <w:comment w:id="2" w:author="코람코 상장리츠팀" w:date="2026-10-07T07:52:19Z" w:initials="KR">
    <w:p w14:paraId="0275B5AC" w14:textId="77777777">
      <w:r>
        <w:rPr>
          <w:rStyle w:val="CommentReference"/>
        </w:rPr>
        <w:annotationRef/>
      </w:r>
      <w:r>
        <w:rPr>
          <w:color w:val="000000"/>
          <w:sz w:val="20"/>
          <w:szCs w:val="20"/>
        </w:rPr>
        <w:t xml:space="preserve">[사실관계] 위탁자 상호 오기 정정: "위탁관리자부동산투자회사" → "위탁관리부동산투자회사" (자산보관위탁계약서(부동산) 우리은행 2026-09-29 날인본 표기 기준). 문서 내 모든 표기 동일 정정. 법인등록번호 110111-0969954는 법인등기부와 대조 필요.</w:t>
      </w:r>
    </w:p>
  </w:comment>
  <w:comment w:id="3" w:author="코람코 상장리츠팀" w:date="2026-10-07T07:52:19Z" w:initials="KR">
    <w:p w14:paraId="61D6737C" w14:textId="77777777">
      <w:r>
        <w:rPr>
          <w:rStyle w:val="CommentReference"/>
        </w:rPr>
        <w:annotationRef/>
      </w:r>
      <w:r>
        <w:rPr>
          <w:color w:val="000000"/>
          <w:sz w:val="20"/>
          <w:szCs w:val="20"/>
        </w:rPr>
        <w:t xml:space="preserve">[대출약정 충돌] 담보대출약정서 BKL v16(2026-10-06 중순위 의견본) 제9조 제1항: 우선수익권증서 원본은 인출일로부터 7영업일 내 교부. 보험(매도인 보험 승계 시 공동인수 4개사 배서증권 발급 예정 11/5)은 대주 근질권으로 별도 담보되므로(제9조 제2항, 특약 제8조) 보험부보 완료를 수익권증서 발행 조건에서 삭제.</w:t>
      </w:r>
    </w:p>
  </w:comment>
  <w:comment w:id="4" w:author="코람코 상장리츠팀" w:date="2026-10-07T07:52:19Z" w:initials="KR">
    <w:p w14:paraId="247718A9" w14:textId="77777777">
      <w:r>
        <w:rPr>
          <w:rStyle w:val="CommentReference"/>
        </w:rPr>
        <w:annotationRef/>
      </w:r>
      <w:r>
        <w:rPr>
          <w:color w:val="000000"/>
          <w:sz w:val="20"/>
          <w:szCs w:val="20"/>
        </w:rPr>
        <w:t xml:space="preserve">[대출약정 충돌] 3단 순위 구조에서는 후순위(3순위)가 항상 존재하여 대출약정 v16 제11조 제18항에 따른 리파이낸싱 시 2·3순위 우선수익자 교체가 불가능해짐. 특약 제5조 제⑥항(신설)으로 본 항 적용을 배제함.</w:t>
      </w:r>
    </w:p>
  </w:comment>
  <w:comment w:id="5" w:author="코람코 상장리츠팀" w:date="2026-10-07T07:52:20Z" w:initials="KR">
    <w:p w14:paraId="3B725FB4" w14:textId="77777777">
      <w:r>
        <w:rPr>
          <w:rStyle w:val="CommentReference"/>
        </w:rPr>
        <w:annotationRef/>
      </w:r>
      <w:r>
        <w:rPr>
          <w:color w:val="000000"/>
          <w:sz w:val="20"/>
          <w:szCs w:val="20"/>
        </w:rPr>
        <w:t xml:space="preserve">[대출약정 충돌] 대출약정 v16 제1조 "보험계약" 정의 및 제11조 제12항은 차주를 피보험자·보험수익자로 하고 대주에게 보험금청구권 근질권을 설정하는 구조임. 특약 제8조에서 본 조 적용 배제를 명시함(특약 수정 참조).</w:t>
      </w:r>
    </w:p>
  </w:comment>
  <w:comment w:id="6" w:author="코람코 상장리츠팀" w:date="2026-10-07T07:52:20Z" w:initials="KR">
    <w:p w14:paraId="3A7369BB" w14:textId="77777777">
      <w:r>
        <w:rPr>
          <w:rStyle w:val="CommentReference"/>
        </w:rPr>
        <w:annotationRef/>
      </w:r>
      <w:r>
        <w:rPr>
          <w:color w:val="000000"/>
          <w:sz w:val="20"/>
          <w:szCs w:val="20"/>
        </w:rPr>
        <w:t xml:space="preserve">[대출약정 충돌] 제1순위 우선수익자 = 쿠팡 주식회사(우선수익권 금2,132,586,000원). 법인등록번호·주소·대표이사는 쿠팡 측 확인 후 기재.</w:t>
      </w:r>
    </w:p>
  </w:comment>
  <w:comment w:id="7" w:author="코람코 상장리츠팀" w:date="2026-10-07T07:52:20Z" w:initials="KR">
    <w:p w14:paraId="5966A51A" w14:textId="77777777">
      <w:r>
        <w:rPr>
          <w:rStyle w:val="CommentReference"/>
        </w:rPr>
        <w:annotationRef/>
      </w:r>
      <w:r>
        <w:rPr>
          <w:color w:val="000000"/>
          <w:sz w:val="20"/>
          <w:szCs w:val="20"/>
        </w:rPr>
        <w:t xml:space="preserve">[대출약정 충돌] 공동 2순위(Tranche A)·공동 3순위(Tranche B) 대주별 서명란을 별첨 1. 목록 기준으로 각각 마련 필요 (Tranche B: 키움캐피탈·엠지캐피탈·DB저축은행, 2026-10-06 중순위 의견본 기준).</w:t>
      </w:r>
    </w:p>
  </w:comment>
  <w:comment w:id="8" w:author="코람코 상장리츠팀" w:date="2026-10-07T07:52:20Z" w:initials="KR">
    <w:p w14:paraId="1030652A" w14:textId="77777777">
      <w:r>
        <w:rPr>
          <w:rStyle w:val="CommentReference"/>
        </w:rPr>
        <w:annotationRef/>
      </w:r>
      <w:r>
        <w:rPr>
          <w:color w:val="000000"/>
          <w:sz w:val="20"/>
          <w:szCs w:val="20"/>
        </w:rPr>
        <w:t xml:space="preserve">[대출약정 충돌] 우선수익자 3단 구조 반영(대출약정 v16 제9조 제1항). Tranche A 대주 구성(A-1 고정·A-2 변동)은 확정 시 기재.</w:t>
      </w:r>
    </w:p>
  </w:comment>
  <w:comment w:id="9" w:author="코람코 상장리츠팀" w:date="2026-10-07T07:52:20Z" w:initials="KR">
    <w:p w14:paraId="4E79BAB8" w14:textId="77777777">
      <w:r>
        <w:rPr>
          <w:rStyle w:val="CommentReference"/>
        </w:rPr>
        <w:annotationRef/>
      </w:r>
      <w:r>
        <w:rPr>
          <w:color w:val="000000"/>
          <w:sz w:val="20"/>
          <w:szCs w:val="20"/>
        </w:rPr>
        <w:t xml:space="preserve">[사실관계] 토지대장(2026-09-16 발급, 경기도 안양시 동안구청장) 기준 3필지 모두 2026-09-14 지목변경으로 "창고용지". 법률실사(2026-09-09)상 지목(대·답)은 변경 전 기준임. 등기부 지목 변경등기 반영 여부 확인 필요.</w:t>
      </w:r>
    </w:p>
  </w:comment>
  <w:comment w:id="10" w:author="코람코 상장리츠팀" w:date="2026-10-07T07:52:20Z" w:initials="KR">
    <w:p w14:paraId="4A41DA1F" w14:textId="77777777">
      <w:r>
        <w:rPr>
          <w:rStyle w:val="CommentReference"/>
        </w:rPr>
        <w:annotationRef/>
      </w:r>
      <w:r>
        <w:rPr>
          <w:color w:val="000000"/>
          <w:sz w:val="20"/>
          <w:szCs w:val="20"/>
        </w:rPr>
        <w:t xml:space="preserve">[대출약정 충돌] 대출 상환만으로 신탁이 종료되면 쿠팡 1순위 우선수익권(임대차기간 ~2034.4.30)이 소멸하여 매매계약 별첨 7.A 제4항 및 쿠팡 제2차 변경합의서상 담보 유지 의무와 충돌. 특히 대출약정 v16 제11조 제18항에 따른 리파이낸싱 상환 시 담보 공백 발생. 특약 제11조 제②항과 같은 취지.</w:t>
      </w:r>
    </w:p>
  </w:comment>
  <w:comment w:id="11" w:author="코람코 상장리츠팀" w:date="2026-10-07T07:52:20Z" w:initials="KR">
    <w:p w14:paraId="68E439F1" w14:textId="77777777">
      <w:r>
        <w:rPr>
          <w:rStyle w:val="CommentReference"/>
        </w:rPr>
        <w:annotationRef/>
      </w:r>
      <w:r>
        <w:rPr>
          <w:color w:val="000000"/>
          <w:sz w:val="20"/>
          <w:szCs w:val="20"/>
        </w:rPr>
        <w:t xml:space="preserve">[대출약정 충돌] 제1순위 = 쿠팡 주식회사 1개사. 제1순위 나머지 칸(4개사분)은 삭제. 법인등록번호는 쿠팡 측 확인 후 기재.</w:t>
      </w:r>
    </w:p>
  </w:comment>
  <w:comment w:id="12" w:author="코람코 상장리츠팀" w:date="2026-10-07T07:52:20Z" w:initials="KR">
    <w:p w14:paraId="13D46E01" w14:textId="77777777">
      <w:r>
        <w:rPr>
          <w:rStyle w:val="CommentReference"/>
        </w:rPr>
        <w:annotationRef/>
      </w:r>
      <w:r>
        <w:rPr>
          <w:color w:val="000000"/>
          <w:sz w:val="20"/>
          <w:szCs w:val="20"/>
        </w:rPr>
        <w:t xml:space="preserve">[대출약정 충돌] 공동 2순위 = Tranche A 대주(대출약정금 160,000,000,000원, 수익권 합계 192,000,000,000원). 대주별 상호·금액은 확정 시 기재.</w:t>
      </w:r>
    </w:p>
  </w:comment>
  <w:comment w:id="13" w:author="코람코 상장리츠팀" w:date="2026-10-07T07:52:20Z" w:initials="KR">
    <w:p w14:paraId="28E5D9BA" w14:textId="77777777">
      <w:r>
        <w:rPr>
          <w:rStyle w:val="CommentReference"/>
        </w:rPr>
        <w:annotationRef/>
      </w:r>
      <w:r>
        <w:rPr>
          <w:color w:val="000000"/>
          <w:sz w:val="20"/>
          <w:szCs w:val="20"/>
        </w:rPr>
        <w:t xml:space="preserve">[대출약정 충돌] 공동 3순위 = Tranche B 대주 신설(대출약정 v16 제9조 제1항). 2026-10-06 중순위 의견본 기준 키움 200억·MG 100억·DB 80억 → 수익권 각 120%.</w:t>
      </w:r>
    </w:p>
  </w:comment>
  <w:comment w:id="14" w:author="코람코 상장리츠팀" w:date="2026-10-07T07:52:20Z" w:initials="KR">
    <w:p w14:paraId="63F17454" w14:textId="77777777">
      <w:r>
        <w:rPr>
          <w:rStyle w:val="CommentReference"/>
        </w:rPr>
        <w:annotationRef/>
      </w:r>
      <w:r>
        <w:rPr>
          <w:color w:val="000000"/>
          <w:sz w:val="20"/>
          <w:szCs w:val="20"/>
        </w:rPr>
        <w:t xml:space="preserve">[대출약정 충돌] 수익권증서 발행금액 = 제1순위 2,132,586,000원(쿠팡 승계동의서상 동일 금액, 120% 미적용) + 공동 2순위 192,000,000,000원 + 공동 3순위 45,600,000,000원(각 대출약정금의 120%, 대출약정 v16 제9조 제1항).</w:t>
      </w:r>
    </w:p>
  </w:comment>
  <w:comment w:id="15" w:author="코람코 상장리츠팀" w:date="2026-10-07T07:52:20Z" w:initials="KR">
    <w:p w14:paraId="4C37B923" w14:textId="77777777">
      <w:r>
        <w:rPr>
          <w:rStyle w:val="CommentReference"/>
        </w:rPr>
        <w:annotationRef/>
      </w:r>
      <w:r>
        <w:rPr>
          <w:color w:val="000000"/>
          <w:sz w:val="20"/>
          <w:szCs w:val="20"/>
        </w:rPr>
        <w:t xml:space="preserve">[대출약정 충돌] 여신거래 순위 표기를 대출약정 v16 제9조 제1항에 맞춰 수정: 1순위→(공동)2순위(Tranche A), 2순위→(공동)3순위(Tranche B). 1순위(쿠팡)는 여신거래가 아니므로 주2) 신설.</w:t>
      </w:r>
    </w:p>
  </w:comment>
  <w:comment w:id="16" w:author="코람코 상장리츠팀" w:date="2026-10-07T07:52:21Z" w:initials="KR">
    <w:p w14:paraId="09A3839D" w14:textId="77777777">
      <w:r>
        <w:rPr>
          <w:rStyle w:val="CommentReference"/>
        </w:rPr>
        <w:annotationRef/>
      </w:r>
      <w:r>
        <w:rPr>
          <w:color w:val="000000"/>
          <w:sz w:val="20"/>
          <w:szCs w:val="20"/>
        </w:rPr>
        <w:t xml:space="preserve">[대출약정 충돌] 대출약정금 총액 1,980억원(Tranche A 1,600억 + Tranche B 380억, 대출약정 v16 제3조). 만기 = 인출일로부터 24개월.</w:t>
      </w:r>
    </w:p>
  </w:comment>
  <w:comment w:id="17" w:author="코람코 상장리츠팀" w:date="2026-10-07T07:52:21Z" w:initials="KR">
    <w:p w14:paraId="01909ACB" w14:textId="77777777">
      <w:r>
        <w:rPr>
          <w:rStyle w:val="CommentReference"/>
        </w:rPr>
        <w:annotationRef/>
      </w:r>
      <w:r>
        <w:rPr>
          <w:color w:val="000000"/>
          <w:sz w:val="20"/>
          <w:szCs w:val="20"/>
        </w:rPr>
        <w:t xml:space="preserve">[대출약정 충돌] 쿠팡 1순위 우선수익권의 피담보채권 명시(대출약정 v16 제9조 제1항, 매매계약 별첨 7.A 제4항).</w:t>
      </w:r>
    </w:p>
  </w:comment>
  <w:comment w:id="18" w:author="코람코 상장리츠팀" w:date="2026-10-07T07:52:21Z" w:initials="KR">
    <w:p w14:paraId="5E0514BC" w14:textId="77777777">
      <w:r>
        <w:rPr>
          <w:rStyle w:val="CommentReference"/>
        </w:rPr>
        <w:annotationRef/>
      </w:r>
      <w:r>
        <w:rPr>
          <w:color w:val="000000"/>
          <w:sz w:val="20"/>
          <w:szCs w:val="20"/>
        </w:rPr>
        <w:t xml:space="preserve">[대출약정 충돌] 대출약정 v16(2026-10-06 중순위 의견본) 제9조 제1항: Tranche A 대주 공동 2순위, Tranche B 대주 공동 3순위, 1순위는 쿠팡 주식회사 임대차보증금 2,132,586,000원 반환채권 담보에 한정. 매매계약 BKL v11 별첨 7.A 제4항(쿠팡 승계동의서)도 거래종결일 당일 같은 금액 한도의 쿠팡 1순위 우선수익권 부여를 전제. 쿠팡과 대주를 구분하기 위해 "대주 우선수익자들" 정의 신설.</w:t>
      </w:r>
    </w:p>
  </w:comment>
  <w:comment w:id="19" w:author="코람코 상장리츠팀" w:date="2026-10-07T07:52:21Z" w:initials="KR">
    <w:p w14:paraId="044CD705" w14:textId="77777777">
      <w:r>
        <w:rPr>
          <w:rStyle w:val="CommentReference"/>
        </w:rPr>
        <w:annotationRef/>
      </w:r>
      <w:r>
        <w:rPr>
          <w:color w:val="000000"/>
          <w:sz w:val="20"/>
          <w:szCs w:val="20"/>
        </w:rPr>
        <w:t xml:space="preserve">[대출약정 충돌] 쿠팡 1순위 우선수익권은 여신거래가 아닌 임대차보증금 반환채권을 담보함(대출약정 v16 제9조 제1항).</w:t>
      </w:r>
    </w:p>
  </w:comment>
  <w:comment w:id="20" w:author="코람코 상장리츠팀" w:date="2026-10-07T07:52:21Z" w:initials="KR">
    <w:p w14:paraId="49ECAC93" w14:textId="77777777">
      <w:r>
        <w:rPr>
          <w:rStyle w:val="CommentReference"/>
        </w:rPr>
        <w:annotationRef/>
      </w:r>
      <w:r>
        <w:rPr>
          <w:color w:val="000000"/>
          <w:sz w:val="20"/>
          <w:szCs w:val="20"/>
        </w:rPr>
        <w:t xml:space="preserve">[대출약정 충돌] 대출약정 v16 제9조 제1항 괄호: 1순위 우선수익권은 쿠팡 보증금 2,132,586,000원 반환채권 담보에 한함. 쿠팡 승계동의서상 "동일한 우선수익권 금액"이므로 120% 미적용.</w:t>
      </w:r>
    </w:p>
  </w:comment>
  <w:comment w:id="21" w:author="코람코 상장리츠팀" w:date="2026-10-07T07:52:21Z" w:initials="KR">
    <w:p w14:paraId="30B0B109" w14:textId="77777777">
      <w:r>
        <w:rPr>
          <w:rStyle w:val="CommentReference"/>
        </w:rPr>
        <w:annotationRef/>
      </w:r>
      <w:r>
        <w:rPr>
          <w:color w:val="000000"/>
          <w:sz w:val="20"/>
          <w:szCs w:val="20"/>
        </w:rPr>
        <w:t xml:space="preserve">[대출약정 충돌] 3단 순위 구조 반영(문구 일반화).</w:t>
      </w:r>
    </w:p>
  </w:comment>
  <w:comment w:id="22" w:author="코람코 상장리츠팀" w:date="2026-10-07T07:52:21Z" w:initials="KR">
    <w:p w14:paraId="12ED97E0" w14:textId="77777777">
      <w:r>
        <w:rPr>
          <w:rStyle w:val="CommentReference"/>
        </w:rPr>
        <w:annotationRef/>
      </w:r>
      <w:r>
        <w:rPr>
          <w:color w:val="000000"/>
          <w:sz w:val="20"/>
          <w:szCs w:val="20"/>
        </w:rPr>
        <w:t xml:space="preserve">[대출약정 충돌] 처분요청권은 대출약정상 기한이익상실 등에 따른 대주의 권리이므로 대주 우선수익자들(2·3순위)이 행사. 쿠팡은 정산 시 우선 배당만 받음(제⑤항 신설).</w:t>
      </w:r>
    </w:p>
  </w:comment>
  <w:comment w:id="23" w:author="코람코 상장리츠팀" w:date="2026-10-07T07:52:21Z" w:initials="KR">
    <w:p w14:paraId="627CE5E4" w14:textId="77777777">
      <w:r>
        <w:rPr>
          <w:rStyle w:val="CommentReference"/>
        </w:rPr>
        <w:annotationRef/>
      </w:r>
      <w:r>
        <w:rPr>
          <w:color w:val="000000"/>
          <w:sz w:val="20"/>
          <w:szCs w:val="20"/>
        </w:rPr>
        <w:t xml:space="preserve">[대출약정 충돌] 대출원금 잔액 기준 전체 안분은 순위 구조(대출약정 v16(2026-10-06 중순위 의견본) 제9조 제1항)와 본 특약 제12조의3 제①항(대출약정 제7조 제4항 변제충당 순서)에 반함. 순위별 순차 배분 + 동순위 안분으로 수정.</w:t>
      </w:r>
    </w:p>
  </w:comment>
  <w:comment w:id="24" w:author="코람코 상장리츠팀" w:date="2026-10-07T07:52:21Z" w:initials="KR">
    <w:p w14:paraId="4CED51E5" w14:textId="77777777">
      <w:r>
        <w:rPr>
          <w:rStyle w:val="CommentReference"/>
        </w:rPr>
        <w:annotationRef/>
      </w:r>
      <w:r>
        <w:rPr>
          <w:color w:val="000000"/>
          <w:sz w:val="20"/>
          <w:szCs w:val="20"/>
        </w:rPr>
        <w:t xml:space="preserve">[대출약정 충돌] 대출약정 v16(2026-10-06 중순위 의견본)상 대주의 의사결정(대주단회의)은 제13조이며, 제15조는 "기타"(완전합의·수정·양도 등) 조항임.</w:t>
      </w:r>
    </w:p>
  </w:comment>
  <w:comment w:id="25" w:author="코람코 상장리츠팀" w:date="2026-10-07T07:52:21Z" w:initials="KR">
    <w:p w14:paraId="6E376BD4" w14:textId="77777777">
      <w:r>
        <w:rPr>
          <w:rStyle w:val="CommentReference"/>
        </w:rPr>
        <w:annotationRef/>
      </w:r>
      <w:r>
        <w:rPr>
          <w:color w:val="000000"/>
          <w:sz w:val="20"/>
          <w:szCs w:val="20"/>
        </w:rPr>
        <w:t xml:space="preserve">[대출약정 충돌] 쿠팡이 우선수익자로 편입되면 "우선수익자들 동의·결의" 조항에 쿠팡이 포함되어 대출약정 v16 제13조(대주단회의 의사결정) 체계와 충돌. 쿠팡의 권리를 우선 배당으로 한정하는 조항 신설(샘플 2022 교보 특약 제4조 제②항의 후순위 권리 제한 방식 차용). 쿠팡 측 사전 협의·동의 필요.</w:t>
      </w:r>
    </w:p>
  </w:comment>
  <w:comment w:id="26" w:author="코람코 상장리츠팀" w:date="2026-10-07T07:52:21Z" w:initials="KR">
    <w:p w14:paraId="4D2919B2" w14:textId="77777777">
      <w:r>
        <w:rPr>
          <w:rStyle w:val="CommentReference"/>
        </w:rPr>
        <w:annotationRef/>
      </w:r>
      <w:r>
        <w:rPr>
          <w:color w:val="000000"/>
          <w:sz w:val="20"/>
          <w:szCs w:val="20"/>
        </w:rPr>
        <w:t xml:space="preserve">[대출약정 충돌] 신탁계약서 제7조 제④항("후순위 우선수익자가 없는 경우에 한하여" 변경)은 3단 구조에서 리파이낸싱(대출약정 v16 제11조 제18항, 인출일로부터 24개월) 시 2·3순위 교체를 막음. 신탁 유지 상태에서 교체 가능하도록 신설.</w:t>
      </w:r>
    </w:p>
  </w:comment>
  <w:comment w:id="27" w:author="코람코 상장리츠팀" w:date="2026-10-07T07:52:22Z" w:initials="KR">
    <w:p w14:paraId="03159ED9" w14:textId="77777777">
      <w:r>
        <w:rPr>
          <w:rStyle w:val="CommentReference"/>
        </w:rPr>
        <w:annotationRef/>
      </w:r>
      <w:r>
        <w:rPr>
          <w:color w:val="000000"/>
          <w:sz w:val="20"/>
          <w:szCs w:val="20"/>
        </w:rPr>
        <w:t xml:space="preserve">[사실관계] 본건에는 임차인을 위한 선순위 근저당권이 없음. 쿠팡 최초 임대차분은 담보신탁 1순위 우선수익권, 나머지 임차인 보증금은 예금계좌 근질권 (매도인 「임대보증금내역 및 권리설정」 v02 2026-10-01, 법률실사 BKL §5.7). 거래종결일에 매수인 명의 계좌로 재설정(대출약정 v16 제8조 제7항).</w:t>
      </w:r>
    </w:p>
  </w:comment>
  <w:comment w:id="28" w:author="코람코 상장리츠팀" w:date="2026-10-07T07:52:22Z" w:initials="KR">
    <w:p w14:paraId="69C1AC4A" w14:textId="77777777">
      <w:r>
        <w:rPr>
          <w:rStyle w:val="CommentReference"/>
        </w:rPr>
        <w:annotationRef/>
      </w:r>
      <w:r>
        <w:rPr>
          <w:color w:val="000000"/>
          <w:sz w:val="20"/>
          <w:szCs w:val="20"/>
        </w:rPr>
        <w:t xml:space="preserve">[사실관계] 선순위 근저당권 전제 문구 삭제(제①항 수정과 연동). 임대차보증금 반환의무는 제15조 제④항에서 규율.</w:t>
      </w:r>
    </w:p>
  </w:comment>
  <w:comment w:id="29" w:author="코람코 상장리츠팀" w:date="2026-10-07T07:52:22Z" w:initials="KR">
    <w:p w14:paraId="766206F7" w14:textId="77777777">
      <w:r>
        <w:rPr>
          <w:rStyle w:val="CommentReference"/>
        </w:rPr>
        <w:annotationRef/>
      </w:r>
      <w:r>
        <w:rPr>
          <w:color w:val="000000"/>
          <w:sz w:val="20"/>
          <w:szCs w:val="20"/>
        </w:rPr>
        <w:t xml:space="preserve">[사실관계] 매매계약 BKL v11 별첨 1: 본건 가설건축물은 건물 7층 소재 3동(강파이프구조, 각 8㎡, 2024.6.4 축조신고, 존치기간 2027.5.30)으로 매도인 소유 → 매수인 승계(건축주 명의변경, 별첨 3). 임차인 설치분이나 토지사용승낙은 확인되지 않음 [확인 필요].</w:t>
      </w:r>
    </w:p>
  </w:comment>
  <w:comment w:id="30" w:author="코람코 상장리츠팀" w:date="2026-10-07T07:52:22Z" w:initials="KR">
    <w:p w14:paraId="1A14C508" w14:textId="77777777">
      <w:r>
        <w:rPr>
          <w:rStyle w:val="CommentReference"/>
        </w:rPr>
        <w:annotationRef/>
      </w:r>
      <w:r>
        <w:rPr>
          <w:color w:val="000000"/>
          <w:sz w:val="20"/>
          <w:szCs w:val="20"/>
        </w:rPr>
        <w:t xml:space="preserve">[대출약정 충돌] 신탁계약서 제12조(은행이 정하는 방법, 보험수익자 은행)는 대출약정 v16(2026-10-06 중순위 의견본) 제1조 "보험계약" 정의·제11조 제12항(차주 피보험자, 대주 근질권)과 충돌하므로 적용 배제 명시.</w:t>
      </w:r>
    </w:p>
  </w:comment>
  <w:comment w:id="31" w:author="코람코 상장리츠팀" w:date="2026-10-07T07:52:22Z" w:initials="KR">
    <w:p w14:paraId="61DC4E29" w14:textId="77777777">
      <w:r>
        <w:rPr>
          <w:rStyle w:val="CommentReference"/>
        </w:rPr>
        <w:annotationRef/>
      </w:r>
      <w:r>
        <w:rPr>
          <w:color w:val="000000"/>
          <w:sz w:val="20"/>
          <w:szCs w:val="20"/>
        </w:rPr>
        <w:t xml:space="preserve">[대출약정 충돌] 확정일자는 근질권설정계약서가 아닌 보험회사 앞 통지서에 받음(대출약정 v16 제9조 제2항: 인출일 확정일자 통지, 7영업일 승낙서, 10영업일 배서증권). 매도인 패키지보험(FA20254695797000, 한화 50·DB 30·KB 10·메리츠 10 공동인수) 승계 케이스 반영.</w:t>
      </w:r>
    </w:p>
  </w:comment>
  <w:comment w:id="32" w:author="코람코 상장리츠팀" w:date="2026-10-07T07:52:22Z" w:initials="KR">
    <w:p w14:paraId="07D13573" w14:textId="77777777">
      <w:r>
        <w:rPr>
          <w:rStyle w:val="CommentReference"/>
        </w:rPr>
        <w:annotationRef/>
      </w:r>
      <w:r>
        <w:rPr>
          <w:color w:val="000000"/>
          <w:sz w:val="20"/>
          <w:szCs w:val="20"/>
        </w:rPr>
        <w:t xml:space="preserve">[대출약정 충돌] 수탁자 일방 해지 시 대주 담보(대출약정 v16 제9조 제1항 담보신탁)가 소멸하여 기한이익상실(제12조) 사유로 이어질 수 있음. 해지는 위탁자·우선수익자 전원 동의(제11조 제①항)로 일원화.</w:t>
      </w:r>
    </w:p>
  </w:comment>
  <w:comment w:id="33" w:author="코람코 상장리츠팀" w:date="2026-10-07T07:52:22Z" w:initials="KR">
    <w:p w14:paraId="5AB82BE8" w14:textId="77777777">
      <w:r>
        <w:rPr>
          <w:rStyle w:val="CommentReference"/>
        </w:rPr>
        <w:annotationRef/>
      </w:r>
      <w:r>
        <w:rPr>
          <w:color w:val="000000"/>
          <w:sz w:val="20"/>
          <w:szCs w:val="20"/>
        </w:rPr>
        <w:t xml:space="preserve">[대출약정 충돌] 대출 상환만으로 자동 종료되면 쿠팡 1순위 우선수익권이 소멸 → 매매계약 별첨 7.A 제4항·쿠팡 제2차 변경합의서상 담보 유지와 충돌. 대출약정 v16 제11조 제18항 리파이낸싱 시 담보 공백 방지. 리파이낸싱은 제5조 제⑥항(신설)에 따라 신탁 유지 상태에서 우선수익자만 교체.</w:t>
      </w:r>
    </w:p>
  </w:comment>
  <w:comment w:id="34" w:author="코람코 상장리츠팀" w:date="2026-10-07T07:52:22Z" w:initials="KR">
    <w:p w14:paraId="4B05F9AB" w14:textId="77777777">
      <w:r>
        <w:rPr>
          <w:rStyle w:val="CommentReference"/>
        </w:rPr>
        <w:annotationRef/>
      </w:r>
      <w:r>
        <w:rPr>
          <w:color w:val="000000"/>
          <w:sz w:val="20"/>
          <w:szCs w:val="20"/>
        </w:rPr>
        <w:t xml:space="preserve">[대출약정 충돌] 처분요청은 대주 우선수익자들(대출약정 v16 제13조 대주단회의)이 행사. 쿠팡은 제5조 제⑤항(신설)에 따라 의사결정 불참.</w:t>
      </w:r>
    </w:p>
  </w:comment>
  <w:comment w:id="35" w:author="코람코 상장리츠팀" w:date="2026-10-07T07:52:22Z" w:initials="KR">
    <w:p w14:paraId="1551792F" w14:textId="77777777">
      <w:r>
        <w:rPr>
          <w:rStyle w:val="CommentReference"/>
        </w:rPr>
        <w:annotationRef/>
      </w:r>
      <w:r>
        <w:rPr>
          <w:color w:val="000000"/>
          <w:sz w:val="20"/>
          <w:szCs w:val="20"/>
        </w:rPr>
        <w:t xml:space="preserve">[대출약정 충돌] 대출약정 v16(2026-10-06 중순위 의견본) 제11조 제4항: 매각대금으로 피담보채무 전액을 상환할 수 있으면 대주 사전 서면동의 없이 매각 가능(제10항 제(2)호 통지, 제7조 제3항 의무적 조기상환). 신탁상 우선수익자 동의 요건과 맞춤.</w:t>
      </w:r>
    </w:p>
  </w:comment>
  <w:comment w:id="36" w:author="코람코 상장리츠팀" w:date="2026-10-07T07:52:22Z" w:initials="KR">
    <w:p w14:paraId="618B8FCC" w14:textId="77777777">
      <w:r>
        <w:rPr>
          <w:rStyle w:val="CommentReference"/>
        </w:rPr>
        <w:annotationRef/>
      </w:r>
      <w:r>
        <w:rPr>
          <w:color w:val="000000"/>
          <w:sz w:val="20"/>
          <w:szCs w:val="20"/>
        </w:rPr>
        <w:t xml:space="preserve">[대출약정 충돌] 우선수익자 3단 순위(대출약정 v16 제9조 제1항)에 따른 정산 순서 명시. 제5조 제③항과 일치.</w:t>
      </w:r>
    </w:p>
  </w:comment>
  <w:comment w:id="37" w:author="코람코 상장리츠팀" w:date="2026-10-07T07:52:22Z" w:initials="KR">
    <w:p w14:paraId="77F4DF7A" w14:textId="77777777">
      <w:r>
        <w:rPr>
          <w:rStyle w:val="CommentReference"/>
        </w:rPr>
        <w:annotationRef/>
      </w:r>
      <w:r>
        <w:rPr>
          <w:color w:val="000000"/>
          <w:sz w:val="20"/>
          <w:szCs w:val="20"/>
        </w:rPr>
        <w:t xml:space="preserve">[대출약정 충돌] 의사결정 주체를 대주 우선수익자들로 정리(제5조 제⑤항 신설과 연동).</w:t>
      </w:r>
    </w:p>
  </w:comment>
  <w:comment w:id="38" w:author="코람코 상장리츠팀" w:date="2026-10-07T07:52:23Z" w:initials="KR">
    <w:p w14:paraId="2024B77E" w14:textId="77777777">
      <w:r>
        <w:rPr>
          <w:rStyle w:val="CommentReference"/>
        </w:rPr>
        <w:annotationRef/>
      </w:r>
      <w:r>
        <w:rPr>
          <w:color w:val="000000"/>
          <w:sz w:val="20"/>
          <w:szCs w:val="20"/>
        </w:rPr>
        <w:t xml:space="preserve">[대출약정 충돌] 쿠팡 최초 임대차분 보증금은 1순위 우선수익권(제12조의3)으로 이미 우선 정산되므로 본 항에서 제외해 이중 배분을 방지.</w:t>
      </w:r>
    </w:p>
  </w:comment>
  <w:comment w:id="39" w:author="코람코 상장리츠팀" w:date="2026-10-07T07:52:23Z" w:initials="KR">
    <w:p w14:paraId="5FA5B75C" w14:textId="77777777">
      <w:r>
        <w:rPr>
          <w:rStyle w:val="CommentReference"/>
        </w:rPr>
        <w:annotationRef/>
      </w:r>
      <w:r>
        <w:rPr>
          <w:color w:val="000000"/>
          <w:sz w:val="20"/>
          <w:szCs w:val="20"/>
        </w:rPr>
        <w:t xml:space="preserve">[대출약정 충돌] 통지처를 우선수익자 3단 구조에 맞춰 수정.</w:t>
      </w:r>
    </w:p>
  </w:comment>
  <w:comment w:id="40" w:author="코람코 상장리츠팀" w:date="2026-10-07T07:52:23Z" w:initials="KR">
    <w:p w14:paraId="3119CFC4" w14:textId="77777777">
      <w:r>
        <w:rPr>
          <w:rStyle w:val="CommentReference"/>
        </w:rPr>
        <w:annotationRef/>
      </w:r>
      <w:r>
        <w:rPr>
          <w:color w:val="000000"/>
          <w:sz w:val="20"/>
          <w:szCs w:val="20"/>
        </w:rPr>
        <w:t xml:space="preserve">[대출약정 충돌] 1순위 우선수익자 = 쿠팡 주식회사 단독. 법인등록번호·주소·대표자는 쿠팡 측 확인 후 기재.</w:t>
      </w:r>
    </w:p>
  </w:comment>
  <w:comment w:id="41" w:author="코람코 상장리츠팀" w:date="2026-10-07T07:52:23Z" w:initials="KR">
    <w:p w14:paraId="4B40B7C7" w14:textId="77777777">
      <w:r>
        <w:rPr>
          <w:rStyle w:val="CommentReference"/>
        </w:rPr>
        <w:annotationRef/>
      </w:r>
      <w:r>
        <w:rPr>
          <w:color w:val="000000"/>
          <w:sz w:val="20"/>
          <w:szCs w:val="20"/>
        </w:rPr>
        <w:t xml:space="preserve">[대출약정 충돌] Tranche A(공동 2순위)·Tranche B(공동 3순위: 키움캐피탈·엠지캐피탈·DB저축은행) 대주별 서명란을 별첨 1 기준으로 각각 마련.</w:t>
      </w:r>
    </w:p>
  </w:comment>
  <w:comment w:id="42" w:author="코람코 상장리츠팀" w:date="2026-10-07T07:52:23Z" w:initials="KR">
    <w:p w14:paraId="4ABE7076" w14:textId="77777777">
      <w:r>
        <w:rPr>
          <w:rStyle w:val="CommentReference"/>
        </w:rPr>
        <w:annotationRef/>
      </w:r>
      <w:r>
        <w:rPr>
          <w:color w:val="000000"/>
          <w:sz w:val="20"/>
          <w:szCs w:val="20"/>
        </w:rPr>
        <w:t xml:space="preserve">[대출약정 충돌] 우선수익자 목록(대출약정 v16 제9조 제1항, 대주 구성은 2026-10-06 중순위 의견본 기준). Tranche A 대주별 금액·DB저축은행 정식 상호는 확정 후 기재.</w:t>
      </w:r>
    </w:p>
  </w:comment>
  <w:comment w:id="43" w:author="코람코 상장리츠팀" w:date="2026-10-07T07:52:23Z" w:initials="KR">
    <w:p w14:paraId="5F605223" w14:textId="77777777">
      <w:r>
        <w:rPr>
          <w:rStyle w:val="CommentReference"/>
        </w:rPr>
        <w:annotationRef/>
      </w:r>
      <w:r>
        <w:rPr>
          <w:color w:val="000000"/>
          <w:sz w:val="20"/>
          <w:szCs w:val="20"/>
        </w:rPr>
        <w:t xml:space="preserve">[사실관계] 임대차계약등 내역 기재. 출처: 매도인 「임대보증금 내역 및 권리설정 사항」 v02(2026-10-01, 신한 정기예금 9건 50.66억 + 쿠팡 5~7F 21.33억 = 71.99억), 법률실사 BKL v01 §5(임대차 6건 계약일), 우리은행 계좌개설목록 회신(아이팜 6,224,400원). 보증금 합계 7,205,111,707원(아이팜 포함). 예금계좌 근질권은 거래종결일 매수인 명의 계좌로 재설정 예정(농심은 승계동의서 교부 지연).</w:t>
      </w:r>
    </w:p>
  </w:comment>
  <w:comment w:id="44" w:author="코람코 상장리츠팀" w:date="2026-10-07T07:52:23Z" w:initials="KR">
    <w:p w14:paraId="55917B59" w14:textId="77777777">
      <w:r>
        <w:rPr>
          <w:rStyle w:val="CommentReference"/>
        </w:rPr>
        <w:annotationRef/>
      </w:r>
      <w:r>
        <w:rPr>
          <w:color w:val="000000"/>
          <w:sz w:val="20"/>
          <w:szCs w:val="20"/>
        </w:rPr>
        <w:t xml:space="preserve">[사실관계] 본건 임대차보증금은 신탁부동산 선순위 담보(근저당)가 아니므로 "선순위" 표기 삭제. 쿠팡 5~7F분만 1순위 우선수익권.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EDA8FF" w15:done="0"/>
  <w15:commentEx w15:paraId="4E462A52" w15:done="0"/>
  <w15:commentEx w15:paraId="0275B5AC" w15:done="0"/>
  <w15:commentEx w15:paraId="61D6737C" w15:done="0"/>
  <w15:commentEx w15:paraId="247718A9" w15:done="0"/>
  <w15:commentEx w15:paraId="3B725FB4" w15:done="0"/>
  <w15:commentEx w15:paraId="3A7369BB" w15:done="0"/>
  <w15:commentEx w15:paraId="5966A51A" w15:done="0"/>
  <w15:commentEx w15:paraId="1030652A" w15:done="0"/>
  <w15:commentEx w15:paraId="4E79BAB8" w15:done="0"/>
  <w15:commentEx w15:paraId="4A41DA1F" w15:done="0"/>
  <w15:commentEx w15:paraId="68E439F1" w15:done="0"/>
  <w15:commentEx w15:paraId="13D46E01" w15:done="0"/>
  <w15:commentEx w15:paraId="28E5D9BA" w15:done="0"/>
  <w15:commentEx w15:paraId="63F17454" w15:done="0"/>
  <w15:commentEx w15:paraId="4C37B923" w15:done="0"/>
  <w15:commentEx w15:paraId="09A3839D" w15:done="0"/>
  <w15:commentEx w15:paraId="01909ACB" w15:done="0"/>
  <w15:commentEx w15:paraId="5E0514BC" w15:done="0"/>
  <w15:commentEx w15:paraId="044CD705" w15:done="0"/>
  <w15:commentEx w15:paraId="49ECAC93" w15:done="0"/>
  <w15:commentEx w15:paraId="30B0B109" w15:done="0"/>
  <w15:commentEx w15:paraId="12ED97E0" w15:done="0"/>
  <w15:commentEx w15:paraId="627CE5E4" w15:done="0"/>
  <w15:commentEx w15:paraId="4CED51E5" w15:done="0"/>
  <w15:commentEx w15:paraId="6E376BD4" w15:done="0"/>
  <w15:commentEx w15:paraId="4D2919B2" w15:done="0"/>
  <w15:commentEx w15:paraId="03159ED9" w15:done="0"/>
  <w15:commentEx w15:paraId="69C1AC4A" w15:done="0"/>
  <w15:commentEx w15:paraId="766206F7" w15:done="0"/>
  <w15:commentEx w15:paraId="1A14C508" w15:done="0"/>
  <w15:commentEx w15:paraId="61DC4E29" w15:done="0"/>
  <w15:commentEx w15:paraId="07D13573" w15:done="0"/>
  <w15:commentEx w15:paraId="5AB82BE8" w15:done="0"/>
  <w15:commentEx w15:paraId="4B05F9AB" w15:done="0"/>
  <w15:commentEx w15:paraId="1551792F" w15:done="0"/>
  <w15:commentEx w15:paraId="618B8FCC" w15:done="0"/>
  <w15:commentEx w15:paraId="77F4DF7A" w15:done="0"/>
  <w15:commentEx w15:paraId="2024B77E" w15:done="0"/>
  <w15:commentEx w15:paraId="5FA5B75C" w15:done="0"/>
  <w15:commentEx w15:paraId="3119CFC4" w15:done="0"/>
  <w15:commentEx w15:paraId="4B40B7C7" w15:done="0"/>
  <w15:commentEx w15:paraId="4ABE7076" w15:done="0"/>
  <w15:commentEx w15:paraId="5F605223" w15:done="0"/>
  <w15:commentEx w15:paraId="55917B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A53B766" w16cex:dateUtc="2026-10-07T07:52:19Z"/>
  <w16cex:commentExtensible w16cex:durableId="30D6D4A3" w16cex:dateUtc="2026-10-07T07:52:19Z"/>
  <w16cex:commentExtensible w16cex:durableId="5B1F30D1" w16cex:dateUtc="2026-10-07T07:52:19Z"/>
  <w16cex:commentExtensible w16cex:durableId="71403658" w16cex:dateUtc="2026-10-07T07:52:19Z"/>
  <w16cex:commentExtensible w16cex:durableId="7A2FD228" w16cex:dateUtc="2026-10-07T07:52:19Z"/>
  <w16cex:commentExtensible w16cex:durableId="3365D7B9" w16cex:dateUtc="2026-10-07T07:52:20Z"/>
  <w16cex:commentExtensible w16cex:durableId="144BA5FD" w16cex:dateUtc="2026-10-07T07:52:20Z"/>
  <w16cex:commentExtensible w16cex:durableId="022FA76A" w16cex:dateUtc="2026-10-07T07:52:20Z"/>
  <w16cex:commentExtensible w16cex:durableId="699C54D2" w16cex:dateUtc="2026-10-07T07:52:20Z"/>
  <w16cex:commentExtensible w16cex:durableId="7EAA0159" w16cex:dateUtc="2026-10-07T07:52:20Z"/>
  <w16cex:commentExtensible w16cex:durableId="22C04A57" w16cex:dateUtc="2026-10-07T07:52:20Z"/>
  <w16cex:commentExtensible w16cex:durableId="518C2C2D" w16cex:dateUtc="2026-10-07T07:52:20Z"/>
  <w16cex:commentExtensible w16cex:durableId="3537C58C" w16cex:dateUtc="2026-10-07T07:52:20Z"/>
  <w16cex:commentExtensible w16cex:durableId="445103A0" w16cex:dateUtc="2026-10-07T07:52:20Z"/>
  <w16cex:commentExtensible w16cex:durableId="38B7C376" w16cex:dateUtc="2026-10-07T07:52:20Z"/>
  <w16cex:commentExtensible w16cex:durableId="7C2DC826" w16cex:dateUtc="2026-10-07T07:52:20Z"/>
  <w16cex:commentExtensible w16cex:durableId="6F9E6FE2" w16cex:dateUtc="2026-10-07T07:52:21Z"/>
  <w16cex:commentExtensible w16cex:durableId="6FDA1AF6" w16cex:dateUtc="2026-10-07T07:52:21Z"/>
  <w16cex:commentExtensible w16cex:durableId="4453BFAD" w16cex:dateUtc="2026-10-07T07:52:21Z"/>
  <w16cex:commentExtensible w16cex:durableId="413CD133" w16cex:dateUtc="2026-10-07T07:52:21Z"/>
  <w16cex:commentExtensible w16cex:durableId="0BCB7905" w16cex:dateUtc="2026-10-07T07:52:21Z"/>
  <w16cex:commentExtensible w16cex:durableId="0E8ACAA4" w16cex:dateUtc="2026-10-07T07:52:21Z"/>
  <w16cex:commentExtensible w16cex:durableId="292260BC" w16cex:dateUtc="2026-10-07T07:52:21Z"/>
  <w16cex:commentExtensible w16cex:durableId="4C9F2491" w16cex:dateUtc="2026-10-07T07:52:21Z"/>
  <w16cex:commentExtensible w16cex:durableId="54628A44" w16cex:dateUtc="2026-10-07T07:52:21Z"/>
  <w16cex:commentExtensible w16cex:durableId="755D8B17" w16cex:dateUtc="2026-10-07T07:52:21Z"/>
  <w16cex:commentExtensible w16cex:durableId="400260CC" w16cex:dateUtc="2026-10-07T07:52:21Z"/>
  <w16cex:commentExtensible w16cex:durableId="21E0FEF9" w16cex:dateUtc="2026-10-07T07:52:22Z"/>
  <w16cex:commentExtensible w16cex:durableId="11588C49" w16cex:dateUtc="2026-10-07T07:52:22Z"/>
  <w16cex:commentExtensible w16cex:durableId="5985F018" w16cex:dateUtc="2026-10-07T07:52:22Z"/>
  <w16cex:commentExtensible w16cex:durableId="0B04CCE0" w16cex:dateUtc="2026-10-07T07:52:22Z"/>
  <w16cex:commentExtensible w16cex:durableId="7C1055F9" w16cex:dateUtc="2026-10-07T07:52:22Z"/>
  <w16cex:commentExtensible w16cex:durableId="39204AED" w16cex:dateUtc="2026-10-07T07:52:22Z"/>
  <w16cex:commentExtensible w16cex:durableId="6B482C2F" w16cex:dateUtc="2026-10-07T07:52:22Z"/>
  <w16cex:commentExtensible w16cex:durableId="355BDB4F" w16cex:dateUtc="2026-10-07T07:52:22Z"/>
  <w16cex:commentExtensible w16cex:durableId="60DE2045" w16cex:dateUtc="2026-10-07T07:52:22Z"/>
  <w16cex:commentExtensible w16cex:durableId="1F9D9577" w16cex:dateUtc="2026-10-07T07:52:22Z"/>
  <w16cex:commentExtensible w16cex:durableId="2054554E" w16cex:dateUtc="2026-10-07T07:52:22Z"/>
  <w16cex:commentExtensible w16cex:durableId="6B0ABCC3" w16cex:dateUtc="2026-10-07T07:52:23Z"/>
  <w16cex:commentExtensible w16cex:durableId="00867966" w16cex:dateUtc="2026-10-07T07:52:23Z"/>
  <w16cex:commentExtensible w16cex:durableId="453F6051" w16cex:dateUtc="2026-10-07T07:52:23Z"/>
  <w16cex:commentExtensible w16cex:durableId="1A6C5FE2" w16cex:dateUtc="2026-10-07T07:52:23Z"/>
  <w16cex:commentExtensible w16cex:durableId="4619DC51" w16cex:dateUtc="2026-10-07T07:52:23Z"/>
  <w16cex:commentExtensible w16cex:durableId="1F1F744B" w16cex:dateUtc="2026-10-07T07:52:23Z"/>
  <w16cex:commentExtensible w16cex:durableId="4F6FF717" w16cex:dateUtc="2026-10-07T07:52:2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EDA8FF" w16cid:durableId="1A53B766"/>
  <w16cid:commentId w16cid:paraId="4E462A52" w16cid:durableId="30D6D4A3"/>
  <w16cid:commentId w16cid:paraId="0275B5AC" w16cid:durableId="5B1F30D1"/>
  <w16cid:commentId w16cid:paraId="61D6737C" w16cid:durableId="71403658"/>
  <w16cid:commentId w16cid:paraId="247718A9" w16cid:durableId="7A2FD228"/>
  <w16cid:commentId w16cid:paraId="3B725FB4" w16cid:durableId="3365D7B9"/>
  <w16cid:commentId w16cid:paraId="3A7369BB" w16cid:durableId="144BA5FD"/>
  <w16cid:commentId w16cid:paraId="5966A51A" w16cid:durableId="022FA76A"/>
  <w16cid:commentId w16cid:paraId="1030652A" w16cid:durableId="699C54D2"/>
  <w16cid:commentId w16cid:paraId="4E79BAB8" w16cid:durableId="7EAA0159"/>
  <w16cid:commentId w16cid:paraId="4A41DA1F" w16cid:durableId="22C04A57"/>
  <w16cid:commentId w16cid:paraId="68E439F1" w16cid:durableId="518C2C2D"/>
  <w16cid:commentId w16cid:paraId="13D46E01" w16cid:durableId="3537C58C"/>
  <w16cid:commentId w16cid:paraId="28E5D9BA" w16cid:durableId="445103A0"/>
  <w16cid:commentId w16cid:paraId="63F17454" w16cid:durableId="38B7C376"/>
  <w16cid:commentId w16cid:paraId="4C37B923" w16cid:durableId="7C2DC826"/>
  <w16cid:commentId w16cid:paraId="09A3839D" w16cid:durableId="6F9E6FE2"/>
  <w16cid:commentId w16cid:paraId="01909ACB" w16cid:durableId="6FDA1AF6"/>
  <w16cid:commentId w16cid:paraId="5E0514BC" w16cid:durableId="4453BFAD"/>
  <w16cid:commentId w16cid:paraId="044CD705" w16cid:durableId="413CD133"/>
  <w16cid:commentId w16cid:paraId="49ECAC93" w16cid:durableId="0BCB7905"/>
  <w16cid:commentId w16cid:paraId="30B0B109" w16cid:durableId="0E8ACAA4"/>
  <w16cid:commentId w16cid:paraId="12ED97E0" w16cid:durableId="292260BC"/>
  <w16cid:commentId w16cid:paraId="627CE5E4" w16cid:durableId="4C9F2491"/>
  <w16cid:commentId w16cid:paraId="4CED51E5" w16cid:durableId="54628A44"/>
  <w16cid:commentId w16cid:paraId="6E376BD4" w16cid:durableId="755D8B17"/>
  <w16cid:commentId w16cid:paraId="4D2919B2" w16cid:durableId="400260CC"/>
  <w16cid:commentId w16cid:paraId="03159ED9" w16cid:durableId="21E0FEF9"/>
  <w16cid:commentId w16cid:paraId="69C1AC4A" w16cid:durableId="11588C49"/>
  <w16cid:commentId w16cid:paraId="766206F7" w16cid:durableId="5985F018"/>
  <w16cid:commentId w16cid:paraId="1A14C508" w16cid:durableId="0B04CCE0"/>
  <w16cid:commentId w16cid:paraId="61DC4E29" w16cid:durableId="7C1055F9"/>
  <w16cid:commentId w16cid:paraId="07D13573" w16cid:durableId="39204AED"/>
  <w16cid:commentId w16cid:paraId="5AB82BE8" w16cid:durableId="6B482C2F"/>
  <w16cid:commentId w16cid:paraId="4B05F9AB" w16cid:durableId="355BDB4F"/>
  <w16cid:commentId w16cid:paraId="1551792F" w16cid:durableId="60DE2045"/>
  <w16cid:commentId w16cid:paraId="618B8FCC" w16cid:durableId="1F9D9577"/>
  <w16cid:commentId w16cid:paraId="77F4DF7A" w16cid:durableId="2054554E"/>
  <w16cid:commentId w16cid:paraId="2024B77E" w16cid:durableId="6B0ABCC3"/>
  <w16cid:commentId w16cid:paraId="5FA5B75C" w16cid:durableId="00867966"/>
  <w16cid:commentId w16cid:paraId="3119CFC4" w16cid:durableId="453F6051"/>
  <w16cid:commentId w16cid:paraId="4B40B7C7" w16cid:durableId="1A6C5FE2"/>
  <w16cid:commentId w16cid:paraId="4ABE7076" w16cid:durableId="4619DC51"/>
  <w16cid:commentId w16cid:paraId="5F605223" w16cid:durableId="1F1F744B"/>
  <w16cid:commentId w16cid:paraId="55917B59" w16cid:durableId="4F6FF717"/>
</w16cid:commentsId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맑은 고딕">
    <w:charset w:val="81"/>
    <w:family w:val="modern"/>
    <w:pitch w:val="variable"/>
  </w:font>
  <w:font w:name="바탕체">
    <w:charset w:val="81"/>
    <w:family w:val="roman"/>
    <w:pitch w:val="default"/>
  </w:font>
  <w:font w:name="Wingdings">
    <w:charset w:val="02"/>
    <w:family w:val="auto"/>
    <w:pitch w:val="variable"/>
  </w:font>
  <w:font w:name="바탕">
    <w:altName w:val="Batang"/>
    <w:charset w:val="81"/>
    <w:family w:val="roman"/>
    <w:pitch w:val="variable"/>
  </w:font>
  <w:font w:name="Liberation Sans">
    <w:altName w:val="Arial"/>
    <w:charset w:val="01" w:characterSet="utf-8"/>
    <w:family w:val="swiss"/>
    <w:pitch w:val="variable"/>
  </w:font>
  <w:font w:name="굴림">
    <w:altName w:val="Gulim"/>
    <w:charset w:val="81"/>
    <w:family w:val="modern"/>
    <w:pitch w:val="variable"/>
  </w:font>
  <w:font w:name="MS Mincho">
    <w:charset w:val="80"/>
    <w:family w:val="modern"/>
    <w:pitch w:val="default"/>
  </w:font>
  <w:font w:name="굴림체">
    <w:charset w:val="81"/>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21</w:t>
    </w:r>
    <w:r>
      <w:rPr>
        <w:rFonts w:cs="Times New Roman" w:ascii="Times New Roman" w:hAnsi="Times New Roman"/>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TK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F9AC1" w14:textId="77777777" w:rsidR="006A29C3" w:rsidRPr="00F12666" w:rsidRDefault="006A29C3" w:rsidP="00F12666">
    <w:pPr>
      <w:pStyle w:val="TKac"/>
      <w:jc w:val="center"/>
      <w:rPr>
        <w:rFonts w:ascii="Times New Roman"/>
        <w:color w:val="808080"/>
      </w:rPr>
    </w:pPr>
    <w:r w:rsidRPr="00F12666">
      <w:rPr>
        <w:rFonts w:ascii="Times New Roman"/>
        <w:color w:val="808080"/>
      </w:rPr>
      <w:t>-</w:t>
    </w:r>
    <w:r w:rsidRPr="00F12666">
      <w:rPr>
        <w:rFonts w:ascii="Times New Roman"/>
        <w:color w:val="808080"/>
      </w:rPr>
      <w:fldChar w:fldCharType="begin"/>
    </w:r>
    <w:r w:rsidRPr="00F12666">
      <w:rPr>
        <w:rFonts w:ascii="Times New Roman"/>
        <w:color w:val="808080"/>
      </w:rPr>
      <w:instrText>PAGE   \* MERGEFORMAT</w:instrText>
    </w:r>
    <w:r w:rsidRPr="00F12666">
      <w:rPr>
        <w:rFonts w:ascii="Times New Roman"/>
        <w:color w:val="808080"/>
      </w:rPr>
      <w:fldChar w:fldCharType="separate"/>
    </w:r>
    <w:r w:rsidRPr="004969A8">
      <w:rPr>
        <w:rFonts w:ascii="Times New Roman"/>
        <w:noProof/>
        <w:color w:val="808080"/>
        <w:lang w:val="ko-KR"/>
      </w:rPr>
      <w:t>29</w:t>
    </w:r>
    <w:r w:rsidRPr="00F12666">
      <w:rPr>
        <w:rFonts w:ascii="Times New Roman"/>
        <w:color w:val="808080"/>
      </w:rPr>
      <w:fldChar w:fldCharType="end"/>
    </w:r>
    <w:r w:rsidRPr="00F12666">
      <w:rPr>
        <w:rFonts w:ascii="Times New Roman"/>
        <w:color w:val="808080"/>
      </w:rPr>
      <w: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rFonts w:ascii="Times New Roman" w:hAnsi="Times New Roman" w:eastAsia="바탕;Batang" w:cs="Times New Roman"/>
      </w:rPr>
    </w:pPr>
    <w:r>
      <w:rPr>
        <w:rFonts w:eastAsia="바탕;Batang" w:cs="Times New Roman" w:ascii="Times New Roman" w:hAnsi="Times New Roman"/>
      </w:rPr>
    </w:r>
  </w:p>
</w:hdr>
</file>

<file path=word/headerTK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7B1F" w14:textId="77777777" w:rsidR="006A29C3" w:rsidRPr="00F12666" w:rsidRDefault="006A29C3" w:rsidP="00F12666">
    <w:pPr>
      <w:pStyle w:val="TKac"/>
      <w:tabs>
        <w:tab w:val="clear" w:pos="4252"/>
      </w:tabs>
      <w:ind w:right="600"/>
      <w:jc w:val="left"/>
      <w:rPr>
        <w:color w:val="808080"/>
      </w:rPr>
    </w:pPr>
    <w:r>
      <w:rPr>
        <w:rFonts w:hint="eastAsia"/>
        <w:color w:val="A6A6A6"/>
      </w:rPr>
      <w:t>부동산담보신탁계약에 대한 특약</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00" w:hanging="400"/>
      </w:pPr>
      <w:rPr/>
    </w:lvl>
  </w:abstractNum>
  <w:abstractNum w:abstractNumId="2">
    <w:lvl w:ilvl="0">
      <w:start w:val="1"/>
      <w:numFmt w:val="decimal"/>
      <w:lvlText w:val="%1."/>
      <w:lvlJc w:val="start"/>
      <w:pPr>
        <w:tabs>
          <w:tab w:val="num" w:pos="0"/>
        </w:tabs>
        <w:ind w:start="465"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xmlns:w15="http://schemas.microsoft.com/office/word/2012/wordml" w:abstractNumId="100" w15:restartNumberingAfterBreak="0">
    <w:nsid w:val="0C0F3F32"/>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01" w15:restartNumberingAfterBreak="0">
    <w:nsid w:val="0E476E6F"/>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02" w15:restartNumberingAfterBreak="0">
    <w:nsid w:val="12CB1F9E"/>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xmlns:w15="http://schemas.microsoft.com/office/word/2012/wordml" w:abstractNumId="103" w15:restartNumberingAfterBreak="0">
    <w:nsid w:val="17346BD8"/>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04" w15:restartNumberingAfterBreak="0">
    <w:nsid w:val="1BAF3636"/>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05" w15:restartNumberingAfterBreak="0">
    <w:nsid w:val="1DAB60DF"/>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06" w15:restartNumberingAfterBreak="0">
    <w:nsid w:val="20DA09A5"/>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xmlns:w15="http://schemas.microsoft.com/office/word/2012/wordml" w:abstractNumId="107" w15:restartNumberingAfterBreak="0">
    <w:nsid w:val="24CA12AE"/>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08" w15:restartNumberingAfterBreak="0">
    <w:nsid w:val="2A3275D2"/>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09" w15:restartNumberingAfterBreak="0">
    <w:nsid w:val="2F952A18"/>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10" w15:restartNumberingAfterBreak="0">
    <w:nsid w:val="3880415B"/>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11" w15:restartNumberingAfterBreak="0">
    <w:nsid w:val="394D71B9"/>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12" w15:restartNumberingAfterBreak="0">
    <w:nsid w:val="3CFE2F72"/>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xmlns:w15="http://schemas.microsoft.com/office/word/2012/wordml" w:abstractNumId="113" w15:restartNumberingAfterBreak="0">
    <w:nsid w:val="4010796B"/>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14" w15:restartNumberingAfterBreak="0">
    <w:nsid w:val="41B446A9"/>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15" w15:restartNumberingAfterBreak="0">
    <w:nsid w:val="42711F81"/>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16" w15:restartNumberingAfterBreak="0">
    <w:nsid w:val="4BBF2B01"/>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xmlns:w15="http://schemas.microsoft.com/office/word/2012/wordml" w:abstractNumId="117" w15:restartNumberingAfterBreak="0">
    <w:nsid w:val="52C46C05"/>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18" w15:restartNumberingAfterBreak="0">
    <w:nsid w:val="5FBD1AAD"/>
    <w:multiLevelType w:val="hybridMultilevel"/>
    <w:tmpl w:val="47D62F2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19" w15:restartNumberingAfterBreak="0">
    <w:nsid w:val="64EF76D6"/>
    <w:multiLevelType w:val="hybridMultilevel"/>
    <w:tmpl w:val="F7C85954"/>
    <w:lvl w:ilvl="0" w:tplc="6D968072">
      <w:start w:val="1"/>
      <w:numFmt w:val="decimal"/>
      <w:lvlText w:val="%1."/>
      <w:lvlJc w:val="left"/>
      <w:pPr>
        <w:tabs>
          <w:tab w:val="num" w:pos="1160"/>
        </w:tabs>
        <w:ind w:left="1160" w:hanging="360"/>
      </w:pPr>
      <w:rPr>
        <w:rFonts w:ascii="Times New Roman" w:hAnsi="Times New Roman" w:cs="Times New Roman" w:hint="default"/>
      </w:rPr>
    </w:lvl>
    <w:lvl w:ilvl="1" w:tplc="04090019" w:tentative="1">
      <w:start w:val="1"/>
      <w:numFmt w:val="upperLetter"/>
      <w:lvlText w:val="%2."/>
      <w:lvlJc w:val="left"/>
      <w:pPr>
        <w:tabs>
          <w:tab w:val="num" w:pos="1600"/>
        </w:tabs>
        <w:ind w:left="1600" w:hanging="400"/>
      </w:pPr>
    </w:lvl>
    <w:lvl w:ilvl="2" w:tplc="0409001B" w:tentative="1">
      <w:start w:val="1"/>
      <w:numFmt w:val="lowerRoman"/>
      <w:lvlText w:val="%3."/>
      <w:lvlJc w:val="right"/>
      <w:pPr>
        <w:tabs>
          <w:tab w:val="num" w:pos="2000"/>
        </w:tabs>
        <w:ind w:left="2000" w:hanging="400"/>
      </w:pPr>
    </w:lvl>
    <w:lvl w:ilvl="3" w:tplc="0409000F" w:tentative="1">
      <w:start w:val="1"/>
      <w:numFmt w:val="decimal"/>
      <w:lvlText w:val="%4."/>
      <w:lvlJc w:val="left"/>
      <w:pPr>
        <w:tabs>
          <w:tab w:val="num" w:pos="2400"/>
        </w:tabs>
        <w:ind w:left="2400" w:hanging="400"/>
      </w:pPr>
    </w:lvl>
    <w:lvl w:ilvl="4" w:tplc="04090019" w:tentative="1">
      <w:start w:val="1"/>
      <w:numFmt w:val="upperLetter"/>
      <w:lvlText w:val="%5."/>
      <w:lvlJc w:val="left"/>
      <w:pPr>
        <w:tabs>
          <w:tab w:val="num" w:pos="2800"/>
        </w:tabs>
        <w:ind w:left="2800" w:hanging="400"/>
      </w:pPr>
    </w:lvl>
    <w:lvl w:ilvl="5" w:tplc="0409001B" w:tentative="1">
      <w:start w:val="1"/>
      <w:numFmt w:val="lowerRoman"/>
      <w:lvlText w:val="%6."/>
      <w:lvlJc w:val="right"/>
      <w:pPr>
        <w:tabs>
          <w:tab w:val="num" w:pos="3200"/>
        </w:tabs>
        <w:ind w:left="3200" w:hanging="400"/>
      </w:pPr>
    </w:lvl>
    <w:lvl w:ilvl="6" w:tplc="0409000F" w:tentative="1">
      <w:start w:val="1"/>
      <w:numFmt w:val="decimal"/>
      <w:lvlText w:val="%7."/>
      <w:lvlJc w:val="left"/>
      <w:pPr>
        <w:tabs>
          <w:tab w:val="num" w:pos="3600"/>
        </w:tabs>
        <w:ind w:left="3600" w:hanging="400"/>
      </w:pPr>
    </w:lvl>
    <w:lvl w:ilvl="7" w:tplc="04090019" w:tentative="1">
      <w:start w:val="1"/>
      <w:numFmt w:val="upperLetter"/>
      <w:lvlText w:val="%8."/>
      <w:lvlJc w:val="left"/>
      <w:pPr>
        <w:tabs>
          <w:tab w:val="num" w:pos="4000"/>
        </w:tabs>
        <w:ind w:left="4000" w:hanging="400"/>
      </w:pPr>
    </w:lvl>
    <w:lvl w:ilvl="8" w:tplc="0409001B" w:tentative="1">
      <w:start w:val="1"/>
      <w:numFmt w:val="lowerRoman"/>
      <w:lvlText w:val="%9."/>
      <w:lvlJc w:val="right"/>
      <w:pPr>
        <w:tabs>
          <w:tab w:val="num" w:pos="4400"/>
        </w:tabs>
        <w:ind w:left="4400" w:hanging="400"/>
      </w:pPr>
    </w:lvl>
  </w:abstractNum>
  <w:abstractNum xmlns:w15="http://schemas.microsoft.com/office/word/2012/wordml" w:abstractNumId="120" w15:restartNumberingAfterBreak="0">
    <w:nsid w:val="70327814"/>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xmlns:w15="http://schemas.microsoft.com/office/word/2012/wordml" w:abstractNumId="121" w15:restartNumberingAfterBreak="0">
    <w:nsid w:val="70426C7D"/>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
  </w:num>
  <w:num w:numId="2">
    <w:abstractNumId w:val="2"/>
  </w:num>
  <w:num w:numId="3">
    <w:abstractNumId w:val="3"/>
  </w:num>
  <w:num xmlns:w16cid="http://schemas.microsoft.com/office/word/2016/wordml/cid" w:numId="101" w16cid:durableId="3943808">
    <w:abstractNumId w:val="119"/>
  </w:num>
  <w:num xmlns:w16cid="http://schemas.microsoft.com/office/word/2016/wordml/cid" w:numId="102" w16cid:durableId="442506685">
    <w:abstractNumId w:val="116"/>
  </w:num>
  <w:num xmlns:w16cid="http://schemas.microsoft.com/office/word/2016/wordml/cid" w:numId="103" w16cid:durableId="391276373">
    <w:abstractNumId w:val="101"/>
  </w:num>
  <w:num xmlns:w16cid="http://schemas.microsoft.com/office/word/2016/wordml/cid" w:numId="104" w16cid:durableId="2037265417">
    <w:abstractNumId w:val="118"/>
  </w:num>
  <w:num xmlns:w16cid="http://schemas.microsoft.com/office/word/2016/wordml/cid" w:numId="105" w16cid:durableId="102770693">
    <w:abstractNumId w:val="104"/>
  </w:num>
  <w:num xmlns:w16cid="http://schemas.microsoft.com/office/word/2016/wordml/cid" w:numId="106" w16cid:durableId="2122920019">
    <w:abstractNumId w:val="103"/>
  </w:num>
  <w:num xmlns:w16cid="http://schemas.microsoft.com/office/word/2016/wordml/cid" w:numId="107" w16cid:durableId="512189576">
    <w:abstractNumId w:val="109"/>
  </w:num>
  <w:num xmlns:w16cid="http://schemas.microsoft.com/office/word/2016/wordml/cid" w:numId="108" w16cid:durableId="2069182719">
    <w:abstractNumId w:val="112"/>
  </w:num>
  <w:num xmlns:w16cid="http://schemas.microsoft.com/office/word/2016/wordml/cid" w:numId="109" w16cid:durableId="1398018904">
    <w:abstractNumId w:val="113"/>
  </w:num>
  <w:num xmlns:w16cid="http://schemas.microsoft.com/office/word/2016/wordml/cid" w:numId="110" w16cid:durableId="1391533478">
    <w:abstractNumId w:val="111"/>
  </w:num>
  <w:num xmlns:w16cid="http://schemas.microsoft.com/office/word/2016/wordml/cid" w:numId="111" w16cid:durableId="367487378">
    <w:abstractNumId w:val="102"/>
  </w:num>
  <w:num xmlns:w16cid="http://schemas.microsoft.com/office/word/2016/wordml/cid" w:numId="112" w16cid:durableId="1353068715">
    <w:abstractNumId w:val="117"/>
  </w:num>
  <w:num xmlns:w16cid="http://schemas.microsoft.com/office/word/2016/wordml/cid" w:numId="113" w16cid:durableId="1490822856">
    <w:abstractNumId w:val="114"/>
  </w:num>
  <w:num xmlns:w16cid="http://schemas.microsoft.com/office/word/2016/wordml/cid" w:numId="114" w16cid:durableId="212817105">
    <w:abstractNumId w:val="106"/>
  </w:num>
  <w:num xmlns:w16cid="http://schemas.microsoft.com/office/word/2016/wordml/cid" w:numId="115" w16cid:durableId="606498267">
    <w:abstractNumId w:val="105"/>
  </w:num>
  <w:num xmlns:w16cid="http://schemas.microsoft.com/office/word/2016/wordml/cid" w:numId="116" w16cid:durableId="730735835">
    <w:abstractNumId w:val="120"/>
  </w:num>
  <w:num xmlns:w16cid="http://schemas.microsoft.com/office/word/2016/wordml/cid" w:numId="117" w16cid:durableId="628054478">
    <w:abstractNumId w:val="108"/>
  </w:num>
  <w:num xmlns:w16cid="http://schemas.microsoft.com/office/word/2016/wordml/cid" w:numId="118" w16cid:durableId="1245533783">
    <w:abstractNumId w:val="121"/>
  </w:num>
  <w:num xmlns:w16cid="http://schemas.microsoft.com/office/word/2016/wordml/cid" w:numId="119" w16cid:durableId="2048991950">
    <w:abstractNumId w:val="110"/>
  </w:num>
  <w:num xmlns:w16cid="http://schemas.microsoft.com/office/word/2016/wordml/cid" w:numId="120" w16cid:durableId="1299797828">
    <w:abstractNumId w:val="107"/>
  </w:num>
  <w:num xmlns:w16cid="http://schemas.microsoft.com/office/word/2016/wordml/cid" w:numId="121" w16cid:durableId="566259563">
    <w:abstractNumId w:val="115"/>
  </w:num>
  <w:num xmlns:w16cid="http://schemas.microsoft.com/office/word/2016/wordml/cid" w:numId="122" w16cid:durableId="1651328327">
    <w:abstractNumId w:val="100"/>
  </w:num>
</w:numbering>
</file>

<file path=word/settings.xml><?xml version="1.0" encoding="utf-8"?>
<w:settings xmlns:w="http://schemas.openxmlformats.org/wordprocessingml/2006/main">
  <w:zoom w:percent="100"/>
  <w:defaultTabStop w:val="80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spacing w:lineRule="auto" w:line="276" w:before="0" w:after="200"/>
      <w:jc w:val="both"/>
    </w:pPr>
    <w:rPr>
      <w:rFonts w:ascii="맑은 고딕" w:hAnsi="맑은 고딕" w:eastAsia="맑은 고딕" w:cs="Times New Roman"/>
      <w:color w:val="auto"/>
      <w:kern w:val="2"/>
      <w:sz w:val="20"/>
      <w:szCs w:val="22"/>
      <w:lang w:val="en-US" w:eastAsia="ko-KR" w:bidi="ar-SA"/>
    </w:rPr>
  </w:style>
  <w:style w:type="character" w:styleId="WW8Num1z0">
    <w:name w:val="WW8Num1z0"/>
    <w:qFormat/>
    <w:rPr/>
  </w:style>
  <w:style w:type="character" w:styleId="WW8Num2z0">
    <w:name w:val="WW8Num2z0"/>
    <w:qFormat/>
    <w:rPr>
      <w:rFonts w:ascii="바탕체" w:hAnsi="바탕체" w:eastAsia="바탕체" w:cs="굴림;Gulim"/>
    </w:rPr>
  </w:style>
  <w:style w:type="character" w:styleId="WW8Num2z1">
    <w:name w:val="WW8Num2z1"/>
    <w:qFormat/>
    <w:rPr>
      <w:rFonts w:ascii="Wingdings" w:hAnsi="Wingdings" w:cs="Wingdings"/>
    </w:rPr>
  </w:style>
  <w:style w:type="character" w:styleId="WW8Num4z0">
    <w:name w:val="WW8Num4z0"/>
    <w:qFormat/>
    <w:rPr/>
  </w:style>
  <w:style w:type="character" w:styleId="WW8Num5z0">
    <w:name w:val="WW8Num5z0"/>
    <w:qFormat/>
    <w:rPr>
      <w:b w:val="false"/>
    </w:rPr>
  </w:style>
  <w:style w:type="character" w:styleId="WW8Num6z0">
    <w:name w:val="WW8Num6z0"/>
    <w:qFormat/>
    <w:rPr/>
  </w:style>
  <w:style w:type="character" w:styleId="WW8Num7z0">
    <w:name w:val="WW8Num7z0"/>
    <w:qFormat/>
    <w:rPr>
      <w:rFonts w:ascii="Wingdings" w:hAnsi="Wingdings" w:cs="Wingdings"/>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4z0">
    <w:name w:val="WW8Num14z0"/>
    <w:qFormat/>
    <w:rPr/>
  </w:style>
  <w:style w:type="character" w:styleId="WW8Num15z0">
    <w:name w:val="WW8Num15z0"/>
    <w:qFormat/>
    <w:rPr>
      <w:b w:val="false"/>
    </w:rPr>
  </w:style>
  <w:style w:type="character" w:styleId="WW8Num16z0">
    <w:name w:val="WW8Num16z0"/>
    <w:qFormat/>
    <w:rPr/>
  </w:style>
  <w:style w:type="character" w:styleId="WW8Num17z0">
    <w:name w:val="WW8Num17z0"/>
    <w:qFormat/>
    <w:rPr>
      <w:rFonts w:ascii="Wingdings" w:hAnsi="Wingdings" w:cs="Wingdings"/>
    </w:rPr>
  </w:style>
  <w:style w:type="character" w:styleId="Style14">
    <w:name w:val="기본 단락 글꼴"/>
    <w:qFormat/>
    <w:rPr/>
  </w:style>
  <w:style w:type="character" w:styleId="Char">
    <w:name w:val="풍선 도움말 텍스트 Char"/>
    <w:qFormat/>
    <w:rPr>
      <w:rFonts w:ascii="맑은 고딕" w:hAnsi="맑은 고딕" w:eastAsia="맑은 고딕" w:cs="Times New Roman"/>
      <w:sz w:val="18"/>
      <w:szCs w:val="18"/>
    </w:rPr>
  </w:style>
  <w:style w:type="character" w:styleId="Char1">
    <w:name w:val="본문 Char"/>
    <w:qFormat/>
    <w:rPr>
      <w:rFonts w:ascii="바탕;Batang" w:hAnsi="바탕;Batang" w:eastAsia="바탕;Batang" w:cs="Times New Roman"/>
      <w:color w:val="000000"/>
      <w:kern w:val="0"/>
      <w:sz w:val="19"/>
      <w:szCs w:val="19"/>
      <w:lang w:val="en-US"/>
    </w:rPr>
  </w:style>
  <w:style w:type="character" w:styleId="Char2">
    <w:name w:val="머리글 Char"/>
    <w:basedOn w:val="Style14"/>
    <w:qFormat/>
    <w:rPr/>
  </w:style>
  <w:style w:type="character" w:styleId="Char3">
    <w:name w:val="바닥글 Char"/>
    <w:basedOn w:val="Style14"/>
    <w:qFormat/>
    <w:rPr/>
  </w:style>
  <w:style w:type="character" w:styleId="Hyperlink">
    <w:name w:val="Hyperlink"/>
    <w:rPr>
      <w:color w:val="0000FF"/>
      <w:u w:val="single"/>
    </w:rPr>
  </w:style>
  <w:style w:type="character" w:styleId="Char4">
    <w:name w:val="목록 단락 Char"/>
    <w:qFormat/>
    <w:rPr>
      <w:kern w:val="2"/>
      <w:szCs w:val="22"/>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tLeast" w:line="307" w:before="0" w:after="0"/>
      <w:jc w:val="start"/>
    </w:pPr>
    <w:rPr>
      <w:rFonts w:ascii="바탕;Batang" w:hAnsi="바탕;Batang" w:eastAsia="바탕;Batang" w:cs="Times New Roman"/>
      <w:color w:val="000000"/>
      <w:kern w:val="0"/>
      <w:sz w:val="19"/>
      <w:szCs w:val="19"/>
      <w:lang w:val="en-US"/>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5">
    <w:name w:val="풍선 도움말 텍스트"/>
    <w:basedOn w:val="Normal"/>
    <w:qFormat/>
    <w:pPr>
      <w:spacing w:lineRule="auto" w:line="240" w:before="0" w:after="0"/>
    </w:pPr>
    <w:rPr>
      <w:rFonts w:ascii="맑은 고딕" w:hAnsi="맑은 고딕" w:eastAsia="맑은 고딕" w:cs="Times New Roman"/>
      <w:sz w:val="18"/>
      <w:szCs w:val="18"/>
    </w:rPr>
  </w:style>
  <w:style w:type="paragraph" w:styleId="Style16">
    <w:name w:val="목록 단락"/>
    <w:basedOn w:val="Normal"/>
    <w:qFormat/>
    <w:pPr>
      <w:ind w:hanging="0" w:start="800" w:end="0"/>
    </w:pPr>
    <w:rPr/>
  </w:style>
  <w:style w:type="paragraph" w:styleId="HeaderandFooter">
    <w:name w:val="Header and Footer"/>
    <w:basedOn w:val="Normal"/>
    <w:qFormat/>
    <w:pPr>
      <w:suppressLineNumbers/>
      <w:tabs>
        <w:tab w:val="clear" w:pos="800"/>
        <w:tab w:val="center" w:pos="4819" w:leader="none"/>
        <w:tab w:val="right" w:pos="9638" w:leader="none"/>
      </w:tabs>
    </w:pPr>
    <w:rPr/>
  </w:style>
  <w:style w:type="paragraph" w:styleId="Header">
    <w:name w:val="Header"/>
    <w:basedOn w:val="Normal"/>
    <w:pPr>
      <w:snapToGrid w:val="false"/>
    </w:pPr>
    <w:rPr/>
  </w:style>
  <w:style w:type="paragraph" w:styleId="Footer">
    <w:name w:val="Footer"/>
    <w:basedOn w:val="Normal"/>
    <w:pPr>
      <w:snapToGrid w:val="false"/>
    </w:pPr>
    <w:rPr/>
  </w:style>
  <w:style w:type="paragraph" w:styleId="Style17">
    <w:name w:val="바탕글"/>
    <w:basedOn w:val="Normal"/>
    <w:qFormat/>
    <w:pPr>
      <w:snapToGrid w:val="false"/>
      <w:spacing w:lineRule="auto" w:line="360" w:before="0" w:after="0"/>
      <w:textAlignment w:val="baseline"/>
    </w:pPr>
    <w:rPr>
      <w:rFonts w:ascii="굴림;Gulim" w:hAnsi="굴림;Gulim" w:eastAsia="굴림;Gulim" w:cs="굴림;Gulim"/>
      <w:color w:val="000000"/>
      <w:kern w:val="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paragraph" w:styleId="TKa">
    <w:name w:val="TK Normal"/>
    <w:qFormat/>
    <w:rsid w:val="006A29C3"/>
    <w:pPr>
      <w:spacing w:after="0"/>
      <w:jc w:val="both"/>
    </w:pPr>
    <w:rPr>
      <w:rFonts w:ascii="바탕" w:eastAsia="바탕" w:hAnsi="Times New Roman" w:cs="Times New Roman"/>
      <w:kern w:val="2"/>
      <w:sz w:val="20"/>
      <w:szCs w:val="24"/>
      <w:lang w:val="en-US" w:eastAsia="ko-KR" w:bidi="ar-SA"/>
      <w14:ligatures w14:val="none"/>
    </w:rPr>
  </w:style>
  <w:style w:type="paragraph" w:styleId="TK1">
    <w:name w:val="TK heading 1"/>
    <w:basedOn w:val="TKa"/>
    <w:next w:val="TKa"/>
    <w:link w:val="TK1Char"/>
    <w:uiPriority w:val="9"/>
    <w:qFormat/>
    <w:rsid w:val="006A29C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TK2">
    <w:name w:val="TK heading 2"/>
    <w:basedOn w:val="TKa"/>
    <w:next w:val="TKa"/>
    <w:link w:val="TK2Char"/>
    <w:semiHidden/>
    <w:unhideWhenUsed/>
    <w:qFormat/>
    <w:rsid w:val="006A29C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TK3">
    <w:name w:val="TK heading 3"/>
    <w:basedOn w:val="TKa"/>
    <w:next w:val="TKa"/>
    <w:link w:val="TK3Char"/>
    <w:uiPriority w:val="9"/>
    <w:semiHidden/>
    <w:unhideWhenUsed/>
    <w:qFormat/>
    <w:rsid w:val="006A29C3"/>
    <w:pPr>
      <w:keepNext/>
      <w:keepLines/>
      <w:spacing w:before="160" w:after="80"/>
      <w:outlineLvl w:val="2"/>
    </w:pPr>
    <w:rPr>
      <w:rFonts w:asciiTheme="majorHAnsi" w:eastAsiaTheme="majorEastAsia" w:hAnsiTheme="majorHAnsi" w:cstheme="majorBidi"/>
      <w:color w:val="000000" w:themeColor="text1"/>
      <w:sz w:val="24"/>
    </w:rPr>
  </w:style>
  <w:style w:type="paragraph" w:styleId="TK4">
    <w:name w:val="TK heading 4"/>
    <w:basedOn w:val="TKa"/>
    <w:next w:val="TKa"/>
    <w:link w:val="TK4Char"/>
    <w:uiPriority w:val="9"/>
    <w:semiHidden/>
    <w:unhideWhenUsed/>
    <w:qFormat/>
    <w:rsid w:val="006A29C3"/>
    <w:pPr>
      <w:keepNext/>
      <w:keepLines/>
      <w:spacing w:before="80" w:after="40"/>
      <w:outlineLvl w:val="3"/>
    </w:pPr>
    <w:rPr>
      <w:rFonts w:asciiTheme="majorHAnsi" w:eastAsiaTheme="majorEastAsia" w:hAnsiTheme="majorHAnsi" w:cstheme="majorBidi"/>
      <w:color w:val="000000" w:themeColor="text1"/>
    </w:rPr>
  </w:style>
  <w:style w:type="paragraph" w:styleId="TK5">
    <w:name w:val="TK heading 5"/>
    <w:basedOn w:val="TKa"/>
    <w:next w:val="TKa"/>
    <w:link w:val="TK5Char"/>
    <w:uiPriority w:val="9"/>
    <w:semiHidden/>
    <w:unhideWhenUsed/>
    <w:qFormat/>
    <w:rsid w:val="006A29C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TK6">
    <w:name w:val="TK heading 6"/>
    <w:basedOn w:val="TKa"/>
    <w:next w:val="TKa"/>
    <w:link w:val="TK6Char"/>
    <w:uiPriority w:val="9"/>
    <w:semiHidden/>
    <w:unhideWhenUsed/>
    <w:qFormat/>
    <w:rsid w:val="006A29C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TK7">
    <w:name w:val="TK heading 7"/>
    <w:basedOn w:val="TKa"/>
    <w:next w:val="TKa"/>
    <w:link w:val="TK7Char"/>
    <w:uiPriority w:val="9"/>
    <w:semiHidden/>
    <w:unhideWhenUsed/>
    <w:qFormat/>
    <w:rsid w:val="006A29C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TK8">
    <w:name w:val="TK heading 8"/>
    <w:basedOn w:val="TKa"/>
    <w:next w:val="TKa"/>
    <w:link w:val="TK8Char"/>
    <w:uiPriority w:val="9"/>
    <w:semiHidden/>
    <w:unhideWhenUsed/>
    <w:qFormat/>
    <w:rsid w:val="006A29C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TK9">
    <w:name w:val="TK heading 9"/>
    <w:basedOn w:val="TKa"/>
    <w:next w:val="TKa"/>
    <w:link w:val="TK9Char"/>
    <w:uiPriority w:val="9"/>
    <w:semiHidden/>
    <w:unhideWhenUsed/>
    <w:qFormat/>
    <w:rsid w:val="006A29C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styleId="TKa0">
    <w:name w:val="TK Default Paragraph Font"/>
    <w:uiPriority w:val="1"/>
    <w:semiHidden/>
    <w:unhideWhenUsed/>
  </w:style>
  <w:style w:type="table" w:styleId="TKa1">
    <w:name w:val="TK Normal Table"/>
    <w:uiPriority w:val="99"/>
    <w:semiHidden/>
    <w:unhideWhenUsed/>
    <w:tblPr>
      <w:tblInd w:w="0" w:type="dxa"/>
      <w:tblCellMar>
        <w:top w:w="0" w:type="dxa"/>
        <w:left w:w="108" w:type="dxa"/>
        <w:bottom w:w="0" w:type="dxa"/>
        <w:right w:w="108" w:type="dxa"/>
      </w:tblCellMar>
    </w:tblPr>
  </w:style>
  <w:style w:type="numbering" w:styleId="TKa2">
    <w:name w:val="TK No List"/>
    <w:uiPriority w:val="99"/>
    <w:semiHidden/>
    <w:unhideWhenUsed/>
  </w:style>
  <w:style w:type="character" w:customStyle="1" w:styleId="TK1Char">
    <w:name w:val="TK 제목 1 Char"/>
    <w:basedOn w:val="TKa0"/>
    <w:link w:val="TK1"/>
    <w:uiPriority w:val="9"/>
    <w:rsid w:val="006A29C3"/>
    <w:rPr>
      <w:rFonts w:asciiTheme="majorHAnsi" w:eastAsiaTheme="majorEastAsia" w:hAnsiTheme="majorHAnsi" w:cstheme="majorBidi"/>
      <w:color w:val="000000" w:themeColor="text1"/>
      <w:sz w:val="32"/>
      <w:szCs w:val="32"/>
    </w:rPr>
  </w:style>
  <w:style w:type="character" w:customStyle="1" w:styleId="TK2Char">
    <w:name w:val="TK 제목 2 Char"/>
    <w:basedOn w:val="TKa0"/>
    <w:link w:val="TK2"/>
    <w:semiHidden/>
    <w:rsid w:val="006A29C3"/>
    <w:rPr>
      <w:rFonts w:asciiTheme="majorHAnsi" w:eastAsiaTheme="majorEastAsia" w:hAnsiTheme="majorHAnsi" w:cstheme="majorBidi"/>
      <w:color w:val="000000" w:themeColor="text1"/>
      <w:sz w:val="28"/>
      <w:szCs w:val="28"/>
    </w:rPr>
  </w:style>
  <w:style w:type="character" w:customStyle="1" w:styleId="TK3Char">
    <w:name w:val="TK 제목 3 Char"/>
    <w:basedOn w:val="TKa0"/>
    <w:link w:val="TK3"/>
    <w:uiPriority w:val="9"/>
    <w:semiHidden/>
    <w:rsid w:val="006A29C3"/>
    <w:rPr>
      <w:rFonts w:asciiTheme="majorHAnsi" w:eastAsiaTheme="majorEastAsia" w:hAnsiTheme="majorHAnsi" w:cstheme="majorBidi"/>
      <w:color w:val="000000" w:themeColor="text1"/>
      <w:sz w:val="24"/>
    </w:rPr>
  </w:style>
  <w:style w:type="character" w:customStyle="1" w:styleId="TK4Char">
    <w:name w:val="TK 제목 4 Char"/>
    <w:basedOn w:val="TKa0"/>
    <w:link w:val="TK4"/>
    <w:uiPriority w:val="9"/>
    <w:semiHidden/>
    <w:rsid w:val="006A29C3"/>
    <w:rPr>
      <w:rFonts w:asciiTheme="majorHAnsi" w:eastAsiaTheme="majorEastAsia" w:hAnsiTheme="majorHAnsi" w:cstheme="majorBidi"/>
      <w:color w:val="000000" w:themeColor="text1"/>
    </w:rPr>
  </w:style>
  <w:style w:type="character" w:customStyle="1" w:styleId="TK5Char">
    <w:name w:val="TK 제목 5 Char"/>
    <w:basedOn w:val="TKa0"/>
    <w:link w:val="TK5"/>
    <w:uiPriority w:val="9"/>
    <w:semiHidden/>
    <w:rsid w:val="006A29C3"/>
    <w:rPr>
      <w:rFonts w:asciiTheme="majorHAnsi" w:eastAsiaTheme="majorEastAsia" w:hAnsiTheme="majorHAnsi" w:cstheme="majorBidi"/>
      <w:color w:val="000000" w:themeColor="text1"/>
    </w:rPr>
  </w:style>
  <w:style w:type="character" w:customStyle="1" w:styleId="TK6Char">
    <w:name w:val="TK 제목 6 Char"/>
    <w:basedOn w:val="TKa0"/>
    <w:link w:val="TK6"/>
    <w:uiPriority w:val="9"/>
    <w:semiHidden/>
    <w:rsid w:val="006A29C3"/>
    <w:rPr>
      <w:rFonts w:asciiTheme="majorHAnsi" w:eastAsiaTheme="majorEastAsia" w:hAnsiTheme="majorHAnsi" w:cstheme="majorBidi"/>
      <w:color w:val="000000" w:themeColor="text1"/>
    </w:rPr>
  </w:style>
  <w:style w:type="character" w:customStyle="1" w:styleId="TK7Char">
    <w:name w:val="TK 제목 7 Char"/>
    <w:basedOn w:val="TKa0"/>
    <w:link w:val="TK7"/>
    <w:uiPriority w:val="9"/>
    <w:semiHidden/>
    <w:rsid w:val="006A29C3"/>
    <w:rPr>
      <w:rFonts w:asciiTheme="majorHAnsi" w:eastAsiaTheme="majorEastAsia" w:hAnsiTheme="majorHAnsi" w:cstheme="majorBidi"/>
      <w:color w:val="000000" w:themeColor="text1"/>
    </w:rPr>
  </w:style>
  <w:style w:type="character" w:customStyle="1" w:styleId="TK8Char">
    <w:name w:val="TK 제목 8 Char"/>
    <w:basedOn w:val="TKa0"/>
    <w:link w:val="TK8"/>
    <w:uiPriority w:val="9"/>
    <w:semiHidden/>
    <w:rsid w:val="006A29C3"/>
    <w:rPr>
      <w:rFonts w:asciiTheme="majorHAnsi" w:eastAsiaTheme="majorEastAsia" w:hAnsiTheme="majorHAnsi" w:cstheme="majorBidi"/>
      <w:color w:val="000000" w:themeColor="text1"/>
    </w:rPr>
  </w:style>
  <w:style w:type="character" w:customStyle="1" w:styleId="TK9Char">
    <w:name w:val="TK 제목 9 Char"/>
    <w:basedOn w:val="TKa0"/>
    <w:link w:val="TK9"/>
    <w:uiPriority w:val="9"/>
    <w:semiHidden/>
    <w:rsid w:val="006A29C3"/>
    <w:rPr>
      <w:rFonts w:asciiTheme="majorHAnsi" w:eastAsiaTheme="majorEastAsia" w:hAnsiTheme="majorHAnsi" w:cstheme="majorBidi"/>
      <w:color w:val="000000" w:themeColor="text1"/>
    </w:rPr>
  </w:style>
  <w:style w:type="paragraph" w:styleId="TKa3">
    <w:name w:val="TK Title"/>
    <w:basedOn w:val="TKa"/>
    <w:next w:val="TKa"/>
    <w:link w:val="TKChar"/>
    <w:uiPriority w:val="10"/>
    <w:qFormat/>
    <w:rsid w:val="006A29C3"/>
    <w:pPr>
      <w:spacing w:after="80"/>
      <w:contextualSpacing/>
      <w:jc w:val="center"/>
    </w:pPr>
    <w:rPr>
      <w:rFonts w:asciiTheme="majorHAnsi" w:eastAsiaTheme="majorEastAsia" w:hAnsiTheme="majorHAnsi" w:cstheme="majorBidi"/>
      <w:spacing w:val="-10"/>
      <w:kern w:val="28"/>
      <w:sz w:val="56"/>
      <w:szCs w:val="56"/>
    </w:rPr>
  </w:style>
  <w:style w:type="character" w:customStyle="1" w:styleId="TKChar">
    <w:name w:val="TK 제목 Char"/>
    <w:basedOn w:val="TKa0"/>
    <w:link w:val="TKa3"/>
    <w:uiPriority w:val="10"/>
    <w:rsid w:val="006A29C3"/>
    <w:rPr>
      <w:rFonts w:asciiTheme="majorHAnsi" w:eastAsiaTheme="majorEastAsia" w:hAnsiTheme="majorHAnsi" w:cstheme="majorBidi"/>
      <w:spacing w:val="-10"/>
      <w:kern w:val="28"/>
      <w:sz w:val="56"/>
      <w:szCs w:val="56"/>
    </w:rPr>
  </w:style>
  <w:style w:type="paragraph" w:styleId="TKa4">
    <w:name w:val="TK Subtitle"/>
    <w:basedOn w:val="TKa"/>
    <w:next w:val="TKa"/>
    <w:link w:val="TKChar0"/>
    <w:qFormat/>
    <w:rsid w:val="006A29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TKChar0">
    <w:name w:val="TK 부제 Char"/>
    <w:basedOn w:val="TKa0"/>
    <w:link w:val="TKa4"/>
    <w:rsid w:val="006A29C3"/>
    <w:rPr>
      <w:rFonts w:asciiTheme="majorHAnsi" w:eastAsiaTheme="majorEastAsia" w:hAnsiTheme="majorHAnsi" w:cstheme="majorBidi"/>
      <w:color w:val="595959" w:themeColor="text1" w:themeTint="A6"/>
      <w:spacing w:val="15"/>
      <w:sz w:val="28"/>
      <w:szCs w:val="28"/>
    </w:rPr>
  </w:style>
  <w:style w:type="paragraph" w:styleId="TKa5">
    <w:name w:val="TK Quote"/>
    <w:basedOn w:val="TKa"/>
    <w:next w:val="TKa"/>
    <w:link w:val="TKChar1"/>
    <w:uiPriority w:val="29"/>
    <w:qFormat/>
    <w:rsid w:val="006A29C3"/>
    <w:pPr>
      <w:spacing w:before="160"/>
      <w:jc w:val="center"/>
    </w:pPr>
    <w:rPr>
      <w:i/>
      <w:iCs/>
      <w:color w:val="404040" w:themeColor="text1" w:themeTint="BF"/>
    </w:rPr>
  </w:style>
  <w:style w:type="character" w:customStyle="1" w:styleId="TKChar1">
    <w:name w:val="TK 인용 Char"/>
    <w:basedOn w:val="TKa0"/>
    <w:link w:val="TKa5"/>
    <w:uiPriority w:val="29"/>
    <w:rsid w:val="006A29C3"/>
    <w:rPr>
      <w:i/>
      <w:iCs/>
      <w:color w:val="404040" w:themeColor="text1" w:themeTint="BF"/>
    </w:rPr>
  </w:style>
  <w:style w:type="paragraph" w:styleId="TKa6">
    <w:name w:val="TK List Paragraph"/>
    <w:basedOn w:val="TKa"/>
    <w:link w:val="TKChar2"/>
    <w:uiPriority w:val="34"/>
    <w:qFormat/>
    <w:rsid w:val="006A29C3"/>
    <w:pPr>
      <w:ind w:left="720"/>
      <w:contextualSpacing/>
    </w:pPr>
  </w:style>
  <w:style w:type="character" w:styleId="TKa7">
    <w:name w:val="TK Intense Emphasis"/>
    <w:basedOn w:val="TKa0"/>
    <w:uiPriority w:val="21"/>
    <w:qFormat/>
    <w:rsid w:val="006A29C3"/>
    <w:rPr>
      <w:i/>
      <w:iCs/>
      <w:color w:val="2E74B5" w:themeColor="accent1" w:themeShade="BF"/>
    </w:rPr>
  </w:style>
  <w:style w:type="paragraph" w:styleId="TKa8">
    <w:name w:val="TK Intense Quote"/>
    <w:basedOn w:val="TKa"/>
    <w:next w:val="TKa"/>
    <w:link w:val="TKChar3"/>
    <w:uiPriority w:val="30"/>
    <w:qFormat/>
    <w:rsid w:val="006A29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TKChar3">
    <w:name w:val="TK 강한 인용 Char"/>
    <w:basedOn w:val="TKa0"/>
    <w:link w:val="TKa8"/>
    <w:uiPriority w:val="30"/>
    <w:rsid w:val="006A29C3"/>
    <w:rPr>
      <w:i/>
      <w:iCs/>
      <w:color w:val="2E74B5" w:themeColor="accent1" w:themeShade="BF"/>
    </w:rPr>
  </w:style>
  <w:style w:type="character" w:styleId="TKa9">
    <w:name w:val="TK Intense Reference"/>
    <w:basedOn w:val="TKa0"/>
    <w:uiPriority w:val="32"/>
    <w:qFormat/>
    <w:rsid w:val="006A29C3"/>
    <w:rPr>
      <w:b/>
      <w:bCs/>
      <w:smallCaps/>
      <w:color w:val="2E74B5" w:themeColor="accent1" w:themeShade="BF"/>
      <w:spacing w:val="5"/>
    </w:rPr>
  </w:style>
  <w:style w:type="paragraph" w:styleId="TKaa">
    <w:name w:val="TK Balloon Text"/>
    <w:basedOn w:val="TKa"/>
    <w:link w:val="TKChar4"/>
    <w:semiHidden/>
    <w:rsid w:val="006A29C3"/>
    <w:rPr>
      <w:rFonts w:ascii="Arial" w:eastAsia="돋움" w:hAnsi="Arial"/>
      <w:sz w:val="18"/>
      <w:szCs w:val="18"/>
    </w:rPr>
  </w:style>
  <w:style w:type="character" w:customStyle="1" w:styleId="TKChar4">
    <w:name w:val="TK 풍선 도움말 텍스트 Char"/>
    <w:basedOn w:val="TKa0"/>
    <w:link w:val="TKaa"/>
    <w:semiHidden/>
    <w:rsid w:val="006A29C3"/>
    <w:rPr>
      <w:rFonts w:ascii="Arial" w:eastAsia="돋움" w:hAnsi="Arial" w:cs="Times New Roman"/>
      <w:sz w:val="18"/>
      <w:szCs w:val="18"/>
      <w14:ligatures w14:val="none"/>
    </w:rPr>
  </w:style>
  <w:style w:type="paragraph" w:styleId="TKab">
    <w:name w:val="TK header"/>
    <w:basedOn w:val="TKa"/>
    <w:link w:val="TKChar5"/>
    <w:rsid w:val="006A29C3"/>
    <w:pPr>
      <w:tabs>
        <w:tab w:val="center" w:pos="4252"/>
        <w:tab w:val="right" w:pos="8504"/>
      </w:tabs>
      <w:snapToGrid w:val="0"/>
    </w:pPr>
  </w:style>
  <w:style w:type="character" w:customStyle="1" w:styleId="TKChar5">
    <w:name w:val="TK 머리글 Char"/>
    <w:basedOn w:val="TKa0"/>
    <w:link w:val="TKab"/>
    <w:rsid w:val="006A29C3"/>
    <w:rPr>
      <w:rFonts w:ascii="바탕" w:eastAsia="바탕" w:hAnsi="Times New Roman" w:cs="Times New Roman"/>
      <w:sz w:val="20"/>
      <w14:ligatures w14:val="none"/>
    </w:rPr>
  </w:style>
  <w:style w:type="paragraph" w:styleId="TKac">
    <w:name w:val="TK footer"/>
    <w:basedOn w:val="TKa"/>
    <w:link w:val="TKChar6"/>
    <w:uiPriority w:val="99"/>
    <w:rsid w:val="006A29C3"/>
    <w:pPr>
      <w:tabs>
        <w:tab w:val="center" w:pos="4252"/>
        <w:tab w:val="right" w:pos="8504"/>
      </w:tabs>
      <w:snapToGrid w:val="0"/>
    </w:pPr>
  </w:style>
  <w:style w:type="character" w:customStyle="1" w:styleId="TKChar6">
    <w:name w:val="TK 바닥글 Char"/>
    <w:basedOn w:val="TKa0"/>
    <w:link w:val="TKac"/>
    <w:uiPriority w:val="99"/>
    <w:rsid w:val="006A29C3"/>
    <w:rPr>
      <w:rFonts w:ascii="바탕" w:eastAsia="바탕" w:hAnsi="Times New Roman" w:cs="Times New Roman"/>
      <w:sz w:val="20"/>
      <w14:ligatures w14:val="none"/>
    </w:rPr>
  </w:style>
  <w:style w:type="character" w:styleId="TKad">
    <w:name w:val="TK page number"/>
    <w:basedOn w:val="TKa0"/>
    <w:rsid w:val="006A29C3"/>
  </w:style>
  <w:style w:type="paragraph" w:customStyle="1" w:styleId="TKae">
    <w:name w:val="TK 바탕글"/>
    <w:basedOn w:val="TKa"/>
    <w:rsid w:val="006A29C3"/>
    <w:pPr>
      <w:snapToGrid w:val="0"/>
      <w:spacing w:line="360" w:lineRule="auto"/>
    </w:pPr>
    <w:rPr>
      <w:rFonts w:ascii="한양신명조" w:eastAsia="한양신명조" w:hAnsi="한양신명조"/>
      <w:color w:val="000000"/>
      <w:kern w:val="0"/>
      <w:szCs w:val="20"/>
    </w:rPr>
  </w:style>
  <w:style w:type="character" w:styleId="TKaf">
    <w:name w:val="TK annotation reference"/>
    <w:rsid w:val="006A29C3"/>
    <w:rPr>
      <w:sz w:val="18"/>
      <w:szCs w:val="18"/>
    </w:rPr>
  </w:style>
  <w:style w:type="paragraph" w:styleId="TKaf0">
    <w:name w:val="TK annotation text"/>
    <w:basedOn w:val="TKa"/>
    <w:link w:val="TKChar7"/>
    <w:rsid w:val="006A29C3"/>
    <w:pPr>
      <w:jc w:val="left"/>
    </w:pPr>
  </w:style>
  <w:style w:type="character" w:customStyle="1" w:styleId="TKChar7">
    <w:name w:val="TK 메모 텍스트 Char"/>
    <w:basedOn w:val="TKa0"/>
    <w:link w:val="TKaf0"/>
    <w:rsid w:val="006A29C3"/>
    <w:rPr>
      <w:rFonts w:ascii="바탕" w:eastAsia="바탕" w:hAnsi="Times New Roman" w:cs="Times New Roman"/>
      <w:sz w:val="20"/>
      <w14:ligatures w14:val="none"/>
    </w:rPr>
  </w:style>
  <w:style w:type="paragraph" w:styleId="TKaf1">
    <w:name w:val="TK annotation subject"/>
    <w:basedOn w:val="TKaf0"/>
    <w:next w:val="TKaf0"/>
    <w:link w:val="TKChar8"/>
    <w:rsid w:val="006A29C3"/>
    <w:rPr>
      <w:b/>
      <w:bCs/>
    </w:rPr>
  </w:style>
  <w:style w:type="character" w:customStyle="1" w:styleId="TKChar8">
    <w:name w:val="TK 메모 주제 Char"/>
    <w:basedOn w:val="TKChar7"/>
    <w:link w:val="TKaf1"/>
    <w:rsid w:val="006A29C3"/>
    <w:rPr>
      <w:rFonts w:ascii="바탕" w:eastAsia="바탕" w:hAnsi="Times New Roman" w:cs="Times New Roman"/>
      <w:b/>
      <w:bCs/>
      <w:sz w:val="20"/>
      <w14:ligatures w14:val="none"/>
    </w:rPr>
  </w:style>
  <w:style w:type="paragraph" w:customStyle="1" w:styleId="TKMS">
    <w:name w:val="TK MS바탕글"/>
    <w:basedOn w:val="TKa"/>
    <w:rsid w:val="006A29C3"/>
    <w:pPr>
      <w:shd w:val="clear" w:color="auto" w:fill="FFFFFF"/>
      <w:textAlignment w:val="baseline"/>
    </w:pPr>
    <w:rPr>
      <w:rFonts w:ascii="굴림" w:eastAsia="굴림" w:hAnsi="굴림" w:cs="굴림"/>
      <w:color w:val="000000"/>
      <w:kern w:val="0"/>
      <w:szCs w:val="20"/>
    </w:rPr>
  </w:style>
  <w:style w:type="character" w:styleId="TKaf2">
    <w:name w:val="TK Hyperlink"/>
    <w:rsid w:val="006A29C3"/>
    <w:rPr>
      <w:color w:val="0000FF"/>
      <w:u w:val="single"/>
    </w:rPr>
  </w:style>
  <w:style w:type="table" w:styleId="TKaf3">
    <w:name w:val="TK Table Grid"/>
    <w:basedOn w:val="TKa1"/>
    <w:uiPriority w:val="59"/>
    <w:rsid w:val="006A29C3"/>
    <w:pPr>
      <w:spacing w:after="0"/>
    </w:pPr>
    <w:rPr>
      <w:rFonts w:ascii="Times New Roman" w:eastAsia="바탕"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Kaf4">
    <w:name w:val="TK Plain Text"/>
    <w:basedOn w:val="TKa"/>
    <w:link w:val="TKChar9"/>
    <w:rsid w:val="006A29C3"/>
    <w:pPr>
      <w:widowControl w:val="0"/>
      <w:wordWrap w:val="0"/>
      <w:autoSpaceDE w:val="0"/>
      <w:autoSpaceDN w:val="0"/>
      <w:adjustRightInd w:val="0"/>
      <w:spacing w:line="360" w:lineRule="atLeast"/>
      <w:textAlignment w:val="baseline"/>
    </w:pPr>
    <w:rPr>
      <w:rFonts w:hAnsi="Courier New"/>
      <w:szCs w:val="20"/>
      <w:lang w:val="x-none" w:eastAsia="x-none"/>
    </w:rPr>
  </w:style>
  <w:style w:type="character" w:customStyle="1" w:styleId="TKChar9">
    <w:name w:val="TK 글자만 Char"/>
    <w:basedOn w:val="TKa0"/>
    <w:link w:val="TKaf4"/>
    <w:rsid w:val="006A29C3"/>
    <w:rPr>
      <w:rFonts w:ascii="바탕" w:eastAsia="바탕" w:hAnsi="Courier New" w:cs="Times New Roman"/>
      <w:sz w:val="20"/>
      <w:szCs w:val="20"/>
      <w:lang w:val="x-none" w:eastAsia="x-none"/>
      <w14:ligatures w14:val="none"/>
    </w:rPr>
  </w:style>
  <w:style w:type="paragraph" w:customStyle="1" w:styleId="TK3CBD5A742C28424DA5172AD252E32316">
    <w:name w:val="TK 3CBD5A742C28424DA5172AD252E32316"/>
    <w:rsid w:val="006A29C3"/>
    <w:pPr>
      <w:spacing w:after="200" w:line="276" w:lineRule="auto"/>
    </w:pPr>
    <w:rPr>
      <w:rFonts w:ascii="맑은 고딕" w:eastAsia="맑은 고딕" w:hAnsi="맑은 고딕" w:cs="Times New Roman"/>
      <w:kern w:val="0"/>
      <w:szCs w:val="22"/>
      <w14:ligatures w14:val="none"/>
    </w:rPr>
  </w:style>
  <w:style w:type="paragraph" w:customStyle="1" w:styleId="TK10">
    <w:name w:val="TK 본문(중고딕10)"/>
    <w:basedOn w:val="TKa"/>
    <w:rsid w:val="006A29C3"/>
    <w:pPr>
      <w:widowControl w:val="0"/>
      <w:wordWrap w:val="0"/>
      <w:autoSpaceDE w:val="0"/>
      <w:autoSpaceDN w:val="0"/>
      <w:snapToGrid w:val="0"/>
      <w:spacing w:line="360" w:lineRule="auto"/>
      <w:textAlignment w:val="baseline"/>
    </w:pPr>
    <w:rPr>
      <w:rFonts w:ascii="굴림" w:eastAsia="굴림" w:hAnsi="굴림" w:cs="굴림"/>
      <w:color w:val="000000"/>
      <w:kern w:val="0"/>
      <w:szCs w:val="20"/>
    </w:rPr>
  </w:style>
  <w:style w:type="paragraph" w:styleId="TKaf5">
    <w:name w:val="TK Date"/>
    <w:basedOn w:val="TKa"/>
    <w:next w:val="TKa"/>
    <w:link w:val="TKChara"/>
    <w:rsid w:val="006A29C3"/>
  </w:style>
  <w:style w:type="character" w:customStyle="1" w:styleId="TKChara">
    <w:name w:val="TK 날짜 Char"/>
    <w:basedOn w:val="TKa0"/>
    <w:link w:val="TKaf5"/>
    <w:rsid w:val="006A29C3"/>
    <w:rPr>
      <w:rFonts w:ascii="바탕" w:eastAsia="바탕" w:hAnsi="Times New Roman" w:cs="Times New Roman"/>
      <w:sz w:val="20"/>
      <w14:ligatures w14:val="none"/>
    </w:rPr>
  </w:style>
  <w:style w:type="paragraph" w:styleId="TKaf6">
    <w:name w:val="TK Revision"/>
    <w:hidden/>
    <w:uiPriority w:val="99"/>
    <w:semiHidden/>
    <w:rsid w:val="006A29C3"/>
    <w:pPr>
      <w:spacing w:after="0"/>
    </w:pPr>
    <w:rPr>
      <w:rFonts w:ascii="바탕" w:eastAsia="바탕" w:hAnsi="Times New Roman" w:cs="Times New Roman"/>
      <w:sz w:val="20"/>
      <w14:ligatures w14:val="none"/>
    </w:rPr>
  </w:style>
  <w:style w:type="paragraph" w:styleId="TKaf7">
    <w:name w:val="TK footnote text"/>
    <w:aliases w:val="fn,footnote text,Footnote ak,ABC 각주"/>
    <w:basedOn w:val="TKa"/>
    <w:link w:val="TKCharb"/>
    <w:rsid w:val="006A29C3"/>
    <w:pPr>
      <w:widowControl w:val="0"/>
      <w:wordWrap w:val="0"/>
      <w:autoSpaceDE w:val="0"/>
      <w:autoSpaceDN w:val="0"/>
      <w:snapToGrid w:val="0"/>
      <w:jc w:val="left"/>
    </w:pPr>
    <w:rPr>
      <w:rFonts w:ascii="Times New Roman"/>
      <w:sz w:val="22"/>
      <w:szCs w:val="22"/>
    </w:rPr>
  </w:style>
  <w:style w:type="character" w:customStyle="1" w:styleId="TKCharb">
    <w:name w:val="TK 각주 텍스트 Char"/>
    <w:aliases w:val="fn Char,footnote text Char,Footnote ak Char,ABC 각주 Char"/>
    <w:basedOn w:val="TKa0"/>
    <w:link w:val="TKaf7"/>
    <w:rsid w:val="006A29C3"/>
    <w:rPr>
      <w:rFonts w:ascii="Times New Roman" w:eastAsia="바탕" w:hAnsi="Times New Roman" w:cs="Times New Roman"/>
      <w:szCs w:val="22"/>
      <w14:ligatures w14:val="none"/>
    </w:rPr>
  </w:style>
  <w:style w:type="character" w:styleId="TKaf8">
    <w:name w:val="TK footnote reference"/>
    <w:aliases w:val="Ref,de nota al pie"/>
    <w:rsid w:val="006A29C3"/>
    <w:rPr>
      <w:vertAlign w:val="superscript"/>
    </w:rPr>
  </w:style>
  <w:style w:type="character" w:customStyle="1" w:styleId="TKChar2">
    <w:name w:val="TK 목록 단락 Char"/>
    <w:link w:val="TKa6"/>
    <w:uiPriority w:val="34"/>
    <w:rsid w:val="006A29C3"/>
  </w:style>
  <w:style w:type="paragraph" w:styleId="TKaf9">
    <w:name w:val="TK Normal (Web)"/>
    <w:basedOn w:val="TKa"/>
    <w:uiPriority w:val="99"/>
    <w:unhideWhenUsed/>
    <w:rsid w:val="006A29C3"/>
    <w:pPr>
      <w:jc w:val="left"/>
    </w:pPr>
    <w:rPr>
      <w:rFonts w:ascii="굴림" w:eastAsia="굴림" w:hAnsi="굴림" w:cs="굴림"/>
      <w:kern w:val="0"/>
      <w:sz w:val="24"/>
    </w:rPr>
  </w:style>
  <w:style w:type="paragraph" w:customStyle="1" w:styleId="TK333">
    <w:name w:val="TK 333"/>
    <w:basedOn w:val="TK2"/>
    <w:link w:val="TK333Char"/>
    <w:qFormat/>
    <w:rsid w:val="006A29C3"/>
    <w:pPr>
      <w:keepLines w:val="0"/>
      <w:spacing w:before="0" w:after="0" w:line="295" w:lineRule="auto"/>
    </w:pPr>
    <w:rPr>
      <w:rFonts w:ascii="Times New Roman" w:eastAsia="바탕체" w:hAnsi="Times New Roman" w:cs="Times New Roman"/>
      <w:b/>
      <w:color w:val="000000"/>
      <w:spacing w:val="6"/>
      <w:kern w:val="0"/>
      <w:sz w:val="22"/>
      <w:szCs w:val="20"/>
    </w:rPr>
  </w:style>
  <w:style w:type="character" w:customStyle="1" w:styleId="TK333Char">
    <w:name w:val="TK 333 Char"/>
    <w:link w:val="TK333"/>
    <w:rsid w:val="006A29C3"/>
    <w:rPr>
      <w:rFonts w:ascii="Times New Roman" w:eastAsia="바탕체" w:hAnsi="Times New Roman" w:cs="Times New Roman"/>
      <w:b/>
      <w:color w:val="000000"/>
      <w:spacing w:val="6"/>
      <w:kern w:val="0"/>
      <w:szCs w:val="20"/>
      <w14:ligatures w14:val="non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header" Target="head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 Id="rId11" Type="http://schemas.openxmlformats.org/officeDocument/2006/relationships/footer" Target="footerTK1.xml"/><Relationship Id="rId12" Type="http://schemas.openxmlformats.org/officeDocument/2006/relationships/header" Target="headerTK1.xml"/><Relationship Id="rId13" Type="http://schemas.openxmlformats.org/officeDocument/2006/relationships/comments" Target="comments.xml"/><Relationship Id="rId14" Type="http://schemas.microsoft.com/office/2011/relationships/commentsExtended" Target="commentsExtended.xml"/><Relationship Id="rId15" Type="http://schemas.microsoft.com/office/2016/09/relationships/commentsIds" Target="commentsIds.xml"/><Relationship Id="rId16" Type="http://schemas.microsoft.com/office/2018/08/relationships/commentsExtensible" Target="commentsExtensible.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2021-06-17T19:31:00Z</dcterms:created>
  <dc:creator>woori</dc:creator>
  <dc:description/>
  <cp:keywords/>
  <dc:language>en-US</dc:language>
  <cp:lastModifiedBy>김소희 (신탁부)</cp:lastModifiedBy>
  <cp:lastPrinted>2017-11-15T15:24:00Z</cp:lastPrinted>
  <dcterms:modified xsi:type="dcterms:W3CDTF">2026-10-07T02:05:00Z</dcterms:modified>
  <cp:revision>19</cp:revision>
  <dc:subject/>
  <dc:title/>
</cp:coreProperties>
</file>