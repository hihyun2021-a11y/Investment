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ore0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255F8" w14:textId="77777777" w:rsidR="00DE42D9" w:rsidRDefault="00DE42D9">
      <w:pPr>
        <w:snapToGrid w:val="0"/>
        <w:spacing w:after="0" w:line="228" w:lineRule="auto"/>
        <w:jc w:val="center"/>
        <w:textAlignment w:val="baseline"/>
        <w:rPr>
          <w:rFonts w:ascii="Times New Roman" w:eastAsia="HY견고딕" w:hAnsi="Times New Roman"/>
          <w:b/>
          <w:bCs/>
          <w:spacing w:val="-20"/>
          <w:kern w:val="0"/>
          <w:sz w:val="70"/>
          <w:szCs w:val="70"/>
        </w:rPr>
      </w:pPr>
    </w:p>
    <w:p w14:paraId="0DC8D98C" w14:textId="77777777" w:rsidR="00DE42D9" w:rsidRDefault="00930A79">
      <w:pPr>
        <w:snapToGrid w:val="0"/>
        <w:spacing w:after="0" w:line="228" w:lineRule="auto"/>
        <w:jc w:val="center"/>
        <w:textAlignment w:val="baseline"/>
        <w:rPr>
          <w:rFonts w:ascii="Times New Roman" w:eastAsia="HY견고딕" w:hAnsi="Times New Roman"/>
          <w:b/>
          <w:bCs/>
          <w:spacing w:val="-20"/>
          <w:kern w:val="0"/>
          <w:sz w:val="40"/>
          <w:szCs w:val="40"/>
        </w:rPr>
      </w:pPr>
      <w:r>
        <w:rPr>
          <w:rFonts w:ascii="Times New Roman" w:eastAsia="Times New Roman" w:hAnsi="Times New Roman"/>
          <w:b/>
          <w:bCs/>
          <w:spacing w:val="-20"/>
          <w:kern w:val="0"/>
          <w:sz w:val="70"/>
          <w:szCs w:val="70"/>
        </w:rPr>
        <w:t xml:space="preserve"> </w:t>
      </w:r>
      <w:r>
        <w:rPr>
          <w:rFonts w:ascii="Times New Roman" w:eastAsia="HY견고딕" w:hAnsi="Times New Roman"/>
          <w:b/>
          <w:bCs/>
          <w:spacing w:val="-20"/>
          <w:kern w:val="0"/>
          <w:sz w:val="70"/>
          <w:szCs w:val="70"/>
        </w:rPr>
        <w:t>부동산담보신탁계약서</w:t>
      </w:r>
    </w:p>
    <w:p w14:paraId="6D4E8A27" w14:textId="77777777" w:rsidR="00DE42D9" w:rsidRDefault="00DE42D9">
      <w:pPr>
        <w:snapToGrid w:val="0"/>
        <w:spacing w:after="0" w:line="240" w:lineRule="auto"/>
        <w:jc w:val="center"/>
        <w:textAlignment w:val="baseline"/>
        <w:rPr>
          <w:rFonts w:ascii="Times New Roman" w:eastAsia="HY견고딕" w:hAnsi="Times New Roman"/>
          <w:b/>
          <w:bCs/>
          <w:spacing w:val="-20"/>
          <w:kern w:val="0"/>
          <w:sz w:val="40"/>
          <w:szCs w:val="40"/>
        </w:rPr>
      </w:pPr>
    </w:p>
    <w:p w14:paraId="7916E024" w14:textId="77777777" w:rsidR="00DE42D9" w:rsidRDefault="00DE42D9">
      <w:pPr>
        <w:snapToGrid w:val="0"/>
        <w:spacing w:after="0" w:line="240" w:lineRule="auto"/>
        <w:jc w:val="center"/>
        <w:textAlignment w:val="baseline"/>
        <w:rPr>
          <w:rFonts w:ascii="Times New Roman" w:eastAsia="HY견고딕" w:hAnsi="Times New Roman"/>
          <w:kern w:val="0"/>
          <w:sz w:val="40"/>
          <w:szCs w:val="40"/>
        </w:rPr>
      </w:pPr>
    </w:p>
    <w:p w14:paraId="7DA1CD85" w14:textId="77777777" w:rsidR="00DE42D9" w:rsidRDefault="00DE42D9">
      <w:pPr>
        <w:snapToGrid w:val="0"/>
        <w:spacing w:after="0" w:line="240" w:lineRule="auto"/>
        <w:jc w:val="center"/>
        <w:textAlignment w:val="baseline"/>
        <w:rPr>
          <w:rFonts w:ascii="Times New Roman" w:eastAsia="HY견고딕" w:hAnsi="Times New Roman"/>
          <w:kern w:val="0"/>
          <w:sz w:val="40"/>
          <w:szCs w:val="40"/>
        </w:rPr>
      </w:pPr>
    </w:p>
    <w:p w14:paraId="43565EAD" w14:textId="77777777" w:rsidR="00DE42D9" w:rsidRDefault="00DE42D9">
      <w:pPr>
        <w:snapToGrid w:val="0"/>
        <w:spacing w:after="0" w:line="240" w:lineRule="auto"/>
        <w:jc w:val="center"/>
        <w:textAlignment w:val="baseline"/>
        <w:rPr>
          <w:rFonts w:ascii="Times New Roman" w:eastAsia="HY견고딕" w:hAnsi="Times New Roman"/>
          <w:kern w:val="0"/>
          <w:sz w:val="40"/>
          <w:szCs w:val="40"/>
        </w:rPr>
      </w:pPr>
    </w:p>
    <w:p w14:paraId="637AFA52" w14:textId="77777777" w:rsidR="00DE42D9" w:rsidRDefault="00DE42D9">
      <w:pPr>
        <w:snapToGrid w:val="0"/>
        <w:spacing w:after="0" w:line="240" w:lineRule="auto"/>
        <w:jc w:val="center"/>
        <w:textAlignment w:val="baseline"/>
        <w:rPr>
          <w:rFonts w:ascii="Times New Roman" w:eastAsia="HY견고딕" w:hAnsi="Times New Roman"/>
          <w:kern w:val="0"/>
          <w:sz w:val="40"/>
          <w:szCs w:val="40"/>
        </w:rPr>
      </w:pPr>
    </w:p>
    <w:p w14:paraId="7FE21612" w14:textId="77777777" w:rsidR="00DE42D9" w:rsidRDefault="00DE42D9">
      <w:pPr>
        <w:snapToGrid w:val="0"/>
        <w:spacing w:after="0" w:line="240" w:lineRule="auto"/>
        <w:jc w:val="center"/>
        <w:textAlignment w:val="baseline"/>
        <w:rPr>
          <w:rFonts w:ascii="Times New Roman" w:eastAsia="HY견고딕" w:hAnsi="Times New Roman"/>
          <w:kern w:val="0"/>
          <w:sz w:val="40"/>
          <w:szCs w:val="40"/>
        </w:rPr>
      </w:pPr>
    </w:p>
    <w:tbl>
      <w:tblPr>
        <w:tblW w:w="7572" w:type="dxa"/>
        <w:tblInd w:w="936" w:type="dxa"/>
        <w:tblLayout w:type="fixed"/>
        <w:tblCellMar>
          <w:top w:w="23" w:type="dxa"/>
          <w:left w:w="85" w:type="dxa"/>
          <w:bottom w:w="23" w:type="dxa"/>
          <w:right w:w="85" w:type="dxa"/>
        </w:tblCellMar>
        <w:tblLook w:val="04A0" w:firstRow="1" w:lastRow="0" w:firstColumn="1" w:lastColumn="0" w:noHBand="0" w:noVBand="1"/>
      </w:tblPr>
      <w:tblGrid>
        <w:gridCol w:w="3142"/>
        <w:gridCol w:w="4430"/>
      </w:tblGrid>
      <w:tr w:rsidR="00DE42D9" w14:paraId="32944EF5" w14:textId="77777777">
        <w:trPr>
          <w:trHeight w:val="813"/>
        </w:trPr>
        <w:tc>
          <w:tcPr>
            <w:tcW w:w="3142" w:type="dxa"/>
            <w:tcBorders>
              <w:top w:val="single" w:sz="4" w:space="0" w:color="000000"/>
              <w:bottom w:val="dotted" w:sz="4" w:space="0" w:color="000000"/>
            </w:tcBorders>
            <w:vAlign w:val="center"/>
          </w:tcPr>
          <w:p w14:paraId="1F759B2A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함초롬바탕" w:hAnsi="Times New Roman"/>
                <w:b/>
                <w:kern w:val="0"/>
                <w:sz w:val="24"/>
              </w:rPr>
            </w:pP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위</w:t>
            </w:r>
            <w:r>
              <w:rPr>
                <w:rFonts w:ascii="Times New Roman" w:eastAsia="Times New Roman" w:hAnsi="Times New Roman"/>
                <w:b/>
                <w:kern w:val="0"/>
                <w:sz w:val="24"/>
                <w:szCs w:val="24"/>
              </w:rPr>
              <w:t xml:space="preserve">        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탁</w:t>
            </w:r>
            <w:r>
              <w:rPr>
                <w:rFonts w:ascii="Times New Roman" w:eastAsia="Times New Roman" w:hAnsi="Times New Roman"/>
                <w:b/>
                <w:kern w:val="0"/>
                <w:sz w:val="24"/>
                <w:szCs w:val="24"/>
              </w:rPr>
              <w:t xml:space="preserve">       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자</w:t>
            </w:r>
          </w:p>
        </w:tc>
        <w:tc>
          <w:tcPr>
            <w:tcW w:w="4430" w:type="dxa"/>
            <w:tcBorders>
              <w:top w:val="single" w:sz="4" w:space="0" w:color="000000"/>
              <w:bottom w:val="dotted" w:sz="4" w:space="0" w:color="000000"/>
            </w:tcBorders>
            <w:vAlign w:val="center"/>
          </w:tcPr>
          <w:p w14:paraId="7DCE6003" w14:textId="77777777" w:rsidR="00DE42D9" w:rsidRDefault="00930A79">
            <w:pPr>
              <w:snapToGrid w:val="0"/>
              <w:spacing w:after="0"/>
              <w:jc w:val="distribute"/>
              <w:textAlignment w:val="baseline"/>
              <w:rPr>
                <w:rFonts w:eastAsia="함초롬바탕"/>
              </w:rPr>
            </w:pPr>
            <w:r>
              <w:rPr>
                <w:rFonts w:ascii="Times New Roman" w:eastAsia="Times New Roman" w:hAnsi="Times New Roman"/>
                <w:b/>
                <w:kern w:val="0"/>
                <w:sz w:val="24"/>
                <w:szCs w:val="24"/>
              </w:rPr>
              <w:t xml:space="preserve">      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주식회사</w:t>
            </w:r>
            <w:r>
              <w:rPr>
                <w:rFonts w:ascii="Times New Roman" w:eastAsia="Times New Roman" w:hAnsi="Times New Roman"/>
                <w:b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코람코라이프로지스</w:t>
            </w:r>
            <w:r>
              <w:rPr>
                <w:rFonts w:ascii="Times New Roman" w:eastAsia="Times New Roman" w:hAnsi="Times New Roman"/>
                <w:b/>
                <w:kern w:val="0"/>
                <w:sz w:val="24"/>
                <w:szCs w:val="24"/>
              </w:rPr>
              <w:t xml:space="preserve">         </w:t>
            </w:r>
          </w:p>
          <w:p w14:paraId="71465769" w14:textId="77777777" w:rsidR="00DE42D9" w:rsidRDefault="00930A79">
            <w:pPr>
              <w:snapToGrid w:val="0"/>
              <w:spacing w:after="0"/>
              <w:jc w:val="distribute"/>
              <w:textAlignment w:val="baseline"/>
              <w:rPr>
                <w:rFonts w:ascii="Times New Roman" w:eastAsia="함초롬바탕" w:hAnsi="Times New Roman"/>
                <w:b/>
                <w:kern w:val="0"/>
                <w:sz w:val="24"/>
              </w:rPr>
            </w:pPr>
            <w:r>
              <w:rPr>
                <w:rFonts w:ascii="Times New Roman" w:eastAsia="Times New Roman" w:hAnsi="Times New Roman"/>
                <w:b/>
                <w:kern w:val="0"/>
                <w:sz w:val="24"/>
                <w:szCs w:val="24"/>
              </w:rPr>
              <w:t xml:space="preserve">      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위탁관리부동산투자회사</w:t>
            </w:r>
            <w:r>
              <w:rPr>
                <w:rFonts w:ascii="Times New Roman" w:eastAsia="Times New Roman" w:hAnsi="Times New Roman"/>
                <w:b/>
                <w:kern w:val="0"/>
                <w:sz w:val="24"/>
                <w:szCs w:val="24"/>
              </w:rPr>
              <w:t xml:space="preserve"> </w:t>
            </w:r>
          </w:p>
        </w:tc>
      </w:tr>
      <w:tr w:rsidR="00DE42D9" w14:paraId="5E8ECBAB" w14:textId="77777777">
        <w:trPr>
          <w:trHeight w:val="1005"/>
        </w:trPr>
        <w:tc>
          <w:tcPr>
            <w:tcW w:w="314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7EA5D18F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함초롬바탕" w:hAnsi="Times New Roman"/>
                <w:b/>
                <w:kern w:val="0"/>
                <w:sz w:val="24"/>
              </w:rPr>
            </w:pPr>
            <w:r>
              <w:rPr>
                <w:rFonts w:ascii="Times New Roman" w:eastAsia="Times New Roman" w:hAnsi="Times New Roman"/>
                <w:b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수</w:t>
            </w:r>
            <w:r>
              <w:rPr>
                <w:rFonts w:ascii="Times New Roman" w:eastAsia="Times New Roman" w:hAnsi="Times New Roman"/>
                <w:b/>
                <w:kern w:val="0"/>
                <w:sz w:val="24"/>
                <w:szCs w:val="24"/>
              </w:rPr>
              <w:t xml:space="preserve">        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탁</w:t>
            </w:r>
            <w:r>
              <w:rPr>
                <w:rFonts w:ascii="Times New Roman" w:eastAsia="Times New Roman" w:hAnsi="Times New Roman"/>
                <w:b/>
                <w:kern w:val="0"/>
                <w:sz w:val="24"/>
                <w:szCs w:val="24"/>
              </w:rPr>
              <w:t xml:space="preserve">       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자</w:t>
            </w:r>
          </w:p>
        </w:tc>
        <w:tc>
          <w:tcPr>
            <w:tcW w:w="4430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3A6562DF" w14:textId="77777777" w:rsidR="00DE42D9" w:rsidRDefault="00930A79">
            <w:pPr>
              <w:snapToGrid w:val="0"/>
              <w:spacing w:after="0"/>
              <w:jc w:val="distribute"/>
              <w:textAlignment w:val="baseline"/>
              <w:rPr>
                <w:rFonts w:ascii="Times New Roman" w:eastAsia="함초롬바탕" w:hAnsi="Times New Roman"/>
                <w:b/>
                <w:kern w:val="0"/>
                <w:sz w:val="24"/>
              </w:rPr>
            </w:pPr>
            <w:r>
              <w:rPr>
                <w:rFonts w:ascii="Times New Roman" w:eastAsia="Times New Roman" w:hAnsi="Times New Roman"/>
                <w:b/>
                <w:kern w:val="0"/>
                <w:sz w:val="24"/>
                <w:szCs w:val="24"/>
              </w:rPr>
              <w:t xml:space="preserve">       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주식회사</w:t>
            </w:r>
            <w:r>
              <w:rPr>
                <w:rFonts w:ascii="Times New Roman" w:eastAsia="Times New Roman" w:hAnsi="Times New Roman"/>
                <w:b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우리은행</w:t>
            </w:r>
          </w:p>
        </w:tc>
      </w:tr>
      <w:tr w:rsidR="00DE42D9" w14:paraId="660A9636" w14:textId="77777777">
        <w:trPr>
          <w:trHeight w:val="985"/>
        </w:trPr>
        <w:tc>
          <w:tcPr>
            <w:tcW w:w="314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72843FA" w14:textId="77777777" w:rsidR="00DE42D9" w:rsidRDefault="00930A79">
            <w:pPr>
              <w:snapToGrid w:val="0"/>
              <w:spacing w:after="0" w:line="360" w:lineRule="auto"/>
              <w:ind w:firstLine="240"/>
              <w:jc w:val="distribute"/>
              <w:textAlignment w:val="baseline"/>
              <w:rPr>
                <w:rFonts w:ascii="Times New Roman" w:eastAsia="함초롬바탕" w:hAnsi="Times New Roman"/>
                <w:b/>
                <w:kern w:val="0"/>
                <w:sz w:val="24"/>
              </w:rPr>
            </w:pP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제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1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순위</w:t>
            </w:r>
          </w:p>
          <w:p w14:paraId="4EC49407" w14:textId="77777777" w:rsidR="00DE42D9" w:rsidRDefault="00930A79">
            <w:pPr>
              <w:snapToGrid w:val="0"/>
              <w:spacing w:after="0" w:line="360" w:lineRule="auto"/>
              <w:ind w:firstLine="240"/>
              <w:jc w:val="center"/>
              <w:textAlignment w:val="baseline"/>
              <w:rPr>
                <w:rFonts w:ascii="Times New Roman" w:eastAsia="함초롬바탕" w:hAnsi="Times New Roman"/>
                <w:b/>
                <w:kern w:val="0"/>
                <w:sz w:val="24"/>
              </w:rPr>
            </w:pP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우</w:t>
            </w:r>
            <w:r>
              <w:rPr>
                <w:rFonts w:ascii="Times New Roman" w:eastAsia="Times New Roman" w:hAnsi="Times New Roman"/>
                <w:b/>
                <w:kern w:val="0"/>
                <w:sz w:val="24"/>
                <w:szCs w:val="24"/>
              </w:rPr>
              <w:t xml:space="preserve">   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선</w:t>
            </w:r>
            <w:r>
              <w:rPr>
                <w:rFonts w:ascii="Times New Roman" w:eastAsia="Times New Roman" w:hAnsi="Times New Roman"/>
                <w:b/>
                <w:kern w:val="0"/>
                <w:sz w:val="24"/>
                <w:szCs w:val="24"/>
              </w:rPr>
              <w:t xml:space="preserve">   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수</w:t>
            </w:r>
            <w:r>
              <w:rPr>
                <w:rFonts w:ascii="Times New Roman" w:eastAsia="Times New Roman" w:hAnsi="Times New Roman"/>
                <w:b/>
                <w:kern w:val="0"/>
                <w:sz w:val="24"/>
                <w:szCs w:val="24"/>
              </w:rPr>
              <w:t xml:space="preserve">   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익</w:t>
            </w:r>
            <w:r>
              <w:rPr>
                <w:rFonts w:ascii="Times New Roman" w:eastAsia="Times New Roman" w:hAnsi="Times New Roman"/>
                <w:b/>
                <w:kern w:val="0"/>
                <w:sz w:val="24"/>
                <w:szCs w:val="24"/>
              </w:rPr>
              <w:t xml:space="preserve">   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자</w:t>
            </w:r>
            <w:r>
              <w:rPr>
                <w:rFonts w:ascii="Times New Roman" w:eastAsia="Times New Roman" w:hAnsi="Times New Roman"/>
                <w:b/>
                <w:kern w:val="0"/>
                <w:sz w:val="24"/>
                <w:szCs w:val="24"/>
              </w:rPr>
              <w:t xml:space="preserve">  </w:t>
            </w:r>
          </w:p>
        </w:tc>
        <w:tc>
          <w:tcPr>
            <w:tcW w:w="4430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666FB1F3" w14:textId="77777777" w:rsidR="00DE42D9" w:rsidRDefault="00930A79">
            <w:pPr>
              <w:snapToGrid w:val="0"/>
              <w:spacing w:after="0"/>
              <w:jc w:val="center"/>
              <w:textAlignment w:val="baseline"/>
              <w:rPr>
                <w:rFonts w:ascii="Times New Roman" w:eastAsia="함초롬바탕" w:hAnsi="Times New Roman"/>
                <w:b/>
                <w:kern w:val="0"/>
                <w:sz w:val="24"/>
              </w:rPr>
            </w:pP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쿠팡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주식회사</w:t>
            </w:r>
          </w:p>
        </w:tc>
      </w:tr>
      <w:tr w:rsidR="00DE42D9" w14:paraId="74D10F47" w14:textId="77777777">
        <w:trPr>
          <w:trHeight w:val="937"/>
        </w:trPr>
        <w:tc>
          <w:tcPr>
            <w:tcW w:w="3142" w:type="dxa"/>
            <w:tcBorders>
              <w:top w:val="dotted" w:sz="4" w:space="0" w:color="000000"/>
              <w:bottom w:val="single" w:sz="4" w:space="0" w:color="000000"/>
            </w:tcBorders>
            <w:vAlign w:val="center"/>
          </w:tcPr>
          <w:p w14:paraId="3F3174C7" w14:textId="77777777" w:rsidR="00DE42D9" w:rsidRDefault="00930A79">
            <w:pPr>
              <w:snapToGrid w:val="0"/>
              <w:spacing w:after="0" w:line="360" w:lineRule="auto"/>
              <w:ind w:firstLine="240"/>
              <w:jc w:val="distribute"/>
              <w:textAlignment w:val="baseline"/>
              <w:rPr>
                <w:rFonts w:ascii="Times New Roman" w:eastAsia="함초롬바탕" w:hAnsi="Times New Roman"/>
                <w:b/>
                <w:kern w:val="0"/>
                <w:sz w:val="24"/>
              </w:rPr>
            </w:pP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(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공동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 xml:space="preserve">) 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제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2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순위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및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 xml:space="preserve"> (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공동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 xml:space="preserve">) 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제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3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순위</w:t>
            </w:r>
          </w:p>
          <w:p w14:paraId="6759C3FE" w14:textId="77777777" w:rsidR="00DE42D9" w:rsidRDefault="00930A79">
            <w:pPr>
              <w:snapToGrid w:val="0"/>
              <w:spacing w:after="0" w:line="360" w:lineRule="auto"/>
              <w:ind w:firstLine="240"/>
              <w:jc w:val="distribute"/>
              <w:textAlignment w:val="baseline"/>
              <w:rPr>
                <w:rFonts w:ascii="Times New Roman" w:eastAsia="함초롬바탕" w:hAnsi="Times New Roman"/>
                <w:b/>
                <w:kern w:val="0"/>
                <w:sz w:val="24"/>
              </w:rPr>
            </w:pP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우</w:t>
            </w:r>
            <w:r>
              <w:rPr>
                <w:rFonts w:ascii="Times New Roman" w:eastAsia="Times New Roman" w:hAnsi="Times New Roman"/>
                <w:b/>
                <w:kern w:val="0"/>
                <w:sz w:val="24"/>
                <w:szCs w:val="24"/>
              </w:rPr>
              <w:t xml:space="preserve">   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선</w:t>
            </w:r>
            <w:r>
              <w:rPr>
                <w:rFonts w:ascii="Times New Roman" w:eastAsia="Times New Roman" w:hAnsi="Times New Roman"/>
                <w:b/>
                <w:kern w:val="0"/>
                <w:sz w:val="24"/>
                <w:szCs w:val="24"/>
              </w:rPr>
              <w:t xml:space="preserve">   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수</w:t>
            </w:r>
            <w:r>
              <w:rPr>
                <w:rFonts w:ascii="Times New Roman" w:eastAsia="Times New Roman" w:hAnsi="Times New Roman"/>
                <w:b/>
                <w:kern w:val="0"/>
                <w:sz w:val="24"/>
                <w:szCs w:val="24"/>
              </w:rPr>
              <w:t xml:space="preserve">   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익</w:t>
            </w:r>
            <w:r>
              <w:rPr>
                <w:rFonts w:ascii="Times New Roman" w:eastAsia="Times New Roman" w:hAnsi="Times New Roman"/>
                <w:b/>
                <w:kern w:val="0"/>
                <w:sz w:val="24"/>
                <w:szCs w:val="24"/>
              </w:rPr>
              <w:t xml:space="preserve">   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자</w:t>
            </w:r>
            <w:r>
              <w:rPr>
                <w:rFonts w:ascii="Times New Roman" w:eastAsia="Times New Roman" w:hAnsi="Times New Roman"/>
                <w:b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430" w:type="dxa"/>
            <w:tcBorders>
              <w:top w:val="dotted" w:sz="4" w:space="0" w:color="000000"/>
              <w:bottom w:val="single" w:sz="4" w:space="0" w:color="000000"/>
            </w:tcBorders>
            <w:vAlign w:val="center"/>
          </w:tcPr>
          <w:p w14:paraId="79C0CEF9" w14:textId="77777777" w:rsidR="00DE42D9" w:rsidRDefault="00930A79">
            <w:pPr>
              <w:snapToGrid w:val="0"/>
              <w:spacing w:after="0"/>
              <w:jc w:val="center"/>
              <w:textAlignment w:val="baseline"/>
              <w:rPr>
                <w:rFonts w:ascii="Times New Roman" w:eastAsia="함초롬바탕" w:hAnsi="Times New Roman"/>
                <w:b/>
                <w:kern w:val="0"/>
                <w:sz w:val="24"/>
              </w:rPr>
            </w:pP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별첨</w:t>
            </w:r>
            <w:r>
              <w:rPr>
                <w:rFonts w:ascii="Times New Roman" w:eastAsia="Times New Roman" w:hAnsi="Times New Roman"/>
                <w:b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 xml:space="preserve">1. 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기재</w:t>
            </w:r>
            <w:r>
              <w:rPr>
                <w:rFonts w:ascii="Times New Roman" w:eastAsia="Times New Roman" w:hAnsi="Times New Roman"/>
                <w:b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회사들</w:t>
            </w:r>
          </w:p>
        </w:tc>
      </w:tr>
    </w:tbl>
    <w:p w14:paraId="13441B7E" w14:textId="77777777" w:rsidR="00DE42D9" w:rsidRDefault="00DE42D9">
      <w:pPr>
        <w:snapToGrid w:val="0"/>
        <w:spacing w:after="0" w:line="240" w:lineRule="auto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36DF7EA0" w14:textId="77777777" w:rsidR="00DE42D9" w:rsidRDefault="00DE42D9">
      <w:pPr>
        <w:snapToGrid w:val="0"/>
        <w:spacing w:after="0" w:line="240" w:lineRule="auto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37098F66" w14:textId="77777777" w:rsidR="00DE42D9" w:rsidRDefault="00DE42D9">
      <w:pPr>
        <w:snapToGrid w:val="0"/>
        <w:spacing w:after="0" w:line="240" w:lineRule="auto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04CF1CA4" w14:textId="77777777" w:rsidR="00DE42D9" w:rsidRDefault="00DE42D9">
      <w:pPr>
        <w:snapToGrid w:val="0"/>
        <w:spacing w:after="0" w:line="240" w:lineRule="auto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188A783A" w14:textId="77777777" w:rsidR="00DE42D9" w:rsidRDefault="00DE42D9">
      <w:pPr>
        <w:snapToGrid w:val="0"/>
        <w:spacing w:after="0" w:line="240" w:lineRule="auto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133308D6" w14:textId="77777777" w:rsidR="00DE42D9" w:rsidRDefault="00DE42D9">
      <w:pPr>
        <w:snapToGrid w:val="0"/>
        <w:spacing w:after="0" w:line="240" w:lineRule="auto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27E6C353" w14:textId="77777777" w:rsidR="00DE42D9" w:rsidRDefault="00930A79">
      <w:pPr>
        <w:snapToGrid w:val="0"/>
        <w:spacing w:after="0" w:line="240" w:lineRule="auto"/>
        <w:jc w:val="center"/>
        <w:textAlignment w:val="baseline"/>
        <w:rPr>
          <w:rFonts w:ascii="Times New Roman" w:eastAsia="바탕체" w:hAnsi="Times New Roman"/>
          <w:kern w:val="0"/>
          <w:sz w:val="22"/>
        </w:rPr>
        <w:sectPr w:rsidR="00DE42D9">
          <w:footerReference w:type="default" r:id="rId7"/>
          <w:pgSz w:w="11906" w:h="16838"/>
          <w:pgMar w:top="1701" w:right="1440" w:bottom="1440" w:left="1440" w:header="0" w:footer="992" w:gutter="0"/>
          <w:cols w:space="720"/>
          <w:formProt w:val="0"/>
          <w:docGrid w:linePitch="360"/>
        </w:sectPr>
      </w:pPr>
      <w:r>
        <w:rPr>
          <w:rFonts w:ascii="Times New Roman" w:eastAsia="바탕체" w:hAnsi="Times New Roman"/>
          <w:noProof/>
          <w:kern w:val="0"/>
          <w:sz w:val="22"/>
          <w:lang w:eastAsia="en-US"/>
        </w:rPr>
        <w:drawing>
          <wp:inline distT="0" distB="0" distL="0" distR="0" wp14:anchorId="6717D04E" wp14:editId="179F306E">
            <wp:extent cx="923290" cy="83756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39" t="-41" r="-39" b="-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290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008DD" w14:textId="77777777" w:rsidR="00DE42D9" w:rsidRDefault="00930A79">
      <w:pPr>
        <w:snapToGrid w:val="0"/>
        <w:spacing w:after="0" w:line="360" w:lineRule="auto"/>
        <w:jc w:val="center"/>
        <w:textAlignment w:val="baseline"/>
        <w:rPr>
          <w:rFonts w:ascii="Times New Roman" w:eastAsia="바탕체" w:hAnsi="Times New Roman"/>
          <w:kern w:val="0"/>
          <w:sz w:val="40"/>
          <w:szCs w:val="40"/>
        </w:rPr>
      </w:pPr>
      <w:r>
        <w:rPr>
          <w:rFonts w:ascii="Times New Roman" w:eastAsia="바탕체" w:hAnsi="Times New Roman"/>
          <w:b/>
          <w:bCs/>
          <w:kern w:val="0"/>
          <w:sz w:val="40"/>
          <w:szCs w:val="40"/>
          <w:u w:val="single" w:color="000000"/>
        </w:rPr>
        <w:lastRenderedPageBreak/>
        <w:t>부동산담보신탁계약서</w:t>
      </w:r>
    </w:p>
    <w:p w14:paraId="5FC0EB96" w14:textId="77777777" w:rsidR="00DE42D9" w:rsidRDefault="00DE42D9">
      <w:pPr>
        <w:snapToGrid w:val="0"/>
        <w:spacing w:after="0" w:line="360" w:lineRule="auto"/>
        <w:jc w:val="left"/>
        <w:textAlignment w:val="baseline"/>
        <w:rPr>
          <w:rFonts w:ascii="Times New Roman" w:eastAsia="바탕체" w:hAnsi="Times New Roman"/>
          <w:kern w:val="0"/>
          <w:sz w:val="22"/>
          <w:szCs w:val="40"/>
        </w:rPr>
      </w:pPr>
    </w:p>
    <w:p w14:paraId="071AC984" w14:textId="77777777" w:rsidR="00DE42D9" w:rsidRDefault="00930A79">
      <w:pPr>
        <w:snapToGrid w:val="0"/>
        <w:spacing w:after="0" w:line="360" w:lineRule="auto"/>
        <w:textAlignment w:val="baseline"/>
      </w:pPr>
      <w:r>
        <w:rPr>
          <w:rFonts w:ascii="Times New Roman" w:eastAsia="바탕체" w:hAnsi="Times New Roman"/>
          <w:kern w:val="0"/>
          <w:sz w:val="22"/>
        </w:rPr>
        <w:t>위탁자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주식회사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color w:val="000000"/>
          <w:sz w:val="22"/>
        </w:rPr>
        <w:t>코람코라이프로지스위탁관리부동산투자회사</w:t>
      </w:r>
      <w:r>
        <w:rPr>
          <w:rFonts w:ascii="Times New Roman" w:eastAsia="바탕체" w:hAnsi="Times New Roman"/>
          <w:kern w:val="0"/>
          <w:sz w:val="22"/>
        </w:rPr>
        <w:t>(</w:t>
      </w:r>
      <w:r>
        <w:rPr>
          <w:rFonts w:ascii="Times New Roman" w:eastAsia="바탕체" w:hAnsi="Times New Roman"/>
          <w:kern w:val="0"/>
          <w:sz w:val="22"/>
        </w:rPr>
        <w:t>이하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“</w:t>
      </w:r>
      <w:r>
        <w:rPr>
          <w:rFonts w:ascii="Times New Roman" w:eastAsia="바탕체" w:hAnsi="Times New Roman"/>
          <w:kern w:val="0"/>
          <w:sz w:val="22"/>
        </w:rPr>
        <w:t>위탁자</w:t>
      </w:r>
      <w:r>
        <w:rPr>
          <w:rFonts w:ascii="Times New Roman" w:eastAsia="바탕체" w:hAnsi="Times New Roman"/>
          <w:kern w:val="0"/>
          <w:sz w:val="22"/>
        </w:rPr>
        <w:t>”</w:t>
      </w:r>
      <w:r>
        <w:rPr>
          <w:rFonts w:ascii="Times New Roman" w:eastAsia="바탕체" w:hAnsi="Times New Roman"/>
          <w:kern w:val="0"/>
          <w:sz w:val="22"/>
        </w:rPr>
        <w:t>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>)</w:t>
      </w:r>
      <w:r>
        <w:rPr>
          <w:rFonts w:ascii="Times New Roman" w:eastAsia="바탕체" w:hAnsi="Times New Roman"/>
          <w:kern w:val="0"/>
          <w:sz w:val="22"/>
        </w:rPr>
        <w:t>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『별지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 xml:space="preserve">1 </w:t>
      </w:r>
      <w:r>
        <w:rPr>
          <w:rFonts w:ascii="Times New Roman" w:eastAsia="바탕체" w:hAnsi="Times New Roman"/>
          <w:kern w:val="0"/>
          <w:sz w:val="22"/>
        </w:rPr>
        <w:t>신탁부동산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목록』의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부동산</w:t>
      </w:r>
      <w:r>
        <w:rPr>
          <w:rFonts w:ascii="Times New Roman" w:eastAsia="바탕체" w:hAnsi="Times New Roman"/>
          <w:kern w:val="0"/>
          <w:sz w:val="22"/>
        </w:rPr>
        <w:t>(</w:t>
      </w:r>
      <w:r>
        <w:rPr>
          <w:rFonts w:ascii="Times New Roman" w:eastAsia="바탕체" w:hAnsi="Times New Roman"/>
          <w:kern w:val="0"/>
          <w:sz w:val="22"/>
        </w:rPr>
        <w:t>이하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“</w:t>
      </w:r>
      <w:r>
        <w:rPr>
          <w:rFonts w:ascii="Times New Roman" w:eastAsia="바탕체" w:hAnsi="Times New Roman"/>
          <w:kern w:val="0"/>
          <w:sz w:val="22"/>
        </w:rPr>
        <w:t>신탁부동산</w:t>
      </w:r>
      <w:r>
        <w:rPr>
          <w:rFonts w:ascii="Times New Roman" w:eastAsia="바탕체" w:hAnsi="Times New Roman"/>
          <w:kern w:val="0"/>
          <w:sz w:val="22"/>
        </w:rPr>
        <w:t>”</w:t>
      </w:r>
      <w:r>
        <w:rPr>
          <w:rFonts w:ascii="Times New Roman" w:eastAsia="바탕체" w:hAnsi="Times New Roman"/>
          <w:kern w:val="0"/>
          <w:sz w:val="22"/>
        </w:rPr>
        <w:t>이라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>)</w:t>
      </w:r>
      <w:r>
        <w:rPr>
          <w:rFonts w:ascii="Times New Roman" w:eastAsia="바탕체" w:hAnsi="Times New Roman"/>
          <w:kern w:val="0"/>
          <w:sz w:val="22"/>
        </w:rPr>
        <w:t>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주식회사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우리은행</w:t>
      </w:r>
      <w:r>
        <w:rPr>
          <w:rFonts w:ascii="Times New Roman" w:eastAsia="바탕체" w:hAnsi="Times New Roman"/>
          <w:kern w:val="0"/>
          <w:sz w:val="22"/>
        </w:rPr>
        <w:t>(</w:t>
      </w:r>
      <w:r>
        <w:rPr>
          <w:rFonts w:ascii="Times New Roman" w:eastAsia="바탕체" w:hAnsi="Times New Roman"/>
          <w:kern w:val="0"/>
          <w:sz w:val="22"/>
        </w:rPr>
        <w:t>이하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“</w:t>
      </w:r>
      <w:r>
        <w:rPr>
          <w:rFonts w:ascii="Times New Roman" w:eastAsia="바탕체" w:hAnsi="Times New Roman"/>
          <w:kern w:val="0"/>
          <w:sz w:val="22"/>
        </w:rPr>
        <w:t>은행</w:t>
      </w:r>
      <w:r>
        <w:rPr>
          <w:rFonts w:ascii="Times New Roman" w:eastAsia="바탕체" w:hAnsi="Times New Roman"/>
          <w:kern w:val="0"/>
          <w:sz w:val="22"/>
        </w:rPr>
        <w:t>”</w:t>
      </w:r>
      <w:r>
        <w:rPr>
          <w:rFonts w:ascii="Times New Roman" w:eastAsia="바탕체" w:hAnsi="Times New Roman"/>
          <w:kern w:val="0"/>
          <w:sz w:val="22"/>
        </w:rPr>
        <w:t>이라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>)</w:t>
      </w:r>
      <w:r>
        <w:rPr>
          <w:rFonts w:ascii="Times New Roman" w:eastAsia="바탕체" w:hAnsi="Times New Roman"/>
          <w:kern w:val="0"/>
          <w:sz w:val="22"/>
        </w:rPr>
        <w:t>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신탁하고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인수함에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다음과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같이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부동산담보신탁계약</w:t>
      </w:r>
      <w:r>
        <w:rPr>
          <w:rFonts w:ascii="Times New Roman" w:eastAsia="바탕체" w:hAnsi="Times New Roman"/>
          <w:kern w:val="0"/>
          <w:sz w:val="22"/>
        </w:rPr>
        <w:t>(</w:t>
      </w:r>
      <w:r>
        <w:rPr>
          <w:rFonts w:ascii="Times New Roman" w:eastAsia="바탕체" w:hAnsi="Times New Roman"/>
          <w:kern w:val="0"/>
          <w:sz w:val="22"/>
        </w:rPr>
        <w:t>이하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“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계약</w:t>
      </w:r>
      <w:r>
        <w:rPr>
          <w:rFonts w:ascii="Times New Roman" w:eastAsia="바탕체" w:hAnsi="Times New Roman"/>
          <w:kern w:val="0"/>
          <w:sz w:val="22"/>
        </w:rPr>
        <w:t>”</w:t>
      </w:r>
      <w:r>
        <w:rPr>
          <w:rFonts w:ascii="Times New Roman" w:eastAsia="바탕체" w:hAnsi="Times New Roman"/>
          <w:kern w:val="0"/>
          <w:sz w:val="22"/>
        </w:rPr>
        <w:t>이라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>)</w:t>
      </w:r>
      <w:r>
        <w:rPr>
          <w:rFonts w:ascii="Times New Roman" w:eastAsia="바탕체" w:hAnsi="Times New Roman"/>
          <w:kern w:val="0"/>
          <w:sz w:val="22"/>
        </w:rPr>
        <w:t>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체결한다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29B16F46" w14:textId="77777777" w:rsidR="00DE42D9" w:rsidRDefault="00DE42D9">
      <w:pPr>
        <w:snapToGrid w:val="0"/>
        <w:spacing w:after="0" w:line="360" w:lineRule="auto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17068B40" w14:textId="77777777" w:rsidR="00DE42D9" w:rsidRDefault="00930A79">
      <w:pPr>
        <w:snapToGrid w:val="0"/>
        <w:spacing w:after="0" w:line="360" w:lineRule="auto"/>
        <w:ind w:left="697" w:hanging="697"/>
        <w:textAlignment w:val="baseline"/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1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신탁목적</w:t>
      </w:r>
      <w:r>
        <w:rPr>
          <w:rFonts w:ascii="Times New Roman" w:eastAsia="바탕체" w:hAnsi="Times New Roman"/>
          <w:b/>
          <w:bCs/>
          <w:kern w:val="0"/>
          <w:sz w:val="22"/>
        </w:rPr>
        <w:t>)</w:t>
      </w:r>
      <w:r>
        <w:rPr>
          <w:rFonts w:ascii="Times New Roman" w:eastAsia="바탕체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부담하는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채무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내지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책임의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이행을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보장하기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통해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소유권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담보가치를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보전하고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채무불이행시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환가</w:t>
      </w:r>
      <w:r>
        <w:rPr>
          <w:rFonts w:ascii="Times New Roman" w:eastAsia="MS Mincho" w:hAnsi="Times New Roman"/>
          <w:kern w:val="0"/>
          <w:sz w:val="22"/>
        </w:rPr>
        <w:t>·</w:t>
      </w:r>
      <w:r>
        <w:rPr>
          <w:rFonts w:ascii="Times New Roman" w:eastAsia="바탕체" w:hAnsi="Times New Roman"/>
          <w:kern w:val="0"/>
          <w:sz w:val="22"/>
        </w:rPr>
        <w:t>정산하는데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목적이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7118E047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6260EF50" w14:textId="77777777" w:rsidR="00DE42D9" w:rsidRDefault="00930A79">
      <w:pPr>
        <w:snapToGrid w:val="0"/>
        <w:spacing w:after="0" w:line="360" w:lineRule="auto"/>
        <w:ind w:left="697" w:hanging="697"/>
        <w:textAlignment w:val="baseline"/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2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신탁가액</w:t>
      </w:r>
      <w:r>
        <w:rPr>
          <w:rFonts w:ascii="Times New Roman" w:eastAsia="바탕체" w:hAnsi="Times New Roman"/>
          <w:b/>
          <w:bCs/>
          <w:kern w:val="0"/>
          <w:sz w:val="22"/>
        </w:rPr>
        <w:t xml:space="preserve">) </w:t>
      </w:r>
      <w:r>
        <w:rPr>
          <w:rFonts w:ascii="Times New Roman" w:eastAsia="바탕체" w:hAnsi="Times New Roman"/>
          <w:kern w:val="0"/>
          <w:sz w:val="22"/>
        </w:rPr>
        <w:t>신탁가액은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다음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각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호에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정한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기준에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의하여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산정된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『별지</w:t>
      </w:r>
      <w:r>
        <w:rPr>
          <w:rFonts w:ascii="Times New Roman" w:eastAsia="바탕체" w:hAnsi="Times New Roman"/>
          <w:kern w:val="0"/>
          <w:sz w:val="22"/>
        </w:rPr>
        <w:t xml:space="preserve">1 </w:t>
      </w:r>
      <w:r>
        <w:rPr>
          <w:rFonts w:ascii="Times New Roman" w:eastAsia="바탕체" w:hAnsi="Times New Roman"/>
          <w:kern w:val="0"/>
          <w:sz w:val="22"/>
        </w:rPr>
        <w:t>신탁재산목록』에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기재된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금원으로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</w:p>
    <w:p w14:paraId="3BC9C314" w14:textId="77777777" w:rsidR="00DE42D9" w:rsidRDefault="00930A79">
      <w:pPr>
        <w:snapToGrid w:val="0"/>
        <w:spacing w:after="0" w:line="360" w:lineRule="auto"/>
        <w:ind w:left="880" w:hanging="220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 xml:space="preserve">1. </w:t>
      </w:r>
      <w:r>
        <w:rPr>
          <w:rFonts w:ascii="Times New Roman" w:eastAsia="바탕체" w:hAnsi="Times New Roman"/>
          <w:kern w:val="0"/>
          <w:sz w:val="22"/>
        </w:rPr>
        <w:t>토지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 xml:space="preserve">: </w:t>
      </w:r>
      <w:r>
        <w:rPr>
          <w:rFonts w:ascii="Times New Roman" w:eastAsia="바탕체" w:hAnsi="Times New Roman"/>
          <w:kern w:val="0"/>
          <w:sz w:val="22"/>
        </w:rPr>
        <w:t>수탁시점의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건설교통부에서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고시한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개별지가</w:t>
      </w:r>
    </w:p>
    <w:p w14:paraId="464DA923" w14:textId="77777777" w:rsidR="00DE42D9" w:rsidRDefault="00930A79">
      <w:pPr>
        <w:snapToGrid w:val="0"/>
        <w:spacing w:after="0" w:line="360" w:lineRule="auto"/>
        <w:ind w:left="880" w:hanging="220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 xml:space="preserve">2. </w:t>
      </w:r>
      <w:r>
        <w:rPr>
          <w:rFonts w:ascii="Times New Roman" w:eastAsia="바탕체" w:hAnsi="Times New Roman"/>
          <w:kern w:val="0"/>
          <w:sz w:val="22"/>
        </w:rPr>
        <w:t>건물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 xml:space="preserve">: </w:t>
      </w:r>
      <w:r>
        <w:rPr>
          <w:rFonts w:ascii="Times New Roman" w:eastAsia="바탕체" w:hAnsi="Times New Roman"/>
          <w:kern w:val="0"/>
          <w:sz w:val="22"/>
        </w:rPr>
        <w:t>수탁시점의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행정자치부에서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고시한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과세시가표준액</w:t>
      </w:r>
    </w:p>
    <w:p w14:paraId="2C5E7982" w14:textId="77777777" w:rsidR="00DE42D9" w:rsidRDefault="00930A79">
      <w:pPr>
        <w:snapToGrid w:val="0"/>
        <w:spacing w:after="0" w:line="360" w:lineRule="auto"/>
        <w:ind w:left="880" w:hanging="220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 xml:space="preserve">3.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1</w:t>
      </w:r>
      <w:r>
        <w:rPr>
          <w:rFonts w:ascii="Times New Roman" w:eastAsia="바탕체" w:hAnsi="Times New Roman"/>
          <w:kern w:val="0"/>
          <w:sz w:val="22"/>
        </w:rPr>
        <w:t>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2</w:t>
      </w:r>
      <w:r>
        <w:rPr>
          <w:rFonts w:ascii="Times New Roman" w:eastAsia="바탕체" w:hAnsi="Times New Roman"/>
          <w:kern w:val="0"/>
          <w:sz w:val="22"/>
        </w:rPr>
        <w:t>호에도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불구하고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합의한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공인된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감정평가법인의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평가금액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내부규정에서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정하는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평가방법에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따라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평가한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가액</w:t>
      </w:r>
    </w:p>
    <w:p w14:paraId="3F68493E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1ECEA146" w14:textId="77777777" w:rsidR="00DE42D9" w:rsidRDefault="00930A79">
      <w:pPr>
        <w:snapToGrid w:val="0"/>
        <w:spacing w:after="0" w:line="360" w:lineRule="auto"/>
        <w:ind w:left="697" w:hanging="697"/>
        <w:textAlignment w:val="baseline"/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3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신탁기간</w:t>
      </w:r>
      <w:r>
        <w:rPr>
          <w:rFonts w:ascii="Times New Roman" w:eastAsia="바탕체" w:hAnsi="Times New Roman"/>
          <w:b/>
          <w:bCs/>
          <w:kern w:val="0"/>
          <w:sz w:val="22"/>
        </w:rPr>
        <w:t>)</w:t>
      </w:r>
      <w:r>
        <w:rPr>
          <w:rFonts w:ascii="Times New Roman" w:eastAsia="바탕체" w:hAnsi="Times New Roman"/>
          <w:kern w:val="0"/>
          <w:sz w:val="22"/>
        </w:rPr>
        <w:t xml:space="preserve"> </w:t>
      </w:r>
      <w:r>
        <w:rPr>
          <w:rFonts w:ascii="바탕;Batang" w:eastAsia="바탕;Batang" w:hAnsi="바탕;Batang" w:cs="바탕;Batang"/>
          <w:kern w:val="0"/>
          <w:sz w:val="22"/>
        </w:rPr>
        <w:t>①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신탁기간은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『별지</w:t>
      </w:r>
      <w:r>
        <w:rPr>
          <w:rFonts w:ascii="Times New Roman" w:eastAsia="바탕체" w:hAnsi="Times New Roman"/>
          <w:kern w:val="0"/>
          <w:sz w:val="22"/>
        </w:rPr>
        <w:t>2</w:t>
      </w:r>
      <w:r>
        <w:rPr>
          <w:rFonts w:ascii="Times New Roman" w:eastAsia="바탕체" w:hAnsi="Times New Roman"/>
          <w:kern w:val="0"/>
          <w:sz w:val="22"/>
        </w:rPr>
        <w:t>』와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같이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하며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신탁종료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전에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수탁자와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협의하여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기간을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연장할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780DB46C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②</w:t>
      </w:r>
      <w:r>
        <w:rPr>
          <w:rFonts w:ascii="Times New Roman" w:eastAsia="바탕체" w:hAnsi="Times New Roman"/>
          <w:kern w:val="0"/>
          <w:sz w:val="22"/>
        </w:rPr>
        <w:t>우선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수익자의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요청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의하여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1</w:t>
      </w:r>
      <w:r>
        <w:rPr>
          <w:rFonts w:ascii="Times New Roman" w:eastAsia="바탕체" w:hAnsi="Times New Roman"/>
          <w:kern w:val="0"/>
          <w:sz w:val="22"/>
        </w:rPr>
        <w:t>항의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신탁기간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만료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전에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매수인에게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소유권이전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등기를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마친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종료되는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것으로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본다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40CF83B4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73FC5C97" w14:textId="77777777" w:rsidR="00DE42D9" w:rsidRDefault="00930A79">
      <w:pPr>
        <w:snapToGrid w:val="0"/>
        <w:spacing w:after="0" w:line="360" w:lineRule="auto"/>
        <w:ind w:left="697" w:hanging="697"/>
        <w:textAlignment w:val="baseline"/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4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수익자</w:t>
      </w:r>
      <w:r>
        <w:rPr>
          <w:rFonts w:ascii="Times New Roman" w:eastAsia="바탕체" w:hAnsi="Times New Roman"/>
          <w:b/>
          <w:bCs/>
          <w:kern w:val="0"/>
          <w:sz w:val="22"/>
        </w:rPr>
        <w:t>)</w:t>
      </w:r>
      <w:r>
        <w:rPr>
          <w:rFonts w:ascii="Times New Roman" w:eastAsia="바탕체" w:hAnsi="Times New Roman"/>
          <w:kern w:val="0"/>
          <w:sz w:val="22"/>
        </w:rPr>
        <w:t xml:space="preserve"> </w:t>
      </w:r>
      <w:r>
        <w:rPr>
          <w:rFonts w:ascii="바탕;Batang" w:eastAsia="바탕;Batang" w:hAnsi="바탕;Batang" w:cs="바탕;Batang"/>
          <w:kern w:val="0"/>
          <w:sz w:val="22"/>
        </w:rPr>
        <w:t>①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신탁계약에서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신탁원본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우선수익자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신탁원본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신탁수익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수익자로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구분하여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『별지</w:t>
      </w:r>
      <w:r>
        <w:rPr>
          <w:rFonts w:ascii="Times New Roman" w:eastAsia="바탕체" w:hAnsi="Times New Roman"/>
          <w:kern w:val="0"/>
          <w:sz w:val="22"/>
        </w:rPr>
        <w:t>2</w:t>
      </w:r>
      <w:r>
        <w:rPr>
          <w:rFonts w:ascii="Times New Roman" w:eastAsia="바탕체" w:hAnsi="Times New Roman"/>
          <w:kern w:val="0"/>
          <w:sz w:val="22"/>
        </w:rPr>
        <w:t>』와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같이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337902A5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②</w:t>
      </w:r>
      <w:r>
        <w:rPr>
          <w:rFonts w:ascii="Times New Roman" w:eastAsia="바탕체" w:hAnsi="Times New Roman"/>
          <w:kern w:val="0"/>
          <w:sz w:val="22"/>
        </w:rPr>
        <w:t>위탁자는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수익자와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연서로써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승낙을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얻어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수익자를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새로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지정하거나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변경할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있으며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권리는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위탁자에게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전속되며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상속되지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아니한다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44673C19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477961D9" w14:textId="77777777" w:rsidR="00DE42D9" w:rsidRDefault="00930A79">
      <w:pPr>
        <w:snapToGrid w:val="0"/>
        <w:spacing w:after="0" w:line="360" w:lineRule="auto"/>
        <w:ind w:left="697" w:hanging="697"/>
        <w:textAlignment w:val="baseline"/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5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신탁의</w:t>
      </w:r>
      <w:r>
        <w:rPr>
          <w:rFonts w:ascii="Times New Roman" w:eastAsia="Times New Roman" w:hAnsi="Times New Roman"/>
          <w:b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원본</w:t>
      </w:r>
      <w:r>
        <w:rPr>
          <w:rFonts w:ascii="Times New Roman" w:eastAsia="바탕체" w:hAnsi="Times New Roman"/>
          <w:b/>
          <w:bCs/>
          <w:kern w:val="0"/>
          <w:sz w:val="22"/>
        </w:rPr>
        <w:t>)</w:t>
      </w:r>
      <w:r>
        <w:rPr>
          <w:rFonts w:ascii="Times New Roman" w:eastAsia="바탕체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원본은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물상대위로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취득한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재산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은행이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임대인으로서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취득</w:t>
      </w:r>
      <w:r>
        <w:rPr>
          <w:rFonts w:ascii="Times New Roman" w:eastAsia="MS Mincho" w:hAnsi="Times New Roman"/>
          <w:kern w:val="0"/>
          <w:sz w:val="22"/>
        </w:rPr>
        <w:t>·</w:t>
      </w:r>
      <w:r>
        <w:rPr>
          <w:rFonts w:ascii="Times New Roman" w:eastAsia="바탕체" w:hAnsi="Times New Roman"/>
          <w:kern w:val="0"/>
          <w:sz w:val="22"/>
        </w:rPr>
        <w:t>보관하는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임대차보증금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신탁부동산의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처분대금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처분절차와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관련하여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발생되는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위약금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기타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준하는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것으로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</w:p>
    <w:p w14:paraId="16ABA8B6" w14:textId="77777777" w:rsidR="00DE42D9" w:rsidRDefault="00DE42D9">
      <w:pPr>
        <w:snapToGrid w:val="0"/>
        <w:spacing w:after="0" w:line="360" w:lineRule="auto"/>
        <w:ind w:left="697" w:hanging="697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527410A7" w14:textId="77777777" w:rsidR="00DE42D9" w:rsidRDefault="00930A79">
      <w:pPr>
        <w:snapToGrid w:val="0"/>
        <w:spacing w:after="0" w:line="360" w:lineRule="auto"/>
        <w:ind w:left="697" w:hanging="697"/>
        <w:textAlignment w:val="baseline"/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6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신탁의</w:t>
      </w:r>
      <w:r>
        <w:rPr>
          <w:rFonts w:ascii="Times New Roman" w:eastAsia="Times New Roman" w:hAnsi="Times New Roman"/>
          <w:b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수익</w:t>
      </w:r>
      <w:r>
        <w:rPr>
          <w:rFonts w:ascii="Times New Roman" w:eastAsia="바탕체" w:hAnsi="Times New Roman"/>
          <w:b/>
          <w:bCs/>
          <w:kern w:val="0"/>
          <w:sz w:val="22"/>
        </w:rPr>
        <w:t>)</w:t>
      </w:r>
      <w:r>
        <w:rPr>
          <w:rFonts w:ascii="Times New Roman" w:eastAsia="바탕체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신탁부동산으로부터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발생하는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임대료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신탁재산에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속하는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금전의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운용에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의하여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발생한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이익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기타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준하는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것으로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</w:p>
    <w:p w14:paraId="49AFBBE5" w14:textId="77777777" w:rsidR="00DE42D9" w:rsidRDefault="00DE42D9">
      <w:pPr>
        <w:snapToGrid w:val="0"/>
        <w:spacing w:after="0" w:line="360" w:lineRule="auto"/>
        <w:ind w:left="697" w:hanging="697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75C8293D" w14:textId="77777777" w:rsidR="00DE42D9" w:rsidRDefault="00930A79">
      <w:pPr>
        <w:snapToGrid w:val="0"/>
        <w:spacing w:after="0" w:line="360" w:lineRule="auto"/>
        <w:ind w:left="697" w:hanging="697"/>
        <w:textAlignment w:val="baseline"/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7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수익권증서</w:t>
      </w:r>
      <w:r>
        <w:rPr>
          <w:rFonts w:ascii="Times New Roman" w:eastAsia="바탕체" w:hAnsi="Times New Roman"/>
          <w:b/>
          <w:bCs/>
          <w:kern w:val="0"/>
          <w:sz w:val="22"/>
        </w:rPr>
        <w:t xml:space="preserve">) </w:t>
      </w:r>
      <w:r>
        <w:rPr>
          <w:rFonts w:ascii="바탕;Batang" w:eastAsia="바탕;Batang" w:hAnsi="바탕;Batang" w:cs="바탕;Batang"/>
          <w:kern w:val="0"/>
          <w:sz w:val="22"/>
        </w:rPr>
        <w:t>①</w:t>
      </w:r>
      <w:r>
        <w:rPr>
          <w:rFonts w:ascii="Times New Roman" w:eastAsia="바탕체" w:hAnsi="Times New Roman"/>
          <w:kern w:val="0"/>
          <w:sz w:val="22"/>
        </w:rPr>
        <w:t>은행은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요청이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신탁계약을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증명하기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수익권증서를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발행하여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위탁자에게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교부할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1AE2FC54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②</w:t>
      </w:r>
      <w:r>
        <w:rPr>
          <w:rFonts w:ascii="Times New Roman" w:eastAsia="바탕체" w:hAnsi="Times New Roman"/>
          <w:kern w:val="0"/>
          <w:sz w:val="22"/>
        </w:rPr>
        <w:t>은행은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대한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신탁등기를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완료한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후에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우선수익자를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수익자로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2</w:t>
      </w:r>
      <w:r>
        <w:rPr>
          <w:rFonts w:ascii="Times New Roman" w:eastAsia="바탕체" w:hAnsi="Times New Roman"/>
          <w:kern w:val="0"/>
          <w:sz w:val="22"/>
        </w:rPr>
        <w:t>조의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신탁금액에서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선순위임대차보증금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저당채권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기타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권리설정액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차감한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가액</w:t>
      </w:r>
      <w:r>
        <w:rPr>
          <w:rFonts w:ascii="Times New Roman" w:eastAsia="바탕체" w:hAnsi="Times New Roman"/>
          <w:kern w:val="0"/>
          <w:sz w:val="22"/>
        </w:rPr>
        <w:t>(</w:t>
      </w:r>
      <w:r>
        <w:rPr>
          <w:rFonts w:ascii="Times New Roman" w:eastAsia="바탕체" w:hAnsi="Times New Roman"/>
          <w:kern w:val="0"/>
          <w:sz w:val="22"/>
        </w:rPr>
        <w:t>이하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“</w:t>
      </w:r>
      <w:r>
        <w:rPr>
          <w:rFonts w:ascii="Times New Roman" w:eastAsia="바탕체" w:hAnsi="Times New Roman"/>
          <w:kern w:val="0"/>
          <w:sz w:val="22"/>
        </w:rPr>
        <w:t>유효담보가액</w:t>
      </w:r>
      <w:r>
        <w:rPr>
          <w:rFonts w:ascii="Times New Roman" w:eastAsia="바탕체" w:hAnsi="Times New Roman"/>
          <w:kern w:val="0"/>
          <w:sz w:val="22"/>
        </w:rPr>
        <w:t>”</w:t>
      </w:r>
      <w:r>
        <w:rPr>
          <w:rFonts w:ascii="Times New Roman" w:eastAsia="바탕체" w:hAnsi="Times New Roman"/>
          <w:kern w:val="0"/>
          <w:sz w:val="22"/>
        </w:rPr>
        <w:t>이라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 xml:space="preserve">) </w:t>
      </w:r>
      <w:r>
        <w:rPr>
          <w:rFonts w:ascii="Times New Roman" w:eastAsia="바탕체" w:hAnsi="Times New Roman"/>
          <w:kern w:val="0"/>
          <w:sz w:val="22"/>
        </w:rPr>
        <w:t>범위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내에서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담보목적의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수익권증서를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우선수익자에게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발행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교부한다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10F6DD0A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③</w:t>
      </w:r>
      <w:r>
        <w:rPr>
          <w:rFonts w:ascii="Times New Roman" w:eastAsia="바탕체" w:hAnsi="Times New Roman"/>
          <w:kern w:val="0"/>
          <w:sz w:val="22"/>
        </w:rPr>
        <w:t>신탁기간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중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우선수익자를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추가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지정하여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은행에게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수익권증서의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발급을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요청하는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은행은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2</w:t>
      </w:r>
      <w:r>
        <w:rPr>
          <w:rFonts w:ascii="Times New Roman" w:eastAsia="바탕체" w:hAnsi="Times New Roman"/>
          <w:kern w:val="0"/>
          <w:sz w:val="22"/>
        </w:rPr>
        <w:t>항의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유효담보가액에서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발행된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우선수익자의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수익권금액을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차감한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금액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범위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내에서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수익권증서를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발행할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신탁원부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기재내용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변경에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따른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일체의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비용은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부담한다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698A76C9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④</w:t>
      </w:r>
      <w:r>
        <w:rPr>
          <w:rFonts w:ascii="Times New Roman" w:eastAsia="바탕체" w:hAnsi="Times New Roman"/>
          <w:kern w:val="0"/>
          <w:sz w:val="22"/>
        </w:rPr>
        <w:t>위탁자가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우선수익자를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변경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지정하고자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후순위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우선수익자가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없는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발행된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수익권증서와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상환으로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변경된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수익권증서를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재발행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신탁원부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기재내용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변경에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따른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일체의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비용은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부담한다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7FFBF906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⑤</w:t>
      </w:r>
      <w:r>
        <w:rPr>
          <w:rFonts w:ascii="Times New Roman" w:eastAsia="바탕체" w:hAnsi="Times New Roman"/>
          <w:kern w:val="0"/>
          <w:sz w:val="22"/>
        </w:rPr>
        <w:t>우선수익자가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다수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신탁원본의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교부순서는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수익권증서에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기재되어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순위에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의한다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008D4CA0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⑥</w:t>
      </w:r>
      <w:r>
        <w:rPr>
          <w:rFonts w:ascii="Times New Roman" w:eastAsia="바탕체" w:hAnsi="Times New Roman"/>
          <w:kern w:val="0"/>
          <w:sz w:val="22"/>
        </w:rPr>
        <w:t>위탁자는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수익권증서를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신탁목적에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적합하게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사용하여야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하며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은행의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동의없이는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타인에게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양도하거나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담보의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목적으로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질권설정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처분행위를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없다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47C149E6" w14:textId="77777777" w:rsidR="00DE42D9" w:rsidRDefault="00DE42D9">
      <w:pPr>
        <w:snapToGrid w:val="0"/>
        <w:spacing w:after="0" w:line="360" w:lineRule="auto"/>
        <w:ind w:left="700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5D3CEA19" w14:textId="77777777" w:rsidR="00DE42D9" w:rsidRDefault="00930A79">
      <w:pPr>
        <w:snapToGrid w:val="0"/>
        <w:spacing w:after="0" w:line="360" w:lineRule="auto"/>
        <w:ind w:left="700" w:hanging="700"/>
        <w:textAlignment w:val="baseline"/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8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우선수익자의</w:t>
      </w:r>
      <w:r>
        <w:rPr>
          <w:rFonts w:ascii="Times New Roman" w:eastAsia="Times New Roman" w:hAnsi="Times New Roman"/>
          <w:b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우선권</w:t>
      </w:r>
      <w:r>
        <w:rPr>
          <w:rFonts w:ascii="Times New Roman" w:eastAsia="바탕체" w:hAnsi="Times New Roman"/>
          <w:b/>
          <w:bCs/>
          <w:kern w:val="0"/>
          <w:sz w:val="22"/>
        </w:rPr>
        <w:t xml:space="preserve">) </w:t>
      </w:r>
      <w:r>
        <w:rPr>
          <w:rFonts w:ascii="바탕;Batang" w:eastAsia="바탕;Batang" w:hAnsi="바탕;Batang" w:cs="바탕;Batang"/>
          <w:kern w:val="0"/>
          <w:sz w:val="22"/>
        </w:rPr>
        <w:t>①</w:t>
      </w:r>
      <w:r>
        <w:rPr>
          <w:rFonts w:ascii="Times New Roman" w:eastAsia="바탕체" w:hAnsi="Times New Roman"/>
          <w:kern w:val="0"/>
          <w:sz w:val="22"/>
        </w:rPr>
        <w:t>우선수익자가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갖는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수익권의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수익범위는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우선수익자와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채무자</w:t>
      </w:r>
      <w:r>
        <w:rPr>
          <w:rFonts w:ascii="Times New Roman" w:eastAsia="바탕체" w:hAnsi="Times New Roman"/>
          <w:kern w:val="0"/>
          <w:sz w:val="22"/>
        </w:rPr>
        <w:t>(</w:t>
      </w:r>
      <w:r>
        <w:rPr>
          <w:rFonts w:ascii="Times New Roman" w:eastAsia="바탕체" w:hAnsi="Times New Roman"/>
          <w:kern w:val="0"/>
          <w:sz w:val="22"/>
        </w:rPr>
        <w:t>별지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 xml:space="preserve">2) </w:t>
      </w:r>
      <w:r>
        <w:rPr>
          <w:rFonts w:ascii="Times New Roman" w:eastAsia="바탕체" w:hAnsi="Times New Roman"/>
          <w:kern w:val="0"/>
          <w:sz w:val="22"/>
        </w:rPr>
        <w:t>간의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여신거래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보증채무로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인하여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증감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변동되는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우선수익자의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원금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이자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지연손해금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한한다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  <w:r>
        <w:rPr>
          <w:rFonts w:ascii="Times New Roman" w:eastAsia="바탕체" w:hAnsi="Times New Roman"/>
          <w:kern w:val="0"/>
          <w:sz w:val="22"/>
        </w:rPr>
        <w:t>다만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『별지</w:t>
      </w:r>
      <w:r>
        <w:rPr>
          <w:rFonts w:ascii="Times New Roman" w:eastAsia="바탕체" w:hAnsi="Times New Roman"/>
          <w:kern w:val="0"/>
          <w:sz w:val="22"/>
        </w:rPr>
        <w:t xml:space="preserve">2 </w:t>
      </w:r>
      <w:r>
        <w:rPr>
          <w:rFonts w:ascii="Times New Roman" w:eastAsia="바탕체" w:hAnsi="Times New Roman"/>
          <w:kern w:val="0"/>
          <w:sz w:val="22"/>
        </w:rPr>
        <w:t>수익권증서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발행금액』을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최고한도로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04EDBBD2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②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1</w:t>
      </w:r>
      <w:r>
        <w:rPr>
          <w:rFonts w:ascii="Times New Roman" w:eastAsia="바탕체" w:hAnsi="Times New Roman"/>
          <w:kern w:val="0"/>
          <w:sz w:val="22"/>
        </w:rPr>
        <w:t>항에도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불구하고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주채무자가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아닌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우선수익자의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범위는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우선수익자간의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보증계약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담보설정계약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기한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채무를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기준으로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</w:p>
    <w:p w14:paraId="2F4B08A2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③</w:t>
      </w:r>
      <w:r>
        <w:rPr>
          <w:rFonts w:ascii="Times New Roman" w:eastAsia="바탕체" w:hAnsi="Times New Roman"/>
          <w:kern w:val="0"/>
          <w:sz w:val="22"/>
        </w:rPr>
        <w:t>신탁부동산의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신탁원본에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대한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우선수익자의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수익권은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수익권보다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우선한다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  <w:r>
        <w:rPr>
          <w:rFonts w:ascii="Times New Roman" w:eastAsia="바탕체" w:hAnsi="Times New Roman"/>
          <w:kern w:val="0"/>
          <w:sz w:val="22"/>
        </w:rPr>
        <w:t>다만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6</w:t>
      </w:r>
      <w:r>
        <w:rPr>
          <w:rFonts w:ascii="Times New Roman" w:eastAsia="바탕체" w:hAnsi="Times New Roman"/>
          <w:kern w:val="0"/>
          <w:sz w:val="22"/>
        </w:rPr>
        <w:t>조의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신탁수익에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대한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수익권의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귀속은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합의에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의한다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6C97022B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lastRenderedPageBreak/>
        <w:t>④</w:t>
      </w:r>
      <w:r>
        <w:rPr>
          <w:rFonts w:ascii="Times New Roman" w:eastAsia="바탕체" w:hAnsi="Times New Roman"/>
          <w:kern w:val="0"/>
          <w:sz w:val="22"/>
        </w:rPr>
        <w:t>우선수익자가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갖는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수익권의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유효기간은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신탁계약에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의하여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우선수익자로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지정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등기된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날로부터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신탁계약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종료일까지로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</w:p>
    <w:p w14:paraId="783B2B39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⑤</w:t>
      </w:r>
      <w:r>
        <w:rPr>
          <w:rFonts w:ascii="Times New Roman" w:eastAsia="바탕체" w:hAnsi="Times New Roman"/>
          <w:kern w:val="0"/>
          <w:sz w:val="22"/>
        </w:rPr>
        <w:t>우선수익자는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사전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동의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없이는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기간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중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우선수익자의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지위를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타인에게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양도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명의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변경하거나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수익권에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대하여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질권의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설정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기타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처분행위를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없다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10F61070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⑥</w:t>
      </w:r>
      <w:r>
        <w:rPr>
          <w:rFonts w:ascii="Times New Roman" w:eastAsia="바탕체" w:hAnsi="Times New Roman"/>
          <w:kern w:val="0"/>
          <w:sz w:val="22"/>
        </w:rPr>
        <w:t>위탁자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승계인은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우선수익자의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지위를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가질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없다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4AE14D5D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⑦</w:t>
      </w:r>
      <w:r>
        <w:rPr>
          <w:rFonts w:ascii="Times New Roman" w:eastAsia="바탕체" w:hAnsi="Times New Roman"/>
          <w:kern w:val="0"/>
          <w:sz w:val="22"/>
        </w:rPr>
        <w:t>신탁부동산의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처분정산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선순위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우선수익권이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소멸한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차순위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우선수익자의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순위가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승진한다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4061B6DC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7FB0FA19" w14:textId="77777777" w:rsidR="00DE42D9" w:rsidRDefault="00930A7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9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소유권이전</w:t>
      </w:r>
      <w:r>
        <w:rPr>
          <w:rFonts w:ascii="Times New Roman" w:eastAsia="Times New Roman" w:hAnsi="Times New Roman"/>
          <w:b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및</w:t>
      </w:r>
      <w:r>
        <w:rPr>
          <w:rFonts w:ascii="Times New Roman" w:eastAsia="Times New Roman" w:hAnsi="Times New Roman"/>
          <w:b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신탁등기</w:t>
      </w:r>
      <w:r>
        <w:rPr>
          <w:rFonts w:ascii="Times New Roman" w:eastAsia="바탕체" w:hAnsi="Times New Roman"/>
          <w:b/>
          <w:bCs/>
          <w:kern w:val="0"/>
          <w:sz w:val="22"/>
        </w:rPr>
        <w:t>)</w:t>
      </w:r>
      <w:r>
        <w:rPr>
          <w:rFonts w:ascii="Times New Roman" w:eastAsia="바탕체" w:hAnsi="Times New Roman"/>
          <w:kern w:val="0"/>
          <w:sz w:val="22"/>
        </w:rPr>
        <w:t xml:space="preserve"> </w:t>
      </w:r>
      <w:r>
        <w:rPr>
          <w:rFonts w:ascii="바탕;Batang" w:eastAsia="바탕;Batang" w:hAnsi="바탕;Batang" w:cs="바탕;Batang"/>
          <w:kern w:val="0"/>
          <w:sz w:val="22"/>
        </w:rPr>
        <w:t>①</w:t>
      </w:r>
      <w:r>
        <w:rPr>
          <w:rFonts w:ascii="Times New Roman" w:eastAsia="바탕체" w:hAnsi="Times New Roman"/>
          <w:kern w:val="0"/>
          <w:sz w:val="22"/>
        </w:rPr>
        <w:t>위탁자와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계약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체결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즉시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대하여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원인으로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소유권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이전등기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신탁등기를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하여야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43778BAA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②</w:t>
      </w:r>
      <w:r>
        <w:rPr>
          <w:rFonts w:ascii="Times New Roman" w:eastAsia="바탕체" w:hAnsi="Times New Roman"/>
          <w:kern w:val="0"/>
          <w:sz w:val="22"/>
        </w:rPr>
        <w:t>위탁자는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소유권이전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신탁등기에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필요한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등기권리증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인감증명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위임장등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제반서류를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제공하여야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5C35D8E4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③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1</w:t>
      </w:r>
      <w:r>
        <w:rPr>
          <w:rFonts w:ascii="Times New Roman" w:eastAsia="바탕체" w:hAnsi="Times New Roman"/>
          <w:kern w:val="0"/>
          <w:sz w:val="22"/>
        </w:rPr>
        <w:t>항의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등기에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소요되는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제비용은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부담한다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18CE7E65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44D39AD2" w14:textId="77777777" w:rsidR="00DE42D9" w:rsidRDefault="00930A79">
      <w:pPr>
        <w:snapToGrid w:val="0"/>
        <w:spacing w:after="0" w:line="360" w:lineRule="auto"/>
        <w:ind w:left="700" w:hanging="700"/>
        <w:textAlignment w:val="baseline"/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10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신탁부동산의</w:t>
      </w:r>
      <w:r>
        <w:rPr>
          <w:rFonts w:ascii="Times New Roman" w:eastAsia="Times New Roman" w:hAnsi="Times New Roman"/>
          <w:b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보전관리</w:t>
      </w:r>
      <w:r>
        <w:rPr>
          <w:rFonts w:ascii="Times New Roman" w:eastAsia="Times New Roman" w:hAnsi="Times New Roman"/>
          <w:b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등</w:t>
      </w:r>
      <w:r>
        <w:rPr>
          <w:rFonts w:ascii="Times New Roman" w:eastAsia="바탕체" w:hAnsi="Times New Roman"/>
          <w:b/>
          <w:bCs/>
          <w:kern w:val="0"/>
          <w:sz w:val="22"/>
        </w:rPr>
        <w:t xml:space="preserve">) </w:t>
      </w:r>
      <w:r>
        <w:rPr>
          <w:rFonts w:ascii="바탕;Batang" w:eastAsia="바탕;Batang" w:hAnsi="바탕;Batang" w:cs="바탕;Batang"/>
          <w:kern w:val="0"/>
          <w:sz w:val="22"/>
        </w:rPr>
        <w:t>①</w:t>
      </w:r>
      <w:r>
        <w:rPr>
          <w:rFonts w:ascii="Times New Roman" w:eastAsia="바탕체" w:hAnsi="Times New Roman"/>
          <w:kern w:val="0"/>
          <w:sz w:val="22"/>
        </w:rPr>
        <w:t>위탁자는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사실상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계속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점유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사용하고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신탁부동산에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대한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보존</w:t>
      </w:r>
      <w:r>
        <w:rPr>
          <w:rFonts w:ascii="바탕체" w:eastAsia="바탕체" w:hAnsi="바탕체" w:cs="바탕체"/>
          <w:kern w:val="0"/>
          <w:sz w:val="22"/>
        </w:rPr>
        <w:t>·</w:t>
      </w:r>
      <w:r>
        <w:rPr>
          <w:rFonts w:ascii="Times New Roman" w:eastAsia="바탕체" w:hAnsi="Times New Roman"/>
          <w:kern w:val="0"/>
          <w:sz w:val="22"/>
        </w:rPr>
        <w:t>유지</w:t>
      </w:r>
      <w:r>
        <w:rPr>
          <w:rFonts w:ascii="바탕체" w:eastAsia="바탕체" w:hAnsi="바탕체" w:cs="바탕체"/>
          <w:kern w:val="0"/>
          <w:sz w:val="22"/>
        </w:rPr>
        <w:t>·</w:t>
      </w:r>
      <w:r>
        <w:rPr>
          <w:rFonts w:ascii="Times New Roman" w:eastAsia="바탕체" w:hAnsi="Times New Roman"/>
          <w:kern w:val="0"/>
          <w:sz w:val="22"/>
        </w:rPr>
        <w:t>수선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실질적인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관리행위와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소요되는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일체의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비용을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부담한다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04E731A0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②</w:t>
      </w:r>
      <w:r>
        <w:rPr>
          <w:rFonts w:ascii="Times New Roman" w:eastAsia="바탕체" w:hAnsi="Times New Roman"/>
          <w:kern w:val="0"/>
          <w:sz w:val="22"/>
        </w:rPr>
        <w:t>위탁자는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사전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승낙이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없는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대하여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임대차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저당권설정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전세권설정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소유권을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제한하는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행위나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현상을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변경하는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방법으로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가치를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저감하는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행위를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하여서는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아니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3467779B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③</w:t>
      </w:r>
      <w:r>
        <w:rPr>
          <w:rFonts w:ascii="Times New Roman" w:eastAsia="바탕체" w:hAnsi="Times New Roman"/>
          <w:kern w:val="0"/>
          <w:sz w:val="22"/>
        </w:rPr>
        <w:t>위탁자는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멸실</w:t>
      </w:r>
      <w:r>
        <w:rPr>
          <w:rFonts w:ascii="바탕체" w:eastAsia="바탕체" w:hAnsi="바탕체" w:cs="바탕체"/>
          <w:kern w:val="0"/>
          <w:sz w:val="22"/>
        </w:rPr>
        <w:t>·</w:t>
      </w:r>
      <w:r>
        <w:rPr>
          <w:rFonts w:ascii="Times New Roman" w:eastAsia="바탕체" w:hAnsi="Times New Roman"/>
          <w:kern w:val="0"/>
          <w:sz w:val="22"/>
        </w:rPr>
        <w:t>훼손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기타의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사고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발생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같은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사태의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발생이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예상되는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없이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통지하여야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00643CCB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④</w:t>
      </w:r>
      <w:r>
        <w:rPr>
          <w:rFonts w:ascii="Times New Roman" w:eastAsia="바탕체" w:hAnsi="Times New Roman"/>
          <w:kern w:val="0"/>
          <w:sz w:val="22"/>
        </w:rPr>
        <w:t>위탁자는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3</w:t>
      </w:r>
      <w:r>
        <w:rPr>
          <w:rFonts w:ascii="Times New Roman" w:eastAsia="바탕체" w:hAnsi="Times New Roman"/>
          <w:kern w:val="0"/>
          <w:sz w:val="22"/>
        </w:rPr>
        <w:t>항을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위배함으로써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수탁자가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부담하게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손해배상책임에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대해서는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부담하기로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207CF62A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⑤</w:t>
      </w:r>
      <w:r>
        <w:rPr>
          <w:rFonts w:ascii="Times New Roman" w:eastAsia="바탕체" w:hAnsi="Times New Roman"/>
          <w:kern w:val="0"/>
          <w:sz w:val="22"/>
        </w:rPr>
        <w:t>위탁자는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가치보전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필요한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재산관리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행위를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용인</w:t>
      </w:r>
      <w:r>
        <w:rPr>
          <w:rFonts w:ascii="MS Mincho" w:eastAsia="MS Mincho" w:hAnsi="MS Mincho" w:cs="MS Mincho"/>
          <w:kern w:val="0"/>
          <w:sz w:val="22"/>
        </w:rPr>
        <w:t>․</w:t>
      </w:r>
      <w:r>
        <w:rPr>
          <w:rFonts w:ascii="Times New Roman" w:eastAsia="바탕체" w:hAnsi="Times New Roman"/>
          <w:kern w:val="0"/>
          <w:sz w:val="22"/>
        </w:rPr>
        <w:t>협조하여야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74FC687F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⑥</w:t>
      </w:r>
      <w:r>
        <w:rPr>
          <w:rFonts w:ascii="Times New Roman" w:eastAsia="바탕체" w:hAnsi="Times New Roman"/>
          <w:kern w:val="0"/>
          <w:sz w:val="22"/>
        </w:rPr>
        <w:t>은행의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재산관리기간은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신탁계약이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존속하는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기간으로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하며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신탁기간이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연장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단축되는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또한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같다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1241C40E" w14:textId="77777777" w:rsidR="00DE42D9" w:rsidRDefault="00930A79">
      <w:pPr>
        <w:snapToGrid w:val="0"/>
        <w:spacing w:after="0" w:line="360" w:lineRule="auto"/>
        <w:ind w:left="700" w:hanging="700"/>
        <w:textAlignment w:val="baseline"/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11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임대차</w:t>
      </w:r>
      <w:r>
        <w:rPr>
          <w:rFonts w:ascii="Times New Roman" w:eastAsia="Times New Roman" w:hAnsi="Times New Roman"/>
          <w:b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등</w:t>
      </w:r>
      <w:r>
        <w:rPr>
          <w:rFonts w:ascii="Times New Roman" w:eastAsia="바탕체" w:hAnsi="Times New Roman"/>
          <w:b/>
          <w:bCs/>
          <w:kern w:val="0"/>
          <w:sz w:val="22"/>
        </w:rPr>
        <w:t xml:space="preserve">) </w:t>
      </w:r>
      <w:r>
        <w:rPr>
          <w:rFonts w:ascii="바탕;Batang" w:eastAsia="바탕;Batang" w:hAnsi="바탕;Batang" w:cs="바탕;Batang"/>
          <w:kern w:val="0"/>
          <w:sz w:val="22"/>
        </w:rPr>
        <w:t>①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신탁계약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이전에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임차인간에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체결한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임대차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계약이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임대차계약은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유효하며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임대차보증금의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반환의무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기타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임대인으로서의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책임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권리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임대인의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지위를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계속하여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유지하는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것으로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  <w:r>
        <w:rPr>
          <w:rFonts w:ascii="Times New Roman" w:eastAsia="바탕체" w:hAnsi="Times New Roman"/>
          <w:kern w:val="0"/>
          <w:sz w:val="22"/>
        </w:rPr>
        <w:t>다만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lastRenderedPageBreak/>
        <w:t>임대차계약상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임대인의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명의를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갱신하고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임대차보증금을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은행간에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인수</w:t>
      </w:r>
      <w:r>
        <w:rPr>
          <w:rFonts w:ascii="MS Mincho" w:eastAsia="MS Mincho" w:hAnsi="MS Mincho" w:cs="MS Mincho"/>
          <w:kern w:val="0"/>
          <w:sz w:val="22"/>
        </w:rPr>
        <w:t>․</w:t>
      </w:r>
      <w:r>
        <w:rPr>
          <w:rFonts w:ascii="Times New Roman" w:eastAsia="바탕체" w:hAnsi="Times New Roman"/>
          <w:kern w:val="0"/>
          <w:sz w:val="22"/>
        </w:rPr>
        <w:t>인계하는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임대인의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지위를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승계하는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것으로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000B0091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②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1</w:t>
      </w:r>
      <w:r>
        <w:rPr>
          <w:rFonts w:ascii="Times New Roman" w:eastAsia="바탕체" w:hAnsi="Times New Roman"/>
          <w:kern w:val="0"/>
          <w:sz w:val="22"/>
        </w:rPr>
        <w:t>항의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임대보증금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외에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임차인이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위탁자에게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지급하는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차임이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때에는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차임은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계속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수령하는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것으로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하며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위탁자가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수령하는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차임은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신탁계약과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관련하여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우선수익자와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주채무자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간의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여신거래계약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보증채무계약상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원리금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상환에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우선적으로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충당함을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원칙으로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  <w:r>
        <w:rPr>
          <w:rFonts w:ascii="Times New Roman" w:eastAsia="바탕체" w:hAnsi="Times New Roman"/>
          <w:kern w:val="0"/>
          <w:sz w:val="22"/>
        </w:rPr>
        <w:t>다만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위탁자가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물상보증인인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보증채무가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발생한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때부터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그러하다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</w:p>
    <w:p w14:paraId="412165FC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③</w:t>
      </w:r>
      <w:r>
        <w:rPr>
          <w:rFonts w:ascii="Times New Roman" w:eastAsia="바탕체" w:hAnsi="Times New Roman"/>
          <w:kern w:val="0"/>
          <w:sz w:val="22"/>
        </w:rPr>
        <w:t>신탁기간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중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임대차계약기간의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만료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임대차계약의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해지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인하여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임대인의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명의를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새로운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임대차계약을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체결하는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10</w:t>
      </w:r>
      <w:r>
        <w:rPr>
          <w:rFonts w:ascii="Times New Roman" w:eastAsia="바탕체" w:hAnsi="Times New Roman"/>
          <w:kern w:val="0"/>
          <w:sz w:val="22"/>
        </w:rPr>
        <w:t>조제</w:t>
      </w:r>
      <w:r>
        <w:rPr>
          <w:rFonts w:ascii="Times New Roman" w:eastAsia="바탕체" w:hAnsi="Times New Roman"/>
          <w:kern w:val="0"/>
          <w:sz w:val="22"/>
        </w:rPr>
        <w:t>2</w:t>
      </w:r>
      <w:r>
        <w:rPr>
          <w:rFonts w:ascii="Times New Roman" w:eastAsia="바탕체" w:hAnsi="Times New Roman"/>
          <w:kern w:val="0"/>
          <w:sz w:val="22"/>
        </w:rPr>
        <w:t>항에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따라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사전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승낙을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얻어야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임대차계약과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관련하여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권리의무를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부담하지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않으며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19</w:t>
      </w:r>
      <w:r>
        <w:rPr>
          <w:rFonts w:ascii="Times New Roman" w:eastAsia="바탕체" w:hAnsi="Times New Roman"/>
          <w:kern w:val="0"/>
          <w:sz w:val="22"/>
        </w:rPr>
        <w:t>조의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임차인에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대한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명도청구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조치사항을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임대차계약서에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명기하여야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39524DF0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④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3</w:t>
      </w:r>
      <w:r>
        <w:rPr>
          <w:rFonts w:ascii="Times New Roman" w:eastAsia="바탕체" w:hAnsi="Times New Roman"/>
          <w:kern w:val="0"/>
          <w:sz w:val="22"/>
        </w:rPr>
        <w:t>항의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규정에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불구하고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임의로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체결한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임대차계약은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효력을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주장할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없으며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그로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인하여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손해가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발생하는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은행에게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배상하여야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</w:p>
    <w:p w14:paraId="2584CC0D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⑤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3</w:t>
      </w:r>
      <w:r>
        <w:rPr>
          <w:rFonts w:ascii="Times New Roman" w:eastAsia="바탕체" w:hAnsi="Times New Roman"/>
          <w:kern w:val="0"/>
          <w:sz w:val="22"/>
        </w:rPr>
        <w:t>항의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규정에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의하여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명의로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새로운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임대차계약을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체결하는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임차인의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요구가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수탁자가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공동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날인한다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</w:p>
    <w:p w14:paraId="7294DCB8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⑥</w:t>
      </w:r>
      <w:r>
        <w:rPr>
          <w:rFonts w:ascii="Times New Roman" w:eastAsia="바탕체" w:hAnsi="Times New Roman"/>
          <w:kern w:val="0"/>
          <w:sz w:val="22"/>
        </w:rPr>
        <w:t>신탁계약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기간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중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임대인의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명의를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새로운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임대차계약을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체결하는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은행간에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별도의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특약을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체결하여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그에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따르기로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53E4826B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⑦</w:t>
      </w:r>
      <w:r>
        <w:rPr>
          <w:rFonts w:ascii="Times New Roman" w:eastAsia="바탕체" w:hAnsi="Times New Roman"/>
          <w:kern w:val="0"/>
          <w:sz w:val="22"/>
        </w:rPr>
        <w:t>신규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임대차보증금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재임대차보증금이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임대차보증금보다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많은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우선수익자와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협의하여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결과에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따라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처리하거나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은행간에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특약을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체결하여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그에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따라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관리하도록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006C1B37" w14:textId="77777777" w:rsidR="00DE42D9" w:rsidRDefault="00DE42D9">
      <w:pPr>
        <w:snapToGrid w:val="0"/>
        <w:spacing w:after="0" w:line="360" w:lineRule="auto"/>
        <w:ind w:left="700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4E5CC660" w14:textId="77777777" w:rsidR="00DE42D9" w:rsidRDefault="00930A79">
      <w:pPr>
        <w:snapToGrid w:val="0"/>
        <w:spacing w:after="0" w:line="360" w:lineRule="auto"/>
        <w:ind w:left="700" w:hanging="700"/>
        <w:textAlignment w:val="baseline"/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12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보험계약</w:t>
      </w:r>
      <w:r>
        <w:rPr>
          <w:rFonts w:ascii="Times New Roman" w:eastAsia="바탕체" w:hAnsi="Times New Roman"/>
          <w:b/>
          <w:bCs/>
          <w:kern w:val="0"/>
          <w:sz w:val="22"/>
        </w:rPr>
        <w:t xml:space="preserve">) </w:t>
      </w:r>
      <w:r>
        <w:rPr>
          <w:rFonts w:ascii="바탕;Batang" w:eastAsia="바탕;Batang" w:hAnsi="바탕;Batang" w:cs="바탕;Batang"/>
          <w:kern w:val="0"/>
          <w:sz w:val="22"/>
        </w:rPr>
        <w:t>①</w:t>
      </w:r>
      <w:r>
        <w:rPr>
          <w:rFonts w:ascii="Times New Roman" w:eastAsia="바탕체" w:hAnsi="Times New Roman"/>
          <w:kern w:val="0"/>
          <w:sz w:val="22"/>
        </w:rPr>
        <w:t>신탁부동산에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대한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보험계약은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정하는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방법으로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체결하며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계약이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존속하는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동안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계속하여야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보험계약의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계약자는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수익자는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>,</w:t>
      </w:r>
    </w:p>
    <w:p w14:paraId="58332FF6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②</w:t>
      </w:r>
      <w:r>
        <w:rPr>
          <w:rFonts w:ascii="Times New Roman" w:eastAsia="바탕체" w:hAnsi="Times New Roman"/>
          <w:kern w:val="0"/>
          <w:sz w:val="22"/>
        </w:rPr>
        <w:t>신탁계약체결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이전에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체결된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보험계약이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보험수익자를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변경하여야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하며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이때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소요되는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일체의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비용은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부담한다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</w:p>
    <w:p w14:paraId="3EC3C290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③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1</w:t>
      </w:r>
      <w:r>
        <w:rPr>
          <w:rFonts w:ascii="Times New Roman" w:eastAsia="바탕체" w:hAnsi="Times New Roman"/>
          <w:kern w:val="0"/>
          <w:sz w:val="22"/>
        </w:rPr>
        <w:t>항에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의한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보험계약에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근거하여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보험금을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수령하였을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때에는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다른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신탁목적물을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추가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제공하는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상당한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이유가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없는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수령금으로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이해관계를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가진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권리자의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채권을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보전하기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신탁기간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만료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전이라도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보험금으로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23</w:t>
      </w:r>
      <w:r>
        <w:rPr>
          <w:rFonts w:ascii="Times New Roman" w:eastAsia="바탕체" w:hAnsi="Times New Roman"/>
          <w:kern w:val="0"/>
          <w:sz w:val="22"/>
        </w:rPr>
        <w:t>조에서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정한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방법에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따라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정산할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770BF21D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205440A4" w14:textId="77777777" w:rsidR="00DE42D9" w:rsidRDefault="00930A79">
      <w:pPr>
        <w:snapToGrid w:val="0"/>
        <w:spacing w:after="0" w:line="360" w:lineRule="auto"/>
        <w:ind w:left="700" w:hanging="700"/>
        <w:textAlignment w:val="baseline"/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13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신탁부동산의</w:t>
      </w:r>
      <w:r>
        <w:rPr>
          <w:rFonts w:ascii="Times New Roman" w:eastAsia="Times New Roman" w:hAnsi="Times New Roman"/>
          <w:b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추가</w:t>
      </w:r>
      <w:r>
        <w:rPr>
          <w:rFonts w:ascii="Times New Roman" w:eastAsia="Times New Roman" w:hAnsi="Times New Roman"/>
          <w:b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제공</w:t>
      </w:r>
      <w:r>
        <w:rPr>
          <w:rFonts w:ascii="Times New Roman" w:eastAsia="바탕체" w:hAnsi="Times New Roman"/>
          <w:b/>
          <w:bCs/>
          <w:kern w:val="0"/>
          <w:sz w:val="22"/>
        </w:rPr>
        <w:t xml:space="preserve">) </w:t>
      </w:r>
      <w:r>
        <w:rPr>
          <w:rFonts w:ascii="바탕;Batang" w:eastAsia="바탕;Batang" w:hAnsi="바탕;Batang" w:cs="바탕;Batang"/>
          <w:kern w:val="0"/>
          <w:sz w:val="22"/>
        </w:rPr>
        <w:t>①</w:t>
      </w:r>
      <w:r>
        <w:rPr>
          <w:rFonts w:ascii="Times New Roman" w:eastAsia="바탕체" w:hAnsi="Times New Roman"/>
          <w:kern w:val="0"/>
          <w:sz w:val="22"/>
        </w:rPr>
        <w:t>신탁부동산의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가치가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저감되어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우선수익자의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채권보전에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부족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발생이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예견되는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때에는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우선수익자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청구에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의하여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인정하는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부동산을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신탁계약의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목적물로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추가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제공하여야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</w:p>
    <w:p w14:paraId="5B40A207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②</w:t>
      </w:r>
      <w:r>
        <w:rPr>
          <w:rFonts w:ascii="Times New Roman" w:eastAsia="바탕체" w:hAnsi="Times New Roman"/>
          <w:kern w:val="0"/>
          <w:sz w:val="22"/>
        </w:rPr>
        <w:t>위탁자가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1</w:t>
      </w:r>
      <w:r>
        <w:rPr>
          <w:rFonts w:ascii="Times New Roman" w:eastAsia="바탕체" w:hAnsi="Times New Roman"/>
          <w:kern w:val="0"/>
          <w:sz w:val="22"/>
        </w:rPr>
        <w:t>항에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의한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목적물의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추가제공을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거부하거나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상당기간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이행하지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못하는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우선수익자의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청구에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의하여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5994C733" w14:textId="77777777" w:rsidR="00DE42D9" w:rsidRDefault="00DE42D9">
      <w:pPr>
        <w:snapToGrid w:val="0"/>
        <w:spacing w:after="0" w:line="360" w:lineRule="auto"/>
        <w:ind w:left="700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3BAAD581" w14:textId="77777777" w:rsidR="00DE42D9" w:rsidRDefault="00930A79">
      <w:pPr>
        <w:snapToGrid w:val="0"/>
        <w:spacing w:after="0" w:line="360" w:lineRule="auto"/>
        <w:ind w:left="700" w:hanging="700"/>
        <w:textAlignment w:val="baseline"/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14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선관주의의무</w:t>
      </w:r>
      <w:r>
        <w:rPr>
          <w:rFonts w:ascii="Times New Roman" w:eastAsia="Times New Roman" w:hAnsi="Times New Roman"/>
          <w:b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및</w:t>
      </w:r>
      <w:r>
        <w:rPr>
          <w:rFonts w:ascii="Times New Roman" w:eastAsia="Times New Roman" w:hAnsi="Times New Roman"/>
          <w:b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하자담보책임</w:t>
      </w:r>
      <w:r>
        <w:rPr>
          <w:rFonts w:ascii="Times New Roman" w:eastAsia="바탕체" w:hAnsi="Times New Roman"/>
          <w:b/>
          <w:bCs/>
          <w:kern w:val="0"/>
          <w:sz w:val="22"/>
        </w:rPr>
        <w:t xml:space="preserve">) </w:t>
      </w:r>
      <w:r>
        <w:rPr>
          <w:rFonts w:ascii="바탕;Batang" w:eastAsia="바탕;Batang" w:hAnsi="바탕;Batang" w:cs="바탕;Batang"/>
          <w:kern w:val="0"/>
          <w:sz w:val="22"/>
        </w:rPr>
        <w:t>①</w:t>
      </w:r>
      <w:r>
        <w:rPr>
          <w:rFonts w:ascii="Times New Roman" w:eastAsia="바탕체" w:hAnsi="Times New Roman"/>
          <w:kern w:val="0"/>
          <w:sz w:val="22"/>
        </w:rPr>
        <w:t>은행은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보전관리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기타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신탁사무에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대하여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선량한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관리자로서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주의의무를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가진다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23CD97DF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②</w:t>
      </w:r>
      <w:r>
        <w:rPr>
          <w:rFonts w:ascii="Times New Roman" w:eastAsia="바탕체" w:hAnsi="Times New Roman"/>
          <w:kern w:val="0"/>
          <w:sz w:val="22"/>
        </w:rPr>
        <w:t>위탁자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수익자에게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손해가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발생하더라도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고의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과실에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의하지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아니한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책임을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부담하지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아니한다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21480FF8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③</w:t>
      </w:r>
      <w:r>
        <w:rPr>
          <w:rFonts w:ascii="Times New Roman" w:eastAsia="바탕체" w:hAnsi="Times New Roman"/>
          <w:kern w:val="0"/>
          <w:sz w:val="22"/>
        </w:rPr>
        <w:t>위탁자는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권리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하자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인한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우선수익자의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손해에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대해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책임을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부담한다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</w:p>
    <w:p w14:paraId="64995B48" w14:textId="77777777" w:rsidR="00DE42D9" w:rsidRDefault="00DE42D9">
      <w:pPr>
        <w:snapToGrid w:val="0"/>
        <w:spacing w:after="0" w:line="360" w:lineRule="auto"/>
        <w:ind w:left="700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6A4FD037" w14:textId="77777777" w:rsidR="00DE42D9" w:rsidRDefault="00930A79">
      <w:pPr>
        <w:snapToGrid w:val="0"/>
        <w:spacing w:after="0" w:line="360" w:lineRule="auto"/>
        <w:ind w:left="700" w:hanging="700"/>
        <w:textAlignment w:val="baseline"/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15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신탁재산에</w:t>
      </w:r>
      <w:r>
        <w:rPr>
          <w:rFonts w:ascii="Times New Roman" w:eastAsia="Times New Roman" w:hAnsi="Times New Roman"/>
          <w:b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속하는</w:t>
      </w:r>
      <w:r>
        <w:rPr>
          <w:rFonts w:ascii="Times New Roman" w:eastAsia="Times New Roman" w:hAnsi="Times New Roman"/>
          <w:b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금전의</w:t>
      </w:r>
      <w:r>
        <w:rPr>
          <w:rFonts w:ascii="Times New Roman" w:eastAsia="Times New Roman" w:hAnsi="Times New Roman"/>
          <w:b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운용</w:t>
      </w:r>
      <w:r>
        <w:rPr>
          <w:rFonts w:ascii="Times New Roman" w:eastAsia="바탕체" w:hAnsi="Times New Roman"/>
          <w:b/>
          <w:bCs/>
          <w:kern w:val="0"/>
          <w:sz w:val="22"/>
        </w:rPr>
        <w:t>)</w:t>
      </w:r>
      <w:r>
        <w:rPr>
          <w:rFonts w:ascii="Times New Roman" w:eastAsia="바탕체" w:hAnsi="Times New Roman"/>
          <w:kern w:val="0"/>
          <w:sz w:val="22"/>
        </w:rPr>
        <w:t xml:space="preserve"> </w:t>
      </w:r>
      <w:r>
        <w:rPr>
          <w:rFonts w:ascii="바탕;Batang" w:eastAsia="바탕;Batang" w:hAnsi="바탕;Batang" w:cs="바탕;Batang"/>
          <w:kern w:val="0"/>
          <w:sz w:val="22"/>
        </w:rPr>
        <w:t>①</w:t>
      </w:r>
      <w:r>
        <w:rPr>
          <w:rFonts w:ascii="Times New Roman" w:eastAsia="바탕체" w:hAnsi="Times New Roman"/>
          <w:kern w:val="0"/>
          <w:sz w:val="22"/>
        </w:rPr>
        <w:t>은행은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관련된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계약보증금</w:t>
      </w:r>
      <w:r>
        <w:rPr>
          <w:rFonts w:ascii="Times New Roman" w:eastAsia="바탕체" w:hAnsi="Times New Roman"/>
          <w:kern w:val="0"/>
          <w:sz w:val="22"/>
        </w:rPr>
        <w:t>(</w:t>
      </w:r>
      <w:r>
        <w:rPr>
          <w:rFonts w:ascii="Times New Roman" w:eastAsia="바탕체" w:hAnsi="Times New Roman"/>
          <w:kern w:val="0"/>
          <w:sz w:val="22"/>
        </w:rPr>
        <w:t>계약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해제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위약금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포함</w:t>
      </w:r>
      <w:r>
        <w:rPr>
          <w:rFonts w:ascii="Times New Roman" w:eastAsia="바탕체" w:hAnsi="Times New Roman"/>
          <w:kern w:val="0"/>
          <w:sz w:val="22"/>
        </w:rPr>
        <w:t xml:space="preserve">), </w:t>
      </w:r>
      <w:r>
        <w:rPr>
          <w:rFonts w:ascii="Times New Roman" w:eastAsia="바탕체" w:hAnsi="Times New Roman"/>
          <w:kern w:val="0"/>
          <w:sz w:val="22"/>
        </w:rPr>
        <w:t>중도금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잔금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신탁재산에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속하는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금전을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수익자에게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교부하게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때까지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자본시장과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금융투자업에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관한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법률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관련법령에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정한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바에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따라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운용할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  <w:r>
        <w:rPr>
          <w:rFonts w:ascii="Times New Roman" w:eastAsia="바탕체" w:hAnsi="Times New Roman"/>
          <w:kern w:val="0"/>
          <w:sz w:val="22"/>
        </w:rPr>
        <w:t>다만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위탁자는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관계법령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범위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내에서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금전의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운용방법을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별도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지정할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</w:p>
    <w:p w14:paraId="12F3BFE0" w14:textId="77777777" w:rsidR="00DE42D9" w:rsidRDefault="00930A79">
      <w:pPr>
        <w:snapToGrid w:val="0"/>
        <w:spacing w:after="0" w:line="360" w:lineRule="auto"/>
        <w:ind w:left="1440" w:hanging="72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②</w:t>
      </w:r>
      <w:r>
        <w:rPr>
          <w:rFonts w:ascii="Times New Roman" w:eastAsia="바탕체" w:hAnsi="Times New Roman"/>
          <w:kern w:val="0"/>
          <w:sz w:val="22"/>
        </w:rPr>
        <w:t>은행은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신탁재산을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다른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신탁재산과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구분하여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관리</w:t>
      </w:r>
      <w:r>
        <w:rPr>
          <w:rFonts w:ascii="MS Mincho" w:eastAsia="MS Mincho" w:hAnsi="MS Mincho" w:cs="MS Mincho"/>
          <w:kern w:val="0"/>
          <w:sz w:val="22"/>
        </w:rPr>
        <w:t>․</w:t>
      </w:r>
      <w:r>
        <w:rPr>
          <w:rFonts w:ascii="Times New Roman" w:eastAsia="바탕체" w:hAnsi="Times New Roman"/>
          <w:kern w:val="0"/>
          <w:sz w:val="22"/>
        </w:rPr>
        <w:t>운용한다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</w:p>
    <w:p w14:paraId="2C14AB73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300221A9" w14:textId="77777777" w:rsidR="00DE42D9" w:rsidRDefault="00930A79">
      <w:pPr>
        <w:snapToGrid w:val="0"/>
        <w:spacing w:after="0" w:line="360" w:lineRule="auto"/>
        <w:ind w:left="700" w:hanging="700"/>
        <w:textAlignment w:val="baseline"/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16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비용의</w:t>
      </w:r>
      <w:r>
        <w:rPr>
          <w:rFonts w:ascii="Times New Roman" w:eastAsia="Times New Roman" w:hAnsi="Times New Roman"/>
          <w:b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부담</w:t>
      </w:r>
      <w:r>
        <w:rPr>
          <w:rFonts w:ascii="Times New Roman" w:eastAsia="바탕체" w:hAnsi="Times New Roman"/>
          <w:b/>
          <w:bCs/>
          <w:kern w:val="0"/>
          <w:sz w:val="22"/>
        </w:rPr>
        <w:t xml:space="preserve">) </w:t>
      </w:r>
      <w:r>
        <w:rPr>
          <w:rFonts w:ascii="바탕;Batang" w:eastAsia="바탕;Batang" w:hAnsi="바탕;Batang" w:cs="바탕;Batang"/>
          <w:kern w:val="0"/>
          <w:sz w:val="22"/>
        </w:rPr>
        <w:t>①</w:t>
      </w:r>
      <w:r>
        <w:rPr>
          <w:rFonts w:ascii="Times New Roman" w:eastAsia="바탕체" w:hAnsi="Times New Roman"/>
          <w:kern w:val="0"/>
          <w:sz w:val="22"/>
        </w:rPr>
        <w:t>신탁부동산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신탁이익에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대한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제세공과금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유지관리비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금융비용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기타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신탁사무의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처리에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필요한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제비용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신탁사무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처리에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있어서의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책임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없는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사유로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발생한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손해는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부담한다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5CD223CA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②</w:t>
      </w:r>
      <w:r>
        <w:rPr>
          <w:rFonts w:ascii="Times New Roman" w:eastAsia="바탕체" w:hAnsi="Times New Roman"/>
          <w:kern w:val="0"/>
          <w:sz w:val="22"/>
        </w:rPr>
        <w:t>신탁재산에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속하는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금전으로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1</w:t>
      </w:r>
      <w:r>
        <w:rPr>
          <w:rFonts w:ascii="Times New Roman" w:eastAsia="바탕체" w:hAnsi="Times New Roman"/>
          <w:kern w:val="0"/>
          <w:sz w:val="22"/>
        </w:rPr>
        <w:t>항의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제비용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지급에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부족하고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위탁자로부터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부족금액을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받을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없는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상당하다고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인정하는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방법으로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일부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전부를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지급에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충당할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04B3DC98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③</w:t>
      </w:r>
      <w:r>
        <w:rPr>
          <w:rFonts w:ascii="Times New Roman" w:eastAsia="바탕체" w:hAnsi="Times New Roman"/>
          <w:kern w:val="0"/>
          <w:sz w:val="22"/>
        </w:rPr>
        <w:t>위탁자가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1</w:t>
      </w:r>
      <w:r>
        <w:rPr>
          <w:rFonts w:ascii="Times New Roman" w:eastAsia="바탕체" w:hAnsi="Times New Roman"/>
          <w:kern w:val="0"/>
          <w:sz w:val="22"/>
        </w:rPr>
        <w:t>항의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비용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지급시기에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납부하지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않는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대신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납부할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있으며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대지급일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익일부터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상환일까지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고유계정의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연체대출금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이자율을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기준으로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산출한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이자를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원금에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포함하여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지급하여야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03226F64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④</w:t>
      </w:r>
      <w:r>
        <w:rPr>
          <w:rFonts w:ascii="Times New Roman" w:eastAsia="바탕체" w:hAnsi="Times New Roman"/>
          <w:kern w:val="0"/>
          <w:sz w:val="22"/>
        </w:rPr>
        <w:t>은행은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3</w:t>
      </w:r>
      <w:r>
        <w:rPr>
          <w:rFonts w:ascii="Times New Roman" w:eastAsia="바탕체" w:hAnsi="Times New Roman"/>
          <w:kern w:val="0"/>
          <w:sz w:val="22"/>
        </w:rPr>
        <w:t>항의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대지급금과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지연손해금을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우선수익자에게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지급할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lastRenderedPageBreak/>
        <w:t>금전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재산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중에서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공제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수취할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5B17FD55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⑤</w:t>
      </w:r>
      <w:r>
        <w:rPr>
          <w:rFonts w:ascii="Times New Roman" w:eastAsia="바탕체" w:hAnsi="Times New Roman"/>
          <w:kern w:val="0"/>
          <w:sz w:val="22"/>
        </w:rPr>
        <w:t>위탁자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기인하여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부담할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비용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대지급한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비용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청구에도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불구하고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계속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거부하는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수익자에게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신탁계약의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해지예정을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통지한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적정하다고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인정하는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방법으로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신탁재산을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충당할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425E93F3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415EBB9A" w14:textId="77777777" w:rsidR="00DE42D9" w:rsidRDefault="00930A79">
      <w:pPr>
        <w:snapToGrid w:val="0"/>
        <w:spacing w:after="0" w:line="360" w:lineRule="auto"/>
        <w:ind w:left="700" w:hanging="700"/>
        <w:textAlignment w:val="baseline"/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17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신탁의</w:t>
      </w:r>
      <w:r>
        <w:rPr>
          <w:rFonts w:ascii="Times New Roman" w:eastAsia="Times New Roman" w:hAnsi="Times New Roman"/>
          <w:b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계산</w:t>
      </w:r>
      <w:r>
        <w:rPr>
          <w:rFonts w:ascii="Times New Roman" w:eastAsia="Times New Roman" w:hAnsi="Times New Roman"/>
          <w:b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및</w:t>
      </w:r>
      <w:r>
        <w:rPr>
          <w:rFonts w:ascii="Times New Roman" w:eastAsia="Times New Roman" w:hAnsi="Times New Roman"/>
          <w:b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수익의</w:t>
      </w:r>
      <w:r>
        <w:rPr>
          <w:rFonts w:ascii="Times New Roman" w:eastAsia="Times New Roman" w:hAnsi="Times New Roman"/>
          <w:b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교부</w:t>
      </w:r>
      <w:r>
        <w:rPr>
          <w:rFonts w:ascii="Times New Roman" w:eastAsia="바탕체" w:hAnsi="Times New Roman"/>
          <w:b/>
          <w:bCs/>
          <w:kern w:val="0"/>
          <w:sz w:val="22"/>
        </w:rPr>
        <w:t xml:space="preserve">) </w:t>
      </w:r>
      <w:r>
        <w:rPr>
          <w:rFonts w:ascii="바탕;Batang" w:eastAsia="바탕;Batang" w:hAnsi="바탕;Batang" w:cs="바탕;Batang"/>
          <w:kern w:val="0"/>
          <w:sz w:val="22"/>
        </w:rPr>
        <w:t>①</w:t>
      </w:r>
      <w:r>
        <w:rPr>
          <w:rFonts w:ascii="Times New Roman" w:eastAsia="바탕체" w:hAnsi="Times New Roman"/>
          <w:kern w:val="0"/>
          <w:sz w:val="22"/>
        </w:rPr>
        <w:t>신탁재산에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관한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계산기일은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매년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12</w:t>
      </w:r>
      <w:r>
        <w:rPr>
          <w:rFonts w:ascii="Times New Roman" w:eastAsia="바탕체" w:hAnsi="Times New Roman"/>
          <w:kern w:val="0"/>
          <w:sz w:val="22"/>
        </w:rPr>
        <w:t>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31</w:t>
      </w:r>
      <w:r>
        <w:rPr>
          <w:rFonts w:ascii="Times New Roman" w:eastAsia="바탕체" w:hAnsi="Times New Roman"/>
          <w:kern w:val="0"/>
          <w:sz w:val="22"/>
        </w:rPr>
        <w:t>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신탁종료일로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하고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은행은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당해기의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수지계산서를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작성해서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수익자에게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통보하고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신탁수익은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현상대로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교부한다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6A4FD31E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②</w:t>
      </w:r>
      <w:r>
        <w:rPr>
          <w:rFonts w:ascii="Times New Roman" w:eastAsia="바탕체" w:hAnsi="Times New Roman"/>
          <w:kern w:val="0"/>
          <w:sz w:val="22"/>
        </w:rPr>
        <w:t>계산기일이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도래하기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전에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수익자와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합의하는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신탁재산에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의하여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발생된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비용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신탁보수를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매월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매분기별로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가정산할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13630D61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5A04EFCB" w14:textId="77777777" w:rsidR="00DE42D9" w:rsidRDefault="00930A79">
      <w:pPr>
        <w:snapToGrid w:val="0"/>
        <w:spacing w:after="0" w:line="360" w:lineRule="auto"/>
        <w:ind w:left="700" w:hanging="700"/>
        <w:textAlignment w:val="baseline"/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18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신탁보수</w:t>
      </w:r>
      <w:r>
        <w:rPr>
          <w:rFonts w:ascii="Times New Roman" w:eastAsia="바탕체" w:hAnsi="Times New Roman"/>
          <w:b/>
          <w:bCs/>
          <w:kern w:val="0"/>
          <w:sz w:val="22"/>
        </w:rPr>
        <w:t xml:space="preserve">) </w:t>
      </w:r>
      <w:r>
        <w:rPr>
          <w:rFonts w:ascii="바탕;Batang" w:eastAsia="바탕;Batang" w:hAnsi="바탕;Batang" w:cs="바탕;Batang"/>
          <w:kern w:val="0"/>
          <w:sz w:val="22"/>
        </w:rPr>
        <w:t>①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관리보수는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『별지</w:t>
      </w:r>
      <w:r>
        <w:rPr>
          <w:rFonts w:ascii="Times New Roman" w:eastAsia="바탕체" w:hAnsi="Times New Roman"/>
          <w:kern w:val="0"/>
          <w:sz w:val="22"/>
        </w:rPr>
        <w:t xml:space="preserve">3 </w:t>
      </w:r>
      <w:r>
        <w:rPr>
          <w:rFonts w:ascii="Times New Roman" w:eastAsia="바탕체" w:hAnsi="Times New Roman"/>
          <w:kern w:val="0"/>
          <w:sz w:val="22"/>
        </w:rPr>
        <w:t>신탁보수에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관한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약정』에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정한다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</w:p>
    <w:p w14:paraId="0A70295F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②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1</w:t>
      </w:r>
      <w:r>
        <w:rPr>
          <w:rFonts w:ascii="Times New Roman" w:eastAsia="바탕체" w:hAnsi="Times New Roman"/>
          <w:kern w:val="0"/>
          <w:sz w:val="22"/>
        </w:rPr>
        <w:t>항의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신탁보수는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수익권증서를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발급함으로써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지급의무가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발생한다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0BEFE733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③</w:t>
      </w:r>
      <w:r>
        <w:rPr>
          <w:rFonts w:ascii="Times New Roman" w:eastAsia="바탕체" w:hAnsi="Times New Roman"/>
          <w:kern w:val="0"/>
          <w:sz w:val="22"/>
        </w:rPr>
        <w:t>신탁부동산의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따른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신탁보수는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1</w:t>
      </w:r>
      <w:r>
        <w:rPr>
          <w:rFonts w:ascii="Times New Roman" w:eastAsia="바탕체" w:hAnsi="Times New Roman"/>
          <w:kern w:val="0"/>
          <w:sz w:val="22"/>
        </w:rPr>
        <w:t>항에서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정한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신탁보수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외에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별도로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신탁재산의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처분금액을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기준으로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『별지</w:t>
      </w:r>
      <w:r>
        <w:rPr>
          <w:rFonts w:ascii="Times New Roman" w:eastAsia="바탕체" w:hAnsi="Times New Roman"/>
          <w:kern w:val="0"/>
          <w:sz w:val="22"/>
        </w:rPr>
        <w:t xml:space="preserve">3 </w:t>
      </w:r>
      <w:r>
        <w:rPr>
          <w:rFonts w:ascii="Times New Roman" w:eastAsia="바탕체" w:hAnsi="Times New Roman"/>
          <w:kern w:val="0"/>
          <w:sz w:val="22"/>
        </w:rPr>
        <w:t>신탁보수에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관한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약정』에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의하여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산출한다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</w:p>
    <w:p w14:paraId="0D854029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④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3</w:t>
      </w:r>
      <w:r>
        <w:rPr>
          <w:rFonts w:ascii="Times New Roman" w:eastAsia="바탕체" w:hAnsi="Times New Roman"/>
          <w:kern w:val="0"/>
          <w:sz w:val="22"/>
        </w:rPr>
        <w:t>항에서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정한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신탁보수는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계약보증금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수령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50%</w:t>
      </w:r>
      <w:r>
        <w:rPr>
          <w:rFonts w:ascii="Times New Roman" w:eastAsia="바탕체" w:hAnsi="Times New Roman"/>
          <w:kern w:val="0"/>
          <w:sz w:val="22"/>
        </w:rPr>
        <w:t>를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처분대금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완전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수령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나머지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50%</w:t>
      </w:r>
      <w:r>
        <w:rPr>
          <w:rFonts w:ascii="Times New Roman" w:eastAsia="바탕체" w:hAnsi="Times New Roman"/>
          <w:kern w:val="0"/>
          <w:sz w:val="22"/>
        </w:rPr>
        <w:t>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지급기로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  <w:r>
        <w:rPr>
          <w:rFonts w:ascii="Times New Roman" w:eastAsia="바탕체" w:hAnsi="Times New Roman"/>
          <w:kern w:val="0"/>
          <w:sz w:val="22"/>
        </w:rPr>
        <w:t>다만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은행은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처분계약이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해지된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계약보증금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수령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받은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신탁보수를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환급하지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않는다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</w:p>
    <w:p w14:paraId="4BFB13F3" w14:textId="77777777" w:rsidR="00DE42D9" w:rsidRDefault="00930A79">
      <w:pPr>
        <w:snapToGrid w:val="0"/>
        <w:spacing w:after="0" w:line="360" w:lineRule="auto"/>
        <w:ind w:left="700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바탕;Batang" w:eastAsia="바탕;Batang" w:hAnsi="바탕;Batang" w:cs="바탕;Batang"/>
          <w:kern w:val="0"/>
          <w:sz w:val="22"/>
        </w:rPr>
        <w:t>⑤</w:t>
      </w:r>
      <w:r>
        <w:rPr>
          <w:rFonts w:ascii="Times New Roman" w:eastAsia="바탕체" w:hAnsi="Times New Roman"/>
          <w:kern w:val="0"/>
          <w:sz w:val="22"/>
        </w:rPr>
        <w:t>은행이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임대차를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중개한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1</w:t>
      </w:r>
      <w:r>
        <w:rPr>
          <w:rFonts w:ascii="Times New Roman" w:eastAsia="바탕체" w:hAnsi="Times New Roman"/>
          <w:kern w:val="0"/>
          <w:sz w:val="22"/>
        </w:rPr>
        <w:t>항에서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정한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신탁보수와는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별도로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부동산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임대차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중개수수료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상당액을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받을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7A392DD0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7E9F6AE9" w14:textId="77777777" w:rsidR="00DE42D9" w:rsidRDefault="00930A79">
      <w:pPr>
        <w:snapToGrid w:val="0"/>
        <w:spacing w:after="0" w:line="360" w:lineRule="auto"/>
        <w:ind w:left="697" w:hanging="697"/>
        <w:textAlignment w:val="baseline"/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19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신탁부동산</w:t>
      </w:r>
      <w:r>
        <w:rPr>
          <w:rFonts w:ascii="Times New Roman" w:eastAsia="Times New Roman" w:hAnsi="Times New Roman"/>
          <w:b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처분시기</w:t>
      </w:r>
      <w:r>
        <w:rPr>
          <w:rFonts w:ascii="Times New Roman" w:eastAsia="바탕체" w:hAnsi="Times New Roman"/>
          <w:b/>
          <w:bCs/>
          <w:kern w:val="0"/>
          <w:sz w:val="22"/>
        </w:rPr>
        <w:t xml:space="preserve">) </w:t>
      </w:r>
      <w:r>
        <w:rPr>
          <w:rFonts w:ascii="바탕;Batang" w:eastAsia="바탕;Batang" w:hAnsi="바탕;Batang" w:cs="바탕;Batang"/>
          <w:kern w:val="0"/>
          <w:sz w:val="22"/>
        </w:rPr>
        <w:t>①</w:t>
      </w:r>
      <w:r>
        <w:rPr>
          <w:rFonts w:ascii="Times New Roman" w:eastAsia="바탕체" w:hAnsi="Times New Roman"/>
          <w:kern w:val="0"/>
          <w:sz w:val="22"/>
        </w:rPr>
        <w:t>은행은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다음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각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호의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1</w:t>
      </w:r>
      <w:r>
        <w:rPr>
          <w:rFonts w:ascii="Times New Roman" w:eastAsia="바탕체" w:hAnsi="Times New Roman"/>
          <w:kern w:val="0"/>
          <w:sz w:val="22"/>
        </w:rPr>
        <w:t>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해당하는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신탁기간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종료전이라도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우선수익자의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청구에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의하여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44D571A4" w14:textId="77777777" w:rsidR="00DE42D9" w:rsidRDefault="00930A79">
      <w:pPr>
        <w:snapToGrid w:val="0"/>
        <w:spacing w:after="0" w:line="360" w:lineRule="auto"/>
        <w:ind w:left="940" w:hanging="220"/>
        <w:textAlignment w:val="baseline"/>
        <w:rPr>
          <w:rFonts w:eastAsia="바탕체"/>
        </w:rPr>
      </w:pPr>
      <w:r>
        <w:rPr>
          <w:rFonts w:ascii="Times New Roman" w:eastAsia="바탕체" w:hAnsi="Times New Roman"/>
          <w:kern w:val="0"/>
          <w:sz w:val="22"/>
        </w:rPr>
        <w:t xml:space="preserve">1. </w:t>
      </w:r>
      <w:r>
        <w:rPr>
          <w:rFonts w:ascii="Times New Roman" w:eastAsia="바탕체" w:hAnsi="Times New Roman"/>
          <w:kern w:val="0"/>
          <w:sz w:val="22"/>
        </w:rPr>
        <w:t>우선수익자와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채무자간에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체결한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여신거래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보증채무약정을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불이행한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  <w:r>
        <w:rPr>
          <w:rFonts w:ascii="Times New Roman" w:eastAsia="바탕체" w:hAnsi="Times New Roman"/>
          <w:kern w:val="0"/>
          <w:sz w:val="22"/>
        </w:rPr>
        <w:t>다만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위탁자가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주채무자가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아닌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우선수익자간의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보증계약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담보설정계약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기한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채무를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불이행한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</w:p>
    <w:p w14:paraId="4B758A4D" w14:textId="77777777" w:rsidR="00DE42D9" w:rsidRDefault="00930A79">
      <w:pPr>
        <w:snapToGrid w:val="0"/>
        <w:spacing w:after="0" w:line="360" w:lineRule="auto"/>
        <w:ind w:left="940" w:hanging="220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 xml:space="preserve">2. </w:t>
      </w:r>
      <w:r>
        <w:rPr>
          <w:rFonts w:ascii="Times New Roman" w:eastAsia="바탕체" w:hAnsi="Times New Roman"/>
          <w:kern w:val="0"/>
          <w:sz w:val="22"/>
        </w:rPr>
        <w:t>위탁자가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신탁계약을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위반한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</w:t>
      </w:r>
    </w:p>
    <w:p w14:paraId="7747911F" w14:textId="77777777" w:rsidR="00DE42D9" w:rsidRDefault="00930A79">
      <w:pPr>
        <w:snapToGrid w:val="0"/>
        <w:spacing w:after="0" w:line="360" w:lineRule="auto"/>
        <w:ind w:left="940" w:hanging="220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 xml:space="preserve">3. </w:t>
      </w:r>
      <w:r>
        <w:rPr>
          <w:rFonts w:ascii="Times New Roman" w:eastAsia="바탕체" w:hAnsi="Times New Roman"/>
          <w:kern w:val="0"/>
          <w:sz w:val="22"/>
        </w:rPr>
        <w:t>기타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담보가치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저감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환가요인이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발생한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</w:p>
    <w:p w14:paraId="0F975AB6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②</w:t>
      </w:r>
      <w:r>
        <w:rPr>
          <w:rFonts w:ascii="Times New Roman" w:eastAsia="바탕체" w:hAnsi="Times New Roman"/>
          <w:kern w:val="0"/>
          <w:sz w:val="22"/>
        </w:rPr>
        <w:t>신탁계약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체결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위탁자로부터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임대차보증금을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인계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받지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못한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신탁등기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주택임대차보호법상의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대항력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임차인으로부터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임대차보증금의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반환을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요청받고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동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사실을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위탁자에게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통지하여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임대차보증금의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반환을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촉구하였으나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lastRenderedPageBreak/>
        <w:t>이행하지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아니하는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3C7FA2C0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③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1</w:t>
      </w:r>
      <w:r>
        <w:rPr>
          <w:rFonts w:ascii="Times New Roman" w:eastAsia="바탕체" w:hAnsi="Times New Roman"/>
          <w:kern w:val="0"/>
          <w:sz w:val="22"/>
        </w:rPr>
        <w:t>항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2</w:t>
      </w:r>
      <w:r>
        <w:rPr>
          <w:rFonts w:ascii="Times New Roman" w:eastAsia="바탕체" w:hAnsi="Times New Roman"/>
          <w:kern w:val="0"/>
          <w:sz w:val="22"/>
        </w:rPr>
        <w:t>항의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신고된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최종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주소지로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서면통지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발송하면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보통의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우송기간이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경과한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때에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위탁자에게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도달한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것으로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보며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위탁자는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처분사실을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사전에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인지하지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못한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은행에게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처분행위에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대하여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이의를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제기하지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못한다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</w:p>
    <w:p w14:paraId="07938728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41B4B01F" w14:textId="77777777" w:rsidR="00DE42D9" w:rsidRDefault="00930A79">
      <w:pPr>
        <w:snapToGrid w:val="0"/>
        <w:spacing w:after="0" w:line="360" w:lineRule="auto"/>
        <w:ind w:left="697" w:hanging="697"/>
        <w:textAlignment w:val="baseline"/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20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처분방법</w:t>
      </w:r>
      <w:r>
        <w:rPr>
          <w:rFonts w:ascii="Times New Roman" w:eastAsia="바탕체" w:hAnsi="Times New Roman"/>
          <w:b/>
          <w:bCs/>
          <w:kern w:val="0"/>
          <w:sz w:val="22"/>
        </w:rPr>
        <w:t>)</w:t>
      </w:r>
      <w:r>
        <w:rPr>
          <w:rFonts w:ascii="Times New Roman" w:eastAsia="바탕체" w:hAnsi="Times New Roman"/>
          <w:kern w:val="0"/>
          <w:sz w:val="22"/>
        </w:rPr>
        <w:t xml:space="preserve"> </w:t>
      </w:r>
      <w:r>
        <w:rPr>
          <w:rFonts w:ascii="바탕;Batang" w:eastAsia="바탕;Batang" w:hAnsi="바탕;Batang" w:cs="바탕;Batang"/>
          <w:kern w:val="0"/>
          <w:sz w:val="22"/>
        </w:rPr>
        <w:t>①</w:t>
      </w:r>
      <w:r>
        <w:rPr>
          <w:rFonts w:ascii="Times New Roman" w:eastAsia="바탕체" w:hAnsi="Times New Roman"/>
          <w:kern w:val="0"/>
          <w:sz w:val="22"/>
        </w:rPr>
        <w:t>신탁부동산은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공개시장에서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경쟁을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통하여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것을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원칙으로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  <w:r>
        <w:rPr>
          <w:rFonts w:ascii="Times New Roman" w:eastAsia="바탕체" w:hAnsi="Times New Roman"/>
          <w:kern w:val="0"/>
          <w:sz w:val="22"/>
        </w:rPr>
        <w:t>다만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유찰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다음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공고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전까지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직전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조건으로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수의계약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4BD55DA4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②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21</w:t>
      </w:r>
      <w:r>
        <w:rPr>
          <w:rFonts w:ascii="Times New Roman" w:eastAsia="바탕체" w:hAnsi="Times New Roman"/>
          <w:kern w:val="0"/>
          <w:sz w:val="22"/>
        </w:rPr>
        <w:t>조에서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정한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예정가격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이상을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제시한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매수희망자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중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가장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높은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금액을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제시한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자를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매수인으로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결정한다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</w:p>
    <w:p w14:paraId="53764840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7BBE99C3" w14:textId="77777777" w:rsidR="00DE42D9" w:rsidRDefault="00930A79">
      <w:pPr>
        <w:snapToGrid w:val="0"/>
        <w:spacing w:after="0" w:line="360" w:lineRule="auto"/>
        <w:ind w:left="700" w:hanging="700"/>
        <w:textAlignment w:val="baseline"/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21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공매</w:t>
      </w:r>
      <w:r>
        <w:rPr>
          <w:rFonts w:ascii="Times New Roman" w:eastAsia="Times New Roman" w:hAnsi="Times New Roman"/>
          <w:b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예정가격</w:t>
      </w:r>
      <w:r>
        <w:rPr>
          <w:rFonts w:ascii="Times New Roman" w:eastAsia="바탕체" w:hAnsi="Times New Roman"/>
          <w:b/>
          <w:bCs/>
          <w:kern w:val="0"/>
          <w:sz w:val="22"/>
        </w:rPr>
        <w:t xml:space="preserve">) </w:t>
      </w:r>
      <w:r>
        <w:rPr>
          <w:rFonts w:ascii="바탕;Batang" w:eastAsia="바탕;Batang" w:hAnsi="바탕;Batang" w:cs="바탕;Batang"/>
          <w:kern w:val="0"/>
          <w:sz w:val="22"/>
        </w:rPr>
        <w:t>①</w:t>
      </w:r>
      <w:r>
        <w:rPr>
          <w:rFonts w:ascii="Times New Roman" w:eastAsia="바탕체" w:hAnsi="Times New Roman"/>
          <w:kern w:val="0"/>
          <w:sz w:val="22"/>
        </w:rPr>
        <w:t>신탁부동산의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예정가격은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감정평가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전문기관의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감정평가액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이상으로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결정하는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것을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원칙으로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  <w:r>
        <w:rPr>
          <w:rFonts w:ascii="Times New Roman" w:eastAsia="바탕체" w:hAnsi="Times New Roman"/>
          <w:kern w:val="0"/>
          <w:sz w:val="22"/>
        </w:rPr>
        <w:t>다만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신탁개시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6</w:t>
      </w:r>
      <w:r>
        <w:rPr>
          <w:rFonts w:ascii="Times New Roman" w:eastAsia="바탕체" w:hAnsi="Times New Roman"/>
          <w:kern w:val="0"/>
          <w:sz w:val="22"/>
        </w:rPr>
        <w:t>개월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이내로서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가격변동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요인이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발생하지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않는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수익권증서상의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신탁부동산가격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이상으로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결정할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5A1DB7DD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②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1</w:t>
      </w:r>
      <w:r>
        <w:rPr>
          <w:rFonts w:ascii="Times New Roman" w:eastAsia="바탕체" w:hAnsi="Times New Roman"/>
          <w:kern w:val="0"/>
          <w:sz w:val="22"/>
        </w:rPr>
        <w:t>항의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예정가격으로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처분되지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않을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다음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처분예정가격은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직전의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예정가격을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기준으로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 xml:space="preserve">10% </w:t>
      </w:r>
      <w:r>
        <w:rPr>
          <w:rFonts w:ascii="Times New Roman" w:eastAsia="바탕체" w:hAnsi="Times New Roman"/>
          <w:kern w:val="0"/>
          <w:sz w:val="22"/>
        </w:rPr>
        <w:t>해당액을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순차적으로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차감한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금액으로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41237406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0826E2C0" w14:textId="77777777" w:rsidR="00DE42D9" w:rsidRDefault="00930A79">
      <w:pPr>
        <w:snapToGrid w:val="0"/>
        <w:spacing w:after="0" w:line="360" w:lineRule="auto"/>
        <w:ind w:left="700" w:hanging="700"/>
        <w:textAlignment w:val="baseline"/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22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처분대금</w:t>
      </w:r>
      <w:r>
        <w:rPr>
          <w:rFonts w:ascii="Times New Roman" w:eastAsia="Times New Roman" w:hAnsi="Times New Roman"/>
          <w:b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납부기한</w:t>
      </w:r>
      <w:r>
        <w:rPr>
          <w:rFonts w:ascii="Times New Roman" w:eastAsia="바탕체" w:hAnsi="Times New Roman"/>
          <w:b/>
          <w:bCs/>
          <w:kern w:val="0"/>
          <w:sz w:val="22"/>
        </w:rPr>
        <w:t xml:space="preserve">) </w:t>
      </w:r>
      <w:r>
        <w:rPr>
          <w:rFonts w:ascii="바탕;Batang" w:eastAsia="바탕;Batang" w:hAnsi="바탕;Batang" w:cs="바탕;Batang"/>
          <w:kern w:val="0"/>
          <w:sz w:val="22"/>
        </w:rPr>
        <w:t>①</w:t>
      </w:r>
      <w:r>
        <w:rPr>
          <w:rFonts w:ascii="Times New Roman" w:eastAsia="바탕체" w:hAnsi="Times New Roman"/>
          <w:kern w:val="0"/>
          <w:sz w:val="22"/>
        </w:rPr>
        <w:t>신탁부동산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처분대금은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처분계약을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체결한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날로부터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30</w:t>
      </w:r>
      <w:r>
        <w:rPr>
          <w:rFonts w:ascii="Times New Roman" w:eastAsia="바탕체" w:hAnsi="Times New Roman"/>
          <w:kern w:val="0"/>
          <w:sz w:val="22"/>
        </w:rPr>
        <w:t>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이내에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완납하는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것을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원칙으로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56D587B0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②</w:t>
      </w:r>
      <w:r>
        <w:rPr>
          <w:rFonts w:ascii="Times New Roman" w:eastAsia="바탕체" w:hAnsi="Times New Roman"/>
          <w:kern w:val="0"/>
          <w:sz w:val="22"/>
        </w:rPr>
        <w:t>3</w:t>
      </w:r>
      <w:r>
        <w:rPr>
          <w:rFonts w:ascii="Times New Roman" w:eastAsia="바탕체" w:hAnsi="Times New Roman"/>
          <w:kern w:val="0"/>
          <w:sz w:val="22"/>
        </w:rPr>
        <w:t>회이상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시도하여도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처분되지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않을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매수자를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용이하게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확보하기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이해관계인이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가지는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채권을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만족시킬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범위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내에서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처분대금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납부기한을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연장하여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분할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납부하게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예정가격은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직전의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예정가격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미만으로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없다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58C33DA8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55214440" w14:textId="77777777" w:rsidR="00DE42D9" w:rsidRDefault="00930A79">
      <w:pPr>
        <w:snapToGrid w:val="0"/>
        <w:spacing w:after="0" w:line="360" w:lineRule="auto"/>
        <w:ind w:left="700" w:hanging="700"/>
        <w:textAlignment w:val="baseline"/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23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처분대금</w:t>
      </w:r>
      <w:r>
        <w:rPr>
          <w:rFonts w:ascii="Times New Roman" w:eastAsia="Times New Roman" w:hAnsi="Times New Roman"/>
          <w:b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등</w:t>
      </w:r>
      <w:r>
        <w:rPr>
          <w:rFonts w:ascii="Times New Roman" w:eastAsia="Times New Roman" w:hAnsi="Times New Roman"/>
          <w:b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정산방법</w:t>
      </w:r>
      <w:r>
        <w:rPr>
          <w:rFonts w:ascii="Times New Roman" w:eastAsia="바탕체" w:hAnsi="Times New Roman"/>
          <w:b/>
          <w:bCs/>
          <w:kern w:val="0"/>
          <w:sz w:val="22"/>
        </w:rPr>
        <w:t>)</w:t>
      </w:r>
      <w:r>
        <w:rPr>
          <w:rFonts w:ascii="Times New Roman" w:eastAsia="바탕체" w:hAnsi="Times New Roman"/>
          <w:kern w:val="0"/>
          <w:sz w:val="22"/>
        </w:rPr>
        <w:t xml:space="preserve"> </w:t>
      </w:r>
      <w:r>
        <w:rPr>
          <w:rFonts w:ascii="바탕;Batang" w:eastAsia="바탕;Batang" w:hAnsi="바탕;Batang" w:cs="바탕;Batang"/>
          <w:kern w:val="0"/>
          <w:sz w:val="22"/>
        </w:rPr>
        <w:t>①</w:t>
      </w:r>
      <w:r>
        <w:rPr>
          <w:rFonts w:ascii="Times New Roman" w:eastAsia="바탕체" w:hAnsi="Times New Roman"/>
          <w:kern w:val="0"/>
          <w:sz w:val="22"/>
        </w:rPr>
        <w:t>은행은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처분대금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등에서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환가절차에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따른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정산순서는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다음과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같이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</w:p>
    <w:p w14:paraId="78442C81" w14:textId="77777777" w:rsidR="00DE42D9" w:rsidRDefault="00930A79">
      <w:pPr>
        <w:snapToGrid w:val="0"/>
        <w:spacing w:after="0" w:line="360" w:lineRule="auto"/>
        <w:ind w:left="920" w:hanging="220"/>
        <w:textAlignment w:val="baseline"/>
        <w:rPr>
          <w:rFonts w:eastAsia="바탕체"/>
        </w:rPr>
      </w:pPr>
      <w:r>
        <w:rPr>
          <w:rFonts w:ascii="Times New Roman" w:eastAsia="바탕체" w:hAnsi="Times New Roman"/>
          <w:kern w:val="0"/>
          <w:sz w:val="22"/>
        </w:rPr>
        <w:t xml:space="preserve">1. </w:t>
      </w:r>
      <w:r>
        <w:rPr>
          <w:rFonts w:ascii="Times New Roman" w:eastAsia="바탕체" w:hAnsi="Times New Roman"/>
          <w:kern w:val="0"/>
          <w:sz w:val="22"/>
        </w:rPr>
        <w:t>신탁계약과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관련된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비용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보수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</w:p>
    <w:p w14:paraId="6A6C4839" w14:textId="77777777" w:rsidR="00DE42D9" w:rsidRDefault="00930A79">
      <w:pPr>
        <w:snapToGrid w:val="0"/>
        <w:spacing w:after="0" w:line="360" w:lineRule="auto"/>
        <w:ind w:left="920" w:hanging="220"/>
        <w:textAlignment w:val="baseline"/>
      </w:pPr>
      <w:r>
        <w:rPr>
          <w:rFonts w:ascii="Times New Roman" w:eastAsia="바탕체" w:hAnsi="Times New Roman"/>
          <w:kern w:val="0"/>
          <w:sz w:val="22"/>
        </w:rPr>
        <w:t>가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  <w:r>
        <w:rPr>
          <w:rFonts w:ascii="Times New Roman" w:eastAsia="바탕체" w:hAnsi="Times New Roman"/>
          <w:kern w:val="0"/>
          <w:sz w:val="22"/>
        </w:rPr>
        <w:t>비용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 xml:space="preserve">: </w:t>
      </w:r>
      <w:r>
        <w:rPr>
          <w:rFonts w:ascii="Times New Roman" w:eastAsia="바탕체" w:hAnsi="Times New Roman"/>
          <w:kern w:val="0"/>
          <w:sz w:val="22"/>
        </w:rPr>
        <w:t>전기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수도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관리비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보험료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신문공고료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</w:t>
      </w:r>
      <w:r>
        <w:rPr>
          <w:rFonts w:ascii="Times New Roman" w:eastAsia="바탕체" w:hAnsi="Times New Roman"/>
          <w:kern w:val="0"/>
          <w:sz w:val="22"/>
        </w:rPr>
        <w:t>(</w:t>
      </w:r>
      <w:r>
        <w:rPr>
          <w:rFonts w:ascii="Times New Roman" w:eastAsia="바탕체" w:hAnsi="Times New Roman"/>
          <w:kern w:val="0"/>
          <w:sz w:val="22"/>
        </w:rPr>
        <w:t>처분잔대금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수납약정일까지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명의로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고지된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재산세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조세공과금</w:t>
      </w:r>
      <w:r>
        <w:rPr>
          <w:rFonts w:ascii="Times New Roman" w:eastAsia="바탕체" w:hAnsi="Times New Roman"/>
          <w:kern w:val="0"/>
          <w:sz w:val="22"/>
        </w:rPr>
        <w:t>)</w:t>
      </w:r>
    </w:p>
    <w:p w14:paraId="571B9A2F" w14:textId="77777777" w:rsidR="00DE42D9" w:rsidRDefault="00930A79">
      <w:pPr>
        <w:snapToGrid w:val="0"/>
        <w:spacing w:after="0" w:line="360" w:lineRule="auto"/>
        <w:ind w:left="920" w:hanging="220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>나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  <w:r>
        <w:rPr>
          <w:rFonts w:ascii="Times New Roman" w:eastAsia="바탕체" w:hAnsi="Times New Roman"/>
          <w:kern w:val="0"/>
          <w:sz w:val="22"/>
        </w:rPr>
        <w:t>보수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 xml:space="preserve">: </w:t>
      </w:r>
      <w:r>
        <w:rPr>
          <w:rFonts w:ascii="Times New Roman" w:eastAsia="바탕체" w:hAnsi="Times New Roman"/>
          <w:kern w:val="0"/>
          <w:sz w:val="22"/>
        </w:rPr>
        <w:t>은행에게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지급하여야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재산처분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수수료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미지급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재산관리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수수료</w:t>
      </w:r>
    </w:p>
    <w:p w14:paraId="58F6D0FE" w14:textId="77777777" w:rsidR="00DE42D9" w:rsidRDefault="00930A79">
      <w:pPr>
        <w:snapToGrid w:val="0"/>
        <w:spacing w:after="0" w:line="360" w:lineRule="auto"/>
        <w:ind w:left="920" w:hanging="220"/>
        <w:textAlignment w:val="baseline"/>
      </w:pPr>
      <w:r>
        <w:rPr>
          <w:rFonts w:ascii="Times New Roman" w:eastAsia="바탕체" w:hAnsi="Times New Roman"/>
          <w:kern w:val="0"/>
          <w:sz w:val="22"/>
        </w:rPr>
        <w:lastRenderedPageBreak/>
        <w:t xml:space="preserve">2. </w:t>
      </w:r>
      <w:r>
        <w:rPr>
          <w:rFonts w:ascii="Times New Roman" w:eastAsia="바탕체" w:hAnsi="Times New Roman"/>
          <w:kern w:val="0"/>
          <w:sz w:val="22"/>
        </w:rPr>
        <w:t>신탁등기전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소액임대차보증금</w:t>
      </w:r>
      <w:r>
        <w:rPr>
          <w:rFonts w:ascii="Times New Roman" w:eastAsia="바탕체" w:hAnsi="Times New Roman"/>
          <w:kern w:val="0"/>
          <w:sz w:val="22"/>
        </w:rPr>
        <w:t>(</w:t>
      </w:r>
      <w:r>
        <w:rPr>
          <w:rFonts w:ascii="Times New Roman" w:eastAsia="바탕체" w:hAnsi="Times New Roman"/>
          <w:kern w:val="0"/>
          <w:sz w:val="22"/>
        </w:rPr>
        <w:t>주택임대차보호법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8</w:t>
      </w:r>
      <w:r>
        <w:rPr>
          <w:rFonts w:ascii="Times New Roman" w:eastAsia="바탕체" w:hAnsi="Times New Roman"/>
          <w:kern w:val="0"/>
          <w:sz w:val="22"/>
        </w:rPr>
        <w:t>조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상가건물임대차보호법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14</w:t>
      </w:r>
      <w:r>
        <w:rPr>
          <w:rFonts w:ascii="Times New Roman" w:eastAsia="바탕체" w:hAnsi="Times New Roman"/>
          <w:kern w:val="0"/>
          <w:sz w:val="22"/>
        </w:rPr>
        <w:t>조</w:t>
      </w:r>
      <w:r>
        <w:rPr>
          <w:rFonts w:ascii="Times New Roman" w:eastAsia="바탕체" w:hAnsi="Times New Roman"/>
          <w:kern w:val="0"/>
          <w:sz w:val="22"/>
        </w:rPr>
        <w:t xml:space="preserve">) </w:t>
      </w:r>
    </w:p>
    <w:p w14:paraId="0FBC8AE6" w14:textId="77777777" w:rsidR="00DE42D9" w:rsidRDefault="00930A79">
      <w:pPr>
        <w:snapToGrid w:val="0"/>
        <w:spacing w:after="0" w:line="360" w:lineRule="auto"/>
        <w:ind w:left="920" w:hanging="220"/>
        <w:textAlignment w:val="baseline"/>
      </w:pPr>
      <w:r>
        <w:rPr>
          <w:rFonts w:ascii="Times New Roman" w:eastAsia="바탕체" w:hAnsi="Times New Roman"/>
          <w:kern w:val="0"/>
          <w:sz w:val="22"/>
        </w:rPr>
        <w:t xml:space="preserve">3. </w:t>
      </w:r>
      <w:r>
        <w:rPr>
          <w:rFonts w:ascii="Times New Roman" w:eastAsia="바탕체" w:hAnsi="Times New Roman"/>
          <w:kern w:val="0"/>
          <w:sz w:val="22"/>
        </w:rPr>
        <w:t>신탁등기전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임대차보증금</w:t>
      </w:r>
      <w:r>
        <w:rPr>
          <w:rFonts w:ascii="Times New Roman" w:eastAsia="바탕체" w:hAnsi="Times New Roman"/>
          <w:kern w:val="0"/>
          <w:sz w:val="22"/>
        </w:rPr>
        <w:t>(</w:t>
      </w:r>
      <w:r>
        <w:rPr>
          <w:rFonts w:ascii="Times New Roman" w:eastAsia="바탕체" w:hAnsi="Times New Roman"/>
          <w:kern w:val="0"/>
          <w:sz w:val="22"/>
        </w:rPr>
        <w:t>주택임대차보호법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3</w:t>
      </w:r>
      <w:r>
        <w:rPr>
          <w:rFonts w:ascii="Times New Roman" w:eastAsia="바탕체" w:hAnsi="Times New Roman"/>
          <w:kern w:val="0"/>
          <w:sz w:val="22"/>
        </w:rPr>
        <w:t>조의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 xml:space="preserve">2, </w:t>
      </w:r>
      <w:r>
        <w:rPr>
          <w:rFonts w:ascii="Times New Roman" w:eastAsia="바탕체" w:hAnsi="Times New Roman"/>
          <w:kern w:val="0"/>
          <w:sz w:val="22"/>
        </w:rPr>
        <w:t>상가건물임대차보호법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5</w:t>
      </w:r>
      <w:r>
        <w:rPr>
          <w:rFonts w:ascii="Times New Roman" w:eastAsia="바탕체" w:hAnsi="Times New Roman"/>
          <w:kern w:val="0"/>
          <w:sz w:val="22"/>
        </w:rPr>
        <w:t>조</w:t>
      </w:r>
      <w:r>
        <w:rPr>
          <w:rFonts w:ascii="Times New Roman" w:eastAsia="바탕체" w:hAnsi="Times New Roman"/>
          <w:kern w:val="0"/>
          <w:sz w:val="22"/>
        </w:rPr>
        <w:t xml:space="preserve">), </w:t>
      </w:r>
      <w:r>
        <w:rPr>
          <w:rFonts w:ascii="Times New Roman" w:eastAsia="바탕체" w:hAnsi="Times New Roman"/>
          <w:kern w:val="0"/>
          <w:sz w:val="22"/>
        </w:rPr>
        <w:t>근저당권</w:t>
      </w:r>
      <w:r>
        <w:rPr>
          <w:rFonts w:ascii="Times New Roman" w:eastAsia="바탕체" w:hAnsi="Times New Roman"/>
          <w:kern w:val="0"/>
          <w:sz w:val="22"/>
        </w:rPr>
        <w:t>(</w:t>
      </w:r>
      <w:r>
        <w:rPr>
          <w:rFonts w:ascii="Times New Roman" w:eastAsia="바탕체" w:hAnsi="Times New Roman"/>
          <w:kern w:val="0"/>
          <w:sz w:val="22"/>
        </w:rPr>
        <w:t>채권최고액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범위내</w:t>
      </w:r>
      <w:r>
        <w:rPr>
          <w:rFonts w:ascii="Times New Roman" w:eastAsia="바탕체" w:hAnsi="Times New Roman"/>
          <w:kern w:val="0"/>
          <w:sz w:val="22"/>
        </w:rPr>
        <w:t xml:space="preserve">), </w:t>
      </w:r>
      <w:r>
        <w:rPr>
          <w:rFonts w:ascii="Times New Roman" w:eastAsia="바탕체" w:hAnsi="Times New Roman"/>
          <w:kern w:val="0"/>
          <w:sz w:val="22"/>
        </w:rPr>
        <w:t>전세권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등기된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임차권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피담보채권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  <w:r>
        <w:rPr>
          <w:rFonts w:ascii="Times New Roman" w:eastAsia="바탕체" w:hAnsi="Times New Roman"/>
          <w:kern w:val="0"/>
          <w:sz w:val="22"/>
        </w:rPr>
        <w:t>단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이들간의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순위는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관련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법령의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규정에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의한다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</w:p>
    <w:p w14:paraId="4F295F3D" w14:textId="77777777" w:rsidR="00DE42D9" w:rsidRDefault="00930A79">
      <w:pPr>
        <w:snapToGrid w:val="0"/>
        <w:spacing w:after="0" w:line="360" w:lineRule="auto"/>
        <w:ind w:left="912" w:hanging="212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spacing w:val="-4"/>
          <w:kern w:val="0"/>
          <w:sz w:val="22"/>
        </w:rPr>
        <w:t xml:space="preserve">4. </w:t>
      </w:r>
      <w:r>
        <w:rPr>
          <w:rFonts w:ascii="Times New Roman" w:eastAsia="바탕체" w:hAnsi="Times New Roman"/>
          <w:spacing w:val="-4"/>
          <w:kern w:val="0"/>
          <w:sz w:val="22"/>
        </w:rPr>
        <w:t>은행에게</w:t>
      </w:r>
      <w:r>
        <w:rPr>
          <w:rFonts w:ascii="Times New Roman" w:eastAsia="Times New Roman" w:hAnsi="Times New Roman"/>
          <w:spacing w:val="-4"/>
          <w:kern w:val="0"/>
          <w:sz w:val="22"/>
        </w:rPr>
        <w:t xml:space="preserve"> </w:t>
      </w:r>
      <w:r>
        <w:rPr>
          <w:rFonts w:ascii="Times New Roman" w:eastAsia="바탕체" w:hAnsi="Times New Roman"/>
          <w:spacing w:val="-4"/>
          <w:kern w:val="0"/>
          <w:sz w:val="22"/>
        </w:rPr>
        <w:t>반환의무</w:t>
      </w:r>
      <w:r>
        <w:rPr>
          <w:rFonts w:ascii="Times New Roman" w:eastAsia="Times New Roman" w:hAnsi="Times New Roman"/>
          <w:spacing w:val="-4"/>
          <w:kern w:val="0"/>
          <w:sz w:val="22"/>
        </w:rPr>
        <w:t xml:space="preserve"> </w:t>
      </w:r>
      <w:r>
        <w:rPr>
          <w:rFonts w:ascii="Times New Roman" w:eastAsia="바탕체" w:hAnsi="Times New Roman"/>
          <w:spacing w:val="-4"/>
          <w:kern w:val="0"/>
          <w:sz w:val="22"/>
        </w:rPr>
        <w:t>있는</w:t>
      </w:r>
      <w:r>
        <w:rPr>
          <w:rFonts w:ascii="Times New Roman" w:eastAsia="Times New Roman" w:hAnsi="Times New Roman"/>
          <w:spacing w:val="-4"/>
          <w:kern w:val="0"/>
          <w:sz w:val="22"/>
        </w:rPr>
        <w:t xml:space="preserve"> </w:t>
      </w:r>
      <w:r>
        <w:rPr>
          <w:rFonts w:ascii="Times New Roman" w:eastAsia="바탕체" w:hAnsi="Times New Roman"/>
          <w:spacing w:val="-4"/>
          <w:kern w:val="0"/>
          <w:sz w:val="22"/>
        </w:rPr>
        <w:t>임대차보증금</w:t>
      </w:r>
      <w:r>
        <w:rPr>
          <w:rFonts w:ascii="Times New Roman" w:eastAsia="Times New Roman" w:hAnsi="Times New Roman"/>
          <w:spacing w:val="-4"/>
          <w:kern w:val="0"/>
          <w:sz w:val="22"/>
        </w:rPr>
        <w:t xml:space="preserve"> </w:t>
      </w:r>
      <w:r>
        <w:rPr>
          <w:rFonts w:ascii="Times New Roman" w:eastAsia="바탕체" w:hAnsi="Times New Roman"/>
          <w:spacing w:val="-4"/>
          <w:kern w:val="0"/>
          <w:sz w:val="22"/>
        </w:rPr>
        <w:t>중</w:t>
      </w:r>
      <w:r>
        <w:rPr>
          <w:rFonts w:ascii="Times New Roman" w:eastAsia="Times New Roman" w:hAnsi="Times New Roman"/>
          <w:spacing w:val="-4"/>
          <w:kern w:val="0"/>
          <w:sz w:val="22"/>
        </w:rPr>
        <w:t xml:space="preserve"> </w:t>
      </w:r>
      <w:r>
        <w:rPr>
          <w:rFonts w:ascii="Times New Roman" w:eastAsia="바탕체" w:hAnsi="Times New Roman"/>
          <w:spacing w:val="-4"/>
          <w:kern w:val="0"/>
          <w:sz w:val="22"/>
        </w:rPr>
        <w:t>제</w:t>
      </w:r>
      <w:r>
        <w:rPr>
          <w:rFonts w:ascii="Times New Roman" w:eastAsia="바탕체" w:hAnsi="Times New Roman"/>
          <w:spacing w:val="-4"/>
          <w:kern w:val="0"/>
          <w:sz w:val="22"/>
        </w:rPr>
        <w:t>2</w:t>
      </w:r>
      <w:r>
        <w:rPr>
          <w:rFonts w:ascii="Times New Roman" w:eastAsia="바탕체" w:hAnsi="Times New Roman"/>
          <w:spacing w:val="-4"/>
          <w:kern w:val="0"/>
          <w:sz w:val="22"/>
        </w:rPr>
        <w:t>호</w:t>
      </w:r>
      <w:r>
        <w:rPr>
          <w:rFonts w:ascii="Times New Roman" w:eastAsia="Times New Roman" w:hAnsi="Times New Roman"/>
          <w:spacing w:val="-4"/>
          <w:kern w:val="0"/>
          <w:sz w:val="22"/>
        </w:rPr>
        <w:t xml:space="preserve"> </w:t>
      </w:r>
      <w:r>
        <w:rPr>
          <w:rFonts w:ascii="Times New Roman" w:eastAsia="바탕체" w:hAnsi="Times New Roman"/>
          <w:spacing w:val="-4"/>
          <w:kern w:val="0"/>
          <w:sz w:val="22"/>
        </w:rPr>
        <w:t>및</w:t>
      </w:r>
      <w:r>
        <w:rPr>
          <w:rFonts w:ascii="Times New Roman" w:eastAsia="Times New Roman" w:hAnsi="Times New Roman"/>
          <w:spacing w:val="-4"/>
          <w:kern w:val="0"/>
          <w:sz w:val="22"/>
        </w:rPr>
        <w:t xml:space="preserve"> </w:t>
      </w:r>
      <w:r>
        <w:rPr>
          <w:rFonts w:ascii="Times New Roman" w:eastAsia="바탕체" w:hAnsi="Times New Roman"/>
          <w:spacing w:val="-4"/>
          <w:kern w:val="0"/>
          <w:sz w:val="22"/>
        </w:rPr>
        <w:t>제</w:t>
      </w:r>
      <w:r>
        <w:rPr>
          <w:rFonts w:ascii="Times New Roman" w:eastAsia="바탕체" w:hAnsi="Times New Roman"/>
          <w:spacing w:val="-4"/>
          <w:kern w:val="0"/>
          <w:sz w:val="22"/>
        </w:rPr>
        <w:t>3</w:t>
      </w:r>
      <w:r>
        <w:rPr>
          <w:rFonts w:ascii="Times New Roman" w:eastAsia="바탕체" w:hAnsi="Times New Roman"/>
          <w:spacing w:val="-4"/>
          <w:kern w:val="0"/>
          <w:sz w:val="22"/>
        </w:rPr>
        <w:t>호에</w:t>
      </w:r>
      <w:r>
        <w:rPr>
          <w:rFonts w:ascii="Times New Roman" w:eastAsia="Times New Roman" w:hAnsi="Times New Roman"/>
          <w:spacing w:val="-4"/>
          <w:kern w:val="0"/>
          <w:sz w:val="22"/>
        </w:rPr>
        <w:t xml:space="preserve"> </w:t>
      </w:r>
      <w:r>
        <w:rPr>
          <w:rFonts w:ascii="Times New Roman" w:eastAsia="바탕체" w:hAnsi="Times New Roman"/>
          <w:spacing w:val="-4"/>
          <w:kern w:val="0"/>
          <w:sz w:val="22"/>
        </w:rPr>
        <w:t>해당하지</w:t>
      </w:r>
      <w:r>
        <w:rPr>
          <w:rFonts w:ascii="Times New Roman" w:eastAsia="Times New Roman" w:hAnsi="Times New Roman"/>
          <w:spacing w:val="-4"/>
          <w:kern w:val="0"/>
          <w:sz w:val="22"/>
        </w:rPr>
        <w:t xml:space="preserve"> </w:t>
      </w:r>
      <w:r>
        <w:rPr>
          <w:rFonts w:ascii="Times New Roman" w:eastAsia="바탕체" w:hAnsi="Times New Roman"/>
          <w:spacing w:val="-4"/>
          <w:kern w:val="0"/>
          <w:sz w:val="22"/>
        </w:rPr>
        <w:t>않는</w:t>
      </w:r>
      <w:r>
        <w:rPr>
          <w:rFonts w:ascii="Times New Roman" w:eastAsia="Times New Roman" w:hAnsi="Times New Roman"/>
          <w:spacing w:val="-4"/>
          <w:kern w:val="0"/>
          <w:sz w:val="22"/>
        </w:rPr>
        <w:t xml:space="preserve"> </w:t>
      </w:r>
      <w:r>
        <w:rPr>
          <w:rFonts w:ascii="Times New Roman" w:eastAsia="바탕체" w:hAnsi="Times New Roman"/>
          <w:spacing w:val="-4"/>
          <w:kern w:val="0"/>
          <w:sz w:val="22"/>
        </w:rPr>
        <w:t>것</w:t>
      </w:r>
    </w:p>
    <w:p w14:paraId="01377E28" w14:textId="77777777" w:rsidR="00DE42D9" w:rsidRDefault="00930A79">
      <w:pPr>
        <w:snapToGrid w:val="0"/>
        <w:spacing w:after="0" w:line="360" w:lineRule="auto"/>
        <w:ind w:left="920" w:hanging="220"/>
        <w:textAlignment w:val="baseline"/>
        <w:rPr>
          <w:rFonts w:eastAsia="바탕체"/>
        </w:rPr>
      </w:pPr>
      <w:r>
        <w:rPr>
          <w:rFonts w:ascii="Times New Roman" w:eastAsia="바탕체" w:hAnsi="Times New Roman"/>
          <w:kern w:val="0"/>
          <w:sz w:val="22"/>
        </w:rPr>
        <w:t xml:space="preserve">5. </w:t>
      </w:r>
      <w:r>
        <w:rPr>
          <w:rFonts w:ascii="Times New Roman" w:eastAsia="바탕체" w:hAnsi="Times New Roman"/>
          <w:kern w:val="0"/>
          <w:sz w:val="22"/>
        </w:rPr>
        <w:t>우선수익자의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채권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</w:p>
    <w:p w14:paraId="48EF7396" w14:textId="77777777" w:rsidR="00DE42D9" w:rsidRDefault="00930A79">
      <w:pPr>
        <w:snapToGrid w:val="0"/>
        <w:spacing w:after="0" w:line="360" w:lineRule="auto"/>
        <w:ind w:left="920" w:hanging="220"/>
        <w:textAlignment w:val="baseline"/>
        <w:rPr>
          <w:rFonts w:eastAsia="바탕체"/>
        </w:rPr>
      </w:pPr>
      <w:r>
        <w:rPr>
          <w:rFonts w:ascii="Times New Roman" w:eastAsia="바탕체" w:hAnsi="Times New Roman"/>
          <w:kern w:val="0"/>
          <w:sz w:val="22"/>
        </w:rPr>
        <w:t xml:space="preserve">6. </w:t>
      </w:r>
      <w:r>
        <w:rPr>
          <w:rFonts w:ascii="Times New Roman" w:eastAsia="바탕체" w:hAnsi="Times New Roman"/>
          <w:kern w:val="0"/>
          <w:sz w:val="22"/>
        </w:rPr>
        <w:t>순차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변제하고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잔여액이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잔여분을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수익자</w:t>
      </w:r>
      <w:r>
        <w:rPr>
          <w:rFonts w:ascii="Times New Roman" w:eastAsia="바탕체" w:hAnsi="Times New Roman"/>
          <w:kern w:val="0"/>
          <w:sz w:val="22"/>
        </w:rPr>
        <w:t>(</w:t>
      </w:r>
      <w:r>
        <w:rPr>
          <w:rFonts w:ascii="Times New Roman" w:eastAsia="바탕체" w:hAnsi="Times New Roman"/>
          <w:kern w:val="0"/>
          <w:sz w:val="22"/>
        </w:rPr>
        <w:t>수익자가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없으면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</w:t>
      </w:r>
      <w:r>
        <w:rPr>
          <w:rFonts w:ascii="Times New Roman" w:eastAsia="바탕체" w:hAnsi="Times New Roman"/>
          <w:kern w:val="0"/>
          <w:sz w:val="22"/>
        </w:rPr>
        <w:t>)</w:t>
      </w:r>
      <w:r>
        <w:rPr>
          <w:rFonts w:ascii="Times New Roman" w:eastAsia="바탕체" w:hAnsi="Times New Roman"/>
          <w:kern w:val="0"/>
          <w:sz w:val="22"/>
        </w:rPr>
        <w:t>에게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지급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</w:p>
    <w:p w14:paraId="25321E08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②</w:t>
      </w:r>
      <w:r>
        <w:rPr>
          <w:rFonts w:ascii="Times New Roman" w:eastAsia="바탕체" w:hAnsi="Times New Roman"/>
          <w:kern w:val="0"/>
          <w:sz w:val="22"/>
        </w:rPr>
        <w:t>처분대금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정산시기는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처분대금을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완전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수납한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후에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0EB6E45D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③</w:t>
      </w:r>
      <w:r>
        <w:rPr>
          <w:rFonts w:ascii="Times New Roman" w:eastAsia="바탕체" w:hAnsi="Times New Roman"/>
          <w:kern w:val="0"/>
          <w:sz w:val="22"/>
        </w:rPr>
        <w:t>신탁부동산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관련하여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받은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계약금</w:t>
      </w:r>
      <w:r>
        <w:rPr>
          <w:rFonts w:ascii="Times New Roman" w:eastAsia="바탕체" w:hAnsi="Times New Roman"/>
          <w:kern w:val="0"/>
          <w:sz w:val="22"/>
        </w:rPr>
        <w:t>(</w:t>
      </w:r>
      <w:r>
        <w:rPr>
          <w:rFonts w:ascii="Times New Roman" w:eastAsia="바탕체" w:hAnsi="Times New Roman"/>
          <w:kern w:val="0"/>
          <w:sz w:val="22"/>
        </w:rPr>
        <w:t>계약해제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위약금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포함</w:t>
      </w:r>
      <w:r>
        <w:rPr>
          <w:rFonts w:ascii="Times New Roman" w:eastAsia="바탕체" w:hAnsi="Times New Roman"/>
          <w:kern w:val="0"/>
          <w:sz w:val="22"/>
        </w:rPr>
        <w:t>)</w:t>
      </w:r>
      <w:r>
        <w:rPr>
          <w:rFonts w:ascii="Times New Roman" w:eastAsia="바탕체" w:hAnsi="Times New Roman"/>
          <w:kern w:val="0"/>
          <w:sz w:val="22"/>
        </w:rPr>
        <w:t>등은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이해관계인에게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지급할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때까지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관리하며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운용수익금은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1</w:t>
      </w:r>
      <w:r>
        <w:rPr>
          <w:rFonts w:ascii="Times New Roman" w:eastAsia="바탕체" w:hAnsi="Times New Roman"/>
          <w:kern w:val="0"/>
          <w:sz w:val="22"/>
        </w:rPr>
        <w:t>항의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정산대금에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포함한다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196373E4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④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1</w:t>
      </w:r>
      <w:r>
        <w:rPr>
          <w:rFonts w:ascii="Times New Roman" w:eastAsia="바탕체" w:hAnsi="Times New Roman"/>
          <w:kern w:val="0"/>
          <w:sz w:val="22"/>
        </w:rPr>
        <w:t>항제</w:t>
      </w:r>
      <w:r>
        <w:rPr>
          <w:rFonts w:ascii="Times New Roman" w:eastAsia="바탕체" w:hAnsi="Times New Roman"/>
          <w:kern w:val="0"/>
          <w:sz w:val="22"/>
        </w:rPr>
        <w:t>6</w:t>
      </w:r>
      <w:r>
        <w:rPr>
          <w:rFonts w:ascii="Times New Roman" w:eastAsia="바탕체" w:hAnsi="Times New Roman"/>
          <w:kern w:val="0"/>
          <w:sz w:val="22"/>
        </w:rPr>
        <w:t>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3</w:t>
      </w:r>
      <w:r>
        <w:rPr>
          <w:rFonts w:ascii="Times New Roman" w:eastAsia="바탕체" w:hAnsi="Times New Roman"/>
          <w:kern w:val="0"/>
          <w:sz w:val="22"/>
        </w:rPr>
        <w:t>항의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금액은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매수인에게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인도한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후에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매수인의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인수확인서를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은행에게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제시하였을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지급한다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1761BCD6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1B960A67" w14:textId="77777777" w:rsidR="00DE42D9" w:rsidRDefault="00930A79">
      <w:pPr>
        <w:snapToGrid w:val="0"/>
        <w:spacing w:after="0" w:line="360" w:lineRule="auto"/>
        <w:ind w:left="697" w:hanging="697"/>
        <w:textAlignment w:val="baseline"/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24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명도의무</w:t>
      </w:r>
      <w:r>
        <w:rPr>
          <w:rFonts w:ascii="Times New Roman" w:eastAsia="바탕체" w:hAnsi="Times New Roman"/>
          <w:b/>
          <w:bCs/>
          <w:kern w:val="0"/>
          <w:sz w:val="22"/>
        </w:rPr>
        <w:t>)</w:t>
      </w:r>
      <w:r>
        <w:rPr>
          <w:rFonts w:ascii="Times New Roman" w:eastAsia="바탕체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대한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처분절차가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개시되는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자진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명도하여야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하며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주택임대차보호법상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대항력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임차인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이외의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점유자에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대한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명도에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적극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협조하여야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6619CEC8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071EC5CC" w14:textId="77777777" w:rsidR="00DE42D9" w:rsidRDefault="00930A79">
      <w:pPr>
        <w:snapToGrid w:val="0"/>
        <w:spacing w:after="0" w:line="360" w:lineRule="auto"/>
        <w:ind w:left="700" w:hanging="700"/>
        <w:textAlignment w:val="baseline"/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25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신탁해지</w:t>
      </w:r>
      <w:r>
        <w:rPr>
          <w:rFonts w:ascii="Times New Roman" w:eastAsia="Times New Roman" w:hAnsi="Times New Roman"/>
          <w:b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및</w:t>
      </w:r>
      <w:r>
        <w:rPr>
          <w:rFonts w:ascii="Times New Roman" w:eastAsia="Times New Roman" w:hAnsi="Times New Roman"/>
          <w:b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책임부담</w:t>
      </w:r>
      <w:r>
        <w:rPr>
          <w:rFonts w:ascii="Times New Roman" w:eastAsia="바탕체" w:hAnsi="Times New Roman"/>
          <w:b/>
          <w:bCs/>
          <w:kern w:val="0"/>
          <w:sz w:val="22"/>
        </w:rPr>
        <w:t>)</w:t>
      </w:r>
      <w:r>
        <w:rPr>
          <w:rFonts w:ascii="Times New Roman" w:eastAsia="바탕체" w:hAnsi="Times New Roman"/>
          <w:kern w:val="0"/>
          <w:sz w:val="22"/>
        </w:rPr>
        <w:t xml:space="preserve"> </w:t>
      </w:r>
      <w:r>
        <w:rPr>
          <w:rFonts w:ascii="바탕;Batang" w:eastAsia="바탕;Batang" w:hAnsi="바탕;Batang" w:cs="바탕;Batang"/>
          <w:kern w:val="0"/>
          <w:sz w:val="22"/>
        </w:rPr>
        <w:t>①</w:t>
      </w:r>
      <w:r>
        <w:rPr>
          <w:rFonts w:ascii="Times New Roman" w:eastAsia="바탕체" w:hAnsi="Times New Roman"/>
          <w:kern w:val="0"/>
          <w:sz w:val="22"/>
        </w:rPr>
        <w:t>위탁자는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신탁해지로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인하여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은행에게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발생되었거나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발생될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비용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민형사상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모든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책임을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완료한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신탁계약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해지를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요청할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있으며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수탁자는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확인하고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이의가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없을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해지에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응하여야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</w:p>
    <w:p w14:paraId="4296CF3E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②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1</w:t>
      </w:r>
      <w:r>
        <w:rPr>
          <w:rFonts w:ascii="Times New Roman" w:eastAsia="바탕체" w:hAnsi="Times New Roman"/>
          <w:kern w:val="0"/>
          <w:sz w:val="22"/>
        </w:rPr>
        <w:t>항의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규정에도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불구하고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경제사정의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변화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신탁부동산의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멸실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담보가치의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하락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기타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상당한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사유에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의하여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목적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달성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신탁사무의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수행이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불가능하거나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현저히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곤란한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때에는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협의하여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해지할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있으며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책임을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부담하지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아니한다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2E9956D7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③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2</w:t>
      </w:r>
      <w:r>
        <w:rPr>
          <w:rFonts w:ascii="Times New Roman" w:eastAsia="바탕체" w:hAnsi="Times New Roman"/>
          <w:kern w:val="0"/>
          <w:sz w:val="22"/>
        </w:rPr>
        <w:t>항의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해지에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제비용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신탁보수와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손해보상금을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신탁부동산으로부터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공제하거나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위탁자에게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청구할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</w:p>
    <w:p w14:paraId="4BA53D5D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④</w:t>
      </w:r>
      <w:r>
        <w:rPr>
          <w:rFonts w:ascii="Times New Roman" w:eastAsia="바탕체" w:hAnsi="Times New Roman"/>
          <w:kern w:val="0"/>
          <w:sz w:val="22"/>
        </w:rPr>
        <w:t>신탁법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21</w:t>
      </w:r>
      <w:r>
        <w:rPr>
          <w:rFonts w:ascii="Times New Roman" w:eastAsia="바탕체" w:hAnsi="Times New Roman"/>
          <w:kern w:val="0"/>
          <w:sz w:val="22"/>
        </w:rPr>
        <w:t>조에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규정한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신탁전의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원인으로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발생된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권리의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실행으로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인한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환가대금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중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잔여액을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수령한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23</w:t>
      </w:r>
      <w:r>
        <w:rPr>
          <w:rFonts w:ascii="Times New Roman" w:eastAsia="바탕체" w:hAnsi="Times New Roman"/>
          <w:kern w:val="0"/>
          <w:sz w:val="22"/>
        </w:rPr>
        <w:t>조의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처분대금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정산방법에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준하여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정산한다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1D2FE8A9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51FD66FF" w14:textId="77777777" w:rsidR="00DE42D9" w:rsidRDefault="00930A79">
      <w:pPr>
        <w:snapToGrid w:val="0"/>
        <w:spacing w:after="0" w:line="360" w:lineRule="auto"/>
        <w:ind w:left="700" w:hanging="700"/>
        <w:textAlignment w:val="baseline"/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26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신탁종료</w:t>
      </w:r>
      <w:r>
        <w:rPr>
          <w:rFonts w:ascii="Times New Roman" w:eastAsia="바탕체" w:hAnsi="Times New Roman"/>
          <w:b/>
          <w:bCs/>
          <w:kern w:val="0"/>
          <w:sz w:val="22"/>
        </w:rPr>
        <w:t xml:space="preserve">) </w:t>
      </w:r>
      <w:r>
        <w:rPr>
          <w:rFonts w:ascii="바탕;Batang" w:eastAsia="바탕;Batang" w:hAnsi="바탕;Batang" w:cs="바탕;Batang"/>
          <w:kern w:val="0"/>
          <w:sz w:val="22"/>
        </w:rPr>
        <w:t>①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다음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각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호의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종료한다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0165290B" w14:textId="77777777" w:rsidR="00DE42D9" w:rsidRDefault="00930A79">
      <w:pPr>
        <w:snapToGrid w:val="0"/>
        <w:spacing w:after="0" w:line="360" w:lineRule="auto"/>
        <w:ind w:left="920" w:hanging="220"/>
        <w:jc w:val="left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 xml:space="preserve">1.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25</w:t>
      </w:r>
      <w:r>
        <w:rPr>
          <w:rFonts w:ascii="Times New Roman" w:eastAsia="바탕체" w:hAnsi="Times New Roman"/>
          <w:kern w:val="0"/>
          <w:sz w:val="22"/>
        </w:rPr>
        <w:t>조에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의한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해지</w:t>
      </w:r>
    </w:p>
    <w:p w14:paraId="20E44DC2" w14:textId="77777777" w:rsidR="00DE42D9" w:rsidRDefault="00930A79">
      <w:pPr>
        <w:snapToGrid w:val="0"/>
        <w:spacing w:after="0" w:line="360" w:lineRule="auto"/>
        <w:ind w:left="920" w:hanging="220"/>
        <w:jc w:val="left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 xml:space="preserve">2. </w:t>
      </w:r>
      <w:r>
        <w:rPr>
          <w:rFonts w:ascii="Times New Roman" w:eastAsia="바탕체" w:hAnsi="Times New Roman"/>
          <w:kern w:val="0"/>
          <w:sz w:val="22"/>
        </w:rPr>
        <w:t>신탁기간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종료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우선수익자간에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거래관계의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종료에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따른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증서의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반환</w:t>
      </w:r>
    </w:p>
    <w:p w14:paraId="7187DF3F" w14:textId="77777777" w:rsidR="00DE42D9" w:rsidRDefault="00930A79">
      <w:pPr>
        <w:snapToGrid w:val="0"/>
        <w:spacing w:after="0" w:line="360" w:lineRule="auto"/>
        <w:ind w:left="920" w:hanging="220"/>
        <w:jc w:val="left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 xml:space="preserve">3.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19</w:t>
      </w:r>
      <w:r>
        <w:rPr>
          <w:rFonts w:ascii="Times New Roman" w:eastAsia="바탕체" w:hAnsi="Times New Roman"/>
          <w:kern w:val="0"/>
          <w:sz w:val="22"/>
        </w:rPr>
        <w:t>조에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의한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양수인에게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소유권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이전등기가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경료된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때</w:t>
      </w:r>
    </w:p>
    <w:p w14:paraId="048C5C14" w14:textId="77777777" w:rsidR="00DE42D9" w:rsidRDefault="00930A79">
      <w:pPr>
        <w:snapToGrid w:val="0"/>
        <w:spacing w:after="0" w:line="360" w:lineRule="auto"/>
        <w:ind w:left="920" w:hanging="220"/>
        <w:jc w:val="left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 xml:space="preserve">4. </w:t>
      </w:r>
      <w:r>
        <w:rPr>
          <w:rFonts w:ascii="Times New Roman" w:eastAsia="바탕체" w:hAnsi="Times New Roman"/>
          <w:kern w:val="0"/>
          <w:sz w:val="22"/>
        </w:rPr>
        <w:t>신탁부동산의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멸실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권리의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하자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사유로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목적을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달성할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없는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</w:t>
      </w:r>
    </w:p>
    <w:p w14:paraId="17B52197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②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신탁기간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만료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신탁해지로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신탁계약이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종료하는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은행에게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수익권증서를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반환하고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위탁자에게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현상대로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인도한다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1AD66BC9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③</w:t>
      </w:r>
      <w:r>
        <w:rPr>
          <w:rFonts w:ascii="Times New Roman" w:eastAsia="바탕체" w:hAnsi="Times New Roman"/>
          <w:kern w:val="0"/>
          <w:sz w:val="22"/>
        </w:rPr>
        <w:t>신탁계약이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종료되는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최종계산에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관하여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수익자의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동의를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받도록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  <w:r>
        <w:rPr>
          <w:rFonts w:ascii="Times New Roman" w:eastAsia="바탕체" w:hAnsi="Times New Roman"/>
          <w:kern w:val="0"/>
          <w:sz w:val="22"/>
        </w:rPr>
        <w:t>다만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수익자에게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통보한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사항은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동의한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것으로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간주하고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최종계산서에서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생략할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</w:p>
    <w:p w14:paraId="2EF1ADE6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④</w:t>
      </w:r>
      <w:r>
        <w:rPr>
          <w:rFonts w:ascii="Times New Roman" w:eastAsia="바탕체" w:hAnsi="Times New Roman"/>
          <w:kern w:val="0"/>
          <w:sz w:val="22"/>
        </w:rPr>
        <w:t>신탁부동산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신탁계약이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종료하는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때에는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3</w:t>
      </w:r>
      <w:r>
        <w:rPr>
          <w:rFonts w:ascii="Times New Roman" w:eastAsia="바탕체" w:hAnsi="Times New Roman"/>
          <w:kern w:val="0"/>
          <w:sz w:val="22"/>
        </w:rPr>
        <w:t>항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본문을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적용하지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않는다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08A92D05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5D30D1D6" w14:textId="77777777" w:rsidR="00DE42D9" w:rsidRDefault="00930A79">
      <w:pPr>
        <w:snapToGrid w:val="0"/>
        <w:spacing w:after="0" w:line="360" w:lineRule="auto"/>
        <w:ind w:left="700" w:hanging="700"/>
        <w:textAlignment w:val="baseline"/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27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인감신고</w:t>
      </w:r>
      <w:r>
        <w:rPr>
          <w:rFonts w:ascii="Times New Roman" w:eastAsia="바탕체" w:hAnsi="Times New Roman"/>
          <w:b/>
          <w:bCs/>
          <w:kern w:val="0"/>
          <w:sz w:val="22"/>
        </w:rPr>
        <w:t xml:space="preserve">) </w:t>
      </w:r>
      <w:r>
        <w:rPr>
          <w:rFonts w:ascii="바탕;Batang" w:eastAsia="바탕;Batang" w:hAnsi="바탕;Batang" w:cs="바탕;Batang"/>
          <w:kern w:val="0"/>
          <w:sz w:val="22"/>
        </w:rPr>
        <w:t>①</w:t>
      </w:r>
      <w:r>
        <w:rPr>
          <w:rFonts w:ascii="Times New Roman" w:eastAsia="바탕체" w:hAnsi="Times New Roman"/>
          <w:kern w:val="0"/>
          <w:sz w:val="22"/>
        </w:rPr>
        <w:t>위탁자와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본인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대리인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기타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신탁관계인의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인감</w:t>
      </w:r>
      <w:r>
        <w:rPr>
          <w:rFonts w:ascii="Times New Roman" w:eastAsia="바탕체" w:hAnsi="Times New Roman"/>
          <w:kern w:val="0"/>
          <w:sz w:val="22"/>
        </w:rPr>
        <w:t>(</w:t>
      </w:r>
      <w:r>
        <w:rPr>
          <w:rFonts w:ascii="Times New Roman" w:eastAsia="바탕체" w:hAnsi="Times New Roman"/>
          <w:kern w:val="0"/>
          <w:sz w:val="22"/>
        </w:rPr>
        <w:t>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서명감</w:t>
      </w:r>
      <w:r>
        <w:rPr>
          <w:rFonts w:ascii="Times New Roman" w:eastAsia="바탕체" w:hAnsi="Times New Roman"/>
          <w:kern w:val="0"/>
          <w:sz w:val="22"/>
        </w:rPr>
        <w:t>)</w:t>
      </w:r>
      <w:r>
        <w:rPr>
          <w:rFonts w:ascii="Times New Roman" w:eastAsia="바탕체" w:hAnsi="Times New Roman"/>
          <w:kern w:val="0"/>
          <w:sz w:val="22"/>
        </w:rPr>
        <w:t>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미리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신고하여야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</w:p>
    <w:p w14:paraId="34EEE159" w14:textId="77777777" w:rsidR="00DE42D9" w:rsidRDefault="00930A79">
      <w:pPr>
        <w:snapToGrid w:val="0"/>
        <w:spacing w:after="0" w:line="360" w:lineRule="auto"/>
        <w:ind w:left="697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②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관한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제반서류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사용된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인감</w:t>
      </w:r>
      <w:r>
        <w:rPr>
          <w:rFonts w:ascii="Times New Roman" w:eastAsia="바탕체" w:hAnsi="Times New Roman"/>
          <w:kern w:val="0"/>
          <w:sz w:val="22"/>
        </w:rPr>
        <w:t>(</w:t>
      </w:r>
      <w:r>
        <w:rPr>
          <w:rFonts w:ascii="Times New Roman" w:eastAsia="바탕체" w:hAnsi="Times New Roman"/>
          <w:kern w:val="0"/>
          <w:sz w:val="22"/>
        </w:rPr>
        <w:t>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서명감</w:t>
      </w:r>
      <w:r>
        <w:rPr>
          <w:rFonts w:ascii="Times New Roman" w:eastAsia="바탕체" w:hAnsi="Times New Roman"/>
          <w:kern w:val="0"/>
          <w:sz w:val="22"/>
        </w:rPr>
        <w:t>)</w:t>
      </w:r>
      <w:r>
        <w:rPr>
          <w:rFonts w:ascii="Times New Roman" w:eastAsia="바탕체" w:hAnsi="Times New Roman"/>
          <w:kern w:val="0"/>
          <w:sz w:val="22"/>
        </w:rPr>
        <w:t>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제출한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인감</w:t>
      </w:r>
      <w:r>
        <w:rPr>
          <w:rFonts w:ascii="Times New Roman" w:eastAsia="바탕체" w:hAnsi="Times New Roman"/>
          <w:kern w:val="0"/>
          <w:sz w:val="22"/>
        </w:rPr>
        <w:t>(</w:t>
      </w:r>
      <w:r>
        <w:rPr>
          <w:rFonts w:ascii="Times New Roman" w:eastAsia="바탕체" w:hAnsi="Times New Roman"/>
          <w:kern w:val="0"/>
          <w:sz w:val="22"/>
        </w:rPr>
        <w:t>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서명감</w:t>
      </w:r>
      <w:r>
        <w:rPr>
          <w:rFonts w:ascii="Times New Roman" w:eastAsia="바탕체" w:hAnsi="Times New Roman"/>
          <w:kern w:val="0"/>
          <w:sz w:val="22"/>
        </w:rPr>
        <w:t>)</w:t>
      </w:r>
      <w:r>
        <w:rPr>
          <w:rFonts w:ascii="Times New Roman" w:eastAsia="바탕체" w:hAnsi="Times New Roman"/>
          <w:kern w:val="0"/>
          <w:sz w:val="22"/>
        </w:rPr>
        <w:t>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육안으로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주의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깊게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비교</w:t>
      </w:r>
      <w:r>
        <w:rPr>
          <w:rFonts w:ascii="MS Mincho" w:eastAsia="MS Mincho" w:hAnsi="MS Mincho" w:cs="MS Mincho"/>
          <w:kern w:val="0"/>
          <w:sz w:val="22"/>
        </w:rPr>
        <w:t>․</w:t>
      </w:r>
      <w:r>
        <w:rPr>
          <w:rFonts w:ascii="Times New Roman" w:eastAsia="바탕체" w:hAnsi="Times New Roman"/>
          <w:kern w:val="0"/>
          <w:sz w:val="22"/>
        </w:rPr>
        <w:t>대조하여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틀림이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없는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것으로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인정하여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신탁재산의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교부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기타의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처리를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때에는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인감</w:t>
      </w:r>
      <w:r>
        <w:rPr>
          <w:rFonts w:ascii="Times New Roman" w:eastAsia="바탕체" w:hAnsi="Times New Roman"/>
          <w:kern w:val="0"/>
          <w:sz w:val="22"/>
        </w:rPr>
        <w:t>(</w:t>
      </w:r>
      <w:r>
        <w:rPr>
          <w:rFonts w:ascii="Times New Roman" w:eastAsia="바탕체" w:hAnsi="Times New Roman"/>
          <w:kern w:val="0"/>
          <w:sz w:val="22"/>
        </w:rPr>
        <w:t>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서명감</w:t>
      </w:r>
      <w:r>
        <w:rPr>
          <w:rFonts w:ascii="Times New Roman" w:eastAsia="바탕체" w:hAnsi="Times New Roman"/>
          <w:kern w:val="0"/>
          <w:sz w:val="22"/>
        </w:rPr>
        <w:t>)</w:t>
      </w:r>
      <w:r>
        <w:rPr>
          <w:rFonts w:ascii="Times New Roman" w:eastAsia="바탕체" w:hAnsi="Times New Roman"/>
          <w:kern w:val="0"/>
          <w:sz w:val="22"/>
        </w:rPr>
        <w:t>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위조</w:t>
      </w:r>
      <w:r>
        <w:rPr>
          <w:rFonts w:ascii="MS Mincho" w:eastAsia="MS Mincho" w:hAnsi="MS Mincho" w:cs="MS Mincho"/>
          <w:kern w:val="0"/>
          <w:sz w:val="22"/>
        </w:rPr>
        <w:t>․</w:t>
      </w:r>
      <w:r>
        <w:rPr>
          <w:rFonts w:ascii="Times New Roman" w:eastAsia="바탕체" w:hAnsi="Times New Roman"/>
          <w:kern w:val="0"/>
          <w:sz w:val="22"/>
        </w:rPr>
        <w:t>변조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도용이나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밖의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다른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사고로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인하여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발생한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손해에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대해서는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수탁자는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일체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책임을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아니한다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4B47EEAB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219C0012" w14:textId="77777777" w:rsidR="00DE42D9" w:rsidRDefault="00930A79">
      <w:pPr>
        <w:snapToGrid w:val="0"/>
        <w:spacing w:after="0" w:line="360" w:lineRule="auto"/>
        <w:ind w:left="700" w:hanging="700"/>
        <w:textAlignment w:val="baseline"/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28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신고사항</w:t>
      </w:r>
      <w:r>
        <w:rPr>
          <w:rFonts w:ascii="Times New Roman" w:eastAsia="바탕체" w:hAnsi="Times New Roman"/>
          <w:b/>
          <w:bCs/>
          <w:kern w:val="0"/>
          <w:sz w:val="22"/>
        </w:rPr>
        <w:t xml:space="preserve">) </w:t>
      </w:r>
      <w:r>
        <w:rPr>
          <w:rFonts w:ascii="바탕;Batang" w:eastAsia="바탕;Batang" w:hAnsi="바탕;Batang" w:cs="바탕;Batang"/>
          <w:kern w:val="0"/>
          <w:sz w:val="22"/>
        </w:rPr>
        <w:t>①</w:t>
      </w:r>
      <w:r>
        <w:rPr>
          <w:rFonts w:ascii="Times New Roman" w:eastAsia="바탕체" w:hAnsi="Times New Roman"/>
          <w:kern w:val="0"/>
          <w:sz w:val="22"/>
        </w:rPr>
        <w:t>다음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각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호의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사유가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발생한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상속인은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없이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사실을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서면에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의하여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은행에게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신고하여야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78BB863B" w14:textId="77777777" w:rsidR="00DE42D9" w:rsidRDefault="00930A79">
      <w:pPr>
        <w:snapToGrid w:val="0"/>
        <w:spacing w:after="0" w:line="360" w:lineRule="auto"/>
        <w:ind w:left="820" w:hanging="220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 xml:space="preserve">1. </w:t>
      </w:r>
      <w:r>
        <w:rPr>
          <w:rFonts w:ascii="Times New Roman" w:eastAsia="바탕체" w:hAnsi="Times New Roman"/>
          <w:kern w:val="0"/>
          <w:sz w:val="22"/>
        </w:rPr>
        <w:t>신탁계약서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수익권증서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신고인감의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분실</w:t>
      </w:r>
    </w:p>
    <w:p w14:paraId="4D198184" w14:textId="77777777" w:rsidR="00DE42D9" w:rsidRDefault="00930A79">
      <w:pPr>
        <w:snapToGrid w:val="0"/>
        <w:spacing w:after="0" w:line="360" w:lineRule="auto"/>
        <w:ind w:left="820" w:hanging="220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 xml:space="preserve">2. </w:t>
      </w:r>
      <w:r>
        <w:rPr>
          <w:rFonts w:ascii="Times New Roman" w:eastAsia="바탕체" w:hAnsi="Times New Roman"/>
          <w:kern w:val="0"/>
          <w:sz w:val="22"/>
        </w:rPr>
        <w:t>위탁자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대리인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기타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신탁관계인의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사망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주소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성명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행위능력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변경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신고인감의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변경</w:t>
      </w:r>
    </w:p>
    <w:p w14:paraId="668A76FF" w14:textId="77777777" w:rsidR="00DE42D9" w:rsidRDefault="00930A79">
      <w:pPr>
        <w:snapToGrid w:val="0"/>
        <w:spacing w:after="0" w:line="360" w:lineRule="auto"/>
        <w:ind w:left="820" w:hanging="220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 xml:space="preserve">3. </w:t>
      </w:r>
      <w:r>
        <w:rPr>
          <w:rFonts w:ascii="Times New Roman" w:eastAsia="바탕체" w:hAnsi="Times New Roman"/>
          <w:kern w:val="0"/>
          <w:sz w:val="22"/>
        </w:rPr>
        <w:t>기타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신탁계약에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관하여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변경을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요하는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사항의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발생</w:t>
      </w:r>
    </w:p>
    <w:p w14:paraId="690410DE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②</w:t>
      </w:r>
      <w:r>
        <w:rPr>
          <w:rFonts w:ascii="Times New Roman" w:eastAsia="바탕체" w:hAnsi="Times New Roman"/>
          <w:kern w:val="0"/>
          <w:sz w:val="22"/>
        </w:rPr>
        <w:t>은행은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1</w:t>
      </w:r>
      <w:r>
        <w:rPr>
          <w:rFonts w:ascii="Times New Roman" w:eastAsia="바탕체" w:hAnsi="Times New Roman"/>
          <w:kern w:val="0"/>
          <w:sz w:val="22"/>
        </w:rPr>
        <w:t>항의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신고가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지체됨으로써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발생한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손해에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대하여는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책임을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아니한다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5C07F4A1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③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1</w:t>
      </w:r>
      <w:r>
        <w:rPr>
          <w:rFonts w:ascii="Times New Roman" w:eastAsia="바탕체" w:hAnsi="Times New Roman"/>
          <w:kern w:val="0"/>
          <w:sz w:val="22"/>
        </w:rPr>
        <w:t>항의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신고를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게을리하여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은행에게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손해가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발생한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손해를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lastRenderedPageBreak/>
        <w:t>배상하여야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3840B87A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25F2010E" w14:textId="77777777" w:rsidR="00DE42D9" w:rsidRDefault="00930A79">
      <w:pPr>
        <w:snapToGrid w:val="0"/>
        <w:spacing w:after="0" w:line="360" w:lineRule="auto"/>
        <w:ind w:left="700" w:hanging="700"/>
        <w:textAlignment w:val="baseline"/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29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소송수행</w:t>
      </w:r>
      <w:r>
        <w:rPr>
          <w:rFonts w:ascii="Times New Roman" w:eastAsia="바탕체" w:hAnsi="Times New Roman"/>
          <w:b/>
          <w:bCs/>
          <w:kern w:val="0"/>
          <w:sz w:val="22"/>
        </w:rPr>
        <w:t xml:space="preserve">) </w:t>
      </w:r>
      <w:r>
        <w:rPr>
          <w:rFonts w:ascii="바탕;Batang" w:eastAsia="바탕;Batang" w:hAnsi="바탕;Batang" w:cs="바탕;Batang"/>
          <w:kern w:val="0"/>
          <w:sz w:val="22"/>
        </w:rPr>
        <w:t>①</w:t>
      </w:r>
      <w:r>
        <w:rPr>
          <w:rFonts w:ascii="Times New Roman" w:eastAsia="바탕체" w:hAnsi="Times New Roman"/>
          <w:kern w:val="0"/>
          <w:sz w:val="22"/>
        </w:rPr>
        <w:t>은행은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관련하여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위탁자로부터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소송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수행요청이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따르거나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혹은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스스로의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판단으로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소송수속을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</w:p>
    <w:p w14:paraId="501F3CAB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;Batang" w:hAnsi="바탕;Batang" w:cs="바탕;Batang"/>
          <w:kern w:val="0"/>
          <w:sz w:val="22"/>
        </w:rPr>
        <w:t>②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1</w:t>
      </w:r>
      <w:r>
        <w:rPr>
          <w:rFonts w:ascii="Times New Roman" w:eastAsia="바탕체" w:hAnsi="Times New Roman"/>
          <w:kern w:val="0"/>
          <w:sz w:val="22"/>
        </w:rPr>
        <w:t>항의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소송의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소송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진행에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따른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인지대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변호사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보수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일체의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비용은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부담한다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59674A01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6A8EF90E" w14:textId="77777777" w:rsidR="00DE42D9" w:rsidRDefault="00930A79">
      <w:pPr>
        <w:snapToGrid w:val="0"/>
        <w:spacing w:after="0" w:line="360" w:lineRule="auto"/>
        <w:ind w:left="700" w:hanging="700"/>
        <w:textAlignment w:val="baseline"/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30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관할법원</w:t>
      </w:r>
      <w:r>
        <w:rPr>
          <w:rFonts w:ascii="Times New Roman" w:eastAsia="바탕체" w:hAnsi="Times New Roman"/>
          <w:b/>
          <w:bCs/>
          <w:kern w:val="0"/>
          <w:sz w:val="22"/>
        </w:rPr>
        <w:t xml:space="preserve">) </w:t>
      </w:r>
      <w:r>
        <w:rPr>
          <w:rFonts w:ascii="Times New Roman" w:eastAsia="바탕체" w:hAnsi="Times New Roman"/>
          <w:kern w:val="0"/>
          <w:sz w:val="22"/>
        </w:rPr>
        <w:t>위탁자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수익자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spacing w:val="-8"/>
          <w:kern w:val="0"/>
          <w:sz w:val="22"/>
        </w:rPr>
        <w:t>은행이</w:t>
      </w:r>
      <w:r>
        <w:rPr>
          <w:rFonts w:ascii="Times New Roman" w:eastAsia="Times New Roman" w:hAnsi="Times New Roman"/>
          <w:spacing w:val="-8"/>
          <w:kern w:val="0"/>
          <w:sz w:val="22"/>
        </w:rPr>
        <w:t xml:space="preserve"> </w:t>
      </w:r>
      <w:r>
        <w:rPr>
          <w:rFonts w:ascii="Times New Roman" w:eastAsia="바탕체" w:hAnsi="Times New Roman"/>
          <w:spacing w:val="-8"/>
          <w:kern w:val="0"/>
          <w:sz w:val="22"/>
        </w:rPr>
        <w:t>이</w:t>
      </w:r>
      <w:r>
        <w:rPr>
          <w:rFonts w:ascii="Times New Roman" w:eastAsia="Times New Roman" w:hAnsi="Times New Roman"/>
          <w:spacing w:val="-8"/>
          <w:kern w:val="0"/>
          <w:sz w:val="22"/>
        </w:rPr>
        <w:t xml:space="preserve"> </w:t>
      </w:r>
      <w:r>
        <w:rPr>
          <w:rFonts w:ascii="Times New Roman" w:eastAsia="바탕체" w:hAnsi="Times New Roman"/>
          <w:spacing w:val="-8"/>
          <w:kern w:val="0"/>
          <w:sz w:val="22"/>
        </w:rPr>
        <w:t>신탁계약에</w:t>
      </w:r>
      <w:r>
        <w:rPr>
          <w:rFonts w:ascii="Times New Roman" w:eastAsia="Times New Roman" w:hAnsi="Times New Roman"/>
          <w:spacing w:val="-8"/>
          <w:kern w:val="0"/>
          <w:sz w:val="22"/>
        </w:rPr>
        <w:t xml:space="preserve"> </w:t>
      </w:r>
      <w:r>
        <w:rPr>
          <w:rFonts w:ascii="Times New Roman" w:eastAsia="바탕체" w:hAnsi="Times New Roman"/>
          <w:spacing w:val="-8"/>
          <w:kern w:val="0"/>
          <w:sz w:val="22"/>
        </w:rPr>
        <w:t>관하여</w:t>
      </w:r>
      <w:r>
        <w:rPr>
          <w:rFonts w:ascii="Times New Roman" w:eastAsia="Times New Roman" w:hAnsi="Times New Roman"/>
          <w:spacing w:val="-8"/>
          <w:kern w:val="0"/>
          <w:sz w:val="22"/>
        </w:rPr>
        <w:t xml:space="preserve"> </w:t>
      </w:r>
      <w:r>
        <w:rPr>
          <w:rFonts w:ascii="Times New Roman" w:eastAsia="바탕체" w:hAnsi="Times New Roman"/>
          <w:spacing w:val="-8"/>
          <w:kern w:val="0"/>
          <w:sz w:val="22"/>
        </w:rPr>
        <w:t>소송을</w:t>
      </w:r>
      <w:r>
        <w:rPr>
          <w:rFonts w:ascii="Times New Roman" w:eastAsia="Times New Roman" w:hAnsi="Times New Roman"/>
          <w:spacing w:val="-8"/>
          <w:kern w:val="0"/>
          <w:sz w:val="22"/>
        </w:rPr>
        <w:t xml:space="preserve"> </w:t>
      </w:r>
      <w:r>
        <w:rPr>
          <w:rFonts w:ascii="Times New Roman" w:eastAsia="바탕체" w:hAnsi="Times New Roman"/>
          <w:spacing w:val="-8"/>
          <w:kern w:val="0"/>
          <w:sz w:val="22"/>
        </w:rPr>
        <w:t>제</w:t>
      </w:r>
      <w:r>
        <w:rPr>
          <w:rFonts w:ascii="Times New Roman" w:eastAsia="바탕체" w:hAnsi="Times New Roman"/>
          <w:spacing w:val="-16"/>
          <w:kern w:val="0"/>
          <w:sz w:val="22"/>
        </w:rPr>
        <w:t>기</w:t>
      </w:r>
      <w:r>
        <w:rPr>
          <w:rFonts w:ascii="Times New Roman" w:eastAsia="바탕체" w:hAnsi="Times New Roman"/>
          <w:spacing w:val="-8"/>
          <w:kern w:val="0"/>
          <w:sz w:val="22"/>
        </w:rPr>
        <w:t>하</w:t>
      </w:r>
      <w:r>
        <w:rPr>
          <w:rFonts w:ascii="Times New Roman" w:eastAsia="바탕체" w:hAnsi="Times New Roman"/>
          <w:kern w:val="0"/>
          <w:sz w:val="22"/>
        </w:rPr>
        <w:t>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때에는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서울중앙지방법원을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1</w:t>
      </w:r>
      <w:r>
        <w:rPr>
          <w:rFonts w:ascii="Times New Roman" w:eastAsia="바탕체" w:hAnsi="Times New Roman"/>
          <w:kern w:val="0"/>
          <w:sz w:val="22"/>
        </w:rPr>
        <w:t>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관할법원으로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해결한다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  <w:r>
        <w:rPr>
          <w:rFonts w:ascii="Times New Roman" w:eastAsia="바탕체" w:hAnsi="Times New Roman"/>
          <w:kern w:val="0"/>
          <w:sz w:val="22"/>
        </w:rPr>
        <w:t>다만</w:t>
      </w:r>
      <w:r>
        <w:rPr>
          <w:rFonts w:ascii="Times New Roman" w:eastAsia="바탕체" w:hAnsi="Times New Roman"/>
          <w:kern w:val="0"/>
          <w:sz w:val="22"/>
        </w:rPr>
        <w:t>,</w:t>
      </w:r>
      <w:r>
        <w:rPr>
          <w:rFonts w:ascii="Times New Roman" w:eastAsia="바탕체" w:hAnsi="Times New Roman"/>
          <w:spacing w:val="8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소송을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제기하는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때에는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수익자의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선택에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따라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수익자의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주소지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거래하는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영업점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소재지를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관할하는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법원에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09F56F1F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27B4B45B" w14:textId="77777777" w:rsidR="00DE42D9" w:rsidRDefault="00930A79">
      <w:pPr>
        <w:snapToGrid w:val="0"/>
        <w:spacing w:after="0" w:line="360" w:lineRule="auto"/>
        <w:ind w:left="768" w:hanging="768"/>
        <w:textAlignment w:val="baseline"/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31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준용</w:t>
      </w:r>
      <w:r>
        <w:rPr>
          <w:rFonts w:ascii="Times New Roman" w:eastAsia="바탕체" w:hAnsi="Times New Roman"/>
          <w:b/>
          <w:bCs/>
          <w:kern w:val="0"/>
          <w:sz w:val="22"/>
        </w:rPr>
        <w:t xml:space="preserve">) 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계약서에서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정하지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아니한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사항은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관계법령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추가계약서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내규에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따라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처리하기로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</w:p>
    <w:p w14:paraId="5A77D475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421E7EB2" w14:textId="77777777" w:rsidR="00DE42D9" w:rsidRDefault="00930A79">
      <w:pPr>
        <w:snapToGrid w:val="0"/>
        <w:spacing w:after="0" w:line="360" w:lineRule="auto"/>
        <w:ind w:left="697" w:hanging="697"/>
        <w:textAlignment w:val="baseline"/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32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추가계약</w:t>
      </w:r>
      <w:r>
        <w:rPr>
          <w:rFonts w:ascii="Times New Roman" w:eastAsia="바탕체" w:hAnsi="Times New Roman"/>
          <w:b/>
          <w:bCs/>
          <w:kern w:val="0"/>
          <w:sz w:val="22"/>
        </w:rPr>
        <w:t xml:space="preserve">) </w:t>
      </w:r>
      <w:r>
        <w:rPr>
          <w:rFonts w:ascii="Times New Roman" w:eastAsia="바탕체" w:hAnsi="Times New Roman"/>
          <w:kern w:val="0"/>
          <w:sz w:val="22"/>
        </w:rPr>
        <w:t>위탁자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수익자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은행은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신탁계약에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반하지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않는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범위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내에서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신탁계약의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내용을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구체화하거나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당사자들의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권리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의무를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추가적으로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정하기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계약을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체결할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  <w:r>
        <w:rPr>
          <w:rFonts w:ascii="Times New Roman" w:eastAsia="바탕체" w:hAnsi="Times New Roman"/>
          <w:kern w:val="0"/>
          <w:sz w:val="22"/>
        </w:rPr>
        <w:t>다만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별도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합의가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이루어지지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않는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지명하는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변호사의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합리적인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의견에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따르기로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26EF459D" w14:textId="77777777" w:rsidR="00DE42D9" w:rsidRDefault="00DE42D9">
      <w:pPr>
        <w:snapToGrid w:val="0"/>
        <w:spacing w:after="0" w:line="360" w:lineRule="auto"/>
        <w:ind w:left="697" w:hanging="697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444E4E6F" w14:textId="77777777" w:rsidR="00DE42D9" w:rsidRDefault="00930A79">
      <w:pPr>
        <w:snapToGrid w:val="0"/>
        <w:spacing w:after="0" w:line="360" w:lineRule="auto"/>
        <w:ind w:left="697" w:hanging="697"/>
        <w:textAlignment w:val="baseline"/>
        <w:rPr>
          <w:rFonts w:ascii="Times New Roman" w:eastAsia="바탕체" w:hAnsi="Times New Roman"/>
          <w:kern w:val="0"/>
          <w:sz w:val="22"/>
        </w:rPr>
      </w:pPr>
      <w:commentRangeStart w:id="9"/>
      <w:r/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33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계약서의</w:t>
      </w:r>
      <w:r>
        <w:rPr>
          <w:rFonts w:ascii="Times New Roman" w:eastAsia="Times New Roman" w:hAnsi="Times New Roman"/>
          <w:b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보관</w:t>
      </w:r>
      <w:r>
        <w:rPr>
          <w:rFonts w:ascii="Times New Roman" w:eastAsia="바탕체" w:hAnsi="Times New Roman"/>
          <w:b/>
          <w:bCs/>
          <w:kern w:val="0"/>
          <w:sz w:val="22"/>
        </w:rPr>
        <w:t xml:space="preserve">) 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신탁계약을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증명하기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신탁계약서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1</w:t>
      </w:r>
      <w:r>
        <w:rPr>
          <w:rFonts w:ascii="Times New Roman" w:eastAsia="바탕체" w:hAnsi="Times New Roman"/>
          <w:kern w:val="0"/>
          <w:sz w:val="22"/>
        </w:rPr>
        <w:t>부를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작성하여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del w:id="9001" w:author="코람코 상장리츠팀" w:date="2026-10-13T09:00:00Z">
        <w:r>
          <w:rPr>
            <w:rFonts w:ascii="Times New Roman" w:eastAsia="바탕체" w:hAnsi="Times New Roman"/>
            <w:kern w:val="0"/>
            <w:sz w:val="22"/>
          </w:rPr>
          <w:delText xml:space="preserve">각자</w:delText>
        </w:r>
      </w:del>
      <w:ins w:id="9002" w:author="코람코 상장리츠팀" w:date="2026-10-13T09:00:00Z">
        <w:r>
          <w:rPr>
            <w:rFonts w:ascii="Times New Roman" w:eastAsia="바탕체" w:hAnsi="Times New Roman"/>
            <w:kern w:val="0"/>
            <w:sz w:val="22"/>
          </w:rPr>
          <w:t xml:space="preserve">위탁자와 은행이 각각</w:t>
        </w:r>
      </w:ins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서명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기명날인하도록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후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원본은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보관한다</w:t>
      </w:r>
      <w:r>
        <w:rPr>
          <w:rFonts w:ascii="Times New Roman" w:eastAsia="바탕체" w:hAnsi="Times New Roman"/>
          <w:kern w:val="0"/>
          <w:sz w:val="22"/>
        </w:rPr>
        <w:t>.</w:t>
      </w:r>
      <w:r/>
      <w:commentRangeEnd w:id="9"/>
      <w:r>
        <w:rPr>
          <w:rStyle w:val="CommentReference"/>
        </w:rPr>
        <w:commentReference w:id="9"/>
      </w:r>
    </w:p>
    <w:p w14:paraId="0B23CD39" w14:textId="77777777" w:rsidR="00DE42D9" w:rsidRDefault="00DE42D9">
      <w:pPr>
        <w:snapToGrid w:val="0"/>
        <w:spacing w:after="0" w:line="360" w:lineRule="auto"/>
        <w:ind w:left="697" w:hanging="697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7784AF76" w14:textId="77777777" w:rsidR="00DE42D9" w:rsidRDefault="00DE42D9">
      <w:pPr>
        <w:snapToGrid w:val="0"/>
        <w:spacing w:after="0" w:line="360" w:lineRule="auto"/>
        <w:ind w:left="697" w:hanging="697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384C4511" w14:textId="77777777" w:rsidR="00DE42D9" w:rsidRDefault="00DE42D9">
      <w:pPr>
        <w:snapToGrid w:val="0"/>
        <w:spacing w:after="0" w:line="360" w:lineRule="auto"/>
        <w:ind w:left="697" w:hanging="697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6102791C" w14:textId="77777777" w:rsidR="00DE42D9" w:rsidRDefault="00930A79">
      <w:pPr>
        <w:snapToGrid w:val="0"/>
        <w:spacing w:after="0" w:line="360" w:lineRule="auto"/>
        <w:jc w:val="center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>2026</w:t>
      </w:r>
      <w:r>
        <w:rPr>
          <w:rFonts w:ascii="Times New Roman" w:eastAsia="바탕체" w:hAnsi="Times New Roman"/>
          <w:kern w:val="0"/>
          <w:sz w:val="22"/>
        </w:rPr>
        <w:t>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[*]</w:t>
      </w:r>
      <w:r>
        <w:rPr>
          <w:rFonts w:ascii="Times New Roman" w:eastAsia="바탕체" w:hAnsi="Times New Roman"/>
          <w:kern w:val="0"/>
          <w:sz w:val="22"/>
        </w:rPr>
        <w:t>월</w:t>
      </w:r>
      <w:r>
        <w:rPr>
          <w:rFonts w:ascii="Times New Roman" w:eastAsia="Times New Roman" w:hAnsi="Times New Roman"/>
          <w:kern w:val="0"/>
          <w:sz w:val="22"/>
        </w:rPr>
        <w:t xml:space="preserve">  </w:t>
      </w:r>
      <w:r>
        <w:rPr>
          <w:rFonts w:ascii="Times New Roman" w:eastAsia="바탕체" w:hAnsi="Times New Roman"/>
          <w:kern w:val="0"/>
          <w:sz w:val="22"/>
        </w:rPr>
        <w:t>[*]</w:t>
      </w:r>
      <w:r>
        <w:rPr>
          <w:rFonts w:ascii="Times New Roman" w:eastAsia="바탕체" w:hAnsi="Times New Roman"/>
          <w:kern w:val="0"/>
          <w:sz w:val="22"/>
        </w:rPr>
        <w:t>일</w:t>
      </w:r>
    </w:p>
    <w:p w14:paraId="36ED2281" w14:textId="77777777" w:rsidR="00DE42D9" w:rsidRDefault="00DE42D9">
      <w:pPr>
        <w:snapToGrid w:val="0"/>
        <w:spacing w:after="0" w:line="360" w:lineRule="auto"/>
        <w:textAlignment w:val="baseline"/>
        <w:rPr>
          <w:rFonts w:ascii="Times New Roman" w:eastAsia="바탕체" w:hAnsi="Times New Roman"/>
          <w:b/>
          <w:bCs/>
          <w:kern w:val="0"/>
          <w:sz w:val="22"/>
        </w:rPr>
      </w:pPr>
    </w:p>
    <w:p w14:paraId="425187F4" w14:textId="77777777" w:rsidR="00DE42D9" w:rsidRDefault="00DE42D9">
      <w:pPr>
        <w:snapToGrid w:val="0"/>
        <w:spacing w:after="0" w:line="360" w:lineRule="auto"/>
        <w:textAlignment w:val="baseline"/>
        <w:rPr>
          <w:rFonts w:ascii="Times New Roman" w:eastAsia="바탕체" w:hAnsi="Times New Roman"/>
          <w:b/>
          <w:bCs/>
          <w:kern w:val="0"/>
          <w:sz w:val="22"/>
        </w:rPr>
      </w:pPr>
    </w:p>
    <w:p w14:paraId="4CD9745B" w14:textId="77777777" w:rsidR="00DE42D9" w:rsidRDefault="00DE42D9">
      <w:pPr>
        <w:snapToGrid w:val="0"/>
        <w:spacing w:after="0" w:line="360" w:lineRule="auto"/>
        <w:textAlignment w:val="baseline"/>
        <w:rPr>
          <w:rFonts w:ascii="Times New Roman" w:eastAsia="바탕체" w:hAnsi="Times New Roman"/>
          <w:b/>
          <w:bCs/>
          <w:kern w:val="0"/>
          <w:sz w:val="22"/>
        </w:rPr>
      </w:pPr>
    </w:p>
    <w:p w14:paraId="4D51A34B" w14:textId="77777777" w:rsidR="00DE42D9" w:rsidRDefault="00930A79">
      <w:pPr>
        <w:tabs>
          <w:tab w:val="left" w:pos="993"/>
        </w:tabs>
        <w:snapToGrid w:val="0"/>
        <w:spacing w:after="0" w:line="360" w:lineRule="auto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>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첨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:</w:t>
      </w:r>
      <w:r>
        <w:rPr>
          <w:rFonts w:ascii="Times New Roman" w:eastAsia="바탕체" w:hAnsi="Times New Roman"/>
          <w:kern w:val="0"/>
          <w:sz w:val="22"/>
        </w:rPr>
        <w:tab/>
        <w:t xml:space="preserve">1. </w:t>
      </w:r>
      <w:r>
        <w:rPr>
          <w:rFonts w:ascii="Times New Roman" w:eastAsia="바탕체" w:hAnsi="Times New Roman"/>
          <w:kern w:val="0"/>
          <w:sz w:val="22"/>
        </w:rPr>
        <w:t>우선수익자들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목록</w:t>
      </w:r>
    </w:p>
    <w:p w14:paraId="4FF26516" w14:textId="77777777" w:rsidR="00DE42D9" w:rsidRDefault="00930A79">
      <w:pPr>
        <w:tabs>
          <w:tab w:val="left" w:pos="993"/>
        </w:tabs>
        <w:snapToGrid w:val="0"/>
        <w:spacing w:after="0" w:line="360" w:lineRule="auto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>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:</w:t>
      </w:r>
      <w:r>
        <w:rPr>
          <w:rFonts w:ascii="Times New Roman" w:eastAsia="바탕체" w:hAnsi="Times New Roman"/>
          <w:kern w:val="0"/>
          <w:sz w:val="22"/>
        </w:rPr>
        <w:tab/>
        <w:t xml:space="preserve">1. </w:t>
      </w:r>
      <w:r>
        <w:rPr>
          <w:rFonts w:ascii="Times New Roman" w:eastAsia="바탕체" w:hAnsi="Times New Roman"/>
          <w:kern w:val="0"/>
          <w:sz w:val="22"/>
        </w:rPr>
        <w:t>신탁부동산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목록</w:t>
      </w:r>
    </w:p>
    <w:p w14:paraId="211CEBF7" w14:textId="77777777" w:rsidR="00DE42D9" w:rsidRDefault="00930A79">
      <w:pPr>
        <w:snapToGrid w:val="0"/>
        <w:spacing w:after="0" w:line="360" w:lineRule="auto"/>
        <w:ind w:left="280" w:firstLine="713"/>
        <w:textAlignment w:val="baseline"/>
        <w:rPr>
          <w:rFonts w:eastAsia="바탕체"/>
        </w:rPr>
      </w:pPr>
      <w:bookmarkStart w:id="0" w:name="1._부동산의_표시"/>
      <w:bookmarkEnd w:id="0"/>
      <w:r>
        <w:rPr>
          <w:rFonts w:ascii="Times New Roman" w:eastAsia="바탕체" w:hAnsi="Times New Roman"/>
          <w:kern w:val="0"/>
          <w:sz w:val="22"/>
        </w:rPr>
        <w:t xml:space="preserve">2. </w:t>
      </w:r>
      <w:r>
        <w:rPr>
          <w:rFonts w:ascii="Times New Roman" w:eastAsia="바탕체" w:hAnsi="Times New Roman"/>
          <w:kern w:val="0"/>
          <w:sz w:val="22"/>
        </w:rPr>
        <w:t>신탁계약의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내용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</w:p>
    <w:p w14:paraId="6D951694" w14:textId="77777777" w:rsidR="00DE42D9" w:rsidRDefault="00930A79">
      <w:pPr>
        <w:snapToGrid w:val="0"/>
        <w:spacing w:after="0" w:line="360" w:lineRule="auto"/>
        <w:ind w:left="280" w:firstLine="713"/>
        <w:textAlignment w:val="baseline"/>
        <w:rPr>
          <w:rFonts w:ascii="Times New Roman" w:eastAsia="바탕체" w:hAnsi="Times New Roman"/>
          <w:kern w:val="0"/>
          <w:sz w:val="22"/>
        </w:rPr>
      </w:pPr>
      <w:bookmarkStart w:id="1" w:name="2._계약의_내용"/>
      <w:bookmarkEnd w:id="1"/>
      <w:r>
        <w:rPr>
          <w:rFonts w:ascii="Times New Roman" w:eastAsia="바탕체" w:hAnsi="Times New Roman"/>
          <w:kern w:val="0"/>
          <w:sz w:val="22"/>
        </w:rPr>
        <w:t xml:space="preserve">3. </w:t>
      </w:r>
      <w:r>
        <w:rPr>
          <w:rFonts w:ascii="Times New Roman" w:eastAsia="바탕체" w:hAnsi="Times New Roman"/>
          <w:kern w:val="0"/>
          <w:sz w:val="22"/>
        </w:rPr>
        <w:t>신탁보수에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관한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약정</w:t>
      </w:r>
    </w:p>
    <w:p w14:paraId="0B902048" w14:textId="77777777" w:rsidR="00DE42D9" w:rsidRDefault="00930A79">
      <w:pPr>
        <w:snapToGrid w:val="0"/>
        <w:spacing w:after="0" w:line="360" w:lineRule="auto"/>
        <w:ind w:left="280" w:firstLine="713"/>
        <w:textAlignment w:val="baseline"/>
        <w:rPr>
          <w:rFonts w:ascii="Times New Roman" w:eastAsia="바탕체" w:hAnsi="Times New Roman"/>
          <w:bCs/>
          <w:kern w:val="0"/>
          <w:sz w:val="22"/>
        </w:rPr>
      </w:pPr>
      <w:r>
        <w:rPr>
          <w:rFonts w:ascii="Times New Roman" w:eastAsia="바탕체" w:hAnsi="Times New Roman"/>
          <w:bCs/>
          <w:kern w:val="0"/>
          <w:sz w:val="22"/>
        </w:rPr>
        <w:lastRenderedPageBreak/>
        <w:t xml:space="preserve">4. </w:t>
      </w:r>
      <w:r>
        <w:rPr>
          <w:rFonts w:ascii="Times New Roman" w:eastAsia="바탕체" w:hAnsi="Times New Roman"/>
          <w:bCs/>
          <w:kern w:val="0"/>
          <w:sz w:val="22"/>
        </w:rPr>
        <w:t>여신거래의</w:t>
      </w:r>
      <w:r>
        <w:rPr>
          <w:rFonts w:ascii="Times New Roman" w:eastAsia="Times New Roman" w:hAnsi="Times New Roman"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Cs/>
          <w:kern w:val="0"/>
          <w:sz w:val="22"/>
        </w:rPr>
        <w:t>내용</w:t>
      </w:r>
      <w:r>
        <w:br w:type="page"/>
      </w:r>
    </w:p>
    <w:p w14:paraId="33332F04" w14:textId="77777777" w:rsidR="00DE42D9" w:rsidRDefault="00930A79">
      <w:pPr>
        <w:widowControl/>
        <w:autoSpaceDE/>
        <w:rPr>
          <w:rFonts w:ascii="Times New Roman" w:eastAsia="바탕체" w:hAnsi="Times New Roman"/>
          <w:b/>
          <w:kern w:val="0"/>
          <w:sz w:val="22"/>
        </w:rPr>
      </w:pPr>
      <w:r>
        <w:rPr>
          <w:rFonts w:ascii="Times New Roman" w:eastAsia="바탕체" w:hAnsi="Times New Roman"/>
          <w:b/>
          <w:kern w:val="0"/>
          <w:sz w:val="22"/>
        </w:rPr>
        <w:lastRenderedPageBreak/>
        <w:t>위</w:t>
      </w:r>
      <w:r>
        <w:rPr>
          <w:rFonts w:ascii="Times New Roman" w:eastAsia="Times New Roman" w:hAnsi="Times New Roman"/>
          <w:b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kern w:val="0"/>
          <w:sz w:val="22"/>
        </w:rPr>
        <w:t>탁</w:t>
      </w:r>
      <w:r>
        <w:rPr>
          <w:rFonts w:ascii="Times New Roman" w:eastAsia="Times New Roman" w:hAnsi="Times New Roman"/>
          <w:b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kern w:val="0"/>
          <w:sz w:val="22"/>
        </w:rPr>
        <w:t>자</w:t>
      </w:r>
      <w:r>
        <w:rPr>
          <w:rFonts w:ascii="Times New Roman" w:eastAsia="Times New Roman" w:hAnsi="Times New Roman"/>
          <w:b/>
          <w:kern w:val="0"/>
          <w:sz w:val="22"/>
        </w:rPr>
        <w:t xml:space="preserve"> </w:t>
      </w:r>
    </w:p>
    <w:p w14:paraId="4D9F8385" w14:textId="77777777" w:rsidR="00DE42D9" w:rsidRDefault="00930A79">
      <w:pPr>
        <w:snapToGrid w:val="0"/>
        <w:spacing w:after="0" w:line="480" w:lineRule="auto"/>
        <w:ind w:left="920" w:hanging="220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>주</w:t>
      </w:r>
      <w:r>
        <w:rPr>
          <w:rFonts w:ascii="Times New Roman" w:eastAsia="Times New Roman" w:hAnsi="Times New Roman"/>
          <w:kern w:val="0"/>
          <w:sz w:val="22"/>
        </w:rPr>
        <w:t xml:space="preserve">        </w:t>
      </w:r>
      <w:r>
        <w:rPr>
          <w:rFonts w:ascii="Times New Roman" w:eastAsia="바탕체" w:hAnsi="Times New Roman"/>
          <w:kern w:val="0"/>
          <w:sz w:val="22"/>
        </w:rPr>
        <w:t>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 xml:space="preserve">:  </w:t>
      </w:r>
      <w:r>
        <w:rPr>
          <w:rFonts w:ascii="Times New Roman" w:eastAsia="바탕체" w:hAnsi="Times New Roman"/>
          <w:kern w:val="0"/>
          <w:sz w:val="22"/>
        </w:rPr>
        <w:t>서울특별시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강남구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삼성로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511 (</w:t>
      </w:r>
      <w:r>
        <w:rPr>
          <w:rFonts w:ascii="Times New Roman" w:eastAsia="바탕체" w:hAnsi="Times New Roman"/>
          <w:kern w:val="0"/>
          <w:sz w:val="22"/>
        </w:rPr>
        <w:t>삼성동</w:t>
      </w:r>
      <w:r>
        <w:rPr>
          <w:rFonts w:ascii="Times New Roman" w:eastAsia="바탕체" w:hAnsi="Times New Roman"/>
          <w:kern w:val="0"/>
          <w:sz w:val="22"/>
        </w:rPr>
        <w:t>)</w:t>
      </w:r>
    </w:p>
    <w:p w14:paraId="7B8561B3" w14:textId="77777777" w:rsidR="00DE42D9" w:rsidRDefault="00930A79">
      <w:pPr>
        <w:snapToGrid w:val="0"/>
        <w:spacing w:after="0" w:line="480" w:lineRule="auto"/>
        <w:ind w:left="920" w:hanging="220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>법인등록번호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:  110111-0969954</w:t>
      </w:r>
    </w:p>
    <w:p w14:paraId="47020ECE" w14:textId="77777777" w:rsidR="00DE42D9" w:rsidRDefault="00930A79">
      <w:pPr>
        <w:snapToGrid w:val="0"/>
        <w:spacing w:after="0" w:line="480" w:lineRule="auto"/>
        <w:ind w:left="920" w:hanging="220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>법</w:t>
      </w:r>
      <w:r>
        <w:rPr>
          <w:rFonts w:ascii="Times New Roman" w:eastAsia="Times New Roman" w:hAnsi="Times New Roman"/>
          <w:kern w:val="0"/>
          <w:sz w:val="22"/>
        </w:rPr>
        <w:t xml:space="preserve">   </w:t>
      </w:r>
      <w:r>
        <w:rPr>
          <w:rFonts w:ascii="Times New Roman" w:eastAsia="바탕체" w:hAnsi="Times New Roman"/>
          <w:kern w:val="0"/>
          <w:sz w:val="22"/>
        </w:rPr>
        <w:t>인</w:t>
      </w:r>
      <w:r>
        <w:rPr>
          <w:rFonts w:ascii="Times New Roman" w:eastAsia="Times New Roman" w:hAnsi="Times New Roman"/>
          <w:kern w:val="0"/>
          <w:sz w:val="22"/>
        </w:rPr>
        <w:t xml:space="preserve">   </w:t>
      </w:r>
      <w:r>
        <w:rPr>
          <w:rFonts w:ascii="Times New Roman" w:eastAsia="바탕체" w:hAnsi="Times New Roman"/>
          <w:kern w:val="0"/>
          <w:sz w:val="22"/>
        </w:rPr>
        <w:t>명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 xml:space="preserve">: </w:t>
      </w:r>
      <w:r>
        <w:rPr>
          <w:rFonts w:ascii="Times New Roman" w:eastAsia="바탕체" w:hAnsi="Times New Roman"/>
          <w:kern w:val="0"/>
          <w:sz w:val="22"/>
        </w:rPr>
        <w:t>주식회사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color w:val="000000"/>
          <w:sz w:val="22"/>
        </w:rPr>
        <w:t>코람코라이프로지스위탁관리부동산투자회사</w:t>
      </w:r>
    </w:p>
    <w:p w14:paraId="34FEDB90" w14:textId="77777777" w:rsidR="00DE42D9" w:rsidRDefault="00930A79">
      <w:pPr>
        <w:snapToGrid w:val="0"/>
        <w:spacing w:after="0" w:line="480" w:lineRule="auto"/>
        <w:ind w:left="900" w:firstLine="1760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>대표이사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   </w:t>
      </w:r>
      <w:r>
        <w:rPr>
          <w:rFonts w:ascii="Times New Roman" w:eastAsia="바탕체" w:hAnsi="Times New Roman"/>
          <w:kern w:val="0"/>
          <w:sz w:val="22"/>
        </w:rPr>
        <w:t>(</w:t>
      </w:r>
      <w:r>
        <w:rPr>
          <w:rFonts w:ascii="Times New Roman" w:eastAsia="바탕체" w:hAnsi="Times New Roman"/>
          <w:kern w:val="0"/>
          <w:sz w:val="22"/>
        </w:rPr>
        <w:t>인</w:t>
      </w:r>
      <w:r>
        <w:rPr>
          <w:rFonts w:ascii="Times New Roman" w:eastAsia="바탕체" w:hAnsi="Times New Roman"/>
          <w:kern w:val="0"/>
          <w:sz w:val="22"/>
        </w:rPr>
        <w:t>)</w:t>
      </w:r>
    </w:p>
    <w:p w14:paraId="3039FE47" w14:textId="77777777" w:rsidR="00DE42D9" w:rsidRDefault="00DE42D9">
      <w:pPr>
        <w:snapToGrid w:val="0"/>
        <w:spacing w:after="0" w:line="360" w:lineRule="auto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3BDCB0E7" w14:textId="77777777" w:rsidR="00DE42D9" w:rsidRDefault="00DE42D9">
      <w:pPr>
        <w:snapToGrid w:val="0"/>
        <w:spacing w:after="0" w:line="360" w:lineRule="auto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1C7B4FDB" w14:textId="77777777" w:rsidR="00DE42D9" w:rsidRDefault="00DE42D9">
      <w:pPr>
        <w:snapToGrid w:val="0"/>
        <w:spacing w:after="0" w:line="360" w:lineRule="auto"/>
        <w:textAlignment w:val="baseline"/>
        <w:rPr>
          <w:rFonts w:ascii="Times New Roman" w:eastAsia="바탕체" w:hAnsi="Times New Roman"/>
          <w:kern w:val="0"/>
          <w:sz w:val="22"/>
        </w:rPr>
      </w:pPr>
    </w:p>
    <w:tbl>
      <w:tblPr>
        <w:tblW w:w="8957" w:type="dxa"/>
        <w:tblInd w:w="159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8957"/>
      </w:tblGrid>
      <w:tr w:rsidR="00DE42D9" w14:paraId="18534B13" w14:textId="77777777">
        <w:trPr>
          <w:trHeight w:val="619"/>
        </w:trPr>
        <w:tc>
          <w:tcPr>
            <w:tcW w:w="8957" w:type="dxa"/>
            <w:vAlign w:val="center"/>
          </w:tcPr>
          <w:p w14:paraId="41B35867" w14:textId="77777777" w:rsidR="00DE42D9" w:rsidRDefault="00930A79">
            <w:pPr>
              <w:snapToGrid w:val="0"/>
              <w:spacing w:after="0" w:line="360" w:lineRule="auto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b/>
                <w:bCs/>
                <w:kern w:val="0"/>
                <w:sz w:val="22"/>
              </w:rPr>
              <w:t>본</w:t>
            </w:r>
            <w:r>
              <w:rPr>
                <w:rFonts w:ascii="Times New Roman" w:eastAsia="Times New Roman" w:hAnsi="Times New Roman"/>
                <w:b/>
                <w:bCs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b/>
                <w:bCs/>
                <w:kern w:val="0"/>
                <w:sz w:val="22"/>
              </w:rPr>
              <w:t>신탁계약의</w:t>
            </w:r>
            <w:r>
              <w:rPr>
                <w:rFonts w:ascii="Times New Roman" w:eastAsia="Times New Roman" w:hAnsi="Times New Roman"/>
                <w:b/>
                <w:bCs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b/>
                <w:bCs/>
                <w:kern w:val="0"/>
                <w:sz w:val="22"/>
              </w:rPr>
              <w:t>내용을</w:t>
            </w:r>
            <w:r>
              <w:rPr>
                <w:rFonts w:ascii="Times New Roman" w:eastAsia="Times New Roman" w:hAnsi="Times New Roman"/>
                <w:b/>
                <w:bCs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b/>
                <w:bCs/>
                <w:kern w:val="0"/>
                <w:sz w:val="22"/>
              </w:rPr>
              <w:t>설명</w:t>
            </w:r>
            <w:r>
              <w:rPr>
                <w:rFonts w:ascii="Times New Roman" w:eastAsia="Times New Roman" w:hAnsi="Times New Roman"/>
                <w:b/>
                <w:bCs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b/>
                <w:bCs/>
                <w:kern w:val="0"/>
                <w:sz w:val="22"/>
              </w:rPr>
              <w:t>들었으며</w:t>
            </w:r>
            <w:r>
              <w:rPr>
                <w:rFonts w:ascii="Times New Roman" w:eastAsia="바탕체" w:hAnsi="Times New Roman"/>
                <w:b/>
                <w:bCs/>
                <w:kern w:val="0"/>
                <w:sz w:val="22"/>
              </w:rPr>
              <w:t xml:space="preserve">, </w:t>
            </w:r>
            <w:r>
              <w:rPr>
                <w:rFonts w:ascii="Times New Roman" w:eastAsia="바탕체" w:hAnsi="Times New Roman"/>
                <w:b/>
                <w:bCs/>
                <w:kern w:val="0"/>
                <w:sz w:val="22"/>
              </w:rPr>
              <w:t>신탁내용을</w:t>
            </w:r>
            <w:r>
              <w:rPr>
                <w:rFonts w:ascii="Times New Roman" w:eastAsia="Times New Roman" w:hAnsi="Times New Roman"/>
                <w:b/>
                <w:bCs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b/>
                <w:bCs/>
                <w:kern w:val="0"/>
                <w:sz w:val="22"/>
              </w:rPr>
              <w:t>이해하였음</w:t>
            </w:r>
          </w:p>
        </w:tc>
      </w:tr>
      <w:tr w:rsidR="00DE42D9" w14:paraId="4EA6B35F" w14:textId="77777777">
        <w:trPr>
          <w:trHeight w:val="619"/>
        </w:trPr>
        <w:tc>
          <w:tcPr>
            <w:tcW w:w="8957" w:type="dxa"/>
            <w:vAlign w:val="center"/>
          </w:tcPr>
          <w:p w14:paraId="4E73E1B5" w14:textId="77777777" w:rsidR="00DE42D9" w:rsidRDefault="00930A79">
            <w:pPr>
              <w:snapToGrid w:val="0"/>
              <w:spacing w:after="0" w:line="360" w:lineRule="auto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b/>
                <w:bCs/>
                <w:kern w:val="0"/>
                <w:sz w:val="22"/>
              </w:rPr>
              <w:t>본</w:t>
            </w:r>
            <w:r>
              <w:rPr>
                <w:rFonts w:ascii="Times New Roman" w:eastAsia="Times New Roman" w:hAnsi="Times New Roman"/>
                <w:b/>
                <w:bCs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b/>
                <w:bCs/>
                <w:kern w:val="0"/>
                <w:sz w:val="22"/>
              </w:rPr>
              <w:t>신탁계약의</w:t>
            </w:r>
            <w:r>
              <w:rPr>
                <w:rFonts w:ascii="Times New Roman" w:eastAsia="Times New Roman" w:hAnsi="Times New Roman"/>
                <w:b/>
                <w:bCs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b/>
                <w:bCs/>
                <w:kern w:val="0"/>
                <w:sz w:val="22"/>
              </w:rPr>
              <w:t>내용을</w:t>
            </w:r>
            <w:r>
              <w:rPr>
                <w:rFonts w:ascii="Times New Roman" w:eastAsia="Times New Roman" w:hAnsi="Times New Roman"/>
                <w:b/>
                <w:bCs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b/>
                <w:bCs/>
                <w:kern w:val="0"/>
                <w:sz w:val="22"/>
              </w:rPr>
              <w:t xml:space="preserve">( </w:t>
            </w:r>
            <w:r>
              <w:rPr>
                <w:rFonts w:ascii="Times New Roman" w:eastAsia="바탕체" w:hAnsi="Times New Roman"/>
                <w:b/>
                <w:bCs/>
                <w:color w:val="A6A6A6"/>
                <w:kern w:val="0"/>
                <w:sz w:val="22"/>
              </w:rPr>
              <w:t>설명</w:t>
            </w:r>
            <w:r>
              <w:rPr>
                <w:rFonts w:ascii="Times New Roman" w:eastAsia="Times New Roman" w:hAnsi="Times New Roman"/>
                <w:b/>
                <w:bCs/>
                <w:color w:val="A6A6A6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b/>
                <w:bCs/>
                <w:color w:val="A6A6A6"/>
                <w:kern w:val="0"/>
                <w:sz w:val="22"/>
              </w:rPr>
              <w:t>들었으며</w:t>
            </w:r>
            <w:r>
              <w:rPr>
                <w:rFonts w:ascii="Times New Roman" w:eastAsia="Times New Roman" w:hAnsi="Times New Roman"/>
                <w:b/>
                <w:bCs/>
                <w:color w:val="A6A6A6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b/>
                <w:bCs/>
                <w:kern w:val="0"/>
                <w:sz w:val="22"/>
              </w:rPr>
              <w:t xml:space="preserve">), </w:t>
            </w:r>
            <w:r>
              <w:rPr>
                <w:rFonts w:ascii="Times New Roman" w:eastAsia="바탕체" w:hAnsi="Times New Roman"/>
                <w:b/>
                <w:bCs/>
                <w:kern w:val="0"/>
                <w:sz w:val="22"/>
              </w:rPr>
              <w:t>신탁내용을</w:t>
            </w:r>
            <w:r>
              <w:rPr>
                <w:rFonts w:ascii="Times New Roman" w:eastAsia="Times New Roman" w:hAnsi="Times New Roman"/>
                <w:b/>
                <w:bCs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b/>
                <w:bCs/>
                <w:kern w:val="0"/>
                <w:sz w:val="22"/>
              </w:rPr>
              <w:t xml:space="preserve">( </w:t>
            </w:r>
            <w:r>
              <w:rPr>
                <w:rFonts w:ascii="Times New Roman" w:eastAsia="바탕체" w:hAnsi="Times New Roman"/>
                <w:b/>
                <w:bCs/>
                <w:color w:val="A6A6A6"/>
                <w:kern w:val="0"/>
                <w:sz w:val="22"/>
              </w:rPr>
              <w:t>이해하였음</w:t>
            </w:r>
            <w:r>
              <w:rPr>
                <w:rFonts w:ascii="Times New Roman" w:eastAsia="Times New Roman" w:hAnsi="Times New Roman"/>
                <w:b/>
                <w:bCs/>
                <w:color w:val="A6A6A6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b/>
                <w:bCs/>
                <w:kern w:val="0"/>
                <w:sz w:val="22"/>
              </w:rPr>
              <w:t>)</w:t>
            </w:r>
          </w:p>
        </w:tc>
      </w:tr>
      <w:tr w:rsidR="00DE42D9" w14:paraId="2F8C1400" w14:textId="77777777">
        <w:trPr>
          <w:trHeight w:val="619"/>
        </w:trPr>
        <w:tc>
          <w:tcPr>
            <w:tcW w:w="8957" w:type="dxa"/>
            <w:vAlign w:val="center"/>
          </w:tcPr>
          <w:p w14:paraId="6C3C1C73" w14:textId="77777777" w:rsidR="00DE42D9" w:rsidRDefault="00930A79">
            <w:pPr>
              <w:snapToGrid w:val="0"/>
              <w:spacing w:after="0" w:line="480" w:lineRule="auto"/>
              <w:ind w:left="920" w:hanging="220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b/>
                <w:bCs/>
                <w:kern w:val="0"/>
                <w:sz w:val="22"/>
              </w:rPr>
              <w:t>위탁자</w:t>
            </w:r>
            <w:r>
              <w:rPr>
                <w:rFonts w:ascii="Times New Roman" w:eastAsia="Times New Roman" w:hAnsi="Times New Roman"/>
                <w:b/>
                <w:bCs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b/>
                <w:bCs/>
                <w:kern w:val="0"/>
                <w:sz w:val="22"/>
              </w:rPr>
              <w:t xml:space="preserve">: </w:t>
            </w:r>
            <w:r>
              <w:rPr>
                <w:rFonts w:ascii="Times New Roman" w:eastAsia="바탕체" w:hAnsi="Times New Roman"/>
                <w:b/>
                <w:bCs/>
                <w:kern w:val="0"/>
                <w:sz w:val="22"/>
              </w:rPr>
              <w:t>주식회사</w:t>
            </w:r>
            <w:r>
              <w:rPr>
                <w:rFonts w:ascii="Times New Roman" w:eastAsia="Times New Roman" w:hAnsi="Times New Roman"/>
                <w:b/>
                <w:bCs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b/>
                <w:bCs/>
                <w:color w:val="000000"/>
                <w:sz w:val="22"/>
              </w:rPr>
              <w:t>코람코라이프로지스위탁관리부동산투자회사</w:t>
            </w:r>
          </w:p>
          <w:p w14:paraId="591C58EB" w14:textId="77777777" w:rsidR="00DE42D9" w:rsidRDefault="00930A79">
            <w:pPr>
              <w:snapToGrid w:val="0"/>
              <w:spacing w:after="0" w:line="360" w:lineRule="auto"/>
              <w:ind w:right="880"/>
              <w:jc w:val="right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대표이사</w:t>
            </w:r>
            <w:r>
              <w:rPr>
                <w:rFonts w:ascii="Times New Roman" w:eastAsia="Times New Roman" w:hAnsi="Times New Roman"/>
                <w:kern w:val="0"/>
                <w:sz w:val="22"/>
              </w:rPr>
              <w:t xml:space="preserve">   </w:t>
            </w:r>
            <w:r>
              <w:rPr>
                <w:rFonts w:ascii="Times New Roman" w:eastAsia="바탕체" w:hAnsi="Times New Roman"/>
                <w:b/>
                <w:bCs/>
                <w:color w:val="A6A6A6"/>
                <w:kern w:val="0"/>
                <w:sz w:val="22"/>
              </w:rPr>
              <w:t>원</w:t>
            </w:r>
            <w:r>
              <w:rPr>
                <w:rFonts w:ascii="Times New Roman" w:eastAsia="Times New Roman" w:hAnsi="Times New Roman"/>
                <w:b/>
                <w:bCs/>
                <w:color w:val="A6A6A6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b/>
                <w:bCs/>
                <w:color w:val="A6A6A6"/>
                <w:kern w:val="0"/>
                <w:sz w:val="22"/>
              </w:rPr>
              <w:t>재</w:t>
            </w:r>
            <w:r>
              <w:rPr>
                <w:rFonts w:ascii="Times New Roman" w:eastAsia="Times New Roman" w:hAnsi="Times New Roman"/>
                <w:b/>
                <w:bCs/>
                <w:color w:val="A6A6A6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b/>
                <w:bCs/>
                <w:color w:val="A6A6A6"/>
                <w:kern w:val="0"/>
                <w:sz w:val="22"/>
              </w:rPr>
              <w:t>이</w:t>
            </w:r>
            <w:r>
              <w:rPr>
                <w:rFonts w:ascii="Times New Roman" w:eastAsia="Times New Roman" w:hAnsi="Times New Roman"/>
                <w:kern w:val="0"/>
                <w:sz w:val="22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bCs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b/>
                <w:bCs/>
                <w:kern w:val="0"/>
                <w:sz w:val="22"/>
              </w:rPr>
              <w:t>(</w:t>
            </w:r>
            <w:r>
              <w:rPr>
                <w:rFonts w:ascii="Times New Roman" w:eastAsia="바탕체" w:hAnsi="Times New Roman"/>
                <w:b/>
                <w:bCs/>
                <w:kern w:val="0"/>
                <w:sz w:val="22"/>
              </w:rPr>
              <w:t>인</w:t>
            </w:r>
            <w:r>
              <w:rPr>
                <w:rFonts w:ascii="Times New Roman" w:eastAsia="바탕체" w:hAnsi="Times New Roman"/>
                <w:b/>
                <w:bCs/>
                <w:kern w:val="0"/>
                <w:sz w:val="22"/>
              </w:rPr>
              <w:t>)</w:t>
            </w:r>
          </w:p>
        </w:tc>
      </w:tr>
    </w:tbl>
    <w:p w14:paraId="2BE81BAB" w14:textId="77777777" w:rsidR="00DE42D9" w:rsidRDefault="00DE42D9">
      <w:pPr>
        <w:widowControl/>
        <w:autoSpaceDE/>
        <w:rPr>
          <w:rFonts w:ascii="Times New Roman" w:eastAsia="바탕체" w:hAnsi="Times New Roman"/>
          <w:kern w:val="0"/>
          <w:sz w:val="22"/>
        </w:rPr>
      </w:pPr>
    </w:p>
    <w:p w14:paraId="027A3688" w14:textId="77777777" w:rsidR="00DE42D9" w:rsidRDefault="00DE42D9">
      <w:pPr>
        <w:widowControl/>
        <w:autoSpaceDE/>
        <w:rPr>
          <w:rFonts w:ascii="Times New Roman" w:eastAsia="바탕체" w:hAnsi="Times New Roman"/>
          <w:kern w:val="0"/>
          <w:sz w:val="22"/>
        </w:rPr>
      </w:pPr>
    </w:p>
    <w:p w14:paraId="258AB6DB" w14:textId="77777777" w:rsidR="00DE42D9" w:rsidRDefault="00DE42D9">
      <w:pPr>
        <w:widowControl/>
        <w:autoSpaceDE/>
        <w:rPr>
          <w:rFonts w:ascii="Times New Roman" w:eastAsia="바탕체" w:hAnsi="Times New Roman"/>
          <w:kern w:val="0"/>
          <w:sz w:val="22"/>
        </w:rPr>
      </w:pPr>
    </w:p>
    <w:p w14:paraId="5595B2EC" w14:textId="77777777" w:rsidR="00DE42D9" w:rsidRDefault="00930A79">
      <w:pPr>
        <w:widowControl/>
        <w:autoSpaceDE/>
        <w:rPr>
          <w:rFonts w:ascii="Times New Roman" w:eastAsia="바탕체" w:hAnsi="Times New Roman"/>
          <w:kern w:val="0"/>
          <w:sz w:val="22"/>
        </w:rPr>
      </w:pPr>
      <w:r>
        <w:br w:type="page"/>
      </w:r>
    </w:p>
    <w:p w14:paraId="6AFDDD86" w14:textId="77777777" w:rsidR="00DE42D9" w:rsidRDefault="00930A79">
      <w:pPr>
        <w:snapToGrid w:val="0"/>
        <w:spacing w:after="0" w:line="360" w:lineRule="auto"/>
        <w:textAlignment w:val="baseline"/>
        <w:rPr>
          <w:rFonts w:ascii="Times New Roman" w:eastAsia="바탕체" w:hAnsi="Times New Roman"/>
          <w:b/>
          <w:kern w:val="0"/>
          <w:sz w:val="22"/>
        </w:rPr>
      </w:pPr>
      <w:r>
        <w:rPr>
          <w:rFonts w:ascii="Times New Roman" w:eastAsia="바탕체" w:hAnsi="Times New Roman"/>
          <w:b/>
          <w:kern w:val="0"/>
          <w:sz w:val="22"/>
        </w:rPr>
        <w:lastRenderedPageBreak/>
        <w:t>수</w:t>
      </w:r>
      <w:r>
        <w:rPr>
          <w:rFonts w:ascii="Times New Roman" w:eastAsia="Times New Roman" w:hAnsi="Times New Roman"/>
          <w:b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kern w:val="0"/>
          <w:sz w:val="22"/>
        </w:rPr>
        <w:t>탁</w:t>
      </w:r>
      <w:r>
        <w:rPr>
          <w:rFonts w:ascii="Times New Roman" w:eastAsia="Times New Roman" w:hAnsi="Times New Roman"/>
          <w:b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kern w:val="0"/>
          <w:sz w:val="22"/>
        </w:rPr>
        <w:t>자</w:t>
      </w:r>
      <w:r>
        <w:rPr>
          <w:rFonts w:ascii="Times New Roman" w:eastAsia="Times New Roman" w:hAnsi="Times New Roman"/>
          <w:b/>
          <w:kern w:val="0"/>
          <w:sz w:val="22"/>
        </w:rPr>
        <w:t xml:space="preserve"> </w:t>
      </w:r>
    </w:p>
    <w:p w14:paraId="28285D0F" w14:textId="77777777" w:rsidR="00DE42D9" w:rsidRDefault="00930A79">
      <w:pPr>
        <w:snapToGrid w:val="0"/>
        <w:spacing w:after="0" w:line="360" w:lineRule="auto"/>
        <w:ind w:left="920" w:hanging="220"/>
        <w:textAlignment w:val="baseline"/>
      </w:pPr>
      <w:r>
        <w:rPr>
          <w:rFonts w:ascii="Times New Roman" w:eastAsia="바탕체" w:hAnsi="Times New Roman"/>
          <w:kern w:val="0"/>
          <w:sz w:val="22"/>
        </w:rPr>
        <w:t>주</w:t>
      </w:r>
      <w:r>
        <w:rPr>
          <w:rFonts w:ascii="Times New Roman" w:eastAsia="Times New Roman" w:hAnsi="Times New Roman"/>
          <w:kern w:val="0"/>
          <w:sz w:val="22"/>
        </w:rPr>
        <w:t xml:space="preserve">        </w:t>
      </w:r>
      <w:r>
        <w:rPr>
          <w:rFonts w:ascii="Times New Roman" w:eastAsia="바탕체" w:hAnsi="Times New Roman"/>
          <w:kern w:val="0"/>
          <w:sz w:val="22"/>
        </w:rPr>
        <w:t>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 xml:space="preserve">: </w:t>
      </w:r>
      <w:r>
        <w:rPr>
          <w:rFonts w:ascii="Times New Roman" w:eastAsia="바탕체" w:hAnsi="Times New Roman"/>
          <w:kern w:val="0"/>
          <w:sz w:val="22"/>
        </w:rPr>
        <w:t>서울특별시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중구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소공로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51(</w:t>
      </w:r>
      <w:r>
        <w:rPr>
          <w:rFonts w:ascii="Times New Roman" w:eastAsia="바탕체" w:hAnsi="Times New Roman"/>
          <w:kern w:val="0"/>
          <w:sz w:val="22"/>
        </w:rPr>
        <w:t>회현동</w:t>
      </w:r>
      <w:r>
        <w:rPr>
          <w:rFonts w:ascii="Times New Roman" w:eastAsia="바탕체" w:hAnsi="Times New Roman"/>
          <w:kern w:val="0"/>
          <w:sz w:val="22"/>
        </w:rPr>
        <w:t>1</w:t>
      </w:r>
      <w:r>
        <w:rPr>
          <w:rFonts w:ascii="Times New Roman" w:eastAsia="바탕체" w:hAnsi="Times New Roman"/>
          <w:kern w:val="0"/>
          <w:sz w:val="22"/>
        </w:rPr>
        <w:t>가</w:t>
      </w:r>
      <w:r>
        <w:rPr>
          <w:rFonts w:ascii="Times New Roman" w:eastAsia="바탕체" w:hAnsi="Times New Roman"/>
          <w:kern w:val="0"/>
          <w:sz w:val="22"/>
        </w:rPr>
        <w:t>)</w:t>
      </w:r>
    </w:p>
    <w:p w14:paraId="2F86DA33" w14:textId="77777777" w:rsidR="00DE42D9" w:rsidRDefault="00930A79">
      <w:pPr>
        <w:snapToGrid w:val="0"/>
        <w:spacing w:after="0" w:line="360" w:lineRule="auto"/>
        <w:ind w:left="920" w:hanging="220"/>
        <w:textAlignment w:val="baseline"/>
      </w:pPr>
      <w:r>
        <w:rPr>
          <w:rFonts w:ascii="Times New Roman" w:eastAsia="바탕체" w:hAnsi="Times New Roman"/>
          <w:kern w:val="0"/>
          <w:sz w:val="22"/>
        </w:rPr>
        <w:t>법인등록번호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: 110111-0023393</w:t>
      </w:r>
    </w:p>
    <w:p w14:paraId="636D9085" w14:textId="77777777" w:rsidR="00DE42D9" w:rsidRDefault="00930A79">
      <w:pPr>
        <w:snapToGrid w:val="0"/>
        <w:spacing w:after="0" w:line="360" w:lineRule="auto"/>
        <w:ind w:left="920" w:hanging="220"/>
        <w:textAlignment w:val="baseline"/>
        <w:rPr>
          <w:rFonts w:eastAsia="바탕체"/>
        </w:rPr>
      </w:pPr>
      <w:r>
        <w:rPr>
          <w:rFonts w:ascii="Times New Roman" w:eastAsia="바탕체" w:hAnsi="Times New Roman"/>
          <w:kern w:val="0"/>
          <w:sz w:val="22"/>
        </w:rPr>
        <w:t>법</w:t>
      </w:r>
      <w:r>
        <w:rPr>
          <w:rFonts w:ascii="Times New Roman" w:eastAsia="Times New Roman" w:hAnsi="Times New Roman"/>
          <w:kern w:val="0"/>
          <w:sz w:val="22"/>
        </w:rPr>
        <w:t xml:space="preserve">   </w:t>
      </w:r>
      <w:r>
        <w:rPr>
          <w:rFonts w:ascii="Times New Roman" w:eastAsia="바탕체" w:hAnsi="Times New Roman"/>
          <w:kern w:val="0"/>
          <w:sz w:val="22"/>
        </w:rPr>
        <w:t>인</w:t>
      </w:r>
      <w:r>
        <w:rPr>
          <w:rFonts w:ascii="Times New Roman" w:eastAsia="Times New Roman" w:hAnsi="Times New Roman"/>
          <w:kern w:val="0"/>
          <w:sz w:val="22"/>
        </w:rPr>
        <w:t xml:space="preserve">   </w:t>
      </w:r>
      <w:r>
        <w:rPr>
          <w:rFonts w:ascii="Times New Roman" w:eastAsia="바탕체" w:hAnsi="Times New Roman"/>
          <w:kern w:val="0"/>
          <w:sz w:val="22"/>
        </w:rPr>
        <w:t>명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 xml:space="preserve">: </w:t>
      </w:r>
      <w:r>
        <w:rPr>
          <w:rFonts w:ascii="Times New Roman" w:eastAsia="바탕체" w:hAnsi="Times New Roman"/>
          <w:kern w:val="0"/>
          <w:sz w:val="22"/>
        </w:rPr>
        <w:t>주식회사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우리은행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</w:p>
    <w:p w14:paraId="7D4E2EC8" w14:textId="77777777" w:rsidR="00DE42D9" w:rsidRDefault="00930A79">
      <w:pPr>
        <w:snapToGrid w:val="0"/>
        <w:spacing w:after="0" w:line="360" w:lineRule="auto"/>
        <w:ind w:left="2310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>대표이사</w:t>
      </w:r>
      <w:r>
        <w:rPr>
          <w:rFonts w:ascii="Times New Roman" w:eastAsia="Times New Roman" w:hAnsi="Times New Roman"/>
          <w:kern w:val="0"/>
          <w:sz w:val="22"/>
        </w:rPr>
        <w:t xml:space="preserve">  </w:t>
      </w:r>
      <w:r>
        <w:rPr>
          <w:rFonts w:ascii="Times New Roman" w:eastAsia="바탕체" w:hAnsi="Times New Roman"/>
          <w:kern w:val="0"/>
          <w:sz w:val="22"/>
        </w:rPr>
        <w:t>정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완</w:t>
      </w:r>
    </w:p>
    <w:p w14:paraId="3B65A126" w14:textId="77777777" w:rsidR="00DE42D9" w:rsidRDefault="00930A79">
      <w:pPr>
        <w:snapToGrid w:val="0"/>
        <w:spacing w:line="360" w:lineRule="auto"/>
        <w:ind w:firstLine="2640"/>
        <w:textAlignment w:val="baseline"/>
      </w:pPr>
      <w:r>
        <w:rPr>
          <w:rFonts w:ascii="Times New Roman" w:eastAsia="바탕체" w:hAnsi="Times New Roman"/>
          <w:kern w:val="0"/>
          <w:sz w:val="22"/>
        </w:rPr>
        <w:t>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지배인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신탁부장</w:t>
      </w:r>
      <w:r>
        <w:rPr>
          <w:rFonts w:ascii="Times New Roman" w:eastAsia="Times New Roman" w:hAnsi="Times New Roman"/>
          <w:kern w:val="0"/>
          <w:sz w:val="22"/>
        </w:rPr>
        <w:t xml:space="preserve">  </w:t>
      </w:r>
      <w:r>
        <w:rPr>
          <w:rFonts w:ascii="Times New Roman" w:eastAsia="바탕체" w:hAnsi="Times New Roman"/>
          <w:kern w:val="0"/>
          <w:sz w:val="22"/>
        </w:rPr>
        <w:t>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상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범</w:t>
      </w:r>
      <w:r>
        <w:rPr>
          <w:rFonts w:ascii="Times New Roman" w:eastAsia="Times New Roman" w:hAnsi="Times New Roman"/>
          <w:kern w:val="0"/>
          <w:sz w:val="22"/>
        </w:rPr>
        <w:t xml:space="preserve">  </w:t>
      </w:r>
      <w:r>
        <w:rPr>
          <w:rFonts w:ascii="Times New Roman" w:eastAsia="바탕체" w:hAnsi="Times New Roman"/>
          <w:kern w:val="0"/>
          <w:sz w:val="22"/>
        </w:rPr>
        <w:t>(</w:t>
      </w:r>
      <w:r>
        <w:rPr>
          <w:rFonts w:ascii="Times New Roman" w:eastAsia="바탕체" w:hAnsi="Times New Roman"/>
          <w:kern w:val="0"/>
          <w:sz w:val="22"/>
        </w:rPr>
        <w:t>인</w:t>
      </w:r>
      <w:r>
        <w:rPr>
          <w:rFonts w:ascii="Times New Roman" w:eastAsia="바탕체" w:hAnsi="Times New Roman"/>
          <w:kern w:val="0"/>
          <w:sz w:val="22"/>
        </w:rPr>
        <w:t>)</w:t>
      </w:r>
      <w:r>
        <w:br w:type="page"/>
      </w:r>
    </w:p>
    <w:p w14:paraId="44E3F743" w14:textId="77777777" w:rsidR="00DE42D9" w:rsidRDefault="00930A79">
      <w:pPr>
        <w:spacing w:after="0" w:line="360" w:lineRule="auto"/>
        <w:rPr>
          <w:rFonts w:ascii="Times New Roman" w:eastAsia="바탕체" w:hAnsi="Times New Roman"/>
          <w:b/>
          <w:kern w:val="0"/>
          <w:sz w:val="22"/>
          <w:del w:id="9015" w:author="코람코 상장리츠팀" w:date="2026-10-13T09:00:00Z"/>
        </w:rPr>
      </w:pPr>
      <w:commentRangeStart w:id="10"/>
      <w:r/>
      <w:del w:id="9003" w:author="코람코 상장리츠팀" w:date="2026-10-13T09:00:00Z">
        <w:r>
          <w:rPr>
            <w:rFonts w:ascii="Times New Roman" w:eastAsia="바탕체" w:hAnsi="Times New Roman"/>
            <w:b/>
            <w:kern w:val="0"/>
            <w:sz w:val="22"/>
          </w:rPr>
          <w:lastRenderedPageBreak/>
          <w:delText xml:space="preserve">제</w:delText>
        </w:r>
      </w:del>
      <w:del w:id="9004" w:author="코람코 상장리츠팀" w:date="2026-10-13T09:00:00Z">
        <w:r>
          <w:rPr>
            <w:rFonts w:ascii="Times New Roman" w:eastAsia="Times New Roman" w:hAnsi="Times New Roman"/>
            <w:b/>
            <w:kern w:val="0"/>
            <w:sz w:val="22"/>
          </w:rPr>
          <w:delText xml:space="preserve"> </w:delText>
        </w:r>
      </w:del>
      <w:del w:id="9005" w:author="코람코 상장리츠팀" w:date="2026-10-13T09:00:00Z">
        <w:r>
          <w:rPr>
            <w:rFonts w:ascii="Times New Roman" w:eastAsia="바탕체" w:hAnsi="Times New Roman"/>
            <w:b/>
            <w:kern w:val="0"/>
            <w:sz w:val="22"/>
          </w:rPr>
          <w:delText xml:space="preserve">1 </w:delText>
        </w:r>
      </w:del>
      <w:del w:id="9006" w:author="코람코 상장리츠팀" w:date="2026-10-13T09:00:00Z">
        <w:r>
          <w:rPr>
            <w:rFonts w:ascii="Times New Roman" w:eastAsia="바탕체" w:hAnsi="Times New Roman"/>
            <w:b/>
            <w:kern w:val="0"/>
            <w:sz w:val="22"/>
          </w:rPr>
          <w:delText xml:space="preserve">순</w:delText>
        </w:r>
      </w:del>
      <w:del w:id="9007" w:author="코람코 상장리츠팀" w:date="2026-10-13T09:00:00Z">
        <w:r>
          <w:rPr>
            <w:rFonts w:ascii="Times New Roman" w:eastAsia="Times New Roman" w:hAnsi="Times New Roman"/>
            <w:b/>
            <w:kern w:val="0"/>
            <w:sz w:val="22"/>
          </w:rPr>
          <w:delText xml:space="preserve"> </w:delText>
        </w:r>
      </w:del>
      <w:del w:id="9008" w:author="코람코 상장리츠팀" w:date="2026-10-13T09:00:00Z">
        <w:r>
          <w:rPr>
            <w:rFonts w:ascii="Times New Roman" w:eastAsia="바탕체" w:hAnsi="Times New Roman"/>
            <w:b/>
            <w:kern w:val="0"/>
            <w:sz w:val="22"/>
          </w:rPr>
          <w:delText xml:space="preserve">위</w:delText>
        </w:r>
      </w:del>
      <w:del w:id="9009" w:author="코람코 상장리츠팀" w:date="2026-10-13T09:00:00Z">
        <w:r>
          <w:rPr>
            <w:rFonts w:ascii="Times New Roman" w:eastAsia="Times New Roman" w:hAnsi="Times New Roman"/>
            <w:b/>
            <w:kern w:val="0"/>
            <w:sz w:val="22"/>
          </w:rPr>
          <w:delText xml:space="preserve">     </w:delText>
        </w:r>
      </w:del>
      <w:del w:id="9010" w:author="코람코 상장리츠팀" w:date="2026-10-13T09:00:00Z">
        <w:r>
          <w:rPr>
            <w:rFonts w:ascii="Times New Roman" w:eastAsia="바탕체" w:hAnsi="Times New Roman"/>
            <w:kern w:val="0"/>
            <w:sz w:val="22"/>
          </w:rPr>
          <w:delText xml:space="preserve">법인등록번호</w:delText>
        </w:r>
      </w:del>
      <w:del w:id="9011" w:author="코람코 상장리츠팀" w:date="2026-10-13T09:00:00Z">
        <w:r>
          <w:rPr>
            <w:rFonts w:ascii="Times New Roman" w:eastAsia="Times New Roman" w:hAnsi="Times New Roman"/>
            <w:kern w:val="0"/>
            <w:sz w:val="22"/>
          </w:rPr>
          <w:delText xml:space="preserve"> </w:delText>
        </w:r>
      </w:del>
      <w:del w:id="9012" w:author="코람코 상장리츠팀" w:date="2026-10-13T09:00:00Z">
        <w:r>
          <w:rPr>
            <w:rFonts w:ascii="Times New Roman" w:eastAsia="바탕체" w:hAnsi="Times New Roman"/>
            <w:kern w:val="0"/>
            <w:sz w:val="22"/>
          </w:rPr>
          <w:delText xml:space="preserve">:</w:delText>
        </w:r>
      </w:del>
      <w:del w:id="9013" w:author="코람코 상장리츠팀" w:date="2026-10-13T09:00:00Z">
        <w:r>
          <w:delText xml:space="preserve"> </w:delText>
        </w:r>
      </w:del>
      <w:del w:id="9014" w:author="코람코 상장리츠팀" w:date="2026-10-13T09:00:00Z">
        <w:r>
          <w:rPr>
            <w:rFonts w:ascii="Times New Roman" w:eastAsia="바탕체" w:hAnsi="Times New Roman"/>
            <w:kern w:val="0"/>
            <w:sz w:val="22"/>
          </w:rPr>
          <w:delText xml:space="preserve">[*]</w:delText>
        </w:r>
      </w:del>
      <w:r/>
      <w:commentRangeEnd w:id="10"/>
      <w:r>
        <w:rPr>
          <w:rStyle w:val="CommentReference"/>
        </w:rPr>
        <w:commentReference w:id="10"/>
      </w:r>
    </w:p>
    <w:p w14:paraId="7891919D" w14:textId="77777777" w:rsidR="00DE42D9" w:rsidRDefault="00930A79">
      <w:pPr>
        <w:snapToGrid w:val="0"/>
        <w:spacing w:after="0" w:line="360" w:lineRule="auto"/>
        <w:textAlignment w:val="baseline"/>
        <w:rPr>
          <w:rFonts w:ascii="Times New Roman" w:eastAsia="바탕체" w:hAnsi="Times New Roman"/>
          <w:kern w:val="0"/>
          <w:sz w:val="22"/>
          <w:del w:id="9023" w:author="코람코 상장리츠팀" w:date="2026-10-13T09:00:00Z"/>
        </w:rPr>
      </w:pPr>
      <w:del w:id="9016" w:author="코람코 상장리츠팀" w:date="2026-10-13T09:00:00Z">
        <w:r>
          <w:rPr>
            <w:rFonts w:ascii="Times New Roman" w:eastAsia="바탕체" w:hAnsi="Times New Roman"/>
            <w:b/>
            <w:kern w:val="0"/>
            <w:sz w:val="22"/>
          </w:rPr>
          <w:delText xml:space="preserve">우선수익자</w:delText>
        </w:r>
      </w:del>
      <w:del w:id="9017" w:author="코람코 상장리츠팀" w:date="2026-10-13T09:00:00Z">
        <w:r>
          <w:rPr>
            <w:rFonts w:ascii="Times New Roman" w:eastAsia="Times New Roman" w:hAnsi="Times New Roman"/>
            <w:kern w:val="0"/>
            <w:sz w:val="22"/>
          </w:rPr>
          <w:delText xml:space="preserve">     </w:delText>
        </w:r>
      </w:del>
      <w:del w:id="9018" w:author="코람코 상장리츠팀" w:date="2026-10-13T09:00:00Z">
        <w:r>
          <w:rPr>
            <w:rFonts w:ascii="Times New Roman" w:eastAsia="바탕체" w:hAnsi="Times New Roman"/>
            <w:kern w:val="0"/>
            <w:sz w:val="22"/>
          </w:rPr>
          <w:delText xml:space="preserve">주</w:delText>
        </w:r>
      </w:del>
      <w:del w:id="9019" w:author="코람코 상장리츠팀" w:date="2026-10-13T09:00:00Z">
        <w:r>
          <w:rPr>
            <w:rFonts w:ascii="Times New Roman" w:eastAsia="Times New Roman" w:hAnsi="Times New Roman"/>
            <w:kern w:val="0"/>
            <w:sz w:val="22"/>
          </w:rPr>
          <w:delText xml:space="preserve">        </w:delText>
        </w:r>
      </w:del>
      <w:del w:id="9020" w:author="코람코 상장리츠팀" w:date="2026-10-13T09:00:00Z">
        <w:r>
          <w:rPr>
            <w:rFonts w:ascii="Times New Roman" w:eastAsia="바탕체" w:hAnsi="Times New Roman"/>
            <w:kern w:val="0"/>
            <w:sz w:val="22"/>
          </w:rPr>
          <w:delText xml:space="preserve">소</w:delText>
        </w:r>
      </w:del>
      <w:del w:id="9021" w:author="코람코 상장리츠팀" w:date="2026-10-13T09:00:00Z">
        <w:r>
          <w:rPr>
            <w:rFonts w:ascii="Times New Roman" w:eastAsia="Times New Roman" w:hAnsi="Times New Roman"/>
            <w:kern w:val="0"/>
            <w:sz w:val="22"/>
          </w:rPr>
          <w:delText xml:space="preserve"> </w:delText>
        </w:r>
      </w:del>
      <w:del w:id="9022" w:author="코람코 상장리츠팀" w:date="2026-10-13T09:00:00Z">
        <w:r>
          <w:rPr>
            <w:rFonts w:ascii="Times New Roman" w:eastAsia="바탕체" w:hAnsi="Times New Roman"/>
            <w:kern w:val="0"/>
            <w:sz w:val="22"/>
          </w:rPr>
          <w:delText xml:space="preserve">: [*]</w:delText>
        </w:r>
      </w:del>
    </w:p>
    <w:p w14:paraId="038C30CB" w14:textId="77777777" w:rsidR="00DE42D9" w:rsidRDefault="00930A79">
      <w:pPr>
        <w:snapToGrid w:val="0"/>
        <w:spacing w:after="0" w:line="360" w:lineRule="auto"/>
        <w:ind w:firstLine="1701"/>
        <w:textAlignment w:val="baseline"/>
        <w:rPr>
          <w:rFonts w:ascii="Times New Roman" w:eastAsia="바탕체" w:hAnsi="Times New Roman"/>
          <w:kern w:val="0"/>
          <w:sz w:val="22"/>
          <w:del w:id="9034" w:author="코람코 상장리츠팀" w:date="2026-10-13T09:00:00Z"/>
        </w:rPr>
      </w:pPr>
      <w:del w:id="9024" w:author="코람코 상장리츠팀" w:date="2026-10-13T09:00:00Z">
        <w:r>
          <w:rPr>
            <w:rFonts w:ascii="Times New Roman" w:eastAsia="바탕체" w:hAnsi="Times New Roman"/>
            <w:kern w:val="0"/>
            <w:sz w:val="22"/>
          </w:rPr>
          <w:delText xml:space="preserve">법</w:delText>
        </w:r>
      </w:del>
      <w:del w:id="9025" w:author="코람코 상장리츠팀" w:date="2026-10-13T09:00:00Z">
        <w:r>
          <w:rPr>
            <w:rFonts w:ascii="Times New Roman" w:eastAsia="Times New Roman" w:hAnsi="Times New Roman"/>
            <w:kern w:val="0"/>
            <w:sz w:val="22"/>
          </w:rPr>
          <w:delText xml:space="preserve">   </w:delText>
        </w:r>
      </w:del>
      <w:del w:id="9026" w:author="코람코 상장리츠팀" w:date="2026-10-13T09:00:00Z">
        <w:r>
          <w:rPr>
            <w:rFonts w:ascii="Times New Roman" w:eastAsia="바탕체" w:hAnsi="Times New Roman"/>
            <w:kern w:val="0"/>
            <w:sz w:val="22"/>
          </w:rPr>
          <w:delText xml:space="preserve">인</w:delText>
        </w:r>
      </w:del>
      <w:del w:id="9027" w:author="코람코 상장리츠팀" w:date="2026-10-13T09:00:00Z">
        <w:r>
          <w:rPr>
            <w:rFonts w:ascii="Times New Roman" w:eastAsia="Times New Roman" w:hAnsi="Times New Roman"/>
            <w:kern w:val="0"/>
            <w:sz w:val="22"/>
          </w:rPr>
          <w:delText xml:space="preserve">   </w:delText>
        </w:r>
      </w:del>
      <w:del w:id="9028" w:author="코람코 상장리츠팀" w:date="2026-10-13T09:00:00Z">
        <w:r>
          <w:rPr>
            <w:rFonts w:ascii="Times New Roman" w:eastAsia="바탕체" w:hAnsi="Times New Roman"/>
            <w:kern w:val="0"/>
            <w:sz w:val="22"/>
          </w:rPr>
          <w:delText xml:space="preserve">명</w:delText>
        </w:r>
      </w:del>
      <w:del w:id="9029" w:author="코람코 상장리츠팀" w:date="2026-10-13T09:00:00Z">
        <w:r>
          <w:rPr>
            <w:rFonts w:ascii="Times New Roman" w:eastAsia="Times New Roman" w:hAnsi="Times New Roman"/>
            <w:kern w:val="0"/>
            <w:sz w:val="22"/>
          </w:rPr>
          <w:delText xml:space="preserve"> </w:delText>
        </w:r>
      </w:del>
      <w:del w:id="9030" w:author="코람코 상장리츠팀" w:date="2026-10-13T09:00:00Z">
        <w:r>
          <w:rPr>
            <w:rFonts w:ascii="Times New Roman" w:eastAsia="바탕체" w:hAnsi="Times New Roman"/>
            <w:kern w:val="0"/>
            <w:sz w:val="22"/>
          </w:rPr>
          <w:delText xml:space="preserve">: </w:delText>
        </w:r>
      </w:del>
      <w:del w:id="9031" w:author="코람코 상장리츠팀" w:date="2026-10-13T09:00:00Z">
        <w:r>
          <w:rPr>
            <w:rFonts w:ascii="Times New Roman" w:eastAsia="바탕체" w:hAnsi="Times New Roman"/>
            <w:kern w:val="0"/>
            <w:sz w:val="22"/>
          </w:rPr>
          <w:delText xml:space="preserve">쿠팡</w:delText>
        </w:r>
      </w:del>
      <w:del w:id="9032" w:author="코람코 상장리츠팀" w:date="2026-10-13T09:00:00Z">
        <w:r>
          <w:rPr>
            <w:rFonts w:ascii="Times New Roman" w:eastAsia="바탕체" w:hAnsi="Times New Roman"/>
            <w:kern w:val="0"/>
            <w:sz w:val="22"/>
          </w:rPr>
          <w:delText xml:space="preserve"> </w:delText>
        </w:r>
      </w:del>
      <w:del w:id="9033" w:author="코람코 상장리츠팀" w:date="2026-10-13T09:00:00Z">
        <w:r>
          <w:rPr>
            <w:rFonts w:ascii="Times New Roman" w:eastAsia="바탕체" w:hAnsi="Times New Roman"/>
            <w:kern w:val="0"/>
            <w:sz w:val="22"/>
          </w:rPr>
          <w:delText xml:space="preserve">주식회사</w:delText>
        </w:r>
      </w:del>
    </w:p>
    <w:p w14:paraId="34389FDB" w14:textId="77777777" w:rsidR="00DE42D9" w:rsidRDefault="00930A79">
      <w:pPr>
        <w:snapToGrid w:val="0"/>
        <w:spacing w:after="0" w:line="360" w:lineRule="auto"/>
        <w:ind w:firstLine="3461"/>
        <w:textAlignment w:val="baseline"/>
        <w:rPr>
          <w:rFonts w:ascii="Times New Roman" w:eastAsia="바탕체" w:hAnsi="Times New Roman"/>
          <w:kern w:val="0"/>
          <w:sz w:val="22"/>
          <w:del w:id="9040" w:author="코람코 상장리츠팀" w:date="2026-10-13T09:00:00Z"/>
        </w:rPr>
      </w:pPr>
      <w:del w:id="9035" w:author="코람코 상장리츠팀" w:date="2026-10-13T09:00:00Z">
        <w:r>
          <w:rPr>
            <w:rFonts w:ascii="Times New Roman" w:eastAsia="바탕체" w:hAnsi="Times New Roman"/>
            <w:kern w:val="0"/>
            <w:sz w:val="22"/>
          </w:rPr>
          <w:delText xml:space="preserve">대표이사</w:delText>
        </w:r>
      </w:del>
      <w:del w:id="9036" w:author="코람코 상장리츠팀" w:date="2026-10-13T09:00:00Z">
        <w:r>
          <w:rPr>
            <w:rFonts w:ascii="Times New Roman" w:eastAsia="Times New Roman" w:hAnsi="Times New Roman"/>
            <w:kern w:val="0"/>
            <w:sz w:val="22"/>
          </w:rPr>
          <w:delText xml:space="preserve"> </w:delText>
        </w:r>
      </w:del>
      <w:del w:id="9037" w:author="코람코 상장리츠팀" w:date="2026-10-13T09:00:00Z">
        <w:r>
          <w:rPr>
            <w:rFonts w:ascii="Times New Roman" w:eastAsia="바탕체" w:hAnsi="Times New Roman"/>
            <w:kern w:val="0"/>
            <w:sz w:val="22"/>
          </w:rPr>
          <w:delText xml:space="preserve">[*]  (</w:delText>
        </w:r>
      </w:del>
      <w:del w:id="9038" w:author="코람코 상장리츠팀" w:date="2026-10-13T09:00:00Z">
        <w:r>
          <w:rPr>
            <w:rFonts w:ascii="Times New Roman" w:eastAsia="바탕체" w:hAnsi="Times New Roman"/>
            <w:kern w:val="0"/>
            <w:sz w:val="22"/>
          </w:rPr>
          <w:delText xml:space="preserve">인</w:delText>
        </w:r>
      </w:del>
      <w:del w:id="9039" w:author="코람코 상장리츠팀" w:date="2026-10-13T09:00:00Z">
        <w:r>
          <w:rPr>
            <w:rFonts w:ascii="Times New Roman" w:eastAsia="바탕체" w:hAnsi="Times New Roman"/>
            <w:kern w:val="0"/>
            <w:sz w:val="22"/>
          </w:rPr>
          <w:delText xml:space="preserve">)</w:delText>
        </w:r>
      </w:del>
    </w:p>
    <w:p w14:paraId="7B5972AA" w14:textId="77777777" w:rsidR="00DE42D9" w:rsidRDefault="00DE42D9">
      <w:pPr>
        <w:widowControl/>
        <w:autoSpaceDE/>
        <w:rPr>
          <w:rFonts w:ascii="Times New Roman" w:eastAsia="바탕체" w:hAnsi="Times New Roman"/>
          <w:kern w:val="0"/>
          <w:sz w:val="22"/>
          <w:del w:id="9041" w:author="코람코 상장리츠팀" w:date="2026-10-13T09:00:00Z"/>
        </w:rPr>
      </w:pPr>
    </w:p>
    <w:p w14:paraId="3190E95B" w14:textId="77777777" w:rsidR="00DE42D9" w:rsidRDefault="00930A79">
      <w:pPr>
        <w:widowControl/>
        <w:autoSpaceDE/>
        <w:rPr>
          <w:rFonts w:ascii="Times New Roman" w:eastAsia="바탕체" w:hAnsi="Times New Roman"/>
          <w:kern w:val="0"/>
          <w:sz w:val="22"/>
          <w:del w:id="9043" w:author="코람코 상장리츠팀" w:date="2026-10-13T09:00:00Z"/>
        </w:rPr>
      </w:pPr>
      <w:del w:id="9042" w:author="코람코 상장리츠팀" w:date="2026-10-13T09:00:00Z">
        <w:r>
          <w:br w:type="page"/>
        </w:r>
      </w:del>
    </w:p>
    <w:p w14:paraId="1F551CCE" w14:textId="77777777" w:rsidR="00DE42D9" w:rsidRDefault="00930A79">
      <w:pPr>
        <w:spacing w:after="0" w:line="360" w:lineRule="auto"/>
        <w:rPr>
          <w:rFonts w:ascii="Times New Roman" w:eastAsia="바탕체" w:hAnsi="Times New Roman"/>
          <w:b/>
          <w:kern w:val="0"/>
          <w:sz w:val="22"/>
          <w:del w:id="9066" w:author="코람코 상장리츠팀" w:date="2026-10-13T09:00:00Z"/>
        </w:rPr>
      </w:pPr>
      <w:del w:id="9044" w:author="코람코 상장리츠팀" w:date="2026-10-13T09:00:00Z">
        <w:r>
          <w:rPr>
            <w:rFonts w:ascii="Times New Roman" w:eastAsia="바탕체" w:hAnsi="Times New Roman"/>
            <w:b/>
            <w:kern w:val="0"/>
            <w:sz w:val="22"/>
          </w:rPr>
          <w:lastRenderedPageBreak/>
          <w:delText xml:space="preserve">(</w:delText>
        </w:r>
      </w:del>
      <w:del w:id="9045" w:author="코람코 상장리츠팀" w:date="2026-10-13T09:00:00Z">
        <w:r>
          <w:rPr>
            <w:rFonts w:ascii="Times New Roman" w:eastAsia="바탕체" w:hAnsi="Times New Roman"/>
            <w:b/>
            <w:kern w:val="0"/>
            <w:sz w:val="22"/>
          </w:rPr>
          <w:delText xml:space="preserve">공동</w:delText>
        </w:r>
      </w:del>
      <w:del w:id="9046" w:author="코람코 상장리츠팀" w:date="2026-10-13T09:00:00Z">
        <w:r>
          <w:rPr>
            <w:rFonts w:ascii="Times New Roman" w:eastAsia="바탕체" w:hAnsi="Times New Roman"/>
            <w:b/>
            <w:kern w:val="0"/>
            <w:sz w:val="22"/>
          </w:rPr>
          <w:delText xml:space="preserve">) </w:delText>
        </w:r>
      </w:del>
      <w:del w:id="9047" w:author="코람코 상장리츠팀" w:date="2026-10-13T09:00:00Z">
        <w:r>
          <w:rPr>
            <w:rFonts w:ascii="Times New Roman" w:eastAsia="바탕체" w:hAnsi="Times New Roman"/>
            <w:b/>
            <w:kern w:val="0"/>
            <w:sz w:val="22"/>
          </w:rPr>
          <w:delText xml:space="preserve">제</w:delText>
        </w:r>
      </w:del>
      <w:del w:id="9048" w:author="코람코 상장리츠팀" w:date="2026-10-13T09:00:00Z">
        <w:r>
          <w:rPr>
            <w:rFonts w:ascii="Times New Roman" w:eastAsia="바탕체" w:hAnsi="Times New Roman"/>
            <w:b/>
            <w:kern w:val="0"/>
            <w:sz w:val="22"/>
          </w:rPr>
          <w:delText xml:space="preserve"> 2 </w:delText>
        </w:r>
      </w:del>
      <w:del w:id="9049" w:author="코람코 상장리츠팀" w:date="2026-10-13T09:00:00Z">
        <w:r>
          <w:rPr>
            <w:rFonts w:ascii="Times New Roman" w:eastAsia="바탕체" w:hAnsi="Times New Roman"/>
            <w:b/>
            <w:kern w:val="0"/>
            <w:sz w:val="22"/>
          </w:rPr>
          <w:delText xml:space="preserve">순</w:delText>
        </w:r>
      </w:del>
      <w:del w:id="9050" w:author="코람코 상장리츠팀" w:date="2026-10-13T09:00:00Z">
        <w:r>
          <w:rPr>
            <w:rFonts w:ascii="Times New Roman" w:eastAsia="바탕체" w:hAnsi="Times New Roman"/>
            <w:b/>
            <w:kern w:val="0"/>
            <w:sz w:val="22"/>
          </w:rPr>
          <w:delText xml:space="preserve"> </w:delText>
        </w:r>
      </w:del>
      <w:del w:id="9051" w:author="코람코 상장리츠팀" w:date="2026-10-13T09:00:00Z">
        <w:r>
          <w:rPr>
            <w:rFonts w:ascii="Times New Roman" w:eastAsia="바탕체" w:hAnsi="Times New Roman"/>
            <w:b/>
            <w:kern w:val="0"/>
            <w:sz w:val="22"/>
          </w:rPr>
          <w:delText xml:space="preserve">위</w:delText>
        </w:r>
      </w:del>
      <w:del w:id="9052" w:author="코람코 상장리츠팀" w:date="2026-10-13T09:00:00Z">
        <w:r>
          <w:rPr>
            <w:rFonts w:ascii="Times New Roman" w:eastAsia="바탕체" w:hAnsi="Times New Roman"/>
            <w:b/>
            <w:kern w:val="0"/>
            <w:sz w:val="22"/>
          </w:rPr>
          <w:delText xml:space="preserve"> </w:delText>
        </w:r>
      </w:del>
      <w:del w:id="9053" w:author="코람코 상장리츠팀" w:date="2026-10-13T09:00:00Z">
        <w:r>
          <w:rPr>
            <w:rFonts w:ascii="Times New Roman" w:eastAsia="바탕체" w:hAnsi="Times New Roman"/>
            <w:b/>
            <w:kern w:val="0"/>
            <w:sz w:val="22"/>
          </w:rPr>
          <w:delText xml:space="preserve">및</w:delText>
        </w:r>
      </w:del>
      <w:del w:id="9054" w:author="코람코 상장리츠팀" w:date="2026-10-13T09:00:00Z">
        <w:r>
          <w:rPr>
            <w:rFonts w:ascii="Times New Roman" w:eastAsia="바탕체" w:hAnsi="Times New Roman"/>
            <w:b/>
            <w:kern w:val="0"/>
            <w:sz w:val="22"/>
          </w:rPr>
          <w:delText xml:space="preserve"> (</w:delText>
        </w:r>
      </w:del>
      <w:del w:id="9055" w:author="코람코 상장리츠팀" w:date="2026-10-13T09:00:00Z">
        <w:r>
          <w:rPr>
            <w:rFonts w:ascii="Times New Roman" w:eastAsia="바탕체" w:hAnsi="Times New Roman"/>
            <w:b/>
            <w:kern w:val="0"/>
            <w:sz w:val="22"/>
          </w:rPr>
          <w:delText xml:space="preserve">공동</w:delText>
        </w:r>
      </w:del>
      <w:del w:id="9056" w:author="코람코 상장리츠팀" w:date="2026-10-13T09:00:00Z">
        <w:r>
          <w:rPr>
            <w:rFonts w:ascii="Times New Roman" w:eastAsia="바탕체" w:hAnsi="Times New Roman"/>
            <w:b/>
            <w:kern w:val="0"/>
            <w:sz w:val="22"/>
          </w:rPr>
          <w:delText xml:space="preserve">) </w:delText>
        </w:r>
      </w:del>
      <w:del w:id="9057" w:author="코람코 상장리츠팀" w:date="2026-10-13T09:00:00Z">
        <w:r>
          <w:rPr>
            <w:rFonts w:ascii="Times New Roman" w:eastAsia="바탕체" w:hAnsi="Times New Roman"/>
            <w:b/>
            <w:kern w:val="0"/>
            <w:sz w:val="22"/>
          </w:rPr>
          <w:delText xml:space="preserve">제</w:delText>
        </w:r>
      </w:del>
      <w:del w:id="9058" w:author="코람코 상장리츠팀" w:date="2026-10-13T09:00:00Z">
        <w:r>
          <w:rPr>
            <w:rFonts w:ascii="Times New Roman" w:eastAsia="바탕체" w:hAnsi="Times New Roman"/>
            <w:b/>
            <w:kern w:val="0"/>
            <w:sz w:val="22"/>
          </w:rPr>
          <w:delText xml:space="preserve"> 3 </w:delText>
        </w:r>
      </w:del>
      <w:del w:id="9059" w:author="코람코 상장리츠팀" w:date="2026-10-13T09:00:00Z">
        <w:r>
          <w:rPr>
            <w:rFonts w:ascii="Times New Roman" w:eastAsia="바탕체" w:hAnsi="Times New Roman"/>
            <w:b/>
            <w:kern w:val="0"/>
            <w:sz w:val="22"/>
          </w:rPr>
          <w:delText xml:space="preserve">순</w:delText>
        </w:r>
      </w:del>
      <w:del w:id="9060" w:author="코람코 상장리츠팀" w:date="2026-10-13T09:00:00Z">
        <w:r>
          <w:rPr>
            <w:rFonts w:ascii="Times New Roman" w:eastAsia="바탕체" w:hAnsi="Times New Roman"/>
            <w:b/>
            <w:kern w:val="0"/>
            <w:sz w:val="22"/>
          </w:rPr>
          <w:delText xml:space="preserve"> </w:delText>
        </w:r>
      </w:del>
      <w:del w:id="9061" w:author="코람코 상장리츠팀" w:date="2026-10-13T09:00:00Z">
        <w:r>
          <w:rPr>
            <w:rFonts w:ascii="Times New Roman" w:eastAsia="바탕체" w:hAnsi="Times New Roman"/>
            <w:b/>
            <w:kern w:val="0"/>
            <w:sz w:val="22"/>
          </w:rPr>
          <w:delText xml:space="preserve">위</w:delText>
        </w:r>
      </w:del>
      <w:del w:id="9062" w:author="코람코 상장리츠팀" w:date="2026-10-13T09:00:00Z">
        <w:r>
          <w:rPr>
            <w:rFonts w:ascii="Times New Roman" w:eastAsia="Times New Roman" w:hAnsi="Times New Roman"/>
            <w:b/>
            <w:kern w:val="0"/>
            <w:sz w:val="22"/>
          </w:rPr>
          <w:delText xml:space="preserve">     </w:delText>
        </w:r>
      </w:del>
      <w:del w:id="9063" w:author="코람코 상장리츠팀" w:date="2026-10-13T09:00:00Z">
        <w:r>
          <w:rPr>
            <w:rFonts w:ascii="Times New Roman" w:eastAsia="바탕체" w:hAnsi="Times New Roman"/>
            <w:kern w:val="0"/>
            <w:sz w:val="22"/>
          </w:rPr>
          <w:delText xml:space="preserve">법인등록번호</w:delText>
        </w:r>
      </w:del>
      <w:del w:id="9064" w:author="코람코 상장리츠팀" w:date="2026-10-13T09:00:00Z">
        <w:r>
          <w:rPr>
            <w:rFonts w:ascii="Times New Roman" w:eastAsia="Times New Roman" w:hAnsi="Times New Roman"/>
            <w:kern w:val="0"/>
            <w:sz w:val="22"/>
          </w:rPr>
          <w:delText xml:space="preserve"> </w:delText>
        </w:r>
      </w:del>
      <w:del w:id="9065" w:author="코람코 상장리츠팀" w:date="2026-10-13T09:00:00Z">
        <w:r>
          <w:rPr>
            <w:rFonts w:ascii="Times New Roman" w:eastAsia="바탕체" w:hAnsi="Times New Roman"/>
            <w:kern w:val="0"/>
            <w:sz w:val="22"/>
          </w:rPr>
          <w:delText xml:space="preserve">: [*]</w:delText>
        </w:r>
      </w:del>
    </w:p>
    <w:p w14:paraId="1F3ECF06" w14:textId="77777777" w:rsidR="00DE42D9" w:rsidRDefault="00930A79">
      <w:pPr>
        <w:snapToGrid w:val="0"/>
        <w:spacing w:after="0" w:line="360" w:lineRule="auto"/>
        <w:textAlignment w:val="baseline"/>
        <w:rPr>
          <w:rFonts w:ascii="Times New Roman" w:eastAsia="바탕체" w:hAnsi="Times New Roman"/>
          <w:kern w:val="0"/>
          <w:sz w:val="22"/>
          <w:del w:id="9074" w:author="코람코 상장리츠팀" w:date="2026-10-13T09:00:00Z"/>
        </w:rPr>
      </w:pPr>
      <w:del w:id="9067" w:author="코람코 상장리츠팀" w:date="2026-10-13T09:00:00Z">
        <w:r>
          <w:rPr>
            <w:rFonts w:ascii="Times New Roman" w:eastAsia="바탕체" w:hAnsi="Times New Roman"/>
            <w:b/>
            <w:kern w:val="0"/>
            <w:sz w:val="22"/>
          </w:rPr>
          <w:delText xml:space="preserve">우선수익자</w:delText>
        </w:r>
      </w:del>
      <w:del w:id="9068" w:author="코람코 상장리츠팀" w:date="2026-10-13T09:00:00Z">
        <w:r>
          <w:rPr>
            <w:rFonts w:ascii="Times New Roman" w:eastAsia="Times New Roman" w:hAnsi="Times New Roman"/>
            <w:b/>
            <w:kern w:val="0"/>
            <w:sz w:val="22"/>
          </w:rPr>
          <w:delText xml:space="preserve">     </w:delText>
        </w:r>
      </w:del>
      <w:del w:id="9069" w:author="코람코 상장리츠팀" w:date="2026-10-13T09:00:00Z">
        <w:r>
          <w:rPr>
            <w:rFonts w:ascii="Times New Roman" w:eastAsia="바탕체" w:hAnsi="Times New Roman"/>
            <w:kern w:val="0"/>
            <w:sz w:val="22"/>
          </w:rPr>
          <w:delText xml:space="preserve">주</w:delText>
        </w:r>
      </w:del>
      <w:del w:id="9070" w:author="코람코 상장리츠팀" w:date="2026-10-13T09:00:00Z">
        <w:r>
          <w:rPr>
            <w:rFonts w:ascii="Times New Roman" w:eastAsia="Times New Roman" w:hAnsi="Times New Roman"/>
            <w:kern w:val="0"/>
            <w:sz w:val="22"/>
          </w:rPr>
          <w:delText xml:space="preserve">        </w:delText>
        </w:r>
      </w:del>
      <w:del w:id="9071" w:author="코람코 상장리츠팀" w:date="2026-10-13T09:00:00Z">
        <w:r>
          <w:rPr>
            <w:rFonts w:ascii="Times New Roman" w:eastAsia="바탕체" w:hAnsi="Times New Roman"/>
            <w:kern w:val="0"/>
            <w:sz w:val="22"/>
          </w:rPr>
          <w:delText xml:space="preserve">소</w:delText>
        </w:r>
      </w:del>
      <w:del w:id="9072" w:author="코람코 상장리츠팀" w:date="2026-10-13T09:00:00Z">
        <w:r>
          <w:rPr>
            <w:rFonts w:ascii="Times New Roman" w:eastAsia="Times New Roman" w:hAnsi="Times New Roman"/>
            <w:kern w:val="0"/>
            <w:sz w:val="22"/>
          </w:rPr>
          <w:delText xml:space="preserve"> </w:delText>
        </w:r>
      </w:del>
      <w:del w:id="9073" w:author="코람코 상장리츠팀" w:date="2026-10-13T09:00:00Z">
        <w:r>
          <w:rPr>
            <w:rFonts w:ascii="Times New Roman" w:eastAsia="바탕체" w:hAnsi="Times New Roman"/>
            <w:kern w:val="0"/>
            <w:sz w:val="22"/>
          </w:rPr>
          <w:delText xml:space="preserve">: [*] </w:delText>
        </w:r>
      </w:del>
    </w:p>
    <w:p w14:paraId="4798D7E5" w14:textId="77777777" w:rsidR="00DE42D9" w:rsidRDefault="00930A79">
      <w:pPr>
        <w:snapToGrid w:val="0"/>
        <w:spacing w:after="0" w:line="360" w:lineRule="auto"/>
        <w:ind w:left="800" w:firstLine="800"/>
        <w:textAlignment w:val="baseline"/>
        <w:rPr>
          <w:rFonts w:ascii="Times New Roman" w:eastAsia="바탕체" w:hAnsi="Times New Roman"/>
          <w:kern w:val="0"/>
          <w:sz w:val="22"/>
          <w:del w:id="9082" w:author="코람코 상장리츠팀" w:date="2026-10-13T09:00:00Z"/>
        </w:rPr>
      </w:pPr>
      <w:del w:id="9075" w:author="코람코 상장리츠팀" w:date="2026-10-13T09:00:00Z">
        <w:r>
          <w:rPr>
            <w:rFonts w:ascii="Times New Roman" w:eastAsia="바탕체" w:hAnsi="Times New Roman"/>
            <w:kern w:val="0"/>
            <w:sz w:val="22"/>
          </w:rPr>
          <w:delText xml:space="preserve">법</w:delText>
        </w:r>
      </w:del>
      <w:del w:id="9076" w:author="코람코 상장리츠팀" w:date="2026-10-13T09:00:00Z">
        <w:r>
          <w:rPr>
            <w:rFonts w:ascii="Times New Roman" w:eastAsia="Times New Roman" w:hAnsi="Times New Roman"/>
            <w:kern w:val="0"/>
            <w:sz w:val="22"/>
          </w:rPr>
          <w:delText xml:space="preserve">   </w:delText>
        </w:r>
      </w:del>
      <w:del w:id="9077" w:author="코람코 상장리츠팀" w:date="2026-10-13T09:00:00Z">
        <w:r>
          <w:rPr>
            <w:rFonts w:ascii="Times New Roman" w:eastAsia="바탕체" w:hAnsi="Times New Roman"/>
            <w:kern w:val="0"/>
            <w:sz w:val="22"/>
          </w:rPr>
          <w:delText xml:space="preserve">인</w:delText>
        </w:r>
      </w:del>
      <w:del w:id="9078" w:author="코람코 상장리츠팀" w:date="2026-10-13T09:00:00Z">
        <w:r>
          <w:rPr>
            <w:rFonts w:ascii="Times New Roman" w:eastAsia="Times New Roman" w:hAnsi="Times New Roman"/>
            <w:kern w:val="0"/>
            <w:sz w:val="22"/>
          </w:rPr>
          <w:delText xml:space="preserve">   </w:delText>
        </w:r>
      </w:del>
      <w:del w:id="9079" w:author="코람코 상장리츠팀" w:date="2026-10-13T09:00:00Z">
        <w:r>
          <w:rPr>
            <w:rFonts w:ascii="Times New Roman" w:eastAsia="바탕체" w:hAnsi="Times New Roman"/>
            <w:kern w:val="0"/>
            <w:sz w:val="22"/>
          </w:rPr>
          <w:delText xml:space="preserve">명</w:delText>
        </w:r>
      </w:del>
      <w:del w:id="9080" w:author="코람코 상장리츠팀" w:date="2026-10-13T09:00:00Z">
        <w:r>
          <w:rPr>
            <w:rFonts w:ascii="Times New Roman" w:eastAsia="Times New Roman" w:hAnsi="Times New Roman"/>
            <w:kern w:val="0"/>
            <w:sz w:val="22"/>
          </w:rPr>
          <w:delText xml:space="preserve"> </w:delText>
        </w:r>
      </w:del>
      <w:del w:id="9081" w:author="코람코 상장리츠팀" w:date="2026-10-13T09:00:00Z">
        <w:r>
          <w:rPr>
            <w:rFonts w:ascii="Times New Roman" w:eastAsia="바탕체" w:hAnsi="Times New Roman"/>
            <w:kern w:val="0"/>
            <w:sz w:val="22"/>
          </w:rPr>
          <w:delText xml:space="preserve">: [*]</w:delText>
        </w:r>
      </w:del>
    </w:p>
    <w:p w14:paraId="4D9F474E" w14:textId="77777777" w:rsidR="00DE42D9" w:rsidRDefault="00930A79">
      <w:pPr>
        <w:snapToGrid w:val="0"/>
        <w:spacing w:after="0" w:line="360" w:lineRule="auto"/>
        <w:ind w:firstLine="3461"/>
        <w:textAlignment w:val="baseline"/>
        <w:rPr>
          <w:rFonts w:ascii="Times New Roman" w:eastAsia="바탕체" w:hAnsi="Times New Roman"/>
          <w:kern w:val="0"/>
          <w:sz w:val="22"/>
          <w:del w:id="9088" w:author="코람코 상장리츠팀" w:date="2026-10-13T09:00:00Z"/>
        </w:rPr>
      </w:pPr>
      <w:del w:id="9083" w:author="코람코 상장리츠팀" w:date="2026-10-13T09:00:00Z">
        <w:r>
          <w:rPr>
            <w:rFonts w:ascii="Times New Roman" w:eastAsia="바탕체" w:hAnsi="Times New Roman"/>
            <w:kern w:val="0"/>
            <w:sz w:val="22"/>
          </w:rPr>
          <w:delText xml:space="preserve">대표이사</w:delText>
        </w:r>
      </w:del>
      <w:del w:id="9084" w:author="코람코 상장리츠팀" w:date="2026-10-13T09:00:00Z">
        <w:r>
          <w:rPr>
            <w:rFonts w:ascii="Times New Roman" w:eastAsia="Times New Roman" w:hAnsi="Times New Roman"/>
            <w:kern w:val="0"/>
            <w:sz w:val="22"/>
          </w:rPr>
          <w:delText xml:space="preserve"> </w:delText>
        </w:r>
      </w:del>
      <w:del w:id="9085" w:author="코람코 상장리츠팀" w:date="2026-10-13T09:00:00Z">
        <w:r>
          <w:rPr>
            <w:rFonts w:ascii="Times New Roman" w:eastAsia="바탕체" w:hAnsi="Times New Roman"/>
            <w:kern w:val="0"/>
            <w:sz w:val="22"/>
          </w:rPr>
          <w:delText xml:space="preserve">[*] (</w:delText>
        </w:r>
      </w:del>
      <w:del w:id="9086" w:author="코람코 상장리츠팀" w:date="2026-10-13T09:00:00Z">
        <w:r>
          <w:rPr>
            <w:rFonts w:ascii="Times New Roman" w:eastAsia="바탕체" w:hAnsi="Times New Roman"/>
            <w:kern w:val="0"/>
            <w:sz w:val="22"/>
          </w:rPr>
          <w:delText xml:space="preserve">인</w:delText>
        </w:r>
      </w:del>
      <w:del w:id="9087" w:author="코람코 상장리츠팀" w:date="2026-10-13T09:00:00Z">
        <w:r>
          <w:rPr>
            <w:rFonts w:ascii="Times New Roman" w:eastAsia="바탕체" w:hAnsi="Times New Roman"/>
            <w:kern w:val="0"/>
            <w:sz w:val="22"/>
          </w:rPr>
          <w:delText xml:space="preserve">)</w:delText>
        </w:r>
      </w:del>
    </w:p>
    <w:p w14:paraId="727F5060" w14:textId="77777777" w:rsidR="00DE42D9" w:rsidRDefault="00DE42D9">
      <w:pPr>
        <w:snapToGrid w:val="0"/>
        <w:spacing w:after="0" w:line="360" w:lineRule="auto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193B794D" w14:textId="77777777" w:rsidR="00DE42D9" w:rsidRDefault="00DE42D9">
      <w:pPr>
        <w:snapToGrid w:val="0"/>
        <w:spacing w:after="0" w:line="360" w:lineRule="auto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19A92D5B" w14:textId="77777777" w:rsidR="00DE42D9" w:rsidRDefault="00930A79">
      <w:pPr>
        <w:snapToGrid w:val="0"/>
        <w:spacing w:after="0" w:line="360" w:lineRule="auto"/>
        <w:textAlignment w:val="baseline"/>
        <w:rPr>
          <w:rFonts w:ascii="Times New Roman" w:eastAsia="바탕체" w:hAnsi="Times New Roman"/>
          <w:kern w:val="0"/>
          <w:sz w:val="22"/>
        </w:rPr>
      </w:pPr>
      <w:r>
        <w:br w:type="page"/>
      </w:r>
    </w:p>
    <w:p w14:paraId="0A3DC03F" w14:textId="77777777" w:rsidR="00DE42D9" w:rsidRDefault="00930A79">
      <w:pPr>
        <w:snapToGrid w:val="0"/>
        <w:spacing w:after="0" w:line="360" w:lineRule="auto"/>
        <w:textAlignment w:val="baseline"/>
        <w:rPr>
          <w:rFonts w:ascii="Times New Roman" w:hAnsi="Times New Roman"/>
          <w:b/>
          <w:color w:val="000000"/>
          <w:spacing w:val="6"/>
          <w:kern w:val="0"/>
          <w:sz w:val="22"/>
          <w:szCs w:val="20"/>
        </w:rPr>
      </w:pPr>
      <w:r>
        <w:rPr>
          <w:rFonts w:ascii="Times New Roman" w:eastAsia="바탕체" w:hAnsi="Times New Roman"/>
          <w:kern w:val="0"/>
          <w:sz w:val="22"/>
        </w:rPr>
        <w:lastRenderedPageBreak/>
        <w:t>별첨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1.</w:t>
      </w:r>
    </w:p>
    <w:p w14:paraId="7E04EF99" w14:textId="77777777" w:rsidR="00DE42D9" w:rsidRDefault="00DE42D9">
      <w:pPr>
        <w:spacing w:line="200" w:lineRule="exact"/>
        <w:jc w:val="center"/>
        <w:rPr>
          <w:rFonts w:ascii="Times New Roman" w:eastAsia="바탕체" w:hAnsi="Times New Roman"/>
          <w:b/>
          <w:color w:val="000000"/>
          <w:spacing w:val="6"/>
          <w:kern w:val="0"/>
          <w:sz w:val="22"/>
          <w:szCs w:val="20"/>
        </w:rPr>
      </w:pPr>
    </w:p>
    <w:p w14:paraId="1E68C20F" w14:textId="77777777" w:rsidR="00DE42D9" w:rsidRDefault="00930A79">
      <w:pPr>
        <w:snapToGrid w:val="0"/>
        <w:spacing w:after="0" w:line="360" w:lineRule="auto"/>
        <w:ind w:left="700" w:hanging="700"/>
        <w:jc w:val="center"/>
        <w:textAlignment w:val="baseline"/>
      </w:pPr>
      <w:r>
        <w:rPr>
          <w:rFonts w:ascii="Times New Roman" w:eastAsia="바탕체" w:hAnsi="Times New Roman"/>
          <w:b/>
          <w:bCs/>
          <w:kern w:val="0"/>
          <w:sz w:val="30"/>
          <w:szCs w:val="30"/>
          <w:u w:val="single" w:color="000000"/>
        </w:rPr>
        <w:t>우선수익자들</w:t>
      </w:r>
      <w:r>
        <w:rPr>
          <w:rFonts w:ascii="Times New Roman" w:eastAsia="Times New Roman" w:hAnsi="Times New Roman"/>
          <w:b/>
          <w:bCs/>
          <w:kern w:val="0"/>
          <w:sz w:val="30"/>
          <w:szCs w:val="30"/>
          <w:u w:val="single" w:color="000000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30"/>
          <w:szCs w:val="30"/>
          <w:u w:val="single" w:color="000000"/>
        </w:rPr>
        <w:t>목록</w:t>
      </w:r>
    </w:p>
    <w:p w14:paraId="33E98E7E" w14:textId="77777777" w:rsidR="00DE42D9" w:rsidRDefault="00DE42D9">
      <w:pPr>
        <w:spacing w:line="200" w:lineRule="exact"/>
        <w:rPr>
          <w:rFonts w:ascii="Times New Roman" w:eastAsia="바탕체" w:hAnsi="Times New Roman"/>
          <w:b/>
          <w:bCs/>
          <w:kern w:val="0"/>
          <w:sz w:val="16"/>
          <w:szCs w:val="16"/>
          <w:u w:val="single" w:color="000000"/>
        </w:rPr>
      </w:pPr>
    </w:p>
    <w:tbl>
      <w:tblPr>
        <w:tblW w:w="9016" w:type="dxa"/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DE42D9" w14:paraId="5FB8DF11" w14:textId="77777777">
        <w:trPr>
          <w:trHeight w:val="446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20C57D5" w14:textId="77777777" w:rsidR="00DE42D9" w:rsidRDefault="00930A79">
            <w:pPr>
              <w:spacing w:after="0" w:line="240" w:lineRule="auto"/>
              <w:jc w:val="center"/>
              <w:rPr>
                <w:rFonts w:ascii="Times New Roman" w:eastAsia="바탕체" w:hAnsi="Times New Roman"/>
                <w:b/>
                <w:sz w:val="22"/>
              </w:rPr>
            </w:pPr>
            <w:r>
              <w:rPr>
                <w:rFonts w:ascii="Times New Roman" w:eastAsia="바탕체" w:hAnsi="Times New Roman"/>
                <w:b/>
                <w:sz w:val="22"/>
              </w:rPr>
              <w:t>1</w:t>
            </w:r>
            <w:r>
              <w:rPr>
                <w:rFonts w:ascii="Times New Roman" w:eastAsia="바탕체" w:hAnsi="Times New Roman"/>
                <w:b/>
                <w:sz w:val="22"/>
              </w:rPr>
              <w:t>순위우선수익자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E925AF9" w14:textId="77777777" w:rsidR="00DE42D9" w:rsidRDefault="00930A79">
            <w:pPr>
              <w:spacing w:after="0" w:line="240" w:lineRule="auto"/>
              <w:jc w:val="center"/>
              <w:rPr>
                <w:rFonts w:ascii="Times New Roman" w:eastAsia="바탕체" w:hAnsi="Times New Roman"/>
                <w:b/>
                <w:sz w:val="22"/>
              </w:rPr>
            </w:pPr>
            <w:r>
              <w:rPr>
                <w:rFonts w:ascii="Times New Roman" w:eastAsia="바탕체" w:hAnsi="Times New Roman"/>
                <w:b/>
                <w:sz w:val="22"/>
              </w:rPr>
              <w:t>(</w:t>
            </w:r>
            <w:r>
              <w:rPr>
                <w:rFonts w:ascii="Times New Roman" w:eastAsia="바탕체" w:hAnsi="Times New Roman"/>
                <w:b/>
                <w:sz w:val="22"/>
              </w:rPr>
              <w:t>공동</w:t>
            </w:r>
            <w:r>
              <w:rPr>
                <w:rFonts w:ascii="Times New Roman" w:eastAsia="바탕체" w:hAnsi="Times New Roman"/>
                <w:b/>
                <w:sz w:val="22"/>
              </w:rPr>
              <w:t>)2</w:t>
            </w:r>
            <w:r>
              <w:rPr>
                <w:rFonts w:ascii="Times New Roman" w:eastAsia="바탕체" w:hAnsi="Times New Roman"/>
                <w:b/>
                <w:sz w:val="22"/>
              </w:rPr>
              <w:t>순위우선수익자</w:t>
            </w:r>
            <w:r>
              <w:rPr>
                <w:rFonts w:ascii="Times New Roman" w:eastAsia="바탕체" w:hAnsi="Times New Roman"/>
                <w:b/>
                <w:sz w:val="22"/>
              </w:rPr>
              <w:t>(Tranche A)</w:t>
            </w:r>
          </w:p>
        </w:tc>
      </w:tr>
      <w:tr w:rsidR="00DE42D9" w14:paraId="3D908096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527C7F" w14:textId="77777777" w:rsidR="00DE42D9" w:rsidRDefault="00930A79">
            <w:pPr>
              <w:pStyle w:val="a8"/>
              <w:snapToGrid w:val="0"/>
              <w:spacing w:after="0" w:line="360" w:lineRule="auto"/>
              <w:ind w:left="0"/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</w:pP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>쿠팡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 xml:space="preserve"> 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>주식회사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 xml:space="preserve"> (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>우선수익권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 xml:space="preserve"> 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>금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>2,132,586,000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>원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>)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EEE80" w14:textId="77777777" w:rsidR="00DE42D9" w:rsidRDefault="00930A79">
            <w:pPr>
              <w:snapToGrid w:val="0"/>
              <w:spacing w:after="0" w:line="360" w:lineRule="auto"/>
              <w:rPr>
                <w:rFonts w:ascii="Times New Roman" w:eastAsia="바탕체" w:hAnsi="Times New Roman"/>
                <w:b/>
                <w:color w:val="000000"/>
                <w:sz w:val="22"/>
              </w:rPr>
            </w:pPr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>주식회사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>우리은행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>외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 xml:space="preserve"> Tranche A 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>대주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 xml:space="preserve"> [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>확정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>시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>기재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>] (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>우선수익권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>합계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>금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>192,000,000,000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>원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 xml:space="preserve">, 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>대출약정금의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 xml:space="preserve"> 120%)</w:t>
            </w:r>
          </w:p>
        </w:tc>
      </w:tr>
      <w:tr w:rsidR="00DE42D9" w14:paraId="055A1176" w14:textId="77777777">
        <w:trPr>
          <w:trHeight w:val="446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BA1DD65" w14:textId="77777777" w:rsidR="00DE42D9" w:rsidRDefault="00930A79">
            <w:pPr>
              <w:spacing w:after="0" w:line="240" w:lineRule="auto"/>
              <w:jc w:val="center"/>
              <w:rPr>
                <w:rFonts w:ascii="Times New Roman" w:eastAsia="바탕체" w:hAnsi="Times New Roman"/>
                <w:b/>
                <w:sz w:val="22"/>
              </w:rPr>
            </w:pPr>
            <w:r>
              <w:rPr>
                <w:rFonts w:ascii="Times New Roman" w:eastAsia="바탕체" w:hAnsi="Times New Roman"/>
                <w:b/>
                <w:sz w:val="22"/>
              </w:rPr>
              <w:t>(</w:t>
            </w:r>
            <w:r>
              <w:rPr>
                <w:rFonts w:ascii="Times New Roman" w:eastAsia="바탕체" w:hAnsi="Times New Roman"/>
                <w:b/>
                <w:sz w:val="22"/>
              </w:rPr>
              <w:t>공동</w:t>
            </w:r>
            <w:r>
              <w:rPr>
                <w:rFonts w:ascii="Times New Roman" w:eastAsia="바탕체" w:hAnsi="Times New Roman"/>
                <w:b/>
                <w:sz w:val="22"/>
              </w:rPr>
              <w:t>)3</w:t>
            </w:r>
            <w:r>
              <w:rPr>
                <w:rFonts w:ascii="Times New Roman" w:eastAsia="바탕체" w:hAnsi="Times New Roman"/>
                <w:b/>
                <w:sz w:val="22"/>
              </w:rPr>
              <w:t>순위우선수익자</w:t>
            </w:r>
            <w:r>
              <w:rPr>
                <w:rFonts w:ascii="Times New Roman" w:eastAsia="바탕체" w:hAnsi="Times New Roman"/>
                <w:b/>
                <w:sz w:val="22"/>
              </w:rPr>
              <w:t>(Tranche B)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BB762E7" w14:textId="77777777" w:rsidR="00DE42D9" w:rsidRDefault="00DE42D9">
            <w:pPr>
              <w:spacing w:after="0" w:line="240" w:lineRule="auto"/>
              <w:jc w:val="center"/>
              <w:rPr>
                <w:rFonts w:ascii="Times New Roman" w:eastAsia="바탕체" w:hAnsi="Times New Roman"/>
                <w:b/>
                <w:sz w:val="22"/>
              </w:rPr>
            </w:pPr>
          </w:p>
        </w:tc>
      </w:tr>
      <w:tr w:rsidR="00DE42D9" w14:paraId="17523BE0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5C91AA" w14:textId="77777777" w:rsidR="00DE42D9" w:rsidRDefault="00930A79">
            <w:pPr>
              <w:pStyle w:val="a8"/>
              <w:snapToGrid w:val="0"/>
              <w:spacing w:after="0" w:line="360" w:lineRule="auto"/>
              <w:ind w:left="0"/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</w:pP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>키움캐피탈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 xml:space="preserve"> 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>주식회사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 xml:space="preserve"> (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>금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>24,000,000,000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>원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>)</w:t>
            </w:r>
          </w:p>
          <w:p w14:paraId="594D10A1" w14:textId="77777777" w:rsidR="00DE42D9" w:rsidRDefault="00930A79">
            <w:pPr>
              <w:pStyle w:val="a8"/>
              <w:snapToGrid w:val="0"/>
              <w:spacing w:after="0" w:line="360" w:lineRule="auto"/>
              <w:ind w:left="0"/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</w:pP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>엠지캐피탈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 xml:space="preserve"> 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>주식회사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 xml:space="preserve"> (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>금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>12,000,000,000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>원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>)</w:t>
            </w:r>
          </w:p>
          <w:p w14:paraId="7C83E3A6" w14:textId="77777777" w:rsidR="00DE42D9" w:rsidRDefault="00930A79">
            <w:pPr>
              <w:pStyle w:val="a8"/>
              <w:snapToGrid w:val="0"/>
              <w:spacing w:after="0" w:line="360" w:lineRule="auto"/>
              <w:ind w:left="0"/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</w:pP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>DB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>저축은행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 xml:space="preserve"> [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>정식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 xml:space="preserve"> 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>상호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 xml:space="preserve"> 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>확인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 xml:space="preserve"> 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>필요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>] (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>금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>9,600,000,000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>원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>)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15E79" w14:textId="77777777" w:rsidR="00DE42D9" w:rsidRDefault="00930A79">
            <w:pPr>
              <w:snapToGrid w:val="0"/>
              <w:spacing w:after="0" w:line="360" w:lineRule="auto"/>
              <w:rPr>
                <w:rFonts w:ascii="Times New Roman" w:eastAsia="바탕체" w:hAnsi="Times New Roman"/>
                <w:b/>
                <w:color w:val="000000"/>
                <w:sz w:val="22"/>
              </w:rPr>
            </w:pPr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>(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>각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>대출약정금의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 xml:space="preserve"> 120%, 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>합계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>금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>45,600,000,000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>원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>)</w:t>
            </w:r>
          </w:p>
        </w:tc>
      </w:tr>
    </w:tbl>
    <w:p w14:paraId="48CFB3C7" w14:textId="77777777" w:rsidR="00DE42D9" w:rsidRDefault="00930A79">
      <w:pPr>
        <w:snapToGrid w:val="0"/>
        <w:spacing w:after="0" w:line="360" w:lineRule="auto"/>
        <w:textAlignment w:val="baseline"/>
        <w:rPr>
          <w:rFonts w:ascii="Times New Roman" w:eastAsia="바탕체" w:hAnsi="Times New Roman"/>
          <w:kern w:val="0"/>
          <w:sz w:val="22"/>
        </w:rPr>
      </w:pPr>
      <w:r>
        <w:br w:type="page"/>
      </w:r>
    </w:p>
    <w:p w14:paraId="6330A3FF" w14:textId="77777777" w:rsidR="00DE42D9" w:rsidRDefault="00930A79">
      <w:pPr>
        <w:snapToGrid w:val="0"/>
        <w:spacing w:after="0" w:line="360" w:lineRule="auto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lastRenderedPageBreak/>
        <w:t>【별지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1</w:t>
      </w:r>
      <w:r>
        <w:rPr>
          <w:rFonts w:ascii="Times New Roman" w:eastAsia="바탕체" w:hAnsi="Times New Roman"/>
          <w:kern w:val="0"/>
          <w:sz w:val="22"/>
        </w:rPr>
        <w:t>】</w:t>
      </w:r>
    </w:p>
    <w:p w14:paraId="5C104B25" w14:textId="77777777" w:rsidR="00DE42D9" w:rsidRDefault="00930A79">
      <w:pPr>
        <w:snapToGrid w:val="0"/>
        <w:spacing w:after="0" w:line="360" w:lineRule="auto"/>
        <w:ind w:left="700" w:hanging="700"/>
        <w:jc w:val="center"/>
        <w:textAlignment w:val="baseline"/>
        <w:rPr>
          <w:rFonts w:ascii="Times New Roman" w:eastAsia="바탕체" w:hAnsi="Times New Roman"/>
          <w:b/>
          <w:bCs/>
          <w:kern w:val="0"/>
          <w:sz w:val="30"/>
          <w:szCs w:val="30"/>
          <w:u w:val="single" w:color="000000"/>
        </w:rPr>
      </w:pPr>
      <w:r>
        <w:rPr>
          <w:rFonts w:ascii="Times New Roman" w:eastAsia="바탕체" w:hAnsi="Times New Roman"/>
          <w:b/>
          <w:bCs/>
          <w:kern w:val="0"/>
          <w:sz w:val="30"/>
          <w:szCs w:val="30"/>
          <w:u w:val="single" w:color="000000"/>
        </w:rPr>
        <w:t>신탁부동산</w:t>
      </w:r>
      <w:r>
        <w:rPr>
          <w:rFonts w:ascii="Times New Roman" w:eastAsia="Times New Roman" w:hAnsi="Times New Roman"/>
          <w:b/>
          <w:bCs/>
          <w:kern w:val="0"/>
          <w:sz w:val="30"/>
          <w:szCs w:val="30"/>
          <w:u w:val="single" w:color="000000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30"/>
          <w:szCs w:val="30"/>
          <w:u w:val="single" w:color="000000"/>
        </w:rPr>
        <w:t>목록</w:t>
      </w:r>
    </w:p>
    <w:p w14:paraId="781FBEA7" w14:textId="77777777" w:rsidR="00DE42D9" w:rsidRDefault="00DE42D9">
      <w:pPr>
        <w:snapToGrid w:val="0"/>
        <w:spacing w:after="0" w:line="360" w:lineRule="auto"/>
        <w:ind w:left="400"/>
        <w:textAlignment w:val="baseline"/>
        <w:rPr>
          <w:rFonts w:ascii="Times New Roman" w:eastAsia="바탕체" w:hAnsi="Times New Roman"/>
          <w:b/>
          <w:bCs/>
          <w:kern w:val="0"/>
          <w:sz w:val="22"/>
          <w:szCs w:val="30"/>
          <w:u w:val="single" w:color="000000"/>
        </w:rPr>
      </w:pPr>
    </w:p>
    <w:p w14:paraId="74E2024D" w14:textId="77777777" w:rsidR="00DE42D9" w:rsidRDefault="00930A79">
      <w:pPr>
        <w:numPr>
          <w:ilvl w:val="0"/>
          <w:numId w:val="1"/>
        </w:numPr>
        <w:snapToGrid w:val="0"/>
        <w:spacing w:after="0" w:line="360" w:lineRule="auto"/>
        <w:textAlignment w:val="baseline"/>
        <w:rPr>
          <w:rFonts w:ascii="Times New Roman" w:eastAsia="바탕체" w:hAnsi="Times New Roman"/>
          <w:b/>
          <w:kern w:val="0"/>
          <w:sz w:val="22"/>
        </w:rPr>
      </w:pPr>
      <w:r>
        <w:rPr>
          <w:rFonts w:ascii="Times New Roman" w:eastAsia="바탕체" w:hAnsi="Times New Roman"/>
          <w:b/>
          <w:kern w:val="0"/>
          <w:sz w:val="22"/>
        </w:rPr>
        <w:t>본건</w:t>
      </w:r>
      <w:r>
        <w:rPr>
          <w:rFonts w:ascii="Times New Roman" w:eastAsia="Times New Roman" w:hAnsi="Times New Roman"/>
          <w:b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kern w:val="0"/>
          <w:sz w:val="22"/>
        </w:rPr>
        <w:t>토지</w:t>
      </w:r>
    </w:p>
    <w:p w14:paraId="1D7F4B12" w14:textId="77777777" w:rsidR="00DE42D9" w:rsidRDefault="00930A79">
      <w:pPr>
        <w:snapToGrid w:val="0"/>
        <w:spacing w:after="0" w:line="360" w:lineRule="auto"/>
        <w:ind w:firstLine="220"/>
        <w:textAlignment w:val="baseline"/>
        <w:rPr>
          <w:rFonts w:ascii="Times New Roman" w:eastAsia="바탕체" w:hAnsi="Times New Roman"/>
          <w:bCs/>
          <w:kern w:val="0"/>
          <w:sz w:val="22"/>
        </w:rPr>
      </w:pPr>
      <w:r>
        <w:rPr>
          <w:rFonts w:ascii="Times New Roman" w:eastAsia="바탕체" w:hAnsi="Times New Roman"/>
          <w:bCs/>
          <w:kern w:val="0"/>
          <w:sz w:val="22"/>
        </w:rPr>
        <w:t>경기도</w:t>
      </w:r>
      <w:r>
        <w:rPr>
          <w:rFonts w:ascii="Times New Roman" w:eastAsia="Times New Roman" w:hAnsi="Times New Roman"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Cs/>
          <w:kern w:val="0"/>
          <w:sz w:val="22"/>
        </w:rPr>
        <w:t>안양시</w:t>
      </w:r>
      <w:r>
        <w:rPr>
          <w:rFonts w:ascii="Times New Roman" w:eastAsia="Times New Roman" w:hAnsi="Times New Roman"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Cs/>
          <w:kern w:val="0"/>
          <w:sz w:val="22"/>
        </w:rPr>
        <w:t>동안구</w:t>
      </w:r>
      <w:r>
        <w:rPr>
          <w:rFonts w:ascii="Times New Roman" w:eastAsia="Times New Roman" w:hAnsi="Times New Roman"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Cs/>
          <w:kern w:val="0"/>
          <w:sz w:val="22"/>
        </w:rPr>
        <w:t>관양동</w:t>
      </w:r>
      <w:r>
        <w:rPr>
          <w:rFonts w:ascii="Times New Roman" w:eastAsia="Times New Roman" w:hAnsi="Times New Roman"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Cs/>
          <w:kern w:val="0"/>
          <w:sz w:val="22"/>
        </w:rPr>
        <w:t xml:space="preserve">934 </w:t>
      </w:r>
      <w:r>
        <w:rPr>
          <w:rFonts w:ascii="Times New Roman" w:eastAsia="바탕체" w:hAnsi="Times New Roman"/>
          <w:bCs/>
          <w:kern w:val="0"/>
          <w:sz w:val="22"/>
        </w:rPr>
        <w:t>창고용지</w:t>
      </w:r>
      <w:r>
        <w:rPr>
          <w:rFonts w:ascii="Times New Roman" w:eastAsia="Times New Roman" w:hAnsi="Times New Roman"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Cs/>
          <w:kern w:val="0"/>
          <w:sz w:val="22"/>
        </w:rPr>
        <w:t>13670.6</w:t>
      </w:r>
      <w:r>
        <w:rPr>
          <w:rFonts w:ascii="Times New Roman" w:eastAsia="바탕체" w:hAnsi="Times New Roman"/>
          <w:bCs/>
          <w:kern w:val="0"/>
          <w:sz w:val="22"/>
        </w:rPr>
        <w:t>㎡</w:t>
      </w:r>
    </w:p>
    <w:p w14:paraId="376FB833" w14:textId="77777777" w:rsidR="00DE42D9" w:rsidRDefault="00930A79">
      <w:pPr>
        <w:snapToGrid w:val="0"/>
        <w:spacing w:after="0" w:line="360" w:lineRule="auto"/>
        <w:ind w:firstLine="220"/>
        <w:textAlignment w:val="baseline"/>
        <w:rPr>
          <w:rFonts w:ascii="Times New Roman" w:eastAsia="바탕체" w:hAnsi="Times New Roman"/>
          <w:bCs/>
          <w:kern w:val="0"/>
          <w:sz w:val="22"/>
        </w:rPr>
      </w:pPr>
      <w:r>
        <w:rPr>
          <w:rFonts w:ascii="Times New Roman" w:eastAsia="바탕체" w:hAnsi="Times New Roman"/>
          <w:bCs/>
          <w:kern w:val="0"/>
          <w:sz w:val="22"/>
        </w:rPr>
        <w:t>경기도</w:t>
      </w:r>
      <w:r>
        <w:rPr>
          <w:rFonts w:ascii="Times New Roman" w:eastAsia="Times New Roman" w:hAnsi="Times New Roman"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Cs/>
          <w:kern w:val="0"/>
          <w:sz w:val="22"/>
        </w:rPr>
        <w:t>안양시</w:t>
      </w:r>
      <w:r>
        <w:rPr>
          <w:rFonts w:ascii="Times New Roman" w:eastAsia="Times New Roman" w:hAnsi="Times New Roman"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Cs/>
          <w:kern w:val="0"/>
          <w:sz w:val="22"/>
        </w:rPr>
        <w:t>동안구</w:t>
      </w:r>
      <w:r>
        <w:rPr>
          <w:rFonts w:ascii="Times New Roman" w:eastAsia="Times New Roman" w:hAnsi="Times New Roman"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Cs/>
          <w:kern w:val="0"/>
          <w:sz w:val="22"/>
        </w:rPr>
        <w:t>관양동</w:t>
      </w:r>
      <w:r>
        <w:rPr>
          <w:rFonts w:ascii="Times New Roman" w:eastAsia="Times New Roman" w:hAnsi="Times New Roman"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Cs/>
          <w:kern w:val="0"/>
          <w:sz w:val="22"/>
        </w:rPr>
        <w:t xml:space="preserve">934-1 </w:t>
      </w:r>
      <w:r>
        <w:rPr>
          <w:rFonts w:ascii="Times New Roman" w:eastAsia="바탕체" w:hAnsi="Times New Roman"/>
          <w:bCs/>
          <w:kern w:val="0"/>
          <w:sz w:val="22"/>
        </w:rPr>
        <w:t>창고용지</w:t>
      </w:r>
      <w:r>
        <w:rPr>
          <w:rFonts w:ascii="Times New Roman" w:eastAsia="Times New Roman" w:hAnsi="Times New Roman"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Cs/>
          <w:kern w:val="0"/>
          <w:sz w:val="22"/>
        </w:rPr>
        <w:t>1348.9</w:t>
      </w:r>
      <w:r>
        <w:rPr>
          <w:rFonts w:ascii="Times New Roman" w:eastAsia="바탕체" w:hAnsi="Times New Roman"/>
          <w:bCs/>
          <w:kern w:val="0"/>
          <w:sz w:val="22"/>
        </w:rPr>
        <w:t>㎡</w:t>
      </w:r>
      <w:r>
        <w:rPr>
          <w:rFonts w:ascii="Times New Roman" w:eastAsia="Times New Roman" w:hAnsi="Times New Roman"/>
          <w:bCs/>
          <w:kern w:val="0"/>
          <w:sz w:val="22"/>
        </w:rPr>
        <w:t xml:space="preserve"> </w:t>
      </w:r>
    </w:p>
    <w:p w14:paraId="53FA3B04" w14:textId="77777777" w:rsidR="00DE42D9" w:rsidRDefault="00930A79">
      <w:pPr>
        <w:snapToGrid w:val="0"/>
        <w:spacing w:after="0" w:line="360" w:lineRule="auto"/>
        <w:ind w:firstLine="220"/>
        <w:textAlignment w:val="baseline"/>
        <w:rPr>
          <w:rFonts w:ascii="Times New Roman" w:eastAsia="바탕체" w:hAnsi="Times New Roman"/>
          <w:bCs/>
          <w:kern w:val="0"/>
          <w:sz w:val="22"/>
        </w:rPr>
      </w:pPr>
      <w:r>
        <w:rPr>
          <w:rFonts w:ascii="Times New Roman" w:eastAsia="바탕체" w:hAnsi="Times New Roman"/>
          <w:bCs/>
          <w:kern w:val="0"/>
          <w:sz w:val="22"/>
        </w:rPr>
        <w:t>경기도</w:t>
      </w:r>
      <w:r>
        <w:rPr>
          <w:rFonts w:ascii="Times New Roman" w:eastAsia="Times New Roman" w:hAnsi="Times New Roman"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Cs/>
          <w:kern w:val="0"/>
          <w:sz w:val="22"/>
        </w:rPr>
        <w:t>안양시</w:t>
      </w:r>
      <w:r>
        <w:rPr>
          <w:rFonts w:ascii="Times New Roman" w:eastAsia="Times New Roman" w:hAnsi="Times New Roman"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Cs/>
          <w:kern w:val="0"/>
          <w:sz w:val="22"/>
        </w:rPr>
        <w:t>동안구</w:t>
      </w:r>
      <w:r>
        <w:rPr>
          <w:rFonts w:ascii="Times New Roman" w:eastAsia="Times New Roman" w:hAnsi="Times New Roman"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Cs/>
          <w:kern w:val="0"/>
          <w:sz w:val="22"/>
        </w:rPr>
        <w:t>관양동</w:t>
      </w:r>
      <w:r>
        <w:rPr>
          <w:rFonts w:ascii="Times New Roman" w:eastAsia="Times New Roman" w:hAnsi="Times New Roman"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Cs/>
          <w:kern w:val="0"/>
          <w:sz w:val="22"/>
        </w:rPr>
        <w:t xml:space="preserve">912-2 </w:t>
      </w:r>
      <w:r>
        <w:rPr>
          <w:rFonts w:ascii="Times New Roman" w:eastAsia="바탕체" w:hAnsi="Times New Roman"/>
          <w:bCs/>
          <w:kern w:val="0"/>
          <w:sz w:val="22"/>
        </w:rPr>
        <w:t>창고용지</w:t>
      </w:r>
      <w:r>
        <w:rPr>
          <w:rFonts w:ascii="Times New Roman" w:eastAsia="Times New Roman" w:hAnsi="Times New Roman"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Cs/>
          <w:kern w:val="0"/>
          <w:sz w:val="22"/>
        </w:rPr>
        <w:t>268.0</w:t>
      </w:r>
      <w:r>
        <w:rPr>
          <w:rFonts w:ascii="Times New Roman" w:eastAsia="바탕체" w:hAnsi="Times New Roman"/>
          <w:bCs/>
          <w:kern w:val="0"/>
          <w:sz w:val="22"/>
        </w:rPr>
        <w:t>㎡</w:t>
      </w:r>
    </w:p>
    <w:p w14:paraId="41B6F506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b/>
          <w:bCs/>
          <w:kern w:val="0"/>
          <w:sz w:val="22"/>
        </w:rPr>
      </w:pPr>
    </w:p>
    <w:p w14:paraId="22E2C897" w14:textId="77777777" w:rsidR="00DE42D9" w:rsidRDefault="00930A79">
      <w:pPr>
        <w:numPr>
          <w:ilvl w:val="0"/>
          <w:numId w:val="1"/>
        </w:numPr>
        <w:snapToGrid w:val="0"/>
        <w:spacing w:after="0" w:line="360" w:lineRule="auto"/>
        <w:textAlignment w:val="baseline"/>
        <w:rPr>
          <w:rFonts w:ascii="Times New Roman" w:eastAsia="바탕체" w:hAnsi="Times New Roman"/>
          <w:b/>
          <w:kern w:val="0"/>
          <w:sz w:val="22"/>
        </w:rPr>
      </w:pPr>
      <w:r>
        <w:rPr>
          <w:rFonts w:ascii="Times New Roman" w:eastAsia="바탕체" w:hAnsi="Times New Roman"/>
          <w:b/>
          <w:kern w:val="0"/>
          <w:sz w:val="22"/>
        </w:rPr>
        <w:t>본건</w:t>
      </w:r>
      <w:r>
        <w:rPr>
          <w:rFonts w:ascii="Times New Roman" w:eastAsia="Times New Roman" w:hAnsi="Times New Roman"/>
          <w:b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kern w:val="0"/>
          <w:sz w:val="22"/>
        </w:rPr>
        <w:t>건물</w:t>
      </w:r>
    </w:p>
    <w:p w14:paraId="7136016C" w14:textId="77777777" w:rsidR="00DE42D9" w:rsidRDefault="00930A79">
      <w:pPr>
        <w:snapToGrid w:val="0"/>
        <w:spacing w:after="0" w:line="360" w:lineRule="auto"/>
        <w:ind w:left="400"/>
        <w:textAlignment w:val="baseline"/>
      </w:pPr>
      <w:r>
        <w:rPr>
          <w:rFonts w:ascii="Times New Roman" w:eastAsia="바탕체" w:hAnsi="Times New Roman"/>
          <w:kern w:val="0"/>
          <w:sz w:val="22"/>
        </w:rPr>
        <w:t>경기도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안양시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동안구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관양동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 xml:space="preserve">934, 912-2, 934-1 </w:t>
      </w:r>
      <w:r>
        <w:rPr>
          <w:rFonts w:ascii="Times New Roman" w:eastAsia="바탕체" w:hAnsi="Times New Roman"/>
          <w:kern w:val="0"/>
          <w:sz w:val="22"/>
        </w:rPr>
        <w:t>안양물류센터</w:t>
      </w:r>
    </w:p>
    <w:p w14:paraId="3FE191C2" w14:textId="77777777" w:rsidR="00DE42D9" w:rsidRDefault="00930A79">
      <w:pPr>
        <w:snapToGrid w:val="0"/>
        <w:spacing w:after="0" w:line="360" w:lineRule="auto"/>
        <w:ind w:left="400"/>
        <w:textAlignment w:val="baseline"/>
        <w:rPr>
          <w:rFonts w:ascii="Times New Roman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>[</w:t>
      </w:r>
      <w:r>
        <w:rPr>
          <w:rFonts w:ascii="Times New Roman" w:eastAsia="바탕체" w:hAnsi="Times New Roman"/>
          <w:kern w:val="0"/>
          <w:sz w:val="22"/>
        </w:rPr>
        <w:t>도로명주소</w:t>
      </w:r>
      <w:r>
        <w:rPr>
          <w:rFonts w:ascii="Times New Roman" w:eastAsia="바탕체" w:hAnsi="Times New Roman"/>
          <w:kern w:val="0"/>
          <w:sz w:val="22"/>
        </w:rPr>
        <w:t xml:space="preserve">] </w:t>
      </w:r>
      <w:r>
        <w:rPr>
          <w:rFonts w:ascii="Times New Roman" w:eastAsia="바탕체" w:hAnsi="Times New Roman"/>
          <w:kern w:val="0"/>
          <w:sz w:val="22"/>
        </w:rPr>
        <w:t>경기도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안양시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동안구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흥안대로</w:t>
      </w:r>
      <w:r>
        <w:rPr>
          <w:rFonts w:ascii="Times New Roman" w:eastAsia="바탕체" w:hAnsi="Times New Roman"/>
          <w:kern w:val="0"/>
          <w:sz w:val="22"/>
        </w:rPr>
        <w:t>439</w:t>
      </w:r>
      <w:r>
        <w:rPr>
          <w:rFonts w:ascii="Times New Roman" w:eastAsia="바탕체" w:hAnsi="Times New Roman"/>
          <w:kern w:val="0"/>
          <w:sz w:val="22"/>
        </w:rPr>
        <w:t>번길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30</w:t>
      </w:r>
    </w:p>
    <w:p w14:paraId="4BA18D54" w14:textId="77777777" w:rsidR="00DE42D9" w:rsidRDefault="00930A79">
      <w:pPr>
        <w:snapToGrid w:val="0"/>
        <w:spacing w:after="0" w:line="360" w:lineRule="auto"/>
        <w:ind w:left="400"/>
        <w:textAlignment w:val="baseline"/>
      </w:pPr>
      <w:r>
        <w:rPr>
          <w:rFonts w:ascii="Times New Roman" w:eastAsia="바탕체" w:hAnsi="Times New Roman"/>
          <w:kern w:val="0"/>
          <w:sz w:val="22"/>
        </w:rPr>
        <w:t>프리케스트콘크리트구조</w:t>
      </w:r>
      <w:r>
        <w:rPr>
          <w:rFonts w:ascii="Times New Roman" w:eastAsia="바탕체" w:hAnsi="Times New Roman"/>
          <w:kern w:val="0"/>
          <w:sz w:val="22"/>
        </w:rPr>
        <w:t>,</w:t>
      </w:r>
      <w:r>
        <w:rPr>
          <w:rFonts w:ascii="Times New Roman" w:eastAsia="바탕체" w:hAnsi="Times New Roman"/>
          <w:kern w:val="0"/>
          <w:sz w:val="22"/>
        </w:rPr>
        <w:t>철근콘크리트구조</w:t>
      </w:r>
      <w:r>
        <w:rPr>
          <w:rFonts w:ascii="Times New Roman" w:eastAsia="바탕체" w:hAnsi="Times New Roman"/>
          <w:kern w:val="0"/>
          <w:sz w:val="22"/>
        </w:rPr>
        <w:t>, (</w:t>
      </w:r>
      <w:r>
        <w:rPr>
          <w:rFonts w:ascii="Times New Roman" w:eastAsia="바탕체" w:hAnsi="Times New Roman"/>
          <w:kern w:val="0"/>
          <w:sz w:val="22"/>
        </w:rPr>
        <w:t>철근</w:t>
      </w:r>
      <w:r>
        <w:rPr>
          <w:rFonts w:ascii="Times New Roman" w:eastAsia="바탕체" w:hAnsi="Times New Roman"/>
          <w:kern w:val="0"/>
          <w:sz w:val="22"/>
        </w:rPr>
        <w:t>)</w:t>
      </w:r>
      <w:r>
        <w:rPr>
          <w:rFonts w:ascii="Times New Roman" w:eastAsia="바탕체" w:hAnsi="Times New Roman"/>
          <w:kern w:val="0"/>
          <w:sz w:val="22"/>
        </w:rPr>
        <w:t>콘크리트지붕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8</w:t>
      </w:r>
      <w:r>
        <w:rPr>
          <w:rFonts w:ascii="Times New Roman" w:eastAsia="바탕체" w:hAnsi="Times New Roman"/>
          <w:kern w:val="0"/>
          <w:sz w:val="22"/>
        </w:rPr>
        <w:t>층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창고시설</w:t>
      </w:r>
      <w:r>
        <w:rPr>
          <w:rFonts w:ascii="Times New Roman" w:eastAsia="바탕체" w:hAnsi="Times New Roman"/>
          <w:kern w:val="0"/>
          <w:sz w:val="22"/>
        </w:rPr>
        <w:t>,</w:t>
      </w:r>
    </w:p>
    <w:p w14:paraId="0FB79ECB" w14:textId="77777777" w:rsidR="00DE42D9" w:rsidRDefault="00930A79">
      <w:pPr>
        <w:snapToGrid w:val="0"/>
        <w:spacing w:after="0" w:line="360" w:lineRule="auto"/>
        <w:ind w:left="400"/>
        <w:textAlignment w:val="baseline"/>
      </w:pP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1,2</w:t>
      </w:r>
      <w:r>
        <w:rPr>
          <w:rFonts w:ascii="Times New Roman" w:eastAsia="바탕체" w:hAnsi="Times New Roman"/>
          <w:kern w:val="0"/>
          <w:sz w:val="22"/>
        </w:rPr>
        <w:t>종근린생활시설</w:t>
      </w:r>
    </w:p>
    <w:p w14:paraId="12538BF8" w14:textId="77777777" w:rsidR="00DE42D9" w:rsidRDefault="00930A79">
      <w:pPr>
        <w:snapToGrid w:val="0"/>
        <w:spacing w:after="0" w:line="360" w:lineRule="auto"/>
        <w:ind w:left="400"/>
        <w:textAlignment w:val="baseline"/>
      </w:pPr>
      <w:r>
        <w:rPr>
          <w:rFonts w:ascii="Times New Roman" w:eastAsia="바탕체" w:hAnsi="Times New Roman"/>
          <w:kern w:val="0"/>
          <w:sz w:val="22"/>
        </w:rPr>
        <w:t>지</w:t>
      </w:r>
      <w:r>
        <w:rPr>
          <w:rFonts w:ascii="Times New Roman" w:eastAsia="바탕체" w:hAnsi="Times New Roman"/>
          <w:kern w:val="0"/>
          <w:sz w:val="22"/>
        </w:rPr>
        <w:t>2</w:t>
      </w:r>
      <w:r>
        <w:rPr>
          <w:rFonts w:ascii="Times New Roman" w:eastAsia="바탕체" w:hAnsi="Times New Roman"/>
          <w:kern w:val="0"/>
          <w:sz w:val="22"/>
        </w:rPr>
        <w:t>층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12,425.68</w:t>
      </w:r>
      <w:r>
        <w:rPr>
          <w:rFonts w:ascii="Times New Roman" w:eastAsia="바탕체" w:hAnsi="Times New Roman"/>
          <w:kern w:val="0"/>
          <w:sz w:val="22"/>
        </w:rPr>
        <w:t>㎡</w:t>
      </w:r>
    </w:p>
    <w:p w14:paraId="2A2D61BE" w14:textId="77777777" w:rsidR="00DE42D9" w:rsidRDefault="00930A79">
      <w:pPr>
        <w:snapToGrid w:val="0"/>
        <w:spacing w:after="0" w:line="360" w:lineRule="auto"/>
        <w:ind w:left="400"/>
        <w:textAlignment w:val="baseline"/>
      </w:pPr>
      <w:r>
        <w:rPr>
          <w:rFonts w:ascii="Times New Roman" w:eastAsia="바탕체" w:hAnsi="Times New Roman"/>
          <w:kern w:val="0"/>
          <w:sz w:val="22"/>
        </w:rPr>
        <w:t>지</w:t>
      </w:r>
      <w:r>
        <w:rPr>
          <w:rFonts w:ascii="Times New Roman" w:eastAsia="바탕체" w:hAnsi="Times New Roman"/>
          <w:kern w:val="0"/>
          <w:sz w:val="22"/>
        </w:rPr>
        <w:t>1</w:t>
      </w:r>
      <w:r>
        <w:rPr>
          <w:rFonts w:ascii="Times New Roman" w:eastAsia="바탕체" w:hAnsi="Times New Roman"/>
          <w:kern w:val="0"/>
          <w:sz w:val="22"/>
        </w:rPr>
        <w:t>층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12,246.75</w:t>
      </w:r>
      <w:r>
        <w:rPr>
          <w:rFonts w:ascii="Times New Roman" w:eastAsia="바탕체" w:hAnsi="Times New Roman"/>
          <w:kern w:val="0"/>
          <w:sz w:val="22"/>
        </w:rPr>
        <w:t>㎡</w:t>
      </w:r>
    </w:p>
    <w:p w14:paraId="2A0B75CA" w14:textId="77777777" w:rsidR="00DE42D9" w:rsidRDefault="00930A79">
      <w:pPr>
        <w:snapToGrid w:val="0"/>
        <w:spacing w:after="0" w:line="360" w:lineRule="auto"/>
        <w:ind w:left="400"/>
        <w:textAlignment w:val="baseline"/>
        <w:rPr>
          <w:rFonts w:ascii="Times New Roman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>1</w:t>
      </w:r>
      <w:r>
        <w:rPr>
          <w:rFonts w:ascii="Times New Roman" w:eastAsia="바탕체" w:hAnsi="Times New Roman"/>
          <w:kern w:val="0"/>
          <w:sz w:val="22"/>
        </w:rPr>
        <w:t>층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7,519.71</w:t>
      </w:r>
      <w:r>
        <w:rPr>
          <w:rFonts w:ascii="Times New Roman" w:eastAsia="바탕체" w:hAnsi="Times New Roman"/>
          <w:kern w:val="0"/>
          <w:sz w:val="22"/>
        </w:rPr>
        <w:t>㎡</w:t>
      </w:r>
    </w:p>
    <w:p w14:paraId="14B28FF7" w14:textId="77777777" w:rsidR="00DE42D9" w:rsidRDefault="00930A79">
      <w:pPr>
        <w:snapToGrid w:val="0"/>
        <w:spacing w:after="0" w:line="360" w:lineRule="auto"/>
        <w:ind w:left="400"/>
        <w:textAlignment w:val="baseline"/>
        <w:rPr>
          <w:rFonts w:ascii="Times New Roman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>2</w:t>
      </w:r>
      <w:r>
        <w:rPr>
          <w:rFonts w:ascii="Times New Roman" w:eastAsia="바탕체" w:hAnsi="Times New Roman"/>
          <w:kern w:val="0"/>
          <w:sz w:val="22"/>
        </w:rPr>
        <w:t>층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10,213.68</w:t>
      </w:r>
      <w:r>
        <w:rPr>
          <w:rFonts w:ascii="Times New Roman" w:eastAsia="바탕체" w:hAnsi="Times New Roman"/>
          <w:kern w:val="0"/>
          <w:sz w:val="22"/>
        </w:rPr>
        <w:t>㎡</w:t>
      </w:r>
    </w:p>
    <w:p w14:paraId="2149B872" w14:textId="77777777" w:rsidR="00DE42D9" w:rsidRDefault="00930A79">
      <w:pPr>
        <w:snapToGrid w:val="0"/>
        <w:spacing w:after="0" w:line="360" w:lineRule="auto"/>
        <w:ind w:left="400"/>
        <w:textAlignment w:val="baseline"/>
        <w:rPr>
          <w:rFonts w:ascii="Times New Roman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>3</w:t>
      </w:r>
      <w:r>
        <w:rPr>
          <w:rFonts w:ascii="Times New Roman" w:eastAsia="바탕체" w:hAnsi="Times New Roman"/>
          <w:kern w:val="0"/>
          <w:sz w:val="22"/>
        </w:rPr>
        <w:t>층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10,213.68</w:t>
      </w:r>
      <w:r>
        <w:rPr>
          <w:rFonts w:ascii="Times New Roman" w:eastAsia="바탕체" w:hAnsi="Times New Roman"/>
          <w:kern w:val="0"/>
          <w:sz w:val="22"/>
        </w:rPr>
        <w:t>㎡</w:t>
      </w:r>
    </w:p>
    <w:p w14:paraId="2435AC5B" w14:textId="77777777" w:rsidR="00DE42D9" w:rsidRDefault="00930A79">
      <w:pPr>
        <w:snapToGrid w:val="0"/>
        <w:spacing w:after="0" w:line="360" w:lineRule="auto"/>
        <w:ind w:left="400"/>
        <w:textAlignment w:val="baseline"/>
        <w:rPr>
          <w:rFonts w:ascii="Times New Roman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>4</w:t>
      </w:r>
      <w:r>
        <w:rPr>
          <w:rFonts w:ascii="Times New Roman" w:eastAsia="바탕체" w:hAnsi="Times New Roman"/>
          <w:kern w:val="0"/>
          <w:sz w:val="22"/>
        </w:rPr>
        <w:t>층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10,213.68</w:t>
      </w:r>
      <w:r>
        <w:rPr>
          <w:rFonts w:ascii="Times New Roman" w:eastAsia="바탕체" w:hAnsi="Times New Roman"/>
          <w:kern w:val="0"/>
          <w:sz w:val="22"/>
        </w:rPr>
        <w:t>㎡</w:t>
      </w:r>
    </w:p>
    <w:p w14:paraId="3A21E8B7" w14:textId="77777777" w:rsidR="00DE42D9" w:rsidRDefault="00930A79">
      <w:pPr>
        <w:snapToGrid w:val="0"/>
        <w:spacing w:after="0" w:line="360" w:lineRule="auto"/>
        <w:ind w:left="400"/>
        <w:textAlignment w:val="baseline"/>
        <w:rPr>
          <w:rFonts w:ascii="Times New Roman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>5</w:t>
      </w:r>
      <w:r>
        <w:rPr>
          <w:rFonts w:ascii="Times New Roman" w:eastAsia="바탕체" w:hAnsi="Times New Roman"/>
          <w:kern w:val="0"/>
          <w:sz w:val="22"/>
        </w:rPr>
        <w:t>층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10,213.68</w:t>
      </w:r>
      <w:r>
        <w:rPr>
          <w:rFonts w:ascii="Times New Roman" w:eastAsia="바탕체" w:hAnsi="Times New Roman"/>
          <w:kern w:val="0"/>
          <w:sz w:val="22"/>
        </w:rPr>
        <w:t>㎡</w:t>
      </w:r>
    </w:p>
    <w:p w14:paraId="41E97D29" w14:textId="77777777" w:rsidR="00DE42D9" w:rsidRDefault="00930A79">
      <w:pPr>
        <w:snapToGrid w:val="0"/>
        <w:spacing w:after="0" w:line="360" w:lineRule="auto"/>
        <w:ind w:left="400"/>
        <w:textAlignment w:val="baseline"/>
        <w:rPr>
          <w:rFonts w:ascii="Times New Roman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>6</w:t>
      </w:r>
      <w:r>
        <w:rPr>
          <w:rFonts w:ascii="Times New Roman" w:eastAsia="바탕체" w:hAnsi="Times New Roman"/>
          <w:kern w:val="0"/>
          <w:sz w:val="22"/>
        </w:rPr>
        <w:t>층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10,213.76</w:t>
      </w:r>
      <w:r>
        <w:rPr>
          <w:rFonts w:ascii="Times New Roman" w:eastAsia="바탕체" w:hAnsi="Times New Roman"/>
          <w:kern w:val="0"/>
          <w:sz w:val="22"/>
        </w:rPr>
        <w:t>㎡</w:t>
      </w:r>
    </w:p>
    <w:p w14:paraId="35736F14" w14:textId="77777777" w:rsidR="00DE42D9" w:rsidRDefault="00930A79">
      <w:pPr>
        <w:snapToGrid w:val="0"/>
        <w:spacing w:after="0" w:line="360" w:lineRule="auto"/>
        <w:ind w:left="400"/>
        <w:textAlignment w:val="baseline"/>
        <w:rPr>
          <w:rFonts w:ascii="Times New Roman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>7</w:t>
      </w:r>
      <w:r>
        <w:rPr>
          <w:rFonts w:ascii="Times New Roman" w:eastAsia="바탕체" w:hAnsi="Times New Roman"/>
          <w:kern w:val="0"/>
          <w:sz w:val="22"/>
        </w:rPr>
        <w:t>층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8,116.25</w:t>
      </w:r>
      <w:r>
        <w:rPr>
          <w:rFonts w:ascii="Times New Roman" w:eastAsia="바탕체" w:hAnsi="Times New Roman"/>
          <w:kern w:val="0"/>
          <w:sz w:val="22"/>
        </w:rPr>
        <w:t>㎡</w:t>
      </w:r>
    </w:p>
    <w:p w14:paraId="28791C4C" w14:textId="77777777" w:rsidR="00DE42D9" w:rsidRDefault="00930A79">
      <w:pPr>
        <w:snapToGrid w:val="0"/>
        <w:spacing w:after="0" w:line="360" w:lineRule="auto"/>
        <w:ind w:left="400"/>
        <w:textAlignment w:val="baseline"/>
        <w:rPr>
          <w:rFonts w:ascii="Times New Roman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>8</w:t>
      </w:r>
      <w:r>
        <w:rPr>
          <w:rFonts w:ascii="Times New Roman" w:eastAsia="바탕체" w:hAnsi="Times New Roman"/>
          <w:kern w:val="0"/>
          <w:sz w:val="22"/>
        </w:rPr>
        <w:t>층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4,088.9</w:t>
      </w:r>
      <w:r>
        <w:rPr>
          <w:rFonts w:ascii="Times New Roman" w:eastAsia="바탕체" w:hAnsi="Times New Roman"/>
          <w:kern w:val="0"/>
          <w:sz w:val="22"/>
        </w:rPr>
        <w:t>㎡</w:t>
      </w:r>
    </w:p>
    <w:p w14:paraId="493F54C5" w14:textId="77777777" w:rsidR="00DE42D9" w:rsidRDefault="00930A79">
      <w:pPr>
        <w:snapToGrid w:val="0"/>
        <w:spacing w:after="0" w:line="360" w:lineRule="auto"/>
        <w:ind w:left="400"/>
        <w:textAlignment w:val="baseline"/>
      </w:pPr>
      <w:r>
        <w:rPr>
          <w:rFonts w:ascii="Times New Roman" w:eastAsia="바탕체" w:hAnsi="Times New Roman"/>
          <w:kern w:val="0"/>
          <w:sz w:val="22"/>
        </w:rPr>
        <w:t>옥탑</w:t>
      </w:r>
      <w:r>
        <w:rPr>
          <w:rFonts w:ascii="Times New Roman" w:eastAsia="바탕체" w:hAnsi="Times New Roman"/>
          <w:kern w:val="0"/>
          <w:sz w:val="22"/>
        </w:rPr>
        <w:t>1</w:t>
      </w:r>
      <w:r>
        <w:rPr>
          <w:rFonts w:ascii="Times New Roman" w:eastAsia="바탕체" w:hAnsi="Times New Roman"/>
          <w:kern w:val="0"/>
          <w:sz w:val="22"/>
        </w:rPr>
        <w:t>층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103.4</w:t>
      </w:r>
      <w:r>
        <w:rPr>
          <w:rFonts w:ascii="Times New Roman" w:eastAsia="바탕체" w:hAnsi="Times New Roman"/>
          <w:kern w:val="0"/>
          <w:sz w:val="22"/>
        </w:rPr>
        <w:t>㎡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(</w:t>
      </w:r>
      <w:r>
        <w:rPr>
          <w:rFonts w:ascii="Times New Roman" w:eastAsia="바탕체" w:hAnsi="Times New Roman"/>
          <w:kern w:val="0"/>
          <w:sz w:val="22"/>
        </w:rPr>
        <w:t>연면적제외</w:t>
      </w:r>
      <w:r>
        <w:rPr>
          <w:rFonts w:ascii="Times New Roman" w:eastAsia="바탕체" w:hAnsi="Times New Roman"/>
          <w:kern w:val="0"/>
          <w:sz w:val="22"/>
        </w:rPr>
        <w:t>)</w:t>
      </w:r>
    </w:p>
    <w:p w14:paraId="1DA3D625" w14:textId="77777777" w:rsidR="00DE42D9" w:rsidRDefault="00930A79">
      <w:pPr>
        <w:snapToGrid w:val="0"/>
        <w:spacing w:after="0" w:line="360" w:lineRule="auto"/>
        <w:ind w:left="400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>부속건물</w:t>
      </w:r>
    </w:p>
    <w:p w14:paraId="315B1558" w14:textId="77777777" w:rsidR="00DE42D9" w:rsidRDefault="00930A79">
      <w:pPr>
        <w:snapToGrid w:val="0"/>
        <w:spacing w:after="0" w:line="360" w:lineRule="auto"/>
        <w:ind w:left="400"/>
        <w:textAlignment w:val="baseline"/>
      </w:pPr>
      <w:r>
        <w:rPr>
          <w:rFonts w:ascii="Times New Roman" w:eastAsia="바탕체" w:hAnsi="Times New Roman"/>
          <w:kern w:val="0"/>
          <w:sz w:val="22"/>
        </w:rPr>
        <w:t>철근콘크리트구조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단층</w:t>
      </w:r>
    </w:p>
    <w:p w14:paraId="0E4EAAE3" w14:textId="77777777" w:rsidR="00DE42D9" w:rsidRDefault="00930A79">
      <w:pPr>
        <w:snapToGrid w:val="0"/>
        <w:spacing w:after="0" w:line="360" w:lineRule="auto"/>
        <w:ind w:left="400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>경비실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8.82</w:t>
      </w:r>
      <w:r>
        <w:rPr>
          <w:rFonts w:ascii="Times New Roman" w:eastAsia="바탕체" w:hAnsi="Times New Roman"/>
          <w:kern w:val="0"/>
          <w:sz w:val="22"/>
        </w:rPr>
        <w:t>㎡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br w:type="page"/>
      </w:r>
    </w:p>
    <w:p w14:paraId="7AFE78BD" w14:textId="77777777" w:rsidR="00DE42D9" w:rsidRDefault="00930A79">
      <w:pPr>
        <w:snapToGrid w:val="0"/>
        <w:spacing w:after="0" w:line="360" w:lineRule="auto"/>
        <w:ind w:left="400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lastRenderedPageBreak/>
        <w:t>【별지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2</w:t>
      </w:r>
      <w:r>
        <w:rPr>
          <w:rFonts w:ascii="Times New Roman" w:eastAsia="바탕체" w:hAnsi="Times New Roman"/>
          <w:kern w:val="0"/>
          <w:sz w:val="22"/>
        </w:rPr>
        <w:t>】</w:t>
      </w:r>
    </w:p>
    <w:p w14:paraId="0F6AE64C" w14:textId="77777777" w:rsidR="00DE42D9" w:rsidRDefault="00930A79">
      <w:pPr>
        <w:snapToGrid w:val="0"/>
        <w:spacing w:after="0" w:line="360" w:lineRule="auto"/>
        <w:ind w:left="700" w:hanging="700"/>
        <w:jc w:val="center"/>
        <w:textAlignment w:val="baseline"/>
        <w:rPr>
          <w:rFonts w:ascii="Times New Roman" w:eastAsia="바탕체" w:hAnsi="Times New Roman"/>
          <w:b/>
          <w:bCs/>
          <w:kern w:val="0"/>
          <w:sz w:val="30"/>
          <w:szCs w:val="30"/>
        </w:rPr>
      </w:pPr>
      <w:r>
        <w:rPr>
          <w:rFonts w:ascii="Times New Roman" w:eastAsia="바탕체" w:hAnsi="Times New Roman"/>
          <w:b/>
          <w:bCs/>
          <w:kern w:val="0"/>
          <w:sz w:val="30"/>
          <w:szCs w:val="30"/>
          <w:u w:val="single" w:color="000000"/>
        </w:rPr>
        <w:t>신탁계약의</w:t>
      </w:r>
      <w:r>
        <w:rPr>
          <w:rFonts w:ascii="Times New Roman" w:eastAsia="Times New Roman" w:hAnsi="Times New Roman"/>
          <w:b/>
          <w:bCs/>
          <w:kern w:val="0"/>
          <w:sz w:val="30"/>
          <w:szCs w:val="30"/>
          <w:u w:val="single" w:color="000000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30"/>
          <w:szCs w:val="30"/>
          <w:u w:val="single" w:color="000000"/>
        </w:rPr>
        <w:t>내용</w:t>
      </w:r>
    </w:p>
    <w:p w14:paraId="13119A00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b/>
          <w:bCs/>
          <w:kern w:val="0"/>
          <w:sz w:val="22"/>
          <w:szCs w:val="30"/>
        </w:rPr>
      </w:pPr>
    </w:p>
    <w:p w14:paraId="254DA1CE" w14:textId="77777777" w:rsidR="00DE42D9" w:rsidRDefault="00930A7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 xml:space="preserve">1. </w:t>
      </w:r>
      <w:r>
        <w:rPr>
          <w:rFonts w:ascii="Times New Roman" w:eastAsia="바탕체" w:hAnsi="Times New Roman"/>
          <w:kern w:val="0"/>
          <w:sz w:val="22"/>
        </w:rPr>
        <w:t>신탁기간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 xml:space="preserve">: </w:t>
      </w:r>
      <w:r>
        <w:rPr>
          <w:rFonts w:ascii="Times New Roman" w:eastAsia="바탕체" w:hAnsi="Times New Roman"/>
          <w:kern w:val="0"/>
          <w:sz w:val="22"/>
          <w:highlight w:val="yellow"/>
        </w:rPr>
        <w:t>2026</w:t>
      </w:r>
      <w:r>
        <w:rPr>
          <w:rFonts w:ascii="Times New Roman" w:eastAsia="바탕체" w:hAnsi="Times New Roman"/>
          <w:kern w:val="0"/>
          <w:sz w:val="22"/>
          <w:highlight w:val="yellow"/>
        </w:rPr>
        <w:t>년</w:t>
      </w:r>
      <w:r>
        <w:rPr>
          <w:rFonts w:ascii="Times New Roman" w:eastAsia="Times New Roman" w:hAnsi="Times New Roman"/>
          <w:kern w:val="0"/>
          <w:sz w:val="22"/>
          <w:highlight w:val="yellow"/>
        </w:rPr>
        <w:t xml:space="preserve"> </w:t>
      </w:r>
      <w:r>
        <w:rPr>
          <w:rFonts w:ascii="Times New Roman" w:eastAsia="바탕체" w:hAnsi="Times New Roman"/>
          <w:kern w:val="0"/>
          <w:sz w:val="22"/>
          <w:highlight w:val="yellow"/>
        </w:rPr>
        <w:t>[  ]</w:t>
      </w:r>
      <w:r>
        <w:rPr>
          <w:rFonts w:ascii="Times New Roman" w:eastAsia="바탕체" w:hAnsi="Times New Roman"/>
          <w:kern w:val="0"/>
          <w:sz w:val="22"/>
          <w:highlight w:val="yellow"/>
        </w:rPr>
        <w:t>월</w:t>
      </w:r>
      <w:r>
        <w:rPr>
          <w:rFonts w:ascii="Times New Roman" w:eastAsia="Times New Roman" w:hAnsi="Times New Roman"/>
          <w:kern w:val="0"/>
          <w:sz w:val="22"/>
          <w:highlight w:val="yellow"/>
        </w:rPr>
        <w:t xml:space="preserve"> </w:t>
      </w:r>
      <w:r>
        <w:rPr>
          <w:rFonts w:ascii="Times New Roman" w:eastAsia="바탕체" w:hAnsi="Times New Roman"/>
          <w:kern w:val="0"/>
          <w:sz w:val="22"/>
          <w:highlight w:val="yellow"/>
        </w:rPr>
        <w:t>[  ]</w:t>
      </w:r>
      <w:r>
        <w:rPr>
          <w:rFonts w:ascii="Times New Roman" w:eastAsia="바탕체" w:hAnsi="Times New Roman"/>
          <w:kern w:val="0"/>
          <w:sz w:val="22"/>
          <w:highlight w:val="yellow"/>
        </w:rPr>
        <w:t>일부터</w:t>
      </w:r>
      <w:r>
        <w:rPr>
          <w:rFonts w:ascii="Times New Roman" w:eastAsia="Times New Roman" w:hAnsi="Times New Roman"/>
          <w:kern w:val="0"/>
          <w:sz w:val="22"/>
          <w:highlight w:val="yellow"/>
        </w:rPr>
        <w:t xml:space="preserve"> </w:t>
      </w:r>
      <w:r>
        <w:rPr>
          <w:rFonts w:ascii="Times New Roman" w:eastAsia="바탕체" w:hAnsi="Times New Roman"/>
          <w:kern w:val="0"/>
          <w:sz w:val="22"/>
          <w:highlight w:val="yellow"/>
        </w:rPr>
        <w:t>20[  ]</w:t>
      </w:r>
      <w:r>
        <w:rPr>
          <w:rFonts w:ascii="Times New Roman" w:eastAsia="바탕체" w:hAnsi="Times New Roman"/>
          <w:kern w:val="0"/>
          <w:sz w:val="22"/>
          <w:highlight w:val="yellow"/>
        </w:rPr>
        <w:t>년</w:t>
      </w:r>
      <w:r>
        <w:rPr>
          <w:rFonts w:ascii="Times New Roman" w:eastAsia="Times New Roman" w:hAnsi="Times New Roman"/>
          <w:kern w:val="0"/>
          <w:sz w:val="22"/>
          <w:highlight w:val="yellow"/>
        </w:rPr>
        <w:t xml:space="preserve"> </w:t>
      </w:r>
      <w:r>
        <w:rPr>
          <w:rFonts w:ascii="Times New Roman" w:eastAsia="바탕체" w:hAnsi="Times New Roman"/>
          <w:kern w:val="0"/>
          <w:sz w:val="22"/>
          <w:highlight w:val="yellow"/>
        </w:rPr>
        <w:t>[  ]</w:t>
      </w:r>
      <w:r>
        <w:rPr>
          <w:rFonts w:ascii="Times New Roman" w:eastAsia="바탕체" w:hAnsi="Times New Roman"/>
          <w:kern w:val="0"/>
          <w:sz w:val="22"/>
          <w:highlight w:val="yellow"/>
        </w:rPr>
        <w:t>월</w:t>
      </w:r>
      <w:r>
        <w:rPr>
          <w:rFonts w:ascii="Times New Roman" w:eastAsia="Times New Roman" w:hAnsi="Times New Roman"/>
          <w:kern w:val="0"/>
          <w:sz w:val="22"/>
          <w:highlight w:val="yellow"/>
        </w:rPr>
        <w:t xml:space="preserve"> </w:t>
      </w:r>
      <w:r>
        <w:rPr>
          <w:rFonts w:ascii="Times New Roman" w:eastAsia="바탕체" w:hAnsi="Times New Roman"/>
          <w:kern w:val="0"/>
          <w:sz w:val="22"/>
          <w:highlight w:val="yellow"/>
        </w:rPr>
        <w:t>[  ]</w:t>
      </w:r>
      <w:r>
        <w:rPr>
          <w:rFonts w:ascii="Times New Roman" w:eastAsia="바탕체" w:hAnsi="Times New Roman"/>
          <w:kern w:val="0"/>
          <w:sz w:val="22"/>
          <w:highlight w:val="yellow"/>
        </w:rPr>
        <w:t>일까지</w:t>
      </w:r>
    </w:p>
    <w:p w14:paraId="2E453155" w14:textId="77777777" w:rsidR="00DE42D9" w:rsidRDefault="00930A79">
      <w:pPr>
        <w:snapToGrid w:val="0"/>
        <w:spacing w:after="0" w:line="360" w:lineRule="auto"/>
        <w:ind w:left="700" w:hanging="700"/>
        <w:textAlignment w:val="baseline"/>
      </w:pPr>
      <w:r>
        <w:rPr>
          <w:rFonts w:ascii="Times New Roman" w:eastAsia="바탕체" w:hAnsi="Times New Roman"/>
          <w:kern w:val="0"/>
          <w:sz w:val="22"/>
        </w:rPr>
        <w:tab/>
      </w:r>
      <w:r>
        <w:rPr>
          <w:rFonts w:ascii="Times New Roman" w:eastAsia="바탕체" w:hAnsi="Times New Roman"/>
          <w:kern w:val="0"/>
          <w:sz w:val="22"/>
        </w:rPr>
        <w:tab/>
        <w:t>(</w:t>
      </w:r>
      <w:r>
        <w:rPr>
          <w:rFonts w:ascii="Times New Roman" w:eastAsia="바탕체" w:hAnsi="Times New Roman"/>
          <w:kern w:val="0"/>
          <w:sz w:val="22"/>
        </w:rPr>
        <w:t>「별지</w:t>
      </w:r>
      <w:r>
        <w:rPr>
          <w:rFonts w:ascii="Times New Roman" w:eastAsia="바탕체" w:hAnsi="Times New Roman"/>
          <w:kern w:val="0"/>
          <w:sz w:val="22"/>
        </w:rPr>
        <w:t>4</w:t>
      </w:r>
      <w:r>
        <w:rPr>
          <w:rFonts w:ascii="Times New Roman" w:eastAsia="바탕체" w:hAnsi="Times New Roman"/>
          <w:kern w:val="0"/>
          <w:sz w:val="22"/>
        </w:rPr>
        <w:t>」의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대출원리금</w:t>
      </w:r>
      <w:r>
        <w:rPr>
          <w:rFonts w:ascii="Times New Roman" w:eastAsia="바탕체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전액</w:t>
      </w:r>
      <w:r>
        <w:rPr>
          <w:rFonts w:ascii="Times New Roman" w:eastAsia="바탕체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상환일과</w:t>
      </w:r>
      <w:r>
        <w:rPr>
          <w:rFonts w:ascii="Times New Roman" w:eastAsia="바탕체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1</w:t>
      </w:r>
      <w:r>
        <w:rPr>
          <w:rFonts w:ascii="Times New Roman" w:eastAsia="바탕체" w:hAnsi="Times New Roman"/>
          <w:kern w:val="0"/>
          <w:sz w:val="22"/>
        </w:rPr>
        <w:t>순위</w:t>
      </w:r>
      <w:r>
        <w:rPr>
          <w:rFonts w:ascii="Times New Roman" w:eastAsia="바탕체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우선수익자의</w:t>
      </w:r>
      <w:r>
        <w:rPr>
          <w:rFonts w:ascii="Times New Roman" w:eastAsia="바탕체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피담보채권</w:t>
      </w:r>
      <w:r>
        <w:rPr>
          <w:rFonts w:ascii="Times New Roman" w:eastAsia="바탕체" w:hAnsi="Times New Roman"/>
          <w:kern w:val="0"/>
          <w:sz w:val="22"/>
        </w:rPr>
        <w:t>(</w:t>
      </w:r>
      <w:r>
        <w:rPr>
          <w:rFonts w:ascii="Times New Roman" w:eastAsia="바탕체" w:hAnsi="Times New Roman"/>
          <w:kern w:val="0"/>
          <w:sz w:val="22"/>
        </w:rPr>
        <w:t>임대차보증금</w:t>
      </w:r>
      <w:r>
        <w:rPr>
          <w:rFonts w:ascii="Times New Roman" w:eastAsia="바탕체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반환채권</w:t>
      </w:r>
      <w:r>
        <w:rPr>
          <w:rFonts w:ascii="Times New Roman" w:eastAsia="바탕체" w:hAnsi="Times New Roman"/>
          <w:kern w:val="0"/>
          <w:sz w:val="22"/>
        </w:rPr>
        <w:t xml:space="preserve">) </w:t>
      </w:r>
      <w:r>
        <w:rPr>
          <w:rFonts w:ascii="Times New Roman" w:eastAsia="바탕체" w:hAnsi="Times New Roman"/>
          <w:kern w:val="0"/>
          <w:sz w:val="22"/>
        </w:rPr>
        <w:t>소멸일</w:t>
      </w:r>
      <w:r>
        <w:rPr>
          <w:rFonts w:ascii="Times New Roman" w:eastAsia="바탕체" w:hAnsi="Times New Roman"/>
          <w:kern w:val="0"/>
          <w:sz w:val="22"/>
        </w:rPr>
        <w:t>(</w:t>
      </w:r>
      <w:r>
        <w:rPr>
          <w:rFonts w:ascii="Times New Roman" w:eastAsia="바탕체" w:hAnsi="Times New Roman"/>
          <w:kern w:val="0"/>
          <w:sz w:val="22"/>
        </w:rPr>
        <w:t>위탁자가</w:t>
      </w:r>
      <w:r>
        <w:rPr>
          <w:rFonts w:ascii="Times New Roman" w:eastAsia="바탕체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1</w:t>
      </w:r>
      <w:r>
        <w:rPr>
          <w:rFonts w:ascii="Times New Roman" w:eastAsia="바탕체" w:hAnsi="Times New Roman"/>
          <w:kern w:val="0"/>
          <w:sz w:val="22"/>
        </w:rPr>
        <w:t>순위</w:t>
      </w:r>
      <w:r>
        <w:rPr>
          <w:rFonts w:ascii="Times New Roman" w:eastAsia="바탕체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우선수익자에게</w:t>
      </w:r>
      <w:r>
        <w:rPr>
          <w:rFonts w:ascii="Times New Roman" w:eastAsia="바탕체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대체담보를</w:t>
      </w:r>
      <w:r>
        <w:rPr>
          <w:rFonts w:ascii="Times New Roman" w:eastAsia="바탕체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제공한</w:t>
      </w:r>
      <w:r>
        <w:rPr>
          <w:rFonts w:ascii="Times New Roman" w:eastAsia="바탕체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</w:t>
      </w:r>
      <w:r>
        <w:rPr>
          <w:rFonts w:ascii="Times New Roman" w:eastAsia="바탕체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그</w:t>
      </w:r>
      <w:r>
        <w:rPr>
          <w:rFonts w:ascii="Times New Roman" w:eastAsia="바탕체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제공일</w:t>
      </w:r>
      <w:r>
        <w:rPr>
          <w:rFonts w:ascii="Times New Roman" w:eastAsia="바탕체" w:hAnsi="Times New Roman"/>
          <w:kern w:val="0"/>
          <w:sz w:val="22"/>
        </w:rPr>
        <w:t xml:space="preserve">) </w:t>
      </w:r>
      <w:r>
        <w:rPr>
          <w:rFonts w:ascii="Times New Roman" w:eastAsia="바탕체" w:hAnsi="Times New Roman"/>
          <w:kern w:val="0"/>
          <w:sz w:val="22"/>
        </w:rPr>
        <w:t>중</w:t>
      </w:r>
      <w:r>
        <w:rPr>
          <w:rFonts w:ascii="Times New Roman" w:eastAsia="바탕체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늦은</w:t>
      </w:r>
      <w:r>
        <w:rPr>
          <w:rFonts w:ascii="Times New Roman" w:eastAsia="바탕체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날까지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자동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연장됨</w:t>
      </w:r>
      <w:r>
        <w:rPr>
          <w:rFonts w:ascii="Times New Roman" w:eastAsia="바탕체" w:hAnsi="Times New Roman"/>
          <w:kern w:val="0"/>
          <w:sz w:val="22"/>
        </w:rPr>
        <w:t>)</w:t>
      </w:r>
    </w:p>
    <w:p w14:paraId="2F824706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33EB6D0C" w14:textId="77777777" w:rsidR="00DE42D9" w:rsidRDefault="00930A7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 xml:space="preserve"> 2.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바탕체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익</w:t>
      </w:r>
      <w:r>
        <w:rPr>
          <w:rFonts w:ascii="Times New Roman" w:eastAsia="바탕체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자</w:t>
      </w:r>
    </w:p>
    <w:tbl>
      <w:tblPr>
        <w:tblW w:w="8907" w:type="dxa"/>
        <w:tblInd w:w="528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307"/>
        <w:gridCol w:w="1652"/>
        <w:gridCol w:w="3114"/>
        <w:gridCol w:w="2834"/>
      </w:tblGrid>
      <w:tr w:rsidR="00DE42D9" w14:paraId="485F4D2F" w14:textId="77777777">
        <w:trPr>
          <w:trHeight w:val="244"/>
        </w:trPr>
        <w:tc>
          <w:tcPr>
            <w:tcW w:w="13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9C34437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</w:pPr>
            <w:r>
              <w:rPr>
                <w:rFonts w:ascii="Times New Roman" w:eastAsia="바탕체" w:hAnsi="Times New Roman"/>
                <w:b/>
                <w:kern w:val="0"/>
                <w:sz w:val="22"/>
              </w:rPr>
              <w:t>구</w:t>
            </w:r>
            <w:r>
              <w:rPr>
                <w:rFonts w:ascii="Times New Roman" w:eastAsia="Times New Roman" w:hAnsi="Times New Roman"/>
                <w:b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b/>
                <w:kern w:val="0"/>
                <w:sz w:val="22"/>
              </w:rPr>
              <w:t>분</w:t>
            </w:r>
          </w:p>
        </w:tc>
        <w:tc>
          <w:tcPr>
            <w:tcW w:w="4766" w:type="dxa"/>
            <w:gridSpan w:val="2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031CF08A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b/>
                <w:kern w:val="0"/>
                <w:sz w:val="22"/>
              </w:rPr>
              <w:t>신탁원본</w:t>
            </w:r>
            <w:r>
              <w:rPr>
                <w:rFonts w:ascii="Times New Roman" w:eastAsia="Times New Roman" w:hAnsi="Times New Roman"/>
                <w:b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b/>
                <w:kern w:val="0"/>
                <w:sz w:val="22"/>
              </w:rPr>
              <w:t>우선수익자</w:t>
            </w:r>
          </w:p>
        </w:tc>
        <w:tc>
          <w:tcPr>
            <w:tcW w:w="283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08448998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b/>
                <w:kern w:val="0"/>
                <w:sz w:val="22"/>
              </w:rPr>
              <w:t>수익권증서</w:t>
            </w:r>
            <w:r>
              <w:rPr>
                <w:rFonts w:ascii="Times New Roman" w:eastAsia="Times New Roman" w:hAnsi="Times New Roman"/>
                <w:b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b/>
                <w:kern w:val="0"/>
                <w:sz w:val="22"/>
              </w:rPr>
              <w:t>발행금액</w:t>
            </w:r>
          </w:p>
        </w:tc>
      </w:tr>
      <w:tr w:rsidR="00DE42D9" w14:paraId="220B1F95" w14:textId="77777777">
        <w:trPr>
          <w:trHeight w:val="263"/>
        </w:trPr>
        <w:tc>
          <w:tcPr>
            <w:tcW w:w="1307" w:type="dxa"/>
            <w:vMerge w:val="restart"/>
            <w:tcBorders>
              <w:left w:val="single" w:sz="2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20E10E" w14:textId="77777777" w:rsidR="00DE42D9" w:rsidRDefault="00930A79">
            <w:pPr>
              <w:widowControl/>
              <w:autoSpaceDE/>
              <w:snapToGrid w:val="0"/>
              <w:spacing w:after="0" w:line="240" w:lineRule="auto"/>
              <w:jc w:val="center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제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1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순위</w:t>
            </w:r>
          </w:p>
          <w:p w14:paraId="07668A3D" w14:textId="77777777" w:rsidR="00DE42D9" w:rsidRDefault="00930A79">
            <w:pPr>
              <w:snapToGrid w:val="0"/>
              <w:spacing w:after="0" w:line="240" w:lineRule="auto"/>
              <w:jc w:val="center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우선수익자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D209D3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상</w:t>
            </w:r>
            <w:r>
              <w:rPr>
                <w:rFonts w:ascii="Times New Roman" w:eastAsia="Times New Roman" w:hAnsi="Times New Roman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호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2" w:space="0" w:color="000000"/>
              <w:bottom w:val="dotted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CF97F4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쿠팡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주식회사</w:t>
            </w:r>
          </w:p>
        </w:tc>
        <w:tc>
          <w:tcPr>
            <w:tcW w:w="2834" w:type="dxa"/>
            <w:vMerge w:val="restart"/>
            <w:tcBorders>
              <w:top w:val="single" w:sz="4" w:space="0" w:color="000000"/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053D3D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금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2,132,586,000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원</w:t>
            </w:r>
          </w:p>
        </w:tc>
      </w:tr>
      <w:tr w:rsidR="00DE42D9" w14:paraId="14C73045" w14:textId="77777777">
        <w:trPr>
          <w:trHeight w:val="358"/>
        </w:trPr>
        <w:tc>
          <w:tcPr>
            <w:tcW w:w="1307" w:type="dxa"/>
            <w:vMerge/>
            <w:tcBorders>
              <w:left w:val="single" w:sz="2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C7697A" w14:textId="77777777" w:rsidR="00DE42D9" w:rsidRDefault="00DE42D9">
            <w:pPr>
              <w:snapToGrid w:val="0"/>
              <w:spacing w:after="0" w:line="240" w:lineRule="auto"/>
              <w:jc w:val="center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1652" w:type="dxa"/>
            <w:tcBorders>
              <w:top w:val="dotted" w:sz="4" w:space="0" w:color="000000"/>
              <w:left w:val="single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2638B3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법인등록번호</w:t>
            </w:r>
          </w:p>
        </w:tc>
        <w:tc>
          <w:tcPr>
            <w:tcW w:w="3114" w:type="dxa"/>
            <w:tcBorders>
              <w:top w:val="dotted" w:sz="4" w:space="0" w:color="000000"/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59FA87" w14:textId="77777777" w:rsidR="00DE42D9" w:rsidRDefault="00DE42D9">
            <w:pPr>
              <w:snapToGrid w:val="0"/>
              <w:spacing w:after="0" w:line="240" w:lineRule="auto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</w:p>
        </w:tc>
        <w:tc>
          <w:tcPr>
            <w:tcW w:w="2834" w:type="dxa"/>
            <w:vMerge/>
            <w:tcBorders>
              <w:top w:val="single" w:sz="4" w:space="0" w:color="000000"/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CDC2B" w14:textId="77777777"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</w:tr>
      <w:tr w:rsidR="00DE42D9" w14:paraId="40DD4417" w14:textId="77777777">
        <w:trPr>
          <w:trHeight w:val="70"/>
        </w:trPr>
        <w:tc>
          <w:tcPr>
            <w:tcW w:w="1307" w:type="dxa"/>
            <w:vMerge w:val="restart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9387F5" w14:textId="77777777" w:rsidR="00DE42D9" w:rsidRDefault="00930A79">
            <w:pPr>
              <w:snapToGrid w:val="0"/>
              <w:spacing w:after="0" w:line="240" w:lineRule="auto"/>
              <w:jc w:val="center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(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공동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 xml:space="preserve">) 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제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2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순위</w:t>
            </w:r>
            <w:r>
              <w:rPr>
                <w:rFonts w:ascii="Times New Roman" w:eastAsia="Times New Roman" w:hAnsi="Times New Roman"/>
                <w:color w:val="000000"/>
                <w:kern w:val="0"/>
                <w:sz w:val="22"/>
              </w:rPr>
              <w:t xml:space="preserve"> </w:t>
            </w:r>
          </w:p>
          <w:p w14:paraId="0ED38106" w14:textId="77777777" w:rsidR="00DE42D9" w:rsidRDefault="00930A79">
            <w:pPr>
              <w:snapToGrid w:val="0"/>
              <w:spacing w:after="0" w:line="240" w:lineRule="auto"/>
              <w:jc w:val="center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우선수익자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096D70" w14:textId="77777777" w:rsidR="00DE42D9" w:rsidRDefault="00930A79">
            <w:pPr>
              <w:snapToGrid w:val="0"/>
              <w:spacing w:after="0" w:line="240" w:lineRule="auto"/>
              <w:jc w:val="center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상</w:t>
            </w:r>
            <w:r>
              <w:rPr>
                <w:rFonts w:ascii="Times New Roman" w:eastAsia="Times New Roman" w:hAnsi="Times New Roman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호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B84C9B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주식회사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우리은행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 xml:space="preserve"> [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외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 xml:space="preserve"> Tranche A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대주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확정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시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기재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]</w:t>
            </w:r>
          </w:p>
        </w:tc>
        <w:tc>
          <w:tcPr>
            <w:tcW w:w="2834" w:type="dxa"/>
            <w:vMerge w:val="restart"/>
            <w:tcBorders>
              <w:top w:val="single" w:sz="4" w:space="0" w:color="000000"/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5FDE3A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[*] (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대주별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대출약정금의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 xml:space="preserve"> 120%, 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합계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금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192,000,000,000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원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)</w:t>
            </w:r>
          </w:p>
        </w:tc>
      </w:tr>
      <w:tr w:rsidR="00DE42D9" w14:paraId="27AE40D6" w14:textId="77777777">
        <w:trPr>
          <w:trHeight w:val="94"/>
        </w:trPr>
        <w:tc>
          <w:tcPr>
            <w:tcW w:w="1307" w:type="dxa"/>
            <w:vMerge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8A0B37" w14:textId="77777777" w:rsidR="00DE42D9" w:rsidRDefault="00DE42D9">
            <w:pPr>
              <w:widowControl/>
              <w:autoSpaceDE/>
              <w:snapToGrid w:val="0"/>
              <w:spacing w:after="0" w:line="240" w:lineRule="auto"/>
              <w:jc w:val="center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1652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DCDCD3" w14:textId="77777777" w:rsidR="00DE42D9" w:rsidRDefault="00930A79">
            <w:pPr>
              <w:snapToGrid w:val="0"/>
              <w:spacing w:after="0" w:line="240" w:lineRule="auto"/>
              <w:jc w:val="center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법인등록번호</w:t>
            </w:r>
          </w:p>
        </w:tc>
        <w:tc>
          <w:tcPr>
            <w:tcW w:w="3114" w:type="dxa"/>
            <w:tcBorders>
              <w:top w:val="dotted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106C0E" w14:textId="77777777"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2834" w:type="dxa"/>
            <w:vMerge/>
            <w:tcBorders>
              <w:top w:val="single" w:sz="4" w:space="0" w:color="000000"/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0E5A63" w14:textId="77777777"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</w:tr>
      <w:tr w:rsidR="00DE42D9" w14:paraId="01E0C9F6" w14:textId="77777777">
        <w:trPr>
          <w:trHeight w:val="94"/>
        </w:trPr>
        <w:tc>
          <w:tcPr>
            <w:tcW w:w="1307" w:type="dxa"/>
            <w:vMerge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FA2669" w14:textId="77777777" w:rsidR="00DE42D9" w:rsidRDefault="00DE42D9">
            <w:pPr>
              <w:widowControl/>
              <w:autoSpaceDE/>
              <w:snapToGrid w:val="0"/>
              <w:spacing w:after="0" w:line="240" w:lineRule="auto"/>
              <w:jc w:val="center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A06DBA" w14:textId="77777777" w:rsidR="00DE42D9" w:rsidRDefault="00930A79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상</w:t>
            </w:r>
            <w:r>
              <w:rPr>
                <w:rFonts w:ascii="Times New Roman" w:eastAsia="Times New Roman" w:hAnsi="Times New Roman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호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2" w:space="0" w:color="000000"/>
              <w:bottom w:val="dotted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9E3B67" w14:textId="77777777"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2834" w:type="dxa"/>
            <w:vMerge w:val="restart"/>
            <w:tcBorders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59DF85" w14:textId="77777777"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</w:tr>
      <w:tr w:rsidR="00DE42D9" w14:paraId="24E636F8" w14:textId="77777777">
        <w:trPr>
          <w:trHeight w:val="94"/>
        </w:trPr>
        <w:tc>
          <w:tcPr>
            <w:tcW w:w="1307" w:type="dxa"/>
            <w:vMerge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B09146" w14:textId="77777777" w:rsidR="00DE42D9" w:rsidRDefault="00DE42D9">
            <w:pPr>
              <w:widowControl/>
              <w:autoSpaceDE/>
              <w:snapToGrid w:val="0"/>
              <w:spacing w:after="0" w:line="240" w:lineRule="auto"/>
              <w:jc w:val="center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1652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C1F908" w14:textId="77777777" w:rsidR="00DE42D9" w:rsidRDefault="00930A79">
            <w:pPr>
              <w:snapToGrid w:val="0"/>
              <w:spacing w:after="0" w:line="240" w:lineRule="auto"/>
              <w:jc w:val="center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법인등록번호</w:t>
            </w:r>
          </w:p>
        </w:tc>
        <w:tc>
          <w:tcPr>
            <w:tcW w:w="3114" w:type="dxa"/>
            <w:tcBorders>
              <w:top w:val="dotted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7B8725" w14:textId="77777777"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2834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FC44BF" w14:textId="77777777"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</w:tr>
      <w:tr w:rsidR="00DE42D9" w14:paraId="51A53D0E" w14:textId="77777777">
        <w:trPr>
          <w:trHeight w:val="94"/>
        </w:trPr>
        <w:tc>
          <w:tcPr>
            <w:tcW w:w="1307" w:type="dxa"/>
            <w:vMerge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D78B02" w14:textId="77777777" w:rsidR="00DE42D9" w:rsidRDefault="00DE42D9">
            <w:pPr>
              <w:widowControl/>
              <w:autoSpaceDE/>
              <w:snapToGrid w:val="0"/>
              <w:spacing w:after="0" w:line="240" w:lineRule="auto"/>
              <w:jc w:val="center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C8712" w14:textId="77777777" w:rsidR="00DE42D9" w:rsidRDefault="00930A79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상</w:t>
            </w:r>
            <w:r>
              <w:rPr>
                <w:rFonts w:ascii="Times New Roman" w:eastAsia="Times New Roman" w:hAnsi="Times New Roman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호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2" w:space="0" w:color="000000"/>
              <w:bottom w:val="dotted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D691FB" w14:textId="77777777"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2834" w:type="dxa"/>
            <w:vMerge w:val="restart"/>
            <w:tcBorders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AB3F38" w14:textId="77777777"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</w:tr>
      <w:tr w:rsidR="00DE42D9" w14:paraId="6FC64214" w14:textId="77777777">
        <w:trPr>
          <w:trHeight w:val="94"/>
        </w:trPr>
        <w:tc>
          <w:tcPr>
            <w:tcW w:w="1307" w:type="dxa"/>
            <w:vMerge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2429B6" w14:textId="77777777" w:rsidR="00DE42D9" w:rsidRDefault="00DE42D9">
            <w:pPr>
              <w:widowControl/>
              <w:autoSpaceDE/>
              <w:snapToGrid w:val="0"/>
              <w:spacing w:after="0" w:line="240" w:lineRule="auto"/>
              <w:jc w:val="center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1652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610CF9" w14:textId="77777777" w:rsidR="00DE42D9" w:rsidRDefault="00930A79">
            <w:pPr>
              <w:snapToGrid w:val="0"/>
              <w:spacing w:after="0" w:line="240" w:lineRule="auto"/>
              <w:jc w:val="center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법인등록번호</w:t>
            </w:r>
          </w:p>
        </w:tc>
        <w:tc>
          <w:tcPr>
            <w:tcW w:w="3114" w:type="dxa"/>
            <w:tcBorders>
              <w:top w:val="dotted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3B8ED7" w14:textId="77777777"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2834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E3948B" w14:textId="77777777"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</w:tr>
      <w:tr w:rsidR="00DE42D9" w14:paraId="770F2553" w14:textId="77777777">
        <w:trPr>
          <w:trHeight w:val="94"/>
        </w:trPr>
        <w:tc>
          <w:tcPr>
            <w:tcW w:w="1307" w:type="dxa"/>
            <w:vMerge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E1F234" w14:textId="77777777" w:rsidR="00DE42D9" w:rsidRDefault="00DE42D9">
            <w:pPr>
              <w:widowControl/>
              <w:autoSpaceDE/>
              <w:snapToGrid w:val="0"/>
              <w:spacing w:after="0" w:line="240" w:lineRule="auto"/>
              <w:jc w:val="center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1585E4" w14:textId="77777777" w:rsidR="00DE42D9" w:rsidRDefault="00930A79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상</w:t>
            </w:r>
            <w:r>
              <w:rPr>
                <w:rFonts w:ascii="Times New Roman" w:eastAsia="Times New Roman" w:hAnsi="Times New Roman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호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2" w:space="0" w:color="000000"/>
              <w:bottom w:val="dotted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E3CDF" w14:textId="77777777"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2834" w:type="dxa"/>
            <w:vMerge w:val="restart"/>
            <w:tcBorders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31DD9A" w14:textId="77777777"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</w:tr>
      <w:tr w:rsidR="00DE42D9" w14:paraId="2684B417" w14:textId="77777777">
        <w:trPr>
          <w:trHeight w:val="94"/>
        </w:trPr>
        <w:tc>
          <w:tcPr>
            <w:tcW w:w="1307" w:type="dxa"/>
            <w:vMerge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17CCD4" w14:textId="77777777" w:rsidR="00DE42D9" w:rsidRDefault="00DE42D9">
            <w:pPr>
              <w:widowControl/>
              <w:autoSpaceDE/>
              <w:snapToGrid w:val="0"/>
              <w:spacing w:after="0" w:line="240" w:lineRule="auto"/>
              <w:jc w:val="center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1652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19953D" w14:textId="77777777" w:rsidR="00DE42D9" w:rsidRDefault="00930A79">
            <w:pPr>
              <w:snapToGrid w:val="0"/>
              <w:spacing w:after="0" w:line="240" w:lineRule="auto"/>
              <w:jc w:val="center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법인등록번호</w:t>
            </w:r>
          </w:p>
        </w:tc>
        <w:tc>
          <w:tcPr>
            <w:tcW w:w="3114" w:type="dxa"/>
            <w:tcBorders>
              <w:top w:val="dotted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7F3628" w14:textId="77777777"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2834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4D4CB5" w14:textId="77777777"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</w:tr>
      <w:tr w:rsidR="00DE42D9" w14:paraId="511C2062" w14:textId="77777777">
        <w:trPr>
          <w:trHeight w:val="94"/>
        </w:trPr>
        <w:tc>
          <w:tcPr>
            <w:tcW w:w="1307" w:type="dxa"/>
            <w:vMerge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FDA568" w14:textId="77777777" w:rsidR="00DE42D9" w:rsidRDefault="00DE42D9">
            <w:pPr>
              <w:widowControl/>
              <w:autoSpaceDE/>
              <w:snapToGrid w:val="0"/>
              <w:spacing w:after="0" w:line="240" w:lineRule="auto"/>
              <w:jc w:val="center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F5275" w14:textId="77777777" w:rsidR="00DE42D9" w:rsidRDefault="00930A79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상</w:t>
            </w:r>
            <w:r>
              <w:rPr>
                <w:rFonts w:ascii="Times New Roman" w:eastAsia="Times New Roman" w:hAnsi="Times New Roman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호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2" w:space="0" w:color="000000"/>
              <w:bottom w:val="dotted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CB3DE1" w14:textId="77777777"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2834" w:type="dxa"/>
            <w:vMerge w:val="restart"/>
            <w:tcBorders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119F61" w14:textId="77777777"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</w:tr>
      <w:tr w:rsidR="00DE42D9" w14:paraId="179E08A2" w14:textId="77777777">
        <w:trPr>
          <w:trHeight w:val="55"/>
        </w:trPr>
        <w:tc>
          <w:tcPr>
            <w:tcW w:w="1307" w:type="dxa"/>
            <w:vMerge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1328C4" w14:textId="77777777" w:rsidR="00DE42D9" w:rsidRDefault="00DE42D9">
            <w:pPr>
              <w:widowControl/>
              <w:autoSpaceDE/>
              <w:snapToGrid w:val="0"/>
              <w:spacing w:after="0" w:line="240" w:lineRule="auto"/>
              <w:jc w:val="center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1652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0FC6E3" w14:textId="77777777" w:rsidR="00DE42D9" w:rsidRDefault="00930A79">
            <w:pPr>
              <w:snapToGrid w:val="0"/>
              <w:spacing w:after="0" w:line="240" w:lineRule="auto"/>
              <w:jc w:val="center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법인등록번호</w:t>
            </w:r>
          </w:p>
        </w:tc>
        <w:tc>
          <w:tcPr>
            <w:tcW w:w="3114" w:type="dxa"/>
            <w:tcBorders>
              <w:top w:val="dotted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4DCA95" w14:textId="77777777"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2834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6180FB" w14:textId="77777777"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</w:tr>
      <w:tr w:rsidR="00DE42D9" w14:paraId="6D1F6C21" w14:textId="77777777">
        <w:trPr>
          <w:trHeight w:val="70"/>
        </w:trPr>
        <w:tc>
          <w:tcPr>
            <w:tcW w:w="1307" w:type="dxa"/>
            <w:vMerge w:val="restart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BDF476" w14:textId="77777777" w:rsidR="00DE42D9" w:rsidRDefault="00930A79">
            <w:pPr>
              <w:snapToGrid w:val="0"/>
              <w:spacing w:after="0" w:line="240" w:lineRule="auto"/>
              <w:jc w:val="center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2"/>
              </w:rPr>
              <w:t>(공동) 제3순위</w:t>
            </w:r>
          </w:p>
          <w:p w14:paraId="265822E4" w14:textId="77777777" w:rsidR="00DE42D9" w:rsidRDefault="00930A79">
            <w:pPr>
              <w:snapToGrid w:val="0"/>
              <w:spacing w:after="0" w:line="240" w:lineRule="auto"/>
              <w:jc w:val="center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2"/>
              </w:rPr>
              <w:t>우선수익자(Tranche B)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3F5E5F" w14:textId="77777777" w:rsidR="00DE42D9" w:rsidRDefault="00930A79">
            <w:pPr>
              <w:snapToGrid w:val="0"/>
              <w:spacing w:after="0" w:line="240" w:lineRule="auto"/>
              <w:jc w:val="center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상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호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141851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키움캐피탈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주식회사</w:t>
            </w:r>
          </w:p>
        </w:tc>
        <w:tc>
          <w:tcPr>
            <w:tcW w:w="2834" w:type="dxa"/>
            <w:vMerge w:val="restart"/>
            <w:tcBorders>
              <w:top w:val="single" w:sz="4" w:space="0" w:color="000000"/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57893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금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24,000,000,000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원</w:t>
            </w:r>
          </w:p>
        </w:tc>
      </w:tr>
      <w:tr w:rsidR="00DE42D9" w14:paraId="626A6C22" w14:textId="77777777">
        <w:trPr>
          <w:trHeight w:val="94"/>
        </w:trPr>
        <w:tc>
          <w:tcPr>
            <w:tcW w:w="1307" w:type="dxa"/>
            <w:vMerge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841576" w14:textId="77777777" w:rsidR="00DE42D9" w:rsidRDefault="00DE42D9">
            <w:pPr>
              <w:widowControl/>
              <w:autoSpaceDE/>
              <w:snapToGrid w:val="0"/>
              <w:spacing w:after="0" w:line="240" w:lineRule="auto"/>
              <w:jc w:val="center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1652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384A3B" w14:textId="77777777" w:rsidR="00DE42D9" w:rsidRDefault="00930A79">
            <w:pPr>
              <w:snapToGrid w:val="0"/>
              <w:spacing w:after="0" w:line="240" w:lineRule="auto"/>
              <w:jc w:val="center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법인등록번호</w:t>
            </w:r>
          </w:p>
        </w:tc>
        <w:tc>
          <w:tcPr>
            <w:tcW w:w="3114" w:type="dxa"/>
            <w:tcBorders>
              <w:top w:val="dotted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845E4D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[*]</w:t>
            </w:r>
          </w:p>
        </w:tc>
        <w:tc>
          <w:tcPr>
            <w:tcW w:w="2834" w:type="dxa"/>
            <w:vMerge/>
            <w:tcBorders>
              <w:top w:val="single" w:sz="4" w:space="0" w:color="000000"/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227189" w14:textId="77777777"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</w:tr>
      <w:tr w:rsidR="00DE42D9" w14:paraId="17F84BAB" w14:textId="77777777">
        <w:trPr>
          <w:trHeight w:val="94"/>
        </w:trPr>
        <w:tc>
          <w:tcPr>
            <w:tcW w:w="1307" w:type="dxa"/>
            <w:vMerge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C34C9D" w14:textId="77777777" w:rsidR="00DE42D9" w:rsidRDefault="00DE42D9">
            <w:pPr>
              <w:widowControl/>
              <w:autoSpaceDE/>
              <w:snapToGrid w:val="0"/>
              <w:spacing w:after="0" w:line="240" w:lineRule="auto"/>
              <w:jc w:val="center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5EEAF8" w14:textId="77777777" w:rsidR="00DE42D9" w:rsidRDefault="00930A79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상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호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2" w:space="0" w:color="000000"/>
              <w:bottom w:val="dotted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68EDF4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엠지캐피탈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주식회사</w:t>
            </w:r>
          </w:p>
        </w:tc>
        <w:tc>
          <w:tcPr>
            <w:tcW w:w="2834" w:type="dxa"/>
            <w:vMerge w:val="restart"/>
            <w:tcBorders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7D9CE2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금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12,000,000,000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원</w:t>
            </w:r>
          </w:p>
        </w:tc>
      </w:tr>
      <w:tr w:rsidR="00DE42D9" w14:paraId="7516C96E" w14:textId="77777777">
        <w:trPr>
          <w:trHeight w:val="94"/>
        </w:trPr>
        <w:tc>
          <w:tcPr>
            <w:tcW w:w="1307" w:type="dxa"/>
            <w:vMerge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7B9020" w14:textId="77777777" w:rsidR="00DE42D9" w:rsidRDefault="00DE42D9">
            <w:pPr>
              <w:widowControl/>
              <w:autoSpaceDE/>
              <w:snapToGrid w:val="0"/>
              <w:spacing w:after="0" w:line="240" w:lineRule="auto"/>
              <w:jc w:val="center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1652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54ED86" w14:textId="77777777" w:rsidR="00DE42D9" w:rsidRDefault="00930A79">
            <w:pPr>
              <w:snapToGrid w:val="0"/>
              <w:spacing w:after="0" w:line="240" w:lineRule="auto"/>
              <w:jc w:val="center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법인등록번호</w:t>
            </w:r>
          </w:p>
        </w:tc>
        <w:tc>
          <w:tcPr>
            <w:tcW w:w="3114" w:type="dxa"/>
            <w:tcBorders>
              <w:top w:val="dotted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28F59C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[*]</w:t>
            </w:r>
          </w:p>
        </w:tc>
        <w:tc>
          <w:tcPr>
            <w:tcW w:w="2834" w:type="dxa"/>
            <w:vMerge/>
            <w:tcBorders>
              <w:top w:val="single" w:sz="4" w:space="0" w:color="000000"/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6349E6" w14:textId="77777777"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</w:tr>
      <w:tr w:rsidR="00DE42D9" w14:paraId="7CC9B5E5" w14:textId="77777777">
        <w:trPr>
          <w:trHeight w:val="94"/>
        </w:trPr>
        <w:tc>
          <w:tcPr>
            <w:tcW w:w="1307" w:type="dxa"/>
            <w:vMerge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A68BE" w14:textId="77777777" w:rsidR="00DE42D9" w:rsidRDefault="00DE42D9">
            <w:pPr>
              <w:widowControl/>
              <w:autoSpaceDE/>
              <w:snapToGrid w:val="0"/>
              <w:spacing w:after="0" w:line="240" w:lineRule="auto"/>
              <w:jc w:val="center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D0E42B" w14:textId="77777777" w:rsidR="00DE42D9" w:rsidRDefault="00930A79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상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호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2" w:space="0" w:color="000000"/>
              <w:bottom w:val="dotted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CE005E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DB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저축은행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 xml:space="preserve"> [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정식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상호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확인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필요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]</w:t>
            </w:r>
          </w:p>
        </w:tc>
        <w:tc>
          <w:tcPr>
            <w:tcW w:w="2834" w:type="dxa"/>
            <w:vMerge w:val="restart"/>
            <w:tcBorders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F0D935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금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9,600,000,000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원</w:t>
            </w:r>
          </w:p>
        </w:tc>
      </w:tr>
      <w:tr w:rsidR="00DE42D9" w14:paraId="2D712934" w14:textId="77777777">
        <w:trPr>
          <w:trHeight w:val="94"/>
        </w:trPr>
        <w:tc>
          <w:tcPr>
            <w:tcW w:w="1307" w:type="dxa"/>
            <w:vMerge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5404C1" w14:textId="77777777" w:rsidR="00DE42D9" w:rsidRDefault="00DE42D9">
            <w:pPr>
              <w:widowControl/>
              <w:autoSpaceDE/>
              <w:snapToGrid w:val="0"/>
              <w:spacing w:after="0" w:line="240" w:lineRule="auto"/>
              <w:jc w:val="center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1652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4755F9" w14:textId="77777777" w:rsidR="00DE42D9" w:rsidRDefault="00930A79">
            <w:pPr>
              <w:snapToGrid w:val="0"/>
              <w:spacing w:after="0" w:line="240" w:lineRule="auto"/>
              <w:jc w:val="center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법인등록번호</w:t>
            </w:r>
          </w:p>
        </w:tc>
        <w:tc>
          <w:tcPr>
            <w:tcW w:w="3114" w:type="dxa"/>
            <w:tcBorders>
              <w:top w:val="dotted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BA26F2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[*]</w:t>
            </w:r>
          </w:p>
        </w:tc>
        <w:tc>
          <w:tcPr>
            <w:tcW w:w="2834" w:type="dxa"/>
            <w:vMerge/>
            <w:tcBorders>
              <w:top w:val="single" w:sz="4" w:space="0" w:color="000000"/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74E48F" w14:textId="77777777"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</w:tr>
    </w:tbl>
    <w:p w14:paraId="69466EE7" w14:textId="77777777" w:rsidR="00DE42D9" w:rsidRDefault="00DE42D9">
      <w:pPr>
        <w:snapToGrid w:val="0"/>
        <w:spacing w:after="0" w:line="24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</w:p>
    <w:tbl>
      <w:tblPr>
        <w:tblW w:w="8930" w:type="dxa"/>
        <w:tblInd w:w="528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842"/>
        <w:gridCol w:w="6096"/>
        <w:gridCol w:w="992"/>
      </w:tblGrid>
      <w:tr w:rsidR="00DE42D9" w14:paraId="2C90DBAA" w14:textId="77777777">
        <w:trPr>
          <w:trHeight w:val="336"/>
        </w:trPr>
        <w:tc>
          <w:tcPr>
            <w:tcW w:w="7938" w:type="dxa"/>
            <w:gridSpan w:val="2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4E198AE7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굴림;Gulim" w:eastAsia="굴림;Gulim" w:hAnsi="굴림;Gulim" w:cs="굴림;Gulim"/>
                <w:color w:val="000000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신탁원본</w:t>
            </w:r>
            <w:r>
              <w:rPr>
                <w:rFonts w:ascii="Times New Roman" w:eastAsia="Times New Roman" w:hAnsi="Times New Roman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및</w:t>
            </w:r>
            <w:r>
              <w:rPr>
                <w:rFonts w:ascii="Times New Roman" w:eastAsia="Times New Roman" w:hAnsi="Times New Roman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신탁이익</w:t>
            </w:r>
            <w:r>
              <w:rPr>
                <w:rFonts w:ascii="Times New Roman" w:eastAsia="Times New Roman" w:hAnsi="Times New Roman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수익자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44F2AAD7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굴림;Gulim" w:eastAsia="굴림;Gulim" w:hAnsi="굴림;Gulim" w:cs="굴림;Gulim"/>
                <w:color w:val="000000"/>
                <w:kern w:val="0"/>
                <w:sz w:val="24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비</w:t>
            </w:r>
            <w:r>
              <w:rPr>
                <w:rFonts w:ascii="Times New Roman" w:eastAsia="Times New Roman" w:hAnsi="Times New Roman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고</w:t>
            </w:r>
          </w:p>
        </w:tc>
      </w:tr>
      <w:tr w:rsidR="00DE42D9" w14:paraId="19CE5C5A" w14:textId="77777777">
        <w:trPr>
          <w:trHeight w:val="336"/>
        </w:trPr>
        <w:tc>
          <w:tcPr>
            <w:tcW w:w="1842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4C47CF44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상</w:t>
            </w:r>
            <w:r>
              <w:rPr>
                <w:rFonts w:ascii="Times New Roman" w:eastAsia="Times New Roman" w:hAnsi="Times New Roman"/>
                <w:kern w:val="0"/>
                <w:sz w:val="22"/>
              </w:rPr>
              <w:t xml:space="preserve">  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호</w:t>
            </w:r>
          </w:p>
        </w:tc>
        <w:tc>
          <w:tcPr>
            <w:tcW w:w="6096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E73A9E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주식회사</w:t>
            </w:r>
            <w:r>
              <w:rPr>
                <w:rFonts w:ascii="Times New Roman" w:eastAsia="Times New Roman" w:hAnsi="Times New Roman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코람코라이프로지스위탁관리부동산투자회사</w:t>
            </w: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36C0B436" w14:textId="77777777"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</w:p>
        </w:tc>
      </w:tr>
      <w:tr w:rsidR="00DE42D9" w14:paraId="79178C29" w14:textId="77777777">
        <w:trPr>
          <w:trHeight w:val="336"/>
        </w:trPr>
        <w:tc>
          <w:tcPr>
            <w:tcW w:w="184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B9AF48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법인등록번호</w:t>
            </w:r>
          </w:p>
        </w:tc>
        <w:tc>
          <w:tcPr>
            <w:tcW w:w="609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1A8614AE" w14:textId="77777777" w:rsidR="00DE42D9" w:rsidRDefault="00930A79">
            <w:pPr>
              <w:snapToGrid w:val="0"/>
              <w:spacing w:after="0" w:line="240" w:lineRule="auto"/>
              <w:ind w:firstLine="22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110111-0969954</w:t>
            </w:r>
          </w:p>
        </w:tc>
        <w:tc>
          <w:tcPr>
            <w:tcW w:w="992" w:type="dxa"/>
            <w:vMerge/>
            <w:tcBorders>
              <w:top w:val="single" w:sz="4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24D4218B" w14:textId="77777777" w:rsidR="00DE42D9" w:rsidRDefault="00DE42D9">
            <w:pPr>
              <w:snapToGrid w:val="0"/>
              <w:spacing w:after="0" w:line="360" w:lineRule="auto"/>
              <w:jc w:val="center"/>
              <w:textAlignment w:val="baseline"/>
              <w:rPr>
                <w:rFonts w:ascii="굴림체" w:eastAsia="굴림체" w:hAnsi="굴림체" w:cs="굴림;Gulim"/>
                <w:color w:val="000000"/>
                <w:kern w:val="0"/>
                <w:sz w:val="24"/>
              </w:rPr>
            </w:pPr>
          </w:p>
        </w:tc>
      </w:tr>
    </w:tbl>
    <w:p w14:paraId="176909B7" w14:textId="77777777" w:rsidR="00DE42D9" w:rsidRDefault="00DE42D9">
      <w:pPr>
        <w:widowControl/>
        <w:autoSpaceDE/>
        <w:spacing w:after="0" w:line="360" w:lineRule="auto"/>
        <w:jc w:val="left"/>
        <w:rPr>
          <w:rFonts w:ascii="Times New Roman" w:eastAsia="바탕체" w:hAnsi="Times New Roman"/>
          <w:kern w:val="0"/>
          <w:sz w:val="22"/>
        </w:rPr>
      </w:pPr>
    </w:p>
    <w:p w14:paraId="33A67F08" w14:textId="77777777" w:rsidR="00DE42D9" w:rsidRDefault="00930A7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 xml:space="preserve">3. </w:t>
      </w:r>
      <w:r>
        <w:rPr>
          <w:rFonts w:ascii="Times New Roman" w:eastAsia="바탕체" w:hAnsi="Times New Roman"/>
          <w:kern w:val="0"/>
          <w:sz w:val="22"/>
        </w:rPr>
        <w:t>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자</w:t>
      </w:r>
    </w:p>
    <w:p w14:paraId="15642FAC" w14:textId="77777777" w:rsidR="00DE42D9" w:rsidRDefault="00930A79">
      <w:pPr>
        <w:pStyle w:val="ab"/>
        <w:spacing w:line="336" w:lineRule="auto"/>
        <w:ind w:left="200" w:firstLine="240"/>
        <w:rPr>
          <w:rFonts w:ascii="Times New Roman" w:eastAsia="바탕체" w:hAnsi="Times New Roman" w:cs="Times New Roman"/>
          <w:sz w:val="22"/>
        </w:rPr>
      </w:pPr>
      <w:r>
        <w:rPr>
          <w:rFonts w:ascii="Times New Roman" w:eastAsia="바탕체" w:hAnsi="Times New Roman" w:cs="Times New Roman"/>
          <w:sz w:val="24"/>
          <w:szCs w:val="24"/>
        </w:rPr>
        <w:t>▪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바탕체" w:hAnsi="Times New Roman" w:cs="Times New Roman"/>
          <w:sz w:val="22"/>
        </w:rPr>
        <w:t>상</w:t>
      </w:r>
      <w:r>
        <w:rPr>
          <w:rFonts w:ascii="Times New Roman" w:eastAsia="Times New Roman" w:hAnsi="Times New Roman" w:cs="Times New Roman"/>
          <w:sz w:val="22"/>
        </w:rPr>
        <w:t xml:space="preserve">        </w:t>
      </w:r>
      <w:r>
        <w:rPr>
          <w:rFonts w:ascii="Times New Roman" w:eastAsia="바탕체" w:hAnsi="Times New Roman" w:cs="Times New Roman"/>
          <w:sz w:val="22"/>
        </w:rPr>
        <w:t>호</w:t>
      </w:r>
      <w:r>
        <w:rPr>
          <w:rFonts w:ascii="Times New Roman" w:eastAsia="Times New Roman" w:hAnsi="Times New Roman" w:cs="Times New Roman"/>
          <w:sz w:val="22"/>
        </w:rPr>
        <w:t xml:space="preserve"> </w:t>
      </w:r>
      <w:r>
        <w:rPr>
          <w:rFonts w:ascii="Times New Roman" w:eastAsia="바탕체" w:hAnsi="Times New Roman" w:cs="Times New Roman"/>
          <w:sz w:val="22"/>
        </w:rPr>
        <w:t xml:space="preserve">: </w:t>
      </w:r>
      <w:r>
        <w:rPr>
          <w:rFonts w:ascii="Times New Roman" w:eastAsia="바탕체" w:hAnsi="Times New Roman" w:cs="Times New Roman"/>
          <w:sz w:val="22"/>
        </w:rPr>
        <w:t>주식회사</w:t>
      </w:r>
      <w:r>
        <w:rPr>
          <w:rFonts w:ascii="Times New Roman" w:eastAsia="Times New Roman" w:hAnsi="Times New Roman" w:cs="Times New Roman"/>
          <w:sz w:val="22"/>
        </w:rPr>
        <w:t xml:space="preserve"> </w:t>
      </w:r>
      <w:r>
        <w:rPr>
          <w:rFonts w:ascii="Times New Roman" w:eastAsia="바탕체" w:hAnsi="Times New Roman"/>
          <w:sz w:val="22"/>
        </w:rPr>
        <w:t>코람코라이프로지스위탁관리부동산투자회사</w:t>
      </w:r>
    </w:p>
    <w:p w14:paraId="3F85A430" w14:textId="77777777" w:rsidR="00DE42D9" w:rsidRDefault="00930A79">
      <w:pPr>
        <w:pStyle w:val="ab"/>
        <w:spacing w:line="336" w:lineRule="auto"/>
        <w:ind w:left="200" w:firstLine="240"/>
        <w:rPr>
          <w:rFonts w:ascii="Times New Roman" w:eastAsia="바탕체" w:hAnsi="Times New Roman" w:cs="Times New Roman"/>
          <w:sz w:val="22"/>
        </w:rPr>
      </w:pPr>
      <w:r>
        <w:rPr>
          <w:rFonts w:ascii="Times New Roman" w:eastAsia="바탕체" w:hAnsi="Times New Roman" w:cs="Times New Roman"/>
          <w:sz w:val="24"/>
          <w:szCs w:val="24"/>
        </w:rPr>
        <w:lastRenderedPageBreak/>
        <w:t>▪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바탕체" w:hAnsi="Times New Roman" w:cs="Times New Roman"/>
          <w:sz w:val="22"/>
        </w:rPr>
        <w:t>법인등록번호</w:t>
      </w:r>
      <w:r>
        <w:rPr>
          <w:rFonts w:ascii="Times New Roman" w:eastAsia="Times New Roman" w:hAnsi="Times New Roman" w:cs="Times New Roman"/>
          <w:sz w:val="22"/>
        </w:rPr>
        <w:t xml:space="preserve"> </w:t>
      </w:r>
      <w:r>
        <w:rPr>
          <w:rFonts w:ascii="Times New Roman" w:eastAsia="바탕체" w:hAnsi="Times New Roman" w:cs="Times New Roman"/>
          <w:sz w:val="22"/>
        </w:rPr>
        <w:t>: 110111-0969954</w:t>
      </w:r>
    </w:p>
    <w:p w14:paraId="04F8A2F4" w14:textId="77777777" w:rsidR="00DE42D9" w:rsidRDefault="00930A79">
      <w:pPr>
        <w:pStyle w:val="ab"/>
        <w:spacing w:line="336" w:lineRule="auto"/>
        <w:ind w:left="200" w:firstLine="240"/>
        <w:rPr>
          <w:rFonts w:ascii="Times New Roman" w:eastAsia="바탕체" w:hAnsi="Times New Roman" w:cs="Times New Roman"/>
        </w:rPr>
      </w:pPr>
      <w:r>
        <w:rPr>
          <w:rFonts w:ascii="Times New Roman" w:eastAsia="바탕체" w:hAnsi="Times New Roman" w:cs="Times New Roman"/>
          <w:sz w:val="24"/>
          <w:szCs w:val="24"/>
        </w:rPr>
        <w:t>▪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바탕체" w:hAnsi="Times New Roman" w:cs="Times New Roman"/>
        </w:rPr>
        <w:t>주</w:t>
      </w:r>
      <w:r>
        <w:rPr>
          <w:rFonts w:ascii="Times New Roman" w:eastAsia="Times New Roman" w:hAnsi="Times New Roman" w:cs="Times New Roman"/>
        </w:rPr>
        <w:t xml:space="preserve">         </w:t>
      </w:r>
      <w:r>
        <w:rPr>
          <w:rFonts w:ascii="Times New Roman" w:eastAsia="바탕체" w:hAnsi="Times New Roman" w:cs="Times New Roman"/>
        </w:rPr>
        <w:t>소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바탕체" w:hAnsi="Times New Roman" w:cs="Times New Roman"/>
        </w:rPr>
        <w:t xml:space="preserve">: </w:t>
      </w:r>
      <w:r>
        <w:rPr>
          <w:rFonts w:ascii="Times New Roman" w:eastAsia="바탕체" w:hAnsi="Times New Roman" w:cs="Times New Roman"/>
          <w:sz w:val="22"/>
        </w:rPr>
        <w:t>서울시</w:t>
      </w:r>
      <w:r>
        <w:rPr>
          <w:rFonts w:ascii="Times New Roman" w:eastAsia="Times New Roman" w:hAnsi="Times New Roman" w:cs="Times New Roman"/>
          <w:sz w:val="22"/>
        </w:rPr>
        <w:t xml:space="preserve"> </w:t>
      </w:r>
      <w:r>
        <w:rPr>
          <w:rFonts w:ascii="Times New Roman" w:eastAsia="바탕체" w:hAnsi="Times New Roman" w:cs="Times New Roman"/>
          <w:sz w:val="22"/>
        </w:rPr>
        <w:t>강남구</w:t>
      </w:r>
      <w:r>
        <w:rPr>
          <w:rFonts w:ascii="Times New Roman" w:eastAsia="Times New Roman" w:hAnsi="Times New Roman" w:cs="Times New Roman"/>
          <w:sz w:val="22"/>
        </w:rPr>
        <w:t xml:space="preserve"> </w:t>
      </w:r>
      <w:r>
        <w:rPr>
          <w:rFonts w:ascii="Times New Roman" w:eastAsia="바탕체" w:hAnsi="Times New Roman" w:cs="Times New Roman"/>
          <w:sz w:val="22"/>
        </w:rPr>
        <w:t>삼성로</w:t>
      </w:r>
      <w:r>
        <w:rPr>
          <w:rFonts w:ascii="Times New Roman" w:eastAsia="Times New Roman" w:hAnsi="Times New Roman" w:cs="Times New Roman"/>
          <w:sz w:val="22"/>
        </w:rPr>
        <w:t xml:space="preserve"> </w:t>
      </w:r>
      <w:r>
        <w:rPr>
          <w:rFonts w:ascii="Times New Roman" w:eastAsia="바탕체" w:hAnsi="Times New Roman" w:cs="Times New Roman"/>
          <w:sz w:val="22"/>
        </w:rPr>
        <w:t>511 (</w:t>
      </w:r>
      <w:r>
        <w:rPr>
          <w:rFonts w:ascii="Times New Roman" w:eastAsia="바탕체" w:hAnsi="Times New Roman" w:cs="Times New Roman"/>
          <w:sz w:val="22"/>
        </w:rPr>
        <w:t>삼성동</w:t>
      </w:r>
      <w:r>
        <w:rPr>
          <w:rFonts w:ascii="Times New Roman" w:eastAsia="바탕체" w:hAnsi="Times New Roman" w:cs="Times New Roman"/>
          <w:sz w:val="22"/>
        </w:rPr>
        <w:t>)</w:t>
      </w:r>
    </w:p>
    <w:p w14:paraId="51901221" w14:textId="77777777" w:rsidR="00DE42D9" w:rsidRDefault="00DE42D9">
      <w:pPr>
        <w:pStyle w:val="ab"/>
        <w:spacing w:line="336" w:lineRule="auto"/>
        <w:ind w:left="200" w:firstLine="200"/>
        <w:rPr>
          <w:rFonts w:ascii="Times New Roman" w:eastAsia="바탕체" w:hAnsi="Times New Roman" w:cs="Times New Roman"/>
        </w:rPr>
      </w:pPr>
    </w:p>
    <w:p w14:paraId="1F144B44" w14:textId="77777777" w:rsidR="00DE42D9" w:rsidRDefault="00930A79">
      <w:pPr>
        <w:snapToGrid w:val="0"/>
        <w:spacing w:after="0" w:line="360" w:lineRule="auto"/>
        <w:ind w:left="700" w:hanging="700"/>
        <w:textAlignment w:val="baseline"/>
      </w:pP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 xml:space="preserve">4. </w:t>
      </w:r>
      <w:r>
        <w:rPr>
          <w:rFonts w:ascii="Times New Roman" w:eastAsia="바탕체" w:hAnsi="Times New Roman"/>
          <w:kern w:val="0"/>
          <w:sz w:val="22"/>
        </w:rPr>
        <w:t>수익권증서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발행금액</w:t>
      </w:r>
      <w:r>
        <w:rPr>
          <w:rFonts w:ascii="Times New Roman" w:eastAsia="바탕체" w:hAnsi="Times New Roman"/>
          <w:kern w:val="0"/>
          <w:sz w:val="22"/>
        </w:rPr>
        <w:t>(</w:t>
      </w:r>
      <w:r>
        <w:rPr>
          <w:rFonts w:ascii="Times New Roman" w:eastAsia="바탕체" w:hAnsi="Times New Roman"/>
          <w:kern w:val="0"/>
          <w:sz w:val="22"/>
        </w:rPr>
        <w:t>신탁원본의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우선수익권</w:t>
      </w:r>
      <w:r>
        <w:rPr>
          <w:rFonts w:ascii="Times New Roman" w:eastAsia="바탕체" w:hAnsi="Times New Roman"/>
          <w:kern w:val="0"/>
          <w:sz w:val="22"/>
        </w:rPr>
        <w:t>)</w:t>
      </w:r>
    </w:p>
    <w:p w14:paraId="689829EC" w14:textId="77777777" w:rsidR="00DE42D9" w:rsidRDefault="00930A79">
      <w:pPr>
        <w:pStyle w:val="ab"/>
        <w:ind w:firstLine="480"/>
      </w:pPr>
      <w:r>
        <w:rPr>
          <w:rFonts w:eastAsia="굴림체" w:cs="굴림체"/>
          <w:sz w:val="24"/>
          <w:szCs w:val="24"/>
        </w:rPr>
        <w:t>▪</w:t>
      </w:r>
      <w:r>
        <w:rPr>
          <w:sz w:val="24"/>
          <w:szCs w:val="24"/>
        </w:rPr>
        <w:t xml:space="preserve"> </w:t>
      </w:r>
      <w:r>
        <w:rPr>
          <w:rFonts w:ascii="Times New Roman" w:eastAsia="바탕체" w:hAnsi="Times New Roman" w:cs="Times New Roman"/>
          <w:sz w:val="22"/>
        </w:rPr>
        <w:t>우선수익권증서</w:t>
      </w:r>
      <w:r>
        <w:rPr>
          <w:rFonts w:ascii="Times New Roman" w:eastAsia="바탕체" w:hAnsi="Times New Roman" w:cs="Times New Roman"/>
          <w:sz w:val="22"/>
        </w:rPr>
        <w:t>(</w:t>
      </w:r>
      <w:r>
        <w:rPr>
          <w:rFonts w:ascii="Times New Roman" w:eastAsia="바탕체" w:hAnsi="Times New Roman" w:cs="Times New Roman"/>
          <w:sz w:val="22"/>
        </w:rPr>
        <w:t>총액</w:t>
      </w:r>
      <w:r>
        <w:rPr>
          <w:rFonts w:ascii="Times New Roman" w:eastAsia="바탕체" w:hAnsi="Times New Roman" w:cs="Times New Roman"/>
          <w:sz w:val="22"/>
        </w:rPr>
        <w:t xml:space="preserve">)  : </w:t>
      </w:r>
      <w:r>
        <w:rPr>
          <w:rFonts w:ascii="Times New Roman" w:eastAsia="바탕체" w:hAnsi="Times New Roman" w:cs="Times New Roman"/>
          <w:sz w:val="22"/>
        </w:rPr>
        <w:t>금</w:t>
      </w:r>
      <w:r>
        <w:rPr>
          <w:rFonts w:ascii="Times New Roman" w:eastAsia="Times New Roman" w:hAnsi="Times New Roman" w:cs="Times New Roman"/>
          <w:sz w:val="22"/>
        </w:rPr>
        <w:t xml:space="preserve"> </w:t>
      </w:r>
      <w:r>
        <w:rPr>
          <w:rFonts w:ascii="Times New Roman" w:eastAsia="바탕체" w:hAnsi="Times New Roman" w:cs="Times New Roman"/>
          <w:sz w:val="22"/>
        </w:rPr>
        <w:t>이천삼백구십칠억삼천이백오십팔만육천원정</w:t>
      </w:r>
      <w:r>
        <w:rPr>
          <w:rFonts w:ascii="Times New Roman" w:eastAsia="바탕체" w:hAnsi="Times New Roman" w:cs="Times New Roman"/>
          <w:sz w:val="22"/>
        </w:rPr>
        <w:t>(</w:t>
      </w:r>
      <w:r>
        <w:rPr>
          <w:rFonts w:ascii="바탕체" w:eastAsia="바탕체" w:hAnsi="바탕체" w:cs="Times New Roman"/>
          <w:sz w:val="22"/>
        </w:rPr>
        <w:t xml:space="preserve">\ </w:t>
      </w:r>
      <w:r>
        <w:rPr>
          <w:rFonts w:ascii="Times New Roman" w:eastAsia="바탕체" w:hAnsi="Times New Roman" w:cs="Times New Roman"/>
          <w:sz w:val="22"/>
        </w:rPr>
        <w:t>239,732,586,000)</w:t>
      </w:r>
    </w:p>
    <w:p w14:paraId="308D21BF" w14:textId="77777777" w:rsidR="00DE42D9" w:rsidRDefault="00930A79">
      <w:pPr>
        <w:pStyle w:val="ab"/>
        <w:ind w:firstLine="480"/>
      </w:pPr>
      <w:r>
        <w:rPr>
          <w:rFonts w:ascii="Times New Roman" w:eastAsia="바탕체" w:hAnsi="Times New Roman" w:cs="Times New Roman"/>
          <w:sz w:val="24"/>
          <w:szCs w:val="24"/>
        </w:rPr>
        <w:t xml:space="preserve">  (</w:t>
      </w:r>
      <w:r>
        <w:rPr>
          <w:rFonts w:ascii="Times New Roman" w:eastAsia="바탕체" w:hAnsi="Times New Roman" w:cs="Times New Roman"/>
          <w:sz w:val="24"/>
          <w:szCs w:val="24"/>
        </w:rPr>
        <w:t>제</w:t>
      </w:r>
      <w:r>
        <w:rPr>
          <w:rFonts w:ascii="Times New Roman" w:eastAsia="바탕체" w:hAnsi="Times New Roman" w:cs="Times New Roman"/>
          <w:sz w:val="24"/>
          <w:szCs w:val="24"/>
        </w:rPr>
        <w:t>1</w:t>
      </w:r>
      <w:r>
        <w:rPr>
          <w:rFonts w:ascii="Times New Roman" w:eastAsia="바탕체" w:hAnsi="Times New Roman" w:cs="Times New Roman"/>
          <w:sz w:val="24"/>
          <w:szCs w:val="24"/>
        </w:rPr>
        <w:t>순위</w:t>
      </w:r>
      <w:r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>
        <w:rPr>
          <w:rFonts w:ascii="Times New Roman" w:eastAsia="바탕체" w:hAnsi="Times New Roman" w:cs="Times New Roman"/>
          <w:sz w:val="24"/>
          <w:szCs w:val="24"/>
        </w:rPr>
        <w:t>쿠팡</w:t>
      </w:r>
      <w:r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>
        <w:rPr>
          <w:rFonts w:ascii="Times New Roman" w:eastAsia="바탕체" w:hAnsi="Times New Roman" w:cs="Times New Roman"/>
          <w:sz w:val="24"/>
          <w:szCs w:val="24"/>
        </w:rPr>
        <w:t>주식회사</w:t>
      </w:r>
      <w:r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>
        <w:rPr>
          <w:rFonts w:ascii="Times New Roman" w:eastAsia="바탕체" w:hAnsi="Times New Roman" w:cs="Times New Roman"/>
          <w:sz w:val="24"/>
          <w:szCs w:val="24"/>
        </w:rPr>
        <w:t>금</w:t>
      </w:r>
      <w:r>
        <w:rPr>
          <w:rFonts w:ascii="Times New Roman" w:eastAsia="바탕체" w:hAnsi="Times New Roman" w:cs="Times New Roman"/>
          <w:sz w:val="24"/>
          <w:szCs w:val="24"/>
        </w:rPr>
        <w:t>2,132,586,000</w:t>
      </w:r>
      <w:r>
        <w:rPr>
          <w:rFonts w:ascii="Times New Roman" w:eastAsia="바탕체" w:hAnsi="Times New Roman" w:cs="Times New Roman"/>
          <w:sz w:val="24"/>
          <w:szCs w:val="24"/>
        </w:rPr>
        <w:t>원</w:t>
      </w:r>
      <w:r>
        <w:rPr>
          <w:rFonts w:ascii="Times New Roman" w:eastAsia="바탕체" w:hAnsi="Times New Roman" w:cs="Times New Roman"/>
          <w:sz w:val="24"/>
          <w:szCs w:val="24"/>
        </w:rPr>
        <w:t xml:space="preserve"> / (</w:t>
      </w:r>
      <w:r>
        <w:rPr>
          <w:rFonts w:ascii="Times New Roman" w:eastAsia="바탕체" w:hAnsi="Times New Roman" w:cs="Times New Roman"/>
          <w:sz w:val="24"/>
          <w:szCs w:val="24"/>
        </w:rPr>
        <w:t>공동</w:t>
      </w:r>
      <w:r>
        <w:rPr>
          <w:rFonts w:ascii="Times New Roman" w:eastAsia="바탕체" w:hAnsi="Times New Roman" w:cs="Times New Roman"/>
          <w:sz w:val="24"/>
          <w:szCs w:val="24"/>
        </w:rPr>
        <w:t xml:space="preserve">) </w:t>
      </w:r>
      <w:r>
        <w:rPr>
          <w:rFonts w:ascii="Times New Roman" w:eastAsia="바탕체" w:hAnsi="Times New Roman" w:cs="Times New Roman"/>
          <w:sz w:val="24"/>
          <w:szCs w:val="24"/>
        </w:rPr>
        <w:t>제</w:t>
      </w:r>
      <w:r>
        <w:rPr>
          <w:rFonts w:ascii="Times New Roman" w:eastAsia="바탕체" w:hAnsi="Times New Roman" w:cs="Times New Roman"/>
          <w:sz w:val="24"/>
          <w:szCs w:val="24"/>
        </w:rPr>
        <w:t>2</w:t>
      </w:r>
      <w:r>
        <w:rPr>
          <w:rFonts w:ascii="Times New Roman" w:eastAsia="바탕체" w:hAnsi="Times New Roman" w:cs="Times New Roman"/>
          <w:sz w:val="24"/>
          <w:szCs w:val="24"/>
        </w:rPr>
        <w:t>순위</w:t>
      </w:r>
      <w:r>
        <w:rPr>
          <w:rFonts w:ascii="Times New Roman" w:eastAsia="바탕체" w:hAnsi="Times New Roman" w:cs="Times New Roman"/>
          <w:sz w:val="24"/>
          <w:szCs w:val="24"/>
        </w:rPr>
        <w:t xml:space="preserve"> Tranche A </w:t>
      </w:r>
      <w:r>
        <w:rPr>
          <w:rFonts w:ascii="Times New Roman" w:eastAsia="바탕체" w:hAnsi="Times New Roman" w:cs="Times New Roman"/>
          <w:sz w:val="24"/>
          <w:szCs w:val="24"/>
        </w:rPr>
        <w:t>대주</w:t>
      </w:r>
      <w:r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>
        <w:rPr>
          <w:rFonts w:ascii="Times New Roman" w:eastAsia="바탕체" w:hAnsi="Times New Roman" w:cs="Times New Roman"/>
          <w:sz w:val="24"/>
          <w:szCs w:val="24"/>
        </w:rPr>
        <w:t>금</w:t>
      </w:r>
      <w:r>
        <w:rPr>
          <w:rFonts w:ascii="Times New Roman" w:eastAsia="바탕체" w:hAnsi="Times New Roman" w:cs="Times New Roman"/>
          <w:sz w:val="24"/>
          <w:szCs w:val="24"/>
        </w:rPr>
        <w:t>192,000,000,000</w:t>
      </w:r>
      <w:r>
        <w:rPr>
          <w:rFonts w:ascii="Times New Roman" w:eastAsia="바탕체" w:hAnsi="Times New Roman" w:cs="Times New Roman"/>
          <w:sz w:val="24"/>
          <w:szCs w:val="24"/>
        </w:rPr>
        <w:t>원</w:t>
      </w:r>
      <w:r>
        <w:rPr>
          <w:rFonts w:ascii="Times New Roman" w:eastAsia="바탕체" w:hAnsi="Times New Roman" w:cs="Times New Roman"/>
          <w:sz w:val="24"/>
          <w:szCs w:val="24"/>
        </w:rPr>
        <w:t xml:space="preserve"> / (</w:t>
      </w:r>
      <w:r>
        <w:rPr>
          <w:rFonts w:ascii="Times New Roman" w:eastAsia="바탕체" w:hAnsi="Times New Roman" w:cs="Times New Roman"/>
          <w:sz w:val="24"/>
          <w:szCs w:val="24"/>
        </w:rPr>
        <w:t>공동</w:t>
      </w:r>
      <w:r>
        <w:rPr>
          <w:rFonts w:ascii="Times New Roman" w:eastAsia="바탕체" w:hAnsi="Times New Roman" w:cs="Times New Roman"/>
          <w:sz w:val="24"/>
          <w:szCs w:val="24"/>
        </w:rPr>
        <w:t xml:space="preserve">) </w:t>
      </w:r>
      <w:r>
        <w:rPr>
          <w:rFonts w:ascii="Times New Roman" w:eastAsia="바탕체" w:hAnsi="Times New Roman" w:cs="Times New Roman"/>
          <w:sz w:val="24"/>
          <w:szCs w:val="24"/>
        </w:rPr>
        <w:t>제</w:t>
      </w:r>
      <w:r>
        <w:rPr>
          <w:rFonts w:ascii="Times New Roman" w:eastAsia="바탕체" w:hAnsi="Times New Roman" w:cs="Times New Roman"/>
          <w:sz w:val="24"/>
          <w:szCs w:val="24"/>
        </w:rPr>
        <w:t>3</w:t>
      </w:r>
      <w:r>
        <w:rPr>
          <w:rFonts w:ascii="Times New Roman" w:eastAsia="바탕체" w:hAnsi="Times New Roman" w:cs="Times New Roman"/>
          <w:sz w:val="24"/>
          <w:szCs w:val="24"/>
        </w:rPr>
        <w:t>순위</w:t>
      </w:r>
      <w:r>
        <w:rPr>
          <w:rFonts w:ascii="Times New Roman" w:eastAsia="바탕체" w:hAnsi="Times New Roman" w:cs="Times New Roman"/>
          <w:sz w:val="24"/>
          <w:szCs w:val="24"/>
        </w:rPr>
        <w:t xml:space="preserve"> Tranche B </w:t>
      </w:r>
      <w:r>
        <w:rPr>
          <w:rFonts w:ascii="Times New Roman" w:eastAsia="바탕체" w:hAnsi="Times New Roman" w:cs="Times New Roman"/>
          <w:sz w:val="24"/>
          <w:szCs w:val="24"/>
        </w:rPr>
        <w:t>대주</w:t>
      </w:r>
      <w:r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>
        <w:rPr>
          <w:rFonts w:ascii="Times New Roman" w:eastAsia="바탕체" w:hAnsi="Times New Roman" w:cs="Times New Roman"/>
          <w:sz w:val="24"/>
          <w:szCs w:val="24"/>
        </w:rPr>
        <w:t>금</w:t>
      </w:r>
      <w:r>
        <w:rPr>
          <w:rFonts w:ascii="Times New Roman" w:eastAsia="바탕체" w:hAnsi="Times New Roman" w:cs="Times New Roman"/>
          <w:sz w:val="24"/>
          <w:szCs w:val="24"/>
        </w:rPr>
        <w:t>45,600,000,000</w:t>
      </w:r>
      <w:r>
        <w:rPr>
          <w:rFonts w:ascii="Times New Roman" w:eastAsia="바탕체" w:hAnsi="Times New Roman" w:cs="Times New Roman"/>
          <w:sz w:val="24"/>
          <w:szCs w:val="24"/>
        </w:rPr>
        <w:t>원</w:t>
      </w:r>
      <w:r>
        <w:rPr>
          <w:rFonts w:ascii="Times New Roman" w:eastAsia="바탕체" w:hAnsi="Times New Roman" w:cs="Times New Roman"/>
          <w:sz w:val="24"/>
          <w:szCs w:val="24"/>
        </w:rPr>
        <w:t>)</w:t>
      </w:r>
    </w:p>
    <w:p w14:paraId="31545C27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0C600DC0" w14:textId="77777777" w:rsidR="00DE42D9" w:rsidRDefault="00930A7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 xml:space="preserve">5. </w:t>
      </w:r>
      <w:r>
        <w:rPr>
          <w:rFonts w:ascii="Times New Roman" w:eastAsia="바탕체" w:hAnsi="Times New Roman"/>
          <w:kern w:val="0"/>
          <w:sz w:val="22"/>
        </w:rPr>
        <w:t>계약일자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: 2026</w:t>
      </w:r>
      <w:r>
        <w:rPr>
          <w:rFonts w:ascii="Times New Roman" w:eastAsia="바탕체" w:hAnsi="Times New Roman"/>
          <w:kern w:val="0"/>
          <w:sz w:val="22"/>
        </w:rPr>
        <w:t>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[*]</w:t>
      </w:r>
      <w:r>
        <w:rPr>
          <w:rFonts w:ascii="Times New Roman" w:eastAsia="바탕체" w:hAnsi="Times New Roman"/>
          <w:kern w:val="0"/>
          <w:sz w:val="22"/>
        </w:rPr>
        <w:t>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[*]</w:t>
      </w:r>
      <w:r>
        <w:rPr>
          <w:rFonts w:ascii="Times New Roman" w:eastAsia="바탕체" w:hAnsi="Times New Roman"/>
          <w:kern w:val="0"/>
          <w:sz w:val="22"/>
        </w:rPr>
        <w:t>일</w:t>
      </w:r>
      <w:r>
        <w:br w:type="page"/>
      </w:r>
    </w:p>
    <w:p w14:paraId="5BFC4076" w14:textId="77777777" w:rsidR="00DE42D9" w:rsidRDefault="00930A79">
      <w:pPr>
        <w:snapToGrid w:val="0"/>
        <w:spacing w:after="0" w:line="360" w:lineRule="auto"/>
        <w:textAlignment w:val="baseline"/>
        <w:outlineLvl w:val="0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lastRenderedPageBreak/>
        <w:t>【</w:t>
      </w:r>
      <w:bookmarkStart w:id="2" w:name="별첨_3&gt;"/>
      <w:bookmarkEnd w:id="2"/>
      <w:r>
        <w:rPr>
          <w:rFonts w:ascii="Times New Roman" w:eastAsia="바탕체" w:hAnsi="Times New Roman"/>
          <w:kern w:val="0"/>
          <w:sz w:val="22"/>
        </w:rPr>
        <w:t>별지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3</w:t>
      </w:r>
      <w:r>
        <w:rPr>
          <w:rFonts w:ascii="Times New Roman" w:eastAsia="바탕체" w:hAnsi="Times New Roman"/>
          <w:kern w:val="0"/>
          <w:sz w:val="22"/>
        </w:rPr>
        <w:t>】</w:t>
      </w:r>
    </w:p>
    <w:p w14:paraId="7741D42B" w14:textId="77777777" w:rsidR="00DE42D9" w:rsidRDefault="00930A79">
      <w:pPr>
        <w:snapToGrid w:val="0"/>
        <w:spacing w:after="0" w:line="360" w:lineRule="auto"/>
        <w:ind w:left="700" w:hanging="700"/>
        <w:jc w:val="center"/>
        <w:textAlignment w:val="baseline"/>
        <w:rPr>
          <w:rFonts w:ascii="Times New Roman" w:eastAsia="바탕체" w:hAnsi="Times New Roman"/>
          <w:b/>
          <w:bCs/>
          <w:kern w:val="0"/>
          <w:sz w:val="30"/>
          <w:szCs w:val="30"/>
          <w:u w:val="single" w:color="000000"/>
        </w:rPr>
      </w:pPr>
      <w:r>
        <w:rPr>
          <w:rFonts w:ascii="Times New Roman" w:eastAsia="바탕체" w:hAnsi="Times New Roman"/>
          <w:b/>
          <w:bCs/>
          <w:kern w:val="0"/>
          <w:sz w:val="30"/>
          <w:szCs w:val="30"/>
          <w:u w:val="single" w:color="000000"/>
        </w:rPr>
        <w:t>신탁보수에</w:t>
      </w:r>
      <w:r>
        <w:rPr>
          <w:rFonts w:ascii="Times New Roman" w:eastAsia="Times New Roman" w:hAnsi="Times New Roman"/>
          <w:b/>
          <w:bCs/>
          <w:kern w:val="0"/>
          <w:sz w:val="30"/>
          <w:szCs w:val="30"/>
          <w:u w:val="single" w:color="000000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30"/>
          <w:szCs w:val="30"/>
          <w:u w:val="single" w:color="000000"/>
        </w:rPr>
        <w:t>관한</w:t>
      </w:r>
      <w:r>
        <w:rPr>
          <w:rFonts w:ascii="Times New Roman" w:eastAsia="Times New Roman" w:hAnsi="Times New Roman"/>
          <w:b/>
          <w:bCs/>
          <w:kern w:val="0"/>
          <w:sz w:val="30"/>
          <w:szCs w:val="30"/>
          <w:u w:val="single" w:color="000000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30"/>
          <w:szCs w:val="30"/>
          <w:u w:val="single" w:color="000000"/>
        </w:rPr>
        <w:t>약정</w:t>
      </w:r>
    </w:p>
    <w:p w14:paraId="337565A4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b/>
          <w:bCs/>
          <w:kern w:val="0"/>
          <w:sz w:val="22"/>
          <w:szCs w:val="30"/>
          <w:u w:val="single" w:color="000000"/>
        </w:rPr>
      </w:pPr>
    </w:p>
    <w:p w14:paraId="39C90D56" w14:textId="77777777" w:rsidR="00DE42D9" w:rsidRDefault="00930A79">
      <w:pPr>
        <w:numPr>
          <w:ilvl w:val="0"/>
          <w:numId w:val="2"/>
        </w:numPr>
        <w:snapToGrid w:val="0"/>
        <w:spacing w:after="0" w:line="360" w:lineRule="auto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>신탁재산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관리보수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 xml:space="preserve">: </w:t>
      </w:r>
      <w:r>
        <w:rPr>
          <w:rFonts w:ascii="Times New Roman" w:eastAsia="바탕체" w:hAnsi="Times New Roman"/>
          <w:kern w:val="0"/>
          <w:sz w:val="22"/>
        </w:rPr>
        <w:t>금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오천만원</w:t>
      </w:r>
      <w:r>
        <w:rPr>
          <w:rFonts w:ascii="Times New Roman" w:eastAsia="바탕체" w:hAnsi="Times New Roman"/>
          <w:kern w:val="0"/>
          <w:sz w:val="22"/>
        </w:rPr>
        <w:t>(</w:t>
      </w:r>
      <w:r>
        <w:rPr>
          <w:rFonts w:ascii="Times New Roman" w:eastAsia="바탕체" w:hAnsi="Times New Roman"/>
          <w:sz w:val="22"/>
        </w:rPr>
        <w:t>￦</w:t>
      </w:r>
      <w:r>
        <w:rPr>
          <w:rFonts w:ascii="Times New Roman" w:eastAsia="바탕체" w:hAnsi="Times New Roman"/>
          <w:kern w:val="0"/>
          <w:sz w:val="22"/>
        </w:rPr>
        <w:t xml:space="preserve">50,000,000), </w:t>
      </w:r>
      <w:r>
        <w:rPr>
          <w:rFonts w:ascii="Times New Roman" w:eastAsia="바탕체" w:hAnsi="Times New Roman"/>
          <w:kern w:val="0"/>
          <w:sz w:val="22"/>
        </w:rPr>
        <w:t>부가가치세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없음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71115E07" w14:textId="77777777" w:rsidR="00DE42D9" w:rsidRDefault="00DE42D9">
      <w:pPr>
        <w:snapToGrid w:val="0"/>
        <w:spacing w:after="0" w:line="360" w:lineRule="auto"/>
        <w:ind w:left="465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42511ED1" w14:textId="77777777" w:rsidR="00DE42D9" w:rsidRDefault="00930A7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Times New Roman" w:hAnsi="Times New Roman"/>
          <w:sz w:val="22"/>
        </w:rPr>
        <w:t xml:space="preserve">    </w:t>
      </w:r>
      <w:r>
        <w:rPr>
          <w:rFonts w:ascii="Times New Roman" w:eastAsia="바탕체" w:hAnsi="Times New Roman"/>
          <w:kern w:val="0"/>
          <w:sz w:val="22"/>
        </w:rPr>
        <w:t>주</w:t>
      </w:r>
      <w:r>
        <w:rPr>
          <w:rFonts w:ascii="Times New Roman" w:eastAsia="바탕체" w:hAnsi="Times New Roman"/>
          <w:kern w:val="0"/>
          <w:sz w:val="22"/>
        </w:rPr>
        <w:t xml:space="preserve">) 1. </w:t>
      </w:r>
      <w:r>
        <w:rPr>
          <w:rFonts w:ascii="Times New Roman" w:eastAsia="바탕체" w:hAnsi="Times New Roman"/>
          <w:kern w:val="0"/>
          <w:sz w:val="22"/>
        </w:rPr>
        <w:t>관리보수는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수익권증서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발행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시마다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별도로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산정하여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일시에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선납한다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3D17FD89" w14:textId="77777777" w:rsidR="00DE42D9" w:rsidRDefault="00930A7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Times New Roman" w:hAnsi="Times New Roman"/>
          <w:kern w:val="0"/>
          <w:sz w:val="22"/>
        </w:rPr>
        <w:t xml:space="preserve">       </w:t>
      </w:r>
      <w:r>
        <w:rPr>
          <w:rFonts w:ascii="Times New Roman" w:eastAsia="바탕체" w:hAnsi="Times New Roman"/>
          <w:kern w:val="0"/>
          <w:sz w:val="22"/>
        </w:rPr>
        <w:t xml:space="preserve">2. </w:t>
      </w:r>
      <w:r>
        <w:rPr>
          <w:rFonts w:ascii="Times New Roman" w:eastAsia="바탕체" w:hAnsi="Times New Roman"/>
          <w:kern w:val="0"/>
          <w:sz w:val="22"/>
        </w:rPr>
        <w:t>관리보수는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신탁기간의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증감</w:t>
      </w:r>
      <w:r>
        <w:rPr>
          <w:rFonts w:ascii="Times New Roman" w:eastAsia="바탕체" w:hAnsi="Times New Roman"/>
          <w:kern w:val="0"/>
          <w:sz w:val="22"/>
        </w:rPr>
        <w:t>(</w:t>
      </w:r>
      <w:r>
        <w:rPr>
          <w:rFonts w:ascii="Times New Roman" w:eastAsia="바탕체" w:hAnsi="Times New Roman"/>
          <w:kern w:val="0"/>
          <w:sz w:val="22"/>
        </w:rPr>
        <w:t>기간연장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중도해지</w:t>
      </w:r>
      <w:r>
        <w:rPr>
          <w:rFonts w:ascii="Times New Roman" w:eastAsia="바탕체" w:hAnsi="Times New Roman"/>
          <w:kern w:val="0"/>
          <w:sz w:val="22"/>
        </w:rPr>
        <w:t>)</w:t>
      </w:r>
      <w:r>
        <w:rPr>
          <w:rFonts w:ascii="Times New Roman" w:eastAsia="바탕체" w:hAnsi="Times New Roman"/>
          <w:kern w:val="0"/>
          <w:sz w:val="22"/>
        </w:rPr>
        <w:t>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관계없이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일시납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정액으로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5C6640CB" w14:textId="77777777" w:rsidR="00DE42D9" w:rsidRDefault="00DE42D9">
      <w:pPr>
        <w:pStyle w:val="ab"/>
        <w:spacing w:line="336" w:lineRule="auto"/>
        <w:ind w:left="700" w:hanging="700"/>
        <w:rPr>
          <w:rFonts w:ascii="Times New Roman" w:eastAsia="바탕체" w:hAnsi="Times New Roman" w:cs="Times New Roman"/>
          <w:sz w:val="22"/>
        </w:rPr>
      </w:pPr>
    </w:p>
    <w:p w14:paraId="59D08549" w14:textId="77777777" w:rsidR="00DE42D9" w:rsidRDefault="00930A7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 xml:space="preserve"> 2. </w:t>
      </w:r>
      <w:r>
        <w:rPr>
          <w:rFonts w:ascii="Times New Roman" w:eastAsia="바탕체" w:hAnsi="Times New Roman"/>
          <w:kern w:val="0"/>
          <w:sz w:val="22"/>
        </w:rPr>
        <w:t>신탁재산</w:t>
      </w:r>
      <w:r>
        <w:rPr>
          <w:rFonts w:ascii="Times New Roman" w:eastAsia="바탕체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처분보수</w:t>
      </w:r>
    </w:p>
    <w:tbl>
      <w:tblPr>
        <w:tblW w:w="8947" w:type="dxa"/>
        <w:tblInd w:w="454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982"/>
        <w:gridCol w:w="2983"/>
        <w:gridCol w:w="2982"/>
      </w:tblGrid>
      <w:tr w:rsidR="00DE42D9" w14:paraId="150DC6B9" w14:textId="77777777">
        <w:trPr>
          <w:trHeight w:val="363"/>
        </w:trPr>
        <w:tc>
          <w:tcPr>
            <w:tcW w:w="2982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2F961DAF" w14:textId="77777777" w:rsidR="00DE42D9" w:rsidRDefault="00930A7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처</w:t>
            </w:r>
            <w:r>
              <w:rPr>
                <w:rFonts w:ascii="Times New Roman" w:eastAsia="Times New Roman" w:hAnsi="Times New Roman"/>
                <w:kern w:val="0"/>
                <w:sz w:val="22"/>
              </w:rPr>
              <w:t xml:space="preserve"> 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분</w:t>
            </w:r>
            <w:r>
              <w:rPr>
                <w:rFonts w:ascii="Times New Roman" w:eastAsia="Times New Roman" w:hAnsi="Times New Roman"/>
                <w:kern w:val="0"/>
                <w:sz w:val="22"/>
              </w:rPr>
              <w:t xml:space="preserve"> 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가</w:t>
            </w:r>
            <w:r>
              <w:rPr>
                <w:rFonts w:ascii="Times New Roman" w:eastAsia="Times New Roman" w:hAnsi="Times New Roman"/>
                <w:kern w:val="0"/>
                <w:sz w:val="22"/>
              </w:rPr>
              <w:t xml:space="preserve"> 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격</w:t>
            </w:r>
          </w:p>
        </w:tc>
        <w:tc>
          <w:tcPr>
            <w:tcW w:w="596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CFD8616" w14:textId="77777777" w:rsidR="00DE42D9" w:rsidRDefault="00930A7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보</w:t>
            </w:r>
            <w:r>
              <w:rPr>
                <w:rFonts w:ascii="Times New Roman" w:eastAsia="Times New Roman" w:hAnsi="Times New Roman"/>
                <w:kern w:val="0"/>
                <w:sz w:val="22"/>
              </w:rPr>
              <w:t xml:space="preserve">    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수</w:t>
            </w:r>
            <w:r>
              <w:rPr>
                <w:rFonts w:ascii="Times New Roman" w:eastAsia="Times New Roman" w:hAnsi="Times New Roman"/>
                <w:kern w:val="0"/>
                <w:sz w:val="22"/>
              </w:rPr>
              <w:t xml:space="preserve">    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율</w:t>
            </w:r>
          </w:p>
        </w:tc>
      </w:tr>
      <w:tr w:rsidR="00DE42D9" w14:paraId="3605B905" w14:textId="77777777">
        <w:trPr>
          <w:trHeight w:val="363"/>
        </w:trPr>
        <w:tc>
          <w:tcPr>
            <w:tcW w:w="2982" w:type="dxa"/>
            <w:vMerge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4C8D5AAF" w14:textId="77777777" w:rsidR="00DE42D9" w:rsidRDefault="00DE42D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</w:p>
        </w:tc>
        <w:tc>
          <w:tcPr>
            <w:tcW w:w="2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5DCBD3E" w14:textId="77777777" w:rsidR="00DE42D9" w:rsidRDefault="00930A7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일</w:t>
            </w:r>
            <w:r>
              <w:rPr>
                <w:rFonts w:ascii="Times New Roman" w:eastAsia="Times New Roman" w:hAnsi="Times New Roman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시</w:t>
            </w:r>
            <w:r>
              <w:rPr>
                <w:rFonts w:ascii="Times New Roman" w:eastAsia="Times New Roman" w:hAnsi="Times New Roman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불</w:t>
            </w:r>
            <w:r>
              <w:rPr>
                <w:rFonts w:ascii="Times New Roman" w:eastAsia="Times New Roman" w:hAnsi="Times New Roman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처</w:t>
            </w:r>
            <w:r>
              <w:rPr>
                <w:rFonts w:ascii="Times New Roman" w:eastAsia="Times New Roman" w:hAnsi="Times New Roman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분</w:t>
            </w:r>
            <w:r>
              <w:rPr>
                <w:rFonts w:ascii="Times New Roman" w:eastAsia="Times New Roman" w:hAnsi="Times New Roman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시</w:t>
            </w:r>
          </w:p>
        </w:tc>
        <w:tc>
          <w:tcPr>
            <w:tcW w:w="2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054F346" w14:textId="77777777" w:rsidR="00DE42D9" w:rsidRDefault="00930A7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보</w:t>
            </w:r>
            <w:r>
              <w:rPr>
                <w:rFonts w:ascii="Times New Roman" w:eastAsia="Times New Roman" w:hAnsi="Times New Roman"/>
                <w:kern w:val="0"/>
                <w:sz w:val="22"/>
              </w:rPr>
              <w:t xml:space="preserve"> 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전</w:t>
            </w:r>
            <w:r>
              <w:rPr>
                <w:rFonts w:ascii="Times New Roman" w:eastAsia="Times New Roman" w:hAnsi="Times New Roman"/>
                <w:kern w:val="0"/>
                <w:sz w:val="22"/>
              </w:rPr>
              <w:t xml:space="preserve"> 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액</w:t>
            </w:r>
          </w:p>
        </w:tc>
      </w:tr>
      <w:tr w:rsidR="00DE42D9" w14:paraId="1F049EC3" w14:textId="77777777">
        <w:trPr>
          <w:trHeight w:val="757"/>
        </w:trPr>
        <w:tc>
          <w:tcPr>
            <w:tcW w:w="2982" w:type="dxa"/>
            <w:tcBorders>
              <w:top w:val="single" w:sz="2" w:space="0" w:color="000000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vAlign w:val="center"/>
          </w:tcPr>
          <w:p w14:paraId="1497C092" w14:textId="77777777" w:rsidR="00DE42D9" w:rsidRDefault="00930A7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1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억원까지</w:t>
            </w:r>
          </w:p>
        </w:tc>
        <w:tc>
          <w:tcPr>
            <w:tcW w:w="2983" w:type="dxa"/>
            <w:tcBorders>
              <w:top w:val="single" w:sz="2" w:space="0" w:color="000000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vAlign w:val="center"/>
          </w:tcPr>
          <w:p w14:paraId="1CC36D05" w14:textId="77777777" w:rsidR="00DE42D9" w:rsidRDefault="00930A7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8/1,000</w:t>
            </w:r>
          </w:p>
        </w:tc>
        <w:tc>
          <w:tcPr>
            <w:tcW w:w="2982" w:type="dxa"/>
            <w:tcBorders>
              <w:top w:val="single" w:sz="2" w:space="0" w:color="000000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vAlign w:val="center"/>
          </w:tcPr>
          <w:p w14:paraId="103A1357" w14:textId="77777777" w:rsidR="00DE42D9" w:rsidRDefault="00930A7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-</w:t>
            </w:r>
          </w:p>
        </w:tc>
      </w:tr>
      <w:tr w:rsidR="00DE42D9" w14:paraId="7FA6FBA4" w14:textId="77777777">
        <w:trPr>
          <w:trHeight w:val="757"/>
        </w:trPr>
        <w:tc>
          <w:tcPr>
            <w:tcW w:w="2982" w:type="dxa"/>
            <w:tcBorders>
              <w:top w:val="single" w:sz="4" w:space="0" w:color="FFFFFF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vAlign w:val="center"/>
          </w:tcPr>
          <w:p w14:paraId="0F4B747C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1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억원초과</w:t>
            </w:r>
            <w:r>
              <w:rPr>
                <w:rFonts w:ascii="Times New Roman" w:eastAsia="Times New Roman" w:hAnsi="Times New Roman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5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억원까지</w:t>
            </w:r>
          </w:p>
        </w:tc>
        <w:tc>
          <w:tcPr>
            <w:tcW w:w="2983" w:type="dxa"/>
            <w:tcBorders>
              <w:top w:val="single" w:sz="4" w:space="0" w:color="FFFFFF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vAlign w:val="center"/>
          </w:tcPr>
          <w:p w14:paraId="5CC08420" w14:textId="77777777" w:rsidR="00DE42D9" w:rsidRDefault="00930A7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7/1,000</w:t>
            </w:r>
          </w:p>
        </w:tc>
        <w:tc>
          <w:tcPr>
            <w:tcW w:w="2982" w:type="dxa"/>
            <w:tcBorders>
              <w:top w:val="single" w:sz="4" w:space="0" w:color="FFFFFF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vAlign w:val="center"/>
          </w:tcPr>
          <w:p w14:paraId="6099999D" w14:textId="77777777" w:rsidR="00DE42D9" w:rsidRDefault="00930A7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10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만원</w:t>
            </w:r>
          </w:p>
        </w:tc>
      </w:tr>
      <w:tr w:rsidR="00DE42D9" w14:paraId="1D375BE1" w14:textId="77777777">
        <w:trPr>
          <w:trHeight w:val="757"/>
        </w:trPr>
        <w:tc>
          <w:tcPr>
            <w:tcW w:w="2982" w:type="dxa"/>
            <w:tcBorders>
              <w:top w:val="single" w:sz="4" w:space="0" w:color="FFFFFF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vAlign w:val="center"/>
          </w:tcPr>
          <w:p w14:paraId="4410BA17" w14:textId="77777777" w:rsidR="00DE42D9" w:rsidRDefault="00930A7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5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억원초과</w:t>
            </w:r>
            <w:r>
              <w:rPr>
                <w:rFonts w:ascii="Times New Roman" w:eastAsia="Times New Roman" w:hAnsi="Times New Roman"/>
                <w:kern w:val="0"/>
                <w:sz w:val="22"/>
              </w:rPr>
              <w:t xml:space="preserve"> 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10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억원까지</w:t>
            </w:r>
          </w:p>
        </w:tc>
        <w:tc>
          <w:tcPr>
            <w:tcW w:w="2983" w:type="dxa"/>
            <w:tcBorders>
              <w:top w:val="single" w:sz="4" w:space="0" w:color="FFFFFF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vAlign w:val="center"/>
          </w:tcPr>
          <w:p w14:paraId="50BFD367" w14:textId="77777777" w:rsidR="00DE42D9" w:rsidRDefault="00930A7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6/1,000</w:t>
            </w:r>
          </w:p>
        </w:tc>
        <w:tc>
          <w:tcPr>
            <w:tcW w:w="2982" w:type="dxa"/>
            <w:tcBorders>
              <w:top w:val="single" w:sz="4" w:space="0" w:color="FFFFFF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vAlign w:val="center"/>
          </w:tcPr>
          <w:p w14:paraId="6A1E0875" w14:textId="77777777" w:rsidR="00DE42D9" w:rsidRDefault="00930A7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60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만원</w:t>
            </w:r>
          </w:p>
        </w:tc>
      </w:tr>
      <w:tr w:rsidR="00DE42D9" w14:paraId="7F6924C1" w14:textId="77777777">
        <w:trPr>
          <w:trHeight w:val="757"/>
        </w:trPr>
        <w:tc>
          <w:tcPr>
            <w:tcW w:w="2982" w:type="dxa"/>
            <w:tcBorders>
              <w:top w:val="single" w:sz="4" w:space="0" w:color="FFFFFF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vAlign w:val="center"/>
          </w:tcPr>
          <w:p w14:paraId="6FCC8560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10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억원초과</w:t>
            </w:r>
            <w:r>
              <w:rPr>
                <w:rFonts w:ascii="Times New Roman" w:eastAsia="Times New Roman" w:hAnsi="Times New Roman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50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억원까지</w:t>
            </w:r>
          </w:p>
        </w:tc>
        <w:tc>
          <w:tcPr>
            <w:tcW w:w="2983" w:type="dxa"/>
            <w:tcBorders>
              <w:top w:val="single" w:sz="4" w:space="0" w:color="FFFFFF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vAlign w:val="center"/>
          </w:tcPr>
          <w:p w14:paraId="1425AE63" w14:textId="77777777" w:rsidR="00DE42D9" w:rsidRDefault="00930A7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5/1,000</w:t>
            </w:r>
          </w:p>
        </w:tc>
        <w:tc>
          <w:tcPr>
            <w:tcW w:w="2982" w:type="dxa"/>
            <w:tcBorders>
              <w:top w:val="single" w:sz="4" w:space="0" w:color="FFFFFF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vAlign w:val="center"/>
          </w:tcPr>
          <w:p w14:paraId="049FBED8" w14:textId="77777777" w:rsidR="00DE42D9" w:rsidRDefault="00930A7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160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만원</w:t>
            </w:r>
          </w:p>
        </w:tc>
      </w:tr>
      <w:tr w:rsidR="00DE42D9" w14:paraId="70BC5F20" w14:textId="77777777">
        <w:trPr>
          <w:trHeight w:val="757"/>
        </w:trPr>
        <w:tc>
          <w:tcPr>
            <w:tcW w:w="2982" w:type="dxa"/>
            <w:tcBorders>
              <w:top w:val="single" w:sz="4" w:space="0" w:color="FFFFFF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vAlign w:val="center"/>
          </w:tcPr>
          <w:p w14:paraId="7FB3FA78" w14:textId="77777777" w:rsidR="00DE42D9" w:rsidRDefault="00930A7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50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억원초과</w:t>
            </w:r>
            <w:r>
              <w:rPr>
                <w:rFonts w:ascii="Times New Roman" w:eastAsia="Times New Roman" w:hAnsi="Times New Roman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100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억원까지</w:t>
            </w:r>
          </w:p>
        </w:tc>
        <w:tc>
          <w:tcPr>
            <w:tcW w:w="2983" w:type="dxa"/>
            <w:tcBorders>
              <w:top w:val="single" w:sz="4" w:space="0" w:color="FFFFFF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vAlign w:val="center"/>
          </w:tcPr>
          <w:p w14:paraId="369CBF43" w14:textId="77777777" w:rsidR="00DE42D9" w:rsidRDefault="00930A7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4/1,000</w:t>
            </w:r>
          </w:p>
        </w:tc>
        <w:tc>
          <w:tcPr>
            <w:tcW w:w="2982" w:type="dxa"/>
            <w:tcBorders>
              <w:top w:val="single" w:sz="4" w:space="0" w:color="FFFFFF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vAlign w:val="center"/>
          </w:tcPr>
          <w:p w14:paraId="366235F2" w14:textId="77777777" w:rsidR="00DE42D9" w:rsidRDefault="00930A7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660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만원</w:t>
            </w:r>
          </w:p>
        </w:tc>
      </w:tr>
      <w:tr w:rsidR="00DE42D9" w14:paraId="5447F000" w14:textId="77777777">
        <w:trPr>
          <w:trHeight w:val="757"/>
        </w:trPr>
        <w:tc>
          <w:tcPr>
            <w:tcW w:w="2982" w:type="dxa"/>
            <w:tcBorders>
              <w:top w:val="single" w:sz="4" w:space="0" w:color="FFFFFF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vAlign w:val="center"/>
          </w:tcPr>
          <w:p w14:paraId="059A4324" w14:textId="77777777" w:rsidR="00DE42D9" w:rsidRDefault="00930A7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100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억원초과</w:t>
            </w:r>
            <w:r>
              <w:rPr>
                <w:rFonts w:ascii="Times New Roman" w:eastAsia="Times New Roman" w:hAnsi="Times New Roman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500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억원까지</w:t>
            </w:r>
          </w:p>
        </w:tc>
        <w:tc>
          <w:tcPr>
            <w:tcW w:w="2983" w:type="dxa"/>
            <w:tcBorders>
              <w:top w:val="single" w:sz="4" w:space="0" w:color="FFFFFF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vAlign w:val="center"/>
          </w:tcPr>
          <w:p w14:paraId="0A0E80F1" w14:textId="77777777" w:rsidR="00DE42D9" w:rsidRDefault="00930A7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3/1,000</w:t>
            </w:r>
          </w:p>
        </w:tc>
        <w:tc>
          <w:tcPr>
            <w:tcW w:w="2982" w:type="dxa"/>
            <w:tcBorders>
              <w:top w:val="single" w:sz="4" w:space="0" w:color="FFFFFF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vAlign w:val="center"/>
          </w:tcPr>
          <w:p w14:paraId="69754E41" w14:textId="77777777" w:rsidR="00DE42D9" w:rsidRDefault="00930A7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1,660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만원</w:t>
            </w:r>
          </w:p>
        </w:tc>
      </w:tr>
      <w:tr w:rsidR="00DE42D9" w14:paraId="097370F3" w14:textId="77777777">
        <w:trPr>
          <w:trHeight w:val="888"/>
        </w:trPr>
        <w:tc>
          <w:tcPr>
            <w:tcW w:w="2982" w:type="dxa"/>
            <w:tcBorders>
              <w:top w:val="single" w:sz="4" w:space="0" w:color="FFFFFF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6CF086A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500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억원</w:t>
            </w:r>
            <w:r>
              <w:rPr>
                <w:rFonts w:ascii="Times New Roman" w:eastAsia="Times New Roman" w:hAnsi="Times New Roman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초과</w:t>
            </w:r>
          </w:p>
        </w:tc>
        <w:tc>
          <w:tcPr>
            <w:tcW w:w="2983" w:type="dxa"/>
            <w:tcBorders>
              <w:top w:val="single" w:sz="4" w:space="0" w:color="FFFFFF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F82B13C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2/1,000</w:t>
            </w:r>
          </w:p>
        </w:tc>
        <w:tc>
          <w:tcPr>
            <w:tcW w:w="2982" w:type="dxa"/>
            <w:tcBorders>
              <w:top w:val="single" w:sz="4" w:space="0" w:color="FFFFFF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3D625C3" w14:textId="77777777" w:rsidR="00DE42D9" w:rsidRDefault="00930A7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6,660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만원</w:t>
            </w:r>
          </w:p>
        </w:tc>
      </w:tr>
    </w:tbl>
    <w:p w14:paraId="2CC0DC37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7DCCFDD2" w14:textId="77777777" w:rsidR="00DE42D9" w:rsidRDefault="00930A79">
      <w:pPr>
        <w:snapToGrid w:val="0"/>
        <w:spacing w:after="0" w:line="360" w:lineRule="auto"/>
        <w:ind w:left="700" w:hanging="700"/>
        <w:textAlignment w:val="baseline"/>
      </w:pPr>
      <w:r>
        <w:rPr>
          <w:rFonts w:ascii="Times New Roman" w:eastAsia="Times New Roman" w:hAnsi="Times New Roman"/>
          <w:kern w:val="0"/>
          <w:sz w:val="22"/>
        </w:rPr>
        <w:t xml:space="preserve">     </w:t>
      </w:r>
      <w:r>
        <w:rPr>
          <w:rFonts w:ascii="Times New Roman" w:eastAsia="바탕체" w:hAnsi="Times New Roman"/>
          <w:kern w:val="0"/>
          <w:sz w:val="22"/>
        </w:rPr>
        <w:t>주</w:t>
      </w:r>
      <w:r>
        <w:rPr>
          <w:rFonts w:ascii="Times New Roman" w:eastAsia="바탕체" w:hAnsi="Times New Roman"/>
          <w:kern w:val="0"/>
          <w:sz w:val="22"/>
        </w:rPr>
        <w:t xml:space="preserve">) </w:t>
      </w:r>
      <w:r>
        <w:rPr>
          <w:rFonts w:ascii="Times New Roman" w:eastAsia="바탕체" w:hAnsi="Times New Roman"/>
          <w:kern w:val="0"/>
          <w:sz w:val="22"/>
        </w:rPr>
        <w:t>신탁재산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처분보수는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기준금액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단계별</w:t>
      </w:r>
      <w:r>
        <w:rPr>
          <w:rFonts w:ascii="Times New Roman" w:eastAsia="Times New Roman" w:hAnsi="Times New Roman"/>
          <w:b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보수를</w:t>
      </w:r>
      <w:r>
        <w:rPr>
          <w:rFonts w:ascii="Times New Roman" w:eastAsia="Times New Roman" w:hAnsi="Times New Roman"/>
          <w:b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누적</w:t>
      </w:r>
      <w:r>
        <w:rPr>
          <w:rFonts w:ascii="Times New Roman" w:eastAsia="Times New Roman" w:hAnsi="Times New Roman"/>
          <w:b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산정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3C326B4F" w14:textId="77777777" w:rsidR="00DE42D9" w:rsidRDefault="00930A7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Times New Roman" w:hAnsi="Times New Roman"/>
          <w:kern w:val="0"/>
          <w:sz w:val="22"/>
        </w:rPr>
        <w:t xml:space="preserve">     </w:t>
      </w:r>
      <w:r>
        <w:rPr>
          <w:rFonts w:ascii="Times New Roman" w:eastAsia="바탕체" w:hAnsi="Times New Roman"/>
          <w:kern w:val="0"/>
          <w:sz w:val="22"/>
        </w:rPr>
        <w:t>주</w:t>
      </w:r>
      <w:r>
        <w:rPr>
          <w:rFonts w:ascii="Times New Roman" w:eastAsia="바탕체" w:hAnsi="Times New Roman"/>
          <w:kern w:val="0"/>
          <w:sz w:val="22"/>
        </w:rPr>
        <w:t xml:space="preserve">) </w:t>
      </w:r>
      <w:r>
        <w:rPr>
          <w:rFonts w:ascii="Times New Roman" w:eastAsia="바탕체" w:hAnsi="Times New Roman"/>
          <w:kern w:val="0"/>
          <w:sz w:val="22"/>
        </w:rPr>
        <w:t>처분보수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예시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–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공매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날찰가격</w:t>
      </w:r>
      <w:r>
        <w:rPr>
          <w:rFonts w:ascii="Times New Roman" w:eastAsia="Times New Roman" w:hAnsi="Times New Roman"/>
          <w:kern w:val="0"/>
          <w:sz w:val="22"/>
        </w:rPr>
        <w:t xml:space="preserve">  </w:t>
      </w:r>
      <w:r>
        <w:rPr>
          <w:rFonts w:ascii="Times New Roman" w:eastAsia="바탕체" w:hAnsi="Times New Roman"/>
          <w:kern w:val="0"/>
          <w:sz w:val="22"/>
        </w:rPr>
        <w:t>10</w:t>
      </w:r>
      <w:r>
        <w:rPr>
          <w:rFonts w:ascii="Times New Roman" w:eastAsia="바탕체" w:hAnsi="Times New Roman"/>
          <w:kern w:val="0"/>
          <w:sz w:val="22"/>
        </w:rPr>
        <w:t>억원인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</w:p>
    <w:p w14:paraId="754B7FA7" w14:textId="77777777" w:rsidR="00DE42D9" w:rsidRDefault="00930A79">
      <w:pPr>
        <w:snapToGrid w:val="0"/>
        <w:spacing w:after="0" w:line="360" w:lineRule="auto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Times New Roman" w:hAnsi="Times New Roman"/>
          <w:kern w:val="0"/>
          <w:sz w:val="22"/>
        </w:rPr>
        <w:t xml:space="preserve">          </w:t>
      </w:r>
      <w:r>
        <w:rPr>
          <w:rFonts w:ascii="Times New Roman" w:eastAsia="바탕체" w:hAnsi="Times New Roman"/>
          <w:kern w:val="0"/>
          <w:sz w:val="22"/>
        </w:rPr>
        <w:t>[1</w:t>
      </w:r>
      <w:r>
        <w:rPr>
          <w:rFonts w:ascii="Times New Roman" w:eastAsia="바탕체" w:hAnsi="Times New Roman"/>
          <w:kern w:val="0"/>
          <w:sz w:val="22"/>
        </w:rPr>
        <w:t>억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 xml:space="preserve">* 8/1,000] </w:t>
      </w:r>
    </w:p>
    <w:p w14:paraId="6C6D0E38" w14:textId="77777777" w:rsidR="00DE42D9" w:rsidRDefault="00930A79">
      <w:pPr>
        <w:snapToGrid w:val="0"/>
        <w:spacing w:after="0" w:line="360" w:lineRule="auto"/>
        <w:ind w:firstLine="880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>+ [4</w:t>
      </w:r>
      <w:r>
        <w:rPr>
          <w:rFonts w:ascii="Times New Roman" w:eastAsia="바탕체" w:hAnsi="Times New Roman"/>
          <w:kern w:val="0"/>
          <w:sz w:val="22"/>
        </w:rPr>
        <w:t>억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* 7/1,000] + 10</w:t>
      </w:r>
      <w:r>
        <w:rPr>
          <w:rFonts w:ascii="Times New Roman" w:eastAsia="바탕체" w:hAnsi="Times New Roman"/>
          <w:kern w:val="0"/>
          <w:sz w:val="22"/>
        </w:rPr>
        <w:t>만원</w:t>
      </w:r>
    </w:p>
    <w:p w14:paraId="2EC7718E" w14:textId="77777777" w:rsidR="00DE42D9" w:rsidRDefault="00930A79">
      <w:pPr>
        <w:snapToGrid w:val="0"/>
        <w:spacing w:after="0" w:line="360" w:lineRule="auto"/>
        <w:ind w:firstLine="880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>+ [5</w:t>
      </w:r>
      <w:r>
        <w:rPr>
          <w:rFonts w:ascii="Times New Roman" w:eastAsia="바탕체" w:hAnsi="Times New Roman"/>
          <w:kern w:val="0"/>
          <w:sz w:val="22"/>
        </w:rPr>
        <w:t>억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* 6/1,000] + 60</w:t>
      </w:r>
      <w:r>
        <w:rPr>
          <w:rFonts w:ascii="Times New Roman" w:eastAsia="바탕체" w:hAnsi="Times New Roman"/>
          <w:kern w:val="0"/>
          <w:sz w:val="22"/>
        </w:rPr>
        <w:t>만원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= 730</w:t>
      </w:r>
      <w:r>
        <w:rPr>
          <w:rFonts w:ascii="Times New Roman" w:eastAsia="바탕체" w:hAnsi="Times New Roman"/>
          <w:kern w:val="0"/>
          <w:sz w:val="22"/>
        </w:rPr>
        <w:t>만원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br w:type="page"/>
      </w:r>
    </w:p>
    <w:p w14:paraId="345C2E20" w14:textId="77777777" w:rsidR="00DE42D9" w:rsidRDefault="00930A79">
      <w:pPr>
        <w:snapToGrid w:val="0"/>
        <w:spacing w:after="0" w:line="360" w:lineRule="auto"/>
        <w:ind w:left="697" w:hanging="697"/>
        <w:textAlignment w:val="baseline"/>
        <w:outlineLvl w:val="0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lastRenderedPageBreak/>
        <w:t>【</w:t>
      </w:r>
      <w:bookmarkStart w:id="3" w:name="별첨_4&gt;"/>
      <w:bookmarkEnd w:id="3"/>
      <w:r>
        <w:rPr>
          <w:rFonts w:ascii="Times New Roman" w:eastAsia="바탕체" w:hAnsi="Times New Roman"/>
          <w:kern w:val="0"/>
          <w:sz w:val="22"/>
        </w:rPr>
        <w:t>별지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4</w:t>
      </w:r>
      <w:r>
        <w:rPr>
          <w:rFonts w:ascii="Times New Roman" w:eastAsia="바탕체" w:hAnsi="Times New Roman"/>
          <w:kern w:val="0"/>
          <w:sz w:val="22"/>
        </w:rPr>
        <w:t>】</w:t>
      </w:r>
    </w:p>
    <w:p w14:paraId="4F625DC9" w14:textId="77777777" w:rsidR="00DE42D9" w:rsidRDefault="00930A79">
      <w:pPr>
        <w:snapToGrid w:val="0"/>
        <w:spacing w:after="0" w:line="360" w:lineRule="auto"/>
        <w:ind w:left="700" w:hanging="700"/>
        <w:jc w:val="center"/>
        <w:textAlignment w:val="baseline"/>
        <w:rPr>
          <w:rFonts w:ascii="Times New Roman" w:eastAsia="바탕체" w:hAnsi="Times New Roman"/>
          <w:b/>
          <w:bCs/>
          <w:kern w:val="0"/>
          <w:sz w:val="28"/>
          <w:szCs w:val="30"/>
          <w:u w:val="single" w:color="000000"/>
        </w:rPr>
      </w:pPr>
      <w:r>
        <w:rPr>
          <w:rFonts w:ascii="Times New Roman" w:eastAsia="바탕체" w:hAnsi="Times New Roman"/>
          <w:b/>
          <w:bCs/>
          <w:kern w:val="0"/>
          <w:sz w:val="28"/>
          <w:szCs w:val="30"/>
          <w:u w:val="single" w:color="000000"/>
        </w:rPr>
        <w:t>여신거래</w:t>
      </w:r>
      <w:r>
        <w:rPr>
          <w:rFonts w:ascii="Times New Roman" w:eastAsia="바탕체" w:hAnsi="Times New Roman"/>
          <w:b/>
          <w:bCs/>
          <w:kern w:val="0"/>
          <w:sz w:val="28"/>
          <w:szCs w:val="30"/>
          <w:u w:val="single" w:color="000000"/>
          <w:vertAlign w:val="superscript"/>
        </w:rPr>
        <w:t>주</w:t>
      </w:r>
      <w:r>
        <w:rPr>
          <w:rFonts w:ascii="Times New Roman" w:eastAsia="바탕체" w:hAnsi="Times New Roman"/>
          <w:b/>
          <w:bCs/>
          <w:kern w:val="0"/>
          <w:sz w:val="28"/>
          <w:szCs w:val="30"/>
          <w:u w:val="single" w:color="000000"/>
          <w:vertAlign w:val="superscript"/>
        </w:rPr>
        <w:t>1)</w:t>
      </w:r>
      <w:r>
        <w:rPr>
          <w:rFonts w:ascii="Times New Roman" w:eastAsia="바탕체" w:hAnsi="Times New Roman"/>
          <w:b/>
          <w:bCs/>
          <w:kern w:val="0"/>
          <w:sz w:val="28"/>
          <w:szCs w:val="30"/>
          <w:u w:val="single" w:color="000000"/>
        </w:rPr>
        <w:t>의</w:t>
      </w:r>
      <w:r>
        <w:rPr>
          <w:rFonts w:ascii="Times New Roman" w:eastAsia="Times New Roman" w:hAnsi="Times New Roman"/>
          <w:b/>
          <w:bCs/>
          <w:kern w:val="0"/>
          <w:sz w:val="28"/>
          <w:szCs w:val="30"/>
          <w:u w:val="single" w:color="000000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8"/>
          <w:szCs w:val="30"/>
          <w:u w:val="single" w:color="000000"/>
        </w:rPr>
        <w:t>내용</w:t>
      </w:r>
    </w:p>
    <w:p w14:paraId="0BB4D1E6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b/>
          <w:bCs/>
          <w:kern w:val="0"/>
          <w:sz w:val="22"/>
          <w:szCs w:val="30"/>
          <w:u w:val="single" w:color="000000"/>
        </w:rPr>
      </w:pPr>
    </w:p>
    <w:tbl>
      <w:tblPr>
        <w:tblW w:w="10046" w:type="dxa"/>
        <w:jc w:val="center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794"/>
        <w:gridCol w:w="1134"/>
        <w:gridCol w:w="2410"/>
        <w:gridCol w:w="850"/>
        <w:gridCol w:w="2268"/>
        <w:gridCol w:w="1295"/>
        <w:gridCol w:w="1295"/>
      </w:tblGrid>
      <w:tr w:rsidR="00DE42D9" w14:paraId="67AC8AD6" w14:textId="77777777">
        <w:trPr>
          <w:trHeight w:val="443"/>
          <w:jc w:val="center"/>
        </w:trPr>
        <w:tc>
          <w:tcPr>
            <w:tcW w:w="7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2E50AEB" w14:textId="77777777" w:rsidR="00DE42D9" w:rsidRDefault="00930A7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구분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E0B336" w14:textId="77777777" w:rsidR="00DE42D9" w:rsidRDefault="00930A7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채무자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2247F04B" w14:textId="77777777" w:rsidR="00DE42D9" w:rsidRDefault="00930A7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대출기관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3CDA2046" w14:textId="77777777" w:rsidR="00DE42D9" w:rsidRDefault="00930A7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대출</w:t>
            </w:r>
          </w:p>
          <w:p w14:paraId="1714EBA8" w14:textId="77777777" w:rsidR="00DE42D9" w:rsidRDefault="00930A7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종류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18A157C9" w14:textId="77777777" w:rsidR="00DE42D9" w:rsidRDefault="00930A7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금액</w:t>
            </w:r>
          </w:p>
        </w:tc>
        <w:tc>
          <w:tcPr>
            <w:tcW w:w="1295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00B18600" w14:textId="77777777" w:rsidR="00DE42D9" w:rsidRDefault="00930A7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신규일</w:t>
            </w:r>
          </w:p>
        </w:tc>
        <w:tc>
          <w:tcPr>
            <w:tcW w:w="1295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356E6885" w14:textId="77777777" w:rsidR="00DE42D9" w:rsidRDefault="00930A7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만기일</w:t>
            </w:r>
          </w:p>
        </w:tc>
      </w:tr>
      <w:tr w:rsidR="00DE42D9" w14:paraId="4BB5CB2B" w14:textId="77777777">
        <w:trPr>
          <w:trHeight w:val="380"/>
          <w:jc w:val="center"/>
        </w:trPr>
        <w:tc>
          <w:tcPr>
            <w:tcW w:w="794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615714D9" w14:textId="77777777" w:rsidR="00DE42D9" w:rsidRDefault="00930A7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2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순위</w:t>
            </w:r>
          </w:p>
        </w:tc>
        <w:tc>
          <w:tcPr>
            <w:tcW w:w="1134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64C7B241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sz w:val="22"/>
              </w:rPr>
            </w:pPr>
            <w:r>
              <w:rPr>
                <w:rFonts w:ascii="Times New Roman" w:eastAsia="바탕체" w:hAnsi="Times New Roman"/>
                <w:sz w:val="22"/>
              </w:rPr>
              <w:t>주식회사</w:t>
            </w:r>
            <w:r>
              <w:rPr>
                <w:rFonts w:ascii="Times New Roman" w:eastAsia="Times New Roman" w:hAnsi="Times New Roman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sz w:val="22"/>
              </w:rPr>
              <w:t>코람코라이프로지스위탁관리부동산투자회사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5C0E5741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주식회사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우리은행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2D364B2E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 xml:space="preserve">Tranche A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대출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16EEF323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 xml:space="preserve">[*] (Tranche A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합계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금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160,000,000,000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원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)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67F24DDE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인출일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55A23AC7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인출일로부터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 xml:space="preserve"> 24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개월</w:t>
            </w:r>
          </w:p>
        </w:tc>
      </w:tr>
      <w:tr w:rsidR="00DE42D9" w14:paraId="37FEC73D" w14:textId="77777777">
        <w:trPr>
          <w:trHeight w:val="380"/>
          <w:jc w:val="center"/>
        </w:trPr>
        <w:tc>
          <w:tcPr>
            <w:tcW w:w="794" w:type="dxa"/>
            <w:vMerge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18401986" w14:textId="77777777" w:rsidR="00DE42D9" w:rsidRDefault="00DE42D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</w:p>
        </w:tc>
        <w:tc>
          <w:tcPr>
            <w:tcW w:w="1134" w:type="dxa"/>
            <w:vMerge/>
            <w:tcBorders>
              <w:top w:val="single" w:sz="2" w:space="0" w:color="000000"/>
              <w:left w:val="single" w:sz="2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6E1FE88B" w14:textId="77777777"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</w:p>
        </w:tc>
        <w:tc>
          <w:tcPr>
            <w:tcW w:w="241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5929058B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[*]</w:t>
            </w:r>
          </w:p>
        </w:tc>
        <w:tc>
          <w:tcPr>
            <w:tcW w:w="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15C698D0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[*]</w:t>
            </w:r>
          </w:p>
        </w:tc>
        <w:tc>
          <w:tcPr>
            <w:tcW w:w="226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7EE12BF1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[*]</w:t>
            </w:r>
          </w:p>
        </w:tc>
        <w:tc>
          <w:tcPr>
            <w:tcW w:w="129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1F5FA83A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[*]</w:t>
            </w:r>
          </w:p>
        </w:tc>
        <w:tc>
          <w:tcPr>
            <w:tcW w:w="129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33C56D4C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[*]</w:t>
            </w:r>
          </w:p>
        </w:tc>
      </w:tr>
      <w:tr w:rsidR="00DE42D9" w14:paraId="41D7DBAE" w14:textId="77777777">
        <w:trPr>
          <w:trHeight w:val="380"/>
          <w:jc w:val="center"/>
        </w:trPr>
        <w:tc>
          <w:tcPr>
            <w:tcW w:w="794" w:type="dxa"/>
            <w:vMerge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442E45B4" w14:textId="77777777" w:rsidR="00DE42D9" w:rsidRDefault="00DE42D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</w:p>
        </w:tc>
        <w:tc>
          <w:tcPr>
            <w:tcW w:w="1134" w:type="dxa"/>
            <w:vMerge/>
            <w:tcBorders>
              <w:top w:val="single" w:sz="2" w:space="0" w:color="000000"/>
              <w:left w:val="single" w:sz="2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3E34DC5D" w14:textId="77777777"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</w:p>
        </w:tc>
        <w:tc>
          <w:tcPr>
            <w:tcW w:w="241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0CF6AAB0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[*]</w:t>
            </w:r>
          </w:p>
        </w:tc>
        <w:tc>
          <w:tcPr>
            <w:tcW w:w="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6DFEDFAD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[*]</w:t>
            </w:r>
          </w:p>
        </w:tc>
        <w:tc>
          <w:tcPr>
            <w:tcW w:w="226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65D7E376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[*]</w:t>
            </w:r>
          </w:p>
        </w:tc>
        <w:tc>
          <w:tcPr>
            <w:tcW w:w="129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263E0A33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[*]</w:t>
            </w:r>
          </w:p>
        </w:tc>
        <w:tc>
          <w:tcPr>
            <w:tcW w:w="129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351A0252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[*]</w:t>
            </w:r>
          </w:p>
        </w:tc>
      </w:tr>
      <w:tr w:rsidR="00DE42D9" w14:paraId="0C56BF04" w14:textId="77777777">
        <w:trPr>
          <w:trHeight w:val="380"/>
          <w:jc w:val="center"/>
        </w:trPr>
        <w:tc>
          <w:tcPr>
            <w:tcW w:w="794" w:type="dxa"/>
            <w:vMerge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11137E87" w14:textId="77777777" w:rsidR="00DE42D9" w:rsidRDefault="00DE42D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</w:p>
        </w:tc>
        <w:tc>
          <w:tcPr>
            <w:tcW w:w="1134" w:type="dxa"/>
            <w:vMerge/>
            <w:tcBorders>
              <w:top w:val="single" w:sz="2" w:space="0" w:color="000000"/>
              <w:left w:val="single" w:sz="2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33E9AC21" w14:textId="77777777"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</w:p>
        </w:tc>
        <w:tc>
          <w:tcPr>
            <w:tcW w:w="241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267D327A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[*]</w:t>
            </w:r>
          </w:p>
        </w:tc>
        <w:tc>
          <w:tcPr>
            <w:tcW w:w="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2C06268C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[*]</w:t>
            </w:r>
          </w:p>
        </w:tc>
        <w:tc>
          <w:tcPr>
            <w:tcW w:w="226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0301937E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[*]</w:t>
            </w:r>
          </w:p>
        </w:tc>
        <w:tc>
          <w:tcPr>
            <w:tcW w:w="129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6E83F8F3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[*]</w:t>
            </w:r>
          </w:p>
        </w:tc>
        <w:tc>
          <w:tcPr>
            <w:tcW w:w="129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57F27A9D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[*]</w:t>
            </w:r>
          </w:p>
        </w:tc>
      </w:tr>
      <w:tr w:rsidR="00DE42D9" w14:paraId="5A8DF174" w14:textId="77777777">
        <w:trPr>
          <w:trHeight w:val="303"/>
          <w:jc w:val="center"/>
        </w:trPr>
        <w:tc>
          <w:tcPr>
            <w:tcW w:w="794" w:type="dxa"/>
            <w:vMerge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76EAB818" w14:textId="77777777" w:rsidR="00DE42D9" w:rsidRDefault="00DE42D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</w:p>
        </w:tc>
        <w:tc>
          <w:tcPr>
            <w:tcW w:w="1134" w:type="dxa"/>
            <w:vMerge/>
            <w:tcBorders>
              <w:top w:val="single" w:sz="2" w:space="0" w:color="000000"/>
              <w:left w:val="single" w:sz="2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25A5610A" w14:textId="77777777"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</w:p>
        </w:tc>
        <w:tc>
          <w:tcPr>
            <w:tcW w:w="2410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4887AE6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[*]</w:t>
            </w:r>
          </w:p>
        </w:tc>
        <w:tc>
          <w:tcPr>
            <w:tcW w:w="850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2DFA139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[*]</w:t>
            </w:r>
          </w:p>
        </w:tc>
        <w:tc>
          <w:tcPr>
            <w:tcW w:w="2268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838CF1E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[*]</w:t>
            </w:r>
          </w:p>
        </w:tc>
        <w:tc>
          <w:tcPr>
            <w:tcW w:w="1295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66E6959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[*]</w:t>
            </w:r>
          </w:p>
        </w:tc>
        <w:tc>
          <w:tcPr>
            <w:tcW w:w="1295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4CC3EB1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[*]</w:t>
            </w:r>
          </w:p>
        </w:tc>
      </w:tr>
      <w:tr w:rsidR="00DE42D9" w14:paraId="6EE5C661" w14:textId="77777777">
        <w:trPr>
          <w:trHeight w:val="304"/>
          <w:jc w:val="center"/>
        </w:trPr>
        <w:tc>
          <w:tcPr>
            <w:tcW w:w="794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1274D160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3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순위</w:t>
            </w:r>
          </w:p>
        </w:tc>
        <w:tc>
          <w:tcPr>
            <w:tcW w:w="1134" w:type="dxa"/>
            <w:vMerge/>
            <w:tcBorders>
              <w:top w:val="single" w:sz="2" w:space="0" w:color="000000"/>
              <w:left w:val="single" w:sz="2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2691085F" w14:textId="77777777" w:rsidR="00DE42D9" w:rsidRDefault="00DE42D9">
            <w:pPr>
              <w:snapToGrid w:val="0"/>
              <w:spacing w:after="0" w:line="240" w:lineRule="auto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24FAFCB4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키움캐피탈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주식회사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4BBD5736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 xml:space="preserve">Tranche B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대출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39C799F2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금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20,000,000,000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원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39699EE6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인출일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2401AA0F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인출일로부터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 xml:space="preserve"> 24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개월</w:t>
            </w:r>
          </w:p>
        </w:tc>
      </w:tr>
      <w:tr w:rsidR="00DE42D9" w14:paraId="0D3786CD" w14:textId="77777777">
        <w:trPr>
          <w:trHeight w:val="304"/>
          <w:jc w:val="center"/>
        </w:trPr>
        <w:tc>
          <w:tcPr>
            <w:tcW w:w="794" w:type="dxa"/>
            <w:vMerge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7FF87BA2" w14:textId="77777777"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</w:p>
        </w:tc>
        <w:tc>
          <w:tcPr>
            <w:tcW w:w="1134" w:type="dxa"/>
            <w:vMerge/>
            <w:tcBorders>
              <w:top w:val="single" w:sz="2" w:space="0" w:color="000000"/>
              <w:left w:val="single" w:sz="2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7AABF48D" w14:textId="77777777" w:rsidR="00DE42D9" w:rsidRDefault="00DE42D9">
            <w:pPr>
              <w:snapToGrid w:val="0"/>
              <w:spacing w:after="0" w:line="240" w:lineRule="auto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</w:p>
        </w:tc>
        <w:tc>
          <w:tcPr>
            <w:tcW w:w="241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31D1CB6C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엠지캐피탈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주식회사</w:t>
            </w:r>
          </w:p>
        </w:tc>
        <w:tc>
          <w:tcPr>
            <w:tcW w:w="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5875ADFF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 xml:space="preserve">Tranche B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대출</w:t>
            </w:r>
          </w:p>
        </w:tc>
        <w:tc>
          <w:tcPr>
            <w:tcW w:w="226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35A0FF95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금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10,000,000,000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원</w:t>
            </w:r>
          </w:p>
        </w:tc>
        <w:tc>
          <w:tcPr>
            <w:tcW w:w="129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7C79B8D6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인출일</w:t>
            </w:r>
          </w:p>
        </w:tc>
        <w:tc>
          <w:tcPr>
            <w:tcW w:w="129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64B4F568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인출일로부터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 xml:space="preserve"> 24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개월</w:t>
            </w:r>
          </w:p>
        </w:tc>
      </w:tr>
      <w:tr w:rsidR="00DE42D9" w14:paraId="1BF18486" w14:textId="77777777">
        <w:trPr>
          <w:trHeight w:val="304"/>
          <w:jc w:val="center"/>
        </w:trPr>
        <w:tc>
          <w:tcPr>
            <w:tcW w:w="794" w:type="dxa"/>
            <w:vMerge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263B2F28" w14:textId="77777777"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</w:p>
        </w:tc>
        <w:tc>
          <w:tcPr>
            <w:tcW w:w="1134" w:type="dxa"/>
            <w:vMerge/>
            <w:tcBorders>
              <w:top w:val="single" w:sz="2" w:space="0" w:color="000000"/>
              <w:left w:val="single" w:sz="2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478CCC5A" w14:textId="77777777" w:rsidR="00DE42D9" w:rsidRDefault="00DE42D9">
            <w:pPr>
              <w:snapToGrid w:val="0"/>
              <w:spacing w:after="0" w:line="240" w:lineRule="auto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</w:p>
        </w:tc>
        <w:tc>
          <w:tcPr>
            <w:tcW w:w="241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7F8862B9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DB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저축은행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 xml:space="preserve"> [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정식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상호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확인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필요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]</w:t>
            </w:r>
          </w:p>
        </w:tc>
        <w:tc>
          <w:tcPr>
            <w:tcW w:w="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2E403EBB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 xml:space="preserve">Tranche B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대출</w:t>
            </w:r>
          </w:p>
        </w:tc>
        <w:tc>
          <w:tcPr>
            <w:tcW w:w="226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71B35895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금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8,000,000,000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원</w:t>
            </w:r>
          </w:p>
        </w:tc>
        <w:tc>
          <w:tcPr>
            <w:tcW w:w="129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085A455E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인출일</w:t>
            </w:r>
          </w:p>
        </w:tc>
        <w:tc>
          <w:tcPr>
            <w:tcW w:w="129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0A23D6BB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인출일로부터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 xml:space="preserve"> 24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개월</w:t>
            </w:r>
          </w:p>
        </w:tc>
      </w:tr>
      <w:tr w:rsidR="00DE42D9" w14:paraId="70295C87" w14:textId="77777777">
        <w:trPr>
          <w:trHeight w:val="635"/>
          <w:jc w:val="center"/>
        </w:trPr>
        <w:tc>
          <w:tcPr>
            <w:tcW w:w="4338" w:type="dxa"/>
            <w:gridSpan w:val="3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1B75D230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합</w:t>
            </w:r>
            <w:r>
              <w:rPr>
                <w:rFonts w:ascii="Times New Roman" w:eastAsia="Times New Roman" w:hAnsi="Times New Roman"/>
                <w:kern w:val="0"/>
                <w:sz w:val="22"/>
              </w:rPr>
              <w:t xml:space="preserve">  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계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20D362F" w14:textId="77777777"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E46C23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금</w:t>
            </w:r>
            <w:r>
              <w:rPr>
                <w:rFonts w:ascii="Times New Roman" w:eastAsia="Times New Roman" w:hAnsi="Times New Roman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일천구백팔십억원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(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￦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198,000,000,000)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91543FF" w14:textId="77777777" w:rsidR="00DE42D9" w:rsidRDefault="00DE42D9">
            <w:pPr>
              <w:snapToGrid w:val="0"/>
              <w:spacing w:after="0" w:line="240" w:lineRule="auto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</w:p>
        </w:tc>
        <w:tc>
          <w:tcPr>
            <w:tcW w:w="1295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FDE59D6" w14:textId="77777777" w:rsidR="00DE42D9" w:rsidRDefault="00DE42D9">
            <w:pPr>
              <w:snapToGrid w:val="0"/>
              <w:spacing w:after="0" w:line="240" w:lineRule="auto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</w:p>
        </w:tc>
      </w:tr>
    </w:tbl>
    <w:p w14:paraId="7DCF958F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i/>
          <w:iCs/>
          <w:kern w:val="0"/>
          <w:sz w:val="22"/>
        </w:rPr>
      </w:pPr>
    </w:p>
    <w:p w14:paraId="1FA98C28" w14:textId="77777777" w:rsidR="00DE42D9" w:rsidRDefault="00930A7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i/>
          <w:iCs/>
          <w:kern w:val="0"/>
          <w:sz w:val="22"/>
        </w:rPr>
      </w:pPr>
      <w:r>
        <w:rPr>
          <w:rFonts w:ascii="Times New Roman" w:eastAsia="바탕체" w:hAnsi="Times New Roman"/>
          <w:i/>
          <w:iCs/>
          <w:kern w:val="0"/>
          <w:sz w:val="22"/>
        </w:rPr>
        <w:t>주</w:t>
      </w:r>
      <w:r>
        <w:rPr>
          <w:rFonts w:ascii="Times New Roman" w:eastAsia="바탕체" w:hAnsi="Times New Roman"/>
          <w:i/>
          <w:iCs/>
          <w:kern w:val="0"/>
          <w:sz w:val="22"/>
        </w:rPr>
        <w:t xml:space="preserve">1) </w:t>
      </w:r>
      <w:r>
        <w:rPr>
          <w:rFonts w:ascii="Times New Roman" w:eastAsia="바탕체" w:hAnsi="Times New Roman"/>
          <w:i/>
          <w:iCs/>
          <w:kern w:val="0"/>
          <w:sz w:val="22"/>
        </w:rPr>
        <w:t>위</w:t>
      </w:r>
      <w:r>
        <w:rPr>
          <w:rFonts w:ascii="Times New Roman" w:eastAsia="바탕체" w:hAnsi="Times New Roman"/>
          <w:i/>
          <w:iCs/>
          <w:kern w:val="0"/>
          <w:sz w:val="22"/>
        </w:rPr>
        <w:t>“</w:t>
      </w:r>
      <w:r>
        <w:rPr>
          <w:rFonts w:ascii="Times New Roman" w:eastAsia="바탕체" w:hAnsi="Times New Roman"/>
          <w:i/>
          <w:iCs/>
          <w:kern w:val="0"/>
          <w:sz w:val="22"/>
        </w:rPr>
        <w:t>여신거래</w:t>
      </w:r>
      <w:r>
        <w:rPr>
          <w:rFonts w:ascii="Times New Roman" w:eastAsia="바탕체" w:hAnsi="Times New Roman"/>
          <w:i/>
          <w:iCs/>
          <w:kern w:val="0"/>
          <w:sz w:val="22"/>
        </w:rPr>
        <w:t>”</w:t>
      </w:r>
      <w:r>
        <w:rPr>
          <w:rFonts w:ascii="Times New Roman" w:eastAsia="바탕체" w:hAnsi="Times New Roman"/>
          <w:i/>
          <w:iCs/>
          <w:kern w:val="0"/>
          <w:sz w:val="22"/>
        </w:rPr>
        <w:t>라</w:t>
      </w:r>
      <w:r>
        <w:rPr>
          <w:rFonts w:ascii="Times New Roman" w:eastAsia="Times New Roman" w:hAnsi="Times New Roman"/>
          <w:i/>
          <w:iCs/>
          <w:kern w:val="0"/>
          <w:sz w:val="22"/>
        </w:rPr>
        <w:t xml:space="preserve"> </w:t>
      </w:r>
      <w:r>
        <w:rPr>
          <w:rFonts w:ascii="Times New Roman" w:eastAsia="바탕체" w:hAnsi="Times New Roman"/>
          <w:i/>
          <w:iCs/>
          <w:kern w:val="0"/>
          <w:sz w:val="22"/>
        </w:rPr>
        <w:t>함은</w:t>
      </w:r>
      <w:r>
        <w:rPr>
          <w:rFonts w:ascii="Times New Roman" w:eastAsia="바탕체" w:hAnsi="Times New Roman"/>
          <w:i/>
          <w:iCs/>
          <w:kern w:val="0"/>
          <w:sz w:val="22"/>
        </w:rPr>
        <w:t xml:space="preserve">, </w:t>
      </w:r>
      <w:r>
        <w:rPr>
          <w:rFonts w:ascii="Times New Roman" w:eastAsia="바탕체" w:hAnsi="Times New Roman"/>
          <w:i/>
          <w:iCs/>
          <w:kern w:val="0"/>
          <w:sz w:val="22"/>
        </w:rPr>
        <w:t>그</w:t>
      </w:r>
      <w:r>
        <w:rPr>
          <w:rFonts w:ascii="Times New Roman" w:eastAsia="Times New Roman" w:hAnsi="Times New Roman"/>
          <w:i/>
          <w:iCs/>
          <w:kern w:val="0"/>
          <w:sz w:val="22"/>
        </w:rPr>
        <w:t xml:space="preserve"> </w:t>
      </w:r>
      <w:r>
        <w:rPr>
          <w:rFonts w:ascii="Times New Roman" w:eastAsia="바탕체" w:hAnsi="Times New Roman"/>
          <w:i/>
          <w:iCs/>
          <w:kern w:val="0"/>
          <w:sz w:val="22"/>
        </w:rPr>
        <w:t>명칭을</w:t>
      </w:r>
      <w:r>
        <w:rPr>
          <w:rFonts w:ascii="Times New Roman" w:eastAsia="Times New Roman" w:hAnsi="Times New Roman"/>
          <w:i/>
          <w:iCs/>
          <w:kern w:val="0"/>
          <w:sz w:val="22"/>
        </w:rPr>
        <w:t xml:space="preserve"> </w:t>
      </w:r>
      <w:r>
        <w:rPr>
          <w:rFonts w:ascii="Times New Roman" w:eastAsia="바탕체" w:hAnsi="Times New Roman"/>
          <w:i/>
          <w:iCs/>
          <w:kern w:val="0"/>
          <w:sz w:val="22"/>
        </w:rPr>
        <w:t>불문하고</w:t>
      </w:r>
      <w:r>
        <w:rPr>
          <w:rFonts w:ascii="Times New Roman" w:eastAsia="바탕체" w:hAnsi="Times New Roman"/>
          <w:i/>
          <w:iCs/>
          <w:kern w:val="0"/>
          <w:sz w:val="22"/>
        </w:rPr>
        <w:t xml:space="preserve">, </w:t>
      </w:r>
      <w:r>
        <w:rPr>
          <w:rFonts w:ascii="Times New Roman" w:eastAsia="바탕체" w:hAnsi="Times New Roman"/>
          <w:i/>
          <w:iCs/>
          <w:kern w:val="0"/>
          <w:sz w:val="22"/>
        </w:rPr>
        <w:t>현재</w:t>
      </w:r>
      <w:r>
        <w:rPr>
          <w:rFonts w:ascii="Times New Roman" w:eastAsia="Times New Roman" w:hAnsi="Times New Roman"/>
          <w:i/>
          <w:iCs/>
          <w:kern w:val="0"/>
          <w:sz w:val="22"/>
        </w:rPr>
        <w:t xml:space="preserve"> </w:t>
      </w:r>
      <w:r>
        <w:rPr>
          <w:rFonts w:ascii="Times New Roman" w:eastAsia="바탕체" w:hAnsi="Times New Roman"/>
          <w:i/>
          <w:iCs/>
          <w:kern w:val="0"/>
          <w:sz w:val="22"/>
        </w:rPr>
        <w:t>및</w:t>
      </w:r>
      <w:r>
        <w:rPr>
          <w:rFonts w:ascii="Times New Roman" w:eastAsia="Times New Roman" w:hAnsi="Times New Roman"/>
          <w:i/>
          <w:iCs/>
          <w:kern w:val="0"/>
          <w:sz w:val="22"/>
        </w:rPr>
        <w:t xml:space="preserve"> </w:t>
      </w:r>
      <w:r>
        <w:rPr>
          <w:rFonts w:ascii="Times New Roman" w:eastAsia="바탕체" w:hAnsi="Times New Roman"/>
          <w:i/>
          <w:iCs/>
          <w:kern w:val="0"/>
          <w:sz w:val="22"/>
        </w:rPr>
        <w:t>장래의</w:t>
      </w:r>
      <w:r>
        <w:rPr>
          <w:rFonts w:ascii="Times New Roman" w:eastAsia="Times New Roman" w:hAnsi="Times New Roman"/>
          <w:i/>
          <w:iCs/>
          <w:kern w:val="0"/>
          <w:sz w:val="22"/>
        </w:rPr>
        <w:t xml:space="preserve"> </w:t>
      </w:r>
      <w:r>
        <w:rPr>
          <w:rFonts w:ascii="Times New Roman" w:eastAsia="바탕체" w:hAnsi="Times New Roman"/>
          <w:i/>
          <w:iCs/>
          <w:kern w:val="0"/>
          <w:sz w:val="22"/>
        </w:rPr>
        <w:t>여신거래와</w:t>
      </w:r>
      <w:r>
        <w:rPr>
          <w:rFonts w:ascii="Times New Roman" w:eastAsia="Times New Roman" w:hAnsi="Times New Roman"/>
          <w:i/>
          <w:iCs/>
          <w:kern w:val="0"/>
          <w:sz w:val="22"/>
        </w:rPr>
        <w:t xml:space="preserve"> </w:t>
      </w:r>
      <w:r>
        <w:rPr>
          <w:rFonts w:ascii="Times New Roman" w:eastAsia="바탕체" w:hAnsi="Times New Roman"/>
          <w:i/>
          <w:iCs/>
          <w:kern w:val="0"/>
          <w:sz w:val="22"/>
        </w:rPr>
        <w:t>관련하여</w:t>
      </w:r>
      <w:r>
        <w:rPr>
          <w:rFonts w:ascii="Times New Roman" w:eastAsia="Times New Roman" w:hAnsi="Times New Roman"/>
          <w:i/>
          <w:iCs/>
          <w:kern w:val="0"/>
          <w:sz w:val="22"/>
        </w:rPr>
        <w:t xml:space="preserve">       </w:t>
      </w:r>
    </w:p>
    <w:p w14:paraId="4672A216" w14:textId="77777777" w:rsidR="00DE42D9" w:rsidRDefault="00930A79">
      <w:pPr>
        <w:snapToGrid w:val="0"/>
        <w:spacing w:after="0" w:line="360" w:lineRule="auto"/>
        <w:ind w:left="200" w:firstLine="220"/>
        <w:textAlignment w:val="baseline"/>
        <w:rPr>
          <w:rFonts w:ascii="Times New Roman" w:eastAsia="바탕체" w:hAnsi="Times New Roman"/>
          <w:i/>
          <w:kern w:val="0"/>
          <w:sz w:val="22"/>
        </w:rPr>
      </w:pPr>
      <w:r>
        <w:rPr>
          <w:rFonts w:ascii="Times New Roman" w:eastAsia="바탕체" w:hAnsi="Times New Roman"/>
          <w:i/>
          <w:iCs/>
          <w:kern w:val="0"/>
          <w:sz w:val="22"/>
        </w:rPr>
        <w:t>채무자와</w:t>
      </w:r>
      <w:r>
        <w:rPr>
          <w:rFonts w:ascii="Times New Roman" w:eastAsia="Times New Roman" w:hAnsi="Times New Roman"/>
          <w:i/>
          <w:iCs/>
          <w:kern w:val="0"/>
          <w:sz w:val="22"/>
        </w:rPr>
        <w:t xml:space="preserve"> </w:t>
      </w:r>
      <w:r>
        <w:rPr>
          <w:rFonts w:ascii="Times New Roman" w:eastAsia="바탕체" w:hAnsi="Times New Roman"/>
          <w:i/>
          <w:iCs/>
          <w:kern w:val="0"/>
          <w:sz w:val="22"/>
        </w:rPr>
        <w:t>우선수익자</w:t>
      </w:r>
      <w:r>
        <w:rPr>
          <w:rFonts w:ascii="Times New Roman" w:eastAsia="Times New Roman" w:hAnsi="Times New Roman"/>
          <w:i/>
          <w:iCs/>
          <w:kern w:val="0"/>
          <w:sz w:val="22"/>
        </w:rPr>
        <w:t xml:space="preserve"> </w:t>
      </w:r>
      <w:r>
        <w:rPr>
          <w:rFonts w:ascii="Times New Roman" w:eastAsia="바탕체" w:hAnsi="Times New Roman"/>
          <w:i/>
          <w:iCs/>
          <w:kern w:val="0"/>
          <w:sz w:val="22"/>
        </w:rPr>
        <w:t>사이에</w:t>
      </w:r>
      <w:r>
        <w:rPr>
          <w:rFonts w:ascii="Times New Roman" w:eastAsia="Times New Roman" w:hAnsi="Times New Roman"/>
          <w:i/>
          <w:iCs/>
          <w:kern w:val="0"/>
          <w:sz w:val="22"/>
        </w:rPr>
        <w:t xml:space="preserve"> </w:t>
      </w:r>
      <w:r>
        <w:rPr>
          <w:rFonts w:ascii="Times New Roman" w:eastAsia="바탕체" w:hAnsi="Times New Roman"/>
          <w:i/>
          <w:iCs/>
          <w:kern w:val="0"/>
          <w:sz w:val="22"/>
        </w:rPr>
        <w:t>체결된</w:t>
      </w:r>
      <w:r>
        <w:rPr>
          <w:rFonts w:ascii="Times New Roman" w:eastAsia="Times New Roman" w:hAnsi="Times New Roman"/>
          <w:i/>
          <w:iCs/>
          <w:kern w:val="0"/>
          <w:sz w:val="22"/>
        </w:rPr>
        <w:t xml:space="preserve"> </w:t>
      </w:r>
      <w:r>
        <w:rPr>
          <w:rFonts w:ascii="Times New Roman" w:eastAsia="바탕체" w:hAnsi="Times New Roman"/>
          <w:i/>
          <w:iCs/>
          <w:kern w:val="0"/>
          <w:sz w:val="22"/>
        </w:rPr>
        <w:t>각종</w:t>
      </w:r>
      <w:r>
        <w:rPr>
          <w:rFonts w:ascii="Times New Roman" w:eastAsia="Times New Roman" w:hAnsi="Times New Roman"/>
          <w:i/>
          <w:iCs/>
          <w:kern w:val="0"/>
          <w:sz w:val="22"/>
        </w:rPr>
        <w:t xml:space="preserve"> </w:t>
      </w:r>
      <w:r>
        <w:rPr>
          <w:rFonts w:ascii="Times New Roman" w:eastAsia="바탕체" w:hAnsi="Times New Roman"/>
          <w:i/>
          <w:iCs/>
          <w:kern w:val="0"/>
          <w:sz w:val="22"/>
        </w:rPr>
        <w:t>계약을</w:t>
      </w:r>
      <w:r>
        <w:rPr>
          <w:rFonts w:ascii="Times New Roman" w:eastAsia="Times New Roman" w:hAnsi="Times New Roman"/>
          <w:i/>
          <w:iCs/>
          <w:kern w:val="0"/>
          <w:sz w:val="22"/>
        </w:rPr>
        <w:t xml:space="preserve"> </w:t>
      </w:r>
      <w:r>
        <w:rPr>
          <w:rFonts w:ascii="Times New Roman" w:eastAsia="바탕체" w:hAnsi="Times New Roman"/>
          <w:i/>
          <w:iCs/>
          <w:kern w:val="0"/>
          <w:sz w:val="22"/>
        </w:rPr>
        <w:t>말합니다</w:t>
      </w:r>
      <w:r>
        <w:rPr>
          <w:rFonts w:ascii="Times New Roman" w:eastAsia="바탕체" w:hAnsi="Times New Roman"/>
          <w:i/>
          <w:iCs/>
          <w:kern w:val="0"/>
          <w:sz w:val="22"/>
        </w:rPr>
        <w:t>.</w:t>
      </w:r>
    </w:p>
    <w:p w14:paraId="36C111BD" w14:textId="77777777" w:rsidR="00DE42D9" w:rsidRDefault="00930A79">
      <w:pPr>
        <w:snapToGrid w:val="0"/>
        <w:spacing w:after="0" w:line="360" w:lineRule="auto"/>
        <w:ind w:left="200" w:firstLine="220"/>
        <w:textAlignment w:val="baseline"/>
        <w:rPr>
          <w:rFonts w:ascii="Times New Roman" w:eastAsia="바탕체" w:hAnsi="Times New Roman"/>
          <w:i/>
          <w:kern w:val="0"/>
          <w:sz w:val="22"/>
        </w:rPr>
      </w:pPr>
      <w:r>
        <w:rPr>
          <w:rFonts w:ascii="Times New Roman" w:eastAsia="바탕체" w:hAnsi="Times New Roman"/>
          <w:i/>
          <w:iCs/>
          <w:kern w:val="0"/>
          <w:sz w:val="22"/>
        </w:rPr>
        <w:t>주</w:t>
      </w:r>
      <w:r>
        <w:rPr>
          <w:rFonts w:ascii="Times New Roman" w:eastAsia="바탕체" w:hAnsi="Times New Roman"/>
          <w:i/>
          <w:iCs/>
          <w:kern w:val="0"/>
          <w:sz w:val="22"/>
        </w:rPr>
        <w:t xml:space="preserve">2) </w:t>
      </w:r>
      <w:r>
        <w:rPr>
          <w:rFonts w:ascii="Times New Roman" w:eastAsia="바탕체" w:hAnsi="Times New Roman"/>
          <w:i/>
          <w:iCs/>
          <w:kern w:val="0"/>
          <w:sz w:val="22"/>
        </w:rPr>
        <w:t>제</w:t>
      </w:r>
      <w:r>
        <w:rPr>
          <w:rFonts w:ascii="Times New Roman" w:eastAsia="바탕체" w:hAnsi="Times New Roman"/>
          <w:i/>
          <w:iCs/>
          <w:kern w:val="0"/>
          <w:sz w:val="22"/>
        </w:rPr>
        <w:t>1</w:t>
      </w:r>
      <w:r>
        <w:rPr>
          <w:rFonts w:ascii="Times New Roman" w:eastAsia="바탕체" w:hAnsi="Times New Roman"/>
          <w:i/>
          <w:iCs/>
          <w:kern w:val="0"/>
          <w:sz w:val="22"/>
        </w:rPr>
        <w:t>순위</w:t>
      </w:r>
      <w:r>
        <w:rPr>
          <w:rFonts w:ascii="Times New Roman" w:eastAsia="바탕체" w:hAnsi="Times New Roman"/>
          <w:i/>
          <w:iCs/>
          <w:kern w:val="0"/>
          <w:sz w:val="22"/>
        </w:rPr>
        <w:t xml:space="preserve"> </w:t>
      </w:r>
      <w:r>
        <w:rPr>
          <w:rFonts w:ascii="Times New Roman" w:eastAsia="바탕체" w:hAnsi="Times New Roman"/>
          <w:i/>
          <w:iCs/>
          <w:kern w:val="0"/>
          <w:sz w:val="22"/>
        </w:rPr>
        <w:t>우선수익자</w:t>
      </w:r>
      <w:r>
        <w:rPr>
          <w:rFonts w:ascii="Times New Roman" w:eastAsia="바탕체" w:hAnsi="Times New Roman"/>
          <w:i/>
          <w:iCs/>
          <w:kern w:val="0"/>
          <w:sz w:val="22"/>
        </w:rPr>
        <w:t>(</w:t>
      </w:r>
      <w:r>
        <w:rPr>
          <w:rFonts w:ascii="Times New Roman" w:eastAsia="바탕체" w:hAnsi="Times New Roman"/>
          <w:i/>
          <w:iCs/>
          <w:kern w:val="0"/>
          <w:sz w:val="22"/>
        </w:rPr>
        <w:t>쿠팡</w:t>
      </w:r>
      <w:r>
        <w:rPr>
          <w:rFonts w:ascii="Times New Roman" w:eastAsia="바탕체" w:hAnsi="Times New Roman"/>
          <w:i/>
          <w:iCs/>
          <w:kern w:val="0"/>
          <w:sz w:val="22"/>
        </w:rPr>
        <w:t xml:space="preserve"> </w:t>
      </w:r>
      <w:r>
        <w:rPr>
          <w:rFonts w:ascii="Times New Roman" w:eastAsia="바탕체" w:hAnsi="Times New Roman"/>
          <w:i/>
          <w:iCs/>
          <w:kern w:val="0"/>
          <w:sz w:val="22"/>
        </w:rPr>
        <w:t>주식회사</w:t>
      </w:r>
      <w:r>
        <w:rPr>
          <w:rFonts w:ascii="Times New Roman" w:eastAsia="바탕체" w:hAnsi="Times New Roman"/>
          <w:i/>
          <w:iCs/>
          <w:kern w:val="0"/>
          <w:sz w:val="22"/>
        </w:rPr>
        <w:t>)</w:t>
      </w:r>
      <w:r>
        <w:rPr>
          <w:rFonts w:ascii="Times New Roman" w:eastAsia="바탕체" w:hAnsi="Times New Roman"/>
          <w:i/>
          <w:iCs/>
          <w:kern w:val="0"/>
          <w:sz w:val="22"/>
        </w:rPr>
        <w:t>의</w:t>
      </w:r>
      <w:r>
        <w:rPr>
          <w:rFonts w:ascii="Times New Roman" w:eastAsia="바탕체" w:hAnsi="Times New Roman"/>
          <w:i/>
          <w:iCs/>
          <w:kern w:val="0"/>
          <w:sz w:val="22"/>
        </w:rPr>
        <w:t xml:space="preserve"> </w:t>
      </w:r>
      <w:r>
        <w:rPr>
          <w:rFonts w:ascii="Times New Roman" w:eastAsia="바탕체" w:hAnsi="Times New Roman"/>
          <w:i/>
          <w:iCs/>
          <w:kern w:val="0"/>
          <w:sz w:val="22"/>
        </w:rPr>
        <w:t>우선수익권은</w:t>
      </w:r>
      <w:r>
        <w:rPr>
          <w:rFonts w:ascii="Times New Roman" w:eastAsia="바탕체" w:hAnsi="Times New Roman"/>
          <w:i/>
          <w:iCs/>
          <w:kern w:val="0"/>
          <w:sz w:val="22"/>
        </w:rPr>
        <w:t xml:space="preserve"> </w:t>
      </w:r>
      <w:r>
        <w:rPr>
          <w:rFonts w:ascii="Times New Roman" w:eastAsia="바탕체" w:hAnsi="Times New Roman"/>
          <w:i/>
          <w:iCs/>
          <w:kern w:val="0"/>
          <w:sz w:val="22"/>
        </w:rPr>
        <w:t>위</w:t>
      </w:r>
      <w:r>
        <w:rPr>
          <w:rFonts w:ascii="Times New Roman" w:eastAsia="바탕체" w:hAnsi="Times New Roman"/>
          <w:i/>
          <w:iCs/>
          <w:kern w:val="0"/>
          <w:sz w:val="22"/>
        </w:rPr>
        <w:t xml:space="preserve"> </w:t>
      </w:r>
      <w:r>
        <w:rPr>
          <w:rFonts w:ascii="Times New Roman" w:eastAsia="바탕체" w:hAnsi="Times New Roman"/>
          <w:i/>
          <w:iCs/>
          <w:kern w:val="0"/>
          <w:sz w:val="22"/>
        </w:rPr>
        <w:t>여신거래가</w:t>
      </w:r>
      <w:r>
        <w:rPr>
          <w:rFonts w:ascii="Times New Roman" w:eastAsia="바탕체" w:hAnsi="Times New Roman"/>
          <w:i/>
          <w:iCs/>
          <w:kern w:val="0"/>
          <w:sz w:val="22"/>
        </w:rPr>
        <w:t xml:space="preserve"> </w:t>
      </w:r>
      <w:r>
        <w:rPr>
          <w:rFonts w:ascii="Times New Roman" w:eastAsia="바탕체" w:hAnsi="Times New Roman"/>
          <w:i/>
          <w:iCs/>
          <w:kern w:val="0"/>
          <w:sz w:val="22"/>
        </w:rPr>
        <w:t>아니라</w:t>
      </w:r>
      <w:r>
        <w:rPr>
          <w:rFonts w:ascii="Times New Roman" w:eastAsia="바탕체" w:hAnsi="Times New Roman"/>
          <w:i/>
          <w:iCs/>
          <w:kern w:val="0"/>
          <w:sz w:val="22"/>
        </w:rPr>
        <w:t xml:space="preserve">, </w:t>
      </w:r>
      <w:r>
        <w:rPr>
          <w:rFonts w:ascii="Times New Roman" w:eastAsia="바탕체" w:hAnsi="Times New Roman"/>
          <w:i/>
          <w:iCs/>
          <w:kern w:val="0"/>
          <w:sz w:val="22"/>
        </w:rPr>
        <w:t>위탁자가</w:t>
      </w:r>
      <w:r>
        <w:rPr>
          <w:rFonts w:ascii="Times New Roman" w:eastAsia="바탕체" w:hAnsi="Times New Roman"/>
          <w:i/>
          <w:iCs/>
          <w:kern w:val="0"/>
          <w:sz w:val="22"/>
        </w:rPr>
        <w:t xml:space="preserve"> </w:t>
      </w:r>
      <w:r>
        <w:rPr>
          <w:rFonts w:ascii="Times New Roman" w:eastAsia="바탕체" w:hAnsi="Times New Roman"/>
          <w:i/>
          <w:iCs/>
          <w:kern w:val="0"/>
          <w:sz w:val="22"/>
        </w:rPr>
        <w:t>승계하는</w:t>
      </w:r>
      <w:r>
        <w:rPr>
          <w:rFonts w:ascii="Times New Roman" w:eastAsia="바탕체" w:hAnsi="Times New Roman"/>
          <w:i/>
          <w:iCs/>
          <w:kern w:val="0"/>
          <w:sz w:val="22"/>
        </w:rPr>
        <w:t xml:space="preserve"> 2024</w:t>
      </w:r>
      <w:r>
        <w:rPr>
          <w:rFonts w:ascii="Times New Roman" w:eastAsia="바탕체" w:hAnsi="Times New Roman"/>
          <w:i/>
          <w:iCs/>
          <w:kern w:val="0"/>
          <w:sz w:val="22"/>
        </w:rPr>
        <w:t>년</w:t>
      </w:r>
      <w:r>
        <w:rPr>
          <w:rFonts w:ascii="Times New Roman" w:eastAsia="바탕체" w:hAnsi="Times New Roman"/>
          <w:i/>
          <w:iCs/>
          <w:kern w:val="0"/>
          <w:sz w:val="22"/>
        </w:rPr>
        <w:t xml:space="preserve"> 2</w:t>
      </w:r>
      <w:r>
        <w:rPr>
          <w:rFonts w:ascii="Times New Roman" w:eastAsia="바탕체" w:hAnsi="Times New Roman"/>
          <w:i/>
          <w:iCs/>
          <w:kern w:val="0"/>
          <w:sz w:val="22"/>
        </w:rPr>
        <w:t>월</w:t>
      </w:r>
      <w:r>
        <w:rPr>
          <w:rFonts w:ascii="Times New Roman" w:eastAsia="바탕체" w:hAnsi="Times New Roman"/>
          <w:i/>
          <w:iCs/>
          <w:kern w:val="0"/>
          <w:sz w:val="22"/>
        </w:rPr>
        <w:t xml:space="preserve"> 5</w:t>
      </w:r>
      <w:r>
        <w:rPr>
          <w:rFonts w:ascii="Times New Roman" w:eastAsia="바탕체" w:hAnsi="Times New Roman"/>
          <w:i/>
          <w:iCs/>
          <w:kern w:val="0"/>
          <w:sz w:val="22"/>
        </w:rPr>
        <w:t>일자</w:t>
      </w:r>
      <w:r>
        <w:rPr>
          <w:rFonts w:ascii="Times New Roman" w:eastAsia="바탕체" w:hAnsi="Times New Roman"/>
          <w:i/>
          <w:iCs/>
          <w:kern w:val="0"/>
          <w:sz w:val="22"/>
        </w:rPr>
        <w:t xml:space="preserve"> </w:t>
      </w:r>
      <w:r>
        <w:rPr>
          <w:rFonts w:ascii="Times New Roman" w:eastAsia="바탕체" w:hAnsi="Times New Roman"/>
          <w:i/>
          <w:iCs/>
          <w:kern w:val="0"/>
          <w:sz w:val="22"/>
        </w:rPr>
        <w:t>임대차계약</w:t>
      </w:r>
      <w:r>
        <w:rPr>
          <w:rFonts w:ascii="Times New Roman" w:eastAsia="바탕체" w:hAnsi="Times New Roman"/>
          <w:i/>
          <w:iCs/>
          <w:kern w:val="0"/>
          <w:sz w:val="22"/>
        </w:rPr>
        <w:t>(</w:t>
      </w:r>
      <w:r>
        <w:rPr>
          <w:rFonts w:ascii="Times New Roman" w:eastAsia="바탕체" w:hAnsi="Times New Roman"/>
          <w:i/>
          <w:iCs/>
          <w:kern w:val="0"/>
          <w:sz w:val="22"/>
        </w:rPr>
        <w:t>지상</w:t>
      </w:r>
      <w:r>
        <w:rPr>
          <w:rFonts w:ascii="Times New Roman" w:eastAsia="바탕체" w:hAnsi="Times New Roman"/>
          <w:i/>
          <w:iCs/>
          <w:kern w:val="0"/>
          <w:sz w:val="22"/>
        </w:rPr>
        <w:t xml:space="preserve"> 5~7</w:t>
      </w:r>
      <w:r>
        <w:rPr>
          <w:rFonts w:ascii="Times New Roman" w:eastAsia="바탕체" w:hAnsi="Times New Roman"/>
          <w:i/>
          <w:iCs/>
          <w:kern w:val="0"/>
          <w:sz w:val="22"/>
        </w:rPr>
        <w:t>층</w:t>
      </w:r>
      <w:r>
        <w:rPr>
          <w:rFonts w:ascii="Times New Roman" w:eastAsia="바탕체" w:hAnsi="Times New Roman"/>
          <w:i/>
          <w:iCs/>
          <w:kern w:val="0"/>
          <w:sz w:val="22"/>
        </w:rPr>
        <w:t>)</w:t>
      </w:r>
      <w:r>
        <w:rPr>
          <w:rFonts w:ascii="Times New Roman" w:eastAsia="바탕체" w:hAnsi="Times New Roman"/>
          <w:i/>
          <w:iCs/>
          <w:kern w:val="0"/>
          <w:sz w:val="22"/>
        </w:rPr>
        <w:t>상</w:t>
      </w:r>
      <w:r>
        <w:rPr>
          <w:rFonts w:ascii="Times New Roman" w:eastAsia="바탕체" w:hAnsi="Times New Roman"/>
          <w:i/>
          <w:iCs/>
          <w:kern w:val="0"/>
          <w:sz w:val="22"/>
        </w:rPr>
        <w:t xml:space="preserve"> </w:t>
      </w:r>
      <w:r>
        <w:rPr>
          <w:rFonts w:ascii="Times New Roman" w:eastAsia="바탕체" w:hAnsi="Times New Roman"/>
          <w:i/>
          <w:iCs/>
          <w:kern w:val="0"/>
          <w:sz w:val="22"/>
        </w:rPr>
        <w:t>임대차보증금</w:t>
      </w:r>
      <w:r>
        <w:rPr>
          <w:rFonts w:ascii="Times New Roman" w:eastAsia="바탕체" w:hAnsi="Times New Roman"/>
          <w:i/>
          <w:iCs/>
          <w:kern w:val="0"/>
          <w:sz w:val="22"/>
        </w:rPr>
        <w:t xml:space="preserve"> </w:t>
      </w:r>
      <w:r>
        <w:rPr>
          <w:rFonts w:ascii="Times New Roman" w:eastAsia="바탕체" w:hAnsi="Times New Roman"/>
          <w:i/>
          <w:iCs/>
          <w:kern w:val="0"/>
          <w:sz w:val="22"/>
        </w:rPr>
        <w:t>금</w:t>
      </w:r>
      <w:r>
        <w:rPr>
          <w:rFonts w:ascii="Times New Roman" w:eastAsia="바탕체" w:hAnsi="Times New Roman"/>
          <w:i/>
          <w:iCs/>
          <w:kern w:val="0"/>
          <w:sz w:val="22"/>
        </w:rPr>
        <w:t>2,132,586,000</w:t>
      </w:r>
      <w:r>
        <w:rPr>
          <w:rFonts w:ascii="Times New Roman" w:eastAsia="바탕체" w:hAnsi="Times New Roman"/>
          <w:i/>
          <w:iCs/>
          <w:kern w:val="0"/>
          <w:sz w:val="22"/>
        </w:rPr>
        <w:t>원의</w:t>
      </w:r>
      <w:r>
        <w:rPr>
          <w:rFonts w:ascii="Times New Roman" w:eastAsia="바탕체" w:hAnsi="Times New Roman"/>
          <w:i/>
          <w:iCs/>
          <w:kern w:val="0"/>
          <w:sz w:val="22"/>
        </w:rPr>
        <w:t xml:space="preserve"> </w:t>
      </w:r>
      <w:r>
        <w:rPr>
          <w:rFonts w:ascii="Times New Roman" w:eastAsia="바탕체" w:hAnsi="Times New Roman"/>
          <w:i/>
          <w:iCs/>
          <w:kern w:val="0"/>
          <w:sz w:val="22"/>
        </w:rPr>
        <w:t>반환채권을</w:t>
      </w:r>
      <w:r>
        <w:rPr>
          <w:rFonts w:ascii="Times New Roman" w:eastAsia="바탕체" w:hAnsi="Times New Roman"/>
          <w:i/>
          <w:iCs/>
          <w:kern w:val="0"/>
          <w:sz w:val="22"/>
        </w:rPr>
        <w:t xml:space="preserve"> </w:t>
      </w:r>
      <w:r>
        <w:rPr>
          <w:rFonts w:ascii="Times New Roman" w:eastAsia="바탕체" w:hAnsi="Times New Roman"/>
          <w:i/>
          <w:iCs/>
          <w:kern w:val="0"/>
          <w:sz w:val="22"/>
        </w:rPr>
        <w:t>담보한다</w:t>
      </w:r>
      <w:r>
        <w:rPr>
          <w:rFonts w:ascii="Times New Roman" w:eastAsia="바탕체" w:hAnsi="Times New Roman"/>
          <w:i/>
          <w:iCs/>
          <w:kern w:val="0"/>
          <w:sz w:val="22"/>
        </w:rPr>
        <w:t>.</w:t>
      </w:r>
    </w:p>
    <w:p w14:paraId="27D26125" w14:textId="77777777" w:rsidR="00DE42D9" w:rsidRDefault="00DE42D9">
      <w:pPr>
        <w:widowControl/>
        <w:autoSpaceDE/>
        <w:rPr>
          <w:rFonts w:ascii="Times New Roman" w:eastAsia="바탕체" w:hAnsi="Times New Roman"/>
          <w:i/>
          <w:kern w:val="0"/>
          <w:sz w:val="22"/>
        </w:rPr>
        <w:sectPr w:rsidR="00DE42D9">
          <w:headerReference w:type="default" r:id="rId9"/>
          <w:footerReference w:type="default" r:id="rId10"/>
          <w:footerReference w:type="first" r:id="rId11"/>
          <w:pgSz w:w="11906" w:h="16838"/>
          <w:pgMar w:top="1701" w:right="1440" w:bottom="1440" w:left="1440" w:header="851" w:footer="992" w:gutter="0"/>
          <w:pgNumType w:start="1"/>
          <w:cols w:space="720"/>
          <w:formProt w:val="0"/>
          <w:docGrid w:linePitch="360"/>
        </w:sectPr>
      </w:pPr>
    </w:p>
    <w:p w14:paraId="4CE587FB" w14:textId="77777777" w:rsidR="00930A79" w:rsidRPr="00404F2D" w:rsidRDefault="00930A79" w:rsidP="006A29C3">
      <w:pPr>
        <w:pStyle w:val="TKSubtitle"/>
        <w:spacing w:line="200" w:lineRule="exact"/>
        <w:rPr>
          <w:b/>
          <w:sz w:val="24"/>
          <w:szCs w:val="24"/>
        </w:rPr>
      </w:pPr>
      <w:r w:rsidRPr="00404F2D">
        <w:rPr>
          <w:b/>
          <w:sz w:val="24"/>
          <w:szCs w:val="24"/>
        </w:rPr>
        <w:lastRenderedPageBreak/>
        <w:t>부동산담보신탁계약에</w:t>
      </w:r>
      <w:r w:rsidRPr="00404F2D">
        <w:rPr>
          <w:b/>
          <w:sz w:val="24"/>
          <w:szCs w:val="24"/>
        </w:rPr>
        <w:t xml:space="preserve"> </w:t>
      </w:r>
      <w:r w:rsidRPr="00404F2D">
        <w:rPr>
          <w:b/>
          <w:sz w:val="24"/>
          <w:szCs w:val="24"/>
        </w:rPr>
        <w:t>대한</w:t>
      </w:r>
      <w:r w:rsidRPr="00404F2D">
        <w:rPr>
          <w:b/>
          <w:sz w:val="24"/>
          <w:szCs w:val="24"/>
        </w:rPr>
        <w:t xml:space="preserve"> </w:t>
      </w:r>
      <w:r w:rsidRPr="00404F2D">
        <w:rPr>
          <w:b/>
          <w:sz w:val="24"/>
          <w:szCs w:val="24"/>
        </w:rPr>
        <w:t>특약</w:t>
      </w:r>
    </w:p>
    <w:p w14:paraId="1C9E8339" w14:textId="77777777" w:rsidR="00930A79" w:rsidRPr="00404F2D" w:rsidRDefault="00930A79" w:rsidP="006A29C3">
      <w:pPr>
        <w:pStyle w:val="TKNormal"/>
        <w:spacing w:line="200" w:lineRule="exact"/>
        <w:jc w:val="distribute"/>
        <w:rPr>
          <w:rFonts w:ascii="바탕체" w:eastAsia="바탕체" w:hAnsi="바탕체"/>
          <w:color w:val="000000"/>
          <w:sz w:val="24"/>
        </w:rPr>
      </w:pPr>
    </w:p>
    <w:p w14:paraId="081CEFC9" w14:textId="77777777" w:rsidR="00930A79" w:rsidRPr="00404F2D" w:rsidRDefault="00930A79" w:rsidP="006A29C3">
      <w:pPr>
        <w:pStyle w:val="TKNormal"/>
        <w:wordWrap w:val="0"/>
        <w:autoSpaceDE w:val="0"/>
        <w:autoSpaceDN w:val="0"/>
        <w:spacing w:line="200" w:lineRule="exact"/>
        <w:rPr>
          <w:rFonts w:ascii="Times New Roman" w:eastAsia="바탕체"/>
          <w:i/>
          <w:color w:val="00B0F0"/>
          <w:sz w:val="24"/>
        </w:rPr>
      </w:pPr>
      <w:commentRangeStart w:id="11"/>
      <w:r/>
      <w:r w:rsidRPr="00404F2D">
        <w:rPr>
          <w:rFonts w:ascii="Times New Roman" w:eastAsia="바탕체" w:hint="eastAsia"/>
          <w:sz w:val="24"/>
        </w:rPr>
        <w:t>주식회사</w:t>
      </w:r>
      <w:r w:rsidRPr="00404F2D">
        <w:rPr>
          <w:rFonts w:ascii="Times New Roman" w:eastAsia="바탕체" w:hint="eastAsia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코람코라이프로지스위탁관리부동산투자회사</w:t>
      </w:r>
      <w:r w:rsidRPr="00404F2D">
        <w:rPr>
          <w:rFonts w:ascii="Times New Roman" w:eastAsia="바탕체"/>
          <w:color w:val="000000"/>
          <w:sz w:val="24"/>
        </w:rPr>
        <w:t>(</w:t>
      </w:r>
      <w:r w:rsidRPr="00404F2D">
        <w:rPr>
          <w:rFonts w:ascii="Times New Roman" w:eastAsia="바탕체"/>
          <w:color w:val="000000"/>
          <w:sz w:val="24"/>
        </w:rPr>
        <w:t>이하</w:t>
      </w:r>
      <w:r w:rsidRPr="00404F2D">
        <w:rPr>
          <w:rFonts w:ascii="Times New Roman" w:eastAsia="바탕체"/>
          <w:color w:val="000000"/>
          <w:sz w:val="24"/>
        </w:rPr>
        <w:t xml:space="preserve"> “</w:t>
      </w:r>
      <w:r w:rsidRPr="00404F2D">
        <w:rPr>
          <w:rFonts w:ascii="Times New Roman" w:eastAsia="바탕체"/>
          <w:color w:val="000000"/>
          <w:sz w:val="24"/>
        </w:rPr>
        <w:t>위탁자</w:t>
      </w:r>
      <w:r w:rsidRPr="00404F2D">
        <w:rPr>
          <w:rFonts w:ascii="Times New Roman" w:eastAsia="바탕체"/>
          <w:color w:val="000000"/>
          <w:sz w:val="24"/>
        </w:rPr>
        <w:t>”</w:t>
      </w:r>
      <w:r w:rsidRPr="00404F2D">
        <w:rPr>
          <w:rFonts w:ascii="Times New Roman" w:eastAsia="바탕체"/>
          <w:color w:val="000000"/>
          <w:sz w:val="24"/>
        </w:rPr>
        <w:t>라</w:t>
      </w:r>
      <w:r w:rsidRPr="00404F2D">
        <w:rPr>
          <w:rFonts w:ascii="Times New Roman" w:eastAsia="바탕체"/>
          <w:color w:val="000000"/>
          <w:sz w:val="24"/>
        </w:rPr>
        <w:t xml:space="preserve"> </w:t>
      </w:r>
      <w:r w:rsidRPr="00404F2D">
        <w:rPr>
          <w:rFonts w:ascii="Times New Roman" w:eastAsia="바탕체"/>
          <w:color w:val="000000"/>
          <w:sz w:val="24"/>
        </w:rPr>
        <w:t>함</w:t>
      </w:r>
      <w:r w:rsidRPr="00404F2D">
        <w:rPr>
          <w:rFonts w:ascii="Times New Roman" w:eastAsia="바탕체"/>
          <w:color w:val="000000"/>
          <w:sz w:val="24"/>
        </w:rPr>
        <w:t xml:space="preserve">)</w:t>
      </w:r>
      <w:del w:id="9089" w:author="코람코 상장리츠팀" w:date="2026-10-13T09:00:00Z">
        <w:r w:rsidRPr="00404F2D">
          <w:rPr>
            <w:rFonts w:ascii="Times New Roman" w:eastAsia="바탕체"/>
            <w:color w:val="000000"/>
            <w:sz w:val="24"/>
          </w:rPr>
          <w:delText xml:space="preserve">, </w:delText>
        </w:r>
      </w:del>
      <w:ins w:id="9090" w:author="코람코 상장리츠팀" w:date="2026-10-13T09:00:00Z">
        <w:r>
          <w:rPr>
            <w:rFonts w:ascii="Times New Roman" w:eastAsia="바탕체"/>
            <w:color w:val="000000"/>
            <w:sz w:val="24"/>
          </w:rPr>
          <w:t xml:space="preserve">와 </w:t>
        </w:r>
      </w:ins>
      <w:r w:rsidRPr="00404F2D">
        <w:rPr>
          <w:rFonts w:ascii="Times New Roman" w:eastAsia="바탕체" w:hint="eastAsia"/>
          <w:color w:val="000000"/>
          <w:sz w:val="24"/>
        </w:rPr>
        <w:t>주식회사</w:t>
      </w:r>
      <w:r w:rsidRPr="00404F2D">
        <w:rPr>
          <w:rFonts w:ascii="Times New Roman" w:eastAsia="바탕체" w:hint="eastAsia"/>
          <w:color w:val="000000"/>
          <w:sz w:val="24"/>
        </w:rPr>
        <w:t xml:space="preserve"> </w:t>
      </w:r>
      <w:r w:rsidRPr="00404F2D">
        <w:rPr>
          <w:rFonts w:ascii="Times New Roman" w:eastAsia="바탕체"/>
          <w:color w:val="000000"/>
          <w:sz w:val="24"/>
        </w:rPr>
        <w:t>우리은행</w:t>
      </w:r>
      <w:r w:rsidRPr="00404F2D">
        <w:rPr>
          <w:rFonts w:ascii="Times New Roman" w:eastAsia="바탕체"/>
          <w:color w:val="000000"/>
          <w:sz w:val="24"/>
        </w:rPr>
        <w:t>(</w:t>
      </w:r>
      <w:r w:rsidRPr="00404F2D">
        <w:rPr>
          <w:rFonts w:ascii="Times New Roman" w:eastAsia="바탕체" w:hint="eastAsia"/>
          <w:color w:val="000000"/>
          <w:sz w:val="24"/>
        </w:rPr>
        <w:t>소관</w:t>
      </w:r>
      <w:r w:rsidRPr="00404F2D">
        <w:rPr>
          <w:rFonts w:ascii="Times New Roman" w:eastAsia="바탕체" w:hint="eastAsia"/>
          <w:color w:val="000000"/>
          <w:sz w:val="24"/>
        </w:rPr>
        <w:t>:</w:t>
      </w:r>
      <w:r w:rsidRPr="00404F2D">
        <w:rPr>
          <w:rFonts w:ascii="Times New Roman" w:eastAsia="바탕체"/>
          <w:color w:val="000000"/>
          <w:sz w:val="24"/>
        </w:rPr>
        <w:t xml:space="preserve"> </w:t>
      </w:r>
      <w:r w:rsidRPr="00404F2D">
        <w:rPr>
          <w:rFonts w:ascii="Times New Roman" w:eastAsia="바탕체" w:hint="eastAsia"/>
          <w:color w:val="000000"/>
          <w:sz w:val="24"/>
        </w:rPr>
        <w:t>신탁부</w:t>
      </w:r>
      <w:r w:rsidRPr="00404F2D">
        <w:rPr>
          <w:rFonts w:ascii="Times New Roman" w:eastAsia="바탕체" w:hint="eastAsia"/>
          <w:color w:val="000000"/>
          <w:sz w:val="24"/>
        </w:rPr>
        <w:t>,</w:t>
      </w:r>
      <w:r w:rsidRPr="00404F2D">
        <w:rPr>
          <w:rFonts w:ascii="Times New Roman" w:eastAsia="바탕체"/>
          <w:color w:val="000000"/>
          <w:sz w:val="24"/>
        </w:rPr>
        <w:t xml:space="preserve"> </w:t>
      </w:r>
      <w:r w:rsidRPr="00404F2D">
        <w:rPr>
          <w:rFonts w:ascii="Times New Roman" w:eastAsia="바탕체"/>
          <w:color w:val="000000"/>
          <w:sz w:val="24"/>
        </w:rPr>
        <w:t>이하</w:t>
      </w:r>
      <w:r w:rsidRPr="00404F2D">
        <w:rPr>
          <w:rFonts w:ascii="Times New Roman" w:eastAsia="바탕체"/>
          <w:color w:val="000000"/>
          <w:sz w:val="24"/>
        </w:rPr>
        <w:t xml:space="preserve"> “</w:t>
      </w:r>
      <w:r w:rsidRPr="00404F2D">
        <w:rPr>
          <w:rFonts w:ascii="Times New Roman" w:eastAsia="바탕체"/>
          <w:color w:val="000000"/>
          <w:sz w:val="24"/>
        </w:rPr>
        <w:t>수탁자</w:t>
      </w:r>
      <w:r w:rsidRPr="00404F2D">
        <w:rPr>
          <w:rFonts w:ascii="Times New Roman" w:eastAsia="바탕체"/>
          <w:color w:val="000000"/>
          <w:sz w:val="24"/>
        </w:rPr>
        <w:t>”</w:t>
      </w:r>
      <w:r w:rsidRPr="00404F2D">
        <w:rPr>
          <w:rFonts w:ascii="Times New Roman" w:eastAsia="바탕체"/>
          <w:color w:val="000000"/>
          <w:sz w:val="24"/>
        </w:rPr>
        <w:t>라</w:t>
      </w:r>
      <w:r w:rsidRPr="00404F2D">
        <w:rPr>
          <w:rFonts w:ascii="Times New Roman" w:eastAsia="바탕체"/>
          <w:color w:val="000000"/>
          <w:sz w:val="24"/>
        </w:rPr>
        <w:t xml:space="preserve"> </w:t>
      </w:r>
      <w:r w:rsidRPr="00404F2D">
        <w:rPr>
          <w:rFonts w:ascii="Times New Roman" w:eastAsia="바탕체"/>
          <w:color w:val="000000"/>
          <w:sz w:val="24"/>
        </w:rPr>
        <w:t>함</w:t>
      </w:r>
      <w:r w:rsidRPr="00404F2D">
        <w:rPr>
          <w:rFonts w:ascii="Times New Roman" w:eastAsia="바탕체"/>
          <w:color w:val="000000"/>
          <w:sz w:val="24"/>
        </w:rPr>
        <w:t xml:space="preserve">)</w:t>
      </w:r>
      <w:del w:id="9091" w:author="코람코 상장리츠팀" w:date="2026-10-13T09:00:00Z">
        <w:r w:rsidRPr="00404F2D">
          <w:rPr>
            <w:rFonts w:ascii="Times New Roman" w:eastAsia="바탕체"/>
            <w:color w:val="000000"/>
            <w:sz w:val="24"/>
          </w:rPr>
          <w:delText xml:space="preserve">,</w:delText>
        </w:r>
      </w:del>
      <w:del w:id="9092" w:author="코람코 상장리츠팀" w:date="2026-10-13T09:00:00Z">
        <w:r w:rsidRPr="00404F2D">
          <w:rPr>
            <w:rFonts w:ascii="Times New Roman" w:eastAsia="바탕체"/>
            <w:sz w:val="24"/>
          </w:rPr>
          <w:delText xml:space="preserve"> </w:delText>
        </w:r>
      </w:del>
      <w:del w:id="9093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쿠팡</w:delText>
        </w:r>
      </w:del>
      <w:del w:id="9094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 </w:delText>
        </w:r>
      </w:del>
      <w:del w:id="9095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주식회사</w:delText>
        </w:r>
      </w:del>
      <w:del w:id="9096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(</w:delText>
        </w:r>
      </w:del>
      <w:del w:id="9097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이하</w:delText>
        </w:r>
      </w:del>
      <w:del w:id="9098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 </w:delText>
        </w:r>
      </w:del>
      <w:del w:id="9099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“</w:delText>
        </w:r>
      </w:del>
      <w:del w:id="9100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1</w:delText>
        </w:r>
      </w:del>
      <w:del w:id="9101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순위</w:delText>
        </w:r>
      </w:del>
      <w:del w:id="9102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 </w:delText>
        </w:r>
      </w:del>
      <w:del w:id="9103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우선수익자”라</w:delText>
        </w:r>
      </w:del>
      <w:del w:id="9104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 </w:delText>
        </w:r>
      </w:del>
      <w:del w:id="9105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함</w:delText>
        </w:r>
      </w:del>
      <w:del w:id="9106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), </w:delText>
        </w:r>
      </w:del>
      <w:del w:id="9107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별첨</w:delText>
        </w:r>
      </w:del>
      <w:del w:id="9108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 1.</w:delText>
        </w:r>
      </w:del>
      <w:del w:id="9109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에</w:delText>
        </w:r>
      </w:del>
      <w:del w:id="9110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 </w:delText>
        </w:r>
      </w:del>
      <w:del w:id="9111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공동</w:delText>
        </w:r>
      </w:del>
      <w:del w:id="9112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 2</w:delText>
        </w:r>
      </w:del>
      <w:del w:id="9113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순위</w:delText>
        </w:r>
      </w:del>
      <w:del w:id="9114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 </w:delText>
        </w:r>
      </w:del>
      <w:del w:id="9115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우선수익자로</w:delText>
        </w:r>
      </w:del>
      <w:del w:id="9116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 </w:delText>
        </w:r>
      </w:del>
      <w:del w:id="9117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기재된</w:delText>
        </w:r>
      </w:del>
      <w:del w:id="9118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 </w:delText>
        </w:r>
      </w:del>
      <w:del w:id="9119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회사들</w:delText>
        </w:r>
      </w:del>
      <w:del w:id="9120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(</w:delText>
        </w:r>
      </w:del>
      <w:del w:id="9121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이하</w:delText>
        </w:r>
      </w:del>
      <w:del w:id="9122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 </w:delText>
        </w:r>
      </w:del>
      <w:del w:id="9123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총칭하여</w:delText>
        </w:r>
      </w:del>
      <w:del w:id="9124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 </w:delText>
        </w:r>
      </w:del>
      <w:del w:id="9125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“</w:delText>
        </w:r>
      </w:del>
      <w:del w:id="9126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2</w:delText>
        </w:r>
      </w:del>
      <w:del w:id="9127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순위</w:delText>
        </w:r>
      </w:del>
      <w:del w:id="9128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 </w:delText>
        </w:r>
      </w:del>
      <w:del w:id="9129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우선수익자”라</w:delText>
        </w:r>
      </w:del>
      <w:del w:id="9130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 </w:delText>
        </w:r>
      </w:del>
      <w:del w:id="9131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함</w:delText>
        </w:r>
      </w:del>
      <w:del w:id="9132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), </w:delText>
        </w:r>
      </w:del>
      <w:del w:id="9133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별첨</w:delText>
        </w:r>
      </w:del>
      <w:del w:id="9134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 1.</w:delText>
        </w:r>
      </w:del>
      <w:del w:id="9135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에</w:delText>
        </w:r>
      </w:del>
      <w:del w:id="9136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 </w:delText>
        </w:r>
      </w:del>
      <w:del w:id="9137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공동</w:delText>
        </w:r>
      </w:del>
      <w:del w:id="9138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 3</w:delText>
        </w:r>
      </w:del>
      <w:del w:id="9139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순위</w:delText>
        </w:r>
      </w:del>
      <w:del w:id="9140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 </w:delText>
        </w:r>
      </w:del>
      <w:del w:id="9141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우선수익자로</w:delText>
        </w:r>
      </w:del>
      <w:del w:id="9142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 </w:delText>
        </w:r>
      </w:del>
      <w:del w:id="9143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기재된</w:delText>
        </w:r>
      </w:del>
      <w:del w:id="9144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 </w:delText>
        </w:r>
      </w:del>
      <w:del w:id="9145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회사들</w:delText>
        </w:r>
      </w:del>
      <w:del w:id="9146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(</w:delText>
        </w:r>
      </w:del>
      <w:del w:id="9147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이하</w:delText>
        </w:r>
      </w:del>
      <w:del w:id="9148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 </w:delText>
        </w:r>
      </w:del>
      <w:del w:id="9149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총칭하여</w:delText>
        </w:r>
      </w:del>
      <w:del w:id="9150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 </w:delText>
        </w:r>
      </w:del>
      <w:del w:id="9151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“</w:delText>
        </w:r>
      </w:del>
      <w:del w:id="9152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3</w:delText>
        </w:r>
      </w:del>
      <w:del w:id="9153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순위</w:delText>
        </w:r>
      </w:del>
      <w:del w:id="9154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 </w:delText>
        </w:r>
      </w:del>
      <w:del w:id="9155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우선수익자”라</w:delText>
        </w:r>
      </w:del>
      <w:del w:id="9156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 </w:delText>
        </w:r>
      </w:del>
      <w:del w:id="9157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하고</w:delText>
        </w:r>
      </w:del>
      <w:del w:id="9158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, 2</w:delText>
        </w:r>
      </w:del>
      <w:del w:id="9159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순위</w:delText>
        </w:r>
      </w:del>
      <w:del w:id="9160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 </w:delText>
        </w:r>
      </w:del>
      <w:del w:id="9161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우선수익자</w:delText>
        </w:r>
      </w:del>
      <w:del w:id="9162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 </w:delText>
        </w:r>
      </w:del>
      <w:del w:id="9163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및</w:delText>
        </w:r>
      </w:del>
      <w:del w:id="9164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 3</w:delText>
        </w:r>
      </w:del>
      <w:del w:id="9165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순위</w:delText>
        </w:r>
      </w:del>
      <w:del w:id="9166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 </w:delText>
        </w:r>
      </w:del>
      <w:del w:id="9167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우선수익자를</w:delText>
        </w:r>
      </w:del>
      <w:del w:id="9168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 </w:delText>
        </w:r>
      </w:del>
      <w:del w:id="9169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총칭하여</w:delText>
        </w:r>
      </w:del>
      <w:del w:id="9170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 </w:delText>
        </w:r>
      </w:del>
      <w:del w:id="9171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“대주</w:delText>
        </w:r>
      </w:del>
      <w:del w:id="9172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 </w:delText>
        </w:r>
      </w:del>
      <w:del w:id="9173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우선수익자들”이라</w:delText>
        </w:r>
      </w:del>
      <w:del w:id="9174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 </w:delText>
        </w:r>
      </w:del>
      <w:del w:id="9175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하며</w:delText>
        </w:r>
      </w:del>
      <w:del w:id="9176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, 1</w:delText>
        </w:r>
      </w:del>
      <w:del w:id="9177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순위</w:delText>
        </w:r>
      </w:del>
      <w:del w:id="9178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 </w:delText>
        </w:r>
      </w:del>
      <w:del w:id="9179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우선수익자</w:delText>
        </w:r>
      </w:del>
      <w:del w:id="9180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, 2</w:delText>
        </w:r>
      </w:del>
      <w:del w:id="9181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순위</w:delText>
        </w:r>
      </w:del>
      <w:del w:id="9182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 </w:delText>
        </w:r>
      </w:del>
      <w:del w:id="9183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우선수익자</w:delText>
        </w:r>
      </w:del>
      <w:del w:id="9184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 </w:delText>
        </w:r>
      </w:del>
      <w:del w:id="9185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및</w:delText>
        </w:r>
      </w:del>
      <w:del w:id="9186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 3</w:delText>
        </w:r>
      </w:del>
      <w:del w:id="9187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순위</w:delText>
        </w:r>
      </w:del>
      <w:del w:id="9188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 </w:delText>
        </w:r>
      </w:del>
      <w:del w:id="9189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우선수익자를</w:delText>
        </w:r>
      </w:del>
      <w:del w:id="9190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 </w:delText>
        </w:r>
      </w:del>
      <w:del w:id="9191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개별적으로</w:delText>
        </w:r>
      </w:del>
      <w:del w:id="9192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 </w:delText>
        </w:r>
      </w:del>
      <w:del w:id="9193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“우선수익자”</w:delText>
        </w:r>
      </w:del>
      <w:del w:id="9194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, </w:delText>
        </w:r>
      </w:del>
      <w:del w:id="9195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총칭하여</w:delText>
        </w:r>
      </w:del>
      <w:del w:id="9196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 </w:delText>
        </w:r>
      </w:del>
      <w:del w:id="9197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“우선수익자들”이라</w:delText>
        </w:r>
      </w:del>
      <w:del w:id="9198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 </w:delText>
        </w:r>
      </w:del>
      <w:del w:id="9199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함</w:delText>
        </w:r>
      </w:del>
      <w:del w:id="9200" w:author="코람코 상장리츠팀" w:date="2026-10-13T09:00:00Z">
        <w:r w:rsidRPr="00404F2D">
          <w:rPr>
            <w:rFonts w:ascii="Times New Roman" w:eastAsia="바탕체" w:hint="eastAsia"/>
            <w:color w:val="000000"/>
            <w:sz w:val="24"/>
          </w:rPr>
          <w:delText xml:space="preserve">)</w:delText>
        </w:r>
      </w:del>
      <w:r w:rsidRPr="00404F2D">
        <w:rPr>
          <w:rFonts w:ascii="Times New Roman" w:eastAsia="바탕체"/>
          <w:color w:val="000000"/>
          <w:sz w:val="24"/>
        </w:rPr>
        <w:t>은</w:t>
      </w:r>
      <w:r w:rsidRPr="00404F2D">
        <w:rPr>
          <w:rFonts w:ascii="Times New Roman" w:eastAsia="바탕체"/>
          <w:color w:val="000000"/>
          <w:sz w:val="24"/>
        </w:rPr>
        <w:t xml:space="preserve"> </w:t>
      </w:r>
      <w:r w:rsidRPr="00404F2D">
        <w:rPr>
          <w:rFonts w:ascii="Times New Roman"/>
          <w:color w:val="000000"/>
          <w:sz w:val="24"/>
        </w:rPr>
        <w:t>202</w:t>
      </w:r>
      <w:r w:rsidRPr="00404F2D">
        <w:rPr>
          <w:rFonts w:ascii="Times New Roman" w:hint="eastAsia"/>
          <w:color w:val="000000"/>
          <w:sz w:val="24"/>
        </w:rPr>
        <w:t>6</w:t>
      </w:r>
      <w:r w:rsidRPr="00404F2D">
        <w:rPr>
          <w:rFonts w:ascii="Times New Roman"/>
          <w:color w:val="000000"/>
          <w:sz w:val="24"/>
        </w:rPr>
        <w:t>년</w:t>
      </w:r>
      <w:r w:rsidRPr="00404F2D">
        <w:rPr>
          <w:rFonts w:ascii="Times New Roman"/>
          <w:color w:val="000000"/>
          <w:sz w:val="24"/>
        </w:rPr>
        <w:t xml:space="preserve"> </w:t>
      </w:r>
      <w:r w:rsidRPr="00404F2D">
        <w:rPr>
          <w:rFonts w:ascii="Times New Roman" w:hint="eastAsia"/>
          <w:color w:val="000000"/>
          <w:sz w:val="24"/>
        </w:rPr>
        <w:t>[*]</w:t>
      </w:r>
      <w:r w:rsidRPr="00404F2D">
        <w:rPr>
          <w:rFonts w:ascii="Times New Roman"/>
          <w:color w:val="000000"/>
          <w:sz w:val="24"/>
        </w:rPr>
        <w:t>월</w:t>
      </w:r>
      <w:r w:rsidRPr="00404F2D">
        <w:rPr>
          <w:rFonts w:ascii="Times New Roman"/>
          <w:color w:val="000000"/>
          <w:sz w:val="24"/>
        </w:rPr>
        <w:t xml:space="preserve"> </w:t>
      </w:r>
      <w:r w:rsidRPr="00404F2D">
        <w:rPr>
          <w:rFonts w:ascii="Times New Roman" w:hint="eastAsia"/>
          <w:color w:val="000000"/>
          <w:sz w:val="24"/>
        </w:rPr>
        <w:t>[*]</w:t>
      </w:r>
      <w:r w:rsidRPr="00404F2D">
        <w:rPr>
          <w:rFonts w:ascii="Times New Roman"/>
          <w:color w:val="000000"/>
          <w:sz w:val="24"/>
        </w:rPr>
        <w:t>일</w:t>
      </w:r>
      <w:r w:rsidRPr="00404F2D">
        <w:rPr>
          <w:rFonts w:ascii="Times New Roman"/>
          <w:color w:val="000000"/>
          <w:sz w:val="24"/>
        </w:rPr>
        <w:t xml:space="preserve"> </w:t>
      </w:r>
      <w:r w:rsidRPr="00404F2D">
        <w:rPr>
          <w:rFonts w:ascii="Times New Roman"/>
          <w:color w:val="000000"/>
          <w:sz w:val="24"/>
        </w:rPr>
        <w:t>체결한</w:t>
      </w:r>
      <w:r w:rsidRPr="00404F2D">
        <w:rPr>
          <w:rFonts w:ascii="Times New Roman"/>
          <w:color w:val="000000"/>
          <w:sz w:val="24"/>
        </w:rPr>
        <w:t xml:space="preserve"> </w:t>
      </w:r>
      <w:r w:rsidRPr="00404F2D">
        <w:rPr>
          <w:rFonts w:ascii="Times New Roman"/>
          <w:color w:val="000000"/>
          <w:sz w:val="24"/>
        </w:rPr>
        <w:t>부동산담보신탁계약서</w:t>
      </w:r>
      <w:r w:rsidRPr="00404F2D">
        <w:rPr>
          <w:rFonts w:ascii="Times New Roman"/>
          <w:color w:val="000000"/>
          <w:sz w:val="24"/>
        </w:rPr>
        <w:t>(</w:t>
      </w:r>
      <w:r w:rsidRPr="00404F2D">
        <w:rPr>
          <w:rFonts w:ascii="Times New Roman"/>
          <w:color w:val="000000"/>
          <w:sz w:val="24"/>
        </w:rPr>
        <w:t>이하</w:t>
      </w:r>
      <w:r w:rsidRPr="00404F2D">
        <w:rPr>
          <w:rFonts w:ascii="Times New Roman"/>
          <w:color w:val="000000"/>
          <w:sz w:val="24"/>
        </w:rPr>
        <w:t xml:space="preserve"> “</w:t>
      </w:r>
      <w:r w:rsidRPr="00404F2D">
        <w:rPr>
          <w:rFonts w:ascii="Times New Roman"/>
          <w:color w:val="000000"/>
          <w:sz w:val="24"/>
        </w:rPr>
        <w:t>신탁계약서</w:t>
      </w:r>
      <w:r w:rsidRPr="00404F2D">
        <w:rPr>
          <w:rFonts w:ascii="Times New Roman"/>
          <w:color w:val="000000"/>
          <w:sz w:val="24"/>
        </w:rPr>
        <w:t>”</w:t>
      </w:r>
      <w:r w:rsidRPr="00404F2D">
        <w:rPr>
          <w:rFonts w:ascii="Times New Roman"/>
          <w:color w:val="000000"/>
          <w:sz w:val="24"/>
        </w:rPr>
        <w:t>라</w:t>
      </w:r>
      <w:r w:rsidRPr="00404F2D">
        <w:rPr>
          <w:rFonts w:ascii="Times New Roman"/>
          <w:color w:val="000000"/>
          <w:sz w:val="24"/>
        </w:rPr>
        <w:t xml:space="preserve"> </w:t>
      </w:r>
      <w:r w:rsidRPr="00404F2D">
        <w:rPr>
          <w:rFonts w:ascii="Times New Roman"/>
          <w:color w:val="000000"/>
          <w:sz w:val="24"/>
        </w:rPr>
        <w:t>함</w:t>
      </w:r>
      <w:r w:rsidRPr="00404F2D">
        <w:rPr>
          <w:rFonts w:ascii="Times New Roman"/>
          <w:color w:val="000000"/>
          <w:sz w:val="24"/>
        </w:rPr>
        <w:t>)</w:t>
      </w:r>
      <w:r w:rsidRPr="00404F2D">
        <w:rPr>
          <w:rFonts w:ascii="Times New Roman"/>
          <w:color w:val="000000"/>
          <w:sz w:val="24"/>
        </w:rPr>
        <w:t>에</w:t>
      </w:r>
      <w:r w:rsidRPr="00404F2D">
        <w:rPr>
          <w:rFonts w:ascii="Times New Roman"/>
          <w:color w:val="000000"/>
          <w:sz w:val="24"/>
        </w:rPr>
        <w:t xml:space="preserve"> </w:t>
      </w:r>
      <w:r w:rsidRPr="00404F2D">
        <w:rPr>
          <w:rFonts w:ascii="Times New Roman"/>
          <w:color w:val="000000"/>
          <w:sz w:val="24"/>
        </w:rPr>
        <w:t>추가하여</w:t>
      </w:r>
      <w:r w:rsidRPr="00404F2D">
        <w:rPr>
          <w:rFonts w:ascii="Times New Roman"/>
          <w:color w:val="000000"/>
          <w:sz w:val="24"/>
        </w:rPr>
        <w:t xml:space="preserve"> </w:t>
      </w:r>
      <w:r w:rsidRPr="00404F2D">
        <w:rPr>
          <w:rFonts w:ascii="Times New Roman"/>
          <w:color w:val="000000"/>
          <w:sz w:val="24"/>
        </w:rPr>
        <w:t>다음과</w:t>
      </w:r>
      <w:r w:rsidRPr="00404F2D">
        <w:rPr>
          <w:rFonts w:ascii="Times New Roman"/>
          <w:color w:val="000000"/>
          <w:sz w:val="24"/>
        </w:rPr>
        <w:t xml:space="preserve"> </w:t>
      </w:r>
      <w:r w:rsidRPr="00404F2D">
        <w:rPr>
          <w:rFonts w:ascii="Times New Roman"/>
          <w:color w:val="000000"/>
          <w:sz w:val="24"/>
        </w:rPr>
        <w:t>같이</w:t>
      </w:r>
      <w:r w:rsidRPr="00404F2D">
        <w:rPr>
          <w:rFonts w:ascii="Times New Roman"/>
          <w:color w:val="000000"/>
          <w:sz w:val="24"/>
        </w:rPr>
        <w:t xml:space="preserve"> </w:t>
      </w:r>
      <w:r w:rsidRPr="00404F2D">
        <w:rPr>
          <w:rFonts w:ascii="Times New Roman"/>
          <w:color w:val="000000"/>
          <w:sz w:val="24"/>
        </w:rPr>
        <w:t>약정한다</w:t>
      </w:r>
      <w:r w:rsidRPr="00404F2D">
        <w:rPr>
          <w:rFonts w:ascii="Times New Roman"/>
          <w:color w:val="000000"/>
          <w:sz w:val="24"/>
        </w:rPr>
        <w:t>(</w:t>
      </w:r>
      <w:r w:rsidRPr="00404F2D">
        <w:rPr>
          <w:rFonts w:ascii="Times New Roman"/>
          <w:color w:val="000000"/>
          <w:sz w:val="24"/>
        </w:rPr>
        <w:t>이하</w:t>
      </w:r>
      <w:r w:rsidRPr="00404F2D">
        <w:rPr>
          <w:rFonts w:ascii="Times New Roman"/>
          <w:color w:val="000000"/>
          <w:sz w:val="24"/>
        </w:rPr>
        <w:t xml:space="preserve"> “</w:t>
      </w:r>
      <w:r w:rsidRPr="00404F2D">
        <w:rPr>
          <w:rFonts w:ascii="Times New Roman"/>
          <w:color w:val="000000"/>
          <w:sz w:val="24"/>
        </w:rPr>
        <w:t>본</w:t>
      </w:r>
      <w:r w:rsidRPr="00404F2D">
        <w:rPr>
          <w:rFonts w:ascii="Times New Roman" w:hint="eastAsia"/>
          <w:color w:val="000000"/>
          <w:sz w:val="24"/>
        </w:rPr>
        <w:t xml:space="preserve"> </w:t>
      </w:r>
      <w:r w:rsidRPr="00404F2D">
        <w:rPr>
          <w:rFonts w:ascii="Times New Roman" w:hint="eastAsia"/>
          <w:color w:val="000000"/>
          <w:sz w:val="24"/>
        </w:rPr>
        <w:t>특약</w:t>
      </w:r>
      <w:r w:rsidRPr="00404F2D">
        <w:rPr>
          <w:rFonts w:ascii="Times New Roman"/>
          <w:color w:val="000000"/>
          <w:sz w:val="24"/>
        </w:rPr>
        <w:t>”</w:t>
      </w:r>
      <w:r w:rsidRPr="00404F2D">
        <w:rPr>
          <w:rFonts w:ascii="Times New Roman"/>
          <w:color w:val="000000"/>
          <w:sz w:val="24"/>
        </w:rPr>
        <w:t>이라</w:t>
      </w:r>
      <w:r w:rsidRPr="00404F2D">
        <w:rPr>
          <w:rFonts w:ascii="Times New Roman"/>
          <w:color w:val="000000"/>
          <w:sz w:val="24"/>
        </w:rPr>
        <w:t xml:space="preserve"> </w:t>
      </w:r>
      <w:r w:rsidRPr="00404F2D">
        <w:rPr>
          <w:rFonts w:ascii="Times New Roman"/>
          <w:color w:val="000000"/>
          <w:sz w:val="24"/>
        </w:rPr>
        <w:t>하고</w:t>
      </w:r>
      <w:r w:rsidRPr="00404F2D">
        <w:rPr>
          <w:rFonts w:ascii="Times New Roman"/>
          <w:color w:val="000000"/>
          <w:sz w:val="24"/>
        </w:rPr>
        <w:t xml:space="preserve">, </w:t>
      </w:r>
      <w:r w:rsidRPr="00404F2D">
        <w:rPr>
          <w:rFonts w:ascii="Times New Roman"/>
          <w:color w:val="000000"/>
          <w:sz w:val="24"/>
        </w:rPr>
        <w:t>신탁계약서와</w:t>
      </w:r>
      <w:r w:rsidRPr="00404F2D">
        <w:rPr>
          <w:rFonts w:ascii="Times New Roman" w:eastAsia="바탕체"/>
          <w:color w:val="000000"/>
          <w:sz w:val="24"/>
        </w:rPr>
        <w:t xml:space="preserve"> </w:t>
      </w:r>
      <w:r w:rsidRPr="00404F2D">
        <w:rPr>
          <w:rFonts w:ascii="Times New Roman" w:eastAsia="바탕체"/>
          <w:color w:val="000000"/>
          <w:sz w:val="24"/>
        </w:rPr>
        <w:t>본</w:t>
      </w:r>
      <w:r w:rsidRPr="00404F2D">
        <w:rPr>
          <w:rFonts w:ascii="Times New Roman" w:eastAsia="바탕체"/>
          <w:color w:val="000000"/>
          <w:sz w:val="24"/>
        </w:rPr>
        <w:t xml:space="preserve"> </w:t>
      </w:r>
      <w:r w:rsidRPr="00404F2D">
        <w:rPr>
          <w:rFonts w:ascii="Times New Roman" w:eastAsia="바탕체"/>
          <w:color w:val="000000"/>
          <w:sz w:val="24"/>
        </w:rPr>
        <w:t>특약을</w:t>
      </w:r>
      <w:r w:rsidRPr="00404F2D">
        <w:rPr>
          <w:rFonts w:ascii="Times New Roman" w:eastAsia="바탕체"/>
          <w:color w:val="000000"/>
          <w:sz w:val="24"/>
        </w:rPr>
        <w:t xml:space="preserve"> </w:t>
      </w:r>
      <w:r w:rsidRPr="00404F2D">
        <w:rPr>
          <w:rFonts w:ascii="Times New Roman" w:eastAsia="바탕체"/>
          <w:color w:val="000000"/>
          <w:sz w:val="24"/>
        </w:rPr>
        <w:t>총칭하여</w:t>
      </w:r>
      <w:r w:rsidRPr="00404F2D">
        <w:rPr>
          <w:rFonts w:ascii="Times New Roman" w:eastAsia="바탕체"/>
          <w:color w:val="000000"/>
          <w:sz w:val="24"/>
        </w:rPr>
        <w:t xml:space="preserve"> “</w:t>
      </w:r>
      <w:r w:rsidRPr="00404F2D">
        <w:rPr>
          <w:rFonts w:ascii="Times New Roman" w:eastAsia="바탕체"/>
          <w:color w:val="000000"/>
          <w:sz w:val="24"/>
        </w:rPr>
        <w:t>본</w:t>
      </w:r>
      <w:r w:rsidRPr="00404F2D">
        <w:rPr>
          <w:rFonts w:ascii="Times New Roman" w:eastAsia="바탕체"/>
          <w:color w:val="000000"/>
          <w:sz w:val="24"/>
        </w:rPr>
        <w:t xml:space="preserve"> </w:t>
      </w:r>
      <w:r w:rsidRPr="00404F2D">
        <w:rPr>
          <w:rFonts w:ascii="Times New Roman" w:eastAsia="바탕체"/>
          <w:color w:val="000000"/>
          <w:sz w:val="24"/>
        </w:rPr>
        <w:t>신탁계약</w:t>
      </w:r>
      <w:r w:rsidRPr="00404F2D">
        <w:rPr>
          <w:rFonts w:ascii="Times New Roman" w:eastAsia="바탕체"/>
          <w:color w:val="000000"/>
          <w:sz w:val="24"/>
        </w:rPr>
        <w:t>”</w:t>
      </w:r>
      <w:r w:rsidRPr="00404F2D">
        <w:rPr>
          <w:rFonts w:ascii="Times New Roman" w:eastAsia="바탕체"/>
          <w:color w:val="000000"/>
          <w:sz w:val="24"/>
        </w:rPr>
        <w:t>이라</w:t>
      </w:r>
      <w:r w:rsidRPr="00404F2D">
        <w:rPr>
          <w:rFonts w:ascii="Times New Roman" w:eastAsia="바탕체"/>
          <w:color w:val="000000"/>
          <w:sz w:val="24"/>
        </w:rPr>
        <w:t xml:space="preserve"> </w:t>
      </w:r>
      <w:r w:rsidRPr="00404F2D">
        <w:rPr>
          <w:rFonts w:ascii="Times New Roman" w:eastAsia="바탕체"/>
          <w:color w:val="000000"/>
          <w:sz w:val="24"/>
        </w:rPr>
        <w:t>함</w:t>
      </w:r>
      <w:r w:rsidRPr="00404F2D">
        <w:rPr>
          <w:rFonts w:ascii="Times New Roman" w:eastAsia="바탕체"/>
          <w:color w:val="000000"/>
          <w:sz w:val="24"/>
        </w:rPr>
        <w:t>).</w:t>
      </w:r>
      <w:ins w:id="9201" w:author="코람코 상장리츠팀" w:date="2026-10-13T09:00:00Z">
        <w:r>
          <w:rPr>
            <w:rFonts w:ascii="Times New Roman" w:eastAsia="바탕체"/>
            <w:color w:val="000000"/>
            <w:sz w:val="24"/>
          </w:rPr>
          <w:t xml:space="preserve"> 본 신탁계약에서 쿠팡 주식회사를 “1순위 우선수익자”라 하고, 별첨 1.에 공동 2순위 우선수익자로 기재된 회사들을 총칭하여 “2순위 우선수익자”, 별첨 1.에 공동 3순위 우선수익자로 기재된 회사들을 총칭하여 “3순위 우선수익자”라 하며, 2순위 우선수익자 및 3순위 우선수익자를 총칭하여 “대주 우선수익자들”, 1순위 우선수익자, 2순위 우선수익자 및 3순위 우선수익자를 개별적으로 “우선수익자”, 총칭하여 “우선수익자들”이라 한다.</w:t>
        </w:r>
      </w:ins>
      <w:r/>
      <w:commentRangeEnd w:id="11"/>
      <w:r>
        <w:rPr>
          <w:rStyle w:val="CommentReference"/>
        </w:rPr>
        <w:commentReference w:id="11"/>
      </w:r>
    </w:p>
    <w:p w14:paraId="5927AFD6" w14:textId="77777777" w:rsidR="00930A79" w:rsidRPr="00404F2D" w:rsidRDefault="00930A79" w:rsidP="006A29C3">
      <w:pPr>
        <w:pStyle w:val="TKNormal"/>
        <w:spacing w:line="200" w:lineRule="exact"/>
        <w:rPr>
          <w:rFonts w:ascii="바탕체" w:eastAsia="바탕체" w:hAnsi="바탕체"/>
          <w:color w:val="000000"/>
          <w:sz w:val="24"/>
        </w:rPr>
      </w:pPr>
    </w:p>
    <w:p w14:paraId="629178F6" w14:textId="77777777" w:rsidR="00930A79" w:rsidRPr="00404F2D" w:rsidRDefault="00930A79" w:rsidP="006A29C3">
      <w:pPr>
        <w:pStyle w:val="TKNormal"/>
        <w:spacing w:line="200" w:lineRule="exact"/>
        <w:rPr>
          <w:rFonts w:ascii="바탕체" w:eastAsia="바탕체" w:hAnsi="바탕체"/>
          <w:b/>
          <w:color w:val="000000"/>
          <w:sz w:val="24"/>
        </w:rPr>
      </w:pPr>
      <w:r w:rsidRPr="00404F2D">
        <w:rPr>
          <w:rFonts w:ascii="바탕체" w:eastAsia="바탕체" w:hAnsi="바탕체" w:hint="eastAsia"/>
          <w:b/>
          <w:color w:val="000000"/>
          <w:sz w:val="24"/>
        </w:rPr>
        <w:t>제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1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조【특약의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 xml:space="preserve"> 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목적】</w:t>
      </w:r>
    </w:p>
    <w:p w14:paraId="01DA5581" w14:textId="77777777" w:rsidR="00930A79" w:rsidRPr="00404F2D" w:rsidRDefault="00930A79" w:rsidP="006A29C3">
      <w:pPr>
        <w:pStyle w:val="TKListParagraph"/>
        <w:tabs>
          <w:tab w:val="left" w:pos="400"/>
          <w:tab w:val="left" w:pos="800"/>
          <w:tab w:val="left" w:pos="1600"/>
          <w:tab w:val="left" w:pos="2400"/>
          <w:tab w:val="left" w:pos="3200"/>
        </w:tabs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특약은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신탁계약서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32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조에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따라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내용을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구체화하고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위탁자와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수탁자의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권리의무관계를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명확히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하기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위하여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필요한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사항을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정함을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목적으로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한다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.</w:t>
      </w:r>
    </w:p>
    <w:p>
      <w:pPr>
        <w:pStyle w:val="TKNormal"/>
        <w:spacing w:line="200" w:lineRule="exact"/>
        <w:rPr>
          <w:ins w:id="9202" w:author="코람코 상장리츠팀" w:date="2026-10-13T09:00:00Z"/>
        </w:rPr>
      </w:pPr>
      <w:commentRangeStart w:id="12"/>
      <w:r/>
      <w:ins w:id="9203" w:author="코람코 상장리츠팀" w:date="2026-10-13T09:00:00Z">
        <w:r>
          <w:rPr>
            <w:rFonts w:ascii="바탕체" w:eastAsia="바탕체" w:hAnsi="바탕체" w:hint="eastAsia"/>
            <w:b/>
            <w:color w:val="000000"/>
            <w:sz w:val="24"/>
          </w:rPr>
          <w:t xml:space="preserve">제1조의2【우선수익자의 지위】</w:t>
        </w:r>
      </w:ins>
      <w:r/>
      <w:commentRangeEnd w:id="12"/>
      <w:r>
        <w:rPr>
          <w:rStyle w:val="CommentReference"/>
        </w:rPr>
        <w:commentReference w:id="12"/>
      </w:r>
    </w:p>
    <w:p>
      <w:pPr>
        <w:pStyle w:val="TKListParagraph"/>
        <w:tabs>
          <w:tab w:val="left" w:pos="400"/>
          <w:tab w:val="left" w:pos="800"/>
          <w:tab w:val="left" w:pos="1600"/>
          <w:tab w:val="left" w:pos="2400"/>
          <w:tab w:val="left" w:pos="3200"/>
        </w:tabs>
        <w:snapToGrid w:val="0"/>
        <w:rPr>
          <w:ins w:id="9204" w:author="코람코 상장리츠팀" w:date="2026-10-13T09:00:00Z"/>
        </w:rPr>
      </w:pPr>
      <w:ins w:id="9205" w:author="코람코 상장리츠팀" w:date="2026-10-13T09:00:00Z">
        <w:r>
          <w:rPr>
            <w:rFonts w:ascii="Times New Roman" w:hint="eastAsia"/>
            <w:bCs/>
            <w:color w:val="000000"/>
            <w:kern w:val="0"/>
            <w:sz w:val="24"/>
            <w:shd w:val="clear" w:color="auto" w:fill="FFFFFF"/>
          </w:rPr>
          <w:t xml:space="preserve">① 우선수익자들은 본 신탁계약의 당사자가 아니며, 위탁자의 지정에 따라 별첨 1.에 기재된 순위 및 우선수익한도금액으로 본 신탁계약상 우선수익권을 취득한다. 수탁자는 신탁등기 시 별첨 1.에 따라 우선수익자들을 신탁원부에 기재하고, 본 특약 제4조에 따라 수익권증서를 발급한다.</w:t>
        </w:r>
      </w:ins>
    </w:p>
    <w:p>
      <w:pPr>
        <w:pStyle w:val="TKListParagraph"/>
        <w:tabs>
          <w:tab w:val="left" w:pos="400"/>
          <w:tab w:val="left" w:pos="800"/>
          <w:tab w:val="left" w:pos="1600"/>
          <w:tab w:val="left" w:pos="2400"/>
          <w:tab w:val="left" w:pos="3200"/>
        </w:tabs>
        <w:snapToGrid w:val="0"/>
        <w:rPr>
          <w:ins w:id="9206" w:author="코람코 상장리츠팀" w:date="2026-10-13T09:00:00Z"/>
        </w:rPr>
      </w:pPr>
      <w:ins w:id="9207" w:author="코람코 상장리츠팀" w:date="2026-10-13T09:00:00Z">
        <w:r>
          <w:rPr>
            <w:rFonts w:ascii="Times New Roman" w:hint="eastAsia"/>
            <w:bCs/>
            <w:color w:val="000000"/>
            <w:kern w:val="0"/>
            <w:sz w:val="24"/>
            <w:shd w:val="clear" w:color="auto" w:fill="FFFFFF"/>
          </w:rPr>
          <w:t xml:space="preserve">② 신탁계약서 및 본 특약 중 우선수익자들의 권리에 관한 규정은 우선수익자들을 위하여 그 효력이 있다. 신탁계약서 및 본 특약 중 우선수익자들의 확인, 동의, 승낙 또는 이의 불제기에 관한 규정은 우선수익자가 수익권증서를 수령한 때(대주 우선수익자들의 경우 대출약정서 체결 시를 포함한다) 해당 우선수익자가 이를 승낙한 것으로 본다.</w:t>
        </w:r>
      </w:ins>
    </w:p>
    <w:p>
      <w:pPr>
        <w:pStyle w:val="TKListParagraph"/>
        <w:tabs>
          <w:tab w:val="left" w:pos="400"/>
          <w:tab w:val="left" w:pos="800"/>
          <w:tab w:val="left" w:pos="1600"/>
          <w:tab w:val="left" w:pos="2400"/>
          <w:tab w:val="left" w:pos="3200"/>
        </w:tabs>
        <w:snapToGrid w:val="0"/>
        <w:rPr>
          <w:ins w:id="9208" w:author="코람코 상장리츠팀" w:date="2026-10-13T09:00:00Z"/>
        </w:rPr>
      </w:pPr>
      <w:ins w:id="9209" w:author="코람코 상장리츠팀" w:date="2026-10-13T09:00:00Z">
        <w:r>
          <w:rPr>
            <w:rFonts w:ascii="Times New Roman" w:hint="eastAsia"/>
            <w:bCs/>
            <w:color w:val="000000"/>
            <w:kern w:val="0"/>
            <w:sz w:val="24"/>
            <w:shd w:val="clear" w:color="auto" w:fill="FFFFFF"/>
          </w:rPr>
          <w:t xml:space="preserve">③ 위탁자와 수탁자는 우선수익자들(해당 변경이 특정 우선수익자의 권리에만 영향을 미치는 경우에는 해당 우선수익자)의 사전 서면 동의 없이 신탁계약서 및 본 특약을 변경하거나 해지할 수 없다.</w:t>
        </w:r>
      </w:ins>
    </w:p>
    <w:p w14:paraId="300EEB10" w14:textId="77777777" w:rsidR="00930A79" w:rsidRPr="00404F2D" w:rsidRDefault="00930A79" w:rsidP="006A29C3">
      <w:pPr>
        <w:pStyle w:val="TKNormal"/>
        <w:spacing w:line="200" w:lineRule="exact"/>
        <w:rPr>
          <w:rFonts w:ascii="바탕체" w:eastAsia="바탕체" w:hAnsi="바탕체"/>
          <w:color w:val="000000"/>
          <w:sz w:val="24"/>
        </w:rPr>
      </w:pPr>
    </w:p>
    <w:p w14:paraId="475C9D4E" w14:textId="77777777" w:rsidR="00930A79" w:rsidRPr="00404F2D" w:rsidRDefault="00930A79" w:rsidP="006A29C3">
      <w:pPr>
        <w:pStyle w:val="TKNormal"/>
        <w:spacing w:line="200" w:lineRule="exact"/>
        <w:rPr>
          <w:rFonts w:ascii="바탕체" w:eastAsia="바탕체" w:hAnsi="바탕체"/>
          <w:b/>
          <w:color w:val="000000"/>
          <w:sz w:val="24"/>
        </w:rPr>
      </w:pPr>
      <w:bookmarkStart w:id="4" w:name="[문서의_처음]"/>
      <w:bookmarkEnd w:id="4"/>
      <w:r w:rsidRPr="00404F2D">
        <w:rPr>
          <w:rFonts w:ascii="바탕체" w:eastAsia="바탕체" w:hAnsi="바탕체" w:hint="eastAsia"/>
          <w:b/>
          <w:color w:val="000000"/>
          <w:sz w:val="24"/>
        </w:rPr>
        <w:t>제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2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조【신탁가액】</w:t>
      </w:r>
    </w:p>
    <w:p w14:paraId="470B97AC" w14:textId="77777777" w:rsidR="00930A79" w:rsidRPr="00404F2D" w:rsidRDefault="00930A79" w:rsidP="006A29C3">
      <w:pPr>
        <w:pStyle w:val="TKListParagraph"/>
        <w:tabs>
          <w:tab w:val="left" w:pos="400"/>
          <w:tab w:val="left" w:pos="800"/>
          <w:tab w:val="left" w:pos="1600"/>
          <w:tab w:val="left" w:pos="2400"/>
          <w:tab w:val="left" w:pos="3200"/>
        </w:tabs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신탁계약서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2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조에도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불구하고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한국회계기준원의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기업회계기준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105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호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개정공표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(’10.12.30)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따라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신탁재산의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신탁가액은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인수시점에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위탁자의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장부금액으로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한다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.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단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위탁자의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장부금액을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알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없는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경우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다음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각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호의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순서에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따라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신탁가액을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인식한다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.</w:t>
      </w:r>
    </w:p>
    <w:p w14:paraId="22C66F43" w14:textId="77777777" w:rsidR="00930A79" w:rsidRPr="00404F2D" w:rsidRDefault="00930A79">
      <w:pPr>
        <w:pStyle w:val="TKNormal"/>
        <w:numPr>
          <w:ilvl w:val="0"/>
          <w:numId w:val="4"/>
        </w:numPr>
        <w:spacing w:line="200" w:lineRule="exact"/>
        <w:rPr>
          <w:rFonts w:ascii="바탕체" w:eastAsia="바탕체" w:hAnsi="바탕체"/>
          <w:color w:val="000000"/>
          <w:kern w:val="0"/>
          <w:sz w:val="24"/>
        </w:rPr>
      </w:pPr>
      <w:r w:rsidRPr="00404F2D">
        <w:rPr>
          <w:rFonts w:ascii="바탕체" w:eastAsia="바탕체" w:hAnsi="바탕체" w:hint="eastAsia"/>
          <w:color w:val="000000"/>
          <w:kern w:val="0"/>
          <w:sz w:val="24"/>
        </w:rPr>
        <w:t>위탁자의</w:t>
      </w:r>
      <w:r w:rsidRPr="00404F2D">
        <w:rPr>
          <w:rFonts w:ascii="바탕체" w:eastAsia="바탕체" w:hAnsi="바탕체" w:hint="eastAsia"/>
          <w:color w:val="000000"/>
          <w:kern w:val="0"/>
          <w:sz w:val="24"/>
        </w:rPr>
        <w:t xml:space="preserve"> </w:t>
      </w:r>
      <w:r w:rsidRPr="00404F2D">
        <w:rPr>
          <w:rFonts w:ascii="바탕체" w:eastAsia="바탕체" w:hAnsi="바탕체" w:hint="eastAsia"/>
          <w:color w:val="000000"/>
          <w:kern w:val="0"/>
          <w:sz w:val="24"/>
        </w:rPr>
        <w:t>취득원가</w:t>
      </w:r>
    </w:p>
    <w:p w14:paraId="31A725A6" w14:textId="77777777" w:rsidR="00930A79" w:rsidRPr="00404F2D" w:rsidRDefault="00930A79">
      <w:pPr>
        <w:pStyle w:val="TKNormal"/>
        <w:numPr>
          <w:ilvl w:val="0"/>
          <w:numId w:val="4"/>
        </w:numPr>
        <w:spacing w:line="200" w:lineRule="exact"/>
        <w:rPr>
          <w:rFonts w:ascii="바탕체" w:eastAsia="바탕체" w:hAnsi="바탕체"/>
          <w:color w:val="000000"/>
          <w:kern w:val="0"/>
          <w:sz w:val="24"/>
        </w:rPr>
      </w:pPr>
      <w:r w:rsidRPr="00404F2D">
        <w:rPr>
          <w:rFonts w:ascii="바탕체" w:eastAsia="바탕체" w:hAnsi="바탕체" w:hint="eastAsia"/>
          <w:color w:val="000000"/>
          <w:kern w:val="0"/>
          <w:sz w:val="24"/>
        </w:rPr>
        <w:t>부동산</w:t>
      </w:r>
      <w:r w:rsidRPr="00404F2D">
        <w:rPr>
          <w:rFonts w:ascii="바탕체" w:eastAsia="바탕체" w:hAnsi="바탕체" w:hint="eastAsia"/>
          <w:color w:val="000000"/>
          <w:kern w:val="0"/>
          <w:sz w:val="24"/>
        </w:rPr>
        <w:t xml:space="preserve"> </w:t>
      </w:r>
      <w:r w:rsidRPr="00404F2D">
        <w:rPr>
          <w:rFonts w:ascii="바탕체" w:eastAsia="바탕체" w:hAnsi="바탕체" w:hint="eastAsia"/>
          <w:color w:val="000000"/>
          <w:kern w:val="0"/>
          <w:sz w:val="24"/>
        </w:rPr>
        <w:t>가격공시에</w:t>
      </w:r>
      <w:r w:rsidRPr="00404F2D">
        <w:rPr>
          <w:rFonts w:ascii="바탕체" w:eastAsia="바탕체" w:hAnsi="바탕체" w:hint="eastAsia"/>
          <w:color w:val="000000"/>
          <w:kern w:val="0"/>
          <w:sz w:val="24"/>
        </w:rPr>
        <w:t xml:space="preserve"> </w:t>
      </w:r>
      <w:r w:rsidRPr="00404F2D">
        <w:rPr>
          <w:rFonts w:ascii="바탕체" w:eastAsia="바탕체" w:hAnsi="바탕체" w:hint="eastAsia"/>
          <w:color w:val="000000"/>
          <w:kern w:val="0"/>
          <w:sz w:val="24"/>
        </w:rPr>
        <w:t>관한</w:t>
      </w:r>
      <w:r w:rsidRPr="00404F2D">
        <w:rPr>
          <w:rFonts w:ascii="바탕체" w:eastAsia="바탕체" w:hAnsi="바탕체" w:hint="eastAsia"/>
          <w:color w:val="000000"/>
          <w:kern w:val="0"/>
          <w:sz w:val="24"/>
        </w:rPr>
        <w:t xml:space="preserve"> </w:t>
      </w:r>
      <w:r w:rsidRPr="00404F2D">
        <w:rPr>
          <w:rFonts w:ascii="바탕체" w:eastAsia="바탕체" w:hAnsi="바탕체" w:hint="eastAsia"/>
          <w:color w:val="000000"/>
          <w:kern w:val="0"/>
          <w:sz w:val="24"/>
        </w:rPr>
        <w:t>법률</w:t>
      </w:r>
      <w:r w:rsidRPr="00404F2D">
        <w:rPr>
          <w:rFonts w:ascii="바탕체" w:eastAsia="바탕체" w:hAnsi="바탕체" w:hint="eastAsia"/>
          <w:color w:val="000000"/>
          <w:kern w:val="0"/>
          <w:sz w:val="24"/>
        </w:rPr>
        <w:t xml:space="preserve"> </w:t>
      </w:r>
      <w:r w:rsidRPr="00404F2D">
        <w:rPr>
          <w:rFonts w:ascii="바탕체" w:eastAsia="바탕체" w:hAnsi="바탕체" w:hint="eastAsia"/>
          <w:color w:val="000000"/>
          <w:kern w:val="0"/>
          <w:sz w:val="24"/>
        </w:rPr>
        <w:t>제</w:t>
      </w:r>
      <w:r w:rsidRPr="00404F2D">
        <w:rPr>
          <w:rFonts w:ascii="Times New Roman" w:eastAsia="바탕체"/>
          <w:color w:val="000000"/>
          <w:kern w:val="0"/>
          <w:sz w:val="24"/>
        </w:rPr>
        <w:t>10</w:t>
      </w:r>
      <w:r w:rsidRPr="00404F2D">
        <w:rPr>
          <w:rFonts w:ascii="바탕체" w:eastAsia="바탕체" w:hAnsi="바탕체" w:hint="eastAsia"/>
          <w:color w:val="000000"/>
          <w:kern w:val="0"/>
          <w:sz w:val="24"/>
        </w:rPr>
        <w:t>조에</w:t>
      </w:r>
      <w:r w:rsidRPr="00404F2D">
        <w:rPr>
          <w:rFonts w:ascii="바탕체" w:eastAsia="바탕체" w:hAnsi="바탕체" w:hint="eastAsia"/>
          <w:color w:val="000000"/>
          <w:kern w:val="0"/>
          <w:sz w:val="24"/>
        </w:rPr>
        <w:t xml:space="preserve"> </w:t>
      </w:r>
      <w:r w:rsidRPr="00404F2D">
        <w:rPr>
          <w:rFonts w:ascii="바탕체" w:eastAsia="바탕체" w:hAnsi="바탕체" w:hint="eastAsia"/>
          <w:color w:val="000000"/>
          <w:kern w:val="0"/>
          <w:sz w:val="24"/>
        </w:rPr>
        <w:t>따른</w:t>
      </w:r>
      <w:r w:rsidRPr="00404F2D">
        <w:rPr>
          <w:rFonts w:ascii="바탕체" w:eastAsia="바탕체" w:hAnsi="바탕체" w:hint="eastAsia"/>
          <w:color w:val="000000"/>
          <w:kern w:val="0"/>
          <w:sz w:val="24"/>
        </w:rPr>
        <w:t xml:space="preserve"> </w:t>
      </w:r>
      <w:r w:rsidRPr="00404F2D">
        <w:rPr>
          <w:rFonts w:ascii="바탕체" w:eastAsia="바탕체" w:hAnsi="바탕체" w:hint="eastAsia"/>
          <w:color w:val="000000"/>
          <w:kern w:val="0"/>
          <w:sz w:val="24"/>
        </w:rPr>
        <w:t>개별공시지가</w:t>
      </w:r>
      <w:r w:rsidRPr="00404F2D">
        <w:rPr>
          <w:rFonts w:ascii="바탕체" w:eastAsia="바탕체" w:hAnsi="바탕체" w:hint="eastAsia"/>
          <w:color w:val="000000"/>
          <w:kern w:val="0"/>
          <w:sz w:val="24"/>
        </w:rPr>
        <w:t>(</w:t>
      </w:r>
      <w:r w:rsidRPr="00404F2D">
        <w:rPr>
          <w:rFonts w:ascii="바탕체" w:eastAsia="바탕체" w:hAnsi="바탕체" w:hint="eastAsia"/>
          <w:color w:val="000000"/>
          <w:kern w:val="0"/>
          <w:sz w:val="24"/>
        </w:rPr>
        <w:t>건물의</w:t>
      </w:r>
      <w:r w:rsidRPr="00404F2D">
        <w:rPr>
          <w:rFonts w:ascii="바탕체" w:eastAsia="바탕체" w:hAnsi="바탕체" w:hint="eastAsia"/>
          <w:color w:val="000000"/>
          <w:kern w:val="0"/>
          <w:sz w:val="24"/>
        </w:rPr>
        <w:t xml:space="preserve"> </w:t>
      </w:r>
      <w:r w:rsidRPr="00404F2D">
        <w:rPr>
          <w:rFonts w:ascii="바탕체" w:eastAsia="바탕체" w:hAnsi="바탕체" w:hint="eastAsia"/>
          <w:color w:val="000000"/>
          <w:kern w:val="0"/>
          <w:sz w:val="24"/>
        </w:rPr>
        <w:t>경우</w:t>
      </w:r>
      <w:r w:rsidRPr="00404F2D">
        <w:rPr>
          <w:rFonts w:ascii="바탕체" w:eastAsia="바탕체" w:hAnsi="바탕체" w:hint="eastAsia"/>
          <w:color w:val="000000"/>
          <w:kern w:val="0"/>
          <w:sz w:val="24"/>
        </w:rPr>
        <w:t xml:space="preserve"> </w:t>
      </w:r>
      <w:r w:rsidRPr="00404F2D">
        <w:rPr>
          <w:rFonts w:ascii="바탕체" w:eastAsia="바탕체" w:hAnsi="바탕체" w:hint="eastAsia"/>
          <w:color w:val="000000"/>
          <w:kern w:val="0"/>
          <w:sz w:val="24"/>
        </w:rPr>
        <w:t>지방세법</w:t>
      </w:r>
      <w:r w:rsidRPr="00404F2D">
        <w:rPr>
          <w:rFonts w:ascii="바탕체" w:eastAsia="바탕체" w:hAnsi="바탕체" w:hint="eastAsia"/>
          <w:color w:val="000000"/>
          <w:kern w:val="0"/>
          <w:sz w:val="24"/>
        </w:rPr>
        <w:t xml:space="preserve"> </w:t>
      </w:r>
      <w:r w:rsidRPr="00404F2D">
        <w:rPr>
          <w:rFonts w:ascii="바탕체" w:eastAsia="바탕체" w:hAnsi="바탕체" w:hint="eastAsia"/>
          <w:color w:val="000000"/>
          <w:kern w:val="0"/>
          <w:sz w:val="24"/>
        </w:rPr>
        <w:t>제</w:t>
      </w:r>
      <w:r w:rsidRPr="00404F2D">
        <w:rPr>
          <w:rFonts w:ascii="Times New Roman" w:eastAsia="바탕체"/>
          <w:color w:val="000000"/>
          <w:kern w:val="0"/>
          <w:sz w:val="24"/>
        </w:rPr>
        <w:t>110</w:t>
      </w:r>
      <w:r w:rsidRPr="00404F2D">
        <w:rPr>
          <w:rFonts w:ascii="바탕체" w:eastAsia="바탕체" w:hAnsi="바탕체" w:hint="eastAsia"/>
          <w:color w:val="000000"/>
          <w:kern w:val="0"/>
          <w:sz w:val="24"/>
        </w:rPr>
        <w:t>조에</w:t>
      </w:r>
      <w:r w:rsidRPr="00404F2D">
        <w:rPr>
          <w:rFonts w:ascii="바탕체" w:eastAsia="바탕체" w:hAnsi="바탕체" w:hint="eastAsia"/>
          <w:color w:val="000000"/>
          <w:kern w:val="0"/>
          <w:sz w:val="24"/>
        </w:rPr>
        <w:t xml:space="preserve"> </w:t>
      </w:r>
      <w:r w:rsidRPr="00404F2D">
        <w:rPr>
          <w:rFonts w:ascii="바탕체" w:eastAsia="바탕체" w:hAnsi="바탕체" w:hint="eastAsia"/>
          <w:color w:val="000000"/>
          <w:kern w:val="0"/>
          <w:sz w:val="24"/>
        </w:rPr>
        <w:t>따른</w:t>
      </w:r>
      <w:r w:rsidRPr="00404F2D">
        <w:rPr>
          <w:rFonts w:ascii="바탕체" w:eastAsia="바탕체" w:hAnsi="바탕체" w:hint="eastAsia"/>
          <w:color w:val="000000"/>
          <w:kern w:val="0"/>
          <w:sz w:val="24"/>
        </w:rPr>
        <w:t xml:space="preserve"> </w:t>
      </w:r>
      <w:r w:rsidRPr="00404F2D">
        <w:rPr>
          <w:rFonts w:ascii="바탕체" w:eastAsia="바탕체" w:hAnsi="바탕체" w:hint="eastAsia"/>
          <w:color w:val="000000"/>
          <w:kern w:val="0"/>
          <w:sz w:val="24"/>
        </w:rPr>
        <w:t>시가표준액</w:t>
      </w:r>
      <w:r w:rsidRPr="00404F2D">
        <w:rPr>
          <w:rFonts w:ascii="바탕체" w:eastAsia="바탕체" w:hAnsi="바탕체" w:hint="eastAsia"/>
          <w:color w:val="000000"/>
          <w:kern w:val="0"/>
          <w:sz w:val="24"/>
        </w:rPr>
        <w:t>)</w:t>
      </w:r>
    </w:p>
    <w:p w14:paraId="745C0FA4" w14:textId="77777777" w:rsidR="00930A79" w:rsidRPr="00404F2D" w:rsidRDefault="00930A79">
      <w:pPr>
        <w:pStyle w:val="TKNormal"/>
        <w:numPr>
          <w:ilvl w:val="0"/>
          <w:numId w:val="4"/>
        </w:numPr>
        <w:spacing w:line="200" w:lineRule="exact"/>
        <w:rPr>
          <w:rFonts w:ascii="바탕체" w:eastAsia="바탕체" w:hAnsi="바탕체"/>
          <w:color w:val="000000"/>
          <w:kern w:val="0"/>
          <w:sz w:val="24"/>
        </w:rPr>
      </w:pPr>
      <w:r w:rsidRPr="00404F2D">
        <w:rPr>
          <w:rFonts w:ascii="바탕체" w:eastAsia="바탕체" w:hAnsi="바탕체" w:hint="eastAsia"/>
          <w:color w:val="000000"/>
          <w:kern w:val="0"/>
          <w:sz w:val="24"/>
        </w:rPr>
        <w:t>인수시점의</w:t>
      </w:r>
      <w:r w:rsidRPr="00404F2D">
        <w:rPr>
          <w:rFonts w:ascii="바탕체" w:eastAsia="바탕체" w:hAnsi="바탕체" w:hint="eastAsia"/>
          <w:color w:val="000000"/>
          <w:kern w:val="0"/>
          <w:sz w:val="24"/>
        </w:rPr>
        <w:t xml:space="preserve"> </w:t>
      </w:r>
      <w:r w:rsidRPr="00404F2D">
        <w:rPr>
          <w:rFonts w:ascii="바탕체" w:eastAsia="바탕체" w:hAnsi="바탕체" w:hint="eastAsia"/>
          <w:color w:val="000000"/>
          <w:kern w:val="0"/>
          <w:sz w:val="24"/>
        </w:rPr>
        <w:t>공정가치</w:t>
      </w:r>
    </w:p>
    <w:p w14:paraId="0AD10B94" w14:textId="77777777" w:rsidR="00930A79" w:rsidRPr="00404F2D" w:rsidRDefault="00930A79" w:rsidP="006A29C3">
      <w:pPr>
        <w:pStyle w:val="TKNormal"/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</w:p>
    <w:p w14:paraId="10B5F021" w14:textId="77777777" w:rsidR="00930A79" w:rsidRPr="00404F2D" w:rsidRDefault="00930A79" w:rsidP="006A29C3">
      <w:pPr>
        <w:pStyle w:val="TKNormal"/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b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 w:hint="eastAsia"/>
          <w:b/>
          <w:color w:val="000000"/>
          <w:kern w:val="0"/>
          <w:sz w:val="24"/>
          <w:shd w:val="clear" w:color="auto" w:fill="FFFFFF"/>
        </w:rPr>
        <w:t>3</w:t>
      </w:r>
      <w:r w:rsidRPr="00404F2D">
        <w:rPr>
          <w:rFonts w:ascii="Times New Roman" w:hint="eastAsia"/>
          <w:b/>
          <w:color w:val="000000"/>
          <w:kern w:val="0"/>
          <w:sz w:val="24"/>
          <w:shd w:val="clear" w:color="auto" w:fill="FFFFFF"/>
        </w:rPr>
        <w:t>조【수익권의</w:t>
      </w:r>
      <w:r w:rsidRPr="00404F2D">
        <w:rPr>
          <w:rFonts w:ascii="Times New Roman" w:hint="eastAsia"/>
          <w:b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/>
          <w:color w:val="000000"/>
          <w:kern w:val="0"/>
          <w:sz w:val="24"/>
          <w:shd w:val="clear" w:color="auto" w:fill="FFFFFF"/>
        </w:rPr>
        <w:t>종류】</w:t>
      </w:r>
    </w:p>
    <w:p w14:paraId="2EC9E0C8" w14:textId="77777777" w:rsidR="00930A79" w:rsidRPr="00404F2D" w:rsidRDefault="00930A79">
      <w:pPr>
        <w:pStyle w:val="TKNormal"/>
        <w:numPr>
          <w:ilvl w:val="0"/>
          <w:numId w:val="6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신탁계약에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의한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신탁의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수익권은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우선수익권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수익권으로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구분한다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.</w:t>
      </w:r>
    </w:p>
    <w:p w14:paraId="11C11461" w14:textId="77777777" w:rsidR="00930A79" w:rsidRPr="00404F2D" w:rsidRDefault="00930A79">
      <w:pPr>
        <w:pStyle w:val="TKNormal"/>
        <w:numPr>
          <w:ilvl w:val="0"/>
          <w:numId w:val="6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우선수익권의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내용은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수익의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지급시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회수액의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범위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내에서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신탁계약서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『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별지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4.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여신거래의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내용』에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기재된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여신거래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(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이하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대출약정서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”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라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함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)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따라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위탁자가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우선수익자들에게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변제하여야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하는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대출원리금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등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모든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채무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중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변제되지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아니한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금액을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지급받을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권리로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한다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.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단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,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우선수익권증서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발행금액을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한도로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한다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.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다만</w:t>
      </w:r>
      <w:r w:rsidRPr="00404F2D">
        <w:rPr>
          <w:rFonts w:ascii="Times New Roman" w:hint="eastAsia"/>
          <w:bCs/>
          <w:color w:val="000000"/>
          <w:kern w:val="0"/>
          <w:sz w:val="24"/>
        </w:rPr>
        <w:t>, 1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순위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우선수익자의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우선수익권의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내용은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위탁자가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1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순위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우선수익자에게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반환하여야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하는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2024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년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2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월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5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일자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임대차계약</w:t>
      </w:r>
      <w:r w:rsidRPr="00404F2D">
        <w:rPr>
          <w:rFonts w:ascii="Times New Roman" w:hint="eastAsia"/>
          <w:bCs/>
          <w:color w:val="000000"/>
          <w:kern w:val="0"/>
          <w:sz w:val="24"/>
        </w:rPr>
        <w:t>(</w:t>
      </w:r>
      <w:r w:rsidRPr="00404F2D">
        <w:rPr>
          <w:rFonts w:ascii="Times New Roman" w:hint="eastAsia"/>
          <w:bCs/>
          <w:color w:val="000000"/>
          <w:kern w:val="0"/>
          <w:sz w:val="24"/>
        </w:rPr>
        <w:t>그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변경계약을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포함함</w:t>
      </w:r>
      <w:r w:rsidRPr="00404F2D">
        <w:rPr>
          <w:rFonts w:ascii="Times New Roman" w:hint="eastAsia"/>
          <w:bCs/>
          <w:color w:val="000000"/>
          <w:kern w:val="0"/>
          <w:sz w:val="24"/>
        </w:rPr>
        <w:t>)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상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임대차보증금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중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반환되지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아니한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금액을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금</w:t>
      </w:r>
      <w:r w:rsidRPr="00404F2D">
        <w:rPr>
          <w:rFonts w:ascii="Times New Roman" w:hint="eastAsia"/>
          <w:bCs/>
          <w:color w:val="000000"/>
          <w:kern w:val="0"/>
          <w:sz w:val="24"/>
        </w:rPr>
        <w:t>2,132,586,000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원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한도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내에서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지급받을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권리로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한다</w:t>
      </w:r>
      <w:r w:rsidRPr="00404F2D">
        <w:rPr>
          <w:rFonts w:ascii="Times New Roman" w:hint="eastAsia"/>
          <w:bCs/>
          <w:color w:val="000000"/>
          <w:kern w:val="0"/>
          <w:sz w:val="24"/>
        </w:rPr>
        <w:t>.</w:t>
      </w:r>
    </w:p>
    <w:p w14:paraId="373777CC" w14:textId="77777777" w:rsidR="00930A79" w:rsidRPr="00404F2D" w:rsidRDefault="00930A79">
      <w:pPr>
        <w:pStyle w:val="TKNormal"/>
        <w:numPr>
          <w:ilvl w:val="0"/>
          <w:numId w:val="6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신탁계약서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『</w:t>
      </w:r>
      <w:r w:rsidRPr="00404F2D">
        <w:rPr>
          <w:rFonts w:ascii="Times New Roman"/>
          <w:bCs/>
          <w:kern w:val="0"/>
          <w:sz w:val="24"/>
          <w:shd w:val="clear" w:color="auto" w:fill="FFFFFF"/>
        </w:rPr>
        <w:t>별지</w:t>
      </w:r>
      <w:r w:rsidRPr="00404F2D">
        <w:rPr>
          <w:rFonts w:ascii="Times New Roman"/>
          <w:bCs/>
          <w:kern w:val="0"/>
          <w:sz w:val="24"/>
          <w:shd w:val="clear" w:color="auto" w:fill="FFFFFF"/>
        </w:rPr>
        <w:t xml:space="preserve"> 2. 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신탁계약의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내용』에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기재된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신탁원본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및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신탁이익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수익자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(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이하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kern w:val="0"/>
          <w:sz w:val="24"/>
          <w:shd w:val="clear" w:color="auto" w:fill="FFFFFF"/>
        </w:rPr>
        <w:t>“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수익자</w:t>
      </w:r>
      <w:r w:rsidRPr="00404F2D">
        <w:rPr>
          <w:rFonts w:ascii="Times New Roman"/>
          <w:bCs/>
          <w:kern w:val="0"/>
          <w:sz w:val="24"/>
          <w:shd w:val="clear" w:color="auto" w:fill="FFFFFF"/>
        </w:rPr>
        <w:t>”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라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함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)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수익권의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내용은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수익의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지급시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회수액의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범위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내에서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우선수익자에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대한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수익의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지급이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완료된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이후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남은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금액을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지급받을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권리로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한다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.</w:t>
      </w:r>
    </w:p>
    <w:p w14:paraId="65FBAD8A" w14:textId="77777777" w:rsidR="00930A79" w:rsidRPr="00404F2D" w:rsidRDefault="00930A79">
      <w:pPr>
        <w:pStyle w:val="TKNormal"/>
        <w:numPr>
          <w:ilvl w:val="0"/>
          <w:numId w:val="6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수탁자는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우선수익권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수익권에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대하여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이익의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보전이나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원금의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보전을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하지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아니한다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.</w:t>
      </w:r>
    </w:p>
    <w:p w14:paraId="033D7E93" w14:textId="77777777" w:rsidR="00930A79" w:rsidRPr="00404F2D" w:rsidRDefault="00930A79" w:rsidP="006A29C3">
      <w:pPr>
        <w:pStyle w:val="TKNormal"/>
        <w:spacing w:line="200" w:lineRule="exact"/>
        <w:rPr>
          <w:rFonts w:ascii="Times New Roman" w:eastAsia="바탕체"/>
          <w:bCs/>
          <w:kern w:val="0"/>
          <w:sz w:val="24"/>
        </w:rPr>
      </w:pPr>
    </w:p>
    <w:p w14:paraId="692D6F0B" w14:textId="77777777" w:rsidR="00930A79" w:rsidRPr="00404F2D" w:rsidRDefault="00930A79" w:rsidP="006A29C3">
      <w:pPr>
        <w:pStyle w:val="TKNormal"/>
        <w:spacing w:line="200" w:lineRule="exact"/>
        <w:rPr>
          <w:rFonts w:ascii="바탕체" w:eastAsia="바탕체" w:hAnsi="바탕체"/>
          <w:b/>
          <w:color w:val="000000"/>
          <w:sz w:val="24"/>
        </w:rPr>
      </w:pPr>
      <w:r w:rsidRPr="00404F2D">
        <w:rPr>
          <w:rFonts w:ascii="바탕체" w:eastAsia="바탕체" w:hAnsi="바탕체" w:hint="eastAsia"/>
          <w:b/>
          <w:color w:val="000000"/>
          <w:sz w:val="24"/>
        </w:rPr>
        <w:t>제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4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조【수익권증서】</w:t>
      </w:r>
    </w:p>
    <w:p w14:paraId="0F09E832" w14:textId="77777777" w:rsidR="00930A79" w:rsidRPr="00404F2D" w:rsidRDefault="00930A79">
      <w:pPr>
        <w:pStyle w:val="TKNormal"/>
        <w:numPr>
          <w:ilvl w:val="0"/>
          <w:numId w:val="7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신탁계약서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7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조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제②항에도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불구하고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수탁자는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신탁계약서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『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별지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4.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여신거래의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내용』의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여신금액에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대한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담보한도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설정비율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(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대출약정서상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대출약정금의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120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%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의미함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)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적용한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금액을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우선수익한도금액으로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lastRenderedPageBreak/>
        <w:t>우선수익자들에게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수익권증서를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발행하여야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한다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.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다만</w:t>
      </w:r>
      <w:r w:rsidRPr="00404F2D">
        <w:rPr>
          <w:rFonts w:ascii="Times New Roman" w:hint="eastAsia"/>
          <w:bCs/>
          <w:color w:val="000000"/>
          <w:kern w:val="0"/>
          <w:sz w:val="24"/>
        </w:rPr>
        <w:t>, 1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순위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우선수익자의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우선수익한도금액은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금</w:t>
      </w:r>
      <w:r w:rsidRPr="00404F2D">
        <w:rPr>
          <w:rFonts w:ascii="Times New Roman" w:hint="eastAsia"/>
          <w:bCs/>
          <w:color w:val="000000"/>
          <w:kern w:val="0"/>
          <w:sz w:val="24"/>
        </w:rPr>
        <w:t>2,132,586,000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원으로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한다</w:t>
      </w:r>
      <w:r w:rsidRPr="00404F2D">
        <w:rPr>
          <w:rFonts w:ascii="Times New Roman" w:hint="eastAsia"/>
          <w:bCs/>
          <w:color w:val="000000"/>
          <w:kern w:val="0"/>
          <w:sz w:val="24"/>
        </w:rPr>
        <w:t>.</w:t>
      </w:r>
    </w:p>
    <w:p w14:paraId="0A1D7F90" w14:textId="77777777" w:rsidR="00930A79" w:rsidRPr="00404F2D" w:rsidRDefault="00930A79">
      <w:pPr>
        <w:pStyle w:val="TKNormal"/>
        <w:numPr>
          <w:ilvl w:val="0"/>
          <w:numId w:val="7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신탁계약에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따라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발행되는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수익권증서는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우선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수익자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들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대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한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우선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수익권의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증거로서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발행되며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어떠한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경우에도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유통을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전제로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하는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증권의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형태로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발행될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수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없다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.</w:t>
      </w:r>
    </w:p>
    <w:p w14:paraId="28B37009" w14:textId="77777777" w:rsidR="00930A79" w:rsidRPr="00404F2D" w:rsidRDefault="00930A79">
      <w:pPr>
        <w:pStyle w:val="TKNormal"/>
        <w:numPr>
          <w:ilvl w:val="0"/>
          <w:numId w:val="7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수익자는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수탁자의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사전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서면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동의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없이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신탁계약의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수익권을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3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자에게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양도하거나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담보로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제공할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없다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.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</w:p>
    <w:p w14:paraId="06DDD001" w14:textId="77777777" w:rsidR="00930A79" w:rsidRPr="00404F2D" w:rsidRDefault="00930A79" w:rsidP="006A29C3">
      <w:pPr>
        <w:pStyle w:val="TKNormal"/>
        <w:spacing w:line="200" w:lineRule="exact"/>
        <w:rPr>
          <w:rFonts w:ascii="바탕체" w:eastAsia="바탕체" w:hAnsi="바탕체"/>
          <w:color w:val="000000"/>
          <w:sz w:val="24"/>
        </w:rPr>
      </w:pPr>
    </w:p>
    <w:p w14:paraId="06817BD3" w14:textId="77777777" w:rsidR="00930A79" w:rsidRPr="00404F2D" w:rsidRDefault="00930A79" w:rsidP="006A29C3">
      <w:pPr>
        <w:pStyle w:val="TKNormal"/>
        <w:spacing w:line="200" w:lineRule="exact"/>
        <w:rPr>
          <w:rFonts w:ascii="바탕체" w:eastAsia="바탕체" w:hAnsi="바탕체"/>
          <w:b/>
          <w:color w:val="000000"/>
          <w:sz w:val="24"/>
        </w:rPr>
      </w:pPr>
      <w:r w:rsidRPr="00404F2D">
        <w:rPr>
          <w:rFonts w:ascii="바탕체" w:eastAsia="바탕체" w:hAnsi="바탕체" w:hint="eastAsia"/>
          <w:b/>
          <w:color w:val="000000"/>
          <w:sz w:val="24"/>
        </w:rPr>
        <w:t>제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5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조【수익자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 xml:space="preserve"> 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및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 xml:space="preserve"> 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우선수익자에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 xml:space="preserve"> 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관한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 xml:space="preserve"> 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사항】</w:t>
      </w:r>
    </w:p>
    <w:p w14:paraId="30780FBE" w14:textId="77777777" w:rsidR="00930A79" w:rsidRPr="00404F2D" w:rsidRDefault="00930A79">
      <w:pPr>
        <w:pStyle w:val="TKNormal"/>
        <w:numPr>
          <w:ilvl w:val="0"/>
          <w:numId w:val="8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위탁자는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우선수익자의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추가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지정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또는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변경으로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인하여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어느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우선수익자의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수익권증서상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우선수익한도금액이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변경될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우려가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있는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경우에는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해당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우선수익자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(</w:t>
      </w:r>
      <w:r w:rsidRPr="00404F2D">
        <w:rPr>
          <w:rFonts w:ascii="Times New Roman" w:hint="eastAsia"/>
          <w:color w:val="000000"/>
          <w:kern w:val="0"/>
          <w:sz w:val="24"/>
        </w:rPr>
        <w:t>선순위</w:t>
      </w:r>
      <w:r w:rsidRPr="00404F2D">
        <w:rPr>
          <w:rFonts w:ascii="Times New Roman" w:hint="eastAsia"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</w:rPr>
        <w:t>우선수익자가</w:t>
      </w:r>
      <w:r w:rsidRPr="00404F2D">
        <w:rPr>
          <w:rFonts w:ascii="Times New Roman" w:hint="eastAsia"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</w:rPr>
        <w:t>추가</w:t>
      </w:r>
      <w:r w:rsidRPr="00404F2D">
        <w:rPr>
          <w:rFonts w:ascii="Times New Roman" w:hint="eastAsia"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</w:rPr>
        <w:t>지정</w:t>
      </w:r>
      <w:r w:rsidRPr="00404F2D">
        <w:rPr>
          <w:rFonts w:ascii="Times New Roman" w:hint="eastAsia"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</w:rPr>
        <w:t>또는</w:t>
      </w:r>
      <w:r w:rsidRPr="00404F2D">
        <w:rPr>
          <w:rFonts w:ascii="Times New Roman" w:hint="eastAsia"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</w:rPr>
        <w:t>변경되는</w:t>
      </w:r>
      <w:r w:rsidRPr="00404F2D">
        <w:rPr>
          <w:rFonts w:ascii="Times New Roman" w:hint="eastAsia"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</w:rPr>
        <w:t>경우의</w:t>
      </w:r>
      <w:r w:rsidRPr="00404F2D">
        <w:rPr>
          <w:rFonts w:ascii="Times New Roman" w:hint="eastAsia"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</w:rPr>
        <w:t>후순위</w:t>
      </w:r>
      <w:r w:rsidRPr="00404F2D">
        <w:rPr>
          <w:rFonts w:ascii="Times New Roman" w:hint="eastAsia"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</w:rPr>
        <w:t>우선수익자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포함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)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의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사전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서면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동의를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받아야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한다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.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이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경우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수탁자는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위탁자의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서면요청에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따라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추가로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지정되거나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변경된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우선수익자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및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우선수익한도금액이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변경된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기존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우선수익자에게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수익권증서를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새롭게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발행하여야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하며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위탁자와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우선수익자들은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신탁원부의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변경을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위하여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필요한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절차에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협력하기로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한다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.</w:t>
      </w:r>
    </w:p>
    <w:p w14:paraId="0900A772" w14:textId="77777777" w:rsidR="00930A79" w:rsidRPr="00404F2D" w:rsidRDefault="00930A79">
      <w:pPr>
        <w:pStyle w:val="TKNormal"/>
        <w:numPr>
          <w:ilvl w:val="0"/>
          <w:numId w:val="8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특약</w:t>
      </w:r>
      <w:r w:rsidRPr="00404F2D">
        <w:rPr>
          <w:rFonts w:hAnsi="바탕" w:hint="eastAsia"/>
          <w:i/>
          <w:color w:val="000000"/>
          <w:sz w:val="24"/>
        </w:rPr>
        <w:t xml:space="preserve"> </w:t>
      </w:r>
      <w:r w:rsidRPr="00404F2D">
        <w:rPr>
          <w:rFonts w:hAnsi="바탕" w:hint="eastAsia"/>
          <w:color w:val="000000"/>
          <w:sz w:val="24"/>
        </w:rPr>
        <w:t>제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12</w:t>
      </w:r>
      <w:r w:rsidRPr="00404F2D">
        <w:rPr>
          <w:rFonts w:ascii="Times New Roman"/>
          <w:color w:val="000000"/>
          <w:sz w:val="24"/>
        </w:rPr>
        <w:t>조</w:t>
      </w:r>
      <w:r w:rsidRPr="00404F2D">
        <w:rPr>
          <w:rFonts w:hAnsi="바탕" w:hint="eastAsia"/>
          <w:color w:val="000000"/>
          <w:sz w:val="24"/>
        </w:rPr>
        <w:t xml:space="preserve"> </w:t>
      </w:r>
      <w:r w:rsidRPr="00404F2D">
        <w:rPr>
          <w:rFonts w:hAnsi="바탕" w:hint="eastAsia"/>
          <w:color w:val="000000"/>
          <w:sz w:val="24"/>
        </w:rPr>
        <w:t>제</w:t>
      </w:r>
      <w:r w:rsidRPr="00404F2D">
        <w:rPr>
          <w:rFonts w:hAnsi="바탕"/>
          <w:color w:val="000000"/>
          <w:sz w:val="24"/>
        </w:rPr>
        <w:t>①</w:t>
      </w:r>
      <w:r w:rsidRPr="00404F2D">
        <w:rPr>
          <w:rFonts w:hAnsi="바탕" w:hint="eastAsia"/>
          <w:sz w:val="24"/>
        </w:rPr>
        <w:t>항</w:t>
      </w:r>
      <w:r w:rsidRPr="00404F2D">
        <w:rPr>
          <w:rFonts w:ascii="Times New Roman" w:hint="eastAsia"/>
          <w:bCs/>
          <w:sz w:val="24"/>
        </w:rPr>
        <w:t xml:space="preserve"> </w:t>
      </w:r>
      <w:r w:rsidRPr="00404F2D">
        <w:rPr>
          <w:rFonts w:ascii="Times New Roman" w:hint="eastAsia"/>
          <w:bCs/>
          <w:sz w:val="24"/>
        </w:rPr>
        <w:t>각</w:t>
      </w:r>
      <w:r w:rsidRPr="00404F2D">
        <w:rPr>
          <w:rFonts w:ascii="Times New Roman" w:hint="eastAsia"/>
          <w:bCs/>
          <w:sz w:val="24"/>
        </w:rPr>
        <w:t xml:space="preserve"> </w:t>
      </w:r>
      <w:r w:rsidRPr="00404F2D">
        <w:rPr>
          <w:rFonts w:ascii="Times New Roman" w:hint="eastAsia"/>
          <w:bCs/>
          <w:sz w:val="24"/>
        </w:rPr>
        <w:t>호의</w:t>
      </w:r>
      <w:r w:rsidRPr="00404F2D">
        <w:rPr>
          <w:rFonts w:ascii="Times New Roman" w:hint="eastAsia"/>
          <w:bCs/>
          <w:sz w:val="24"/>
        </w:rPr>
        <w:t xml:space="preserve"> </w:t>
      </w:r>
      <w:r w:rsidRPr="00404F2D">
        <w:rPr>
          <w:rFonts w:ascii="Times New Roman"/>
          <w:kern w:val="0"/>
          <w:sz w:val="24"/>
          <w:shd w:val="clear" w:color="auto" w:fill="FFFFFF"/>
        </w:rPr>
        <w:t>사유가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발생하는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경우에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한하여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</w:rPr>
        <w:t>대주</w:t>
      </w:r>
      <w:r w:rsidRPr="00404F2D">
        <w:rPr>
          <w:rFonts w:ascii="Times New Roman"/>
          <w:color w:val="000000"/>
          <w:kern w:val="0"/>
          <w:sz w:val="24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우선수익자들은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대출약정서에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따라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수탁자에게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신탁계약서『별지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1.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신탁부동산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목록』에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기재된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신탁부동산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(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이하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“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신탁부동산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”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이라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함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)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의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처분을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요청할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수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있다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(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이하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“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처분요청권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”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이라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함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).</w:t>
      </w:r>
    </w:p>
    <w:p w14:paraId="79247576" w14:textId="77777777" w:rsidR="00930A79" w:rsidRPr="00404F2D" w:rsidRDefault="00930A79">
      <w:pPr>
        <w:pStyle w:val="TKNormal"/>
        <w:numPr>
          <w:ilvl w:val="0"/>
          <w:numId w:val="8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특약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12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조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①항에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따른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처분사유로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인하여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수탁자가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신탁부동산을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처분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(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이하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처분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”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이라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함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)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함에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따라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처분대금을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우선수익자들에게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정산하는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경우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/>
          <w:bCs/>
          <w:color w:val="000000"/>
          <w:kern w:val="0"/>
          <w:sz w:val="24"/>
        </w:rPr>
        <w:t>1</w:t>
      </w:r>
      <w:r w:rsidRPr="00404F2D">
        <w:rPr>
          <w:rFonts w:ascii="Times New Roman"/>
          <w:bCs/>
          <w:color w:val="000000"/>
          <w:kern w:val="0"/>
          <w:sz w:val="24"/>
        </w:rPr>
        <w:t>순위</w:t>
      </w:r>
      <w:r w:rsidRPr="00404F2D">
        <w:rPr>
          <w:rFonts w:ascii="Times New Roman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</w:rPr>
        <w:t>우선수익자</w:t>
      </w:r>
      <w:r w:rsidRPr="00404F2D">
        <w:rPr>
          <w:rFonts w:ascii="Times New Roman"/>
          <w:bCs/>
          <w:color w:val="000000"/>
          <w:kern w:val="0"/>
          <w:sz w:val="24"/>
        </w:rPr>
        <w:t>, 2</w:t>
      </w:r>
      <w:r w:rsidRPr="00404F2D">
        <w:rPr>
          <w:rFonts w:ascii="Times New Roman"/>
          <w:bCs/>
          <w:color w:val="000000"/>
          <w:kern w:val="0"/>
          <w:sz w:val="24"/>
        </w:rPr>
        <w:t>순위</w:t>
      </w:r>
      <w:r w:rsidRPr="00404F2D">
        <w:rPr>
          <w:rFonts w:ascii="Times New Roman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</w:rPr>
        <w:t>우선수익자</w:t>
      </w:r>
      <w:r w:rsidRPr="00404F2D">
        <w:rPr>
          <w:rFonts w:ascii="Times New Roman"/>
          <w:bCs/>
          <w:color w:val="000000"/>
          <w:kern w:val="0"/>
          <w:sz w:val="24"/>
        </w:rPr>
        <w:t>, 3</w:t>
      </w:r>
      <w:r w:rsidRPr="00404F2D">
        <w:rPr>
          <w:rFonts w:ascii="Times New Roman"/>
          <w:bCs/>
          <w:color w:val="000000"/>
          <w:kern w:val="0"/>
          <w:sz w:val="24"/>
        </w:rPr>
        <w:t>순위</w:t>
      </w:r>
      <w:r w:rsidRPr="00404F2D">
        <w:rPr>
          <w:rFonts w:ascii="Times New Roman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</w:rPr>
        <w:t>우선수익자의</w:t>
      </w:r>
      <w:r w:rsidRPr="00404F2D">
        <w:rPr>
          <w:rFonts w:ascii="Times New Roman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</w:rPr>
        <w:t>순서로</w:t>
      </w:r>
      <w:r w:rsidRPr="00404F2D">
        <w:rPr>
          <w:rFonts w:ascii="Times New Roman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</w:rPr>
        <w:t>순차</w:t>
      </w:r>
      <w:r w:rsidRPr="00404F2D">
        <w:rPr>
          <w:rFonts w:ascii="Times New Roman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</w:rPr>
        <w:t>배분하되</w:t>
      </w:r>
      <w:r w:rsidRPr="00404F2D">
        <w:rPr>
          <w:rFonts w:ascii="Times New Roman"/>
          <w:bCs/>
          <w:color w:val="000000"/>
          <w:kern w:val="0"/>
          <w:sz w:val="24"/>
        </w:rPr>
        <w:t xml:space="preserve">, </w:t>
      </w:r>
      <w:r w:rsidRPr="00404F2D">
        <w:rPr>
          <w:rFonts w:ascii="Times New Roman"/>
          <w:bCs/>
          <w:color w:val="000000"/>
          <w:kern w:val="0"/>
          <w:sz w:val="24"/>
        </w:rPr>
        <w:t>같은</w:t>
      </w:r>
      <w:r w:rsidRPr="00404F2D">
        <w:rPr>
          <w:rFonts w:ascii="Times New Roman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</w:rPr>
        <w:t>순위의</w:t>
      </w:r>
      <w:r w:rsidRPr="00404F2D">
        <w:rPr>
          <w:rFonts w:ascii="Times New Roman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</w:rPr>
        <w:t>우선수익자</w:t>
      </w:r>
      <w:r w:rsidRPr="00404F2D">
        <w:rPr>
          <w:rFonts w:ascii="Times New Roman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</w:rPr>
        <w:t>사이에서는</w:t>
      </w:r>
      <w:r w:rsidRPr="00404F2D">
        <w:rPr>
          <w:rFonts w:ascii="Times New Roman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</w:rPr>
        <w:t>정산시점의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『별지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4.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여신거래의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내용』에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기재된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대출원금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잔액을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기준으로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안분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배분하기로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한다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.</w:t>
      </w:r>
    </w:p>
    <w:p w14:paraId="06BB20CA" w14:textId="77777777" w:rsidR="00930A79" w:rsidRPr="00404F2D" w:rsidRDefault="00930A79">
      <w:pPr>
        <w:pStyle w:val="TKNormal"/>
        <w:numPr>
          <w:ilvl w:val="0"/>
          <w:numId w:val="8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조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hAnsi="바탕" w:hint="eastAsia"/>
          <w:bCs/>
          <w:color w:val="000000"/>
          <w:kern w:val="0"/>
          <w:sz w:val="24"/>
          <w:shd w:val="clear" w:color="auto" w:fill="FFFFFF"/>
        </w:rPr>
        <w:t>②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항에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따른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처분요청권을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포함하여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,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신탁계약서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및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특약상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대주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우선수익자들의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의사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결정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결의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또는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판단이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필요한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경우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신탁계약에서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달리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명시되지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않는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대출약정서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</w:rPr>
        <w:t>제</w:t>
      </w:r>
      <w:r w:rsidRPr="00404F2D">
        <w:rPr>
          <w:rFonts w:ascii="Times New Roman" w:hint="eastAsia"/>
          <w:color w:val="000000"/>
          <w:kern w:val="0"/>
          <w:sz w:val="24"/>
        </w:rPr>
        <w:t>13</w:t>
      </w:r>
      <w:r w:rsidRPr="00404F2D">
        <w:rPr>
          <w:rFonts w:ascii="Times New Roman" w:hint="eastAsia"/>
          <w:color w:val="000000"/>
          <w:kern w:val="0"/>
          <w:sz w:val="24"/>
        </w:rPr>
        <w:t>조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따라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대주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우선수익자들로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구성된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대주단회의를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통해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정하기로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한다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.</w:t>
      </w:r>
    </w:p>
    <w:p w14:paraId="53E58EAB" w14:textId="77777777" w:rsidR="00DE42D9" w:rsidRPr="00404F2D" w:rsidRDefault="00930A79">
      <w:pPr>
        <w:pStyle w:val="TKNormal"/>
        <w:numPr>
          <w:ilvl w:val="0"/>
          <w:numId w:val="8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bCs/>
          <w:color w:val="000000"/>
          <w:kern w:val="0"/>
          <w:sz w:val="24"/>
        </w:rPr>
        <w:t>1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순위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우선수익자는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본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신탁계약에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따른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처분대금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등의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정산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시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본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조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제③항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및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본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특약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제</w:t>
      </w:r>
      <w:r w:rsidRPr="00404F2D">
        <w:rPr>
          <w:rFonts w:ascii="Times New Roman" w:hint="eastAsia"/>
          <w:bCs/>
          <w:color w:val="000000"/>
          <w:kern w:val="0"/>
          <w:sz w:val="24"/>
        </w:rPr>
        <w:t>12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조의</w:t>
      </w:r>
      <w:r w:rsidRPr="00404F2D">
        <w:rPr>
          <w:rFonts w:ascii="Times New Roman" w:hint="eastAsia"/>
          <w:bCs/>
          <w:color w:val="000000"/>
          <w:kern w:val="0"/>
          <w:sz w:val="24"/>
        </w:rPr>
        <w:t>3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에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따라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우선하여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지급받을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권리만을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가지며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신탁계약서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및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본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특약상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우선수익자들의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처분요청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처분방법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등의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협의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동의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결의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기타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의사결정</w:t>
      </w:r>
      <w:r w:rsidRPr="00404F2D">
        <w:rPr>
          <w:rFonts w:ascii="Times New Roman" w:hint="eastAsia"/>
          <w:bCs/>
          <w:color w:val="000000"/>
          <w:kern w:val="0"/>
          <w:sz w:val="24"/>
        </w:rPr>
        <w:t>(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본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특약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제</w:t>
      </w:r>
      <w:r w:rsidRPr="00404F2D">
        <w:rPr>
          <w:rFonts w:ascii="Times New Roman" w:hint="eastAsia"/>
          <w:bCs/>
          <w:color w:val="000000"/>
          <w:kern w:val="0"/>
          <w:sz w:val="24"/>
        </w:rPr>
        <w:t>12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조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제</w:t>
      </w:r>
      <w:r w:rsidRPr="00404F2D">
        <w:rPr>
          <w:rFonts w:ascii="Times New Roman" w:hint="eastAsia"/>
          <w:bCs/>
          <w:color w:val="000000"/>
          <w:kern w:val="0"/>
          <w:sz w:val="24"/>
        </w:rPr>
        <w:t>12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조의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2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및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제</w:t>
      </w:r>
      <w:r w:rsidRPr="00404F2D">
        <w:rPr>
          <w:rFonts w:ascii="Times New Roman" w:hint="eastAsia"/>
          <w:bCs/>
          <w:color w:val="000000"/>
          <w:kern w:val="0"/>
          <w:sz w:val="24"/>
        </w:rPr>
        <w:t>13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조를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포함하되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이에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한하지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아니함</w:t>
      </w:r>
      <w:r w:rsidRPr="00404F2D">
        <w:rPr>
          <w:rFonts w:ascii="Times New Roman" w:hint="eastAsia"/>
          <w:bCs/>
          <w:color w:val="000000"/>
          <w:kern w:val="0"/>
          <w:sz w:val="24"/>
        </w:rPr>
        <w:t>)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에는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참여하지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아니한다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.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다만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본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특약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제</w:t>
      </w:r>
      <w:r w:rsidRPr="00404F2D">
        <w:rPr>
          <w:rFonts w:ascii="Times New Roman" w:hint="eastAsia"/>
          <w:bCs/>
          <w:color w:val="000000"/>
          <w:kern w:val="0"/>
          <w:sz w:val="24"/>
        </w:rPr>
        <w:t>11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조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제①항에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따른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해지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및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1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순위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우선수익자의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우선수익한도금액을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감액하는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변경은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1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순위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우선수익자의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사전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서면동의를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받아야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한다</w:t>
      </w:r>
      <w:r w:rsidRPr="00404F2D">
        <w:rPr>
          <w:rFonts w:ascii="Times New Roman" w:hint="eastAsia"/>
          <w:bCs/>
          <w:color w:val="000000"/>
          <w:kern w:val="0"/>
          <w:sz w:val="24"/>
        </w:rPr>
        <w:t>.</w:t>
      </w:r>
    </w:p>
    <w:p w14:paraId="289F132F" w14:textId="77777777" w:rsidR="00DE42D9" w:rsidRPr="00404F2D" w:rsidRDefault="00930A79">
      <w:pPr>
        <w:pStyle w:val="TKNormal"/>
        <w:numPr>
          <w:ilvl w:val="0"/>
          <w:numId w:val="8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bCs/>
          <w:color w:val="000000"/>
          <w:kern w:val="0"/>
          <w:sz w:val="24"/>
        </w:rPr>
        <w:t>신탁계약서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제</w:t>
      </w:r>
      <w:r w:rsidRPr="00404F2D">
        <w:rPr>
          <w:rFonts w:ascii="Times New Roman" w:hint="eastAsia"/>
          <w:bCs/>
          <w:color w:val="000000"/>
          <w:kern w:val="0"/>
          <w:sz w:val="24"/>
        </w:rPr>
        <w:t>7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조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제④항에도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불구하고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대출약정서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제</w:t>
      </w:r>
      <w:r w:rsidRPr="00404F2D">
        <w:rPr>
          <w:rFonts w:ascii="Times New Roman" w:hint="eastAsia"/>
          <w:bCs/>
          <w:color w:val="000000"/>
          <w:kern w:val="0"/>
          <w:sz w:val="24"/>
        </w:rPr>
        <w:t>11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조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제</w:t>
      </w:r>
      <w:r w:rsidRPr="00404F2D">
        <w:rPr>
          <w:rFonts w:ascii="Times New Roman" w:hint="eastAsia"/>
          <w:bCs/>
          <w:color w:val="000000"/>
          <w:kern w:val="0"/>
          <w:sz w:val="24"/>
        </w:rPr>
        <w:t>18</w:t>
      </w:r>
      <w:r w:rsidRPr="00404F2D">
        <w:rPr>
          <w:rFonts w:ascii="Times New Roman" w:hint="eastAsia"/>
          <w:bCs/>
          <w:color w:val="000000"/>
          <w:kern w:val="0"/>
          <w:sz w:val="24"/>
        </w:rPr>
        <w:t>항에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따른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리파이낸싱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또는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대출약정서에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따른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대출채권의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양도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등으로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2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순위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우선수익자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또는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3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순위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우선수익자를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변경하는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경우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위탁자는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본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신탁계약을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해지하지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아니하고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해당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순위의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우선수익자를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변경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지정할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수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있으며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</w:rPr>
        <w:lastRenderedPageBreak/>
        <w:t>수탁자는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위탁자의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요청에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따라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변경된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우선수익자에게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수익권증서를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발행하여야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한다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.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이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경우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1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순위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우선수익자의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동의는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요하지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아니한다</w:t>
      </w:r>
      <w:r w:rsidRPr="00404F2D">
        <w:rPr>
          <w:rFonts w:ascii="Times New Roman" w:hint="eastAsia"/>
          <w:bCs/>
          <w:color w:val="000000"/>
          <w:kern w:val="0"/>
          <w:sz w:val="24"/>
        </w:rPr>
        <w:t>.</w:t>
      </w:r>
    </w:p>
    <w:p w14:paraId="79AFBC7A" w14:textId="77777777" w:rsidR="00930A79" w:rsidRPr="00404F2D" w:rsidRDefault="00930A79" w:rsidP="006A29C3">
      <w:pPr>
        <w:pStyle w:val="TKNormal"/>
        <w:spacing w:line="200" w:lineRule="exact"/>
        <w:rPr>
          <w:rFonts w:ascii="Times New Roman" w:eastAsia="바탕체"/>
          <w:bCs/>
          <w:kern w:val="0"/>
          <w:sz w:val="24"/>
        </w:rPr>
      </w:pPr>
    </w:p>
    <w:p w14:paraId="65DE7C52" w14:textId="77777777" w:rsidR="00930A79" w:rsidRPr="00404F2D" w:rsidRDefault="00930A79" w:rsidP="006A29C3">
      <w:pPr>
        <w:pStyle w:val="TKNormal"/>
        <w:spacing w:line="200" w:lineRule="exact"/>
        <w:rPr>
          <w:rFonts w:ascii="바탕체" w:eastAsia="바탕체" w:hAnsi="바탕체"/>
          <w:b/>
          <w:color w:val="000000"/>
          <w:sz w:val="24"/>
        </w:rPr>
      </w:pPr>
      <w:r w:rsidRPr="00404F2D">
        <w:rPr>
          <w:rFonts w:ascii="바탕체" w:eastAsia="바탕체" w:hAnsi="바탕체"/>
          <w:b/>
          <w:color w:val="000000"/>
          <w:sz w:val="24"/>
        </w:rPr>
        <w:t>제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6</w:t>
      </w:r>
      <w:r w:rsidRPr="00404F2D">
        <w:rPr>
          <w:rFonts w:ascii="바탕체" w:eastAsia="바탕체" w:hAnsi="바탕체"/>
          <w:b/>
          <w:color w:val="000000"/>
          <w:sz w:val="24"/>
        </w:rPr>
        <w:t>조</w:t>
      </w:r>
      <w:r w:rsidRPr="00404F2D">
        <w:rPr>
          <w:rFonts w:ascii="바탕체" w:eastAsia="바탕체" w:hAnsi="바탕체"/>
          <w:b/>
          <w:color w:val="000000"/>
          <w:sz w:val="24"/>
        </w:rPr>
        <w:t xml:space="preserve"> 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【신탁부동산의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 xml:space="preserve"> 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변경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 xml:space="preserve"> 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등】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 xml:space="preserve"> </w:t>
      </w:r>
    </w:p>
    <w:p w14:paraId="23543420" w14:textId="77777777" w:rsidR="00930A79" w:rsidRPr="00404F2D" w:rsidRDefault="00930A79">
      <w:pPr>
        <w:pStyle w:val="TKNormal"/>
        <w:numPr>
          <w:ilvl w:val="0"/>
          <w:numId w:val="23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신탁계약서에도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불구하고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위탁자는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자산보관위탁계약에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따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라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수탁자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또는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우선수익자들의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동의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또는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사전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승낙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없이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다음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각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호의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1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에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해당하는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행위를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할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수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있다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.</w:t>
      </w:r>
    </w:p>
    <w:p w14:paraId="70607D66" w14:textId="77777777" w:rsidR="00930A79" w:rsidRPr="00404F2D" w:rsidRDefault="00930A79">
      <w:pPr>
        <w:pStyle w:val="TKNormal"/>
        <w:numPr>
          <w:ilvl w:val="0"/>
          <w:numId w:val="5"/>
        </w:numPr>
        <w:spacing w:line="200" w:lineRule="exact"/>
        <w:rPr>
          <w:rFonts w:ascii="바탕체" w:eastAsia="바탕체" w:hAnsi="바탕체"/>
          <w:sz w:val="24"/>
        </w:rPr>
      </w:pPr>
      <w:r w:rsidRPr="00404F2D">
        <w:rPr>
          <w:rFonts w:ascii="바탕체" w:eastAsia="바탕체" w:hAnsi="바탕체" w:hint="eastAsia"/>
          <w:sz w:val="24"/>
        </w:rPr>
        <w:t>신탁부동산과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관련하여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건축허가</w:t>
      </w:r>
      <w:r w:rsidRPr="00404F2D">
        <w:rPr>
          <w:rFonts w:ascii="바탕체" w:eastAsia="바탕체" w:hAnsi="바탕체" w:hint="eastAsia"/>
          <w:sz w:val="24"/>
        </w:rPr>
        <w:t xml:space="preserve">, </w:t>
      </w:r>
      <w:r w:rsidRPr="00404F2D">
        <w:rPr>
          <w:rFonts w:ascii="바탕체" w:eastAsia="바탕체" w:hAnsi="바탕체" w:hint="eastAsia"/>
          <w:sz w:val="24"/>
        </w:rPr>
        <w:t>기타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인허가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등을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받고자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하는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경우</w:t>
      </w:r>
    </w:p>
    <w:p w14:paraId="40B7A0B9" w14:textId="77777777" w:rsidR="00930A79" w:rsidRPr="00404F2D" w:rsidRDefault="00930A79">
      <w:pPr>
        <w:pStyle w:val="TKNormal"/>
        <w:numPr>
          <w:ilvl w:val="0"/>
          <w:numId w:val="5"/>
        </w:numPr>
        <w:spacing w:line="200" w:lineRule="exact"/>
        <w:rPr>
          <w:rFonts w:ascii="바탕체" w:eastAsia="바탕체" w:hAnsi="바탕체"/>
          <w:sz w:val="24"/>
        </w:rPr>
      </w:pPr>
      <w:r w:rsidRPr="00404F2D">
        <w:rPr>
          <w:rFonts w:ascii="바탕체" w:eastAsia="바탕체" w:hAnsi="바탕체" w:hint="eastAsia"/>
          <w:sz w:val="24"/>
        </w:rPr>
        <w:t>위탁자와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수탁자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간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체결된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자산보관위탁계약에서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정한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업무를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처리하는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경우</w:t>
      </w:r>
    </w:p>
    <w:p w14:paraId="5F9DBDFC" w14:textId="77777777" w:rsidR="00930A79" w:rsidRPr="00404F2D" w:rsidRDefault="00930A79">
      <w:pPr>
        <w:pStyle w:val="TKNormal"/>
        <w:numPr>
          <w:ilvl w:val="0"/>
          <w:numId w:val="23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위탁자가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자산보관위탁계약에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따른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권리나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권한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(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토지사용승낙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용도변경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기타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신탁재산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관련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인허가에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관한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동의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기타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조치를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취하는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경우를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포함하며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이에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한정되지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아니함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)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행사하는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경우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우선수익자들은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그러한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위탁자의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권리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또는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권한의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행사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및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이를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바탕으로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수탁자의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업무처리에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대하여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일체의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이의를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제기하지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않기로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한다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.</w:t>
      </w:r>
    </w:p>
    <w:p w14:paraId="418E5226" w14:textId="77777777" w:rsidR="00930A79" w:rsidRPr="00404F2D" w:rsidRDefault="00930A79">
      <w:pPr>
        <w:pStyle w:val="TKNormal"/>
        <w:numPr>
          <w:ilvl w:val="0"/>
          <w:numId w:val="23"/>
        </w:numPr>
        <w:spacing w:line="200" w:lineRule="exact"/>
        <w:rPr>
          <w:rFonts w:ascii="바탕체" w:eastAsia="바탕체" w:hAnsi="바탕체"/>
          <w:sz w:val="24"/>
        </w:rPr>
      </w:pPr>
      <w:r w:rsidRPr="00404F2D">
        <w:rPr>
          <w:rFonts w:ascii="Times New Roman" w:eastAsia="바탕체" w:hint="eastAsia"/>
          <w:sz w:val="24"/>
        </w:rPr>
        <w:t>위탁자는</w:t>
      </w:r>
      <w:r w:rsidRPr="00404F2D">
        <w:rPr>
          <w:rFonts w:ascii="Times New Roman" w:eastAsia="바탕체" w:hint="eastAsia"/>
          <w:sz w:val="24"/>
        </w:rPr>
        <w:t xml:space="preserve"> </w:t>
      </w:r>
      <w:r w:rsidRPr="00404F2D">
        <w:rPr>
          <w:rFonts w:ascii="Times New Roman" w:eastAsia="바탕체" w:hint="eastAsia"/>
          <w:sz w:val="24"/>
        </w:rPr>
        <w:t>본</w:t>
      </w:r>
      <w:r w:rsidRPr="00404F2D">
        <w:rPr>
          <w:rFonts w:ascii="Times New Roman" w:eastAsia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특약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및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대출약정서에서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별도로</w:t>
      </w:r>
      <w:r w:rsidRPr="00404F2D">
        <w:rPr>
          <w:rFonts w:ascii="Times New Roman" w:eastAsia="바탕체" w:hint="eastAsia"/>
          <w:sz w:val="24"/>
        </w:rPr>
        <w:t xml:space="preserve"> </w:t>
      </w:r>
      <w:r w:rsidRPr="00404F2D">
        <w:rPr>
          <w:rFonts w:ascii="Times New Roman" w:eastAsia="바탕체" w:hint="eastAsia"/>
          <w:sz w:val="24"/>
        </w:rPr>
        <w:t>허용하고</w:t>
      </w:r>
      <w:r w:rsidRPr="00404F2D">
        <w:rPr>
          <w:rFonts w:ascii="Times New Roman" w:eastAsia="바탕체" w:hint="eastAsia"/>
          <w:sz w:val="24"/>
        </w:rPr>
        <w:t xml:space="preserve"> </w:t>
      </w:r>
      <w:r w:rsidRPr="00404F2D">
        <w:rPr>
          <w:rFonts w:ascii="Times New Roman" w:eastAsia="바탕체" w:hint="eastAsia"/>
          <w:sz w:val="24"/>
        </w:rPr>
        <w:t>있는</w:t>
      </w:r>
      <w:r w:rsidRPr="00404F2D">
        <w:rPr>
          <w:rFonts w:ascii="Times New Roman" w:eastAsia="바탕체" w:hint="eastAsia"/>
          <w:sz w:val="24"/>
        </w:rPr>
        <w:t xml:space="preserve"> </w:t>
      </w:r>
      <w:r w:rsidRPr="00404F2D">
        <w:rPr>
          <w:rFonts w:ascii="Times New Roman" w:eastAsia="바탕체" w:hint="eastAsia"/>
          <w:sz w:val="24"/>
        </w:rPr>
        <w:t>경우를</w:t>
      </w:r>
      <w:r w:rsidRPr="00404F2D">
        <w:rPr>
          <w:rFonts w:ascii="Times New Roman" w:eastAsia="바탕체" w:hint="eastAsia"/>
          <w:sz w:val="24"/>
        </w:rPr>
        <w:t xml:space="preserve"> </w:t>
      </w:r>
      <w:r w:rsidRPr="00404F2D">
        <w:rPr>
          <w:rFonts w:ascii="Times New Roman" w:eastAsia="바탕체" w:hint="eastAsia"/>
          <w:sz w:val="24"/>
        </w:rPr>
        <w:t>제외하고는</w:t>
      </w:r>
      <w:r w:rsidRPr="00404F2D">
        <w:rPr>
          <w:rFonts w:ascii="Times New Roman" w:eastAsia="바탕체" w:hint="eastAsia"/>
          <w:sz w:val="24"/>
        </w:rPr>
        <w:t>,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 w:hint="eastAsia"/>
          <w:sz w:val="24"/>
        </w:rPr>
        <w:t>우선수익자들의</w:t>
      </w:r>
      <w:r w:rsidRPr="00404F2D">
        <w:rPr>
          <w:rFonts w:ascii="Times New Roman" w:eastAsia="바탕체" w:hint="eastAsia"/>
          <w:sz w:val="24"/>
        </w:rPr>
        <w:t xml:space="preserve"> </w:t>
      </w:r>
      <w:r w:rsidRPr="00404F2D">
        <w:rPr>
          <w:rFonts w:ascii="Times New Roman" w:eastAsia="바탕체" w:hint="eastAsia"/>
          <w:sz w:val="24"/>
        </w:rPr>
        <w:t>동의</w:t>
      </w:r>
      <w:r w:rsidRPr="00404F2D">
        <w:rPr>
          <w:rFonts w:ascii="Times New Roman" w:eastAsia="바탕체" w:hint="eastAsia"/>
          <w:sz w:val="24"/>
        </w:rPr>
        <w:t xml:space="preserve"> </w:t>
      </w:r>
      <w:r w:rsidRPr="00404F2D">
        <w:rPr>
          <w:rFonts w:ascii="Times New Roman" w:eastAsia="바탕체" w:hint="eastAsia"/>
          <w:sz w:val="24"/>
        </w:rPr>
        <w:t>또는</w:t>
      </w:r>
      <w:r w:rsidRPr="00404F2D">
        <w:rPr>
          <w:rFonts w:ascii="Times New Roman" w:eastAsia="바탕체" w:hint="eastAsia"/>
          <w:sz w:val="24"/>
        </w:rPr>
        <w:t xml:space="preserve"> </w:t>
      </w:r>
      <w:r w:rsidRPr="00404F2D">
        <w:rPr>
          <w:rFonts w:ascii="Times New Roman" w:eastAsia="바탕체" w:hint="eastAsia"/>
          <w:sz w:val="24"/>
        </w:rPr>
        <w:t>사전</w:t>
      </w:r>
      <w:r w:rsidRPr="00404F2D">
        <w:rPr>
          <w:rFonts w:ascii="Times New Roman" w:eastAsia="바탕체" w:hint="eastAsia"/>
          <w:sz w:val="24"/>
        </w:rPr>
        <w:t xml:space="preserve"> </w:t>
      </w:r>
      <w:r w:rsidRPr="00404F2D">
        <w:rPr>
          <w:rFonts w:ascii="Times New Roman" w:eastAsia="바탕체" w:hint="eastAsia"/>
          <w:sz w:val="24"/>
        </w:rPr>
        <w:t>승낙</w:t>
      </w:r>
      <w:r w:rsidRPr="00404F2D">
        <w:rPr>
          <w:rFonts w:ascii="Times New Roman" w:eastAsia="바탕체" w:hint="eastAsia"/>
          <w:sz w:val="24"/>
        </w:rPr>
        <w:t xml:space="preserve"> </w:t>
      </w:r>
      <w:r w:rsidRPr="00404F2D">
        <w:rPr>
          <w:rFonts w:ascii="Times New Roman" w:eastAsia="바탕체" w:hint="eastAsia"/>
          <w:sz w:val="24"/>
        </w:rPr>
        <w:t>없이는</w:t>
      </w:r>
      <w:r w:rsidRPr="00404F2D">
        <w:rPr>
          <w:rFonts w:ascii="Times New Roman" w:eastAsia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신탁부동산에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대하여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저당권설정</w:t>
      </w:r>
      <w:r w:rsidRPr="00404F2D">
        <w:rPr>
          <w:rFonts w:ascii="바탕체" w:eastAsia="바탕체" w:hAnsi="바탕체" w:hint="eastAsia"/>
          <w:sz w:val="24"/>
        </w:rPr>
        <w:t xml:space="preserve">, </w:t>
      </w:r>
      <w:r w:rsidRPr="00404F2D">
        <w:rPr>
          <w:rFonts w:ascii="바탕체" w:eastAsia="바탕체" w:hAnsi="바탕체" w:hint="eastAsia"/>
          <w:sz w:val="24"/>
        </w:rPr>
        <w:t>전세권설정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등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소유권을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제한하는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행위나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신탁부동산의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훼손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등으로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인해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가치를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저감하는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행위를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할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수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없다</w:t>
      </w:r>
      <w:r w:rsidRPr="00404F2D">
        <w:rPr>
          <w:rFonts w:ascii="바탕체" w:eastAsia="바탕체" w:hAnsi="바탕체" w:hint="eastAsia"/>
          <w:sz w:val="24"/>
        </w:rPr>
        <w:t>.</w:t>
      </w:r>
    </w:p>
    <w:p w14:paraId="0BF26156" w14:textId="77777777" w:rsidR="00930A79" w:rsidRPr="00404F2D" w:rsidRDefault="00930A79" w:rsidP="006A29C3">
      <w:pPr>
        <w:pStyle w:val="TKNormal"/>
        <w:spacing w:line="200" w:lineRule="exact"/>
        <w:ind w:left="1160"/>
        <w:rPr>
          <w:rFonts w:ascii="Times New Roman"/>
          <w:b/>
          <w:color w:val="000000"/>
          <w:sz w:val="24"/>
        </w:rPr>
      </w:pPr>
    </w:p>
    <w:p w14:paraId="6C8CD870" w14:textId="77777777" w:rsidR="00930A79" w:rsidRPr="00404F2D" w:rsidRDefault="00930A79" w:rsidP="006A29C3">
      <w:pPr>
        <w:pStyle w:val="TKNormal"/>
        <w:spacing w:line="200" w:lineRule="exact"/>
        <w:rPr>
          <w:rFonts w:ascii="바탕체" w:eastAsia="바탕체" w:hAnsi="바탕체"/>
          <w:b/>
          <w:i/>
          <w:color w:val="C00000"/>
          <w:sz w:val="24"/>
        </w:rPr>
      </w:pPr>
      <w:r w:rsidRPr="00404F2D">
        <w:rPr>
          <w:rFonts w:ascii="바탕체" w:hAnsi="바탕체" w:hint="eastAsia"/>
          <w:b/>
          <w:sz w:val="24"/>
        </w:rPr>
        <w:t>제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6</w:t>
      </w:r>
      <w:r w:rsidRPr="00404F2D">
        <w:rPr>
          <w:rFonts w:ascii="바탕체" w:eastAsia="바탕체" w:hAnsi="바탕체"/>
          <w:b/>
          <w:color w:val="000000"/>
          <w:sz w:val="24"/>
        </w:rPr>
        <w:t>조의</w:t>
      </w:r>
      <w:r w:rsidRPr="00404F2D">
        <w:rPr>
          <w:rFonts w:ascii="바탕체" w:eastAsia="바탕체" w:hAnsi="바탕체"/>
          <w:b/>
          <w:color w:val="000000"/>
          <w:sz w:val="24"/>
        </w:rPr>
        <w:t>2</w:t>
      </w:r>
      <w:r w:rsidRPr="00404F2D">
        <w:rPr>
          <w:rFonts w:ascii="Times New Roman" w:eastAsia="바탕체"/>
          <w:b/>
          <w:sz w:val="24"/>
        </w:rPr>
        <w:t xml:space="preserve"> </w:t>
      </w:r>
      <w:r w:rsidRPr="00404F2D">
        <w:rPr>
          <w:rFonts w:ascii="Times New Roman" w:eastAsia="바탕체"/>
          <w:b/>
          <w:sz w:val="24"/>
        </w:rPr>
        <w:t>【선순위</w:t>
      </w:r>
      <w:r w:rsidRPr="00404F2D">
        <w:rPr>
          <w:rFonts w:ascii="Times New Roman" w:eastAsia="바탕체"/>
          <w:b/>
          <w:sz w:val="24"/>
        </w:rPr>
        <w:t xml:space="preserve"> </w:t>
      </w:r>
      <w:r w:rsidRPr="00404F2D">
        <w:rPr>
          <w:rFonts w:ascii="Times New Roman" w:eastAsia="바탕체"/>
          <w:b/>
          <w:sz w:val="24"/>
        </w:rPr>
        <w:t>제한물권</w:t>
      </w:r>
      <w:r w:rsidRPr="00404F2D">
        <w:rPr>
          <w:rFonts w:ascii="Times New Roman" w:eastAsia="바탕체" w:hint="eastAsia"/>
          <w:b/>
          <w:sz w:val="24"/>
        </w:rPr>
        <w:t xml:space="preserve"> </w:t>
      </w:r>
      <w:r w:rsidRPr="00404F2D">
        <w:rPr>
          <w:rFonts w:ascii="Times New Roman" w:eastAsia="바탕체" w:hint="eastAsia"/>
          <w:b/>
          <w:sz w:val="24"/>
        </w:rPr>
        <w:t>등</w:t>
      </w:r>
      <w:r w:rsidRPr="00404F2D">
        <w:rPr>
          <w:rFonts w:ascii="Times New Roman" w:eastAsia="바탕체"/>
          <w:b/>
          <w:color w:val="000000"/>
          <w:sz w:val="24"/>
        </w:rPr>
        <w:t>】</w:t>
      </w:r>
    </w:p>
    <w:p w14:paraId="7258235E" w14:textId="77777777" w:rsidR="00930A79" w:rsidRPr="00404F2D" w:rsidRDefault="00930A79">
      <w:pPr>
        <w:pStyle w:val="TKNormal"/>
        <w:numPr>
          <w:ilvl w:val="0"/>
          <w:numId w:val="21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수탁자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및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우선수익자들은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위탁자가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신탁계약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체결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이전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신탁부동산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점유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또는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사용을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목적으로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하는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임대차계약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,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토지사용승낙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및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기타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사용계약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(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이하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“</w:t>
      </w:r>
      <w:r w:rsidRPr="00404F2D">
        <w:rPr>
          <w:rFonts w:ascii="Times New Roman" w:hint="eastAsia"/>
          <w:b/>
          <w:color w:val="000000"/>
          <w:kern w:val="0"/>
          <w:sz w:val="24"/>
          <w:shd w:val="clear" w:color="auto" w:fill="FFFFFF"/>
        </w:rPr>
        <w:t>임대차계약등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”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이라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함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)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에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따른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임차인의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임대차보증금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반환채권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중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쿠팡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주식회사의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2024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년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2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월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5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일자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임대차계약상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임대차보증금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반환채권은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본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신탁계약상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1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순위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우선수익권으로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그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밖의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임대차보증금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반환채권은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위탁자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명의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예금계좌에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대한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(</w:t>
      </w:r>
      <w:r w:rsidRPr="00404F2D">
        <w:rPr>
          <w:rFonts w:ascii="Times New Roman" w:hint="eastAsia"/>
          <w:bCs/>
          <w:color w:val="000000"/>
          <w:kern w:val="0"/>
          <w:sz w:val="24"/>
        </w:rPr>
        <w:t>근</w:t>
      </w:r>
      <w:r w:rsidRPr="00404F2D">
        <w:rPr>
          <w:rFonts w:ascii="Times New Roman" w:hint="eastAsia"/>
          <w:bCs/>
          <w:color w:val="000000"/>
          <w:kern w:val="0"/>
          <w:sz w:val="24"/>
        </w:rPr>
        <w:t>)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질권으로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각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담보되며</w:t>
      </w:r>
      <w:r w:rsidRPr="00404F2D">
        <w:rPr>
          <w:rFonts w:ascii="Times New Roman" w:hint="eastAsia"/>
          <w:bCs/>
          <w:color w:val="000000"/>
          <w:kern w:val="0"/>
          <w:sz w:val="24"/>
        </w:rPr>
        <w:t>(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단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주식회사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아이팜은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미설정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),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신탁부동산에는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임대차계약등에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따른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근저당권이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설정되어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있지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아니함을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확인한다</w:t>
      </w:r>
      <w:r w:rsidRPr="00404F2D">
        <w:rPr>
          <w:rFonts w:ascii="Times New Roman" w:hint="eastAsia"/>
          <w:bCs/>
          <w:color w:val="000000"/>
          <w:kern w:val="0"/>
          <w:sz w:val="24"/>
        </w:rPr>
        <w:t>.</w:t>
      </w:r>
    </w:p>
    <w:p w14:paraId="3A51AF88" w14:textId="77777777" w:rsidR="00930A79" w:rsidRPr="00404F2D" w:rsidRDefault="00930A79">
      <w:pPr>
        <w:pStyle w:val="TKNormal"/>
        <w:numPr>
          <w:ilvl w:val="0"/>
          <w:numId w:val="21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</w:rPr>
      </w:pP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위탁자는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수탁자나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우선수익자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들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사전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승낙이나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동의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없이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근저당권의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설정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및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변경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등을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할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없다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.</w:t>
      </w:r>
    </w:p>
    <w:p w14:paraId="6AC7BAE9" w14:textId="77777777" w:rsidR="00930A79" w:rsidRPr="00404F2D" w:rsidRDefault="00930A79">
      <w:pPr>
        <w:pStyle w:val="TKNormal"/>
        <w:numPr>
          <w:ilvl w:val="0"/>
          <w:numId w:val="21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highlight w:val="yellow"/>
          <w:shd w:val="clear" w:color="auto" w:fill="FFFFFF"/>
        </w:rPr>
      </w:pPr>
      <w:r w:rsidRPr="00404F2D">
        <w:rPr>
          <w:rFonts w:ascii="Times New Roman"/>
          <w:bCs/>
          <w:color w:val="000000"/>
          <w:kern w:val="0"/>
          <w:sz w:val="24"/>
          <w:highlight w:val="yellow"/>
        </w:rPr>
        <w:t>수탁자</w:t>
      </w:r>
      <w:r w:rsidRPr="00404F2D">
        <w:rPr>
          <w:rFonts w:ascii="Times New Roman" w:hint="eastAsia"/>
          <w:bCs/>
          <w:color w:val="000000"/>
          <w:kern w:val="0"/>
          <w:sz w:val="24"/>
          <w:highlight w:val="yellow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highlight w:val="yellow"/>
        </w:rPr>
        <w:t>및</w:t>
      </w:r>
      <w:r w:rsidRPr="00404F2D">
        <w:rPr>
          <w:rFonts w:ascii="Times New Roman" w:hint="eastAsia"/>
          <w:bCs/>
          <w:color w:val="000000"/>
          <w:kern w:val="0"/>
          <w:sz w:val="24"/>
          <w:highlight w:val="yellow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highlight w:val="yellow"/>
        </w:rPr>
        <w:t>우선수익자들은</w:t>
      </w:r>
      <w:r w:rsidRPr="00404F2D">
        <w:rPr>
          <w:rFonts w:ascii="Times New Roman"/>
          <w:bCs/>
          <w:color w:val="000000"/>
          <w:kern w:val="0"/>
          <w:sz w:val="24"/>
          <w:highlight w:val="yellow"/>
        </w:rPr>
        <w:t>,</w:t>
      </w:r>
      <w:r w:rsidRPr="00404F2D">
        <w:rPr>
          <w:rFonts w:ascii="Times New Roman" w:hint="eastAsia"/>
          <w:bCs/>
          <w:color w:val="000000"/>
          <w:kern w:val="0"/>
          <w:sz w:val="24"/>
          <w:highlight w:val="yellow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highlight w:val="yellow"/>
        </w:rPr>
        <w:t>본</w:t>
      </w:r>
      <w:r w:rsidRPr="00404F2D">
        <w:rPr>
          <w:rFonts w:ascii="Times New Roman" w:hint="eastAsia"/>
          <w:bCs/>
          <w:color w:val="000000"/>
          <w:kern w:val="0"/>
          <w:sz w:val="24"/>
          <w:highlight w:val="yellow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highlight w:val="yellow"/>
        </w:rPr>
        <w:t>특약</w:t>
      </w:r>
      <w:r w:rsidRPr="00404F2D">
        <w:rPr>
          <w:rFonts w:ascii="Times New Roman" w:hint="eastAsia"/>
          <w:bCs/>
          <w:color w:val="000000"/>
          <w:kern w:val="0"/>
          <w:sz w:val="24"/>
          <w:highlight w:val="yellow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highlight w:val="yellow"/>
        </w:rPr>
        <w:t>체결일</w:t>
      </w:r>
      <w:r w:rsidRPr="00404F2D">
        <w:rPr>
          <w:rFonts w:ascii="Times New Roman" w:hint="eastAsia"/>
          <w:bCs/>
          <w:color w:val="000000"/>
          <w:kern w:val="0"/>
          <w:sz w:val="24"/>
          <w:highlight w:val="yellow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highlight w:val="yellow"/>
        </w:rPr>
        <w:t>현재</w:t>
      </w:r>
      <w:r w:rsidRPr="00404F2D">
        <w:rPr>
          <w:rFonts w:ascii="Times New Roman" w:hint="eastAsia"/>
          <w:bCs/>
          <w:color w:val="000000"/>
          <w:kern w:val="0"/>
          <w:sz w:val="24"/>
          <w:highlight w:val="yellow"/>
        </w:rPr>
        <w:t xml:space="preserve"> </w:t>
      </w:r>
      <w:r w:rsidRPr="00404F2D">
        <w:rPr>
          <w:rFonts w:ascii="Times New Roman" w:hint="eastAsia"/>
          <w:b/>
          <w:color w:val="000000"/>
          <w:kern w:val="0"/>
          <w:sz w:val="24"/>
          <w:highlight w:val="yellow"/>
        </w:rPr>
        <w:t>&lt;</w:t>
      </w:r>
      <w:r w:rsidRPr="00404F2D">
        <w:rPr>
          <w:rFonts w:ascii="Times New Roman" w:hint="eastAsia"/>
          <w:b/>
          <w:color w:val="000000"/>
          <w:kern w:val="0"/>
          <w:sz w:val="24"/>
          <w:highlight w:val="yellow"/>
        </w:rPr>
        <w:t>별지</w:t>
      </w:r>
      <w:r w:rsidRPr="00404F2D">
        <w:rPr>
          <w:rFonts w:ascii="Times New Roman" w:hint="eastAsia"/>
          <w:b/>
          <w:color w:val="000000"/>
          <w:kern w:val="0"/>
          <w:sz w:val="24"/>
          <w:highlight w:val="yellow"/>
        </w:rPr>
        <w:t xml:space="preserve">&gt; </w:t>
      </w:r>
      <w:r w:rsidRPr="00404F2D">
        <w:rPr>
          <w:rFonts w:ascii="Times New Roman" w:hint="eastAsia"/>
          <w:b/>
          <w:color w:val="000000"/>
          <w:kern w:val="0"/>
          <w:sz w:val="24"/>
          <w:highlight w:val="yellow"/>
        </w:rPr>
        <w:t>임대차계약등</w:t>
      </w:r>
      <w:r w:rsidRPr="00404F2D">
        <w:rPr>
          <w:rFonts w:ascii="Times New Roman" w:hint="eastAsia"/>
          <w:bCs/>
          <w:color w:val="000000"/>
          <w:kern w:val="0"/>
          <w:sz w:val="24"/>
          <w:highlight w:val="yellow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highlight w:val="yellow"/>
        </w:rPr>
        <w:t>내역</w:t>
      </w:r>
      <w:r w:rsidRPr="00404F2D">
        <w:rPr>
          <w:rFonts w:ascii="Times New Roman" w:hint="eastAsia"/>
          <w:bCs/>
          <w:color w:val="000000"/>
          <w:kern w:val="0"/>
          <w:sz w:val="24"/>
          <w:highlight w:val="yellow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highlight w:val="yellow"/>
        </w:rPr>
        <w:t>기재와</w:t>
      </w:r>
      <w:r w:rsidRPr="00404F2D">
        <w:rPr>
          <w:rFonts w:ascii="Times New Roman" w:hint="eastAsia"/>
          <w:bCs/>
          <w:color w:val="000000"/>
          <w:kern w:val="0"/>
          <w:sz w:val="24"/>
          <w:highlight w:val="yellow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highlight w:val="yellow"/>
        </w:rPr>
        <w:t>같이</w:t>
      </w:r>
      <w:r w:rsidRPr="00404F2D">
        <w:rPr>
          <w:rFonts w:ascii="Times New Roman" w:hint="eastAsia"/>
          <w:bCs/>
          <w:color w:val="000000"/>
          <w:kern w:val="0"/>
          <w:sz w:val="24"/>
          <w:highlight w:val="yellow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신탁부동산인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건물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7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층에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위탁자가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매도인으로부터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승계하는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가설건축물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3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동</w:t>
      </w:r>
      <w:r w:rsidRPr="00404F2D">
        <w:rPr>
          <w:rFonts w:ascii="Times New Roman" w:hint="eastAsia"/>
          <w:bCs/>
          <w:color w:val="000000"/>
          <w:kern w:val="0"/>
          <w:sz w:val="24"/>
        </w:rPr>
        <w:t>(2024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년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6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월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4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일자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가설건축물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축조신고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신고번호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2024-</w:t>
      </w:r>
      <w:r w:rsidRPr="00404F2D">
        <w:rPr>
          <w:rFonts w:ascii="Times New Roman" w:hint="eastAsia"/>
          <w:bCs/>
          <w:color w:val="000000"/>
          <w:kern w:val="0"/>
          <w:sz w:val="24"/>
        </w:rPr>
        <w:t>건축과</w:t>
      </w:r>
      <w:r w:rsidRPr="00404F2D">
        <w:rPr>
          <w:rFonts w:ascii="Times New Roman" w:hint="eastAsia"/>
          <w:bCs/>
          <w:color w:val="000000"/>
          <w:kern w:val="0"/>
          <w:sz w:val="24"/>
        </w:rPr>
        <w:t>-</w:t>
      </w:r>
      <w:r w:rsidRPr="00404F2D">
        <w:rPr>
          <w:rFonts w:ascii="Times New Roman" w:hint="eastAsia"/>
          <w:bCs/>
          <w:color w:val="000000"/>
          <w:kern w:val="0"/>
          <w:sz w:val="24"/>
        </w:rPr>
        <w:t>가설건축물축조신고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-40,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존치기간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2027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년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5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월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30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일</w:t>
      </w:r>
      <w:r w:rsidRPr="00404F2D">
        <w:rPr>
          <w:rFonts w:ascii="Times New Roman" w:hint="eastAsia"/>
          <w:bCs/>
          <w:color w:val="000000"/>
          <w:kern w:val="0"/>
          <w:sz w:val="24"/>
        </w:rPr>
        <w:t>)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이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존재하는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사실</w:t>
      </w:r>
      <w:r w:rsidRPr="00404F2D">
        <w:rPr>
          <w:rFonts w:ascii="Times New Roman" w:hint="eastAsia"/>
          <w:bCs/>
          <w:color w:val="000000"/>
          <w:kern w:val="0"/>
          <w:sz w:val="24"/>
          <w:highlight w:val="yellow"/>
          <w:shd w:val="clear" w:color="auto" w:fill="FFFFFF"/>
        </w:rPr>
        <w:t>을</w:t>
      </w:r>
      <w:r w:rsidRPr="00404F2D">
        <w:rPr>
          <w:rFonts w:ascii="Times New Roman" w:hint="eastAsia"/>
          <w:bCs/>
          <w:color w:val="000000"/>
          <w:kern w:val="0"/>
          <w:sz w:val="24"/>
          <w:highlight w:val="yellow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highlight w:val="yellow"/>
          <w:shd w:val="clear" w:color="auto" w:fill="FFFFFF"/>
        </w:rPr>
        <w:t>인지하고</w:t>
      </w:r>
      <w:r w:rsidRPr="00404F2D">
        <w:rPr>
          <w:rFonts w:ascii="Times New Roman" w:hint="eastAsia"/>
          <w:bCs/>
          <w:color w:val="000000"/>
          <w:kern w:val="0"/>
          <w:sz w:val="24"/>
          <w:highlight w:val="yellow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highlight w:val="yellow"/>
          <w:shd w:val="clear" w:color="auto" w:fill="FFFFFF"/>
        </w:rPr>
        <w:t>있음을</w:t>
      </w:r>
      <w:r w:rsidRPr="00404F2D">
        <w:rPr>
          <w:rFonts w:ascii="Times New Roman" w:hint="eastAsia"/>
          <w:bCs/>
          <w:color w:val="000000"/>
          <w:kern w:val="0"/>
          <w:sz w:val="24"/>
          <w:highlight w:val="yellow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highlight w:val="yellow"/>
          <w:shd w:val="clear" w:color="auto" w:fill="FFFFFF"/>
        </w:rPr>
        <w:t>확인한다</w:t>
      </w:r>
      <w:r w:rsidRPr="00404F2D">
        <w:rPr>
          <w:rFonts w:ascii="Times New Roman" w:hint="eastAsia"/>
          <w:bCs/>
          <w:color w:val="000000"/>
          <w:kern w:val="0"/>
          <w:sz w:val="24"/>
          <w:highlight w:val="yellow"/>
          <w:shd w:val="clear" w:color="auto" w:fill="FFFFFF"/>
        </w:rPr>
        <w:t>.</w:t>
      </w:r>
    </w:p>
    <w:p w14:paraId="0B5A79EE" w14:textId="77777777" w:rsidR="00930A79" w:rsidRPr="00404F2D" w:rsidRDefault="00930A79">
      <w:pPr>
        <w:pStyle w:val="TKNormal"/>
        <w:numPr>
          <w:ilvl w:val="0"/>
          <w:numId w:val="21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hAnsi="바탕" w:hint="eastAsia"/>
          <w:bCs/>
          <w:color w:val="000000"/>
          <w:kern w:val="0"/>
          <w:sz w:val="24"/>
          <w:shd w:val="clear" w:color="auto" w:fill="FFFFFF"/>
        </w:rPr>
        <w:t>②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항에도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불구하고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,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위탁자는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수탁자나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우선수익자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들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사전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승낙이나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동의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없이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허용된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부담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{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신탁계약상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“</w:t>
      </w:r>
      <w:r w:rsidRPr="00404F2D">
        <w:rPr>
          <w:rFonts w:ascii="Times New Roman"/>
          <w:b/>
          <w:bCs/>
          <w:color w:val="000000"/>
          <w:kern w:val="0"/>
          <w:sz w:val="24"/>
          <w:shd w:val="clear" w:color="auto" w:fill="FFFFFF"/>
        </w:rPr>
        <w:t>허용된</w:t>
      </w:r>
      <w:r w:rsidRPr="00404F2D">
        <w:rPr>
          <w:rFonts w:ascii="Times New Roman"/>
          <w:b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/>
          <w:bCs/>
          <w:color w:val="000000"/>
          <w:kern w:val="0"/>
          <w:sz w:val="24"/>
          <w:shd w:val="clear" w:color="auto" w:fill="FFFFFF"/>
        </w:rPr>
        <w:t>부담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”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이라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함은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(i)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임대차계약등에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따라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기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설정되었거나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해당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계약에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따라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설정되는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임차권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전세권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또는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근저당권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또는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질권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,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임차인이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설치한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가설건축물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등의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부담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, (ii)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위탁자와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우선수익자들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간에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체결한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여신거래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따라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설정된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담보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,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(iii)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우선수익자들이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서면으로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동의한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부담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및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(iv)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기타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관련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법령에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의하여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발생하는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부담을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의미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함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}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따른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담보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기타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부담을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설정할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있고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,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수탁자는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관련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절차에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협조하여야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한다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.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명확히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하면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기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존재하는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허용된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부담은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신탁계약을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포함한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위탁자와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우선수익자들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간에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체결한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여신거래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및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담보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lastRenderedPageBreak/>
        <w:t>설정계약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(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이하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“</w:t>
      </w:r>
      <w:r w:rsidRPr="00404F2D">
        <w:rPr>
          <w:rFonts w:ascii="Times New Roman" w:hint="eastAsia"/>
          <w:b/>
          <w:bCs/>
          <w:color w:val="000000"/>
          <w:kern w:val="0"/>
          <w:sz w:val="24"/>
          <w:shd w:val="clear" w:color="auto" w:fill="FFFFFF"/>
        </w:rPr>
        <w:t>본건</w:t>
      </w:r>
      <w:r w:rsidRPr="00404F2D">
        <w:rPr>
          <w:rFonts w:ascii="Times New Roman" w:hint="eastAsia"/>
          <w:b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/>
          <w:bCs/>
          <w:color w:val="000000"/>
          <w:kern w:val="0"/>
          <w:sz w:val="24"/>
          <w:shd w:val="clear" w:color="auto" w:fill="FFFFFF"/>
        </w:rPr>
        <w:t>여신거래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”)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따라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설정되는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담보보다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선순위로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설정할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있고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신탁계약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체결일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이후에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임대차계약등에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따라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설정되는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권리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기타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담보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등의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부담이나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허용된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부담이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본건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여신거래에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따라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설정되는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담보보다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후순위로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설정되는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경우에는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그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채권최고액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담보금액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등의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금액에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특별한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제한을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받지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아니한다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.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</w:p>
    <w:p w14:paraId="2904478D" w14:textId="77777777" w:rsidR="00930A79" w:rsidRPr="00404F2D" w:rsidRDefault="00930A79" w:rsidP="006A29C3">
      <w:pPr>
        <w:pStyle w:val="TKNormal"/>
        <w:spacing w:line="200" w:lineRule="exact"/>
        <w:rPr>
          <w:rFonts w:ascii="바탕체" w:eastAsia="바탕체" w:hAnsi="바탕체"/>
          <w:b/>
          <w:color w:val="000000"/>
          <w:sz w:val="24"/>
        </w:rPr>
      </w:pPr>
    </w:p>
    <w:p w14:paraId="2439A685" w14:textId="77777777" w:rsidR="00930A79" w:rsidRPr="00404F2D" w:rsidRDefault="00930A79" w:rsidP="006A29C3">
      <w:pPr>
        <w:pStyle w:val="TKNormal"/>
        <w:spacing w:line="200" w:lineRule="exact"/>
        <w:rPr>
          <w:rFonts w:ascii="바탕체" w:eastAsia="바탕체" w:hAnsi="바탕체"/>
          <w:b/>
          <w:color w:val="000000"/>
          <w:sz w:val="24"/>
        </w:rPr>
      </w:pPr>
      <w:r w:rsidRPr="00404F2D">
        <w:rPr>
          <w:rFonts w:ascii="바탕체" w:eastAsia="바탕체" w:hAnsi="바탕체"/>
          <w:b/>
          <w:color w:val="000000"/>
          <w:sz w:val="24"/>
        </w:rPr>
        <w:t>제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7</w:t>
      </w:r>
      <w:r w:rsidRPr="00404F2D">
        <w:rPr>
          <w:rFonts w:ascii="바탕체" w:eastAsia="바탕체" w:hAnsi="바탕체"/>
          <w:b/>
          <w:color w:val="000000"/>
          <w:sz w:val="24"/>
        </w:rPr>
        <w:t>조</w:t>
      </w:r>
      <w:r w:rsidRPr="00404F2D">
        <w:rPr>
          <w:rFonts w:ascii="바탕체" w:eastAsia="바탕체" w:hAnsi="바탕체"/>
          <w:b/>
          <w:color w:val="000000"/>
          <w:sz w:val="24"/>
        </w:rPr>
        <w:t xml:space="preserve"> 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【신탁부동산의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 xml:space="preserve"> 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추가】</w:t>
      </w:r>
    </w:p>
    <w:p w14:paraId="52B5FBEE" w14:textId="77777777" w:rsidR="00930A79" w:rsidRPr="00404F2D" w:rsidRDefault="00930A79">
      <w:pPr>
        <w:pStyle w:val="TKNormal"/>
        <w:numPr>
          <w:ilvl w:val="0"/>
          <w:numId w:val="9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특약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6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조에도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불구하고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,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위탁자는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신탁계약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체결일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이후에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신탁부동산을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변형하여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건물을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신축하려고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하는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경우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,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우선수익자들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및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수탁자의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서면승낙을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얻어야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하며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건물이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완공되는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경우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즉시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위탁자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앞으로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소유권보존등기를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경료하여야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하며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소유권보존등기가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경료된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즉시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해당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건축물을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수탁자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앞으로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신탁을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원인으로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소유권이전등기를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경료하여야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한다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.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단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별도의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절차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없이도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토지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위에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건축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중인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건물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(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시설물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완성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또는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미완성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)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신탁계약상의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신탁재산으로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본다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.</w:t>
      </w:r>
    </w:p>
    <w:p w14:paraId="2A8EBB78" w14:textId="77777777" w:rsidR="00930A79" w:rsidRPr="00404F2D" w:rsidRDefault="00930A79">
      <w:pPr>
        <w:pStyle w:val="TKNormal"/>
        <w:numPr>
          <w:ilvl w:val="0"/>
          <w:numId w:val="9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위탁자의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신축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건물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사용승인미필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,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인감증명서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미제출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등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수탁자의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귀책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없는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사유로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추가신탁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등기를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경료하지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못할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경우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수탁자는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이에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대한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책임을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부담하지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않는다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.</w:t>
      </w:r>
    </w:p>
    <w:p w14:paraId="40BAB48C" w14:textId="77777777" w:rsidR="00930A79" w:rsidRPr="00404F2D" w:rsidRDefault="00930A79" w:rsidP="006A29C3">
      <w:pPr>
        <w:pStyle w:val="TKNormal"/>
        <w:spacing w:line="200" w:lineRule="exact"/>
        <w:rPr>
          <w:rFonts w:ascii="바탕체" w:eastAsia="바탕체" w:hAnsi="바탕체"/>
          <w:b/>
          <w:color w:val="000000"/>
          <w:sz w:val="24"/>
        </w:rPr>
      </w:pPr>
    </w:p>
    <w:p w14:paraId="55AD436A" w14:textId="77777777" w:rsidR="00930A79" w:rsidRPr="00404F2D" w:rsidRDefault="00930A79" w:rsidP="006A29C3">
      <w:pPr>
        <w:pStyle w:val="TKNormal"/>
        <w:spacing w:line="200" w:lineRule="exact"/>
        <w:rPr>
          <w:rFonts w:ascii="바탕체" w:eastAsia="바탕체" w:hAnsi="바탕체"/>
          <w:color w:val="000000"/>
          <w:sz w:val="24"/>
        </w:rPr>
      </w:pPr>
      <w:r w:rsidRPr="00404F2D">
        <w:rPr>
          <w:rFonts w:ascii="바탕체" w:eastAsia="바탕체" w:hAnsi="바탕체" w:hint="eastAsia"/>
          <w:b/>
          <w:color w:val="000000"/>
          <w:sz w:val="24"/>
        </w:rPr>
        <w:t>제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 xml:space="preserve"> 8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조【보험계약에</w:t>
      </w:r>
      <w:r w:rsidRPr="00404F2D">
        <w:rPr>
          <w:rFonts w:ascii="바탕체" w:eastAsia="바탕체" w:hAnsi="바탕체"/>
          <w:b/>
          <w:color w:val="000000"/>
          <w:sz w:val="24"/>
        </w:rPr>
        <w:t xml:space="preserve"> 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대한</w:t>
      </w:r>
      <w:r w:rsidRPr="00404F2D">
        <w:rPr>
          <w:rFonts w:ascii="바탕체" w:eastAsia="바탕체" w:hAnsi="바탕체"/>
          <w:b/>
          <w:color w:val="000000"/>
          <w:sz w:val="24"/>
        </w:rPr>
        <w:t xml:space="preserve"> 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특약】</w:t>
      </w:r>
      <w:r w:rsidRPr="00404F2D">
        <w:rPr>
          <w:rFonts w:ascii="바탕체" w:eastAsia="바탕체" w:hAnsi="바탕체" w:hint="eastAsia"/>
          <w:color w:val="000000"/>
          <w:sz w:val="24"/>
        </w:rPr>
        <w:t xml:space="preserve"> </w:t>
      </w:r>
    </w:p>
    <w:p w14:paraId="73000A34" w14:textId="77777777" w:rsidR="00930A79" w:rsidRPr="007B4163" w:rsidRDefault="00930A79" w:rsidP="006A29C3">
      <w:pPr>
        <w:pStyle w:val="TKNormal"/>
        <w:spacing w:line="200" w:lineRule="exact"/>
        <w:ind w:leftChars="354" w:left="708"/>
        <w:rPr>
          <w:rFonts w:ascii="바탕체" w:eastAsia="바탕체" w:hAnsi="바탕체"/>
          <w:bCs/>
          <w:color w:val="5B9BD5"/>
          <w:sz w:val="24"/>
        </w:rPr>
      </w:pPr>
      <w:r w:rsidRPr="007B4163">
        <w:rPr>
          <w:rFonts w:ascii="Times New Roman" w:hint="eastAsia"/>
          <w:bCs/>
          <w:color w:val="000000"/>
          <w:kern w:val="0"/>
          <w:sz w:val="24"/>
        </w:rPr>
        <w:t>신탁계약서</w:t>
      </w:r>
      <w:r w:rsidRPr="007B4163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7B4163">
        <w:rPr>
          <w:rFonts w:ascii="Times New Roman" w:hint="eastAsia"/>
          <w:bCs/>
          <w:color w:val="000000"/>
          <w:kern w:val="0"/>
          <w:sz w:val="24"/>
        </w:rPr>
        <w:t>제</w:t>
      </w:r>
      <w:r w:rsidRPr="007B4163">
        <w:rPr>
          <w:rFonts w:ascii="Times New Roman" w:hint="eastAsia"/>
          <w:bCs/>
          <w:color w:val="000000"/>
          <w:kern w:val="0"/>
          <w:sz w:val="24"/>
        </w:rPr>
        <w:t>12</w:t>
      </w:r>
      <w:r w:rsidRPr="007B4163">
        <w:rPr>
          <w:rFonts w:ascii="Times New Roman" w:hint="eastAsia"/>
          <w:bCs/>
          <w:color w:val="000000"/>
          <w:kern w:val="0"/>
          <w:sz w:val="24"/>
        </w:rPr>
        <w:t>조는</w:t>
      </w:r>
      <w:r w:rsidRPr="007B4163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7B4163">
        <w:rPr>
          <w:rFonts w:ascii="Times New Roman" w:hint="eastAsia"/>
          <w:bCs/>
          <w:color w:val="000000"/>
          <w:kern w:val="0"/>
          <w:sz w:val="24"/>
        </w:rPr>
        <w:t>본</w:t>
      </w:r>
      <w:r w:rsidRPr="007B4163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7B4163">
        <w:rPr>
          <w:rFonts w:ascii="Times New Roman" w:hint="eastAsia"/>
          <w:bCs/>
          <w:color w:val="000000"/>
          <w:kern w:val="0"/>
          <w:sz w:val="24"/>
        </w:rPr>
        <w:t>신탁계약에</w:t>
      </w:r>
      <w:r w:rsidRPr="007B4163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7B4163">
        <w:rPr>
          <w:rFonts w:ascii="Times New Roman" w:hint="eastAsia"/>
          <w:bCs/>
          <w:color w:val="000000"/>
          <w:kern w:val="0"/>
          <w:sz w:val="24"/>
        </w:rPr>
        <w:t>적용하지</w:t>
      </w:r>
      <w:r w:rsidRPr="007B4163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7B4163">
        <w:rPr>
          <w:rFonts w:ascii="Times New Roman" w:hint="eastAsia"/>
          <w:bCs/>
          <w:color w:val="000000"/>
          <w:kern w:val="0"/>
          <w:sz w:val="24"/>
        </w:rPr>
        <w:t>아니하며</w:t>
      </w:r>
      <w:r w:rsidRPr="007B4163">
        <w:rPr>
          <w:rFonts w:ascii="Times New Roman" w:hint="eastAsia"/>
          <w:bCs/>
          <w:color w:val="000000"/>
          <w:kern w:val="0"/>
          <w:sz w:val="24"/>
        </w:rPr>
        <w:t>,</w:t>
      </w:r>
      <w:r w:rsidRPr="007B4163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7B4163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위탁자는</w:t>
      </w:r>
      <w:r w:rsidRPr="007B4163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7B4163">
        <w:rPr>
          <w:rFonts w:ascii="Times New Roman"/>
          <w:bCs/>
          <w:color w:val="000000"/>
          <w:kern w:val="0"/>
          <w:sz w:val="24"/>
          <w:shd w:val="clear" w:color="auto" w:fill="FFFFFF"/>
        </w:rPr>
        <w:t>위탁자</w:t>
      </w:r>
      <w:r w:rsidRPr="007B4163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7B4163">
        <w:rPr>
          <w:rFonts w:ascii="Times New Roman"/>
          <w:bCs/>
          <w:color w:val="000000"/>
          <w:kern w:val="0"/>
          <w:sz w:val="24"/>
          <w:shd w:val="clear" w:color="auto" w:fill="FFFFFF"/>
        </w:rPr>
        <w:t>또는</w:t>
      </w:r>
      <w:r w:rsidRPr="007B4163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7B4163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위탁자의</w:t>
      </w:r>
      <w:r w:rsidRPr="007B4163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7B4163">
        <w:rPr>
          <w:rFonts w:ascii="Times New Roman"/>
          <w:bCs/>
          <w:color w:val="000000"/>
          <w:kern w:val="0"/>
          <w:sz w:val="24"/>
          <w:shd w:val="clear" w:color="auto" w:fill="FFFFFF"/>
        </w:rPr>
        <w:t>자산관리회사가</w:t>
      </w:r>
      <w:r w:rsidRPr="007B4163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7B4163">
        <w:rPr>
          <w:rFonts w:ascii="Times New Roman"/>
          <w:bCs/>
          <w:color w:val="000000"/>
          <w:kern w:val="0"/>
          <w:sz w:val="24"/>
          <w:shd w:val="clear" w:color="auto" w:fill="FFFFFF"/>
        </w:rPr>
        <w:t>정하는</w:t>
      </w:r>
      <w:r w:rsidRPr="007B4163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7B4163">
        <w:rPr>
          <w:rFonts w:ascii="Times New Roman"/>
          <w:bCs/>
          <w:color w:val="000000"/>
          <w:kern w:val="0"/>
          <w:sz w:val="24"/>
          <w:shd w:val="clear" w:color="auto" w:fill="FFFFFF"/>
        </w:rPr>
        <w:t>방법으로</w:t>
      </w:r>
      <w:r w:rsidRPr="007B4163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7B4163">
        <w:rPr>
          <w:rFonts w:ascii="Times New Roman"/>
          <w:bCs/>
          <w:color w:val="000000"/>
          <w:kern w:val="0"/>
          <w:sz w:val="24"/>
          <w:shd w:val="clear" w:color="auto" w:fill="FFFFFF"/>
        </w:rPr>
        <w:t>신탁부동산에</w:t>
      </w:r>
      <w:r w:rsidRPr="007B4163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7B4163">
        <w:rPr>
          <w:rFonts w:ascii="Times New Roman"/>
          <w:bCs/>
          <w:color w:val="000000"/>
          <w:kern w:val="0"/>
          <w:sz w:val="24"/>
          <w:shd w:val="clear" w:color="auto" w:fill="FFFFFF"/>
        </w:rPr>
        <w:t>관한</w:t>
      </w:r>
      <w:r w:rsidRPr="007B4163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7B4163">
        <w:rPr>
          <w:rFonts w:ascii="Times New Roman"/>
          <w:bCs/>
          <w:color w:val="000000"/>
          <w:kern w:val="0"/>
          <w:sz w:val="24"/>
          <w:shd w:val="clear" w:color="auto" w:fill="FFFFFF"/>
        </w:rPr>
        <w:t>보험계약을</w:t>
      </w:r>
      <w:r w:rsidRPr="007B4163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7B4163">
        <w:rPr>
          <w:rFonts w:ascii="Times New Roman"/>
          <w:bCs/>
          <w:color w:val="000000"/>
          <w:kern w:val="0"/>
          <w:sz w:val="24"/>
          <w:shd w:val="clear" w:color="auto" w:fill="FFFFFF"/>
        </w:rPr>
        <w:t>자유롭게</w:t>
      </w:r>
      <w:r w:rsidRPr="007B4163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7B4163">
        <w:rPr>
          <w:rFonts w:ascii="Times New Roman"/>
          <w:bCs/>
          <w:color w:val="000000"/>
          <w:kern w:val="0"/>
          <w:sz w:val="24"/>
          <w:shd w:val="clear" w:color="auto" w:fill="FFFFFF"/>
        </w:rPr>
        <w:t>체결</w:t>
      </w:r>
      <w:r w:rsidRPr="007B4163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7B4163">
        <w:rPr>
          <w:rFonts w:ascii="Times New Roman"/>
          <w:bCs/>
          <w:color w:val="000000"/>
          <w:kern w:val="0"/>
          <w:sz w:val="24"/>
          <w:shd w:val="clear" w:color="auto" w:fill="FFFFFF"/>
        </w:rPr>
        <w:t>및</w:t>
      </w:r>
      <w:r w:rsidRPr="007B4163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7B4163">
        <w:rPr>
          <w:rFonts w:ascii="Times New Roman"/>
          <w:bCs/>
          <w:color w:val="000000"/>
          <w:kern w:val="0"/>
          <w:sz w:val="24"/>
          <w:shd w:val="clear" w:color="auto" w:fill="FFFFFF"/>
        </w:rPr>
        <w:t>관리할</w:t>
      </w:r>
      <w:r w:rsidRPr="007B4163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7B4163">
        <w:rPr>
          <w:rFonts w:ascii="Times New Roman"/>
          <w:bCs/>
          <w:color w:val="000000"/>
          <w:kern w:val="0"/>
          <w:sz w:val="24"/>
          <w:shd w:val="clear" w:color="auto" w:fill="FFFFFF"/>
        </w:rPr>
        <w:t>수</w:t>
      </w:r>
      <w:r w:rsidRPr="007B4163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7B4163">
        <w:rPr>
          <w:rFonts w:ascii="Times New Roman"/>
          <w:bCs/>
          <w:color w:val="000000"/>
          <w:kern w:val="0"/>
          <w:sz w:val="24"/>
          <w:shd w:val="clear" w:color="auto" w:fill="FFFFFF"/>
        </w:rPr>
        <w:t>있</w:t>
      </w:r>
      <w:r w:rsidRPr="007B4163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다</w:t>
      </w:r>
      <w:r w:rsidRPr="007B4163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.</w:t>
      </w:r>
      <w:r w:rsidRPr="007B4163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7B4163">
        <w:rPr>
          <w:rFonts w:ascii="Times New Roman"/>
          <w:bCs/>
          <w:color w:val="000000"/>
          <w:kern w:val="0"/>
          <w:sz w:val="24"/>
          <w:shd w:val="clear" w:color="auto" w:fill="FFFFFF"/>
        </w:rPr>
        <w:t>단</w:t>
      </w:r>
      <w:r w:rsidRPr="007B4163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,</w:t>
      </w:r>
      <w:r w:rsidRPr="007B4163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7B4163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위탁자는</w:t>
      </w:r>
      <w:r w:rsidRPr="007B4163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7B4163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보험금청구권</w:t>
      </w:r>
      <w:r w:rsidRPr="007B4163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, </w:t>
      </w:r>
      <w:r w:rsidRPr="007B4163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보험계약</w:t>
      </w:r>
      <w:r w:rsidRPr="007B4163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7B4163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해지로</w:t>
      </w:r>
      <w:r w:rsidRPr="007B4163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7B4163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인한</w:t>
      </w:r>
      <w:r w:rsidRPr="007B4163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7B4163">
        <w:rPr>
          <w:rFonts w:ascii="Times New Roman" w:hint="eastAsia"/>
          <w:color w:val="000000"/>
          <w:kern w:val="0"/>
          <w:sz w:val="24"/>
          <w:shd w:val="clear" w:color="auto" w:fill="FFFFFF"/>
        </w:rPr>
        <w:t>반환금청구권</w:t>
      </w:r>
      <w:r w:rsidRPr="007B4163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, </w:t>
      </w:r>
      <w:r w:rsidRPr="007B4163">
        <w:rPr>
          <w:rFonts w:ascii="Times New Roman" w:hint="eastAsia"/>
          <w:color w:val="000000"/>
          <w:kern w:val="0"/>
          <w:sz w:val="24"/>
          <w:shd w:val="clear" w:color="auto" w:fill="FFFFFF"/>
        </w:rPr>
        <w:t>기타</w:t>
      </w:r>
      <w:r w:rsidRPr="007B4163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7B4163">
        <w:rPr>
          <w:rFonts w:ascii="Times New Roman" w:hint="eastAsia"/>
          <w:color w:val="000000"/>
          <w:kern w:val="0"/>
          <w:sz w:val="24"/>
          <w:shd w:val="clear" w:color="auto" w:fill="FFFFFF"/>
        </w:rPr>
        <w:t>보험계약에서</w:t>
      </w:r>
      <w:r w:rsidRPr="007B4163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7B4163">
        <w:rPr>
          <w:rFonts w:ascii="Times New Roman" w:hint="eastAsia"/>
          <w:color w:val="000000"/>
          <w:kern w:val="0"/>
          <w:sz w:val="24"/>
          <w:shd w:val="clear" w:color="auto" w:fill="FFFFFF"/>
        </w:rPr>
        <w:t>발생하는</w:t>
      </w:r>
      <w:r w:rsidRPr="007B4163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7B4163">
        <w:rPr>
          <w:rFonts w:ascii="Times New Roman" w:hint="eastAsia"/>
          <w:color w:val="000000"/>
          <w:kern w:val="0"/>
          <w:sz w:val="24"/>
          <w:shd w:val="clear" w:color="auto" w:fill="FFFFFF"/>
        </w:rPr>
        <w:t>보험자에</w:t>
      </w:r>
      <w:r w:rsidRPr="007B4163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7B4163">
        <w:rPr>
          <w:rFonts w:ascii="Times New Roman" w:hint="eastAsia"/>
          <w:color w:val="000000"/>
          <w:kern w:val="0"/>
          <w:sz w:val="24"/>
          <w:shd w:val="clear" w:color="auto" w:fill="FFFFFF"/>
        </w:rPr>
        <w:t>대한</w:t>
      </w:r>
      <w:r w:rsidRPr="007B4163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7B4163">
        <w:rPr>
          <w:rFonts w:ascii="Times New Roman" w:hint="eastAsia"/>
          <w:color w:val="000000"/>
          <w:kern w:val="0"/>
          <w:sz w:val="24"/>
          <w:shd w:val="clear" w:color="auto" w:fill="FFFFFF"/>
        </w:rPr>
        <w:t>일체의</w:t>
      </w:r>
      <w:r w:rsidRPr="007B4163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7B4163">
        <w:rPr>
          <w:rFonts w:ascii="Times New Roman" w:hint="eastAsia"/>
          <w:color w:val="000000"/>
          <w:kern w:val="0"/>
          <w:sz w:val="24"/>
          <w:shd w:val="clear" w:color="auto" w:fill="FFFFFF"/>
        </w:rPr>
        <w:t>채권에</w:t>
      </w:r>
      <w:r w:rsidRPr="007B4163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7B4163">
        <w:rPr>
          <w:rFonts w:ascii="Times New Roman" w:hint="eastAsia"/>
          <w:color w:val="000000"/>
          <w:kern w:val="0"/>
          <w:sz w:val="24"/>
          <w:shd w:val="clear" w:color="auto" w:fill="FFFFFF"/>
        </w:rPr>
        <w:t>대하여</w:t>
      </w:r>
      <w:r w:rsidRPr="007B4163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7B4163">
        <w:rPr>
          <w:rFonts w:ascii="Times New Roman"/>
          <w:color w:val="000000"/>
          <w:kern w:val="0"/>
          <w:sz w:val="24"/>
          <w:shd w:val="clear" w:color="auto" w:fill="FFFFFF"/>
        </w:rPr>
        <w:t>우선수익자들에게</w:t>
      </w:r>
      <w:r w:rsidRPr="007B4163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7B4163">
        <w:rPr>
          <w:rFonts w:ascii="Times New Roman" w:hint="eastAsia"/>
          <w:color w:val="000000"/>
          <w:kern w:val="0"/>
          <w:sz w:val="24"/>
          <w:shd w:val="clear" w:color="auto" w:fill="FFFFFF"/>
        </w:rPr>
        <w:t>근질권을</w:t>
      </w:r>
      <w:r w:rsidRPr="007B4163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7B4163">
        <w:rPr>
          <w:rFonts w:ascii="Times New Roman"/>
          <w:color w:val="000000"/>
          <w:kern w:val="0"/>
          <w:sz w:val="24"/>
          <w:shd w:val="clear" w:color="auto" w:fill="FFFFFF"/>
        </w:rPr>
        <w:t>설정하고</w:t>
      </w:r>
      <w:r w:rsidRPr="007B4163">
        <w:rPr>
          <w:rFonts w:ascii="Times New Roman"/>
          <w:color w:val="000000"/>
          <w:kern w:val="0"/>
          <w:sz w:val="24"/>
          <w:shd w:val="clear" w:color="auto" w:fill="FFFFFF"/>
        </w:rPr>
        <w:t xml:space="preserve">, </w:t>
      </w:r>
      <w:r w:rsidRPr="007B4163">
        <w:rPr>
          <w:rFonts w:ascii="바탕체" w:hAnsi="바탕체" w:hint="eastAsia"/>
          <w:color w:val="000000"/>
          <w:sz w:val="24"/>
        </w:rPr>
        <w:t>수탁자에게</w:t>
      </w:r>
      <w:r w:rsidRPr="007B4163">
        <w:rPr>
          <w:rFonts w:ascii="바탕체" w:hAnsi="바탕체" w:hint="eastAsia"/>
          <w:color w:val="000000"/>
          <w:sz w:val="24"/>
        </w:rPr>
        <w:t xml:space="preserve"> </w:t>
      </w:r>
      <w:r w:rsidRPr="007B4163">
        <w:rPr>
          <w:rFonts w:ascii="Times New Roman"/>
          <w:color w:val="000000"/>
          <w:kern w:val="0"/>
          <w:sz w:val="24"/>
        </w:rPr>
        <w:t>대출약정서에서</w:t>
      </w:r>
      <w:r w:rsidRPr="007B4163">
        <w:rPr>
          <w:rFonts w:ascii="Times New Roman"/>
          <w:color w:val="000000"/>
          <w:kern w:val="0"/>
          <w:sz w:val="24"/>
        </w:rPr>
        <w:t xml:space="preserve"> </w:t>
      </w:r>
      <w:r w:rsidRPr="007B4163">
        <w:rPr>
          <w:rFonts w:ascii="Times New Roman"/>
          <w:color w:val="000000"/>
          <w:kern w:val="0"/>
          <w:sz w:val="24"/>
        </w:rPr>
        <w:t>정한</w:t>
      </w:r>
      <w:r w:rsidRPr="007B4163">
        <w:rPr>
          <w:rFonts w:ascii="Times New Roman"/>
          <w:color w:val="000000"/>
          <w:kern w:val="0"/>
          <w:sz w:val="24"/>
        </w:rPr>
        <w:t xml:space="preserve"> </w:t>
      </w:r>
      <w:r w:rsidRPr="007B4163">
        <w:rPr>
          <w:rFonts w:ascii="Times New Roman"/>
          <w:color w:val="000000"/>
          <w:kern w:val="0"/>
          <w:sz w:val="24"/>
        </w:rPr>
        <w:t>기한</w:t>
      </w:r>
      <w:r w:rsidRPr="007B4163">
        <w:rPr>
          <w:rFonts w:ascii="Times New Roman"/>
          <w:color w:val="000000"/>
          <w:kern w:val="0"/>
          <w:sz w:val="24"/>
        </w:rPr>
        <w:t xml:space="preserve"> </w:t>
      </w:r>
      <w:r w:rsidRPr="007B4163">
        <w:rPr>
          <w:rFonts w:ascii="Times New Roman"/>
          <w:color w:val="000000"/>
          <w:kern w:val="0"/>
          <w:sz w:val="24"/>
        </w:rPr>
        <w:t>내에</w:t>
      </w:r>
      <w:r w:rsidRPr="007B4163">
        <w:rPr>
          <w:rFonts w:ascii="Times New Roman"/>
          <w:color w:val="000000"/>
          <w:kern w:val="0"/>
          <w:sz w:val="24"/>
        </w:rPr>
        <w:t xml:space="preserve"> </w:t>
      </w:r>
      <w:r w:rsidRPr="007B4163">
        <w:rPr>
          <w:rFonts w:ascii="Times New Roman"/>
          <w:color w:val="000000"/>
          <w:kern w:val="0"/>
          <w:sz w:val="24"/>
        </w:rPr>
        <w:t>해당</w:t>
      </w:r>
      <w:r w:rsidRPr="007B4163">
        <w:rPr>
          <w:rFonts w:ascii="Times New Roman"/>
          <w:color w:val="000000"/>
          <w:kern w:val="0"/>
          <w:sz w:val="24"/>
        </w:rPr>
        <w:t xml:space="preserve"> </w:t>
      </w:r>
      <w:r w:rsidRPr="007B4163">
        <w:rPr>
          <w:rFonts w:ascii="Times New Roman"/>
          <w:color w:val="000000"/>
          <w:kern w:val="0"/>
          <w:sz w:val="24"/>
        </w:rPr>
        <w:t>근질권설정계약서</w:t>
      </w:r>
      <w:r w:rsidRPr="007B4163">
        <w:rPr>
          <w:rFonts w:ascii="Times New Roman"/>
          <w:color w:val="000000"/>
          <w:kern w:val="0"/>
          <w:sz w:val="24"/>
        </w:rPr>
        <w:t xml:space="preserve"> </w:t>
      </w:r>
      <w:r w:rsidRPr="007B4163">
        <w:rPr>
          <w:rFonts w:ascii="Times New Roman"/>
          <w:color w:val="000000"/>
          <w:kern w:val="0"/>
          <w:sz w:val="24"/>
        </w:rPr>
        <w:t>및</w:t>
      </w:r>
      <w:r w:rsidRPr="007B4163">
        <w:rPr>
          <w:rFonts w:ascii="Times New Roman"/>
          <w:color w:val="000000"/>
          <w:kern w:val="0"/>
          <w:sz w:val="24"/>
        </w:rPr>
        <w:t xml:space="preserve"> </w:t>
      </w:r>
      <w:r w:rsidRPr="007B4163">
        <w:rPr>
          <w:rFonts w:ascii="Times New Roman"/>
          <w:color w:val="000000"/>
          <w:kern w:val="0"/>
          <w:sz w:val="24"/>
        </w:rPr>
        <w:t>확정일자부</w:t>
      </w:r>
      <w:r w:rsidRPr="007B4163">
        <w:rPr>
          <w:rFonts w:ascii="Times New Roman"/>
          <w:color w:val="000000"/>
          <w:kern w:val="0"/>
          <w:sz w:val="24"/>
        </w:rPr>
        <w:t xml:space="preserve"> </w:t>
      </w:r>
      <w:r w:rsidRPr="007B4163">
        <w:rPr>
          <w:rFonts w:ascii="Times New Roman"/>
          <w:color w:val="000000"/>
          <w:kern w:val="0"/>
          <w:sz w:val="24"/>
        </w:rPr>
        <w:t>근질권설정</w:t>
      </w:r>
      <w:r w:rsidRPr="007B4163">
        <w:rPr>
          <w:rFonts w:ascii="Times New Roman"/>
          <w:color w:val="000000"/>
          <w:kern w:val="0"/>
          <w:sz w:val="24"/>
        </w:rPr>
        <w:t xml:space="preserve"> </w:t>
      </w:r>
      <w:r w:rsidRPr="007B4163">
        <w:rPr>
          <w:rFonts w:ascii="Times New Roman"/>
          <w:color w:val="000000"/>
          <w:kern w:val="0"/>
          <w:sz w:val="24"/>
        </w:rPr>
        <w:t>통지서</w:t>
      </w:r>
      <w:r w:rsidRPr="007B4163">
        <w:rPr>
          <w:rFonts w:ascii="Times New Roman"/>
          <w:color w:val="000000"/>
          <w:kern w:val="0"/>
          <w:sz w:val="24"/>
        </w:rPr>
        <w:t xml:space="preserve"> </w:t>
      </w:r>
      <w:r w:rsidRPr="007B4163">
        <w:rPr>
          <w:rFonts w:ascii="Times New Roman"/>
          <w:color w:val="000000"/>
          <w:kern w:val="0"/>
          <w:sz w:val="24"/>
        </w:rPr>
        <w:t>사본을</w:t>
      </w:r>
      <w:r w:rsidRPr="007B4163">
        <w:rPr>
          <w:rFonts w:ascii="Times New Roman"/>
          <w:color w:val="000000"/>
          <w:kern w:val="0"/>
          <w:sz w:val="24"/>
        </w:rPr>
        <w:t xml:space="preserve"> </w:t>
      </w:r>
      <w:r w:rsidRPr="007B4163">
        <w:rPr>
          <w:rFonts w:ascii="Times New Roman"/>
          <w:color w:val="000000"/>
          <w:kern w:val="0"/>
          <w:sz w:val="24"/>
        </w:rPr>
        <w:t>제출하기로</w:t>
      </w:r>
      <w:r w:rsidRPr="007B4163">
        <w:rPr>
          <w:rFonts w:ascii="Times New Roman"/>
          <w:color w:val="000000"/>
          <w:kern w:val="0"/>
          <w:sz w:val="24"/>
        </w:rPr>
        <w:t xml:space="preserve"> </w:t>
      </w:r>
      <w:r w:rsidRPr="007B4163">
        <w:rPr>
          <w:rFonts w:ascii="Times New Roman"/>
          <w:color w:val="000000"/>
          <w:kern w:val="0"/>
          <w:sz w:val="24"/>
        </w:rPr>
        <w:t>한다</w:t>
      </w:r>
      <w:r w:rsidRPr="007B4163">
        <w:rPr>
          <w:rFonts w:ascii="Times New Roman"/>
          <w:color w:val="000000"/>
          <w:kern w:val="0"/>
          <w:sz w:val="24"/>
        </w:rPr>
        <w:t xml:space="preserve">. </w:t>
      </w:r>
      <w:r w:rsidRPr="007B4163">
        <w:rPr>
          <w:rFonts w:ascii="Times New Roman"/>
          <w:color w:val="000000"/>
          <w:kern w:val="0"/>
          <w:sz w:val="24"/>
        </w:rPr>
        <w:t>위탁자가</w:t>
      </w:r>
      <w:r w:rsidRPr="007B4163">
        <w:rPr>
          <w:rFonts w:ascii="Times New Roman"/>
          <w:color w:val="000000"/>
          <w:kern w:val="0"/>
          <w:sz w:val="24"/>
        </w:rPr>
        <w:t xml:space="preserve"> </w:t>
      </w:r>
      <w:r w:rsidRPr="007B4163">
        <w:rPr>
          <w:rFonts w:ascii="Times New Roman"/>
          <w:color w:val="000000"/>
          <w:kern w:val="0"/>
          <w:sz w:val="24"/>
        </w:rPr>
        <w:t>신탁부동산에</w:t>
      </w:r>
      <w:r w:rsidRPr="007B4163">
        <w:rPr>
          <w:rFonts w:ascii="Times New Roman"/>
          <w:color w:val="000000"/>
          <w:kern w:val="0"/>
          <w:sz w:val="24"/>
        </w:rPr>
        <w:t xml:space="preserve"> </w:t>
      </w:r>
      <w:r w:rsidRPr="007B4163">
        <w:rPr>
          <w:rFonts w:ascii="Times New Roman"/>
          <w:color w:val="000000"/>
          <w:kern w:val="0"/>
          <w:sz w:val="24"/>
        </w:rPr>
        <w:t>관하여</w:t>
      </w:r>
      <w:r w:rsidRPr="007B4163">
        <w:rPr>
          <w:rFonts w:ascii="Times New Roman"/>
          <w:color w:val="000000"/>
          <w:kern w:val="0"/>
          <w:sz w:val="24"/>
        </w:rPr>
        <w:t xml:space="preserve"> </w:t>
      </w:r>
      <w:r w:rsidRPr="007B4163">
        <w:rPr>
          <w:rFonts w:ascii="Times New Roman"/>
          <w:color w:val="000000"/>
          <w:kern w:val="0"/>
          <w:sz w:val="24"/>
        </w:rPr>
        <w:t>매도인이</w:t>
      </w:r>
      <w:r w:rsidRPr="007B4163">
        <w:rPr>
          <w:rFonts w:ascii="Times New Roman"/>
          <w:color w:val="000000"/>
          <w:kern w:val="0"/>
          <w:sz w:val="24"/>
        </w:rPr>
        <w:t xml:space="preserve"> </w:t>
      </w:r>
      <w:r w:rsidRPr="007B4163">
        <w:rPr>
          <w:rFonts w:ascii="Times New Roman"/>
          <w:color w:val="000000"/>
          <w:kern w:val="0"/>
          <w:sz w:val="24"/>
        </w:rPr>
        <w:t>가입한</w:t>
      </w:r>
      <w:r w:rsidRPr="007B4163">
        <w:rPr>
          <w:rFonts w:ascii="Times New Roman"/>
          <w:color w:val="000000"/>
          <w:kern w:val="0"/>
          <w:sz w:val="24"/>
        </w:rPr>
        <w:t xml:space="preserve"> </w:t>
      </w:r>
      <w:r w:rsidRPr="007B4163">
        <w:rPr>
          <w:rFonts w:ascii="Times New Roman"/>
          <w:color w:val="000000"/>
          <w:kern w:val="0"/>
          <w:sz w:val="24"/>
        </w:rPr>
        <w:t>보험계약을</w:t>
      </w:r>
      <w:r w:rsidRPr="007B4163">
        <w:rPr>
          <w:rFonts w:ascii="Times New Roman"/>
          <w:color w:val="000000"/>
          <w:kern w:val="0"/>
          <w:sz w:val="24"/>
        </w:rPr>
        <w:t xml:space="preserve"> </w:t>
      </w:r>
      <w:r w:rsidRPr="007B4163">
        <w:rPr>
          <w:rFonts w:ascii="Times New Roman"/>
          <w:color w:val="000000"/>
          <w:kern w:val="0"/>
          <w:sz w:val="24"/>
        </w:rPr>
        <w:t>승계하는</w:t>
      </w:r>
      <w:r w:rsidRPr="007B4163">
        <w:rPr>
          <w:rFonts w:ascii="Times New Roman"/>
          <w:color w:val="000000"/>
          <w:kern w:val="0"/>
          <w:sz w:val="24"/>
        </w:rPr>
        <w:t xml:space="preserve"> </w:t>
      </w:r>
      <w:r w:rsidRPr="007B4163">
        <w:rPr>
          <w:rFonts w:ascii="Times New Roman"/>
          <w:color w:val="000000"/>
          <w:kern w:val="0"/>
          <w:sz w:val="24"/>
        </w:rPr>
        <w:t>경우</w:t>
      </w:r>
      <w:r w:rsidRPr="007B4163">
        <w:rPr>
          <w:rFonts w:ascii="Times New Roman"/>
          <w:color w:val="000000"/>
          <w:kern w:val="0"/>
          <w:sz w:val="24"/>
        </w:rPr>
        <w:t>(</w:t>
      </w:r>
      <w:r w:rsidRPr="007B4163">
        <w:rPr>
          <w:rFonts w:ascii="Times New Roman"/>
          <w:color w:val="000000"/>
          <w:kern w:val="0"/>
          <w:sz w:val="24"/>
        </w:rPr>
        <w:t>공동인수</w:t>
      </w:r>
      <w:r w:rsidRPr="007B4163">
        <w:rPr>
          <w:rFonts w:ascii="Times New Roman"/>
          <w:color w:val="000000"/>
          <w:kern w:val="0"/>
          <w:sz w:val="24"/>
        </w:rPr>
        <w:t xml:space="preserve"> </w:t>
      </w:r>
      <w:r w:rsidRPr="007B4163">
        <w:rPr>
          <w:rFonts w:ascii="Times New Roman"/>
          <w:color w:val="000000"/>
          <w:kern w:val="0"/>
          <w:sz w:val="24"/>
        </w:rPr>
        <w:t>보험회사가</w:t>
      </w:r>
      <w:r w:rsidRPr="007B4163">
        <w:rPr>
          <w:rFonts w:ascii="Times New Roman"/>
          <w:color w:val="000000"/>
          <w:kern w:val="0"/>
          <w:sz w:val="24"/>
        </w:rPr>
        <w:t xml:space="preserve"> </w:t>
      </w:r>
      <w:r w:rsidRPr="007B4163">
        <w:rPr>
          <w:rFonts w:ascii="Times New Roman"/>
          <w:color w:val="000000"/>
          <w:kern w:val="0"/>
          <w:sz w:val="24"/>
        </w:rPr>
        <w:t>있는</w:t>
      </w:r>
      <w:r w:rsidRPr="007B4163">
        <w:rPr>
          <w:rFonts w:ascii="Times New Roman"/>
          <w:color w:val="000000"/>
          <w:kern w:val="0"/>
          <w:sz w:val="24"/>
        </w:rPr>
        <w:t xml:space="preserve"> </w:t>
      </w:r>
      <w:r w:rsidRPr="007B4163">
        <w:rPr>
          <w:rFonts w:ascii="Times New Roman"/>
          <w:color w:val="000000"/>
          <w:kern w:val="0"/>
          <w:sz w:val="24"/>
        </w:rPr>
        <w:t>경우</w:t>
      </w:r>
      <w:r w:rsidRPr="007B4163">
        <w:rPr>
          <w:rFonts w:ascii="Times New Roman"/>
          <w:color w:val="000000"/>
          <w:kern w:val="0"/>
          <w:sz w:val="24"/>
        </w:rPr>
        <w:t xml:space="preserve"> </w:t>
      </w:r>
      <w:r w:rsidRPr="007B4163">
        <w:rPr>
          <w:rFonts w:ascii="Times New Roman"/>
          <w:color w:val="000000"/>
          <w:kern w:val="0"/>
          <w:sz w:val="24"/>
        </w:rPr>
        <w:t>그</w:t>
      </w:r>
      <w:r w:rsidRPr="007B4163">
        <w:rPr>
          <w:rFonts w:ascii="Times New Roman"/>
          <w:color w:val="000000"/>
          <w:kern w:val="0"/>
          <w:sz w:val="24"/>
        </w:rPr>
        <w:t xml:space="preserve"> </w:t>
      </w:r>
      <w:r w:rsidRPr="007B4163">
        <w:rPr>
          <w:rFonts w:ascii="Times New Roman"/>
          <w:color w:val="000000"/>
          <w:kern w:val="0"/>
          <w:sz w:val="24"/>
        </w:rPr>
        <w:t>전부</w:t>
      </w:r>
      <w:r w:rsidRPr="007B4163">
        <w:rPr>
          <w:rFonts w:ascii="Times New Roman"/>
          <w:color w:val="000000"/>
          <w:kern w:val="0"/>
          <w:sz w:val="24"/>
        </w:rPr>
        <w:t xml:space="preserve"> </w:t>
      </w:r>
      <w:r w:rsidRPr="007B4163">
        <w:rPr>
          <w:rFonts w:ascii="Times New Roman"/>
          <w:color w:val="000000"/>
          <w:kern w:val="0"/>
          <w:sz w:val="24"/>
        </w:rPr>
        <w:t>또는</w:t>
      </w:r>
      <w:r w:rsidRPr="007B4163">
        <w:rPr>
          <w:rFonts w:ascii="Times New Roman"/>
          <w:color w:val="000000"/>
          <w:kern w:val="0"/>
          <w:sz w:val="24"/>
        </w:rPr>
        <w:t xml:space="preserve"> </w:t>
      </w:r>
      <w:r w:rsidRPr="007B4163">
        <w:rPr>
          <w:rFonts w:ascii="Times New Roman"/>
          <w:color w:val="000000"/>
          <w:kern w:val="0"/>
          <w:sz w:val="24"/>
        </w:rPr>
        <w:t>이를</w:t>
      </w:r>
      <w:r w:rsidRPr="007B4163">
        <w:rPr>
          <w:rFonts w:ascii="Times New Roman"/>
          <w:color w:val="000000"/>
          <w:kern w:val="0"/>
          <w:sz w:val="24"/>
        </w:rPr>
        <w:t xml:space="preserve"> </w:t>
      </w:r>
      <w:r w:rsidRPr="007B4163">
        <w:rPr>
          <w:rFonts w:ascii="Times New Roman"/>
          <w:color w:val="000000"/>
          <w:kern w:val="0"/>
          <w:sz w:val="24"/>
        </w:rPr>
        <w:t>대리하는</w:t>
      </w:r>
      <w:r w:rsidRPr="007B4163">
        <w:rPr>
          <w:rFonts w:ascii="Times New Roman"/>
          <w:color w:val="000000"/>
          <w:kern w:val="0"/>
          <w:sz w:val="24"/>
        </w:rPr>
        <w:t xml:space="preserve"> </w:t>
      </w:r>
      <w:r w:rsidRPr="007B4163">
        <w:rPr>
          <w:rFonts w:ascii="Times New Roman"/>
          <w:color w:val="000000"/>
          <w:kern w:val="0"/>
          <w:sz w:val="24"/>
        </w:rPr>
        <w:t>간사</w:t>
      </w:r>
      <w:r w:rsidRPr="007B4163">
        <w:rPr>
          <w:rFonts w:ascii="Times New Roman"/>
          <w:color w:val="000000"/>
          <w:kern w:val="0"/>
          <w:sz w:val="24"/>
        </w:rPr>
        <w:t xml:space="preserve"> </w:t>
      </w:r>
      <w:r w:rsidRPr="007B4163">
        <w:rPr>
          <w:rFonts w:ascii="Times New Roman"/>
          <w:color w:val="000000"/>
          <w:kern w:val="0"/>
          <w:sz w:val="24"/>
        </w:rPr>
        <w:t>보험회사에</w:t>
      </w:r>
      <w:r w:rsidRPr="007B4163">
        <w:rPr>
          <w:rFonts w:ascii="Times New Roman"/>
          <w:color w:val="000000"/>
          <w:kern w:val="0"/>
          <w:sz w:val="24"/>
        </w:rPr>
        <w:t xml:space="preserve"> </w:t>
      </w:r>
      <w:r w:rsidRPr="007B4163">
        <w:rPr>
          <w:rFonts w:ascii="Times New Roman"/>
          <w:color w:val="000000"/>
          <w:kern w:val="0"/>
          <w:sz w:val="24"/>
        </w:rPr>
        <w:t>대한</w:t>
      </w:r>
      <w:r w:rsidRPr="007B4163">
        <w:rPr>
          <w:rFonts w:ascii="Times New Roman"/>
          <w:color w:val="000000"/>
          <w:kern w:val="0"/>
          <w:sz w:val="24"/>
        </w:rPr>
        <w:t xml:space="preserve"> </w:t>
      </w:r>
      <w:r w:rsidRPr="007B4163">
        <w:rPr>
          <w:rFonts w:ascii="Times New Roman"/>
          <w:color w:val="000000"/>
          <w:kern w:val="0"/>
          <w:sz w:val="24"/>
        </w:rPr>
        <w:t>통지를</w:t>
      </w:r>
      <w:r w:rsidRPr="007B4163">
        <w:rPr>
          <w:rFonts w:ascii="Times New Roman"/>
          <w:color w:val="000000"/>
          <w:kern w:val="0"/>
          <w:sz w:val="24"/>
        </w:rPr>
        <w:t xml:space="preserve"> </w:t>
      </w:r>
      <w:r w:rsidRPr="007B4163">
        <w:rPr>
          <w:rFonts w:ascii="Times New Roman"/>
          <w:color w:val="000000"/>
          <w:kern w:val="0"/>
          <w:sz w:val="24"/>
        </w:rPr>
        <w:t>포함함</w:t>
      </w:r>
      <w:r w:rsidRPr="007B4163">
        <w:rPr>
          <w:rFonts w:ascii="Times New Roman"/>
          <w:color w:val="000000"/>
          <w:kern w:val="0"/>
          <w:sz w:val="24"/>
        </w:rPr>
        <w:t>)</w:t>
      </w:r>
      <w:r w:rsidRPr="007B4163">
        <w:rPr>
          <w:rFonts w:ascii="Times New Roman"/>
          <w:color w:val="000000"/>
          <w:kern w:val="0"/>
          <w:sz w:val="24"/>
        </w:rPr>
        <w:t>에도</w:t>
      </w:r>
      <w:r w:rsidRPr="007B4163">
        <w:rPr>
          <w:rFonts w:ascii="Times New Roman"/>
          <w:color w:val="000000"/>
          <w:kern w:val="0"/>
          <w:sz w:val="24"/>
        </w:rPr>
        <w:t xml:space="preserve"> </w:t>
      </w:r>
      <w:r w:rsidRPr="007B4163">
        <w:rPr>
          <w:rFonts w:ascii="Times New Roman"/>
          <w:color w:val="000000"/>
          <w:kern w:val="0"/>
          <w:sz w:val="24"/>
        </w:rPr>
        <w:t>같다</w:t>
      </w:r>
      <w:r w:rsidRPr="007B4163">
        <w:rPr>
          <w:rFonts w:ascii="Times New Roman"/>
          <w:color w:val="000000"/>
          <w:kern w:val="0"/>
          <w:sz w:val="24"/>
        </w:rPr>
        <w:t>.</w:t>
      </w:r>
    </w:p>
    <w:p w14:paraId="63945EC8" w14:textId="77777777" w:rsidR="00930A79" w:rsidRPr="00404F2D" w:rsidRDefault="00930A79" w:rsidP="006A29C3">
      <w:pPr>
        <w:pStyle w:val="TKNormal"/>
        <w:spacing w:line="200" w:lineRule="exact"/>
        <w:rPr>
          <w:rFonts w:ascii="바탕체" w:eastAsia="바탕체" w:hAnsi="바탕체"/>
          <w:bCs/>
          <w:color w:val="C00000"/>
          <w:sz w:val="24"/>
        </w:rPr>
      </w:pPr>
    </w:p>
    <w:p w14:paraId="4E04FC17" w14:textId="77777777" w:rsidR="00930A79" w:rsidRPr="00404F2D" w:rsidRDefault="00930A79" w:rsidP="006A29C3">
      <w:pPr>
        <w:pStyle w:val="TKNormal"/>
        <w:spacing w:line="200" w:lineRule="exact"/>
        <w:rPr>
          <w:rFonts w:ascii="바탕체" w:eastAsia="바탕체" w:hAnsi="바탕체"/>
          <w:b/>
          <w:color w:val="000000"/>
          <w:sz w:val="24"/>
        </w:rPr>
      </w:pPr>
      <w:r w:rsidRPr="00404F2D">
        <w:rPr>
          <w:rFonts w:ascii="바탕체" w:eastAsia="바탕체" w:hAnsi="바탕체" w:hint="eastAsia"/>
          <w:b/>
          <w:color w:val="000000"/>
          <w:sz w:val="24"/>
        </w:rPr>
        <w:t>제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 xml:space="preserve"> 9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조【세무】</w:t>
      </w:r>
    </w:p>
    <w:p w14:paraId="3047EB9A" w14:textId="77777777" w:rsidR="00930A79" w:rsidRPr="00404F2D" w:rsidRDefault="00930A79" w:rsidP="006A29C3">
      <w:pPr>
        <w:pStyle w:val="TKListParagraph"/>
        <w:tabs>
          <w:tab w:val="left" w:pos="400"/>
          <w:tab w:val="left" w:pos="800"/>
          <w:tab w:val="left" w:pos="1600"/>
          <w:tab w:val="left" w:pos="2400"/>
          <w:tab w:val="left" w:pos="3200"/>
        </w:tabs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신탁재산과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관련된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세무업무는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위탁자의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부담으로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위탁자가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신고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납부하여야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한다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.</w:t>
      </w:r>
    </w:p>
    <w:p w14:paraId="52264657" w14:textId="77777777" w:rsidR="00930A79" w:rsidRPr="00404F2D" w:rsidRDefault="00930A79" w:rsidP="006A29C3">
      <w:pPr>
        <w:pStyle w:val="TKNormal"/>
        <w:spacing w:line="200" w:lineRule="exact"/>
        <w:rPr>
          <w:rFonts w:ascii="바탕체" w:eastAsia="바탕체" w:hAnsi="바탕체"/>
          <w:color w:val="000000"/>
          <w:sz w:val="24"/>
        </w:rPr>
      </w:pPr>
    </w:p>
    <w:p w14:paraId="216557D1" w14:textId="77777777" w:rsidR="00930A79" w:rsidRPr="00404F2D" w:rsidRDefault="00930A79" w:rsidP="006A29C3">
      <w:pPr>
        <w:pStyle w:val="TKNormal"/>
        <w:spacing w:line="200" w:lineRule="exact"/>
        <w:rPr>
          <w:rFonts w:ascii="바탕체" w:eastAsia="바탕체" w:hAnsi="바탕체"/>
          <w:b/>
          <w:color w:val="000000"/>
          <w:sz w:val="24"/>
        </w:rPr>
      </w:pPr>
      <w:r w:rsidRPr="00404F2D">
        <w:rPr>
          <w:rFonts w:ascii="바탕체" w:eastAsia="바탕체" w:hAnsi="바탕체" w:hint="eastAsia"/>
          <w:b/>
          <w:color w:val="000000"/>
          <w:sz w:val="24"/>
        </w:rPr>
        <w:t>제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10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조【책임면제】</w:t>
      </w:r>
    </w:p>
    <w:p w14:paraId="47E6A918" w14:textId="77777777" w:rsidR="00930A79" w:rsidRPr="00404F2D" w:rsidRDefault="00930A79">
      <w:pPr>
        <w:pStyle w:val="TKNormal"/>
        <w:numPr>
          <w:ilvl w:val="0"/>
          <w:numId w:val="10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신탁법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8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조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(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사해신탁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)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에서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정한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채권자취소권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행사에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의하여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신탁계약이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취소된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경우에는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위탁자가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책임을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부담하며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,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수탁자는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책임을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부담하지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않는다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.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또한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,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이와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관련하여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수탁자의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손해가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발생한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경우에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위탁자는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수탁자의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손해를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배상하여야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한다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.</w:t>
      </w:r>
    </w:p>
    <w:p w14:paraId="76F1D216" w14:textId="77777777" w:rsidR="00930A79" w:rsidRPr="00404F2D" w:rsidRDefault="00930A79">
      <w:pPr>
        <w:pStyle w:val="TKNormal"/>
        <w:numPr>
          <w:ilvl w:val="0"/>
          <w:numId w:val="10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수탁자가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수탁자의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지위를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원인으로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3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자로부터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손해배상청구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기타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금원의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청구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(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신탁부동산의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하자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화재발생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공작물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책임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사해행위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취소판결에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의한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가액배상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등의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원인을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포함하며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이에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한하지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않는다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)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당할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경우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,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위탁자는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수탁자가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지급하여야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할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채무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및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소송으로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인하여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발생하는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모든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비용과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손해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등을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변제하여야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하며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,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이를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이행하지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아니하는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경우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수탁자는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위탁자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및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우선수익자들에게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서면으로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그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이행을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최고할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수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있다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.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다만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이를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이유로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한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본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신탁계약의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해지는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본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특약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제</w:t>
      </w:r>
      <w:r w:rsidRPr="00404F2D">
        <w:rPr>
          <w:rFonts w:ascii="Times New Roman" w:hint="eastAsia"/>
          <w:bCs/>
          <w:color w:val="000000"/>
          <w:kern w:val="0"/>
          <w:sz w:val="24"/>
        </w:rPr>
        <w:t>11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조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제①항에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따른다</w:t>
      </w:r>
      <w:r w:rsidRPr="00404F2D">
        <w:rPr>
          <w:rFonts w:ascii="Times New Roman" w:hint="eastAsia"/>
          <w:bCs/>
          <w:color w:val="000000"/>
          <w:kern w:val="0"/>
          <w:sz w:val="24"/>
        </w:rPr>
        <w:t>.</w:t>
      </w:r>
    </w:p>
    <w:p w14:paraId="36158410" w14:textId="77777777" w:rsidR="00930A79" w:rsidRPr="00404F2D" w:rsidRDefault="00930A79">
      <w:pPr>
        <w:pStyle w:val="TKNormal"/>
        <w:numPr>
          <w:ilvl w:val="0"/>
          <w:numId w:val="10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신탁기간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중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또는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신탁종료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신탁부동산의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하자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및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하자를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원인으로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하여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손해가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발생하더라도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수탁자는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책임을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부담하지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않는다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.</w:t>
      </w:r>
    </w:p>
    <w:p w14:paraId="72782D34" w14:textId="77777777" w:rsidR="00930A79" w:rsidRPr="00404F2D" w:rsidRDefault="00930A79">
      <w:pPr>
        <w:pStyle w:val="TKNormal"/>
        <w:numPr>
          <w:ilvl w:val="0"/>
          <w:numId w:val="10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lastRenderedPageBreak/>
        <w:t>수탁자는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다음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각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호에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해당하는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손해에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대하여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책임을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부담하지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않는다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.</w:t>
      </w:r>
    </w:p>
    <w:p w14:paraId="076B2A77" w14:textId="4826435F" w:rsidR="00930A79" w:rsidRPr="00404F2D" w:rsidRDefault="007B4163">
      <w:pPr>
        <w:pStyle w:val="TKNormal"/>
        <w:numPr>
          <w:ilvl w:val="0"/>
          <w:numId w:val="11"/>
        </w:numPr>
        <w:spacing w:line="200" w:lineRule="exact"/>
        <w:rPr>
          <w:rFonts w:ascii="바탕체" w:eastAsia="바탕체" w:hAnsi="바탕체"/>
          <w:sz w:val="24"/>
        </w:rPr>
      </w:pPr>
      <w:commentRangeStart w:id="5"/>
      <w:ins w:id="6" w:author="이원준 차장(법무팀)" w:date="2026-10-08T16:24:00Z" w16du:dateUtc="2026-10-08T07:24:00Z">
        <w:r>
          <w:rPr>
            <w:rFonts w:ascii="바탕체" w:eastAsia="바탕체" w:hAnsi="바탕체" w:hint="eastAsia"/>
            <w:sz w:val="24"/>
          </w:rPr>
          <w:t xml:space="preserve">수탁자가 선관주의의무를 다하여 신탁계약서에 따라 업무를 처리하였음에도 수탁자에게 발생한 손해 </w:t>
        </w:r>
      </w:ins>
      <w:commentRangeEnd w:id="5"/>
      <w:r w:rsidRPr="00404F2D">
        <w:rPr>
          <w:rStyle w:val="ad"/>
          <w:rFonts w:ascii="바탕체" w:eastAsia="바탕체" w:hAnsi="바탕체" w:hint="eastAsia"/>
          <w:sz w:val="24"/>
          <w:szCs w:val="24"/>
        </w:rPr>
        <w:commentReference w:id="5"/>
      </w:r>
      <w:del w:id="7" w:author="이원준 차장(법무팀)" w:date="2026-10-08T16:25:00Z" w16du:dateUtc="2026-10-08T07:25:00Z">
        <w:r w:rsidR="00930A79" w:rsidRPr="00404F2D" w:rsidDel="007B4163">
          <w:rPr>
            <w:rFonts w:ascii="바탕체" w:eastAsia="바탕체" w:hAnsi="바탕체" w:hint="eastAsia"/>
            <w:sz w:val="24"/>
          </w:rPr>
          <w:delText>신탁계약서에</w:delText>
        </w:r>
        <w:r w:rsidR="00930A79" w:rsidRPr="00404F2D" w:rsidDel="007B4163">
          <w:rPr>
            <w:rFonts w:ascii="바탕체" w:eastAsia="바탕체" w:hAnsi="바탕체" w:hint="eastAsia"/>
            <w:sz w:val="24"/>
          </w:rPr>
          <w:delText xml:space="preserve"> </w:delText>
        </w:r>
        <w:r w:rsidR="00930A79" w:rsidRPr="00404F2D" w:rsidDel="007B4163">
          <w:rPr>
            <w:rFonts w:ascii="바탕체" w:eastAsia="바탕체" w:hAnsi="바탕체" w:hint="eastAsia"/>
            <w:sz w:val="24"/>
          </w:rPr>
          <w:delText>의한</w:delText>
        </w:r>
        <w:r w:rsidR="00930A79" w:rsidRPr="00404F2D" w:rsidDel="007B4163">
          <w:rPr>
            <w:rFonts w:ascii="바탕체" w:eastAsia="바탕체" w:hAnsi="바탕체" w:hint="eastAsia"/>
            <w:sz w:val="24"/>
          </w:rPr>
          <w:delText xml:space="preserve"> </w:delText>
        </w:r>
        <w:r w:rsidR="00930A79" w:rsidRPr="00404F2D" w:rsidDel="007B4163">
          <w:rPr>
            <w:rFonts w:ascii="바탕체" w:eastAsia="바탕체" w:hAnsi="바탕체" w:hint="eastAsia"/>
            <w:sz w:val="24"/>
          </w:rPr>
          <w:delText>행위로</w:delText>
        </w:r>
        <w:r w:rsidR="00930A79" w:rsidRPr="00404F2D" w:rsidDel="007B4163">
          <w:rPr>
            <w:rFonts w:ascii="바탕체" w:eastAsia="바탕체" w:hAnsi="바탕체" w:hint="eastAsia"/>
            <w:sz w:val="24"/>
          </w:rPr>
          <w:delText xml:space="preserve"> </w:delText>
        </w:r>
        <w:r w:rsidR="00930A79" w:rsidRPr="00404F2D" w:rsidDel="007B4163">
          <w:rPr>
            <w:rFonts w:ascii="바탕체" w:eastAsia="바탕체" w:hAnsi="바탕체" w:hint="eastAsia"/>
            <w:sz w:val="24"/>
          </w:rPr>
          <w:delText>발생한</w:delText>
        </w:r>
        <w:r w:rsidR="00930A79" w:rsidRPr="00404F2D" w:rsidDel="007B4163">
          <w:rPr>
            <w:rFonts w:ascii="바탕체" w:eastAsia="바탕체" w:hAnsi="바탕체" w:hint="eastAsia"/>
            <w:sz w:val="24"/>
          </w:rPr>
          <w:delText xml:space="preserve"> </w:delText>
        </w:r>
        <w:r w:rsidR="00930A79" w:rsidRPr="00404F2D" w:rsidDel="007B4163">
          <w:rPr>
            <w:rFonts w:ascii="바탕체" w:eastAsia="바탕체" w:hAnsi="바탕체" w:hint="eastAsia"/>
            <w:sz w:val="24"/>
          </w:rPr>
          <w:delText>손해</w:delText>
        </w:r>
      </w:del>
    </w:p>
    <w:p w14:paraId="3548D366" w14:textId="77777777" w:rsidR="00930A79" w:rsidRPr="00404F2D" w:rsidRDefault="00930A79">
      <w:pPr>
        <w:pStyle w:val="TKNormal"/>
        <w:numPr>
          <w:ilvl w:val="0"/>
          <w:numId w:val="11"/>
        </w:numPr>
        <w:spacing w:line="200" w:lineRule="exact"/>
        <w:rPr>
          <w:rFonts w:ascii="바탕체" w:eastAsia="바탕체" w:hAnsi="바탕체"/>
          <w:sz w:val="24"/>
        </w:rPr>
      </w:pPr>
      <w:r w:rsidRPr="00404F2D">
        <w:rPr>
          <w:rFonts w:ascii="바탕체" w:eastAsia="바탕체" w:hAnsi="바탕체" w:hint="eastAsia"/>
          <w:sz w:val="24"/>
        </w:rPr>
        <w:t>위탁자와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우선수익자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들</w:t>
      </w:r>
      <w:r w:rsidRPr="00404F2D">
        <w:rPr>
          <w:rFonts w:ascii="바탕체" w:eastAsia="바탕체" w:hAnsi="바탕체" w:hint="eastAsia"/>
          <w:sz w:val="24"/>
        </w:rPr>
        <w:t>의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동의가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있거나</w:t>
      </w:r>
      <w:r w:rsidRPr="00404F2D">
        <w:rPr>
          <w:rFonts w:ascii="바탕체" w:eastAsia="바탕체" w:hAnsi="바탕체" w:hint="eastAsia"/>
          <w:sz w:val="24"/>
        </w:rPr>
        <w:t xml:space="preserve">, </w:t>
      </w:r>
      <w:r w:rsidRPr="00404F2D">
        <w:rPr>
          <w:rFonts w:ascii="바탕체" w:eastAsia="바탕체" w:hAnsi="바탕체" w:hint="eastAsia"/>
          <w:sz w:val="24"/>
        </w:rPr>
        <w:t>우선수익자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들</w:t>
      </w:r>
      <w:r w:rsidRPr="00404F2D">
        <w:rPr>
          <w:rFonts w:ascii="바탕체" w:eastAsia="바탕체" w:hAnsi="바탕체" w:hint="eastAsia"/>
          <w:sz w:val="24"/>
        </w:rPr>
        <w:t>의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요청에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의한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수탁자의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행위에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의하여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발생한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손해</w:t>
      </w:r>
    </w:p>
    <w:p w14:paraId="45E2C46D" w14:textId="77777777" w:rsidR="00930A79" w:rsidRPr="00404F2D" w:rsidRDefault="00930A79">
      <w:pPr>
        <w:pStyle w:val="TKNormal"/>
        <w:numPr>
          <w:ilvl w:val="0"/>
          <w:numId w:val="11"/>
        </w:numPr>
        <w:spacing w:line="200" w:lineRule="exact"/>
        <w:rPr>
          <w:rFonts w:ascii="바탕체" w:eastAsia="바탕체" w:hAnsi="바탕체"/>
          <w:sz w:val="24"/>
        </w:rPr>
      </w:pPr>
      <w:r w:rsidRPr="00404F2D">
        <w:rPr>
          <w:rFonts w:ascii="바탕체" w:eastAsia="바탕체" w:hAnsi="바탕체" w:hint="eastAsia"/>
          <w:sz w:val="24"/>
        </w:rPr>
        <w:t>위탁자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및</w:t>
      </w:r>
      <w:r w:rsidRPr="00404F2D">
        <w:rPr>
          <w:rFonts w:ascii="바탕체" w:eastAsia="바탕체" w:hAnsi="바탕체" w:hint="eastAsia"/>
          <w:sz w:val="24"/>
        </w:rPr>
        <w:t>/</w:t>
      </w:r>
      <w:r w:rsidRPr="00404F2D">
        <w:rPr>
          <w:rFonts w:ascii="바탕체" w:eastAsia="바탕체" w:hAnsi="바탕체" w:hint="eastAsia"/>
          <w:sz w:val="24"/>
        </w:rPr>
        <w:t>또는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우선수익자가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사전에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고지하지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않은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사항과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관련하여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수탁자가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이를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인지하지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못하여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발생한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손해</w:t>
      </w:r>
    </w:p>
    <w:p w14:paraId="2796514E" w14:textId="77777777" w:rsidR="00930A79" w:rsidRPr="00404F2D" w:rsidRDefault="00930A79">
      <w:pPr>
        <w:pStyle w:val="TKNormal"/>
        <w:numPr>
          <w:ilvl w:val="0"/>
          <w:numId w:val="11"/>
        </w:numPr>
        <w:spacing w:line="200" w:lineRule="exact"/>
        <w:rPr>
          <w:rFonts w:ascii="바탕체" w:eastAsia="바탕체" w:hAnsi="바탕체"/>
          <w:sz w:val="24"/>
        </w:rPr>
      </w:pPr>
      <w:r w:rsidRPr="00404F2D">
        <w:rPr>
          <w:rFonts w:ascii="바탕체" w:eastAsia="바탕체" w:hAnsi="바탕체"/>
          <w:sz w:val="24"/>
        </w:rPr>
        <w:t>신탁등기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/>
          <w:sz w:val="24"/>
        </w:rPr>
        <w:t>시</w:t>
      </w:r>
      <w:r w:rsidRPr="00404F2D">
        <w:rPr>
          <w:rFonts w:ascii="바탕체" w:eastAsia="바탕체" w:hAnsi="바탕체"/>
          <w:sz w:val="24"/>
        </w:rPr>
        <w:t xml:space="preserve"> </w:t>
      </w:r>
      <w:r w:rsidRPr="00404F2D">
        <w:rPr>
          <w:rFonts w:ascii="바탕체" w:eastAsia="바탕체" w:hAnsi="바탕체"/>
          <w:sz w:val="24"/>
        </w:rPr>
        <w:t>위탁자가</w:t>
      </w:r>
      <w:r w:rsidRPr="00404F2D">
        <w:rPr>
          <w:rFonts w:ascii="바탕체" w:eastAsia="바탕체" w:hAnsi="바탕체"/>
          <w:sz w:val="24"/>
        </w:rPr>
        <w:t xml:space="preserve"> (</w:t>
      </w:r>
      <w:r w:rsidRPr="00404F2D">
        <w:rPr>
          <w:rFonts w:ascii="바탕체" w:eastAsia="바탕체" w:hAnsi="바탕체"/>
          <w:sz w:val="24"/>
        </w:rPr>
        <w:t>국세</w:t>
      </w:r>
      <w:r w:rsidRPr="00404F2D">
        <w:rPr>
          <w:rFonts w:ascii="바탕체" w:eastAsia="바탕체" w:hAnsi="바탕체"/>
          <w:sz w:val="24"/>
        </w:rPr>
        <w:t xml:space="preserve">, </w:t>
      </w:r>
      <w:r w:rsidRPr="00404F2D">
        <w:rPr>
          <w:rFonts w:ascii="바탕체" w:eastAsia="바탕체" w:hAnsi="바탕체"/>
          <w:sz w:val="24"/>
        </w:rPr>
        <w:t>지방세</w:t>
      </w:r>
      <w:r w:rsidRPr="00404F2D">
        <w:rPr>
          <w:rFonts w:ascii="바탕체" w:eastAsia="바탕체" w:hAnsi="바탕체"/>
          <w:sz w:val="24"/>
        </w:rPr>
        <w:t>)</w:t>
      </w:r>
      <w:r w:rsidRPr="00404F2D">
        <w:rPr>
          <w:rFonts w:ascii="바탕체" w:eastAsia="바탕체" w:hAnsi="바탕체"/>
          <w:sz w:val="24"/>
        </w:rPr>
        <w:t>완납증명서를</w:t>
      </w:r>
      <w:r w:rsidRPr="00404F2D">
        <w:rPr>
          <w:rFonts w:ascii="바탕체" w:eastAsia="바탕체" w:hAnsi="바탕체"/>
          <w:sz w:val="24"/>
        </w:rPr>
        <w:t xml:space="preserve"> </w:t>
      </w:r>
      <w:r w:rsidRPr="00404F2D">
        <w:rPr>
          <w:rFonts w:ascii="바탕체" w:eastAsia="바탕체" w:hAnsi="바탕체"/>
          <w:sz w:val="24"/>
        </w:rPr>
        <w:t>제출하지</w:t>
      </w:r>
      <w:r w:rsidRPr="00404F2D">
        <w:rPr>
          <w:rFonts w:ascii="바탕체" w:eastAsia="바탕체" w:hAnsi="바탕체"/>
          <w:sz w:val="24"/>
        </w:rPr>
        <w:t xml:space="preserve"> </w:t>
      </w:r>
      <w:r w:rsidRPr="00404F2D">
        <w:rPr>
          <w:rFonts w:ascii="바탕체" w:eastAsia="바탕체" w:hAnsi="바탕체"/>
          <w:sz w:val="24"/>
        </w:rPr>
        <w:t>못하여</w:t>
      </w:r>
      <w:r w:rsidRPr="00404F2D">
        <w:rPr>
          <w:rFonts w:ascii="바탕체" w:eastAsia="바탕체" w:hAnsi="바탕체"/>
          <w:sz w:val="24"/>
        </w:rPr>
        <w:t xml:space="preserve"> </w:t>
      </w:r>
      <w:r w:rsidRPr="00404F2D">
        <w:rPr>
          <w:rFonts w:ascii="바탕체" w:eastAsia="바탕체" w:hAnsi="바탕체"/>
          <w:sz w:val="24"/>
        </w:rPr>
        <w:t>신탁등기를</w:t>
      </w:r>
      <w:r w:rsidRPr="00404F2D">
        <w:rPr>
          <w:rFonts w:ascii="바탕체" w:eastAsia="바탕체" w:hAnsi="바탕체"/>
          <w:sz w:val="24"/>
        </w:rPr>
        <w:t xml:space="preserve"> </w:t>
      </w:r>
      <w:r w:rsidRPr="00404F2D">
        <w:rPr>
          <w:rFonts w:ascii="바탕체" w:eastAsia="바탕체" w:hAnsi="바탕체"/>
          <w:sz w:val="24"/>
        </w:rPr>
        <w:t>하지</w:t>
      </w:r>
      <w:r w:rsidRPr="00404F2D">
        <w:rPr>
          <w:rFonts w:ascii="바탕체" w:eastAsia="바탕체" w:hAnsi="바탕체"/>
          <w:sz w:val="24"/>
        </w:rPr>
        <w:t xml:space="preserve"> </w:t>
      </w:r>
      <w:r w:rsidRPr="00404F2D">
        <w:rPr>
          <w:rFonts w:ascii="바탕체" w:eastAsia="바탕체" w:hAnsi="바탕체"/>
          <w:sz w:val="24"/>
        </w:rPr>
        <w:t>못하는</w:t>
      </w:r>
      <w:r w:rsidRPr="00404F2D">
        <w:rPr>
          <w:rFonts w:ascii="바탕체" w:eastAsia="바탕체" w:hAnsi="바탕체"/>
          <w:sz w:val="24"/>
        </w:rPr>
        <w:t xml:space="preserve"> </w:t>
      </w:r>
      <w:r w:rsidRPr="00404F2D">
        <w:rPr>
          <w:rFonts w:ascii="바탕체" w:eastAsia="바탕체" w:hAnsi="바탕체"/>
          <w:sz w:val="24"/>
        </w:rPr>
        <w:t>경우</w:t>
      </w:r>
      <w:r w:rsidRPr="00404F2D">
        <w:rPr>
          <w:rFonts w:ascii="바탕체" w:eastAsia="바탕체" w:hAnsi="바탕체"/>
          <w:sz w:val="24"/>
        </w:rPr>
        <w:t xml:space="preserve"> </w:t>
      </w:r>
      <w:r w:rsidRPr="00404F2D">
        <w:rPr>
          <w:rFonts w:ascii="바탕체" w:eastAsia="바탕체" w:hAnsi="바탕체"/>
          <w:sz w:val="24"/>
        </w:rPr>
        <w:t>위탁자</w:t>
      </w:r>
      <w:r w:rsidRPr="00404F2D">
        <w:rPr>
          <w:rFonts w:ascii="바탕체" w:eastAsia="바탕체" w:hAnsi="바탕체" w:hint="eastAsia"/>
          <w:sz w:val="24"/>
        </w:rPr>
        <w:t xml:space="preserve">, </w:t>
      </w:r>
      <w:r w:rsidRPr="00404F2D">
        <w:rPr>
          <w:rFonts w:ascii="바탕체" w:eastAsia="바탕체" w:hAnsi="바탕체"/>
          <w:sz w:val="24"/>
        </w:rPr>
        <w:t>수익자</w:t>
      </w:r>
      <w:r w:rsidRPr="00404F2D">
        <w:rPr>
          <w:rFonts w:ascii="바탕체" w:eastAsia="바탕체" w:hAnsi="바탕체" w:hint="eastAsia"/>
          <w:sz w:val="24"/>
        </w:rPr>
        <w:t xml:space="preserve">, </w:t>
      </w:r>
      <w:r w:rsidRPr="00404F2D">
        <w:rPr>
          <w:rFonts w:ascii="바탕체" w:eastAsia="바탕체" w:hAnsi="바탕체"/>
          <w:sz w:val="24"/>
        </w:rPr>
        <w:t>우선수익자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들이</w:t>
      </w:r>
      <w:r w:rsidRPr="00404F2D">
        <w:rPr>
          <w:rFonts w:ascii="바탕체" w:eastAsia="바탕체" w:hAnsi="바탕체"/>
          <w:sz w:val="24"/>
        </w:rPr>
        <w:t xml:space="preserve"> </w:t>
      </w:r>
      <w:r w:rsidRPr="00404F2D">
        <w:rPr>
          <w:rFonts w:ascii="바탕체" w:eastAsia="바탕체" w:hAnsi="바탕체"/>
          <w:sz w:val="24"/>
        </w:rPr>
        <w:t>입는</w:t>
      </w:r>
      <w:r w:rsidRPr="00404F2D">
        <w:rPr>
          <w:rFonts w:ascii="바탕체" w:eastAsia="바탕체" w:hAnsi="바탕체"/>
          <w:sz w:val="24"/>
        </w:rPr>
        <w:t xml:space="preserve"> </w:t>
      </w:r>
      <w:r w:rsidRPr="00404F2D">
        <w:rPr>
          <w:rFonts w:ascii="바탕체" w:eastAsia="바탕체" w:hAnsi="바탕체"/>
          <w:sz w:val="24"/>
        </w:rPr>
        <w:t>손해</w:t>
      </w:r>
    </w:p>
    <w:p w14:paraId="4CB9F0A8" w14:textId="77777777" w:rsidR="00930A79" w:rsidRPr="00404F2D" w:rsidRDefault="00930A79">
      <w:pPr>
        <w:pStyle w:val="TKNormal"/>
        <w:numPr>
          <w:ilvl w:val="0"/>
          <w:numId w:val="11"/>
        </w:numPr>
        <w:spacing w:line="200" w:lineRule="exact"/>
        <w:rPr>
          <w:rFonts w:ascii="바탕체" w:eastAsia="바탕체" w:hAnsi="바탕체"/>
          <w:sz w:val="24"/>
        </w:rPr>
      </w:pPr>
      <w:r w:rsidRPr="00404F2D">
        <w:rPr>
          <w:rFonts w:ascii="바탕체" w:eastAsia="바탕체" w:hAnsi="바탕체"/>
          <w:sz w:val="24"/>
        </w:rPr>
        <w:t>수탁자를</w:t>
      </w:r>
      <w:r w:rsidRPr="00404F2D">
        <w:rPr>
          <w:rFonts w:ascii="바탕체" w:eastAsia="바탕체" w:hAnsi="바탕체"/>
          <w:sz w:val="24"/>
        </w:rPr>
        <w:t xml:space="preserve"> </w:t>
      </w:r>
      <w:r w:rsidRPr="00404F2D">
        <w:rPr>
          <w:rFonts w:ascii="바탕체" w:eastAsia="바탕체" w:hAnsi="바탕체"/>
          <w:sz w:val="24"/>
        </w:rPr>
        <w:t>납부</w:t>
      </w:r>
      <w:r w:rsidRPr="00404F2D">
        <w:rPr>
          <w:rFonts w:ascii="바탕체" w:eastAsia="바탕체" w:hAnsi="바탕체"/>
          <w:sz w:val="24"/>
        </w:rPr>
        <w:t xml:space="preserve"> </w:t>
      </w:r>
      <w:r w:rsidRPr="00404F2D">
        <w:rPr>
          <w:rFonts w:ascii="바탕체" w:eastAsia="바탕체" w:hAnsi="바탕체"/>
          <w:sz w:val="24"/>
        </w:rPr>
        <w:t>의무자로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/>
          <w:sz w:val="24"/>
        </w:rPr>
        <w:t>하는</w:t>
      </w:r>
      <w:r w:rsidRPr="00404F2D">
        <w:rPr>
          <w:rFonts w:ascii="바탕체" w:eastAsia="바탕체" w:hAnsi="바탕체"/>
          <w:sz w:val="24"/>
        </w:rPr>
        <w:t xml:space="preserve"> </w:t>
      </w:r>
      <w:r w:rsidRPr="00404F2D">
        <w:rPr>
          <w:rFonts w:ascii="바탕체" w:eastAsia="바탕체" w:hAnsi="바탕체"/>
          <w:sz w:val="24"/>
        </w:rPr>
        <w:t>세금의</w:t>
      </w:r>
      <w:r w:rsidRPr="00404F2D">
        <w:rPr>
          <w:rFonts w:ascii="바탕체" w:eastAsia="바탕체" w:hAnsi="바탕체"/>
          <w:sz w:val="24"/>
        </w:rPr>
        <w:t xml:space="preserve"> </w:t>
      </w:r>
      <w:r w:rsidRPr="00404F2D">
        <w:rPr>
          <w:rFonts w:ascii="바탕체" w:eastAsia="바탕체" w:hAnsi="바탕체"/>
          <w:sz w:val="24"/>
        </w:rPr>
        <w:t>미납에</w:t>
      </w:r>
      <w:r w:rsidRPr="00404F2D">
        <w:rPr>
          <w:rFonts w:ascii="바탕체" w:eastAsia="바탕체" w:hAnsi="바탕체"/>
          <w:sz w:val="24"/>
        </w:rPr>
        <w:t xml:space="preserve"> </w:t>
      </w:r>
      <w:r w:rsidRPr="00404F2D">
        <w:rPr>
          <w:rFonts w:ascii="바탕체" w:eastAsia="바탕체" w:hAnsi="바탕체"/>
          <w:sz w:val="24"/>
        </w:rPr>
        <w:t>따른</w:t>
      </w:r>
      <w:r w:rsidRPr="00404F2D">
        <w:rPr>
          <w:rFonts w:ascii="바탕체" w:eastAsia="바탕체" w:hAnsi="바탕체"/>
          <w:sz w:val="24"/>
        </w:rPr>
        <w:t xml:space="preserve"> </w:t>
      </w:r>
      <w:r w:rsidRPr="00404F2D">
        <w:rPr>
          <w:rFonts w:ascii="바탕체" w:eastAsia="바탕체" w:hAnsi="바탕체"/>
          <w:sz w:val="24"/>
        </w:rPr>
        <w:t>위탁자</w:t>
      </w:r>
      <w:r w:rsidRPr="00404F2D">
        <w:rPr>
          <w:rFonts w:ascii="바탕체" w:eastAsia="바탕체" w:hAnsi="바탕체" w:hint="eastAsia"/>
          <w:sz w:val="24"/>
        </w:rPr>
        <w:t xml:space="preserve">, </w:t>
      </w:r>
      <w:r w:rsidRPr="00404F2D">
        <w:rPr>
          <w:rFonts w:ascii="바탕체" w:eastAsia="바탕체" w:hAnsi="바탕체"/>
          <w:sz w:val="24"/>
        </w:rPr>
        <w:t>수익자</w:t>
      </w:r>
      <w:r w:rsidRPr="00404F2D">
        <w:rPr>
          <w:rFonts w:ascii="바탕체" w:eastAsia="바탕체" w:hAnsi="바탕체" w:hint="eastAsia"/>
          <w:sz w:val="24"/>
        </w:rPr>
        <w:t xml:space="preserve">, </w:t>
      </w:r>
      <w:r w:rsidRPr="00404F2D">
        <w:rPr>
          <w:rFonts w:ascii="바탕체" w:eastAsia="바탕체" w:hAnsi="바탕체"/>
          <w:sz w:val="24"/>
        </w:rPr>
        <w:t>우선수익자</w:t>
      </w:r>
      <w:r w:rsidRPr="00404F2D">
        <w:rPr>
          <w:rFonts w:ascii="바탕체" w:eastAsia="바탕체" w:hAnsi="바탕체" w:hint="eastAsia"/>
          <w:sz w:val="24"/>
        </w:rPr>
        <w:t>들</w:t>
      </w:r>
      <w:r w:rsidRPr="00404F2D">
        <w:rPr>
          <w:rFonts w:ascii="바탕체" w:eastAsia="바탕체" w:hAnsi="바탕체"/>
          <w:sz w:val="24"/>
        </w:rPr>
        <w:t>의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/>
          <w:sz w:val="24"/>
        </w:rPr>
        <w:t>손해</w:t>
      </w:r>
      <w:r w:rsidRPr="00404F2D">
        <w:rPr>
          <w:rFonts w:ascii="바탕체" w:eastAsia="바탕체" w:hAnsi="바탕체" w:hint="eastAsia"/>
          <w:sz w:val="24"/>
        </w:rPr>
        <w:t>(</w:t>
      </w:r>
      <w:r w:rsidRPr="00404F2D">
        <w:rPr>
          <w:rFonts w:ascii="바탕체" w:eastAsia="바탕체" w:hAnsi="바탕체"/>
          <w:sz w:val="24"/>
        </w:rPr>
        <w:t>신탁부동산의</w:t>
      </w:r>
      <w:r w:rsidRPr="00404F2D">
        <w:rPr>
          <w:rFonts w:ascii="바탕체" w:eastAsia="바탕체" w:hAnsi="바탕체"/>
          <w:sz w:val="24"/>
        </w:rPr>
        <w:t xml:space="preserve"> </w:t>
      </w:r>
      <w:r w:rsidRPr="00404F2D">
        <w:rPr>
          <w:rFonts w:ascii="바탕체" w:eastAsia="바탕체" w:hAnsi="바탕체"/>
          <w:sz w:val="24"/>
        </w:rPr>
        <w:t>처분도</w:t>
      </w:r>
      <w:r w:rsidRPr="00404F2D">
        <w:rPr>
          <w:rFonts w:ascii="바탕체" w:eastAsia="바탕체" w:hAnsi="바탕체"/>
          <w:sz w:val="24"/>
        </w:rPr>
        <w:t xml:space="preserve"> </w:t>
      </w:r>
      <w:r w:rsidRPr="00404F2D">
        <w:rPr>
          <w:rFonts w:ascii="바탕체" w:eastAsia="바탕체" w:hAnsi="바탕체"/>
          <w:sz w:val="24"/>
        </w:rPr>
        <w:t>포함하나</w:t>
      </w:r>
      <w:r w:rsidRPr="00404F2D">
        <w:rPr>
          <w:rFonts w:ascii="바탕체" w:eastAsia="바탕체" w:hAnsi="바탕체"/>
          <w:sz w:val="24"/>
        </w:rPr>
        <w:t xml:space="preserve"> </w:t>
      </w:r>
      <w:r w:rsidRPr="00404F2D">
        <w:rPr>
          <w:rFonts w:ascii="바탕체" w:eastAsia="바탕체" w:hAnsi="바탕체"/>
          <w:sz w:val="24"/>
        </w:rPr>
        <w:t>이에</w:t>
      </w:r>
      <w:r w:rsidRPr="00404F2D">
        <w:rPr>
          <w:rFonts w:ascii="바탕체" w:eastAsia="바탕체" w:hAnsi="바탕체"/>
          <w:sz w:val="24"/>
        </w:rPr>
        <w:t xml:space="preserve"> </w:t>
      </w:r>
      <w:r w:rsidRPr="00404F2D">
        <w:rPr>
          <w:rFonts w:ascii="바탕체" w:eastAsia="바탕체" w:hAnsi="바탕체"/>
          <w:sz w:val="24"/>
        </w:rPr>
        <w:t>한하지</w:t>
      </w:r>
      <w:r w:rsidRPr="00404F2D">
        <w:rPr>
          <w:rFonts w:ascii="바탕체" w:eastAsia="바탕체" w:hAnsi="바탕체"/>
          <w:sz w:val="24"/>
        </w:rPr>
        <w:t xml:space="preserve"> </w:t>
      </w:r>
      <w:r w:rsidRPr="00404F2D">
        <w:rPr>
          <w:rFonts w:ascii="바탕체" w:eastAsia="바탕체" w:hAnsi="바탕체"/>
          <w:sz w:val="24"/>
        </w:rPr>
        <w:t>아니함</w:t>
      </w:r>
      <w:r w:rsidRPr="00404F2D">
        <w:rPr>
          <w:rFonts w:ascii="바탕체" w:eastAsia="바탕체" w:hAnsi="바탕체" w:hint="eastAsia"/>
          <w:sz w:val="24"/>
        </w:rPr>
        <w:t>)</w:t>
      </w:r>
    </w:p>
    <w:p w14:paraId="14523646" w14:textId="77777777" w:rsidR="00930A79" w:rsidRPr="00404F2D" w:rsidRDefault="00930A79" w:rsidP="006A29C3">
      <w:pPr>
        <w:pStyle w:val="TKNormal"/>
        <w:spacing w:line="200" w:lineRule="exact"/>
        <w:rPr>
          <w:rFonts w:ascii="바탕체" w:eastAsia="바탕체" w:hAnsi="바탕체"/>
          <w:color w:val="000000"/>
          <w:sz w:val="24"/>
        </w:rPr>
      </w:pPr>
    </w:p>
    <w:p w14:paraId="30F8DBB8" w14:textId="77777777" w:rsidR="00930A79" w:rsidRPr="00404F2D" w:rsidRDefault="00930A79" w:rsidP="006A29C3">
      <w:pPr>
        <w:pStyle w:val="TKNormal"/>
        <w:spacing w:line="200" w:lineRule="exact"/>
        <w:rPr>
          <w:rFonts w:ascii="바탕체" w:eastAsia="바탕체" w:hAnsi="바탕체"/>
          <w:b/>
          <w:color w:val="000000"/>
          <w:sz w:val="24"/>
        </w:rPr>
      </w:pPr>
      <w:r w:rsidRPr="00404F2D">
        <w:rPr>
          <w:rFonts w:ascii="바탕체" w:eastAsia="바탕체" w:hAnsi="바탕체" w:hint="eastAsia"/>
          <w:b/>
          <w:color w:val="000000"/>
          <w:sz w:val="24"/>
        </w:rPr>
        <w:t>제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11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조【신탁의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 xml:space="preserve"> 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해지】</w:t>
      </w:r>
    </w:p>
    <w:p w14:paraId="5611F5D6" w14:textId="77777777" w:rsidR="00930A79" w:rsidRPr="00404F2D" w:rsidRDefault="00930A79">
      <w:pPr>
        <w:pStyle w:val="TKNormal"/>
        <w:numPr>
          <w:ilvl w:val="0"/>
          <w:numId w:val="12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신탁계약서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25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조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①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항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및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②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항과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관련하여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신탁기간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종료여부와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관계없이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수탁자는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위탁자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및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우선수익자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들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전원의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사전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서면동의로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신탁계약을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해지할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있다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.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등기를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말소하고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위탁자에게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소유권을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이전한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경우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위탁자는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신탁부동산의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소유자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및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매도인으로서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자유롭게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신탁부동산을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3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자에게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매도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(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이하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매각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”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이라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함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)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할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있다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.</w:t>
      </w:r>
    </w:p>
    <w:p w14:paraId="0A110456" w14:textId="77777777" w:rsidR="00930A79" w:rsidRPr="00404F2D" w:rsidRDefault="00930A79">
      <w:pPr>
        <w:pStyle w:val="TKNormal"/>
        <w:numPr>
          <w:ilvl w:val="0"/>
          <w:numId w:val="12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신탁계약서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3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조에도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불구하고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/>
          <w:bCs/>
          <w:color w:val="000000"/>
          <w:kern w:val="0"/>
          <w:sz w:val="24"/>
        </w:rPr>
        <w:t>대주</w:t>
      </w:r>
      <w:r w:rsidRPr="00404F2D">
        <w:rPr>
          <w:rFonts w:ascii="Times New Roman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</w:rPr>
        <w:t>우선수익자들의</w:t>
      </w:r>
      <w:r w:rsidRPr="00404F2D">
        <w:rPr>
          <w:rFonts w:ascii="Times New Roman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</w:rPr>
        <w:t>대출원리금</w:t>
      </w:r>
      <w:r w:rsidRPr="00404F2D">
        <w:rPr>
          <w:rFonts w:ascii="Times New Roman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</w:rPr>
        <w:t>상환이</w:t>
      </w:r>
      <w:r w:rsidRPr="00404F2D">
        <w:rPr>
          <w:rFonts w:ascii="Times New Roman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</w:rPr>
        <w:t>완료되고</w:t>
      </w:r>
      <w:r w:rsidRPr="00404F2D">
        <w:rPr>
          <w:rFonts w:ascii="Times New Roman"/>
          <w:bCs/>
          <w:color w:val="000000"/>
          <w:kern w:val="0"/>
          <w:sz w:val="24"/>
        </w:rPr>
        <w:t xml:space="preserve"> 1</w:t>
      </w:r>
      <w:r w:rsidRPr="00404F2D">
        <w:rPr>
          <w:rFonts w:ascii="Times New Roman"/>
          <w:bCs/>
          <w:color w:val="000000"/>
          <w:kern w:val="0"/>
          <w:sz w:val="24"/>
        </w:rPr>
        <w:t>순위</w:t>
      </w:r>
      <w:r w:rsidRPr="00404F2D">
        <w:rPr>
          <w:rFonts w:ascii="Times New Roman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</w:rPr>
        <w:t>우선수익자의</w:t>
      </w:r>
      <w:r w:rsidRPr="00404F2D">
        <w:rPr>
          <w:rFonts w:ascii="Times New Roman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</w:rPr>
        <w:t>임대차보증금</w:t>
      </w:r>
      <w:r w:rsidRPr="00404F2D">
        <w:rPr>
          <w:rFonts w:ascii="Times New Roman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</w:rPr>
        <w:t>반환채권이</w:t>
      </w:r>
      <w:r w:rsidRPr="00404F2D">
        <w:rPr>
          <w:rFonts w:ascii="Times New Roman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</w:rPr>
        <w:t>소멸한</w:t>
      </w:r>
      <w:r w:rsidRPr="00404F2D">
        <w:rPr>
          <w:rFonts w:ascii="Times New Roman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</w:rPr>
        <w:t>경우</w:t>
      </w:r>
      <w:r w:rsidRPr="00404F2D">
        <w:rPr>
          <w:rFonts w:ascii="Times New Roman"/>
          <w:bCs/>
          <w:color w:val="000000"/>
          <w:kern w:val="0"/>
          <w:sz w:val="24"/>
        </w:rPr>
        <w:t>(</w:t>
      </w:r>
      <w:r w:rsidRPr="00404F2D">
        <w:rPr>
          <w:rFonts w:ascii="Times New Roman"/>
          <w:bCs/>
          <w:color w:val="000000"/>
          <w:kern w:val="0"/>
          <w:sz w:val="24"/>
        </w:rPr>
        <w:t>위탁자가</w:t>
      </w:r>
      <w:r w:rsidRPr="00404F2D">
        <w:rPr>
          <w:rFonts w:ascii="Times New Roman"/>
          <w:bCs/>
          <w:color w:val="000000"/>
          <w:kern w:val="0"/>
          <w:sz w:val="24"/>
        </w:rPr>
        <w:t xml:space="preserve"> 1</w:t>
      </w:r>
      <w:r w:rsidRPr="00404F2D">
        <w:rPr>
          <w:rFonts w:ascii="Times New Roman"/>
          <w:bCs/>
          <w:color w:val="000000"/>
          <w:kern w:val="0"/>
          <w:sz w:val="24"/>
        </w:rPr>
        <w:t>순위</w:t>
      </w:r>
      <w:r w:rsidRPr="00404F2D">
        <w:rPr>
          <w:rFonts w:ascii="Times New Roman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</w:rPr>
        <w:t>우선수익자에게</w:t>
      </w:r>
      <w:r w:rsidRPr="00404F2D">
        <w:rPr>
          <w:rFonts w:ascii="Times New Roman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</w:rPr>
        <w:t>대체담보를</w:t>
      </w:r>
      <w:r w:rsidRPr="00404F2D">
        <w:rPr>
          <w:rFonts w:ascii="Times New Roman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</w:rPr>
        <w:t>제공한</w:t>
      </w:r>
      <w:r w:rsidRPr="00404F2D">
        <w:rPr>
          <w:rFonts w:ascii="Times New Roman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</w:rPr>
        <w:t>경우를</w:t>
      </w:r>
      <w:r w:rsidRPr="00404F2D">
        <w:rPr>
          <w:rFonts w:ascii="Times New Roman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</w:rPr>
        <w:t>포함함</w:t>
      </w:r>
      <w:r w:rsidRPr="00404F2D">
        <w:rPr>
          <w:rFonts w:ascii="Times New Roman"/>
          <w:bCs/>
          <w:color w:val="000000"/>
          <w:kern w:val="0"/>
          <w:sz w:val="24"/>
        </w:rPr>
        <w:t>)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또는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동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기간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내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특약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12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조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hAnsi="바탕" w:cs="바탕" w:hint="eastAsia"/>
          <w:bCs/>
          <w:color w:val="000000"/>
          <w:kern w:val="0"/>
          <w:sz w:val="24"/>
          <w:shd w:val="clear" w:color="auto" w:fill="FFFFFF"/>
        </w:rPr>
        <w:t>①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항에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따른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신탁부동산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처분이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실행되어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정산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완료된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경우에는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신탁기간이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만료되는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것으로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하며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별도의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해지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의사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표시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없이도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신탁계약이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자동적으로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종료된다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.</w:t>
      </w:r>
    </w:p>
    <w:p w14:paraId="49E018CE" w14:textId="77777777" w:rsidR="00930A79" w:rsidRPr="00404F2D" w:rsidRDefault="00930A79">
      <w:pPr>
        <w:pStyle w:val="TKNormal"/>
        <w:numPr>
          <w:ilvl w:val="0"/>
          <w:numId w:val="12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신탁계약의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해지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(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해제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종료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등을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포함하며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이에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한정되지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아니함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)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신탁계약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당사자간의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분쟁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3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자의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민원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소송의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제기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또는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이에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준하는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사유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발생이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우려되는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경우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수탁자는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우선수익자들의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동의를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득한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후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해지를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연기하고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필요자금을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유보하거나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공탁할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있다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.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단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위탁자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수탁자에게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정산내역서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또는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확인서를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제출함으로써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수탁자의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필요자금의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유보나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공탁을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갈음할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있다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.</w:t>
      </w:r>
    </w:p>
    <w:p w14:paraId="35246E34" w14:textId="77777777" w:rsidR="00930A79" w:rsidRPr="00404F2D" w:rsidRDefault="00930A79" w:rsidP="006A29C3">
      <w:pPr>
        <w:pStyle w:val="TKNormal"/>
        <w:spacing w:line="200" w:lineRule="exact"/>
        <w:rPr>
          <w:rFonts w:ascii="바탕체" w:eastAsia="바탕체" w:hAnsi="바탕체"/>
          <w:color w:val="000000"/>
          <w:sz w:val="24"/>
        </w:rPr>
      </w:pPr>
    </w:p>
    <w:p w14:paraId="51A492C9" w14:textId="77777777" w:rsidR="00930A79" w:rsidRPr="00404F2D" w:rsidRDefault="00930A79" w:rsidP="006A29C3">
      <w:pPr>
        <w:pStyle w:val="TKNormal"/>
        <w:spacing w:line="200" w:lineRule="exact"/>
        <w:rPr>
          <w:rFonts w:ascii="바탕체" w:eastAsia="바탕체" w:hAnsi="바탕체"/>
          <w:b/>
          <w:color w:val="000000"/>
          <w:sz w:val="24"/>
        </w:rPr>
      </w:pPr>
      <w:r w:rsidRPr="00404F2D">
        <w:rPr>
          <w:rFonts w:ascii="바탕체" w:eastAsia="바탕체" w:hAnsi="바탕체" w:hint="eastAsia"/>
          <w:b/>
          <w:color w:val="000000"/>
          <w:sz w:val="24"/>
        </w:rPr>
        <w:t>제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12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조【신탁부동산의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 xml:space="preserve"> 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처분</w:t>
      </w:r>
      <w:r w:rsidRPr="00404F2D">
        <w:rPr>
          <w:rFonts w:ascii="Times New Roman" w:eastAsia="바탕체"/>
          <w:b/>
          <w:color w:val="000000"/>
          <w:sz w:val="24"/>
        </w:rPr>
        <w:t>(</w:t>
      </w:r>
      <w:r w:rsidRPr="00404F2D">
        <w:rPr>
          <w:rFonts w:ascii="Times New Roman" w:eastAsia="바탕체"/>
          <w:b/>
          <w:color w:val="000000"/>
          <w:sz w:val="24"/>
        </w:rPr>
        <w:t>담보권의</w:t>
      </w:r>
      <w:r w:rsidRPr="00404F2D">
        <w:rPr>
          <w:rFonts w:ascii="Times New Roman" w:eastAsia="바탕체"/>
          <w:b/>
          <w:color w:val="000000"/>
          <w:sz w:val="24"/>
        </w:rPr>
        <w:t xml:space="preserve"> </w:t>
      </w:r>
      <w:r w:rsidRPr="00404F2D">
        <w:rPr>
          <w:rFonts w:ascii="Times New Roman" w:eastAsia="바탕체"/>
          <w:b/>
          <w:color w:val="000000"/>
          <w:sz w:val="24"/>
        </w:rPr>
        <w:t>실행</w:t>
      </w:r>
      <w:r w:rsidRPr="00404F2D">
        <w:rPr>
          <w:rFonts w:ascii="Times New Roman" w:eastAsia="바탕체"/>
          <w:b/>
          <w:color w:val="000000"/>
          <w:sz w:val="24"/>
        </w:rPr>
        <w:t>)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】</w:t>
      </w:r>
    </w:p>
    <w:p w14:paraId="31A01751" w14:textId="77777777" w:rsidR="00930A79" w:rsidRPr="00404F2D" w:rsidRDefault="00930A79">
      <w:pPr>
        <w:pStyle w:val="TKNormal"/>
        <w:numPr>
          <w:ilvl w:val="0"/>
          <w:numId w:val="13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color w:val="000000"/>
          <w:kern w:val="0"/>
          <w:sz w:val="24"/>
          <w:shd w:val="clear" w:color="auto" w:fill="FFFFFF"/>
        </w:rPr>
      </w:pPr>
      <w:commentRangeStart w:id="13"/>
      <w:r/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신탁계약서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13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조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제②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항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16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조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②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항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및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⑤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항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및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19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조에도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불구하고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다음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각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호의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1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에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해당하는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사유가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발생한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경우에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한하여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,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</w:rPr>
        <w:t>대주</w:t>
      </w:r>
      <w:r w:rsidRPr="00404F2D">
        <w:rPr>
          <w:rFonts w:ascii="Times New Roman"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우선수익자들은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특약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5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조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②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항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에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따라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신탁기간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종료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전이라도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수탁자에게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신탁부동산의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처분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을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요청할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수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있고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,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수탁자는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이에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따라야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한다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.</w:t>
      </w:r>
      <w:del w:id="9210" w:author="코람코 상장리츠팀" w:date="2026-10-13T09:00:00Z">
        <w:r w:rsidRPr="00404F2D">
          <w:rPr>
            <w:rFonts w:ascii="Times New Roman"/>
            <w:color w:val="000000"/>
            <w:kern w:val="0"/>
            <w:sz w:val="24"/>
            <w:shd w:val="clear" w:color="auto" w:fill="FFFFFF"/>
          </w:rPr>
          <w:delText xml:space="preserve"> </w:delText>
        </w:r>
      </w:del>
      <w:del w:id="9211" w:author="코람코 상장리츠팀" w:date="2026-10-13T09:00:00Z">
        <w:r w:rsidRPr="00404F2D">
          <w:rPr>
            <w:rFonts w:ascii="Times New Roman" w:hint="eastAsia"/>
            <w:color w:val="000000"/>
            <w:kern w:val="0"/>
            <w:sz w:val="24"/>
            <w:shd w:val="clear" w:color="auto" w:fill="FFFFFF"/>
          </w:rPr>
          <w:delText xml:space="preserve">단</w:delText>
        </w:r>
      </w:del>
      <w:del w:id="9212" w:author="코람코 상장리츠팀" w:date="2026-10-13T09:00:00Z">
        <w:r w:rsidRPr="00404F2D">
          <w:rPr>
            <w:rFonts w:ascii="Times New Roman" w:hint="eastAsia"/>
            <w:color w:val="000000"/>
            <w:kern w:val="0"/>
            <w:sz w:val="24"/>
            <w:shd w:val="clear" w:color="auto" w:fill="FFFFFF"/>
          </w:rPr>
          <w:delText xml:space="preserve">,</w:delText>
        </w:r>
      </w:del>
      <w:del w:id="9213" w:author="코람코 상장리츠팀" w:date="2026-10-13T09:00:00Z">
        <w:r w:rsidRPr="00404F2D">
          <w:rPr>
            <w:rFonts w:ascii="Times New Roman"/>
            <w:color w:val="000000"/>
            <w:kern w:val="0"/>
            <w:sz w:val="24"/>
            <w:shd w:val="clear" w:color="auto" w:fill="FFFFFF"/>
          </w:rPr>
          <w:delText xml:space="preserve"> </w:delText>
        </w:r>
      </w:del>
      <w:del w:id="9214" w:author="코람코 상장리츠팀" w:date="2026-10-13T09:00:00Z">
        <w:r w:rsidRPr="00404F2D">
          <w:rPr>
            <w:rFonts w:ascii="Times New Roman" w:hint="eastAsia"/>
            <w:color w:val="000000"/>
            <w:kern w:val="0"/>
            <w:sz w:val="24"/>
            <w:shd w:val="clear" w:color="auto" w:fill="FFFFFF"/>
          </w:rPr>
          <w:delText xml:space="preserve">본</w:delText>
        </w:r>
      </w:del>
      <w:del w:id="9215" w:author="코람코 상장리츠팀" w:date="2026-10-13T09:00:00Z">
        <w:r w:rsidRPr="00404F2D">
          <w:rPr>
            <w:rFonts w:ascii="Times New Roman" w:hint="eastAsia"/>
            <w:color w:val="000000"/>
            <w:kern w:val="0"/>
            <w:sz w:val="24"/>
            <w:shd w:val="clear" w:color="auto" w:fill="FFFFFF"/>
          </w:rPr>
          <w:delText xml:space="preserve"> </w:delText>
        </w:r>
      </w:del>
      <w:del w:id="9216" w:author="코람코 상장리츠팀" w:date="2026-10-13T09:00:00Z">
        <w:r w:rsidRPr="00404F2D">
          <w:rPr>
            <w:rFonts w:ascii="Times New Roman" w:hint="eastAsia"/>
            <w:color w:val="000000"/>
            <w:kern w:val="0"/>
            <w:sz w:val="24"/>
            <w:shd w:val="clear" w:color="auto" w:fill="FFFFFF"/>
          </w:rPr>
          <w:delText xml:space="preserve">항</w:delText>
        </w:r>
      </w:del>
      <w:del w:id="9217" w:author="코람코 상장리츠팀" w:date="2026-10-13T09:00:00Z">
        <w:r w:rsidRPr="00404F2D">
          <w:rPr>
            <w:rFonts w:ascii="Times New Roman" w:hint="eastAsia"/>
            <w:color w:val="000000"/>
            <w:kern w:val="0"/>
            <w:sz w:val="24"/>
            <w:shd w:val="clear" w:color="auto" w:fill="FFFFFF"/>
          </w:rPr>
          <w:delText xml:space="preserve"> </w:delText>
        </w:r>
      </w:del>
      <w:del w:id="9218" w:author="코람코 상장리츠팀" w:date="2026-10-13T09:00:00Z">
        <w:r w:rsidRPr="00404F2D">
          <w:rPr>
            <w:rFonts w:ascii="Times New Roman" w:hint="eastAsia"/>
            <w:color w:val="000000"/>
            <w:kern w:val="0"/>
            <w:sz w:val="24"/>
            <w:shd w:val="clear" w:color="auto" w:fill="FFFFFF"/>
          </w:rPr>
          <w:delText xml:space="preserve">제</w:delText>
        </w:r>
      </w:del>
      <w:del w:id="9219" w:author="코람코 상장리츠팀" w:date="2026-10-13T09:00:00Z">
        <w:r w:rsidRPr="00404F2D">
          <w:rPr>
            <w:rFonts w:ascii="Times New Roman" w:hint="eastAsia"/>
            <w:color w:val="000000"/>
            <w:kern w:val="0"/>
            <w:sz w:val="24"/>
            <w:shd w:val="clear" w:color="auto" w:fill="FFFFFF"/>
          </w:rPr>
          <w:delText xml:space="preserve">2</w:delText>
        </w:r>
      </w:del>
      <w:del w:id="9220" w:author="코람코 상장리츠팀" w:date="2026-10-13T09:00:00Z">
        <w:r w:rsidRPr="00404F2D">
          <w:rPr>
            <w:rFonts w:ascii="Times New Roman" w:hint="eastAsia"/>
            <w:color w:val="000000"/>
            <w:kern w:val="0"/>
            <w:sz w:val="24"/>
            <w:shd w:val="clear" w:color="auto" w:fill="FFFFFF"/>
          </w:rPr>
          <w:delText xml:space="preserve">호의</w:delText>
        </w:r>
      </w:del>
      <w:del w:id="9221" w:author="코람코 상장리츠팀" w:date="2026-10-13T09:00:00Z">
        <w:r w:rsidRPr="00404F2D">
          <w:rPr>
            <w:rFonts w:ascii="Times New Roman" w:hint="eastAsia"/>
            <w:color w:val="000000"/>
            <w:kern w:val="0"/>
            <w:sz w:val="24"/>
            <w:shd w:val="clear" w:color="auto" w:fill="FFFFFF"/>
          </w:rPr>
          <w:delText xml:space="preserve"> </w:delText>
        </w:r>
      </w:del>
      <w:del w:id="9222" w:author="코람코 상장리츠팀" w:date="2026-10-13T09:00:00Z">
        <w:r w:rsidRPr="00404F2D">
          <w:rPr>
            <w:rFonts w:ascii="Times New Roman" w:hint="eastAsia"/>
            <w:color w:val="000000"/>
            <w:kern w:val="0"/>
            <w:sz w:val="24"/>
            <w:shd w:val="clear" w:color="auto" w:fill="FFFFFF"/>
          </w:rPr>
          <w:delText xml:space="preserve">경우에는</w:delText>
        </w:r>
      </w:del>
      <w:del w:id="9223" w:author="코람코 상장리츠팀" w:date="2026-10-13T09:00:00Z">
        <w:r w:rsidRPr="00404F2D">
          <w:rPr>
            <w:rFonts w:ascii="Times New Roman" w:hint="eastAsia"/>
            <w:color w:val="000000"/>
            <w:kern w:val="0"/>
            <w:sz w:val="24"/>
            <w:shd w:val="clear" w:color="auto" w:fill="FFFFFF"/>
          </w:rPr>
          <w:delText xml:space="preserve"> </w:delText>
        </w:r>
      </w:del>
      <w:del w:id="9224" w:author="코람코 상장리츠팀" w:date="2026-10-13T09:00:00Z">
        <w:r w:rsidRPr="00404F2D">
          <w:rPr>
            <w:rFonts w:ascii="Times New Roman" w:hint="eastAsia"/>
            <w:color w:val="000000"/>
            <w:kern w:val="0"/>
            <w:sz w:val="24"/>
            <w:shd w:val="clear" w:color="auto" w:fill="FFFFFF"/>
          </w:rPr>
          <w:delText xml:space="preserve">위탁자의</w:delText>
        </w:r>
      </w:del>
      <w:del w:id="9225" w:author="코람코 상장리츠팀" w:date="2026-10-13T09:00:00Z">
        <w:r w:rsidRPr="00404F2D">
          <w:rPr>
            <w:rFonts w:ascii="Times New Roman" w:hint="eastAsia"/>
            <w:color w:val="000000"/>
            <w:kern w:val="0"/>
            <w:sz w:val="24"/>
            <w:shd w:val="clear" w:color="auto" w:fill="FFFFFF"/>
          </w:rPr>
          <w:delText xml:space="preserve"> </w:delText>
        </w:r>
      </w:del>
      <w:del w:id="9226" w:author="코람코 상장리츠팀" w:date="2026-10-13T09:00:00Z">
        <w:r w:rsidRPr="00404F2D">
          <w:rPr>
            <w:rFonts w:ascii="Times New Roman" w:hint="eastAsia"/>
            <w:color w:val="000000"/>
            <w:kern w:val="0"/>
            <w:sz w:val="24"/>
            <w:shd w:val="clear" w:color="auto" w:fill="FFFFFF"/>
          </w:rPr>
          <w:delText xml:space="preserve">사전</w:delText>
        </w:r>
      </w:del>
      <w:del w:id="9227" w:author="코람코 상장리츠팀" w:date="2026-10-13T09:00:00Z">
        <w:r w:rsidRPr="00404F2D">
          <w:rPr>
            <w:rFonts w:ascii="Times New Roman" w:hint="eastAsia"/>
            <w:color w:val="000000"/>
            <w:kern w:val="0"/>
            <w:sz w:val="24"/>
            <w:shd w:val="clear" w:color="auto" w:fill="FFFFFF"/>
          </w:rPr>
          <w:delText xml:space="preserve"> </w:delText>
        </w:r>
      </w:del>
      <w:del w:id="9228" w:author="코람코 상장리츠팀" w:date="2026-10-13T09:00:00Z">
        <w:r w:rsidRPr="00404F2D">
          <w:rPr>
            <w:rFonts w:ascii="Times New Roman" w:hint="eastAsia"/>
            <w:color w:val="000000"/>
            <w:kern w:val="0"/>
            <w:sz w:val="24"/>
            <w:shd w:val="clear" w:color="auto" w:fill="FFFFFF"/>
          </w:rPr>
          <w:delText xml:space="preserve">동의가</w:delText>
        </w:r>
      </w:del>
      <w:del w:id="9229" w:author="코람코 상장리츠팀" w:date="2026-10-13T09:00:00Z">
        <w:r w:rsidRPr="00404F2D">
          <w:rPr>
            <w:rFonts w:ascii="Times New Roman" w:hint="eastAsia"/>
            <w:color w:val="000000"/>
            <w:kern w:val="0"/>
            <w:sz w:val="24"/>
            <w:shd w:val="clear" w:color="auto" w:fill="FFFFFF"/>
          </w:rPr>
          <w:delText xml:space="preserve"> </w:delText>
        </w:r>
      </w:del>
      <w:del w:id="9230" w:author="코람코 상장리츠팀" w:date="2026-10-13T09:00:00Z">
        <w:r w:rsidRPr="00404F2D">
          <w:rPr>
            <w:rFonts w:ascii="Times New Roman" w:hint="eastAsia"/>
            <w:color w:val="000000"/>
            <w:kern w:val="0"/>
            <w:sz w:val="24"/>
            <w:shd w:val="clear" w:color="auto" w:fill="FFFFFF"/>
          </w:rPr>
          <w:delText xml:space="preserve">있어야</w:delText>
        </w:r>
      </w:del>
      <w:del w:id="9231" w:author="코람코 상장리츠팀" w:date="2026-10-13T09:00:00Z">
        <w:r w:rsidRPr="00404F2D">
          <w:rPr>
            <w:rFonts w:ascii="Times New Roman" w:hint="eastAsia"/>
            <w:color w:val="000000"/>
            <w:kern w:val="0"/>
            <w:sz w:val="24"/>
            <w:shd w:val="clear" w:color="auto" w:fill="FFFFFF"/>
          </w:rPr>
          <w:delText xml:space="preserve"> </w:delText>
        </w:r>
      </w:del>
      <w:del w:id="9232" w:author="코람코 상장리츠팀" w:date="2026-10-13T09:00:00Z">
        <w:r w:rsidRPr="00404F2D">
          <w:rPr>
            <w:rFonts w:ascii="Times New Roman" w:hint="eastAsia"/>
            <w:color w:val="000000"/>
            <w:kern w:val="0"/>
            <w:sz w:val="24"/>
            <w:shd w:val="clear" w:color="auto" w:fill="FFFFFF"/>
          </w:rPr>
          <w:delText xml:space="preserve">한다</w:delText>
        </w:r>
      </w:del>
      <w:del w:id="9233" w:author="코람코 상장리츠팀" w:date="2026-10-13T09:00:00Z">
        <w:r w:rsidRPr="00404F2D">
          <w:rPr>
            <w:rFonts w:ascii="Times New Roman" w:hint="eastAsia"/>
            <w:color w:val="000000"/>
            <w:kern w:val="0"/>
            <w:sz w:val="24"/>
            <w:shd w:val="clear" w:color="auto" w:fill="FFFFFF"/>
          </w:rPr>
          <w:delText xml:space="preserve">.</w:delText>
        </w:r>
      </w:del>
      <w:r/>
      <w:commentRangeEnd w:id="13"/>
      <w:r>
        <w:rPr>
          <w:rStyle w:val="CommentReference"/>
        </w:rPr>
        <w:commentReference w:id="13"/>
      </w:r>
    </w:p>
    <w:p w14:paraId="65AB4049" w14:textId="77777777" w:rsidR="00930A79" w:rsidRPr="00404F2D" w:rsidRDefault="00930A79">
      <w:pPr>
        <w:pStyle w:val="TKNormal"/>
        <w:numPr>
          <w:ilvl w:val="0"/>
          <w:numId w:val="14"/>
        </w:numPr>
        <w:spacing w:line="200" w:lineRule="exact"/>
        <w:rPr>
          <w:rFonts w:ascii="바탕체" w:hAnsi="바탕체"/>
          <w:sz w:val="24"/>
        </w:rPr>
      </w:pPr>
      <w:r w:rsidRPr="00404F2D">
        <w:rPr>
          <w:rFonts w:ascii="바탕체" w:eastAsia="바탕체" w:hAnsi="바탕체" w:hint="eastAsia"/>
          <w:sz w:val="24"/>
        </w:rPr>
        <w:t>대출약정서에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eastAsia="바탕체" w:hAnsi="바탕체" w:hint="eastAsia"/>
          <w:sz w:val="24"/>
        </w:rPr>
        <w:t>정한</w:t>
      </w:r>
      <w:r w:rsidRPr="00404F2D">
        <w:rPr>
          <w:rFonts w:ascii="바탕체" w:eastAsia="바탕체" w:hAnsi="바탕체" w:hint="eastAsia"/>
          <w:sz w:val="24"/>
        </w:rPr>
        <w:t xml:space="preserve"> </w:t>
      </w:r>
      <w:r w:rsidRPr="00404F2D">
        <w:rPr>
          <w:rFonts w:ascii="바탕체" w:hAnsi="바탕체" w:hint="eastAsia"/>
          <w:sz w:val="24"/>
        </w:rPr>
        <w:t>차주</w:t>
      </w:r>
      <w:r w:rsidRPr="00404F2D">
        <w:rPr>
          <w:rFonts w:ascii="바탕체" w:hAnsi="바탕체"/>
          <w:sz w:val="24"/>
        </w:rPr>
        <w:t>(</w:t>
      </w:r>
      <w:r w:rsidRPr="00404F2D">
        <w:rPr>
          <w:rFonts w:ascii="바탕체" w:hAnsi="바탕체"/>
          <w:sz w:val="24"/>
        </w:rPr>
        <w:t>위탁자</w:t>
      </w:r>
      <w:r w:rsidRPr="00404F2D">
        <w:rPr>
          <w:rFonts w:ascii="바탕체" w:hAnsi="바탕체"/>
          <w:sz w:val="24"/>
        </w:rPr>
        <w:t>)</w:t>
      </w:r>
      <w:r w:rsidRPr="00404F2D">
        <w:rPr>
          <w:rFonts w:ascii="바탕체" w:hAnsi="바탕체"/>
          <w:sz w:val="24"/>
        </w:rPr>
        <w:t>의</w:t>
      </w:r>
      <w:r w:rsidRPr="00404F2D">
        <w:rPr>
          <w:rFonts w:ascii="바탕체" w:hAnsi="바탕체"/>
          <w:sz w:val="24"/>
        </w:rPr>
        <w:t xml:space="preserve"> </w:t>
      </w:r>
      <w:r w:rsidRPr="00404F2D">
        <w:rPr>
          <w:rFonts w:ascii="바탕체" w:hAnsi="바탕체"/>
          <w:sz w:val="24"/>
        </w:rPr>
        <w:t>기한의</w:t>
      </w:r>
      <w:r w:rsidRPr="00404F2D">
        <w:rPr>
          <w:rFonts w:ascii="바탕체" w:hAnsi="바탕체"/>
          <w:sz w:val="24"/>
        </w:rPr>
        <w:t xml:space="preserve"> </w:t>
      </w:r>
      <w:r w:rsidRPr="00404F2D">
        <w:rPr>
          <w:rFonts w:ascii="바탕체" w:hAnsi="바탕체"/>
          <w:sz w:val="24"/>
        </w:rPr>
        <w:t>이익이</w:t>
      </w:r>
      <w:r w:rsidRPr="00404F2D">
        <w:rPr>
          <w:rFonts w:ascii="바탕체" w:hAnsi="바탕체" w:hint="eastAsia"/>
          <w:sz w:val="24"/>
        </w:rPr>
        <w:t xml:space="preserve"> </w:t>
      </w:r>
      <w:r w:rsidRPr="00404F2D">
        <w:rPr>
          <w:rFonts w:ascii="바탕체" w:hAnsi="바탕체"/>
          <w:sz w:val="24"/>
        </w:rPr>
        <w:t>상실된</w:t>
      </w:r>
      <w:r w:rsidRPr="00404F2D">
        <w:rPr>
          <w:rFonts w:ascii="바탕체" w:hAnsi="바탕체"/>
          <w:sz w:val="24"/>
        </w:rPr>
        <w:t xml:space="preserve"> </w:t>
      </w:r>
      <w:r w:rsidRPr="00404F2D">
        <w:rPr>
          <w:rFonts w:ascii="바탕체" w:hAnsi="바탕체"/>
          <w:sz w:val="24"/>
        </w:rPr>
        <w:t>경우</w:t>
      </w:r>
    </w:p>
    <w:p w14:paraId="75CE23C2" w14:textId="6EA9BBEC" w:rsidR="00930A79" w:rsidRPr="00404F2D" w:rsidRDefault="00930A79">
      <w:pPr>
        <w:pStyle w:val="TKNormal"/>
        <w:numPr>
          <w:ilvl w:val="0"/>
          <w:numId w:val="14"/>
        </w:numPr>
        <w:spacing w:line="200" w:lineRule="exact"/>
        <w:rPr>
          <w:rFonts w:ascii="바탕체" w:hAnsi="바탕체"/>
          <w:sz w:val="24"/>
          <w:del w:id="9249" w:author="코람코 상장리츠팀" w:date="2026-10-13T09:00:00Z"/>
        </w:rPr>
      </w:pPr>
      <w:commentRangeStart w:id="14"/>
      <w:r/>
      <w:del w:id="9234" w:author="코람코 상장리츠팀" w:date="2026-10-13T09:00:00Z">
        <w:r w:rsidRPr="00404F2D">
          <w:rPr>
            <w:rFonts w:ascii="바탕체" w:hAnsi="바탕체"/>
            <w:sz w:val="24"/>
          </w:rPr>
          <w:delText xml:space="preserve">위탁자가</w:delText>
        </w:r>
      </w:del>
      <w:del w:id="9235" w:author="코람코 상장리츠팀" w:date="2026-10-13T09:00:00Z">
        <w:r w:rsidRPr="00404F2D">
          <w:rPr>
            <w:rFonts w:ascii="바탕체" w:hAnsi="바탕체"/>
            <w:sz w:val="24"/>
          </w:rPr>
          <w:delText xml:space="preserve"> </w:delText>
        </w:r>
      </w:del>
      <w:del w:id="9236" w:author="코람코 상장리츠팀" w:date="2026-10-13T09:00:00Z">
        <w:r w:rsidRPr="00404F2D">
          <w:rPr>
            <w:rFonts w:ascii="바탕체" w:hAnsi="바탕체"/>
            <w:sz w:val="24"/>
          </w:rPr>
          <w:delText xml:space="preserve">본</w:delText>
        </w:r>
      </w:del>
      <w:del w:id="9237" w:author="코람코 상장리츠팀" w:date="2026-10-13T09:00:00Z">
        <w:r w:rsidRPr="00404F2D">
          <w:rPr>
            <w:rFonts w:ascii="바탕체" w:hAnsi="바탕체"/>
            <w:sz w:val="24"/>
          </w:rPr>
          <w:delText xml:space="preserve"> </w:delText>
        </w:r>
      </w:del>
      <w:commentRangeStart w:id="8"/>
      <w:del w:id="9238" w:author="코람코 상장리츠팀" w:date="2026-10-13T09:00:00Z">
        <w:r w:rsidRPr="00404F2D">
          <w:rPr>
            <w:rFonts w:ascii="바탕체" w:hAnsi="바탕체"/>
            <w:sz w:val="24"/>
          </w:rPr>
          <w:delText xml:space="preserve">신탁계약</w:delText>
        </w:r>
      </w:del>
      <w:ins w:id="9" w:author="이원준 차장(법무팀)" w:date="2026-10-08T16:31:00Z" w16du:dateUtc="2026-10-08T07:31:00Z">
        <w:del w:id="9239" w:author="코람코 상장리츠팀" w:date="2026-10-13T09:00:00Z">
          <w:r w:rsidR="00EF4A2E">
            <w:rPr>
              <w:rFonts w:ascii="바탕체" w:hAnsi="바탕체" w:hint="eastAsia"/>
              <w:sz w:val="24"/>
            </w:rPr>
            <w:delText xml:space="preserve">의</w:delText>
          </w:r>
        </w:del>
        <w:del w:id="9240" w:author="코람코 상장리츠팀" w:date="2026-10-13T09:00:00Z">
          <w:r w:rsidR="00EF4A2E">
            <w:rPr>
              <w:rFonts w:ascii="바탕체" w:hAnsi="바탕체" w:hint="eastAsia"/>
              <w:sz w:val="24"/>
            </w:rPr>
            <w:delText xml:space="preserve"> </w:delText>
          </w:r>
        </w:del>
        <w:del w:id="9241" w:author="코람코 상장리츠팀" w:date="2026-10-13T09:00:00Z">
          <w:r w:rsidR="00EF4A2E">
            <w:rPr>
              <w:rFonts w:ascii="바탕체" w:hAnsi="바탕체" w:hint="eastAsia"/>
              <w:sz w:val="24"/>
            </w:rPr>
            <w:delText xml:space="preserve">중요한</w:delText>
          </w:r>
        </w:del>
        <w:del w:id="9242" w:author="코람코 상장리츠팀" w:date="2026-10-13T09:00:00Z">
          <w:r w:rsidR="00EF4A2E">
            <w:rPr>
              <w:rFonts w:ascii="바탕체" w:hAnsi="바탕체" w:hint="eastAsia"/>
              <w:sz w:val="24"/>
            </w:rPr>
            <w:delText xml:space="preserve"> </w:delText>
          </w:r>
        </w:del>
        <w:del w:id="9243" w:author="코람코 상장리츠팀" w:date="2026-10-13T09:00:00Z">
          <w:r w:rsidR="00EF4A2E">
            <w:rPr>
              <w:rFonts w:ascii="바탕체" w:hAnsi="바탕체" w:hint="eastAsia"/>
              <w:sz w:val="24"/>
            </w:rPr>
            <w:delText xml:space="preserve">사항을</w:delText>
          </w:r>
        </w:del>
      </w:ins>
      <w:del w:id="10" w:author="이원준 차장(법무팀)" w:date="2026-10-08T16:31:00Z" w16du:dateUtc="2026-10-08T07:31:00Z">
        <w:r w:rsidRPr="00404F2D" w:rsidDel="00EF4A2E">
          <w:rPr>
            <w:rFonts w:ascii="바탕체" w:hAnsi="바탕체"/>
            <w:sz w:val="24"/>
          </w:rPr>
          <w:delText>을</w:delText>
        </w:r>
      </w:del>
      <w:del w:id="9244" w:author="코람코 상장리츠팀" w:date="2026-10-13T09:00:00Z">
        <w:r w:rsidRPr="00404F2D">
          <w:rPr>
            <w:rFonts w:ascii="바탕체" w:hAnsi="바탕체"/>
            <w:sz w:val="24"/>
          </w:rPr>
          <w:delText xml:space="preserve"> </w:delText>
        </w:r>
      </w:del>
      <w:commentRangeEnd w:id="8"/>
      <w:del w:id="9245" w:author="코람코 상장리츠팀" w:date="2026-10-13T09:00:00Z">
        <w:r w:rsidR="00EF4A2E" w:rsidRPr="00404F2D">
          <w:rPr>
            <w:rStyle w:val="ad"/>
            <w:rFonts w:ascii="바탕체" w:hAnsi="바탕체"/>
            <w:sz w:val="24"/>
            <w:szCs w:val="24"/>
          </w:rPr>
          <w:commentReference w:id="8"/>
        </w:r>
      </w:del>
      <w:del w:id="9246" w:author="코람코 상장리츠팀" w:date="2026-10-13T09:00:00Z">
        <w:r w:rsidRPr="00404F2D">
          <w:rPr>
            <w:rFonts w:ascii="바탕체" w:hAnsi="바탕체"/>
            <w:sz w:val="24"/>
          </w:rPr>
          <w:delText xml:space="preserve">위반한</w:delText>
        </w:r>
      </w:del>
      <w:del w:id="9247" w:author="코람코 상장리츠팀" w:date="2026-10-13T09:00:00Z">
        <w:r w:rsidRPr="00404F2D">
          <w:rPr>
            <w:rFonts w:ascii="바탕체" w:hAnsi="바탕체"/>
            <w:sz w:val="24"/>
          </w:rPr>
          <w:delText xml:space="preserve"> </w:delText>
        </w:r>
      </w:del>
      <w:del w:id="9248" w:author="코람코 상장리츠팀" w:date="2026-10-13T09:00:00Z">
        <w:r w:rsidRPr="00404F2D">
          <w:rPr>
            <w:rFonts w:ascii="바탕체" w:hAnsi="바탕체"/>
            <w:sz w:val="24"/>
          </w:rPr>
          <w:delText xml:space="preserve">경우</w:delText>
        </w:r>
      </w:del>
      <w:r/>
      <w:commentRangeEnd w:id="14"/>
      <w:r>
        <w:rPr>
          <w:rStyle w:val="CommentReference"/>
        </w:rPr>
        <w:commentReference w:id="14"/>
      </w:r>
    </w:p>
    <w:p w14:paraId="003EB142" w14:textId="77777777" w:rsidR="00930A79" w:rsidRPr="00404F2D" w:rsidRDefault="00930A79">
      <w:pPr>
        <w:pStyle w:val="TKNormal"/>
        <w:numPr>
          <w:ilvl w:val="0"/>
          <w:numId w:val="13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수탁자는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필요시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신탁부동산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처분과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관련하여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자문기관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법무법인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회계법인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감정평가법인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등을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선정할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수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있으며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이에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소요되는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비용은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처분대금에서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지급하기로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하며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정산순서는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신탁계약서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23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조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제①항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1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호의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비용과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동일한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순서로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한다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.</w:t>
      </w:r>
    </w:p>
    <w:p w14:paraId="0022D41F" w14:textId="77777777" w:rsidR="00930A79" w:rsidRPr="00404F2D" w:rsidRDefault="00930A79">
      <w:pPr>
        <w:pStyle w:val="TKNormal"/>
        <w:numPr>
          <w:ilvl w:val="0"/>
          <w:numId w:val="13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신탁계약서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20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조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내지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22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조에도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불구하고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조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①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항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각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호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의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사유로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신탁부동산이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처분되는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경우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신탁부동산의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처분시기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처분방법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처분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lastRenderedPageBreak/>
        <w:t>대금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매수인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처분절차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등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(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이하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“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처분방법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등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”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이라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함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)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은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수탁자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및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</w:rPr>
        <w:t>대주</w:t>
      </w:r>
      <w:r w:rsidRPr="00404F2D">
        <w:rPr>
          <w:rFonts w:ascii="Times New Roman"/>
          <w:color w:val="000000"/>
          <w:kern w:val="0"/>
          <w:sz w:val="24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우선수익자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들이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협의하여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>정하기로</w:t>
      </w:r>
      <w:r w:rsidRPr="00404F2D">
        <w:rPr>
          <w:rFonts w:ascii="Times New Roman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한다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.</w:t>
      </w:r>
    </w:p>
    <w:p w14:paraId="53306402" w14:textId="77777777" w:rsidR="00930A79" w:rsidRPr="00404F2D" w:rsidRDefault="00930A79" w:rsidP="006A29C3">
      <w:pPr>
        <w:pStyle w:val="TKNormal"/>
        <w:spacing w:line="200" w:lineRule="exact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</w:p>
    <w:p w14:paraId="0279722A" w14:textId="77777777" w:rsidR="00930A79" w:rsidRPr="00404F2D" w:rsidRDefault="00930A79" w:rsidP="006A29C3">
      <w:pPr>
        <w:pStyle w:val="TKNormal"/>
        <w:spacing w:line="200" w:lineRule="exact"/>
        <w:rPr>
          <w:rFonts w:ascii="바탕체" w:eastAsia="바탕체" w:hAnsi="바탕체"/>
          <w:b/>
          <w:color w:val="000000"/>
          <w:sz w:val="24"/>
        </w:rPr>
      </w:pPr>
      <w:r w:rsidRPr="00404F2D">
        <w:rPr>
          <w:rFonts w:ascii="Times New Roman" w:hint="eastAsia"/>
          <w:b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12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조의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2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【신탁부동산의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 xml:space="preserve"> 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처분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(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임의처분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)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】</w:t>
      </w:r>
    </w:p>
    <w:p w14:paraId="081D7420" w14:textId="77777777" w:rsidR="00930A79" w:rsidRPr="00404F2D" w:rsidRDefault="00930A79">
      <w:pPr>
        <w:pStyle w:val="TKNormal"/>
        <w:numPr>
          <w:ilvl w:val="0"/>
          <w:numId w:val="24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시기를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불문하고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위탁자가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신탁부동산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일부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또는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전부를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처분하고자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하는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경우로서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위탁자가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수탁자에게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요청하고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우선수익자들이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이에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동의한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경우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수탁자는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신탁기간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종료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전이라도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위탁자의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요청에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따라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매수인과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매매계약을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체결하고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해당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매매계약에서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정한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바에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따라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소유권을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매수인에게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이전하는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절차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등을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거쳐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신탁부동산을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처분하기로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한다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.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다만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해당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처분대금으로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대출약정서상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위탁자의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대주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우선수익자들에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대한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피담보채무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전액을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상환할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수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있는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경우에는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대주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우선수익자들의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동의를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요하지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아니하며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위탁자는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대주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우선수익자들에게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서면으로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통지하여야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한다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.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이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경우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1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순위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우선수익자에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대하여는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매수인이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1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순위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우선수익자에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대한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임대인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지위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및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임대차보증금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반환채무를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승계하고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대체담보를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제공하거나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위탁자가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해당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임대차보증금을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반환하는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것으로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그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동의에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갈음한다</w:t>
      </w:r>
      <w:r w:rsidRPr="00404F2D">
        <w:rPr>
          <w:rFonts w:ascii="Times New Roman" w:hint="eastAsia"/>
          <w:bCs/>
          <w:color w:val="000000"/>
          <w:kern w:val="0"/>
          <w:sz w:val="24"/>
        </w:rPr>
        <w:t>.</w:t>
      </w:r>
    </w:p>
    <w:p w14:paraId="6CFCB250" w14:textId="77777777" w:rsidR="00930A79" w:rsidRPr="00404F2D" w:rsidRDefault="00930A79">
      <w:pPr>
        <w:pStyle w:val="TKNormal"/>
        <w:numPr>
          <w:ilvl w:val="0"/>
          <w:numId w:val="24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신탁계약서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20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조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내지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22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조에도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불구하고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 w:eastAsia="바탕체" w:hint="eastAsia"/>
          <w:bCs/>
          <w:color w:val="000000"/>
          <w:sz w:val="24"/>
        </w:rPr>
        <w:t>본</w:t>
      </w:r>
      <w:r w:rsidRPr="00404F2D">
        <w:rPr>
          <w:rFonts w:ascii="Times New Roman" w:eastAsia="바탕체" w:hint="eastAsia"/>
          <w:bCs/>
          <w:color w:val="000000"/>
          <w:sz w:val="24"/>
        </w:rPr>
        <w:t xml:space="preserve"> </w:t>
      </w:r>
      <w:r w:rsidRPr="00404F2D">
        <w:rPr>
          <w:rFonts w:ascii="Times New Roman" w:eastAsia="바탕체" w:hint="eastAsia"/>
          <w:bCs/>
          <w:color w:val="000000"/>
          <w:sz w:val="24"/>
        </w:rPr>
        <w:t>조</w:t>
      </w:r>
      <w:r w:rsidRPr="00404F2D">
        <w:rPr>
          <w:rFonts w:ascii="Times New Roman" w:eastAsia="바탕체" w:hint="eastAsia"/>
          <w:bCs/>
          <w:color w:val="000000"/>
          <w:sz w:val="24"/>
        </w:rPr>
        <w:t xml:space="preserve"> </w:t>
      </w:r>
      <w:r w:rsidRPr="00404F2D">
        <w:rPr>
          <w:rFonts w:ascii="Times New Roman" w:eastAsia="바탕체" w:hint="eastAsia"/>
          <w:bCs/>
          <w:color w:val="000000"/>
          <w:sz w:val="24"/>
        </w:rPr>
        <w:t>제</w:t>
      </w:r>
      <w:r w:rsidRPr="00404F2D">
        <w:rPr>
          <w:rFonts w:hAnsi="바탕" w:hint="eastAsia"/>
          <w:bCs/>
          <w:color w:val="000000"/>
          <w:sz w:val="24"/>
        </w:rPr>
        <w:t>①항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따른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처분방법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등은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위탁자가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정하기로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한다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.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</w:p>
    <w:p w14:paraId="35518ADC" w14:textId="77777777" w:rsidR="00930A79" w:rsidRPr="00404F2D" w:rsidRDefault="00930A79">
      <w:pPr>
        <w:pStyle w:val="TKNormal"/>
        <w:numPr>
          <w:ilvl w:val="0"/>
          <w:numId w:val="24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조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제①항에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따라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신탁부동산이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처분되는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경우에는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신탁계약서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『별지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3.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신탁보수에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관한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약정』에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따른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신탁재산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처분보수가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발생하지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않는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것으로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한다</w:t>
      </w:r>
      <w:r w:rsidRPr="00404F2D">
        <w:rPr>
          <w:rFonts w:ascii="Times New Roman" w:hint="eastAsia"/>
          <w:color w:val="000000"/>
          <w:kern w:val="0"/>
          <w:sz w:val="24"/>
          <w:shd w:val="clear" w:color="auto" w:fill="FFFFFF"/>
        </w:rPr>
        <w:t>.</w:t>
      </w:r>
    </w:p>
    <w:p w14:paraId="1448E288" w14:textId="77777777" w:rsidR="00930A79" w:rsidRPr="00404F2D" w:rsidRDefault="00930A79" w:rsidP="006A29C3">
      <w:pPr>
        <w:pStyle w:val="TKNormal"/>
        <w:spacing w:line="200" w:lineRule="exact"/>
        <w:rPr>
          <w:rFonts w:ascii="Times New Roman"/>
          <w:b/>
          <w:bCs/>
          <w:color w:val="000000"/>
          <w:kern w:val="0"/>
          <w:sz w:val="24"/>
          <w:shd w:val="clear" w:color="auto" w:fill="FFFFFF"/>
        </w:rPr>
      </w:pPr>
    </w:p>
    <w:p w14:paraId="4B272F42" w14:textId="77777777" w:rsidR="00930A79" w:rsidRPr="00404F2D" w:rsidRDefault="00930A79" w:rsidP="006A29C3">
      <w:pPr>
        <w:pStyle w:val="TKNormal"/>
        <w:spacing w:line="200" w:lineRule="exact"/>
        <w:rPr>
          <w:rFonts w:ascii="바탕체" w:eastAsia="바탕체" w:hAnsi="바탕체"/>
          <w:b/>
          <w:color w:val="000000"/>
          <w:sz w:val="24"/>
        </w:rPr>
      </w:pPr>
      <w:r w:rsidRPr="00404F2D">
        <w:rPr>
          <w:rFonts w:ascii="Times New Roman" w:hint="eastAsia"/>
          <w:b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12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조의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3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【신탁부동산의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 xml:space="preserve"> 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처분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(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정산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 xml:space="preserve"> 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및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 xml:space="preserve"> 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신탁종료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)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】</w:t>
      </w:r>
    </w:p>
    <w:p w14:paraId="394CC521" w14:textId="77777777" w:rsidR="00930A79" w:rsidRPr="00404F2D" w:rsidRDefault="00930A79">
      <w:pPr>
        <w:pStyle w:val="TKNormal"/>
        <w:numPr>
          <w:ilvl w:val="0"/>
          <w:numId w:val="25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본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특약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제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1</w:t>
      </w:r>
      <w:r w:rsidRPr="00404F2D">
        <w:rPr>
          <w:rFonts w:ascii="Times New Roman"/>
          <w:bCs/>
          <w:kern w:val="0"/>
          <w:sz w:val="24"/>
          <w:shd w:val="clear" w:color="auto" w:fill="FFFFFF"/>
        </w:rPr>
        <w:t>2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조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및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제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1</w:t>
      </w:r>
      <w:r w:rsidRPr="00404F2D">
        <w:rPr>
          <w:rFonts w:ascii="Times New Roman"/>
          <w:bCs/>
          <w:kern w:val="0"/>
          <w:sz w:val="24"/>
          <w:shd w:val="clear" w:color="auto" w:fill="FFFFFF"/>
        </w:rPr>
        <w:t>2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조의</w:t>
      </w:r>
      <w:r w:rsidRPr="00404F2D">
        <w:rPr>
          <w:rFonts w:ascii="Times New Roman"/>
          <w:bCs/>
          <w:kern w:val="0"/>
          <w:sz w:val="24"/>
          <w:shd w:val="clear" w:color="auto" w:fill="FFFFFF"/>
        </w:rPr>
        <w:t>2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에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따른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처분대금의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정산은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신탁계약서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제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2</w:t>
      </w:r>
      <w:r w:rsidRPr="00404F2D">
        <w:rPr>
          <w:rFonts w:ascii="Times New Roman"/>
          <w:bCs/>
          <w:kern w:val="0"/>
          <w:sz w:val="24"/>
          <w:shd w:val="clear" w:color="auto" w:fill="FFFFFF"/>
        </w:rPr>
        <w:t>3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조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kern w:val="0"/>
          <w:sz w:val="24"/>
          <w:shd w:val="clear" w:color="auto" w:fill="FFFFFF"/>
        </w:rPr>
        <w:t>제</w:t>
      </w:r>
      <w:r w:rsidRPr="00404F2D">
        <w:rPr>
          <w:rFonts w:hAnsi="바탕" w:cs="바탕" w:hint="eastAsia"/>
          <w:bCs/>
          <w:kern w:val="0"/>
          <w:sz w:val="24"/>
          <w:shd w:val="clear" w:color="auto" w:fill="FFFFFF"/>
        </w:rPr>
        <w:t>①</w:t>
      </w:r>
      <w:r w:rsidRPr="00404F2D">
        <w:rPr>
          <w:rFonts w:ascii="Times New Roman"/>
          <w:bCs/>
          <w:kern w:val="0"/>
          <w:sz w:val="24"/>
          <w:shd w:val="clear" w:color="auto" w:fill="FFFFFF"/>
        </w:rPr>
        <w:t>항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의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순서를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따르기로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하되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,</w:t>
      </w:r>
      <w:r w:rsidRPr="00404F2D">
        <w:rPr>
          <w:rFonts w:ascii="Times New Roman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신탁계약서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제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23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조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kern w:val="0"/>
          <w:sz w:val="24"/>
          <w:shd w:val="clear" w:color="auto" w:fill="FFFFFF"/>
        </w:rPr>
        <w:t>제</w:t>
      </w:r>
      <w:r w:rsidRPr="00404F2D">
        <w:rPr>
          <w:rFonts w:hAnsi="바탕" w:cs="바탕" w:hint="eastAsia"/>
          <w:bCs/>
          <w:kern w:val="0"/>
          <w:sz w:val="24"/>
          <w:shd w:val="clear" w:color="auto" w:fill="FFFFFF"/>
        </w:rPr>
        <w:t>①</w:t>
      </w:r>
      <w:r w:rsidRPr="00404F2D">
        <w:rPr>
          <w:rFonts w:ascii="Times New Roman"/>
          <w:bCs/>
          <w:kern w:val="0"/>
          <w:sz w:val="24"/>
          <w:shd w:val="clear" w:color="auto" w:fill="FFFFFF"/>
        </w:rPr>
        <w:t>항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제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5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호의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kern w:val="0"/>
          <w:sz w:val="24"/>
          <w:shd w:val="clear" w:color="auto" w:fill="FFFFFF"/>
        </w:rPr>
        <w:t>‘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우선수익자의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채권</w:t>
      </w:r>
      <w:r w:rsidRPr="00404F2D">
        <w:rPr>
          <w:rFonts w:ascii="Times New Roman"/>
          <w:bCs/>
          <w:kern w:val="0"/>
          <w:sz w:val="24"/>
          <w:shd w:val="clear" w:color="auto" w:fill="FFFFFF"/>
        </w:rPr>
        <w:t>’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은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kern w:val="0"/>
          <w:sz w:val="24"/>
        </w:rPr>
        <w:t>1</w:t>
      </w:r>
      <w:r w:rsidRPr="00404F2D">
        <w:rPr>
          <w:rFonts w:ascii="Times New Roman" w:hint="eastAsia"/>
          <w:bCs/>
          <w:kern w:val="0"/>
          <w:sz w:val="24"/>
        </w:rPr>
        <w:t>순위</w:t>
      </w:r>
      <w:r w:rsidRPr="00404F2D">
        <w:rPr>
          <w:rFonts w:ascii="Times New Roman" w:hint="eastAsia"/>
          <w:bCs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kern w:val="0"/>
          <w:sz w:val="24"/>
        </w:rPr>
        <w:t>우선수익자의</w:t>
      </w:r>
      <w:r w:rsidRPr="00404F2D">
        <w:rPr>
          <w:rFonts w:ascii="Times New Roman" w:hint="eastAsia"/>
          <w:bCs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kern w:val="0"/>
          <w:sz w:val="24"/>
        </w:rPr>
        <w:t>채권</w:t>
      </w:r>
      <w:r w:rsidRPr="00404F2D">
        <w:rPr>
          <w:rFonts w:ascii="Times New Roman" w:hint="eastAsia"/>
          <w:bCs/>
          <w:kern w:val="0"/>
          <w:sz w:val="24"/>
        </w:rPr>
        <w:t>, 2</w:t>
      </w:r>
      <w:r w:rsidRPr="00404F2D">
        <w:rPr>
          <w:rFonts w:ascii="Times New Roman" w:hint="eastAsia"/>
          <w:bCs/>
          <w:kern w:val="0"/>
          <w:sz w:val="24"/>
        </w:rPr>
        <w:t>순위</w:t>
      </w:r>
      <w:r w:rsidRPr="00404F2D">
        <w:rPr>
          <w:rFonts w:ascii="Times New Roman" w:hint="eastAsia"/>
          <w:bCs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kern w:val="0"/>
          <w:sz w:val="24"/>
        </w:rPr>
        <w:t>우선수익자의</w:t>
      </w:r>
      <w:r w:rsidRPr="00404F2D">
        <w:rPr>
          <w:rFonts w:ascii="Times New Roman" w:hint="eastAsia"/>
          <w:bCs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kern w:val="0"/>
          <w:sz w:val="24"/>
        </w:rPr>
        <w:t>채권</w:t>
      </w:r>
      <w:r w:rsidRPr="00404F2D">
        <w:rPr>
          <w:rFonts w:ascii="Times New Roman" w:hint="eastAsia"/>
          <w:bCs/>
          <w:kern w:val="0"/>
          <w:sz w:val="24"/>
        </w:rPr>
        <w:t>, 3</w:t>
      </w:r>
      <w:r w:rsidRPr="00404F2D">
        <w:rPr>
          <w:rFonts w:ascii="Times New Roman" w:hint="eastAsia"/>
          <w:bCs/>
          <w:kern w:val="0"/>
          <w:sz w:val="24"/>
        </w:rPr>
        <w:t>순위</w:t>
      </w:r>
      <w:r w:rsidRPr="00404F2D">
        <w:rPr>
          <w:rFonts w:ascii="Times New Roman" w:hint="eastAsia"/>
          <w:bCs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kern w:val="0"/>
          <w:sz w:val="24"/>
        </w:rPr>
        <w:t>우선수익자의</w:t>
      </w:r>
      <w:r w:rsidRPr="00404F2D">
        <w:rPr>
          <w:rFonts w:ascii="Times New Roman" w:hint="eastAsia"/>
          <w:bCs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kern w:val="0"/>
          <w:sz w:val="24"/>
        </w:rPr>
        <w:t>채권의</w:t>
      </w:r>
      <w:r w:rsidRPr="00404F2D">
        <w:rPr>
          <w:rFonts w:ascii="Times New Roman" w:hint="eastAsia"/>
          <w:bCs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kern w:val="0"/>
          <w:sz w:val="24"/>
        </w:rPr>
        <w:t>순서로</w:t>
      </w:r>
      <w:r w:rsidRPr="00404F2D">
        <w:rPr>
          <w:rFonts w:ascii="Times New Roman" w:hint="eastAsia"/>
          <w:bCs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kern w:val="0"/>
          <w:sz w:val="24"/>
        </w:rPr>
        <w:t>하고</w:t>
      </w:r>
      <w:r w:rsidRPr="00404F2D">
        <w:rPr>
          <w:rFonts w:ascii="Times New Roman" w:hint="eastAsia"/>
          <w:bCs/>
          <w:kern w:val="0"/>
          <w:sz w:val="24"/>
        </w:rPr>
        <w:t xml:space="preserve">, </w:t>
      </w:r>
      <w:r w:rsidRPr="00404F2D">
        <w:rPr>
          <w:rFonts w:ascii="Times New Roman" w:hint="eastAsia"/>
          <w:bCs/>
          <w:kern w:val="0"/>
          <w:sz w:val="24"/>
        </w:rPr>
        <w:t>대주</w:t>
      </w:r>
      <w:r w:rsidRPr="00404F2D">
        <w:rPr>
          <w:rFonts w:ascii="Times New Roman" w:hint="eastAsia"/>
          <w:bCs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kern w:val="0"/>
          <w:sz w:val="24"/>
        </w:rPr>
        <w:t>우선수익자들에</w:t>
      </w:r>
      <w:r w:rsidRPr="00404F2D">
        <w:rPr>
          <w:rFonts w:ascii="Times New Roman" w:hint="eastAsia"/>
          <w:bCs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kern w:val="0"/>
          <w:sz w:val="24"/>
        </w:rPr>
        <w:t>대한</w:t>
      </w:r>
      <w:r w:rsidRPr="00404F2D">
        <w:rPr>
          <w:rFonts w:ascii="Times New Roman" w:hint="eastAsia"/>
          <w:bCs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kern w:val="0"/>
          <w:sz w:val="24"/>
        </w:rPr>
        <w:t>충당은</w:t>
      </w:r>
      <w:r w:rsidRPr="00404F2D">
        <w:rPr>
          <w:rFonts w:ascii="Times New Roman" w:hint="eastAsia"/>
          <w:bCs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kern w:val="0"/>
          <w:sz w:val="24"/>
        </w:rPr>
        <w:t>구체적으로</w:t>
      </w:r>
      <w:r w:rsidRPr="00404F2D">
        <w:rPr>
          <w:rFonts w:ascii="Times New Roman" w:hint="eastAsia"/>
          <w:bCs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kern w:val="0"/>
          <w:sz w:val="24"/>
        </w:rPr>
        <w:t>대출약정서</w:t>
      </w:r>
      <w:r w:rsidRPr="00404F2D">
        <w:rPr>
          <w:rFonts w:ascii="Times New Roman" w:hint="eastAsia"/>
          <w:bCs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kern w:val="0"/>
          <w:sz w:val="24"/>
        </w:rPr>
        <w:t>제</w:t>
      </w:r>
      <w:r w:rsidRPr="00404F2D">
        <w:rPr>
          <w:rFonts w:ascii="Times New Roman" w:hint="eastAsia"/>
          <w:bCs/>
          <w:kern w:val="0"/>
          <w:sz w:val="24"/>
        </w:rPr>
        <w:t>7</w:t>
      </w:r>
      <w:r w:rsidRPr="00404F2D">
        <w:rPr>
          <w:rFonts w:ascii="Times New Roman" w:hint="eastAsia"/>
          <w:bCs/>
          <w:kern w:val="0"/>
          <w:sz w:val="24"/>
        </w:rPr>
        <w:t>조</w:t>
      </w:r>
      <w:r w:rsidRPr="00404F2D">
        <w:rPr>
          <w:rFonts w:ascii="Times New Roman" w:hint="eastAsia"/>
          <w:bCs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kern w:val="0"/>
          <w:sz w:val="24"/>
        </w:rPr>
        <w:t>제</w:t>
      </w:r>
      <w:r w:rsidRPr="00404F2D">
        <w:rPr>
          <w:rFonts w:ascii="Times New Roman" w:hint="eastAsia"/>
          <w:bCs/>
          <w:kern w:val="0"/>
          <w:sz w:val="24"/>
        </w:rPr>
        <w:t>4</w:t>
      </w:r>
      <w:r w:rsidRPr="00404F2D">
        <w:rPr>
          <w:rFonts w:ascii="Times New Roman" w:hint="eastAsia"/>
          <w:bCs/>
          <w:kern w:val="0"/>
          <w:sz w:val="24"/>
        </w:rPr>
        <w:t>항의</w:t>
      </w:r>
      <w:r w:rsidRPr="00404F2D">
        <w:rPr>
          <w:rFonts w:ascii="Times New Roman" w:hint="eastAsia"/>
          <w:bCs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kern w:val="0"/>
          <w:sz w:val="24"/>
        </w:rPr>
        <w:t>변제충당</w:t>
      </w:r>
      <w:r w:rsidRPr="00404F2D">
        <w:rPr>
          <w:rFonts w:ascii="Times New Roman" w:hint="eastAsia"/>
          <w:bCs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kern w:val="0"/>
          <w:sz w:val="24"/>
        </w:rPr>
        <w:t>순서를</w:t>
      </w:r>
      <w:r w:rsidRPr="00404F2D">
        <w:rPr>
          <w:rFonts w:ascii="Times New Roman" w:hint="eastAsia"/>
          <w:bCs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kern w:val="0"/>
          <w:sz w:val="24"/>
        </w:rPr>
        <w:t>따르는</w:t>
      </w:r>
      <w:r w:rsidRPr="00404F2D">
        <w:rPr>
          <w:rFonts w:ascii="Times New Roman" w:hint="eastAsia"/>
          <w:bCs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kern w:val="0"/>
          <w:sz w:val="24"/>
        </w:rPr>
        <w:t>것으로</w:t>
      </w:r>
      <w:r w:rsidRPr="00404F2D">
        <w:rPr>
          <w:rFonts w:ascii="Times New Roman" w:hint="eastAsia"/>
          <w:bCs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kern w:val="0"/>
          <w:sz w:val="24"/>
        </w:rPr>
        <w:t>한다</w:t>
      </w:r>
      <w:r w:rsidRPr="00404F2D">
        <w:rPr>
          <w:rFonts w:ascii="Times New Roman" w:hint="eastAsia"/>
          <w:bCs/>
          <w:kern w:val="0"/>
          <w:sz w:val="24"/>
        </w:rPr>
        <w:t>.</w:t>
      </w:r>
    </w:p>
    <w:p w14:paraId="513347C6" w14:textId="77777777" w:rsidR="00930A79" w:rsidRPr="00404F2D" w:rsidRDefault="00930A79">
      <w:pPr>
        <w:pStyle w:val="TKNormal"/>
        <w:numPr>
          <w:ilvl w:val="0"/>
          <w:numId w:val="25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spacing w:line="200" w:lineRule="exact"/>
        <w:rPr>
          <w:rFonts w:ascii="바탕체" w:eastAsia="바탕체" w:hAnsi="바탕체"/>
          <w:color w:val="000000"/>
          <w:sz w:val="24"/>
          <w:u w:val="single"/>
        </w:rPr>
      </w:pP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본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특약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제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1</w:t>
      </w:r>
      <w:r w:rsidRPr="00404F2D">
        <w:rPr>
          <w:rFonts w:ascii="Times New Roman"/>
          <w:bCs/>
          <w:kern w:val="0"/>
          <w:sz w:val="24"/>
          <w:shd w:val="clear" w:color="auto" w:fill="FFFFFF"/>
        </w:rPr>
        <w:t>2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조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및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제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1</w:t>
      </w:r>
      <w:r w:rsidRPr="00404F2D">
        <w:rPr>
          <w:rFonts w:ascii="Times New Roman"/>
          <w:bCs/>
          <w:kern w:val="0"/>
          <w:sz w:val="24"/>
          <w:shd w:val="clear" w:color="auto" w:fill="FFFFFF"/>
        </w:rPr>
        <w:t>2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조의</w:t>
      </w:r>
      <w:r w:rsidRPr="00404F2D">
        <w:rPr>
          <w:rFonts w:ascii="Times New Roman"/>
          <w:bCs/>
          <w:kern w:val="0"/>
          <w:sz w:val="24"/>
          <w:shd w:val="clear" w:color="auto" w:fill="FFFFFF"/>
        </w:rPr>
        <w:t>2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에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따른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신탁부동산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처분으로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인하여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매수인에게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소유권이전등기가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경료된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때에는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해당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신탁부동산에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한하여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신탁계약서가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일부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종료된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것으로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본다</w:t>
      </w:r>
      <w:r w:rsidRPr="00404F2D">
        <w:rPr>
          <w:rFonts w:ascii="Times New Roman" w:hint="eastAsia"/>
          <w:bCs/>
          <w:kern w:val="0"/>
          <w:sz w:val="24"/>
          <w:shd w:val="clear" w:color="auto" w:fill="FFFFFF"/>
        </w:rPr>
        <w:t>.</w:t>
      </w:r>
    </w:p>
    <w:p w14:paraId="37554707" w14:textId="77777777" w:rsidR="00930A79" w:rsidRPr="00404F2D" w:rsidRDefault="00930A79" w:rsidP="006A29C3">
      <w:pPr>
        <w:pStyle w:val="TKNormal"/>
        <w:spacing w:line="200" w:lineRule="exact"/>
        <w:rPr>
          <w:rFonts w:ascii="바탕체" w:eastAsia="바탕체" w:hAnsi="바탕체"/>
          <w:color w:val="000000"/>
          <w:sz w:val="24"/>
          <w:u w:val="single"/>
        </w:rPr>
      </w:pPr>
    </w:p>
    <w:p w14:paraId="5D92B80D" w14:textId="77777777" w:rsidR="00930A79" w:rsidRPr="00404F2D" w:rsidRDefault="00930A79" w:rsidP="006A29C3">
      <w:pPr>
        <w:pStyle w:val="TKNormal"/>
        <w:spacing w:line="200" w:lineRule="exact"/>
        <w:rPr>
          <w:rFonts w:ascii="바탕체" w:eastAsia="바탕체" w:hAnsi="바탕체"/>
          <w:b/>
          <w:color w:val="000000"/>
          <w:sz w:val="24"/>
        </w:rPr>
      </w:pPr>
      <w:r w:rsidRPr="00404F2D">
        <w:rPr>
          <w:rFonts w:ascii="바탕체" w:eastAsia="바탕체" w:hAnsi="바탕체" w:hint="eastAsia"/>
          <w:b/>
          <w:color w:val="000000"/>
          <w:sz w:val="24"/>
        </w:rPr>
        <w:t>제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13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조【처분대금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 xml:space="preserve"> 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납부방법】</w:t>
      </w:r>
    </w:p>
    <w:p w14:paraId="60ABA2C3" w14:textId="77777777" w:rsidR="00930A79" w:rsidRPr="00404F2D" w:rsidRDefault="00930A79">
      <w:pPr>
        <w:pStyle w:val="TKNormal"/>
        <w:numPr>
          <w:ilvl w:val="0"/>
          <w:numId w:val="15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신탁계약서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22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조에도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불구하고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신탁부동산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처분대금은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처분에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따른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계약을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체결한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날로부터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3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개월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이내에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완납하는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것을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원칙으로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한다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.</w:t>
      </w:r>
    </w:p>
    <w:p w14:paraId="338FFD17" w14:textId="77777777" w:rsidR="00930A79" w:rsidRPr="00404F2D" w:rsidRDefault="00930A79">
      <w:pPr>
        <w:pStyle w:val="TKNormal"/>
        <w:numPr>
          <w:ilvl w:val="0"/>
          <w:numId w:val="15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제①항에도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불구하고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수탁자는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매수자를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용이하게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확보하기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위하여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</w:rPr>
        <w:t>대주</w:t>
      </w:r>
      <w:r w:rsidRPr="00404F2D">
        <w:rPr>
          <w:rFonts w:ascii="Times New Roman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우선수익자들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전원의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동의를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받아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처분대금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납부기한을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연장하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거나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분할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납부하게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할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있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.</w:t>
      </w:r>
    </w:p>
    <w:p w14:paraId="35ED2490" w14:textId="77777777" w:rsidR="00930A79" w:rsidRPr="00404F2D" w:rsidRDefault="00930A79" w:rsidP="006A29C3">
      <w:pPr>
        <w:pStyle w:val="TKNormal"/>
        <w:spacing w:line="200" w:lineRule="exact"/>
        <w:rPr>
          <w:rFonts w:ascii="바탕체" w:eastAsia="바탕체" w:hAnsi="바탕체"/>
          <w:color w:val="000000"/>
          <w:sz w:val="24"/>
        </w:rPr>
      </w:pPr>
    </w:p>
    <w:p w14:paraId="65A06D8B" w14:textId="77777777" w:rsidR="00930A79" w:rsidRPr="00404F2D" w:rsidRDefault="00930A79" w:rsidP="006A29C3">
      <w:pPr>
        <w:pStyle w:val="TKNormal"/>
        <w:spacing w:line="200" w:lineRule="exact"/>
        <w:rPr>
          <w:rFonts w:ascii="바탕체" w:eastAsia="바탕체" w:hAnsi="바탕체"/>
          <w:b/>
          <w:color w:val="000000"/>
          <w:sz w:val="24"/>
        </w:rPr>
      </w:pPr>
      <w:r w:rsidRPr="00404F2D">
        <w:rPr>
          <w:rFonts w:ascii="바탕체" w:eastAsia="바탕체" w:hAnsi="바탕체"/>
          <w:b/>
          <w:color w:val="000000"/>
          <w:sz w:val="24"/>
        </w:rPr>
        <w:t>제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14</w:t>
      </w:r>
      <w:r w:rsidRPr="00404F2D">
        <w:rPr>
          <w:rFonts w:ascii="바탕체" w:eastAsia="바탕체" w:hAnsi="바탕체"/>
          <w:b/>
          <w:color w:val="000000"/>
          <w:sz w:val="24"/>
        </w:rPr>
        <w:t>조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【</w:t>
      </w:r>
      <w:r w:rsidRPr="00404F2D">
        <w:rPr>
          <w:rFonts w:ascii="바탕체" w:eastAsia="바탕체" w:hAnsi="바탕체"/>
          <w:b/>
          <w:color w:val="000000"/>
          <w:sz w:val="24"/>
        </w:rPr>
        <w:t>지방세법</w:t>
      </w:r>
      <w:r w:rsidRPr="00404F2D">
        <w:rPr>
          <w:rFonts w:ascii="바탕체" w:eastAsia="바탕체" w:hAnsi="바탕체"/>
          <w:b/>
          <w:color w:val="000000"/>
          <w:sz w:val="24"/>
        </w:rPr>
        <w:t xml:space="preserve"> </w:t>
      </w:r>
      <w:r w:rsidRPr="00404F2D">
        <w:rPr>
          <w:rFonts w:ascii="바탕체" w:eastAsia="바탕체" w:hAnsi="바탕체"/>
          <w:b/>
          <w:color w:val="000000"/>
          <w:sz w:val="24"/>
        </w:rPr>
        <w:t>개정에</w:t>
      </w:r>
      <w:r w:rsidRPr="00404F2D">
        <w:rPr>
          <w:rFonts w:ascii="바탕체" w:eastAsia="바탕체" w:hAnsi="바탕체"/>
          <w:b/>
          <w:color w:val="000000"/>
          <w:sz w:val="24"/>
        </w:rPr>
        <w:t xml:space="preserve"> </w:t>
      </w:r>
      <w:r w:rsidRPr="00404F2D">
        <w:rPr>
          <w:rFonts w:ascii="바탕체" w:eastAsia="바탕체" w:hAnsi="바탕체"/>
          <w:b/>
          <w:color w:val="000000"/>
          <w:sz w:val="24"/>
        </w:rPr>
        <w:t>따른</w:t>
      </w:r>
      <w:r w:rsidRPr="00404F2D">
        <w:rPr>
          <w:rFonts w:ascii="바탕체" w:eastAsia="바탕체" w:hAnsi="바탕체"/>
          <w:b/>
          <w:color w:val="000000"/>
          <w:sz w:val="24"/>
        </w:rPr>
        <w:t xml:space="preserve"> </w:t>
      </w:r>
      <w:r w:rsidRPr="00404F2D">
        <w:rPr>
          <w:rFonts w:ascii="바탕체" w:eastAsia="바탕체" w:hAnsi="바탕체"/>
          <w:b/>
          <w:color w:val="000000"/>
          <w:sz w:val="24"/>
        </w:rPr>
        <w:t>특약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】</w:t>
      </w:r>
    </w:p>
    <w:p w14:paraId="56976767" w14:textId="77777777" w:rsidR="00930A79" w:rsidRPr="00404F2D" w:rsidRDefault="00930A79">
      <w:pPr>
        <w:pStyle w:val="TKNormal"/>
        <w:numPr>
          <w:ilvl w:val="0"/>
          <w:numId w:val="16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위탁자는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신탁계약서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9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조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②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항에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따라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제반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서류를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수탁자에게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제출할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때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신탁부동산에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대한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(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국세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및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지방세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)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과세완납증명서를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수탁자에게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제출하여야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하고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수탁자는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과세완납증명서를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등기소에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제출하기로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한다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.</w:t>
      </w:r>
    </w:p>
    <w:p w14:paraId="0966C891" w14:textId="77777777" w:rsidR="00930A79" w:rsidRPr="00404F2D" w:rsidRDefault="00930A79">
      <w:pPr>
        <w:pStyle w:val="TKNormal"/>
        <w:numPr>
          <w:ilvl w:val="0"/>
          <w:numId w:val="16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조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①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항에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따른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과세완납증명서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제출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지연으로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인하여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신탁등기가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지연되어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위탁자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수익자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및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우선수익자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들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에게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손해가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발생하는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경우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lastRenderedPageBreak/>
        <w:t>탁자의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귀책사유가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없는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경우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수탁자는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그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손해에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대하여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책임을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부담하지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아니한다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.</w:t>
      </w:r>
    </w:p>
    <w:p w14:paraId="4729169A" w14:textId="77777777" w:rsidR="00930A79" w:rsidRPr="00404F2D" w:rsidRDefault="00930A79">
      <w:pPr>
        <w:pStyle w:val="TKNormal"/>
        <w:numPr>
          <w:ilvl w:val="0"/>
          <w:numId w:val="16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위탁자는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신탁계약서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10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조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①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항에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추가하여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신탁부동산에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대한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실질적인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사용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/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수익자로서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지방세법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등의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개정에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따라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수탁자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명의로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고지되는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신탁부동산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관련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제반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세금에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대한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부담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주체임을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인식하고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관련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세금을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납부하기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위한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제반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조치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(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세금고지서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수령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세금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납부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등을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포함하나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이에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한하지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아니함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)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를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이행하여야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한다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. </w:t>
      </w:r>
    </w:p>
    <w:p w14:paraId="0E54E711" w14:textId="77777777" w:rsidR="00930A79" w:rsidRPr="00404F2D" w:rsidRDefault="00930A79">
      <w:pPr>
        <w:pStyle w:val="TKNormal"/>
        <w:numPr>
          <w:ilvl w:val="0"/>
          <w:numId w:val="16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위탁자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수익자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우선수익자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들은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조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③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항과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관련하여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수탁자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명의로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고지되는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세금에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대하여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수탁자의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고유재산으로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해당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세금을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부담하지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아니하고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이로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인하여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신탁부동산에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대하여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체납처분이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될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있음을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인지하고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이에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이의를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제기하지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아니한다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.</w:t>
      </w:r>
    </w:p>
    <w:p w14:paraId="6A3137D6" w14:textId="77777777" w:rsidR="00930A79" w:rsidRPr="00404F2D" w:rsidRDefault="00930A79">
      <w:pPr>
        <w:pStyle w:val="TKNormal"/>
        <w:numPr>
          <w:ilvl w:val="0"/>
          <w:numId w:val="16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조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제④항에도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불구하고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체납세금에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대하여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수탁자의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고유재산으로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세금을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납부하는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경우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수탁자는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신탁재산을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특약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12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조에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따라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처분할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있고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위탁자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및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수익자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우선수익자들은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이에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대하여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일체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이의를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제기하지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아니한다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. </w:t>
      </w:r>
    </w:p>
    <w:p w14:paraId="7D380393" w14:textId="77777777" w:rsidR="00930A79" w:rsidRPr="00404F2D" w:rsidRDefault="00930A79">
      <w:pPr>
        <w:pStyle w:val="TKNormal"/>
        <w:numPr>
          <w:ilvl w:val="0"/>
          <w:numId w:val="16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수탁자를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납세의무자로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하는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미납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조세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(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조세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채무가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성립하였으나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신탁계약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체결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당시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납부기한이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도래하지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않은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조세도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포함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)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가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있음에도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불구하고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위탁자가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신탁계약에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따라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신탁의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해지를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요청하는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경우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수탁자는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우선수익자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들이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해지에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서면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동의한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후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다음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각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호의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방법으로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조세상당액이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예치된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경우에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한하여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위탁자의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해지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요청에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응할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있다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.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위탁자는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조항에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따른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예치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및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해지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업무처리에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이의를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제기할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없다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.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단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위탁자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정산내역서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또는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확인서를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제출함으로써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조세상당액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예치를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갈음할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있다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.</w:t>
      </w:r>
    </w:p>
    <w:p w14:paraId="68EE21C0" w14:textId="77777777" w:rsidR="00930A79" w:rsidRPr="00404F2D" w:rsidRDefault="00930A79">
      <w:pPr>
        <w:pStyle w:val="TKNormal"/>
        <w:numPr>
          <w:ilvl w:val="0"/>
          <w:numId w:val="17"/>
        </w:numPr>
        <w:wordWrap w:val="0"/>
        <w:autoSpaceDE w:val="0"/>
        <w:autoSpaceDN w:val="0"/>
        <w:spacing w:line="200" w:lineRule="exact"/>
        <w:ind w:left="1156" w:hanging="357"/>
        <w:rPr>
          <w:rFonts w:ascii="Times New Roman" w:eastAsia="바탕체"/>
          <w:sz w:val="24"/>
        </w:rPr>
      </w:pPr>
      <w:r w:rsidRPr="00404F2D">
        <w:rPr>
          <w:rFonts w:ascii="Times New Roman" w:eastAsia="바탕체"/>
          <w:sz w:val="24"/>
        </w:rPr>
        <w:t>신탁재산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내에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조세납부에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충당하기에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충분한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금전이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있는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경우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조세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상당액을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수탁자에게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예치하여야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한다</w:t>
      </w:r>
      <w:r w:rsidRPr="00404F2D">
        <w:rPr>
          <w:rFonts w:ascii="Times New Roman" w:eastAsia="바탕체"/>
          <w:sz w:val="24"/>
        </w:rPr>
        <w:t>.</w:t>
      </w:r>
    </w:p>
    <w:p w14:paraId="1291ACA0" w14:textId="77777777" w:rsidR="00930A79" w:rsidRPr="00404F2D" w:rsidRDefault="00930A79">
      <w:pPr>
        <w:pStyle w:val="TKNormal"/>
        <w:numPr>
          <w:ilvl w:val="0"/>
          <w:numId w:val="17"/>
        </w:numPr>
        <w:wordWrap w:val="0"/>
        <w:autoSpaceDE w:val="0"/>
        <w:autoSpaceDN w:val="0"/>
        <w:spacing w:line="200" w:lineRule="exact"/>
        <w:ind w:left="1156" w:hanging="357"/>
        <w:rPr>
          <w:rFonts w:ascii="Times New Roman" w:eastAsia="바탕체"/>
          <w:sz w:val="24"/>
        </w:rPr>
      </w:pPr>
      <w:r w:rsidRPr="00404F2D">
        <w:rPr>
          <w:rFonts w:ascii="Times New Roman" w:eastAsia="바탕체"/>
          <w:sz w:val="24"/>
        </w:rPr>
        <w:t>신탁재산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내에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조세를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납부하기에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충분한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금전이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없는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경우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위탁자는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수탁자가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인정하는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방법에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따라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금액</w:t>
      </w:r>
      <w:r w:rsidRPr="00404F2D">
        <w:rPr>
          <w:rFonts w:ascii="Times New Roman" w:eastAsia="바탕체"/>
          <w:sz w:val="24"/>
        </w:rPr>
        <w:t>(</w:t>
      </w:r>
      <w:r w:rsidRPr="00404F2D">
        <w:rPr>
          <w:rFonts w:ascii="Times New Roman" w:eastAsia="바탕체"/>
          <w:sz w:val="24"/>
        </w:rPr>
        <w:t>현금</w:t>
      </w:r>
      <w:r w:rsidRPr="00404F2D">
        <w:rPr>
          <w:rFonts w:ascii="Times New Roman" w:eastAsia="바탕체"/>
          <w:sz w:val="24"/>
        </w:rPr>
        <w:t xml:space="preserve">, </w:t>
      </w:r>
      <w:r w:rsidRPr="00404F2D">
        <w:rPr>
          <w:rFonts w:ascii="Times New Roman" w:eastAsia="바탕체"/>
          <w:sz w:val="24"/>
        </w:rPr>
        <w:t>이행보증보험증권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등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수탁자가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세금납부를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위하여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즉시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현금화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가능한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수단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등</w:t>
      </w:r>
      <w:r w:rsidRPr="00404F2D">
        <w:rPr>
          <w:rFonts w:ascii="Times New Roman" w:eastAsia="바탕체"/>
          <w:sz w:val="24"/>
        </w:rPr>
        <w:t>)</w:t>
      </w:r>
      <w:r w:rsidRPr="00404F2D">
        <w:rPr>
          <w:rFonts w:ascii="Times New Roman" w:eastAsia="바탕체"/>
          <w:sz w:val="24"/>
        </w:rPr>
        <w:t>을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수탁자에게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예치하여야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한다</w:t>
      </w:r>
      <w:r w:rsidRPr="00404F2D">
        <w:rPr>
          <w:rFonts w:ascii="Times New Roman" w:eastAsia="바탕체"/>
          <w:sz w:val="24"/>
        </w:rPr>
        <w:t>.</w:t>
      </w:r>
    </w:p>
    <w:p w14:paraId="799842D9" w14:textId="77777777" w:rsidR="00930A79" w:rsidRPr="00404F2D" w:rsidRDefault="00930A79">
      <w:pPr>
        <w:pStyle w:val="TKNormal"/>
        <w:numPr>
          <w:ilvl w:val="0"/>
          <w:numId w:val="17"/>
        </w:numPr>
        <w:wordWrap w:val="0"/>
        <w:autoSpaceDE w:val="0"/>
        <w:autoSpaceDN w:val="0"/>
        <w:spacing w:line="200" w:lineRule="exact"/>
        <w:ind w:left="1156" w:hanging="357"/>
        <w:rPr>
          <w:rFonts w:ascii="Times New Roman" w:eastAsia="바탕체"/>
          <w:sz w:val="24"/>
        </w:rPr>
      </w:pPr>
      <w:r w:rsidRPr="00404F2D">
        <w:rPr>
          <w:rFonts w:ascii="Times New Roman" w:eastAsia="바탕체"/>
          <w:sz w:val="24"/>
        </w:rPr>
        <w:t>위탁자가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위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제</w:t>
      </w:r>
      <w:r w:rsidRPr="00404F2D">
        <w:rPr>
          <w:rFonts w:ascii="Times New Roman" w:eastAsia="바탕체"/>
          <w:sz w:val="24"/>
        </w:rPr>
        <w:t>1</w:t>
      </w:r>
      <w:r w:rsidRPr="00404F2D">
        <w:rPr>
          <w:rFonts w:ascii="Times New Roman" w:eastAsia="바탕체"/>
          <w:sz w:val="24"/>
        </w:rPr>
        <w:t>호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및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제</w:t>
      </w:r>
      <w:r w:rsidRPr="00404F2D">
        <w:rPr>
          <w:rFonts w:ascii="Times New Roman" w:eastAsia="바탕체"/>
          <w:sz w:val="24"/>
        </w:rPr>
        <w:t>2</w:t>
      </w:r>
      <w:r w:rsidRPr="00404F2D">
        <w:rPr>
          <w:rFonts w:ascii="Times New Roman" w:eastAsia="바탕체"/>
          <w:sz w:val="24"/>
        </w:rPr>
        <w:t>호에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따라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금전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등을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수탁자에게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예치하는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경우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전년도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조세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액의</w:t>
      </w:r>
      <w:r w:rsidRPr="00404F2D">
        <w:rPr>
          <w:rFonts w:ascii="Times New Roman" w:eastAsia="바탕체"/>
          <w:sz w:val="24"/>
        </w:rPr>
        <w:t xml:space="preserve"> 120% </w:t>
      </w:r>
      <w:r w:rsidRPr="00404F2D">
        <w:rPr>
          <w:rFonts w:ascii="Times New Roman" w:eastAsia="바탕체"/>
          <w:sz w:val="24"/>
        </w:rPr>
        <w:t>수준</w:t>
      </w:r>
      <w:r w:rsidRPr="00404F2D">
        <w:rPr>
          <w:rFonts w:ascii="Times New Roman" w:eastAsia="바탕체"/>
          <w:sz w:val="24"/>
        </w:rPr>
        <w:t>(</w:t>
      </w:r>
      <w:r w:rsidRPr="00404F2D">
        <w:rPr>
          <w:rFonts w:ascii="Times New Roman" w:eastAsia="바탕체"/>
          <w:sz w:val="24"/>
        </w:rPr>
        <w:t>해당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조세납부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후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남는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금액은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신탁계약에서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정한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바에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따라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반환하고</w:t>
      </w:r>
      <w:r w:rsidRPr="00404F2D">
        <w:rPr>
          <w:rFonts w:ascii="Times New Roman" w:eastAsia="바탕체"/>
          <w:sz w:val="24"/>
        </w:rPr>
        <w:t xml:space="preserve">, </w:t>
      </w:r>
      <w:r w:rsidRPr="00404F2D">
        <w:rPr>
          <w:rFonts w:ascii="Times New Roman" w:eastAsia="바탕체"/>
          <w:sz w:val="24"/>
        </w:rPr>
        <w:t>해당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조세납부를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위하여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부족한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경우에는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위탁자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또는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수익자가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수탁자에게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그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부족분을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지급한다</w:t>
      </w:r>
      <w:r w:rsidRPr="00404F2D">
        <w:rPr>
          <w:rFonts w:ascii="Times New Roman" w:eastAsia="바탕체"/>
          <w:sz w:val="24"/>
        </w:rPr>
        <w:t>.)</w:t>
      </w:r>
      <w:r w:rsidRPr="00404F2D">
        <w:rPr>
          <w:rFonts w:ascii="Times New Roman" w:eastAsia="바탕체"/>
          <w:sz w:val="24"/>
        </w:rPr>
        <w:t>을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수탁자에게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예치하는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것을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원칙으로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하나</w:t>
      </w:r>
      <w:r w:rsidRPr="00404F2D">
        <w:rPr>
          <w:rFonts w:ascii="Times New Roman" w:eastAsia="바탕체"/>
          <w:sz w:val="24"/>
        </w:rPr>
        <w:t xml:space="preserve">, </w:t>
      </w:r>
      <w:r w:rsidRPr="00404F2D">
        <w:rPr>
          <w:rFonts w:ascii="Times New Roman" w:eastAsia="바탕체"/>
          <w:sz w:val="24"/>
        </w:rPr>
        <w:t>과세기준금액의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급등락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등의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경우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예치금액수준은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수탁자가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조정할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수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있다</w:t>
      </w:r>
      <w:r w:rsidRPr="00404F2D">
        <w:rPr>
          <w:rFonts w:ascii="Times New Roman" w:eastAsia="바탕체"/>
          <w:sz w:val="24"/>
        </w:rPr>
        <w:t>.</w:t>
      </w:r>
    </w:p>
    <w:p w14:paraId="61497F08" w14:textId="77777777" w:rsidR="00930A79" w:rsidRPr="00404F2D" w:rsidRDefault="00930A79" w:rsidP="006A29C3">
      <w:pPr>
        <w:pStyle w:val="TKNormal"/>
        <w:spacing w:line="200" w:lineRule="exact"/>
        <w:ind w:leftChars="200" w:left="880" w:hangingChars="200" w:hanging="480"/>
        <w:rPr>
          <w:rFonts w:ascii="바탕체" w:eastAsia="바탕체" w:hAnsi="바탕체"/>
          <w:color w:val="000000"/>
          <w:sz w:val="24"/>
        </w:rPr>
      </w:pPr>
      <w:r w:rsidRPr="00404F2D">
        <w:rPr>
          <w:rFonts w:ascii="바탕체" w:eastAsia="바탕체" w:hAnsi="바탕체" w:hint="eastAsia"/>
          <w:color w:val="000000"/>
          <w:sz w:val="24"/>
        </w:rPr>
        <w:t xml:space="preserve"> </w:t>
      </w:r>
    </w:p>
    <w:p w14:paraId="5B9B4E04" w14:textId="77777777" w:rsidR="00930A79" w:rsidRPr="00404F2D" w:rsidRDefault="00930A79" w:rsidP="006A29C3">
      <w:pPr>
        <w:pStyle w:val="TKNormal"/>
        <w:spacing w:line="200" w:lineRule="exact"/>
        <w:rPr>
          <w:rFonts w:ascii="바탕체" w:eastAsia="바탕체" w:hAnsi="바탕체"/>
          <w:sz w:val="24"/>
        </w:rPr>
      </w:pPr>
      <w:r w:rsidRPr="00404F2D">
        <w:rPr>
          <w:rFonts w:ascii="바탕체" w:eastAsia="바탕체" w:hAnsi="바탕체"/>
          <w:b/>
          <w:sz w:val="24"/>
        </w:rPr>
        <w:t>제</w:t>
      </w:r>
      <w:r w:rsidRPr="00404F2D">
        <w:rPr>
          <w:rFonts w:ascii="바탕체" w:eastAsia="바탕체" w:hAnsi="바탕체" w:hint="eastAsia"/>
          <w:b/>
          <w:sz w:val="24"/>
        </w:rPr>
        <w:t>15</w:t>
      </w:r>
      <w:r w:rsidRPr="00404F2D">
        <w:rPr>
          <w:rFonts w:ascii="바탕체" w:eastAsia="바탕체" w:hAnsi="바탕체"/>
          <w:b/>
          <w:sz w:val="24"/>
        </w:rPr>
        <w:t>조</w:t>
      </w:r>
      <w:r w:rsidRPr="00404F2D">
        <w:rPr>
          <w:rFonts w:ascii="바탕체" w:eastAsia="바탕체" w:hAnsi="바탕체"/>
          <w:b/>
          <w:sz w:val="24"/>
        </w:rPr>
        <w:t xml:space="preserve"> </w:t>
      </w:r>
      <w:r w:rsidRPr="00404F2D">
        <w:rPr>
          <w:rFonts w:ascii="바탕체" w:eastAsia="바탕체" w:hAnsi="바탕체" w:hint="eastAsia"/>
          <w:b/>
          <w:sz w:val="24"/>
        </w:rPr>
        <w:t>【신탁부동산</w:t>
      </w:r>
      <w:r w:rsidRPr="00404F2D">
        <w:rPr>
          <w:rFonts w:ascii="바탕체" w:eastAsia="바탕체" w:hAnsi="바탕체" w:hint="eastAsia"/>
          <w:b/>
          <w:sz w:val="24"/>
        </w:rPr>
        <w:t xml:space="preserve"> </w:t>
      </w:r>
      <w:r w:rsidRPr="00404F2D">
        <w:rPr>
          <w:rFonts w:ascii="바탕체" w:eastAsia="바탕체" w:hAnsi="바탕체" w:hint="eastAsia"/>
          <w:b/>
          <w:sz w:val="24"/>
        </w:rPr>
        <w:t>관리에</w:t>
      </w:r>
      <w:r w:rsidRPr="00404F2D">
        <w:rPr>
          <w:rFonts w:ascii="바탕체" w:eastAsia="바탕체" w:hAnsi="바탕체" w:hint="eastAsia"/>
          <w:b/>
          <w:sz w:val="24"/>
        </w:rPr>
        <w:t xml:space="preserve"> </w:t>
      </w:r>
      <w:r w:rsidRPr="00404F2D">
        <w:rPr>
          <w:rFonts w:ascii="바탕체" w:eastAsia="바탕체" w:hAnsi="바탕체" w:hint="eastAsia"/>
          <w:b/>
          <w:sz w:val="24"/>
        </w:rPr>
        <w:t>대한</w:t>
      </w:r>
      <w:r w:rsidRPr="00404F2D">
        <w:rPr>
          <w:rFonts w:ascii="바탕체" w:eastAsia="바탕체" w:hAnsi="바탕체" w:hint="eastAsia"/>
          <w:b/>
          <w:sz w:val="24"/>
        </w:rPr>
        <w:t xml:space="preserve"> </w:t>
      </w:r>
      <w:r w:rsidRPr="00404F2D">
        <w:rPr>
          <w:rFonts w:ascii="바탕체" w:eastAsia="바탕체" w:hAnsi="바탕체" w:hint="eastAsia"/>
          <w:b/>
          <w:sz w:val="24"/>
        </w:rPr>
        <w:t>특약</w:t>
      </w:r>
      <w:r w:rsidRPr="00404F2D">
        <w:rPr>
          <w:rFonts w:ascii="바탕체" w:eastAsia="바탕체" w:hAnsi="바탕체" w:hint="eastAsia"/>
          <w:sz w:val="24"/>
        </w:rPr>
        <w:t>】</w:t>
      </w:r>
    </w:p>
    <w:p w14:paraId="700CCFCF" w14:textId="77777777" w:rsidR="00930A79" w:rsidRPr="00404F2D" w:rsidRDefault="00930A79">
      <w:pPr>
        <w:pStyle w:val="TKNormal"/>
        <w:numPr>
          <w:ilvl w:val="0"/>
          <w:numId w:val="20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수탁자는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신탁부동산의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등기상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소유권만을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관리하고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위탁자는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신탁부동산에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관한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모든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사용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·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수익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권한을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갖고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있으며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그에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따른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모든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비용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권리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의무를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부담한다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.</w:t>
      </w:r>
    </w:p>
    <w:p w14:paraId="368D28AB" w14:textId="77777777" w:rsidR="00930A79" w:rsidRPr="00404F2D" w:rsidRDefault="00930A79">
      <w:pPr>
        <w:pStyle w:val="TKNormal"/>
        <w:numPr>
          <w:ilvl w:val="0"/>
          <w:numId w:val="20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바탕체" w:eastAsia="바탕체" w:hAnsi="바탕체"/>
          <w:sz w:val="24"/>
        </w:rPr>
      </w:pP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신탁계약서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10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조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hAnsi="바탕" w:cs="바탕" w:hint="eastAsia"/>
          <w:bCs/>
          <w:color w:val="000000"/>
          <w:kern w:val="0"/>
          <w:sz w:val="24"/>
          <w:shd w:val="clear" w:color="auto" w:fill="FFFFFF"/>
        </w:rPr>
        <w:t>②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항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11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조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및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특약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6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조에도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불구하고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위탁자는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수탁자의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동의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또는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사전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승낙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없이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수탁자에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변경사항에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대해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통지함으로써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위탁자가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정하는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방법에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따라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임대인으로서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3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자와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임대차계약을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체결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(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변경계약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해지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포함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)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하는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등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3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자에게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신탁부동산을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임대하거나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직접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점유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또는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사용할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있으며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임대차보증금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임대료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관리비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등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위탁자가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취득한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금원을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3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자산보관기관에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보관위탁하거나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그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이득을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직접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취할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있다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.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명확히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하면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위탁자가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항에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따른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임대차계약에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lastRenderedPageBreak/>
        <w:t>따라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수취하는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임대차보증금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및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임대료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등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모든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금원은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신탁계약의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신탁재산에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포함되지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아니하고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대출약정서상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대출원리금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상환에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우선하여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충당되지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아니한다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.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처분대금을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정산하는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경우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임대차보증금</w:t>
      </w:r>
      <w:r w:rsidRPr="00404F2D">
        <w:rPr>
          <w:rFonts w:ascii="Times New Roman" w:hint="eastAsia"/>
          <w:bCs/>
          <w:color w:val="000000"/>
          <w:kern w:val="0"/>
          <w:sz w:val="24"/>
        </w:rPr>
        <w:t>(1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순위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우선수익자의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우선수익권으로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담보되는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임대차보증금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금</w:t>
      </w:r>
      <w:r w:rsidRPr="00404F2D">
        <w:rPr>
          <w:rFonts w:ascii="Times New Roman" w:hint="eastAsia"/>
          <w:bCs/>
          <w:color w:val="000000"/>
          <w:kern w:val="0"/>
          <w:sz w:val="24"/>
        </w:rPr>
        <w:t>2,132,586,000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원은</w:t>
      </w:r>
      <w:r w:rsidRPr="00404F2D">
        <w:rPr>
          <w:rFonts w:ascii="Times New Roman" w:hint="eastAsia"/>
          <w:bCs/>
          <w:color w:val="000000"/>
          <w:kern w:val="0"/>
          <w:sz w:val="24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</w:rPr>
        <w:t>제외함</w:t>
      </w:r>
      <w:r w:rsidRPr="00404F2D">
        <w:rPr>
          <w:rFonts w:ascii="Times New Roman" w:hint="eastAsia"/>
          <w:bCs/>
          <w:color w:val="000000"/>
          <w:kern w:val="0"/>
          <w:sz w:val="24"/>
        </w:rPr>
        <w:t>)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신탁계약서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2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3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조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hAnsi="바탕" w:hint="eastAsia"/>
          <w:bCs/>
          <w:color w:val="000000"/>
          <w:kern w:val="0"/>
          <w:sz w:val="24"/>
          <w:shd w:val="clear" w:color="auto" w:fill="FFFFFF"/>
        </w:rPr>
        <w:t>①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항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3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호의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바로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다음이자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5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호의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바로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이전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순위로서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우선수익자들의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채권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및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위탁자의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수익권보다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우선하여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정산되는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것으로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한다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.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</w:p>
    <w:p w14:paraId="605DF452" w14:textId="77777777" w:rsidR="00930A79" w:rsidRPr="00404F2D" w:rsidRDefault="00930A79">
      <w:pPr>
        <w:pStyle w:val="TKNormal"/>
        <w:numPr>
          <w:ilvl w:val="0"/>
          <w:numId w:val="20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위탁자는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특약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체결일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현재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신탁부동산과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관련하여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&lt;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별지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&gt;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기재의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임대차계약등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이외의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임대차계약이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존재하지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아니함을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확인한다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.</w:t>
      </w:r>
    </w:p>
    <w:p w14:paraId="0F72E394" w14:textId="77777777" w:rsidR="00930A79" w:rsidRPr="00404F2D" w:rsidRDefault="00930A79">
      <w:pPr>
        <w:pStyle w:val="TKNormal"/>
        <w:numPr>
          <w:ilvl w:val="0"/>
          <w:numId w:val="20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조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hAnsi="바탕" w:cs="바탕" w:hint="eastAsia"/>
          <w:bCs/>
          <w:color w:val="000000"/>
          <w:kern w:val="0"/>
          <w:sz w:val="24"/>
          <w:shd w:val="clear" w:color="auto" w:fill="FFFFFF"/>
        </w:rPr>
        <w:t>②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항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등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여타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규정에도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불구하고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임대차보증금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반환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의무는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위탁자에게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있으며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,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임차인이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임대차보증금을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반환을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요구할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경우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위탁자는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자신의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비용과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책임으로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임대차보증금을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반환하고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수탁자를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면책시키기로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한다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.</w:t>
      </w:r>
    </w:p>
    <w:p w14:paraId="45916CEC" w14:textId="77777777" w:rsidR="00930A79" w:rsidRPr="00404F2D" w:rsidRDefault="00930A79">
      <w:pPr>
        <w:pStyle w:val="TKNormal"/>
        <w:numPr>
          <w:ilvl w:val="0"/>
          <w:numId w:val="20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위탁자는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임대차계약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체결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임차인에게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임대차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대상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물건이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우선수익자들의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채권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담보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목적으로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수탁자에게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신탁되었다는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취지의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사실을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인지시켜야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하며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그러한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인지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내용에는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위탁자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채무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불이행시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수탁자가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신탁부동산을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처분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(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임대차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등을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포함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)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할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있음을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포함하여야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한다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.</w:t>
      </w:r>
    </w:p>
    <w:p w14:paraId="770C7080" w14:textId="77777777" w:rsidR="00930A79" w:rsidRPr="00404F2D" w:rsidRDefault="00930A79" w:rsidP="006A29C3">
      <w:pPr>
        <w:pStyle w:val="TKNormal"/>
        <w:spacing w:line="200" w:lineRule="exact"/>
        <w:rPr>
          <w:rFonts w:ascii="바탕체" w:eastAsia="바탕체" w:hAnsi="바탕체"/>
          <w:sz w:val="24"/>
        </w:rPr>
      </w:pPr>
    </w:p>
    <w:p w14:paraId="3344C561" w14:textId="77777777" w:rsidR="00930A79" w:rsidRPr="00404F2D" w:rsidRDefault="00930A79" w:rsidP="006A29C3">
      <w:pPr>
        <w:pStyle w:val="TKNormal"/>
        <w:spacing w:line="200" w:lineRule="exact"/>
        <w:rPr>
          <w:rFonts w:ascii="Times New Roman" w:eastAsia="바탕체"/>
          <w:b/>
          <w:color w:val="000000"/>
          <w:sz w:val="24"/>
        </w:rPr>
      </w:pPr>
      <w:r w:rsidRPr="00404F2D">
        <w:rPr>
          <w:rFonts w:ascii="바탕체" w:eastAsia="바탕체" w:hAnsi="바탕체" w:hint="eastAsia"/>
          <w:b/>
          <w:color w:val="000000"/>
          <w:sz w:val="24"/>
        </w:rPr>
        <w:t>제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16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조【신탁보수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 xml:space="preserve"> 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및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 xml:space="preserve"> 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등기비용</w:t>
      </w:r>
      <w:r w:rsidRPr="00404F2D">
        <w:rPr>
          <w:rFonts w:ascii="Times New Roman" w:eastAsia="바탕체"/>
          <w:b/>
          <w:color w:val="000000"/>
          <w:sz w:val="24"/>
        </w:rPr>
        <w:t>】</w:t>
      </w:r>
    </w:p>
    <w:p w14:paraId="7054DCD9" w14:textId="77777777" w:rsidR="00930A79" w:rsidRPr="00404F2D" w:rsidRDefault="00930A79">
      <w:pPr>
        <w:pStyle w:val="TKNormal"/>
        <w:numPr>
          <w:ilvl w:val="0"/>
          <w:numId w:val="18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신탁계약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신규체결에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따른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신탁재산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관리보수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및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소유권이전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신탁등기비용은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위탁자가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부담하기로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한다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.</w:t>
      </w:r>
    </w:p>
    <w:p w14:paraId="02A95D08" w14:textId="77777777" w:rsidR="00930A79" w:rsidRPr="00404F2D" w:rsidRDefault="00930A79">
      <w:pPr>
        <w:pStyle w:val="TKNormal"/>
        <w:numPr>
          <w:ilvl w:val="0"/>
          <w:numId w:val="18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특약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5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조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hAnsi="바탕" w:hint="eastAsia"/>
          <w:bCs/>
          <w:color w:val="000000"/>
          <w:kern w:val="0"/>
          <w:sz w:val="24"/>
          <w:shd w:val="clear" w:color="auto" w:fill="FFFFFF"/>
        </w:rPr>
        <w:t>①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항에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따라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신탁원부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변경등기를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하는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경우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위탁자는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수탁자에게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관리보수로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금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일백오십만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(1,500,000)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원을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추가로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지급하기로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하며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변경등기비용은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위탁자와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해당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우선수익자가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협의하여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부담하기로한다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. </w:t>
      </w:r>
    </w:p>
    <w:p w14:paraId="3662BA79" w14:textId="77777777" w:rsidR="00930A79" w:rsidRPr="00404F2D" w:rsidRDefault="00930A79">
      <w:pPr>
        <w:pStyle w:val="TKNormal"/>
        <w:numPr>
          <w:ilvl w:val="0"/>
          <w:numId w:val="18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commentRangeStart w:id="15"/>
      <w:r/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특약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1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2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조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hAnsi="바탕" w:hint="eastAsia"/>
          <w:bCs/>
          <w:color w:val="000000"/>
          <w:kern w:val="0"/>
          <w:sz w:val="24"/>
          <w:shd w:val="clear" w:color="auto" w:fill="FFFFFF"/>
        </w:rPr>
        <w:t>①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항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1</w:t>
      </w:r>
      <w:del w:id="9250" w:author="코람코 상장리츠팀" w:date="2026-10-13T09:00:00Z">
        <w:r w:rsidRPr="00404F2D">
          <w:rPr>
            <w:rFonts w:ascii="Times New Roman" w:hint="eastAsia"/>
            <w:bCs/>
            <w:color w:val="000000"/>
            <w:kern w:val="0"/>
            <w:sz w:val="24"/>
            <w:shd w:val="clear" w:color="auto" w:fill="FFFFFF"/>
          </w:rPr>
          <w:delText xml:space="preserve">, 2</w:delText>
        </w:r>
      </w:del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호에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의한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신탁재산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처분보수는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신탁계약서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23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조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①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항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1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호에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따라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처분대금에서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정산할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있다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.</w:t>
      </w:r>
      <w:r/>
      <w:commentRangeEnd w:id="15"/>
      <w:r>
        <w:rPr>
          <w:rStyle w:val="CommentReference"/>
        </w:rPr>
        <w:commentReference w:id="15"/>
      </w:r>
    </w:p>
    <w:p w14:paraId="04988124" w14:textId="77777777" w:rsidR="00930A79" w:rsidRPr="00404F2D" w:rsidRDefault="00930A79">
      <w:pPr>
        <w:pStyle w:val="TKNormal"/>
        <w:numPr>
          <w:ilvl w:val="0"/>
          <w:numId w:val="18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기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지급한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신탁보수는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신탁계약의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해지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기타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어떠한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사유를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불문하고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반환되지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아니한다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. </w:t>
      </w:r>
    </w:p>
    <w:p w14:paraId="699EE9A3" w14:textId="77777777" w:rsidR="00930A79" w:rsidRPr="00404F2D" w:rsidRDefault="00930A79">
      <w:pPr>
        <w:pStyle w:val="TKNormal"/>
        <w:numPr>
          <w:ilvl w:val="0"/>
          <w:numId w:val="18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기타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신탁계약의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변경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및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해지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등에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따른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신탁보수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및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등기비용은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별도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협의키로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한다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.</w:t>
      </w:r>
    </w:p>
    <w:p w14:paraId="10760ED3" w14:textId="77777777" w:rsidR="00930A79" w:rsidRPr="00404F2D" w:rsidRDefault="00930A79" w:rsidP="006A29C3">
      <w:pPr>
        <w:pStyle w:val="TKNormal"/>
        <w:spacing w:line="200" w:lineRule="exact"/>
        <w:rPr>
          <w:rFonts w:ascii="바탕체" w:eastAsia="바탕체" w:hAnsi="바탕체"/>
          <w:color w:val="000000"/>
          <w:sz w:val="24"/>
        </w:rPr>
      </w:pPr>
    </w:p>
    <w:p w14:paraId="1C236AC1" w14:textId="77777777" w:rsidR="00930A79" w:rsidRPr="00404F2D" w:rsidRDefault="00930A79" w:rsidP="006A29C3">
      <w:pPr>
        <w:pStyle w:val="TKNormal"/>
        <w:spacing w:line="200" w:lineRule="exact"/>
        <w:rPr>
          <w:rFonts w:ascii="바탕체" w:eastAsia="바탕체" w:hAnsi="바탕체"/>
          <w:b/>
          <w:color w:val="000000"/>
          <w:sz w:val="24"/>
        </w:rPr>
      </w:pPr>
      <w:r w:rsidRPr="00404F2D">
        <w:rPr>
          <w:rFonts w:ascii="바탕체" w:eastAsia="바탕체" w:hAnsi="바탕체" w:hint="eastAsia"/>
          <w:b/>
          <w:color w:val="000000"/>
          <w:sz w:val="24"/>
        </w:rPr>
        <w:t>제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17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조【효력】</w:t>
      </w:r>
    </w:p>
    <w:p w14:paraId="15C32723" w14:textId="77777777" w:rsidR="00930A79" w:rsidRPr="00404F2D" w:rsidRDefault="00930A79">
      <w:pPr>
        <w:pStyle w:val="TKNormal"/>
        <w:numPr>
          <w:ilvl w:val="0"/>
          <w:numId w:val="19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신탁계약의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효력은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신탁재산이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형질변경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합필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등으로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지번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또는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면적이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변경될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경우에도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변경된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지번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또는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면적에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유효하게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존속한다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.</w:t>
      </w:r>
    </w:p>
    <w:p w14:paraId="7AC125F4" w14:textId="77777777" w:rsidR="00930A79" w:rsidRPr="00404F2D" w:rsidRDefault="00930A79">
      <w:pPr>
        <w:pStyle w:val="TKNormal"/>
        <w:numPr>
          <w:ilvl w:val="0"/>
          <w:numId w:val="19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신탁계약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내용의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일부가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무효인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경우에도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신탁계약의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나머지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부분은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계속하여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효력을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가진다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.</w:t>
      </w:r>
    </w:p>
    <w:p w14:paraId="5EDA0357" w14:textId="77777777" w:rsidR="00930A79" w:rsidRPr="00404F2D" w:rsidRDefault="00930A79">
      <w:pPr>
        <w:pStyle w:val="TKNormal"/>
        <w:numPr>
          <w:ilvl w:val="0"/>
          <w:numId w:val="19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특약의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내용과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신탁계약서의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내용이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상호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충돌하는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경우에는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특약의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내용이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우선한다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.</w:t>
      </w:r>
    </w:p>
    <w:p w14:paraId="6CBF0AA0" w14:textId="77777777" w:rsidR="00930A79" w:rsidRPr="00404F2D" w:rsidRDefault="00930A79">
      <w:pPr>
        <w:pStyle w:val="TKNormal"/>
        <w:numPr>
          <w:ilvl w:val="0"/>
          <w:numId w:val="19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신탁계약이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신탁관련법령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(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신탁법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자본시장과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금융투자업에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관한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법률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동법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하위법규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)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및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금융투자업규정에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위배될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경우에는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법령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및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동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감독규정에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의한다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.</w:t>
      </w:r>
    </w:p>
    <w:p w14:paraId="78079D26" w14:textId="77777777" w:rsidR="00930A79" w:rsidRPr="00404F2D" w:rsidRDefault="00930A79" w:rsidP="006A29C3">
      <w:pPr>
        <w:pStyle w:val="TKNormal"/>
        <w:spacing w:line="200" w:lineRule="exact"/>
        <w:rPr>
          <w:rFonts w:ascii="바탕체" w:eastAsia="바탕체" w:hAnsi="바탕체"/>
          <w:color w:val="000000"/>
          <w:sz w:val="24"/>
        </w:rPr>
      </w:pPr>
    </w:p>
    <w:p w14:paraId="5724B2EA" w14:textId="77777777" w:rsidR="00930A79" w:rsidRPr="00404F2D" w:rsidRDefault="00930A79" w:rsidP="006A29C3">
      <w:pPr>
        <w:pStyle w:val="TKNormal"/>
        <w:spacing w:line="200" w:lineRule="exact"/>
        <w:rPr>
          <w:rFonts w:ascii="바탕체" w:eastAsia="바탕체" w:hAnsi="바탕체"/>
          <w:b/>
          <w:color w:val="000000"/>
          <w:sz w:val="24"/>
        </w:rPr>
      </w:pPr>
      <w:r w:rsidRPr="00404F2D">
        <w:rPr>
          <w:rFonts w:ascii="바탕체" w:eastAsia="바탕체" w:hAnsi="바탕체" w:hint="eastAsia"/>
          <w:b/>
          <w:color w:val="000000"/>
          <w:sz w:val="24"/>
        </w:rPr>
        <w:t>제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18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조【간인대체의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 xml:space="preserve"> 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합의】</w:t>
      </w:r>
    </w:p>
    <w:p w14:paraId="35F09B71" w14:textId="77777777" w:rsidR="00930A79" w:rsidRPr="00404F2D" w:rsidRDefault="00930A79" w:rsidP="006A29C3">
      <w:pPr>
        <w:pStyle w:val="TKListParagraph"/>
        <w:tabs>
          <w:tab w:val="left" w:pos="400"/>
          <w:tab w:val="left" w:pos="800"/>
          <w:tab w:val="left" w:pos="1600"/>
          <w:tab w:val="left" w:pos="2400"/>
          <w:tab w:val="left" w:pos="3200"/>
        </w:tabs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commentRangeStart w:id="16"/>
      <w:r/>
      <w:del w:id="9251" w:author="코람코 상장리츠팀" w:date="2026-10-13T09:00:00Z">
        <w:r w:rsidRPr="00404F2D">
          <w:rPr>
            <w:rFonts w:ascii="Times New Roman" w:hint="eastAsia"/>
            <w:bCs/>
            <w:color w:val="000000"/>
            <w:kern w:val="0"/>
            <w:sz w:val="24"/>
            <w:shd w:val="clear" w:color="auto" w:fill="FFFFFF"/>
          </w:rPr>
          <w:lastRenderedPageBreak/>
          <w:delText xml:space="preserve">신탁계약서</w:delText>
        </w:r>
      </w:del>
      <w:del w:id="9252" w:author="코람코 상장리츠팀" w:date="2026-10-13T09:00:00Z">
        <w:r w:rsidRPr="00404F2D">
          <w:rPr>
            <w:rFonts w:ascii="Times New Roman" w:hint="eastAsia"/>
            <w:bCs/>
            <w:color w:val="000000"/>
            <w:kern w:val="0"/>
            <w:sz w:val="24"/>
            <w:shd w:val="clear" w:color="auto" w:fill="FFFFFF"/>
          </w:rPr>
          <w:delText xml:space="preserve"> </w:delText>
        </w:r>
      </w:del>
      <w:del w:id="9253" w:author="코람코 상장리츠팀" w:date="2026-10-13T09:00:00Z">
        <w:r w:rsidRPr="00404F2D">
          <w:rPr>
            <w:rFonts w:ascii="Times New Roman" w:hint="eastAsia"/>
            <w:bCs/>
            <w:color w:val="000000"/>
            <w:kern w:val="0"/>
            <w:sz w:val="24"/>
            <w:shd w:val="clear" w:color="auto" w:fill="FFFFFF"/>
          </w:rPr>
          <w:delText xml:space="preserve">및</w:delText>
        </w:r>
      </w:del>
      <w:del w:id="9254" w:author="코람코 상장리츠팀" w:date="2026-10-13T09:00:00Z">
        <w:r w:rsidRPr="00404F2D">
          <w:rPr>
            <w:rFonts w:ascii="Times New Roman" w:hint="eastAsia"/>
            <w:bCs/>
            <w:color w:val="000000"/>
            <w:kern w:val="0"/>
            <w:sz w:val="24"/>
            <w:shd w:val="clear" w:color="auto" w:fill="FFFFFF"/>
          </w:rPr>
          <w:delText xml:space="preserve"> </w:delText>
        </w:r>
      </w:del>
      <w:del w:id="9255" w:author="코람코 상장리츠팀" w:date="2026-10-13T09:00:00Z">
        <w:r w:rsidRPr="00404F2D">
          <w:rPr>
            <w:rFonts w:ascii="Times New Roman" w:hint="eastAsia"/>
            <w:bCs/>
            <w:color w:val="000000"/>
            <w:kern w:val="0"/>
            <w:sz w:val="24"/>
            <w:shd w:val="clear" w:color="auto" w:fill="FFFFFF"/>
          </w:rPr>
          <w:delText xml:space="preserve">본</w:delText>
        </w:r>
      </w:del>
      <w:del w:id="9256" w:author="코람코 상장리츠팀" w:date="2026-10-13T09:00:00Z">
        <w:r w:rsidRPr="00404F2D">
          <w:rPr>
            <w:rFonts w:ascii="Times New Roman" w:hint="eastAsia"/>
            <w:bCs/>
            <w:color w:val="000000"/>
            <w:kern w:val="0"/>
            <w:sz w:val="24"/>
            <w:shd w:val="clear" w:color="auto" w:fill="FFFFFF"/>
          </w:rPr>
          <w:delText xml:space="preserve"> </w:delText>
        </w:r>
      </w:del>
      <w:del w:id="9257" w:author="코람코 상장리츠팀" w:date="2026-10-13T09:00:00Z">
        <w:r w:rsidRPr="00404F2D">
          <w:rPr>
            <w:rFonts w:ascii="Times New Roman" w:hint="eastAsia"/>
            <w:bCs/>
            <w:color w:val="000000"/>
            <w:kern w:val="0"/>
            <w:sz w:val="24"/>
            <w:shd w:val="clear" w:color="auto" w:fill="FFFFFF"/>
          </w:rPr>
          <w:delText xml:space="preserve">특약의</w:delText>
        </w:r>
      </w:del>
      <w:del w:id="9258" w:author="코람코 상장리츠팀" w:date="2026-10-13T09:00:00Z">
        <w:r w:rsidRPr="00404F2D">
          <w:rPr>
            <w:rFonts w:ascii="Times New Roman" w:hint="eastAsia"/>
            <w:bCs/>
            <w:color w:val="000000"/>
            <w:kern w:val="0"/>
            <w:sz w:val="24"/>
            <w:shd w:val="clear" w:color="auto" w:fill="FFFFFF"/>
          </w:rPr>
          <w:delText xml:space="preserve"> </w:delText>
        </w:r>
      </w:del>
      <w:del w:id="9259" w:author="코람코 상장리츠팀" w:date="2026-10-13T09:00:00Z">
        <w:r w:rsidRPr="00404F2D">
          <w:rPr>
            <w:rFonts w:ascii="Times New Roman" w:hint="eastAsia"/>
            <w:bCs/>
            <w:color w:val="000000"/>
            <w:kern w:val="0"/>
            <w:sz w:val="24"/>
            <w:shd w:val="clear" w:color="auto" w:fill="FFFFFF"/>
          </w:rPr>
          <w:delText xml:space="preserve">당사자들은</w:delText>
        </w:r>
      </w:del>
      <w:ins w:id="9260" w:author="코람코 상장리츠팀" w:date="2026-10-13T09:00:00Z">
        <w:r>
          <w:rPr>
            <w:rFonts w:ascii="Times New Roman" w:hint="eastAsia"/>
            <w:bCs/>
            <w:color w:val="000000"/>
            <w:kern w:val="0"/>
            <w:sz w:val="24"/>
            <w:shd w:val="clear" w:color="auto" w:fill="FFFFFF"/>
          </w:rPr>
          <w:t xml:space="preserve">위탁자와 수탁자는</w:t>
        </w:r>
      </w:ins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신탁계약서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및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특약의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간인을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del w:id="9261" w:author="코람코 상장리츠팀" w:date="2026-10-13T09:00:00Z">
        <w:r w:rsidRPr="00404F2D">
          <w:rPr>
            <w:rFonts w:ascii="Times New Roman" w:hint="eastAsia"/>
            <w:bCs/>
            <w:color w:val="000000"/>
            <w:kern w:val="0"/>
            <w:sz w:val="24"/>
            <w:shd w:val="clear" w:color="auto" w:fill="FFFFFF"/>
          </w:rPr>
          <w:delText xml:space="preserve">당사자들이</w:delText>
        </w:r>
      </w:del>
      <w:ins w:id="9262" w:author="코람코 상장리츠팀" w:date="2026-10-13T09:00:00Z">
        <w:r>
          <w:rPr>
            <w:rFonts w:ascii="Times New Roman" w:hint="eastAsia"/>
            <w:bCs/>
            <w:color w:val="000000"/>
            <w:kern w:val="0"/>
            <w:sz w:val="24"/>
            <w:shd w:val="clear" w:color="auto" w:fill="FFFFFF"/>
          </w:rPr>
          <w:t xml:space="preserve">위탁자와 수탁자가</w:t>
        </w:r>
      </w:ins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합의하여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지정하는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자의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직인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또는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천공으로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대체하기로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한다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.</w:t>
      </w:r>
      <w:r/>
      <w:commentRangeEnd w:id="16"/>
      <w:r>
        <w:rPr>
          <w:rStyle w:val="CommentReference"/>
        </w:rPr>
        <w:commentReference w:id="16"/>
      </w:r>
    </w:p>
    <w:p w14:paraId="6A880F1F" w14:textId="77777777" w:rsidR="00930A79" w:rsidRPr="00404F2D" w:rsidRDefault="00930A79" w:rsidP="006A29C3">
      <w:pPr>
        <w:pStyle w:val="TKNormal"/>
        <w:spacing w:line="200" w:lineRule="exact"/>
        <w:rPr>
          <w:rFonts w:ascii="바탕체" w:eastAsia="바탕체" w:hAnsi="바탕체"/>
          <w:color w:val="000000"/>
          <w:sz w:val="24"/>
        </w:rPr>
      </w:pPr>
    </w:p>
    <w:p w14:paraId="00B906A3" w14:textId="77777777" w:rsidR="00930A79" w:rsidRPr="00404F2D" w:rsidRDefault="00930A79" w:rsidP="006A29C3">
      <w:pPr>
        <w:pStyle w:val="TKNormal"/>
        <w:spacing w:line="200" w:lineRule="exact"/>
        <w:rPr>
          <w:sz w:val="24"/>
        </w:rPr>
      </w:pPr>
      <w:r w:rsidRPr="00404F2D">
        <w:rPr>
          <w:rFonts w:ascii="바탕체" w:eastAsia="바탕체" w:hAnsi="바탕체" w:hint="eastAsia"/>
          <w:b/>
          <w:color w:val="000000"/>
          <w:sz w:val="24"/>
        </w:rPr>
        <w:t>제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19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조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 xml:space="preserve"> 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【통지】</w:t>
      </w:r>
      <w:r w:rsidRPr="00404F2D">
        <w:rPr>
          <w:rFonts w:hint="eastAsia"/>
          <w:sz w:val="24"/>
        </w:rPr>
        <w:t xml:space="preserve"> </w:t>
      </w:r>
    </w:p>
    <w:p w14:paraId="55403DAE" w14:textId="77777777" w:rsidR="00930A79" w:rsidRPr="00404F2D" w:rsidRDefault="00930A79" w:rsidP="006A29C3">
      <w:pPr>
        <w:pStyle w:val="TKListParagraph"/>
        <w:tabs>
          <w:tab w:val="left" w:pos="400"/>
          <w:tab w:val="left" w:pos="800"/>
          <w:tab w:val="left" w:pos="1600"/>
          <w:tab w:val="left" w:pos="2400"/>
          <w:tab w:val="left" w:pos="3200"/>
        </w:tabs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특약상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발송이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요구되거나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허용되는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모든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통지는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다음의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주소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또는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통지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및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기타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서류의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수령을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위하여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각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당사자가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서면으로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지정한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기타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주소로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직접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교부하거나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또는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요금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선납의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등기우편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팩시밀리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또는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전자우편으로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하여야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한다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.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다만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팩시밀리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또는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전자우편으로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송부하는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경우에는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그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수령을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확인하는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내용을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팩시밀리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또는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전자우편으로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받아야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한다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.</w:t>
      </w:r>
    </w:p>
    <w:p w14:paraId="1C8B2B55" w14:textId="77777777" w:rsidR="00930A79" w:rsidRPr="00404F2D" w:rsidRDefault="00930A79" w:rsidP="006A29C3">
      <w:pPr>
        <w:pStyle w:val="TKNormal"/>
        <w:spacing w:line="200" w:lineRule="exact"/>
        <w:rPr>
          <w:rFonts w:ascii="바탕체" w:eastAsia="바탕체" w:hAnsi="바탕체"/>
          <w:color w:val="000000"/>
          <w:sz w:val="24"/>
        </w:rPr>
      </w:pPr>
    </w:p>
    <w:tbl>
      <w:tblPr>
        <w:tblStyle w:val="TKNormalTable"/>
        <w:tblW w:w="0" w:type="auto"/>
        <w:jc w:val="right"/>
        <w:tblLook w:val="04A0" w:firstRow="1" w:lastRow="0" w:firstColumn="1" w:lastColumn="0" w:noHBand="0" w:noVBand="1"/>
      </w:tblPr>
      <w:tblGrid>
        <w:gridCol w:w="3896"/>
        <w:gridCol w:w="4608"/>
      </w:tblGrid>
      <w:tr w:rsidR="006A29C3" w:rsidRPr="00404F2D" w14:paraId="64A3EFD3" w14:textId="77777777" w:rsidTr="005E1C22">
        <w:trPr>
          <w:jc w:val="right"/>
        </w:trPr>
        <w:tc>
          <w:tcPr>
            <w:tcW w:w="1486" w:type="dxa"/>
          </w:tcPr>
          <w:p w14:paraId="220A2922" w14:textId="77777777" w:rsidR="00930A79" w:rsidRPr="00404F2D" w:rsidRDefault="00930A79" w:rsidP="005E1C22">
            <w:pPr>
              <w:pStyle w:val="TKNormal"/>
              <w:spacing w:line="200" w:lineRule="exact"/>
              <w:rPr>
                <w:rFonts w:ascii="Times New Roman" w:eastAsia="바탕체"/>
                <w:b/>
                <w:color w:val="000000"/>
                <w:sz w:val="24"/>
              </w:rPr>
            </w:pPr>
            <w:r w:rsidRPr="00404F2D">
              <w:rPr>
                <w:rFonts w:ascii="Times New Roman" w:eastAsia="바탕체"/>
                <w:b/>
                <w:color w:val="000000"/>
                <w:sz w:val="24"/>
              </w:rPr>
              <w:t>위탁자</w:t>
            </w:r>
          </w:p>
          <w:p w14:paraId="7AD8BB3D" w14:textId="77777777" w:rsidR="00930A79" w:rsidRPr="00404F2D" w:rsidRDefault="00930A79" w:rsidP="005E1C22">
            <w:pPr>
              <w:pStyle w:val="TKNormal"/>
              <w:spacing w:line="200" w:lineRule="exact"/>
              <w:rPr>
                <w:rFonts w:ascii="Times New Roman" w:eastAsia="바탕체"/>
                <w:color w:val="000000"/>
                <w:sz w:val="24"/>
              </w:rPr>
            </w:pPr>
          </w:p>
          <w:p w14:paraId="679414B6" w14:textId="77777777" w:rsidR="00930A79" w:rsidRPr="00404F2D" w:rsidRDefault="00930A79" w:rsidP="005E1C22">
            <w:pPr>
              <w:pStyle w:val="TKNormal"/>
              <w:spacing w:line="200" w:lineRule="exact"/>
              <w:rPr>
                <w:rFonts w:ascii="Times New Roman" w:eastAsia="바탕체"/>
                <w:color w:val="000000"/>
                <w:sz w:val="24"/>
              </w:rPr>
            </w:pPr>
          </w:p>
          <w:p w14:paraId="36EB6634" w14:textId="77777777" w:rsidR="00930A79" w:rsidRPr="00404F2D" w:rsidRDefault="00930A79" w:rsidP="005E1C22">
            <w:pPr>
              <w:pStyle w:val="TKNormal"/>
              <w:spacing w:line="200" w:lineRule="exact"/>
              <w:rPr>
                <w:rFonts w:ascii="Times New Roman" w:eastAsia="바탕체"/>
                <w:color w:val="000000"/>
                <w:sz w:val="24"/>
              </w:rPr>
            </w:pPr>
          </w:p>
          <w:p w14:paraId="7FBCBBCB" w14:textId="77777777" w:rsidR="00930A79" w:rsidRPr="00404F2D" w:rsidRDefault="00930A79" w:rsidP="005E1C22">
            <w:pPr>
              <w:pStyle w:val="TKNormal"/>
              <w:spacing w:line="200" w:lineRule="exact"/>
              <w:rPr>
                <w:rFonts w:ascii="Times New Roman" w:eastAsia="바탕체"/>
                <w:color w:val="000000"/>
                <w:sz w:val="24"/>
              </w:rPr>
            </w:pPr>
          </w:p>
          <w:p w14:paraId="067D51F6" w14:textId="77777777" w:rsidR="00930A79" w:rsidRPr="00404F2D" w:rsidRDefault="00930A79" w:rsidP="005E1C22">
            <w:pPr>
              <w:pStyle w:val="TKNormal"/>
              <w:spacing w:line="200" w:lineRule="exact"/>
              <w:rPr>
                <w:rFonts w:ascii="Times New Roman" w:eastAsia="바탕체"/>
                <w:color w:val="000000"/>
                <w:sz w:val="24"/>
              </w:rPr>
            </w:pPr>
          </w:p>
          <w:p w14:paraId="10BDFD8C" w14:textId="77777777" w:rsidR="00930A79" w:rsidRPr="00404F2D" w:rsidRDefault="00930A79" w:rsidP="005E1C22">
            <w:pPr>
              <w:pStyle w:val="TKNormal"/>
              <w:spacing w:line="200" w:lineRule="exact"/>
              <w:rPr>
                <w:rFonts w:ascii="Times New Roman" w:eastAsia="바탕체"/>
                <w:color w:val="000000"/>
                <w:sz w:val="24"/>
              </w:rPr>
            </w:pPr>
          </w:p>
          <w:p w14:paraId="63B499A8" w14:textId="77777777" w:rsidR="00930A79" w:rsidRPr="00404F2D" w:rsidRDefault="00930A79" w:rsidP="005E1C22">
            <w:pPr>
              <w:pStyle w:val="TKNormal"/>
              <w:spacing w:line="200" w:lineRule="exact"/>
              <w:rPr>
                <w:rFonts w:ascii="Times New Roman" w:eastAsia="바탕체"/>
                <w:color w:val="000000"/>
                <w:sz w:val="24"/>
              </w:rPr>
            </w:pPr>
            <w:r w:rsidRPr="00404F2D">
              <w:rPr>
                <w:rFonts w:ascii="Times New Roman" w:eastAsia="바탕체"/>
                <w:b/>
                <w:color w:val="000000"/>
                <w:sz w:val="24"/>
              </w:rPr>
              <w:t>수탁자</w:t>
            </w:r>
          </w:p>
        </w:tc>
        <w:tc>
          <w:tcPr>
            <w:tcW w:w="6485" w:type="dxa"/>
          </w:tcPr>
          <w:p w14:paraId="2277ABE8" w14:textId="77777777" w:rsidR="00930A79" w:rsidRPr="00404F2D" w:rsidRDefault="00930A79" w:rsidP="005E1C22">
            <w:pPr>
              <w:pStyle w:val="TKNormal"/>
              <w:spacing w:line="200" w:lineRule="exact"/>
              <w:rPr>
                <w:rFonts w:ascii="Times New Roman" w:eastAsia="바탕체"/>
                <w:b/>
                <w:color w:val="000000"/>
                <w:sz w:val="24"/>
              </w:rPr>
            </w:pPr>
            <w:r w:rsidRPr="00404F2D">
              <w:rPr>
                <w:rFonts w:ascii="Times New Roman" w:eastAsia="바탕체" w:hint="eastAsia"/>
                <w:b/>
                <w:sz w:val="24"/>
              </w:rPr>
              <w:t>주식회사</w:t>
            </w:r>
            <w:r w:rsidRPr="00404F2D">
              <w:rPr>
                <w:rFonts w:ascii="Times New Roman" w:eastAsia="바탕체" w:hint="eastAsia"/>
                <w:b/>
                <w:sz w:val="24"/>
              </w:rPr>
              <w:t xml:space="preserve"> </w:t>
            </w:r>
            <w:r w:rsidRPr="00404F2D">
              <w:rPr>
                <w:rFonts w:ascii="Times New Roman" w:eastAsia="바탕체"/>
                <w:b/>
                <w:sz w:val="24"/>
              </w:rPr>
              <w:t>코람코라이프로지스위탁관리부동산투자회사</w:t>
            </w:r>
            <w:r w:rsidRPr="00404F2D">
              <w:rPr>
                <w:rFonts w:ascii="Times New Roman" w:eastAsia="바탕체"/>
                <w:b/>
                <w:sz w:val="24"/>
              </w:rPr>
              <w:t xml:space="preserve"> </w:t>
            </w:r>
          </w:p>
          <w:p w14:paraId="640AB002" w14:textId="77777777" w:rsidR="00930A79" w:rsidRPr="00404F2D" w:rsidRDefault="00930A79" w:rsidP="005E1C22">
            <w:pPr>
              <w:pStyle w:val="TKNormal"/>
              <w:spacing w:line="200" w:lineRule="exact"/>
              <w:rPr>
                <w:rFonts w:ascii="Times New Roman" w:eastAsia="바탕체"/>
                <w:color w:val="000000"/>
                <w:sz w:val="24"/>
              </w:rPr>
            </w:pPr>
            <w:r w:rsidRPr="00404F2D">
              <w:rPr>
                <w:rFonts w:ascii="Times New Roman" w:eastAsia="바탕체"/>
                <w:color w:val="000000"/>
                <w:sz w:val="24"/>
              </w:rPr>
              <w:t>주소</w:t>
            </w:r>
            <w:r w:rsidRPr="00404F2D">
              <w:rPr>
                <w:rFonts w:ascii="Times New Roman" w:eastAsia="바탕체"/>
                <w:color w:val="000000"/>
                <w:sz w:val="24"/>
              </w:rPr>
              <w:t xml:space="preserve"> :</w:t>
            </w:r>
            <w:r w:rsidRPr="00404F2D">
              <w:rPr>
                <w:rFonts w:ascii="Times New Roman" w:eastAsia="바탕체"/>
                <w:kern w:val="0"/>
                <w:sz w:val="24"/>
              </w:rPr>
              <w:t xml:space="preserve"> </w:t>
            </w:r>
            <w:r w:rsidRPr="00404F2D">
              <w:rPr>
                <w:rFonts w:ascii="Times New Roman" w:eastAsia="바탕체"/>
                <w:kern w:val="0"/>
                <w:sz w:val="24"/>
              </w:rPr>
              <w:t>서울특별시</w:t>
            </w:r>
            <w:r w:rsidRPr="00404F2D">
              <w:rPr>
                <w:rFonts w:ascii="Times New Roman" w:eastAsia="바탕체"/>
                <w:kern w:val="0"/>
                <w:sz w:val="24"/>
              </w:rPr>
              <w:t xml:space="preserve"> </w:t>
            </w:r>
            <w:r w:rsidRPr="00404F2D">
              <w:rPr>
                <w:rFonts w:ascii="Times New Roman" w:eastAsia="바탕체"/>
                <w:kern w:val="0"/>
                <w:sz w:val="24"/>
              </w:rPr>
              <w:t>강남구</w:t>
            </w:r>
            <w:r w:rsidRPr="00404F2D">
              <w:rPr>
                <w:rFonts w:ascii="Times New Roman" w:eastAsia="바탕체"/>
                <w:kern w:val="0"/>
                <w:sz w:val="24"/>
              </w:rPr>
              <w:t xml:space="preserve"> </w:t>
            </w:r>
            <w:r w:rsidRPr="00404F2D">
              <w:rPr>
                <w:rFonts w:ascii="Times New Roman" w:eastAsia="바탕체"/>
                <w:kern w:val="0"/>
                <w:sz w:val="24"/>
              </w:rPr>
              <w:t>삼성로</w:t>
            </w:r>
            <w:r w:rsidRPr="00404F2D">
              <w:rPr>
                <w:rFonts w:ascii="Times New Roman" w:eastAsia="바탕체"/>
                <w:kern w:val="0"/>
                <w:sz w:val="24"/>
              </w:rPr>
              <w:t xml:space="preserve"> 51</w:t>
            </w:r>
            <w:r w:rsidRPr="00404F2D">
              <w:rPr>
                <w:rFonts w:ascii="Times New Roman" w:eastAsia="바탕체" w:hint="eastAsia"/>
                <w:kern w:val="0"/>
                <w:sz w:val="24"/>
              </w:rPr>
              <w:t xml:space="preserve">1 </w:t>
            </w:r>
            <w:r w:rsidRPr="00404F2D">
              <w:rPr>
                <w:rFonts w:ascii="Times New Roman" w:eastAsia="바탕체"/>
                <w:kern w:val="0"/>
                <w:sz w:val="24"/>
              </w:rPr>
              <w:t>(</w:t>
            </w:r>
            <w:r w:rsidRPr="00404F2D">
              <w:rPr>
                <w:rFonts w:ascii="Times New Roman" w:eastAsia="바탕체"/>
                <w:kern w:val="0"/>
                <w:sz w:val="24"/>
              </w:rPr>
              <w:t>삼성동</w:t>
            </w:r>
            <w:r w:rsidRPr="00404F2D">
              <w:rPr>
                <w:rFonts w:ascii="Times New Roman" w:eastAsia="바탕체"/>
                <w:kern w:val="0"/>
                <w:sz w:val="24"/>
              </w:rPr>
              <w:t>)</w:t>
            </w:r>
          </w:p>
          <w:p w14:paraId="090F1692" w14:textId="77777777" w:rsidR="00930A79" w:rsidRPr="00404F2D" w:rsidRDefault="00930A79" w:rsidP="005E1C22">
            <w:pPr>
              <w:pStyle w:val="TKNormal"/>
              <w:spacing w:line="200" w:lineRule="exact"/>
              <w:rPr>
                <w:rFonts w:ascii="Times New Roman" w:eastAsia="바탕체"/>
                <w:color w:val="000000"/>
                <w:sz w:val="24"/>
              </w:rPr>
            </w:pPr>
            <w:r w:rsidRPr="00404F2D">
              <w:rPr>
                <w:rFonts w:ascii="Times New Roman" w:eastAsia="바탕체"/>
                <w:color w:val="000000"/>
                <w:sz w:val="24"/>
              </w:rPr>
              <w:t>참조</w:t>
            </w:r>
            <w:r w:rsidRPr="00404F2D">
              <w:rPr>
                <w:rFonts w:ascii="Times New Roman" w:eastAsia="바탕체"/>
                <w:color w:val="000000"/>
                <w:sz w:val="24"/>
              </w:rPr>
              <w:t xml:space="preserve"> : </w:t>
            </w:r>
            <w:r w:rsidRPr="00404F2D">
              <w:rPr>
                <w:rFonts w:ascii="Times New Roman" w:eastAsia="바탕체" w:hint="eastAsia"/>
                <w:color w:val="000000"/>
                <w:sz w:val="24"/>
              </w:rPr>
              <w:t>[*]</w:t>
            </w:r>
          </w:p>
          <w:p w14:paraId="22E18A5A" w14:textId="77777777" w:rsidR="00930A79" w:rsidRPr="00404F2D" w:rsidRDefault="00930A79" w:rsidP="005E1C22">
            <w:pPr>
              <w:pStyle w:val="TKNormal"/>
              <w:spacing w:line="200" w:lineRule="exact"/>
              <w:rPr>
                <w:rFonts w:ascii="Times New Roman" w:eastAsia="바탕체"/>
                <w:color w:val="000000"/>
                <w:sz w:val="24"/>
              </w:rPr>
            </w:pPr>
            <w:r w:rsidRPr="00404F2D">
              <w:rPr>
                <w:rFonts w:ascii="Times New Roman" w:eastAsia="바탕체"/>
                <w:color w:val="000000"/>
                <w:sz w:val="24"/>
              </w:rPr>
              <w:t>전화</w:t>
            </w:r>
            <w:r w:rsidRPr="00404F2D">
              <w:rPr>
                <w:rFonts w:ascii="Times New Roman" w:eastAsia="바탕체"/>
                <w:color w:val="000000"/>
                <w:sz w:val="24"/>
              </w:rPr>
              <w:t xml:space="preserve"> : </w:t>
            </w:r>
            <w:r w:rsidRPr="00404F2D">
              <w:rPr>
                <w:rFonts w:ascii="Times New Roman" w:eastAsia="바탕체" w:hint="eastAsia"/>
                <w:color w:val="000000"/>
                <w:sz w:val="24"/>
              </w:rPr>
              <w:t>[*]</w:t>
            </w:r>
          </w:p>
          <w:p w14:paraId="418551B9" w14:textId="77777777" w:rsidR="00930A79" w:rsidRPr="00404F2D" w:rsidRDefault="00930A79" w:rsidP="005E1C22">
            <w:pPr>
              <w:pStyle w:val="TK"/>
              <w:spacing w:line="200" w:lineRule="exact"/>
              <w:rPr>
                <w:rFonts w:ascii="Times New Roman" w:eastAsia="바탕체" w:hint="eastAsia"/>
                <w:sz w:val="24"/>
                <w:szCs w:val="24"/>
              </w:rPr>
            </w:pPr>
            <w:r w:rsidRPr="00404F2D">
              <w:rPr>
                <w:rFonts w:ascii="Times New Roman" w:eastAsia="바탕체" w:hint="eastAsia"/>
                <w:sz w:val="24"/>
                <w:szCs w:val="24"/>
              </w:rPr>
              <w:t>팩스번호</w:t>
            </w:r>
            <w:r w:rsidRPr="00404F2D">
              <w:rPr>
                <w:rFonts w:ascii="Times New Roman" w:eastAsia="바탕체" w:hint="eastAsia"/>
                <w:sz w:val="24"/>
                <w:szCs w:val="24"/>
              </w:rPr>
              <w:t xml:space="preserve"> :</w:t>
            </w:r>
            <w:r w:rsidRPr="00404F2D">
              <w:rPr>
                <w:rFonts w:ascii="Times New Roman" w:eastAsia="바탕체"/>
                <w:sz w:val="24"/>
                <w:szCs w:val="24"/>
              </w:rPr>
              <w:t xml:space="preserve"> </w:t>
            </w:r>
            <w:r w:rsidRPr="00404F2D">
              <w:rPr>
                <w:rFonts w:ascii="Times New Roman" w:eastAsia="바탕체" w:hint="eastAsia"/>
                <w:sz w:val="24"/>
                <w:szCs w:val="24"/>
              </w:rPr>
              <w:t>[*]</w:t>
            </w:r>
          </w:p>
          <w:p w14:paraId="329CF46F" w14:textId="77777777" w:rsidR="00930A79" w:rsidRPr="00404F2D" w:rsidRDefault="00930A79" w:rsidP="005E1C22">
            <w:pPr>
              <w:pStyle w:val="TK"/>
              <w:spacing w:line="200" w:lineRule="exact"/>
              <w:rPr>
                <w:rFonts w:ascii="Times New Roman" w:eastAsia="바탕체" w:hAnsi="Times New Roman"/>
                <w:kern w:val="2"/>
                <w:sz w:val="24"/>
                <w:szCs w:val="24"/>
              </w:rPr>
            </w:pPr>
            <w:r w:rsidRPr="00404F2D">
              <w:rPr>
                <w:rFonts w:ascii="Times New Roman" w:eastAsia="바탕체" w:hAnsi="Times New Roman"/>
                <w:sz w:val="24"/>
                <w:szCs w:val="24"/>
              </w:rPr>
              <w:t>전자우편</w:t>
            </w:r>
            <w:r w:rsidRPr="00404F2D">
              <w:rPr>
                <w:rFonts w:ascii="Times New Roman" w:eastAsia="바탕체" w:hAnsi="Times New Roman"/>
                <w:kern w:val="2"/>
                <w:sz w:val="24"/>
                <w:szCs w:val="24"/>
              </w:rPr>
              <w:t xml:space="preserve">: </w:t>
            </w:r>
            <w:r w:rsidRPr="00404F2D">
              <w:rPr>
                <w:rFonts w:ascii="Times New Roman" w:eastAsia="바탕체" w:hint="eastAsia"/>
                <w:sz w:val="24"/>
                <w:szCs w:val="24"/>
              </w:rPr>
              <w:t>[*]</w:t>
            </w:r>
          </w:p>
          <w:p w14:paraId="4A5A1214" w14:textId="77777777" w:rsidR="00930A79" w:rsidRPr="00404F2D" w:rsidRDefault="00930A79" w:rsidP="005E1C22">
            <w:pPr>
              <w:pStyle w:val="TK"/>
              <w:spacing w:line="200" w:lineRule="exact"/>
              <w:rPr>
                <w:rFonts w:ascii="Times New Roman" w:eastAsia="바탕체" w:hAnsi="Times New Roman"/>
                <w:sz w:val="24"/>
                <w:szCs w:val="24"/>
              </w:rPr>
            </w:pPr>
          </w:p>
          <w:p w14:paraId="7C74553D" w14:textId="77777777" w:rsidR="00930A79" w:rsidRPr="00404F2D" w:rsidRDefault="00930A79" w:rsidP="005E1C22">
            <w:pPr>
              <w:pStyle w:val="TKNormal"/>
              <w:spacing w:line="200" w:lineRule="exact"/>
              <w:rPr>
                <w:rFonts w:ascii="Times New Roman" w:eastAsia="바탕체"/>
                <w:b/>
                <w:color w:val="000000"/>
                <w:sz w:val="24"/>
              </w:rPr>
            </w:pPr>
            <w:r w:rsidRPr="00404F2D">
              <w:rPr>
                <w:rFonts w:ascii="Times New Roman" w:eastAsia="바탕체" w:hint="eastAsia"/>
                <w:b/>
                <w:color w:val="000000"/>
                <w:sz w:val="24"/>
              </w:rPr>
              <w:t>주식회사</w:t>
            </w:r>
            <w:r w:rsidRPr="00404F2D">
              <w:rPr>
                <w:rFonts w:ascii="Times New Roman" w:eastAsia="바탕체" w:hint="eastAsia"/>
                <w:b/>
                <w:color w:val="000000"/>
                <w:sz w:val="24"/>
              </w:rPr>
              <w:t xml:space="preserve"> </w:t>
            </w:r>
            <w:r w:rsidRPr="00404F2D">
              <w:rPr>
                <w:rFonts w:ascii="Times New Roman" w:eastAsia="바탕체"/>
                <w:b/>
                <w:color w:val="000000"/>
                <w:sz w:val="24"/>
              </w:rPr>
              <w:t>우리은행</w:t>
            </w:r>
            <w:r w:rsidRPr="00404F2D">
              <w:rPr>
                <w:rFonts w:ascii="Times New Roman" w:eastAsia="바탕체"/>
                <w:b/>
                <w:color w:val="000000"/>
                <w:sz w:val="24"/>
              </w:rPr>
              <w:t xml:space="preserve"> </w:t>
            </w:r>
          </w:p>
          <w:p w14:paraId="15F70C69" w14:textId="77777777" w:rsidR="00930A79" w:rsidRPr="00404F2D" w:rsidRDefault="00930A79" w:rsidP="005E1C22">
            <w:pPr>
              <w:pStyle w:val="TKNormal"/>
              <w:spacing w:line="200" w:lineRule="exact"/>
              <w:rPr>
                <w:rFonts w:ascii="Times New Roman" w:eastAsia="바탕체"/>
                <w:color w:val="000000"/>
                <w:sz w:val="24"/>
              </w:rPr>
            </w:pPr>
            <w:r w:rsidRPr="00404F2D">
              <w:rPr>
                <w:rFonts w:ascii="Times New Roman" w:eastAsia="바탕체"/>
                <w:color w:val="000000"/>
                <w:sz w:val="24"/>
              </w:rPr>
              <w:t>주소</w:t>
            </w:r>
            <w:r w:rsidRPr="00404F2D">
              <w:rPr>
                <w:rFonts w:ascii="Times New Roman" w:eastAsia="바탕체"/>
                <w:color w:val="000000"/>
                <w:sz w:val="24"/>
              </w:rPr>
              <w:t xml:space="preserve"> : </w:t>
            </w:r>
            <w:r w:rsidRPr="00404F2D">
              <w:rPr>
                <w:rFonts w:ascii="Times New Roman" w:eastAsia="바탕체"/>
                <w:color w:val="000000"/>
                <w:sz w:val="24"/>
              </w:rPr>
              <w:t>서울</w:t>
            </w:r>
            <w:r w:rsidRPr="00404F2D">
              <w:rPr>
                <w:rFonts w:ascii="Times New Roman" w:eastAsia="바탕체"/>
                <w:kern w:val="0"/>
                <w:sz w:val="24"/>
              </w:rPr>
              <w:t>특별</w:t>
            </w:r>
            <w:r w:rsidRPr="00404F2D">
              <w:rPr>
                <w:rFonts w:ascii="Times New Roman" w:eastAsia="바탕체" w:hint="eastAsia"/>
                <w:color w:val="000000"/>
                <w:sz w:val="24"/>
              </w:rPr>
              <w:t>시</w:t>
            </w:r>
            <w:r w:rsidRPr="00404F2D">
              <w:rPr>
                <w:rFonts w:ascii="Times New Roman" w:eastAsia="바탕체"/>
                <w:color w:val="000000"/>
                <w:sz w:val="24"/>
              </w:rPr>
              <w:t xml:space="preserve"> </w:t>
            </w:r>
            <w:r w:rsidRPr="00404F2D">
              <w:rPr>
                <w:rFonts w:ascii="Times New Roman" w:eastAsia="바탕체"/>
                <w:color w:val="000000"/>
                <w:sz w:val="24"/>
              </w:rPr>
              <w:t>중구</w:t>
            </w:r>
            <w:r w:rsidRPr="00404F2D">
              <w:rPr>
                <w:rFonts w:ascii="Times New Roman" w:eastAsia="바탕체"/>
                <w:color w:val="000000"/>
                <w:sz w:val="24"/>
              </w:rPr>
              <w:t xml:space="preserve"> </w:t>
            </w:r>
            <w:r w:rsidRPr="00404F2D">
              <w:rPr>
                <w:rFonts w:ascii="Times New Roman" w:eastAsia="바탕체"/>
                <w:color w:val="000000"/>
                <w:sz w:val="24"/>
              </w:rPr>
              <w:t>소공로</w:t>
            </w:r>
            <w:r w:rsidRPr="00404F2D">
              <w:rPr>
                <w:rFonts w:ascii="Times New Roman" w:eastAsia="바탕체"/>
                <w:color w:val="000000"/>
                <w:sz w:val="24"/>
              </w:rPr>
              <w:t>51(</w:t>
            </w:r>
            <w:r w:rsidRPr="00404F2D">
              <w:rPr>
                <w:rFonts w:ascii="Times New Roman" w:eastAsia="바탕체"/>
                <w:color w:val="000000"/>
                <w:sz w:val="24"/>
              </w:rPr>
              <w:t>회현동</w:t>
            </w:r>
            <w:r w:rsidRPr="00404F2D">
              <w:rPr>
                <w:rFonts w:ascii="Times New Roman" w:eastAsia="바탕체"/>
                <w:color w:val="000000"/>
                <w:sz w:val="24"/>
              </w:rPr>
              <w:t>1</w:t>
            </w:r>
            <w:r w:rsidRPr="00404F2D">
              <w:rPr>
                <w:rFonts w:ascii="Times New Roman" w:eastAsia="바탕체"/>
                <w:color w:val="000000"/>
                <w:sz w:val="24"/>
              </w:rPr>
              <w:t>가</w:t>
            </w:r>
            <w:r w:rsidRPr="00404F2D">
              <w:rPr>
                <w:rFonts w:ascii="Times New Roman" w:eastAsia="바탕체"/>
                <w:color w:val="000000"/>
                <w:sz w:val="24"/>
              </w:rPr>
              <w:t>)</w:t>
            </w:r>
          </w:p>
          <w:p w14:paraId="41A3C660" w14:textId="77777777" w:rsidR="00930A79" w:rsidRPr="00404F2D" w:rsidRDefault="00930A79" w:rsidP="005E1C22">
            <w:pPr>
              <w:pStyle w:val="TKNormal"/>
              <w:spacing w:line="200" w:lineRule="exact"/>
              <w:rPr>
                <w:rFonts w:ascii="Times New Roman" w:eastAsia="바탕체"/>
                <w:color w:val="000000"/>
                <w:sz w:val="24"/>
              </w:rPr>
            </w:pPr>
            <w:r w:rsidRPr="00404F2D">
              <w:rPr>
                <w:rFonts w:ascii="Times New Roman" w:eastAsia="바탕체"/>
                <w:color w:val="000000"/>
                <w:sz w:val="24"/>
              </w:rPr>
              <w:t>참조</w:t>
            </w:r>
            <w:r w:rsidRPr="00404F2D">
              <w:rPr>
                <w:rFonts w:ascii="Times New Roman" w:eastAsia="바탕체"/>
                <w:color w:val="000000"/>
                <w:sz w:val="24"/>
              </w:rPr>
              <w:t xml:space="preserve"> : </w:t>
            </w:r>
            <w:r w:rsidRPr="00404F2D">
              <w:rPr>
                <w:rFonts w:ascii="Times New Roman" w:eastAsia="바탕체" w:hint="eastAsia"/>
                <w:color w:val="000000"/>
                <w:sz w:val="24"/>
              </w:rPr>
              <w:t>신탁부</w:t>
            </w:r>
            <w:r w:rsidRPr="00404F2D">
              <w:rPr>
                <w:rFonts w:ascii="Times New Roman" w:eastAsia="바탕체" w:hint="eastAsia"/>
                <w:color w:val="000000"/>
                <w:sz w:val="24"/>
              </w:rPr>
              <w:t xml:space="preserve"> </w:t>
            </w:r>
            <w:r w:rsidRPr="00404F2D">
              <w:rPr>
                <w:rFonts w:ascii="Times New Roman" w:eastAsia="바탕체" w:hint="eastAsia"/>
                <w:color w:val="000000"/>
                <w:sz w:val="24"/>
              </w:rPr>
              <w:t>차장</w:t>
            </w:r>
            <w:r w:rsidRPr="00404F2D">
              <w:rPr>
                <w:rFonts w:ascii="Times New Roman" w:eastAsia="바탕체" w:hint="eastAsia"/>
                <w:color w:val="000000"/>
                <w:sz w:val="24"/>
              </w:rPr>
              <w:t xml:space="preserve"> </w:t>
            </w:r>
            <w:r w:rsidRPr="00404F2D">
              <w:rPr>
                <w:rFonts w:ascii="Times New Roman" w:eastAsia="바탕체" w:hint="eastAsia"/>
                <w:color w:val="000000"/>
                <w:sz w:val="24"/>
              </w:rPr>
              <w:t>김소희</w:t>
            </w:r>
            <w:r w:rsidRPr="00404F2D">
              <w:rPr>
                <w:rFonts w:ascii="Times New Roman" w:eastAsia="바탕체" w:hint="eastAsia"/>
                <w:color w:val="000000"/>
                <w:sz w:val="24"/>
              </w:rPr>
              <w:t xml:space="preserve"> </w:t>
            </w:r>
          </w:p>
          <w:p w14:paraId="42FE2D7D" w14:textId="77777777" w:rsidR="00930A79" w:rsidRPr="00404F2D" w:rsidRDefault="00930A79" w:rsidP="005E1C22">
            <w:pPr>
              <w:pStyle w:val="TKNormal"/>
              <w:spacing w:line="200" w:lineRule="exact"/>
              <w:rPr>
                <w:rFonts w:ascii="Times New Roman" w:eastAsia="바탕체"/>
                <w:color w:val="000000"/>
                <w:sz w:val="24"/>
              </w:rPr>
            </w:pPr>
            <w:r w:rsidRPr="00404F2D">
              <w:rPr>
                <w:rFonts w:ascii="Times New Roman" w:eastAsia="바탕체"/>
                <w:color w:val="000000"/>
                <w:sz w:val="24"/>
              </w:rPr>
              <w:t>전화</w:t>
            </w:r>
            <w:r w:rsidRPr="00404F2D">
              <w:rPr>
                <w:rFonts w:ascii="Times New Roman" w:eastAsia="바탕체"/>
                <w:color w:val="000000"/>
                <w:sz w:val="24"/>
              </w:rPr>
              <w:t xml:space="preserve"> : 02-2002-</w:t>
            </w:r>
            <w:r w:rsidRPr="00404F2D">
              <w:rPr>
                <w:rFonts w:ascii="Times New Roman" w:eastAsia="바탕체" w:hint="eastAsia"/>
                <w:color w:val="000000"/>
                <w:sz w:val="24"/>
              </w:rPr>
              <w:t>3889</w:t>
            </w:r>
          </w:p>
          <w:p w14:paraId="2C23DB5E" w14:textId="77777777" w:rsidR="00930A79" w:rsidRPr="00404F2D" w:rsidRDefault="00930A79" w:rsidP="005E1C22">
            <w:pPr>
              <w:pStyle w:val="TKNormal"/>
              <w:spacing w:line="200" w:lineRule="exact"/>
              <w:rPr>
                <w:rFonts w:ascii="Times New Roman" w:eastAsia="바탕체"/>
                <w:color w:val="000000"/>
                <w:sz w:val="24"/>
              </w:rPr>
            </w:pPr>
            <w:r w:rsidRPr="00404F2D">
              <w:rPr>
                <w:rFonts w:ascii="Times New Roman" w:eastAsia="바탕체"/>
                <w:color w:val="000000"/>
                <w:sz w:val="24"/>
              </w:rPr>
              <w:t>팩스</w:t>
            </w:r>
            <w:r w:rsidRPr="00404F2D">
              <w:rPr>
                <w:rFonts w:ascii="Times New Roman" w:eastAsia="바탕체"/>
                <w:color w:val="000000"/>
                <w:sz w:val="24"/>
              </w:rPr>
              <w:t xml:space="preserve"> : 0505-003-</w:t>
            </w:r>
            <w:r w:rsidRPr="00404F2D">
              <w:rPr>
                <w:rFonts w:ascii="Times New Roman" w:eastAsia="바탕체" w:hint="eastAsia"/>
                <w:color w:val="000000"/>
                <w:sz w:val="24"/>
              </w:rPr>
              <w:t>5269</w:t>
            </w:r>
          </w:p>
          <w:p w14:paraId="76A37F82" w14:textId="77777777" w:rsidR="00930A79" w:rsidRPr="00404F2D" w:rsidRDefault="00930A79" w:rsidP="005E1C22">
            <w:pPr>
              <w:pStyle w:val="TKNormal"/>
              <w:spacing w:line="200" w:lineRule="exact"/>
              <w:rPr>
                <w:rFonts w:ascii="Times New Roman" w:eastAsia="바탕체"/>
                <w:color w:val="000000"/>
                <w:sz w:val="24"/>
              </w:rPr>
            </w:pPr>
            <w:r w:rsidRPr="00404F2D">
              <w:rPr>
                <w:rFonts w:ascii="Times New Roman" w:eastAsia="바탕체"/>
                <w:color w:val="000000"/>
                <w:sz w:val="24"/>
              </w:rPr>
              <w:t>전자우편</w:t>
            </w:r>
            <w:r w:rsidRPr="00404F2D">
              <w:rPr>
                <w:rFonts w:ascii="Times New Roman" w:eastAsia="바탕체"/>
                <w:color w:val="000000"/>
                <w:sz w:val="24"/>
              </w:rPr>
              <w:t xml:space="preserve">: </w:t>
            </w:r>
            <w:r w:rsidRPr="00404F2D">
              <w:rPr>
                <w:rFonts w:ascii="Times New Roman" w:eastAsia="바탕체" w:hint="eastAsia"/>
                <w:color w:val="000000"/>
                <w:sz w:val="24"/>
              </w:rPr>
              <w:t>banker.ksh</w:t>
            </w:r>
            <w:r w:rsidRPr="00404F2D">
              <w:rPr>
                <w:rFonts w:ascii="Times New Roman" w:eastAsia="바탕체"/>
                <w:color w:val="000000"/>
                <w:sz w:val="24"/>
              </w:rPr>
              <w:t>@wooribank.com</w:t>
            </w:r>
          </w:p>
          <w:p w14:paraId="795FA0AC" w14:textId="77777777" w:rsidR="00930A79" w:rsidRPr="00404F2D" w:rsidRDefault="00930A79" w:rsidP="005E1C22">
            <w:pPr>
              <w:pStyle w:val="TK"/>
              <w:spacing w:line="200" w:lineRule="exact"/>
              <w:rPr>
                <w:rFonts w:ascii="Times New Roman" w:eastAsia="바탕체" w:hAnsi="Times New Roman"/>
                <w:sz w:val="24"/>
                <w:szCs w:val="24"/>
              </w:rPr>
            </w:pPr>
          </w:p>
        </w:tc>
      </w:tr>
      <w:tr w:rsidR="006A29C3" w:rsidRPr="00404F2D" w14:paraId="15E77612" w14:textId="77777777" w:rsidTr="005E1C22">
        <w:trPr>
          <w:jc w:val="right"/>
        </w:trPr>
        <w:tc>
          <w:tcPr>
            <w:tcW w:w="1486" w:type="dxa"/>
          </w:tcPr>
          <w:p w14:paraId="00346FE9" w14:textId="77777777" w:rsidR="00930A79" w:rsidRPr="00404F2D" w:rsidRDefault="00930A79" w:rsidP="005E1C22">
            <w:pPr>
              <w:pStyle w:val="TKNormal"/>
              <w:spacing w:line="200" w:lineRule="exact"/>
              <w:rPr>
                <w:rFonts w:ascii="Times New Roman" w:eastAsia="바탕체"/>
                <w:b/>
                <w:sz w:val="24"/>
              </w:rPr>
            </w:pPr>
            <w:r w:rsidRPr="00404F2D">
              <w:rPr>
                <w:rFonts w:ascii="Times New Roman" w:eastAsia="바탕체" w:hint="eastAsia"/>
                <w:b/>
                <w:sz w:val="24"/>
              </w:rPr>
              <w:t>1</w:t>
            </w:r>
            <w:r w:rsidRPr="00404F2D">
              <w:rPr>
                <w:rFonts w:ascii="Times New Roman" w:eastAsia="바탕체" w:hint="eastAsia"/>
                <w:b/>
                <w:sz w:val="24"/>
              </w:rPr>
              <w:t>순위</w:t>
            </w:r>
            <w:r w:rsidRPr="00404F2D">
              <w:rPr>
                <w:rFonts w:ascii="Times New Roman" w:eastAsia="바탕체"/>
                <w:b/>
                <w:sz w:val="24"/>
              </w:rPr>
              <w:t>우선수익자</w:t>
            </w:r>
            <w:r w:rsidRPr="00404F2D">
              <w:rPr>
                <w:rFonts w:ascii="Times New Roman" w:eastAsia="바탕체"/>
                <w:b/>
                <w:sz w:val="24"/>
              </w:rPr>
              <w:t>(</w:t>
            </w:r>
            <w:r w:rsidRPr="00404F2D">
              <w:rPr>
                <w:rFonts w:ascii="Times New Roman" w:eastAsia="바탕체"/>
                <w:b/>
                <w:sz w:val="24"/>
              </w:rPr>
              <w:t>쿠팡</w:t>
            </w:r>
            <w:r w:rsidRPr="00404F2D">
              <w:rPr>
                <w:rFonts w:ascii="Times New Roman" w:eastAsia="바탕체"/>
                <w:b/>
                <w:sz w:val="24"/>
              </w:rPr>
              <w:t xml:space="preserve"> </w:t>
            </w:r>
            <w:r w:rsidRPr="00404F2D">
              <w:rPr>
                <w:rFonts w:ascii="Times New Roman" w:eastAsia="바탕체"/>
                <w:b/>
                <w:sz w:val="24"/>
              </w:rPr>
              <w:t>주식회사</w:t>
            </w:r>
            <w:r w:rsidRPr="00404F2D">
              <w:rPr>
                <w:rFonts w:ascii="Times New Roman" w:eastAsia="바탕체"/>
                <w:b/>
                <w:sz w:val="24"/>
              </w:rPr>
              <w:t>)</w:t>
            </w:r>
          </w:p>
          <w:p w14:paraId="76B5F397" w14:textId="77777777" w:rsidR="00930A79" w:rsidRPr="00404F2D" w:rsidRDefault="00930A79" w:rsidP="005E1C22">
            <w:pPr>
              <w:pStyle w:val="TKNormal"/>
              <w:spacing w:line="200" w:lineRule="exact"/>
              <w:rPr>
                <w:rFonts w:ascii="Times New Roman" w:eastAsia="바탕체"/>
                <w:b/>
                <w:color w:val="000000"/>
                <w:sz w:val="24"/>
              </w:rPr>
            </w:pPr>
          </w:p>
        </w:tc>
        <w:tc>
          <w:tcPr>
            <w:tcW w:w="6485" w:type="dxa"/>
          </w:tcPr>
          <w:p w14:paraId="3D4EDFAB" w14:textId="77777777" w:rsidR="00930A79" w:rsidRPr="00404F2D" w:rsidRDefault="00930A79" w:rsidP="005E1C22">
            <w:pPr>
              <w:pStyle w:val="TKNormal"/>
              <w:spacing w:line="200" w:lineRule="exact"/>
              <w:jc w:val="left"/>
              <w:rPr>
                <w:rFonts w:ascii="Times New Roman" w:eastAsia="바탕체"/>
                <w:sz w:val="24"/>
                <w:highlight w:val="yellow"/>
              </w:rPr>
            </w:pPr>
            <w:r w:rsidRPr="00404F2D">
              <w:rPr>
                <w:rFonts w:ascii="Times New Roman" w:eastAsia="바탕체" w:hint="eastAsia"/>
                <w:b/>
                <w:color w:val="000000"/>
                <w:sz w:val="24"/>
              </w:rPr>
              <w:t>별첨</w:t>
            </w:r>
            <w:r w:rsidRPr="00404F2D">
              <w:rPr>
                <w:rFonts w:ascii="Times New Roman" w:eastAsia="바탕체" w:hint="eastAsia"/>
                <w:b/>
                <w:color w:val="000000"/>
                <w:sz w:val="24"/>
              </w:rPr>
              <w:t xml:space="preserve"> </w:t>
            </w:r>
            <w:r w:rsidRPr="00404F2D">
              <w:rPr>
                <w:rFonts w:ascii="Times New Roman" w:eastAsia="바탕체"/>
                <w:b/>
                <w:color w:val="000000"/>
                <w:sz w:val="24"/>
              </w:rPr>
              <w:t>2.</w:t>
            </w:r>
            <w:r w:rsidRPr="00404F2D">
              <w:rPr>
                <w:rFonts w:ascii="Times New Roman" w:eastAsia="바탕체" w:hint="eastAsia"/>
                <w:b/>
                <w:color w:val="000000"/>
                <w:sz w:val="24"/>
              </w:rPr>
              <w:t>와</w:t>
            </w:r>
            <w:r w:rsidRPr="00404F2D">
              <w:rPr>
                <w:rFonts w:ascii="Times New Roman" w:eastAsia="바탕체" w:hint="eastAsia"/>
                <w:b/>
                <w:color w:val="000000"/>
                <w:sz w:val="24"/>
              </w:rPr>
              <w:t xml:space="preserve"> </w:t>
            </w:r>
            <w:r w:rsidRPr="00404F2D">
              <w:rPr>
                <w:rFonts w:ascii="Times New Roman" w:eastAsia="바탕체" w:hint="eastAsia"/>
                <w:b/>
                <w:color w:val="000000"/>
                <w:sz w:val="24"/>
              </w:rPr>
              <w:t>같음</w:t>
            </w:r>
          </w:p>
        </w:tc>
      </w:tr>
      <w:tr w:rsidR="006A29C3" w:rsidRPr="00404F2D" w14:paraId="6D8DC774" w14:textId="77777777" w:rsidTr="005E1C22">
        <w:trPr>
          <w:jc w:val="right"/>
        </w:trPr>
        <w:tc>
          <w:tcPr>
            <w:tcW w:w="1486" w:type="dxa"/>
          </w:tcPr>
          <w:p w14:paraId="6BA946EF" w14:textId="77777777" w:rsidR="00930A79" w:rsidRPr="00404F2D" w:rsidRDefault="00930A79" w:rsidP="005E1C22">
            <w:pPr>
              <w:pStyle w:val="TKNormal"/>
              <w:spacing w:line="200" w:lineRule="exact"/>
              <w:rPr>
                <w:rFonts w:ascii="Times New Roman" w:eastAsia="바탕체"/>
                <w:b/>
                <w:sz w:val="24"/>
              </w:rPr>
            </w:pPr>
            <w:r w:rsidRPr="00404F2D">
              <w:rPr>
                <w:rFonts w:ascii="Times New Roman" w:eastAsia="바탕체" w:hint="eastAsia"/>
                <w:b/>
                <w:sz w:val="24"/>
              </w:rPr>
              <w:t>(</w:t>
            </w:r>
            <w:r w:rsidRPr="00404F2D">
              <w:rPr>
                <w:rFonts w:ascii="Times New Roman" w:eastAsia="바탕체" w:hint="eastAsia"/>
                <w:b/>
                <w:sz w:val="24"/>
              </w:rPr>
              <w:t>공동</w:t>
            </w:r>
            <w:r w:rsidRPr="00404F2D">
              <w:rPr>
                <w:rFonts w:ascii="Times New Roman" w:eastAsia="바탕체" w:hint="eastAsia"/>
                <w:b/>
                <w:sz w:val="24"/>
              </w:rPr>
              <w:t>)2</w:t>
            </w:r>
            <w:r w:rsidRPr="00404F2D">
              <w:rPr>
                <w:rFonts w:ascii="Times New Roman" w:eastAsia="바탕체" w:hint="eastAsia"/>
                <w:b/>
                <w:sz w:val="24"/>
              </w:rPr>
              <w:t>순위·</w:t>
            </w:r>
            <w:r w:rsidRPr="00404F2D">
              <w:rPr>
                <w:rFonts w:ascii="Times New Roman" w:eastAsia="바탕체" w:hint="eastAsia"/>
                <w:b/>
                <w:sz w:val="24"/>
              </w:rPr>
              <w:t>(</w:t>
            </w:r>
            <w:r w:rsidRPr="00404F2D">
              <w:rPr>
                <w:rFonts w:ascii="Times New Roman" w:eastAsia="바탕체" w:hint="eastAsia"/>
                <w:b/>
                <w:sz w:val="24"/>
              </w:rPr>
              <w:t>공동</w:t>
            </w:r>
            <w:r w:rsidRPr="00404F2D">
              <w:rPr>
                <w:rFonts w:ascii="Times New Roman" w:eastAsia="바탕체" w:hint="eastAsia"/>
                <w:b/>
                <w:sz w:val="24"/>
              </w:rPr>
              <w:t>)3</w:t>
            </w:r>
            <w:r w:rsidRPr="00404F2D">
              <w:rPr>
                <w:rFonts w:ascii="Times New Roman" w:eastAsia="바탕체" w:hint="eastAsia"/>
                <w:b/>
                <w:sz w:val="24"/>
              </w:rPr>
              <w:t>순위우선수익자</w:t>
            </w:r>
          </w:p>
        </w:tc>
        <w:tc>
          <w:tcPr>
            <w:tcW w:w="6485" w:type="dxa"/>
          </w:tcPr>
          <w:p w14:paraId="58133A15" w14:textId="77777777" w:rsidR="00930A79" w:rsidRPr="00404F2D" w:rsidRDefault="00930A79" w:rsidP="005E1C22">
            <w:pPr>
              <w:pStyle w:val="TKNormal"/>
              <w:spacing w:line="200" w:lineRule="exact"/>
              <w:jc w:val="left"/>
              <w:rPr>
                <w:rFonts w:ascii="Times New Roman" w:eastAsia="바탕체"/>
                <w:b/>
                <w:color w:val="000000"/>
                <w:sz w:val="24"/>
              </w:rPr>
            </w:pPr>
            <w:r w:rsidRPr="00404F2D">
              <w:rPr>
                <w:rFonts w:ascii="Times New Roman" w:eastAsia="바탕체" w:hint="eastAsia"/>
                <w:b/>
                <w:color w:val="000000"/>
                <w:sz w:val="24"/>
              </w:rPr>
              <w:t>별첨</w:t>
            </w:r>
            <w:r w:rsidRPr="00404F2D">
              <w:rPr>
                <w:rFonts w:ascii="Times New Roman" w:eastAsia="바탕체" w:hint="eastAsia"/>
                <w:b/>
                <w:color w:val="000000"/>
                <w:sz w:val="24"/>
              </w:rPr>
              <w:t xml:space="preserve"> </w:t>
            </w:r>
            <w:r w:rsidRPr="00404F2D">
              <w:rPr>
                <w:rFonts w:ascii="Times New Roman" w:eastAsia="바탕체"/>
                <w:b/>
                <w:color w:val="000000"/>
                <w:sz w:val="24"/>
              </w:rPr>
              <w:t>2.</w:t>
            </w:r>
            <w:r w:rsidRPr="00404F2D">
              <w:rPr>
                <w:rFonts w:ascii="Times New Roman" w:eastAsia="바탕체" w:hint="eastAsia"/>
                <w:b/>
                <w:color w:val="000000"/>
                <w:sz w:val="24"/>
              </w:rPr>
              <w:t>와</w:t>
            </w:r>
            <w:r w:rsidRPr="00404F2D">
              <w:rPr>
                <w:rFonts w:ascii="Times New Roman" w:eastAsia="바탕체" w:hint="eastAsia"/>
                <w:b/>
                <w:color w:val="000000"/>
                <w:sz w:val="24"/>
              </w:rPr>
              <w:t xml:space="preserve"> </w:t>
            </w:r>
            <w:r w:rsidRPr="00404F2D">
              <w:rPr>
                <w:rFonts w:ascii="Times New Roman" w:eastAsia="바탕체" w:hint="eastAsia"/>
                <w:b/>
                <w:color w:val="000000"/>
                <w:sz w:val="24"/>
              </w:rPr>
              <w:t>같음</w:t>
            </w:r>
          </w:p>
          <w:p w14:paraId="74A809D3" w14:textId="77777777" w:rsidR="00930A79" w:rsidRPr="00404F2D" w:rsidRDefault="00930A79" w:rsidP="005E1C22">
            <w:pPr>
              <w:pStyle w:val="TKNormal"/>
              <w:spacing w:line="200" w:lineRule="exact"/>
              <w:jc w:val="left"/>
              <w:rPr>
                <w:rFonts w:ascii="Times New Roman" w:eastAsia="바탕체"/>
                <w:b/>
                <w:color w:val="000000"/>
                <w:sz w:val="24"/>
              </w:rPr>
            </w:pPr>
          </w:p>
        </w:tc>
      </w:tr>
    </w:tbl>
    <w:p w14:paraId="7329AB3E" w14:textId="77777777" w:rsidR="00930A79" w:rsidRPr="00404F2D" w:rsidRDefault="00930A79" w:rsidP="006A29C3">
      <w:pPr>
        <w:pStyle w:val="TKNormal"/>
        <w:tabs>
          <w:tab w:val="left" w:pos="1277"/>
        </w:tabs>
        <w:spacing w:line="200" w:lineRule="exact"/>
        <w:rPr>
          <w:rFonts w:ascii="Times New Roman" w:eastAsia="바탕체"/>
          <w:color w:val="000000"/>
          <w:sz w:val="24"/>
        </w:rPr>
      </w:pPr>
    </w:p>
    <w:p w14:paraId="209B5E57" w14:textId="77777777" w:rsidR="00930A79" w:rsidRPr="00404F2D" w:rsidRDefault="00930A79" w:rsidP="006A29C3">
      <w:pPr>
        <w:pStyle w:val="TKNormal"/>
        <w:spacing w:line="200" w:lineRule="exact"/>
        <w:rPr>
          <w:rFonts w:ascii="바탕체" w:eastAsia="바탕체" w:hAnsi="바탕체"/>
          <w:b/>
          <w:color w:val="000000"/>
          <w:sz w:val="24"/>
        </w:rPr>
      </w:pPr>
      <w:r w:rsidRPr="00404F2D">
        <w:rPr>
          <w:rFonts w:ascii="바탕체" w:eastAsia="바탕체" w:hAnsi="바탕체" w:hint="eastAsia"/>
          <w:b/>
          <w:color w:val="000000"/>
          <w:sz w:val="24"/>
        </w:rPr>
        <w:t>제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20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조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 xml:space="preserve"> </w:t>
      </w:r>
      <w:r w:rsidRPr="00404F2D">
        <w:rPr>
          <w:rFonts w:ascii="바탕체" w:eastAsia="바탕체" w:hAnsi="바탕체" w:hint="eastAsia"/>
          <w:b/>
          <w:color w:val="000000"/>
          <w:sz w:val="24"/>
        </w:rPr>
        <w:t>【기타사항】</w:t>
      </w:r>
    </w:p>
    <w:p w14:paraId="037EE9FB" w14:textId="77777777" w:rsidR="00930A79" w:rsidRPr="00404F2D" w:rsidRDefault="00930A79">
      <w:pPr>
        <w:pStyle w:val="TKNormal"/>
        <w:numPr>
          <w:ilvl w:val="0"/>
          <w:numId w:val="22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위탁자는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신탁계약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체결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수탁자에게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신탁등기에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필요한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일체의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서류를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제출하여야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한다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.</w:t>
      </w:r>
    </w:p>
    <w:p w14:paraId="36E2E267" w14:textId="77777777" w:rsidR="00930A79" w:rsidRPr="00404F2D" w:rsidRDefault="00930A79">
      <w:pPr>
        <w:pStyle w:val="TKNormal"/>
        <w:numPr>
          <w:ilvl w:val="0"/>
          <w:numId w:val="22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신탁부동산과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관련하여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민원이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발생할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경우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위탁자가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처리하도록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하며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수탁자는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위탁자의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민원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대응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및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처리에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관련한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요청에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신탁계약서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및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특약의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범위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내에서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협조하기로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한다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.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신탁계약과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신탁법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및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관련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법령에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명시되어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있지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않은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사항에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대해서는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위탁자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수탁자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우선수익자들이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협의하여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정한다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. </w:t>
      </w:r>
    </w:p>
    <w:p w14:paraId="3914674E" w14:textId="77777777" w:rsidR="00930A79" w:rsidRPr="00404F2D" w:rsidRDefault="00930A79">
      <w:pPr>
        <w:pStyle w:val="TKNormal"/>
        <w:numPr>
          <w:ilvl w:val="0"/>
          <w:numId w:val="22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수익자는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수탁자의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상호나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로고를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사용할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없다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. </w:t>
      </w:r>
    </w:p>
    <w:p w14:paraId="5ECBE5AA" w14:textId="77777777" w:rsidR="00930A79" w:rsidRPr="00404F2D" w:rsidRDefault="00930A79">
      <w:pPr>
        <w:pStyle w:val="TKNormal"/>
        <w:numPr>
          <w:ilvl w:val="0"/>
          <w:numId w:val="22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위탁자는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수탁자의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귀책사유가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없는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수탁자를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해임할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없다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.</w:t>
      </w:r>
    </w:p>
    <w:p w14:paraId="4F368BCA" w14:textId="77777777" w:rsidR="00930A79" w:rsidRPr="00404F2D" w:rsidRDefault="00930A79">
      <w:pPr>
        <w:pStyle w:val="TKNormal"/>
        <w:numPr>
          <w:ilvl w:val="0"/>
          <w:numId w:val="22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수익자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(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우선수익자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포함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)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수익권을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포기하더라도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신탁사무처리비용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신탁보수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무과실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손해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등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비용상환청구권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및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기타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수탁자가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부담하거나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부담할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금전적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손해에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대한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배상책임을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면하지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아니한다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.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수익자가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수익권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포기의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의사표시를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경우에도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이에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대한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소급효는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없다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. </w:t>
      </w:r>
    </w:p>
    <w:p w14:paraId="7A9DA6D6" w14:textId="77777777" w:rsidR="00930A79" w:rsidRPr="00404F2D" w:rsidRDefault="00930A79">
      <w:pPr>
        <w:pStyle w:val="TKNormal"/>
        <w:numPr>
          <w:ilvl w:val="0"/>
          <w:numId w:val="22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위탁자는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주소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및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연락처가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변경될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경우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즉시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수탁자에게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알려야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하며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이를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해태하여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발생하는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손해는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수탁자가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부담하지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아니한다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. </w:t>
      </w:r>
    </w:p>
    <w:p w14:paraId="0D165383" w14:textId="77777777" w:rsidR="00930A79" w:rsidRPr="00404F2D" w:rsidRDefault="00930A79">
      <w:pPr>
        <w:pStyle w:val="TKNormal"/>
        <w:numPr>
          <w:ilvl w:val="0"/>
          <w:numId w:val="22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lastRenderedPageBreak/>
        <w:t>본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신탁계약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체결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후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위탁자가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원본이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아닌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사본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(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팩스본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또는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복사문서로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이하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사본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”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이라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함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)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으로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업무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진행시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사본문서에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대해서는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동일한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내용의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원본의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존재와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원본의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성립과정에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다툼이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없음을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확인한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것으로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간주하여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업무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처리키로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한다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.</w:t>
      </w:r>
    </w:p>
    <w:p w14:paraId="2C8E6E21" w14:textId="77777777" w:rsidR="00930A79" w:rsidRPr="00404F2D" w:rsidRDefault="00930A79">
      <w:pPr>
        <w:pStyle w:val="TKNormal"/>
        <w:numPr>
          <w:ilvl w:val="0"/>
          <w:numId w:val="22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수탁자는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어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떠한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경우에도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위탁자에게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지급의무가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있는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비용을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대지급할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의무를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부담하지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아니하며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,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부득이한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사유로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신탁사무처리비용을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대지급한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경우에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신탁계약서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16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조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hAnsi="바탕" w:hint="eastAsia"/>
          <w:bCs/>
          <w:color w:val="000000"/>
          <w:kern w:val="0"/>
          <w:sz w:val="24"/>
          <w:shd w:val="clear" w:color="auto" w:fill="FFFFFF"/>
        </w:rPr>
        <w:t>③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항이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적용된다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.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</w:p>
    <w:p w14:paraId="6F23C1E6" w14:textId="77777777" w:rsidR="00930A79" w:rsidRPr="00404F2D" w:rsidRDefault="00930A79">
      <w:pPr>
        <w:pStyle w:val="TKNormal"/>
        <w:numPr>
          <w:ilvl w:val="0"/>
          <w:numId w:val="22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신탁계약서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10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조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hAnsi="바탕" w:cs="바탕" w:hint="eastAsia"/>
          <w:bCs/>
          <w:color w:val="000000"/>
          <w:kern w:val="0"/>
          <w:sz w:val="24"/>
          <w:shd w:val="clear" w:color="auto" w:fill="FFFFFF"/>
        </w:rPr>
        <w:t>③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항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11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조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hAnsi="바탕" w:cs="바탕" w:hint="eastAsia"/>
          <w:bCs/>
          <w:color w:val="000000"/>
          <w:kern w:val="0"/>
          <w:sz w:val="24"/>
          <w:shd w:val="clear" w:color="auto" w:fill="FFFFFF"/>
        </w:rPr>
        <w:t>⑤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항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hAnsi="바탕" w:cs="바탕" w:hint="eastAsia"/>
          <w:bCs/>
          <w:color w:val="000000"/>
          <w:kern w:val="0"/>
          <w:sz w:val="24"/>
          <w:shd w:val="clear" w:color="auto" w:fill="FFFFFF"/>
        </w:rPr>
        <w:t>⑦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항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23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조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hAnsi="바탕" w:cs="바탕" w:hint="eastAsia"/>
          <w:bCs/>
          <w:color w:val="000000"/>
          <w:kern w:val="0"/>
          <w:sz w:val="24"/>
          <w:shd w:val="clear" w:color="auto" w:fill="FFFFFF"/>
        </w:rPr>
        <w:t>①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항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4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호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,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24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조는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신탁계약서에서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각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삭제하며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,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신탁계약에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적용</w:t>
      </w:r>
      <w:r w:rsidRPr="00404F2D">
        <w:rPr>
          <w:rFonts w:ascii="Times New Roman" w:hint="eastAsia"/>
          <w:bCs/>
          <w:color w:val="000000"/>
          <w:kern w:val="0"/>
          <w:sz w:val="24"/>
          <w:shd w:val="clear" w:color="auto" w:fill="FFFFFF"/>
        </w:rPr>
        <w:t>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지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아니한다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.</w:t>
      </w:r>
    </w:p>
    <w:p w14:paraId="49D2938F" w14:textId="77777777" w:rsidR="00930A79" w:rsidRPr="00404F2D" w:rsidRDefault="00930A79">
      <w:pPr>
        <w:pStyle w:val="TKNormal"/>
        <w:numPr>
          <w:ilvl w:val="0"/>
          <w:numId w:val="22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24"/>
          <w:shd w:val="clear" w:color="auto" w:fill="FFFFFF"/>
        </w:rPr>
      </w:pP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본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신탁계약과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관련하여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분쟁이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발생할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경우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서울중앙지방법원을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1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심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전속적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합의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관할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법원으로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 xml:space="preserve"> 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한다</w:t>
      </w:r>
      <w:r w:rsidRPr="00404F2D">
        <w:rPr>
          <w:rFonts w:ascii="Times New Roman"/>
          <w:bCs/>
          <w:color w:val="000000"/>
          <w:kern w:val="0"/>
          <w:sz w:val="24"/>
          <w:shd w:val="clear" w:color="auto" w:fill="FFFFFF"/>
        </w:rPr>
        <w:t>.</w:t>
      </w:r>
    </w:p>
    <w:p w14:paraId="2E73AA4B" w14:textId="77777777" w:rsidR="00930A79" w:rsidRPr="00404F2D" w:rsidRDefault="00930A79" w:rsidP="006A29C3">
      <w:pPr>
        <w:pStyle w:val="TKNormal"/>
        <w:spacing w:line="200" w:lineRule="exact"/>
        <w:rPr>
          <w:rFonts w:ascii="바탕체" w:eastAsia="바탕체" w:hAnsi="바탕체"/>
          <w:color w:val="000000"/>
          <w:sz w:val="24"/>
        </w:rPr>
      </w:pPr>
    </w:p>
    <w:p w14:paraId="2658D4D1" w14:textId="77777777" w:rsidR="00930A79" w:rsidRPr="00404F2D" w:rsidRDefault="00930A79" w:rsidP="006A29C3">
      <w:pPr>
        <w:pStyle w:val="TKNormal"/>
        <w:spacing w:line="200" w:lineRule="exact"/>
        <w:rPr>
          <w:rFonts w:ascii="Times New Roman" w:eastAsia="바탕체"/>
          <w:color w:val="000000"/>
          <w:sz w:val="24"/>
        </w:rPr>
      </w:pPr>
    </w:p>
    <w:p w14:paraId="38E91A09" w14:textId="77777777" w:rsidR="00930A79" w:rsidRPr="00404F2D" w:rsidRDefault="00930A79" w:rsidP="006A29C3">
      <w:pPr>
        <w:pStyle w:val="TKNormal"/>
        <w:spacing w:line="200" w:lineRule="exact"/>
        <w:rPr>
          <w:rFonts w:ascii="바탕체" w:eastAsia="바탕체" w:hAnsi="바탕체"/>
          <w:color w:val="000000"/>
          <w:sz w:val="24"/>
        </w:rPr>
      </w:pPr>
      <w:commentRangeStart w:id="17"/>
      <w:r/>
      <w:r w:rsidRPr="00404F2D">
        <w:rPr>
          <w:rFonts w:ascii="바탕체" w:eastAsia="바탕체" w:hAnsi="바탕체" w:hint="eastAsia"/>
          <w:color w:val="000000"/>
          <w:sz w:val="24"/>
        </w:rPr>
        <w:t>본</w:t>
      </w:r>
      <w:r w:rsidRPr="00404F2D">
        <w:rPr>
          <w:rFonts w:ascii="바탕체" w:eastAsia="바탕체" w:hAnsi="바탕체" w:hint="eastAsia"/>
          <w:color w:val="000000"/>
          <w:sz w:val="24"/>
        </w:rPr>
        <w:t xml:space="preserve"> </w:t>
      </w:r>
      <w:r w:rsidRPr="00404F2D">
        <w:rPr>
          <w:rFonts w:ascii="바탕체" w:eastAsia="바탕체" w:hAnsi="바탕체" w:hint="eastAsia"/>
          <w:color w:val="000000"/>
          <w:sz w:val="24"/>
        </w:rPr>
        <w:t>특약이</w:t>
      </w:r>
      <w:r w:rsidRPr="00404F2D">
        <w:rPr>
          <w:rFonts w:ascii="바탕체" w:eastAsia="바탕체" w:hAnsi="바탕체" w:hint="eastAsia"/>
          <w:color w:val="000000"/>
          <w:sz w:val="24"/>
        </w:rPr>
        <w:t xml:space="preserve"> </w:t>
      </w:r>
      <w:r w:rsidRPr="00404F2D">
        <w:rPr>
          <w:rFonts w:ascii="바탕체" w:eastAsia="바탕체" w:hAnsi="바탕체" w:hint="eastAsia"/>
          <w:color w:val="000000"/>
          <w:sz w:val="24"/>
        </w:rPr>
        <w:t>체결된</w:t>
      </w:r>
      <w:r w:rsidRPr="00404F2D">
        <w:rPr>
          <w:rFonts w:ascii="바탕체" w:eastAsia="바탕체" w:hAnsi="바탕체" w:hint="eastAsia"/>
          <w:color w:val="000000"/>
          <w:sz w:val="24"/>
        </w:rPr>
        <w:t xml:space="preserve"> </w:t>
      </w:r>
      <w:r w:rsidRPr="00404F2D">
        <w:rPr>
          <w:rFonts w:ascii="바탕체" w:eastAsia="바탕체" w:hAnsi="바탕체" w:hint="eastAsia"/>
          <w:color w:val="000000"/>
          <w:sz w:val="24"/>
        </w:rPr>
        <w:t>증거로써</w:t>
      </w:r>
      <w:r w:rsidRPr="00404F2D">
        <w:rPr>
          <w:rFonts w:ascii="바탕체" w:eastAsia="바탕체" w:hAnsi="바탕체" w:hint="eastAsia"/>
          <w:color w:val="000000"/>
          <w:sz w:val="24"/>
        </w:rPr>
        <w:t xml:space="preserve"> </w:t>
      </w:r>
      <w:del w:id="9263" w:author="코람코 상장리츠팀" w:date="2026-10-13T09:00:00Z">
        <w:r w:rsidRPr="00404F2D">
          <w:rPr>
            <w:rFonts w:ascii="바탕체" w:eastAsia="바탕체" w:hAnsi="바탕체" w:hint="eastAsia"/>
            <w:color w:val="000000"/>
            <w:sz w:val="24"/>
          </w:rPr>
          <w:delText xml:space="preserve">당사자들은</w:delText>
        </w:r>
      </w:del>
      <w:ins w:id="9264" w:author="코람코 상장리츠팀" w:date="2026-10-13T09:00:00Z">
        <w:r>
          <w:rPr>
            <w:rFonts w:ascii="바탕체" w:eastAsia="바탕체" w:hAnsi="바탕체" w:hint="eastAsia"/>
            <w:color w:val="000000"/>
            <w:sz w:val="24"/>
          </w:rPr>
          <w:t xml:space="preserve">위탁자와 수탁자는</w:t>
        </w:r>
      </w:ins>
      <w:r w:rsidRPr="00404F2D">
        <w:rPr>
          <w:rFonts w:ascii="바탕체" w:eastAsia="바탕체" w:hAnsi="바탕체" w:hint="eastAsia"/>
          <w:color w:val="000000"/>
          <w:sz w:val="24"/>
        </w:rPr>
        <w:t xml:space="preserve"> </w:t>
      </w:r>
      <w:r w:rsidRPr="00404F2D">
        <w:rPr>
          <w:rFonts w:ascii="Times New Roman" w:eastAsia="바탕체"/>
          <w:color w:val="000000"/>
          <w:sz w:val="24"/>
        </w:rPr>
        <w:t>본</w:t>
      </w:r>
      <w:r w:rsidRPr="00404F2D">
        <w:rPr>
          <w:rFonts w:ascii="Times New Roman" w:eastAsia="바탕체"/>
          <w:color w:val="000000"/>
          <w:sz w:val="24"/>
        </w:rPr>
        <w:t xml:space="preserve"> </w:t>
      </w:r>
      <w:r w:rsidRPr="00404F2D">
        <w:rPr>
          <w:rFonts w:ascii="Times New Roman" w:eastAsia="바탕체"/>
          <w:color w:val="000000"/>
          <w:sz w:val="24"/>
        </w:rPr>
        <w:t>특약</w:t>
      </w:r>
      <w:r w:rsidRPr="00404F2D">
        <w:rPr>
          <w:rFonts w:ascii="Times New Roman" w:eastAsia="바탕체"/>
          <w:color w:val="000000"/>
          <w:sz w:val="24"/>
        </w:rPr>
        <w:t xml:space="preserve"> 1</w:t>
      </w:r>
      <w:r w:rsidRPr="00404F2D">
        <w:rPr>
          <w:rFonts w:ascii="Times New Roman" w:eastAsia="바탕체"/>
          <w:kern w:val="0"/>
          <w:sz w:val="24"/>
        </w:rPr>
        <w:t>부를</w:t>
      </w:r>
      <w:r w:rsidRPr="00404F2D">
        <w:rPr>
          <w:rFonts w:ascii="Times New Roman" w:eastAsia="바탕체"/>
          <w:kern w:val="0"/>
          <w:sz w:val="24"/>
        </w:rPr>
        <w:t xml:space="preserve"> </w:t>
      </w:r>
      <w:r w:rsidRPr="00404F2D">
        <w:rPr>
          <w:rFonts w:ascii="Times New Roman" w:eastAsia="바탕체"/>
          <w:kern w:val="0"/>
          <w:sz w:val="24"/>
        </w:rPr>
        <w:t>작성하여</w:t>
      </w:r>
      <w:ins w:id="9265" w:author="코람코 상장리츠팀" w:date="2026-10-13T09:00:00Z">
        <w:r>
          <w:rPr>
            <w:rFonts w:ascii="Times New Roman" w:eastAsia="바탕체"/>
            <w:kern w:val="0"/>
            <w:sz w:val="24"/>
          </w:rPr>
          <w:t xml:space="preserve"> 각각 기명날인한 후</w:t>
        </w:r>
      </w:ins>
      <w:r w:rsidRPr="00404F2D">
        <w:rPr>
          <w:rFonts w:ascii="Times New Roman" w:eastAsia="바탕체"/>
          <w:kern w:val="0"/>
          <w:sz w:val="24"/>
        </w:rPr>
        <w:t xml:space="preserve"> </w:t>
      </w:r>
      <w:r w:rsidRPr="00404F2D">
        <w:rPr>
          <w:rFonts w:ascii="Times New Roman" w:eastAsia="바탕체"/>
          <w:kern w:val="0"/>
          <w:sz w:val="24"/>
        </w:rPr>
        <w:t>위탁자</w:t>
      </w:r>
      <w:r w:rsidRPr="00404F2D">
        <w:rPr>
          <w:rFonts w:ascii="Times New Roman" w:eastAsia="바탕체" w:hint="eastAsia"/>
          <w:kern w:val="0"/>
          <w:sz w:val="24"/>
        </w:rPr>
        <w:t>가</w:t>
      </w:r>
      <w:r w:rsidRPr="00404F2D">
        <w:rPr>
          <w:rFonts w:ascii="Times New Roman" w:eastAsia="바탕체" w:hint="eastAsia"/>
          <w:kern w:val="0"/>
          <w:sz w:val="24"/>
        </w:rPr>
        <w:t xml:space="preserve"> </w:t>
      </w:r>
      <w:r w:rsidRPr="00404F2D">
        <w:rPr>
          <w:rFonts w:ascii="Times New Roman" w:eastAsia="바탕체" w:hint="eastAsia"/>
          <w:kern w:val="0"/>
          <w:sz w:val="24"/>
        </w:rPr>
        <w:t>원본을</w:t>
      </w:r>
      <w:r w:rsidRPr="00404F2D">
        <w:rPr>
          <w:rFonts w:ascii="Times New Roman" w:eastAsia="바탕체" w:hint="eastAsia"/>
          <w:kern w:val="0"/>
          <w:sz w:val="24"/>
        </w:rPr>
        <w:t xml:space="preserve"> </w:t>
      </w:r>
      <w:r w:rsidRPr="00404F2D">
        <w:rPr>
          <w:rFonts w:ascii="Times New Roman" w:eastAsia="바탕체" w:hint="eastAsia"/>
          <w:kern w:val="0"/>
          <w:sz w:val="24"/>
        </w:rPr>
        <w:t>보관</w:t>
      </w:r>
      <w:r w:rsidRPr="00404F2D">
        <w:rPr>
          <w:rFonts w:ascii="Times New Roman" w:eastAsia="바탕체"/>
          <w:sz w:val="24"/>
        </w:rPr>
        <w:t>하기로</w:t>
      </w:r>
      <w:r w:rsidRPr="00404F2D">
        <w:rPr>
          <w:rFonts w:ascii="Times New Roman" w:eastAsia="바탕체"/>
          <w:sz w:val="24"/>
        </w:rPr>
        <w:t xml:space="preserve"> </w:t>
      </w:r>
      <w:r w:rsidRPr="00404F2D">
        <w:rPr>
          <w:rFonts w:ascii="Times New Roman" w:eastAsia="바탕체"/>
          <w:sz w:val="24"/>
        </w:rPr>
        <w:t>한다</w:t>
      </w:r>
      <w:r w:rsidRPr="00404F2D">
        <w:rPr>
          <w:rFonts w:ascii="Times New Roman" w:eastAsia="바탕체"/>
          <w:sz w:val="24"/>
        </w:rPr>
        <w:t>.</w:t>
      </w:r>
      <w:r/>
      <w:commentRangeEnd w:id="17"/>
      <w:r>
        <w:rPr>
          <w:rStyle w:val="CommentReference"/>
        </w:rPr>
        <w:commentReference w:id="17"/>
      </w:r>
    </w:p>
    <w:p w14:paraId="6198A961" w14:textId="77777777" w:rsidR="00930A79" w:rsidRPr="00404F2D" w:rsidRDefault="00930A79" w:rsidP="006A29C3">
      <w:pPr>
        <w:pStyle w:val="TKNormal"/>
        <w:spacing w:line="200" w:lineRule="exact"/>
        <w:rPr>
          <w:rFonts w:ascii="바탕체" w:eastAsia="바탕체" w:hAnsi="바탕체"/>
          <w:color w:val="000000"/>
          <w:sz w:val="24"/>
        </w:rPr>
      </w:pPr>
    </w:p>
    <w:p w14:paraId="38A6CD79" w14:textId="77777777" w:rsidR="00930A79" w:rsidRPr="00404F2D" w:rsidRDefault="00930A79" w:rsidP="006A29C3">
      <w:pPr>
        <w:pStyle w:val="TKNormal"/>
        <w:spacing w:line="200" w:lineRule="exact"/>
        <w:rPr>
          <w:rFonts w:ascii="바탕체" w:eastAsia="바탕체" w:hAnsi="바탕체"/>
          <w:color w:val="000000"/>
          <w:sz w:val="24"/>
        </w:rPr>
      </w:pPr>
    </w:p>
    <w:p w14:paraId="72256FA0" w14:textId="77777777" w:rsidR="00930A79" w:rsidRPr="00404F2D" w:rsidRDefault="00930A79" w:rsidP="006A29C3">
      <w:pPr>
        <w:pStyle w:val="TKNormal"/>
        <w:spacing w:line="200" w:lineRule="exact"/>
        <w:rPr>
          <w:rFonts w:ascii="바탕체" w:eastAsia="바탕체" w:hAnsi="바탕체"/>
          <w:color w:val="000000"/>
          <w:sz w:val="24"/>
        </w:rPr>
      </w:pPr>
    </w:p>
    <w:p w14:paraId="213830B5" w14:textId="77777777" w:rsidR="00930A79" w:rsidRPr="00404F2D" w:rsidRDefault="00930A79" w:rsidP="006A29C3">
      <w:pPr>
        <w:pStyle w:val="TKNormal"/>
        <w:spacing w:line="200" w:lineRule="exact"/>
        <w:rPr>
          <w:rFonts w:ascii="바탕체" w:eastAsia="바탕체" w:hAnsi="바탕체"/>
          <w:color w:val="000000"/>
          <w:sz w:val="24"/>
        </w:rPr>
      </w:pPr>
    </w:p>
    <w:p w14:paraId="03B152AB" w14:textId="77777777" w:rsidR="00930A79" w:rsidRPr="00404F2D" w:rsidRDefault="00930A79" w:rsidP="006A29C3">
      <w:pPr>
        <w:pStyle w:val="TKNormal"/>
        <w:spacing w:line="200" w:lineRule="exact"/>
        <w:jc w:val="center"/>
        <w:rPr>
          <w:rFonts w:ascii="Times New Roman" w:eastAsia="바탕체"/>
          <w:color w:val="000000"/>
          <w:sz w:val="24"/>
        </w:rPr>
      </w:pPr>
      <w:r w:rsidRPr="00404F2D">
        <w:rPr>
          <w:rFonts w:ascii="Times New Roman" w:eastAsia="바탕체"/>
          <w:color w:val="000000"/>
          <w:sz w:val="24"/>
        </w:rPr>
        <w:t>202</w:t>
      </w:r>
      <w:r w:rsidRPr="00404F2D">
        <w:rPr>
          <w:rFonts w:ascii="Times New Roman" w:eastAsia="바탕체" w:hint="eastAsia"/>
          <w:color w:val="000000"/>
          <w:sz w:val="24"/>
        </w:rPr>
        <w:t>6</w:t>
      </w:r>
      <w:r w:rsidRPr="00404F2D">
        <w:rPr>
          <w:rFonts w:ascii="Times New Roman" w:eastAsia="바탕체"/>
          <w:color w:val="000000"/>
          <w:sz w:val="24"/>
        </w:rPr>
        <w:t>년</w:t>
      </w:r>
      <w:r w:rsidRPr="00404F2D">
        <w:rPr>
          <w:rFonts w:ascii="Times New Roman" w:eastAsia="바탕체" w:hint="eastAsia"/>
          <w:color w:val="000000"/>
          <w:sz w:val="24"/>
        </w:rPr>
        <w:t xml:space="preserve"> [*]</w:t>
      </w:r>
      <w:r w:rsidRPr="00404F2D">
        <w:rPr>
          <w:rFonts w:ascii="Times New Roman" w:eastAsia="바탕체"/>
          <w:color w:val="000000"/>
          <w:sz w:val="24"/>
        </w:rPr>
        <w:t>월</w:t>
      </w:r>
      <w:r w:rsidRPr="00404F2D">
        <w:rPr>
          <w:rFonts w:ascii="Times New Roman" w:eastAsia="바탕체" w:hint="eastAsia"/>
          <w:color w:val="000000"/>
          <w:sz w:val="24"/>
        </w:rPr>
        <w:t xml:space="preserve"> [*]</w:t>
      </w:r>
      <w:r w:rsidRPr="00404F2D">
        <w:rPr>
          <w:rFonts w:ascii="Times New Roman" w:eastAsia="바탕체"/>
          <w:color w:val="000000"/>
          <w:sz w:val="24"/>
        </w:rPr>
        <w:t>일</w:t>
      </w:r>
    </w:p>
    <w:p w14:paraId="44BD2577" w14:textId="77777777" w:rsidR="00930A79" w:rsidRPr="00404F2D" w:rsidRDefault="00930A79" w:rsidP="006A29C3">
      <w:pPr>
        <w:pStyle w:val="TKNormal"/>
        <w:spacing w:line="200" w:lineRule="exact"/>
        <w:jc w:val="center"/>
        <w:rPr>
          <w:rFonts w:ascii="Times New Roman" w:eastAsia="바탕체"/>
          <w:color w:val="000000"/>
          <w:sz w:val="24"/>
        </w:rPr>
      </w:pPr>
    </w:p>
    <w:p w14:paraId="27531AAD" w14:textId="77777777" w:rsidR="00930A79" w:rsidRPr="00404F2D" w:rsidRDefault="00930A79" w:rsidP="006A29C3">
      <w:pPr>
        <w:pStyle w:val="TKNormal"/>
        <w:spacing w:line="200" w:lineRule="exact"/>
        <w:jc w:val="center"/>
        <w:rPr>
          <w:rFonts w:ascii="Times New Roman" w:eastAsia="바탕체"/>
          <w:color w:val="000000"/>
          <w:sz w:val="24"/>
        </w:rPr>
      </w:pPr>
    </w:p>
    <w:p w14:paraId="3A332D86" w14:textId="77777777" w:rsidR="00930A79" w:rsidRPr="00404F2D" w:rsidRDefault="00930A79" w:rsidP="006A29C3">
      <w:pPr>
        <w:pStyle w:val="TKNormal"/>
        <w:tabs>
          <w:tab w:val="left" w:pos="3402"/>
        </w:tabs>
        <w:snapToGrid w:val="0"/>
        <w:spacing w:line="200" w:lineRule="exact"/>
        <w:textAlignment w:val="baseline"/>
        <w:rPr>
          <w:rFonts w:ascii="Times New Roman" w:eastAsia="바탕체"/>
          <w:b/>
          <w:kern w:val="0"/>
          <w:sz w:val="24"/>
        </w:rPr>
      </w:pPr>
    </w:p>
    <w:p w14:paraId="58663CE1" w14:textId="77777777" w:rsidR="00930A79" w:rsidRPr="00404F2D" w:rsidRDefault="00930A79" w:rsidP="006A29C3">
      <w:pPr>
        <w:pStyle w:val="TKNormal"/>
        <w:tabs>
          <w:tab w:val="left" w:pos="3402"/>
        </w:tabs>
        <w:snapToGrid w:val="0"/>
        <w:spacing w:line="200" w:lineRule="exact"/>
        <w:textAlignment w:val="baseline"/>
        <w:rPr>
          <w:rFonts w:ascii="Times New Roman" w:eastAsia="바탕체"/>
          <w:b/>
          <w:kern w:val="0"/>
          <w:sz w:val="24"/>
        </w:rPr>
      </w:pPr>
    </w:p>
    <w:p w14:paraId="653A5D5A" w14:textId="77777777" w:rsidR="00930A79" w:rsidRPr="00404F2D" w:rsidRDefault="00930A79" w:rsidP="006A29C3">
      <w:pPr>
        <w:pStyle w:val="TKNormal"/>
        <w:tabs>
          <w:tab w:val="left" w:pos="3402"/>
        </w:tabs>
        <w:snapToGrid w:val="0"/>
        <w:spacing w:line="200" w:lineRule="exact"/>
        <w:textAlignment w:val="baseline"/>
        <w:rPr>
          <w:rFonts w:ascii="Times New Roman" w:eastAsia="바탕체"/>
          <w:b/>
          <w:kern w:val="0"/>
          <w:sz w:val="24"/>
        </w:rPr>
      </w:pPr>
    </w:p>
    <w:p w14:paraId="0B1C28D4" w14:textId="77777777" w:rsidR="00930A79" w:rsidRPr="00404F2D" w:rsidRDefault="00930A79" w:rsidP="006A29C3">
      <w:pPr>
        <w:pStyle w:val="TKNormal"/>
        <w:tabs>
          <w:tab w:val="left" w:pos="3402"/>
        </w:tabs>
        <w:snapToGrid w:val="0"/>
        <w:spacing w:line="200" w:lineRule="exact"/>
        <w:textAlignment w:val="baseline"/>
        <w:rPr>
          <w:rFonts w:ascii="Times New Roman" w:eastAsia="바탕체"/>
          <w:b/>
          <w:kern w:val="0"/>
          <w:sz w:val="24"/>
        </w:rPr>
      </w:pPr>
      <w:r w:rsidRPr="00404F2D">
        <w:rPr>
          <w:rFonts w:ascii="Times New Roman" w:eastAsia="바탕체" w:hint="eastAsia"/>
          <w:b/>
          <w:kern w:val="0"/>
          <w:sz w:val="24"/>
        </w:rPr>
        <w:t>위</w:t>
      </w:r>
      <w:r w:rsidRPr="00404F2D">
        <w:rPr>
          <w:rFonts w:ascii="Times New Roman" w:eastAsia="바탕체"/>
          <w:b/>
          <w:kern w:val="0"/>
          <w:sz w:val="24"/>
        </w:rPr>
        <w:t xml:space="preserve"> </w:t>
      </w:r>
      <w:r w:rsidRPr="00404F2D">
        <w:rPr>
          <w:rFonts w:ascii="Times New Roman" w:eastAsia="바탕체" w:hint="eastAsia"/>
          <w:b/>
          <w:kern w:val="0"/>
          <w:sz w:val="24"/>
        </w:rPr>
        <w:t>탁</w:t>
      </w:r>
      <w:r w:rsidRPr="00404F2D">
        <w:rPr>
          <w:rFonts w:ascii="Times New Roman" w:eastAsia="바탕체"/>
          <w:b/>
          <w:kern w:val="0"/>
          <w:sz w:val="24"/>
        </w:rPr>
        <w:t xml:space="preserve"> </w:t>
      </w:r>
      <w:r w:rsidRPr="00404F2D">
        <w:rPr>
          <w:rFonts w:ascii="Times New Roman" w:eastAsia="바탕체" w:hint="eastAsia"/>
          <w:b/>
          <w:kern w:val="0"/>
          <w:sz w:val="24"/>
        </w:rPr>
        <w:t>자</w:t>
      </w:r>
      <w:r w:rsidRPr="00404F2D">
        <w:rPr>
          <w:rFonts w:ascii="Times New Roman" w:eastAsia="바탕체" w:hint="eastAsia"/>
          <w:b/>
          <w:kern w:val="0"/>
          <w:sz w:val="24"/>
        </w:rPr>
        <w:t xml:space="preserve">      </w:t>
      </w:r>
      <w:r w:rsidRPr="00404F2D">
        <w:rPr>
          <w:rFonts w:ascii="Times New Roman" w:eastAsia="바탕체"/>
          <w:b/>
          <w:kern w:val="0"/>
          <w:sz w:val="24"/>
        </w:rPr>
        <w:t xml:space="preserve"> </w:t>
      </w:r>
    </w:p>
    <w:p w14:paraId="52570C67" w14:textId="77777777" w:rsidR="00930A79" w:rsidRPr="00404F2D" w:rsidRDefault="00930A79" w:rsidP="006A29C3">
      <w:pPr>
        <w:pStyle w:val="TKNormal"/>
        <w:tabs>
          <w:tab w:val="left" w:pos="3402"/>
        </w:tabs>
        <w:snapToGrid w:val="0"/>
        <w:spacing w:line="200" w:lineRule="exact"/>
        <w:textAlignment w:val="baseline"/>
        <w:rPr>
          <w:rFonts w:ascii="Times New Roman" w:eastAsia="바탕체"/>
          <w:b/>
          <w:kern w:val="0"/>
          <w:sz w:val="24"/>
        </w:rPr>
      </w:pPr>
    </w:p>
    <w:p w14:paraId="7083BEE1" w14:textId="77777777" w:rsidR="00930A79" w:rsidRPr="00404F2D" w:rsidRDefault="00930A79" w:rsidP="006A29C3">
      <w:pPr>
        <w:pStyle w:val="TKNormal"/>
        <w:tabs>
          <w:tab w:val="left" w:pos="3402"/>
        </w:tabs>
        <w:snapToGrid w:val="0"/>
        <w:spacing w:line="200" w:lineRule="exact"/>
        <w:textAlignment w:val="baseline"/>
        <w:rPr>
          <w:rFonts w:ascii="Times New Roman" w:eastAsia="바탕체"/>
          <w:kern w:val="0"/>
          <w:sz w:val="24"/>
        </w:rPr>
      </w:pPr>
      <w:r w:rsidRPr="00404F2D">
        <w:rPr>
          <w:rFonts w:ascii="Times New Roman" w:eastAsia="바탕체" w:hint="eastAsia"/>
          <w:kern w:val="0"/>
          <w:sz w:val="24"/>
        </w:rPr>
        <w:t>법인등록번호</w:t>
      </w:r>
      <w:r w:rsidRPr="00404F2D">
        <w:rPr>
          <w:rFonts w:ascii="Times New Roman" w:eastAsia="바탕체"/>
          <w:kern w:val="0"/>
          <w:sz w:val="24"/>
        </w:rPr>
        <w:t xml:space="preserve"> : 110111-</w:t>
      </w:r>
      <w:r w:rsidRPr="00404F2D">
        <w:rPr>
          <w:rFonts w:ascii="Times New Roman" w:eastAsia="바탕체" w:hint="eastAsia"/>
          <w:kern w:val="0"/>
          <w:sz w:val="24"/>
        </w:rPr>
        <w:t>0969954</w:t>
      </w:r>
    </w:p>
    <w:p w14:paraId="093EBA6C" w14:textId="77777777" w:rsidR="00930A79" w:rsidRPr="00404F2D" w:rsidRDefault="00930A79" w:rsidP="006A29C3">
      <w:pPr>
        <w:pStyle w:val="TKNormal"/>
        <w:snapToGrid w:val="0"/>
        <w:spacing w:line="200" w:lineRule="exact"/>
        <w:textAlignment w:val="baseline"/>
        <w:rPr>
          <w:rFonts w:ascii="Times New Roman" w:eastAsia="바탕체"/>
          <w:kern w:val="0"/>
          <w:sz w:val="24"/>
        </w:rPr>
      </w:pPr>
      <w:r w:rsidRPr="00404F2D">
        <w:rPr>
          <w:rFonts w:ascii="Times New Roman" w:eastAsia="바탕체" w:hint="eastAsia"/>
          <w:kern w:val="0"/>
          <w:sz w:val="24"/>
        </w:rPr>
        <w:t>주</w:t>
      </w:r>
      <w:r w:rsidRPr="00404F2D">
        <w:rPr>
          <w:rFonts w:ascii="Times New Roman" w:eastAsia="바탕체"/>
          <w:kern w:val="0"/>
          <w:sz w:val="24"/>
        </w:rPr>
        <w:t xml:space="preserve">        </w:t>
      </w:r>
      <w:r w:rsidRPr="00404F2D">
        <w:rPr>
          <w:rFonts w:ascii="Times New Roman" w:eastAsia="바탕체" w:hint="eastAsia"/>
          <w:kern w:val="0"/>
          <w:sz w:val="24"/>
        </w:rPr>
        <w:t>소</w:t>
      </w:r>
      <w:r w:rsidRPr="00404F2D">
        <w:rPr>
          <w:rFonts w:ascii="Times New Roman" w:eastAsia="바탕체"/>
          <w:kern w:val="0"/>
          <w:sz w:val="24"/>
        </w:rPr>
        <w:t xml:space="preserve"> : </w:t>
      </w:r>
      <w:r w:rsidRPr="00404F2D">
        <w:rPr>
          <w:rFonts w:ascii="Times New Roman" w:eastAsia="바탕체"/>
          <w:kern w:val="0"/>
          <w:sz w:val="24"/>
        </w:rPr>
        <w:t>서울특별시</w:t>
      </w:r>
      <w:r w:rsidRPr="00404F2D">
        <w:rPr>
          <w:rFonts w:ascii="Times New Roman" w:eastAsia="바탕체"/>
          <w:kern w:val="0"/>
          <w:sz w:val="24"/>
        </w:rPr>
        <w:t xml:space="preserve"> </w:t>
      </w:r>
      <w:r w:rsidRPr="00404F2D">
        <w:rPr>
          <w:rFonts w:ascii="Times New Roman" w:eastAsia="바탕체"/>
          <w:kern w:val="0"/>
          <w:sz w:val="24"/>
        </w:rPr>
        <w:t>강남구</w:t>
      </w:r>
      <w:r w:rsidRPr="00404F2D">
        <w:rPr>
          <w:rFonts w:ascii="Times New Roman" w:eastAsia="바탕체"/>
          <w:kern w:val="0"/>
          <w:sz w:val="24"/>
        </w:rPr>
        <w:t xml:space="preserve"> </w:t>
      </w:r>
      <w:r w:rsidRPr="00404F2D">
        <w:rPr>
          <w:rFonts w:ascii="Times New Roman" w:eastAsia="바탕체"/>
          <w:kern w:val="0"/>
          <w:sz w:val="24"/>
        </w:rPr>
        <w:t>삼성로</w:t>
      </w:r>
      <w:r w:rsidRPr="00404F2D">
        <w:rPr>
          <w:rFonts w:ascii="Times New Roman" w:eastAsia="바탕체"/>
          <w:kern w:val="0"/>
          <w:sz w:val="24"/>
        </w:rPr>
        <w:t xml:space="preserve"> 51</w:t>
      </w:r>
      <w:r w:rsidRPr="00404F2D">
        <w:rPr>
          <w:rFonts w:ascii="Times New Roman" w:eastAsia="바탕체" w:hint="eastAsia"/>
          <w:kern w:val="0"/>
          <w:sz w:val="24"/>
        </w:rPr>
        <w:t xml:space="preserve">1 </w:t>
      </w:r>
      <w:r w:rsidRPr="00404F2D">
        <w:rPr>
          <w:rFonts w:ascii="Times New Roman" w:eastAsia="바탕체"/>
          <w:kern w:val="0"/>
          <w:sz w:val="24"/>
        </w:rPr>
        <w:t>(</w:t>
      </w:r>
      <w:r w:rsidRPr="00404F2D">
        <w:rPr>
          <w:rFonts w:ascii="Times New Roman" w:eastAsia="바탕체"/>
          <w:kern w:val="0"/>
          <w:sz w:val="24"/>
        </w:rPr>
        <w:t>삼성동</w:t>
      </w:r>
      <w:r w:rsidRPr="00404F2D">
        <w:rPr>
          <w:rFonts w:ascii="Times New Roman" w:eastAsia="바탕체"/>
          <w:kern w:val="0"/>
          <w:sz w:val="24"/>
        </w:rPr>
        <w:t>)</w:t>
      </w:r>
    </w:p>
    <w:p w14:paraId="46827E4D" w14:textId="77777777" w:rsidR="00930A79" w:rsidRPr="00404F2D" w:rsidRDefault="00930A79" w:rsidP="006A29C3">
      <w:pPr>
        <w:pStyle w:val="TKNormal"/>
        <w:snapToGrid w:val="0"/>
        <w:spacing w:line="200" w:lineRule="exact"/>
        <w:textAlignment w:val="baseline"/>
        <w:rPr>
          <w:rFonts w:ascii="Times New Roman" w:eastAsia="바탕체"/>
          <w:kern w:val="0"/>
          <w:sz w:val="24"/>
        </w:rPr>
      </w:pPr>
      <w:r w:rsidRPr="00404F2D">
        <w:rPr>
          <w:rFonts w:ascii="Times New Roman" w:eastAsia="바탕체" w:hint="eastAsia"/>
          <w:kern w:val="0"/>
          <w:sz w:val="24"/>
        </w:rPr>
        <w:t>법</w:t>
      </w:r>
      <w:r w:rsidRPr="00404F2D">
        <w:rPr>
          <w:rFonts w:ascii="Times New Roman" w:eastAsia="바탕체"/>
          <w:kern w:val="0"/>
          <w:sz w:val="24"/>
        </w:rPr>
        <w:t xml:space="preserve">   </w:t>
      </w:r>
      <w:r w:rsidRPr="00404F2D">
        <w:rPr>
          <w:rFonts w:ascii="Times New Roman" w:eastAsia="바탕체" w:hint="eastAsia"/>
          <w:kern w:val="0"/>
          <w:sz w:val="24"/>
        </w:rPr>
        <w:t>인</w:t>
      </w:r>
      <w:r w:rsidRPr="00404F2D">
        <w:rPr>
          <w:rFonts w:ascii="Times New Roman" w:eastAsia="바탕체"/>
          <w:kern w:val="0"/>
          <w:sz w:val="24"/>
        </w:rPr>
        <w:t xml:space="preserve">   </w:t>
      </w:r>
      <w:r w:rsidRPr="00404F2D">
        <w:rPr>
          <w:rFonts w:ascii="Times New Roman" w:eastAsia="바탕체" w:hint="eastAsia"/>
          <w:kern w:val="0"/>
          <w:sz w:val="24"/>
        </w:rPr>
        <w:t>명</w:t>
      </w:r>
      <w:r w:rsidRPr="00404F2D">
        <w:rPr>
          <w:rFonts w:ascii="Times New Roman" w:eastAsia="바탕체"/>
          <w:kern w:val="0"/>
          <w:sz w:val="24"/>
        </w:rPr>
        <w:t xml:space="preserve"> : </w:t>
      </w:r>
      <w:r w:rsidRPr="00404F2D">
        <w:rPr>
          <w:rFonts w:ascii="Times New Roman" w:eastAsia="바탕체" w:hint="eastAsia"/>
          <w:kern w:val="0"/>
          <w:sz w:val="24"/>
        </w:rPr>
        <w:t>주식회사</w:t>
      </w:r>
      <w:r w:rsidRPr="00404F2D">
        <w:rPr>
          <w:rFonts w:ascii="Times New Roman" w:eastAsia="바탕체" w:hint="eastAsia"/>
          <w:kern w:val="0"/>
          <w:sz w:val="24"/>
        </w:rPr>
        <w:t xml:space="preserve"> </w:t>
      </w:r>
      <w:r w:rsidRPr="00404F2D">
        <w:rPr>
          <w:rFonts w:ascii="Times New Roman" w:eastAsia="바탕체"/>
          <w:kern w:val="0"/>
          <w:sz w:val="24"/>
        </w:rPr>
        <w:t>코람코라이프로지스위탁관리부동산투자회사</w:t>
      </w:r>
    </w:p>
    <w:p w14:paraId="17342B3D" w14:textId="77777777" w:rsidR="00930A79" w:rsidRPr="00404F2D" w:rsidRDefault="00930A79" w:rsidP="006A29C3">
      <w:pPr>
        <w:pStyle w:val="TKNormal"/>
        <w:snapToGrid w:val="0"/>
        <w:spacing w:line="200" w:lineRule="exact"/>
        <w:ind w:leftChars="567" w:left="1134"/>
        <w:textAlignment w:val="baseline"/>
        <w:rPr>
          <w:rFonts w:ascii="Times New Roman" w:eastAsia="바탕체"/>
          <w:kern w:val="0"/>
          <w:sz w:val="24"/>
        </w:rPr>
      </w:pPr>
      <w:r w:rsidRPr="00404F2D">
        <w:rPr>
          <w:rFonts w:ascii="Times New Roman" w:eastAsia="바탕체" w:hint="eastAsia"/>
          <w:kern w:val="0"/>
          <w:sz w:val="24"/>
        </w:rPr>
        <w:t>대표이사</w:t>
      </w:r>
      <w:r w:rsidRPr="00404F2D">
        <w:rPr>
          <w:rFonts w:ascii="Times New Roman" w:eastAsia="바탕체" w:hint="eastAsia"/>
          <w:kern w:val="0"/>
          <w:sz w:val="24"/>
        </w:rPr>
        <w:t xml:space="preserve"> </w:t>
      </w:r>
      <w:r w:rsidRPr="00404F2D">
        <w:rPr>
          <w:rFonts w:ascii="Times New Roman" w:eastAsia="바탕체" w:hint="eastAsia"/>
          <w:kern w:val="0"/>
          <w:sz w:val="24"/>
        </w:rPr>
        <w:t>원</w:t>
      </w:r>
      <w:r w:rsidRPr="00404F2D">
        <w:rPr>
          <w:rFonts w:ascii="Times New Roman" w:eastAsia="바탕체" w:hint="eastAsia"/>
          <w:kern w:val="0"/>
          <w:sz w:val="24"/>
        </w:rPr>
        <w:t xml:space="preserve"> </w:t>
      </w:r>
      <w:r w:rsidRPr="00404F2D">
        <w:rPr>
          <w:rFonts w:ascii="Times New Roman" w:eastAsia="바탕체" w:hint="eastAsia"/>
          <w:kern w:val="0"/>
          <w:sz w:val="24"/>
        </w:rPr>
        <w:t>재</w:t>
      </w:r>
      <w:r w:rsidRPr="00404F2D">
        <w:rPr>
          <w:rFonts w:ascii="Times New Roman" w:eastAsia="바탕체" w:hint="eastAsia"/>
          <w:kern w:val="0"/>
          <w:sz w:val="24"/>
        </w:rPr>
        <w:t xml:space="preserve"> </w:t>
      </w:r>
      <w:r w:rsidRPr="00404F2D">
        <w:rPr>
          <w:rFonts w:ascii="Times New Roman" w:eastAsia="바탕체" w:hint="eastAsia"/>
          <w:kern w:val="0"/>
          <w:sz w:val="24"/>
        </w:rPr>
        <w:t>이</w:t>
      </w:r>
      <w:r w:rsidRPr="00404F2D">
        <w:rPr>
          <w:rFonts w:ascii="Times New Roman" w:eastAsia="바탕체"/>
          <w:kern w:val="0"/>
          <w:sz w:val="24"/>
        </w:rPr>
        <w:t xml:space="preserve"> </w:t>
      </w:r>
      <w:r w:rsidRPr="00404F2D">
        <w:rPr>
          <w:rFonts w:ascii="Times New Roman" w:eastAsia="바탕체" w:hint="eastAsia"/>
          <w:kern w:val="0"/>
          <w:sz w:val="24"/>
        </w:rPr>
        <w:t xml:space="preserve">      </w:t>
      </w:r>
      <w:r w:rsidRPr="00404F2D">
        <w:rPr>
          <w:rFonts w:ascii="Times New Roman" w:eastAsia="바탕체"/>
          <w:kern w:val="0"/>
          <w:sz w:val="24"/>
        </w:rPr>
        <w:t xml:space="preserve">  (</w:t>
      </w:r>
      <w:r w:rsidRPr="00404F2D">
        <w:rPr>
          <w:rFonts w:ascii="Times New Roman" w:eastAsia="바탕체" w:hint="eastAsia"/>
          <w:kern w:val="0"/>
          <w:sz w:val="24"/>
        </w:rPr>
        <w:t>인</w:t>
      </w:r>
      <w:r w:rsidRPr="00404F2D">
        <w:rPr>
          <w:rFonts w:ascii="Times New Roman" w:eastAsia="바탕체"/>
          <w:kern w:val="0"/>
          <w:sz w:val="24"/>
        </w:rPr>
        <w:t>)</w:t>
      </w:r>
    </w:p>
    <w:p w14:paraId="476B7FC7" w14:textId="77777777" w:rsidR="00930A79" w:rsidRPr="00404F2D" w:rsidRDefault="00930A79" w:rsidP="006A29C3">
      <w:pPr>
        <w:pStyle w:val="TKNormal"/>
        <w:spacing w:line="200" w:lineRule="exact"/>
        <w:rPr>
          <w:rFonts w:ascii="바탕체" w:eastAsia="바탕체" w:hAnsi="바탕체"/>
          <w:sz w:val="24"/>
        </w:rPr>
      </w:pPr>
    </w:p>
    <w:p w14:paraId="0211CD1D" w14:textId="77777777" w:rsidR="00930A79" w:rsidRPr="00404F2D" w:rsidRDefault="00930A79" w:rsidP="006A29C3">
      <w:pPr>
        <w:pStyle w:val="TKNormal"/>
        <w:tabs>
          <w:tab w:val="left" w:pos="5298"/>
        </w:tabs>
        <w:spacing w:line="200" w:lineRule="exact"/>
        <w:ind w:firstLineChars="1500" w:firstLine="3600"/>
        <w:rPr>
          <w:rFonts w:ascii="바탕체" w:eastAsia="바탕체" w:hAnsi="바탕체"/>
          <w:sz w:val="24"/>
        </w:rPr>
      </w:pPr>
      <w:r w:rsidRPr="00404F2D">
        <w:rPr>
          <w:rFonts w:ascii="바탕체" w:eastAsia="바탕체" w:hAnsi="바탕체"/>
          <w:sz w:val="24"/>
        </w:rPr>
        <w:tab/>
      </w:r>
    </w:p>
    <w:tbl>
      <w:tblPr>
        <w:tblStyle w:val="TKNormalTable"/>
        <w:tblOverlap w:val="never"/>
        <w:tblW w:w="0" w:type="auto"/>
        <w:tblBorders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4"/>
      </w:tblGrid>
      <w:tr w:rsidR="006A29C3" w:rsidRPr="00404F2D" w14:paraId="2EAD1D86" w14:textId="77777777" w:rsidTr="005E1C22">
        <w:trPr>
          <w:trHeight w:val="593"/>
        </w:trPr>
        <w:tc>
          <w:tcPr>
            <w:tcW w:w="8708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F68083" w14:textId="77777777" w:rsidR="00930A79" w:rsidRPr="00404F2D" w:rsidRDefault="00930A79" w:rsidP="005E1C22">
            <w:pPr>
              <w:pStyle w:val="TKNormal"/>
              <w:shd w:val="clear" w:color="auto" w:fill="FFFFFF"/>
              <w:snapToGrid w:val="0"/>
              <w:spacing w:line="200" w:lineRule="exact"/>
              <w:textAlignment w:val="baseline"/>
              <w:rPr>
                <w:rFonts w:ascii="바탕체" w:eastAsia="바탕체" w:hAnsi="바탕체" w:cs="굴림"/>
                <w:color w:val="000000"/>
                <w:kern w:val="0"/>
                <w:sz w:val="24"/>
              </w:rPr>
            </w:pPr>
            <w:r w:rsidRPr="00404F2D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4"/>
                <w:shd w:val="clear" w:color="auto" w:fill="FFFFFF"/>
              </w:rPr>
              <w:t>본</w:t>
            </w:r>
            <w:r w:rsidRPr="00404F2D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4"/>
                <w:shd w:val="clear" w:color="auto" w:fill="FFFFFF"/>
              </w:rPr>
              <w:t xml:space="preserve"> </w:t>
            </w:r>
            <w:r w:rsidRPr="00404F2D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4"/>
                <w:shd w:val="clear" w:color="auto" w:fill="FFFFFF"/>
              </w:rPr>
              <w:t>신탁계약의</w:t>
            </w:r>
            <w:r w:rsidRPr="00404F2D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4"/>
                <w:shd w:val="clear" w:color="auto" w:fill="FFFFFF"/>
              </w:rPr>
              <w:t xml:space="preserve"> </w:t>
            </w:r>
            <w:r w:rsidRPr="00404F2D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4"/>
                <w:shd w:val="clear" w:color="auto" w:fill="FFFFFF"/>
              </w:rPr>
              <w:t>내용을</w:t>
            </w:r>
            <w:r w:rsidRPr="00404F2D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4"/>
                <w:shd w:val="clear" w:color="auto" w:fill="FFFFFF"/>
              </w:rPr>
              <w:t xml:space="preserve"> </w:t>
            </w:r>
            <w:r w:rsidRPr="00404F2D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4"/>
                <w:shd w:val="clear" w:color="auto" w:fill="FFFFFF"/>
              </w:rPr>
              <w:t>설명</w:t>
            </w:r>
            <w:r w:rsidRPr="00404F2D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4"/>
                <w:shd w:val="clear" w:color="auto" w:fill="FFFFFF"/>
              </w:rPr>
              <w:t xml:space="preserve"> </w:t>
            </w:r>
            <w:r w:rsidRPr="00404F2D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4"/>
                <w:shd w:val="clear" w:color="auto" w:fill="FFFFFF"/>
              </w:rPr>
              <w:t>들었으며</w:t>
            </w:r>
            <w:r w:rsidRPr="00404F2D"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24"/>
                <w:shd w:val="clear" w:color="auto" w:fill="FFFFFF"/>
              </w:rPr>
              <w:t xml:space="preserve">, </w:t>
            </w:r>
            <w:r w:rsidRPr="00404F2D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4"/>
                <w:shd w:val="clear" w:color="auto" w:fill="FFFFFF"/>
              </w:rPr>
              <w:t>신탁내용을</w:t>
            </w:r>
            <w:r w:rsidRPr="00404F2D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4"/>
                <w:shd w:val="clear" w:color="auto" w:fill="FFFFFF"/>
              </w:rPr>
              <w:t xml:space="preserve"> </w:t>
            </w:r>
            <w:r w:rsidRPr="00404F2D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4"/>
                <w:shd w:val="clear" w:color="auto" w:fill="FFFFFF"/>
              </w:rPr>
              <w:t>이해하였음</w:t>
            </w:r>
          </w:p>
        </w:tc>
      </w:tr>
      <w:tr w:rsidR="006A29C3" w:rsidRPr="00404F2D" w14:paraId="70F3B8A8" w14:textId="77777777" w:rsidTr="005E1C22">
        <w:trPr>
          <w:trHeight w:val="361"/>
        </w:trPr>
        <w:tc>
          <w:tcPr>
            <w:tcW w:w="8708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5278DE" w14:textId="77777777" w:rsidR="00930A79" w:rsidRPr="00404F2D" w:rsidRDefault="00930A79" w:rsidP="005E1C22">
            <w:pPr>
              <w:pStyle w:val="TKNormal"/>
              <w:shd w:val="clear" w:color="auto" w:fill="FFFFFF"/>
              <w:snapToGrid w:val="0"/>
              <w:spacing w:line="200" w:lineRule="exact"/>
              <w:textAlignment w:val="baseline"/>
              <w:rPr>
                <w:rFonts w:ascii="바탕체" w:eastAsia="바탕체" w:hAnsi="바탕체" w:cs="굴림"/>
                <w:color w:val="000000"/>
                <w:kern w:val="0"/>
                <w:sz w:val="24"/>
              </w:rPr>
            </w:pPr>
            <w:r w:rsidRPr="00404F2D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4"/>
                <w:shd w:val="clear" w:color="auto" w:fill="FFFFFF"/>
              </w:rPr>
              <w:t>본</w:t>
            </w:r>
            <w:r w:rsidRPr="00404F2D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4"/>
                <w:shd w:val="clear" w:color="auto" w:fill="FFFFFF"/>
              </w:rPr>
              <w:t xml:space="preserve"> </w:t>
            </w:r>
            <w:r w:rsidRPr="00404F2D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4"/>
                <w:shd w:val="clear" w:color="auto" w:fill="FFFFFF"/>
              </w:rPr>
              <w:t>신탁계약의</w:t>
            </w:r>
            <w:r w:rsidRPr="00404F2D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4"/>
                <w:shd w:val="clear" w:color="auto" w:fill="FFFFFF"/>
              </w:rPr>
              <w:t xml:space="preserve"> </w:t>
            </w:r>
            <w:r w:rsidRPr="00404F2D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4"/>
                <w:shd w:val="clear" w:color="auto" w:fill="FFFFFF"/>
              </w:rPr>
              <w:t>내용을</w:t>
            </w:r>
            <w:r w:rsidRPr="00404F2D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4"/>
                <w:shd w:val="clear" w:color="auto" w:fill="FFFFFF"/>
              </w:rPr>
              <w:t xml:space="preserve"> </w:t>
            </w:r>
            <w:r w:rsidRPr="00404F2D"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24"/>
                <w:shd w:val="clear" w:color="auto" w:fill="FFFFFF"/>
              </w:rPr>
              <w:t xml:space="preserve">(  </w:t>
            </w:r>
            <w:r w:rsidRPr="00404F2D">
              <w:rPr>
                <w:rFonts w:ascii="바탕체" w:eastAsia="바탕체" w:hAnsi="바탕체" w:cs="굴림"/>
                <w:b/>
                <w:bCs/>
                <w:color w:val="CCCCCC"/>
                <w:kern w:val="0"/>
                <w:sz w:val="24"/>
                <w:shd w:val="clear" w:color="auto" w:fill="FFFFFF"/>
              </w:rPr>
              <w:t>설명</w:t>
            </w:r>
            <w:r w:rsidRPr="00404F2D">
              <w:rPr>
                <w:rFonts w:ascii="바탕체" w:eastAsia="바탕체" w:hAnsi="바탕체" w:cs="굴림"/>
                <w:b/>
                <w:bCs/>
                <w:color w:val="CCCCCC"/>
                <w:kern w:val="0"/>
                <w:sz w:val="24"/>
                <w:shd w:val="clear" w:color="auto" w:fill="FFFFFF"/>
              </w:rPr>
              <w:t xml:space="preserve"> </w:t>
            </w:r>
            <w:r w:rsidRPr="00404F2D">
              <w:rPr>
                <w:rFonts w:ascii="바탕체" w:eastAsia="바탕체" w:hAnsi="바탕체" w:cs="굴림"/>
                <w:b/>
                <w:bCs/>
                <w:color w:val="CCCCCC"/>
                <w:kern w:val="0"/>
                <w:sz w:val="24"/>
                <w:shd w:val="clear" w:color="auto" w:fill="FFFFFF"/>
              </w:rPr>
              <w:t>들었으며</w:t>
            </w:r>
            <w:r w:rsidRPr="00404F2D">
              <w:rPr>
                <w:rFonts w:ascii="바탕체" w:eastAsia="바탕체" w:hAnsi="바탕체" w:cs="굴림" w:hint="eastAsia"/>
                <w:b/>
                <w:bCs/>
                <w:color w:val="CCCCCC"/>
                <w:kern w:val="0"/>
                <w:sz w:val="24"/>
                <w:shd w:val="clear" w:color="auto" w:fill="FFFFFF"/>
              </w:rPr>
              <w:t xml:space="preserve">  </w:t>
            </w:r>
            <w:r w:rsidRPr="00404F2D"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24"/>
                <w:shd w:val="clear" w:color="auto" w:fill="FFFFFF"/>
              </w:rPr>
              <w:t xml:space="preserve">), </w:t>
            </w:r>
            <w:r w:rsidRPr="00404F2D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4"/>
                <w:shd w:val="clear" w:color="auto" w:fill="FFFFFF"/>
              </w:rPr>
              <w:t>신탁내용을</w:t>
            </w:r>
            <w:r w:rsidRPr="00404F2D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4"/>
                <w:shd w:val="clear" w:color="auto" w:fill="FFFFFF"/>
              </w:rPr>
              <w:t xml:space="preserve"> </w:t>
            </w:r>
            <w:r w:rsidRPr="00404F2D"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24"/>
                <w:shd w:val="clear" w:color="auto" w:fill="FFFFFF"/>
              </w:rPr>
              <w:t xml:space="preserve">(  </w:t>
            </w:r>
            <w:r w:rsidRPr="00404F2D">
              <w:rPr>
                <w:rFonts w:ascii="바탕체" w:eastAsia="바탕체" w:hAnsi="바탕체" w:cs="굴림"/>
                <w:b/>
                <w:bCs/>
                <w:color w:val="CCCCCC"/>
                <w:kern w:val="0"/>
                <w:sz w:val="24"/>
                <w:shd w:val="clear" w:color="auto" w:fill="FFFFFF"/>
              </w:rPr>
              <w:t>이해하였음</w:t>
            </w:r>
            <w:r w:rsidRPr="00404F2D">
              <w:rPr>
                <w:rFonts w:ascii="바탕체" w:eastAsia="바탕체" w:hAnsi="바탕체" w:cs="굴림" w:hint="eastAsia"/>
                <w:b/>
                <w:bCs/>
                <w:color w:val="CCCCCC"/>
                <w:kern w:val="0"/>
                <w:sz w:val="24"/>
                <w:shd w:val="clear" w:color="auto" w:fill="FFFFFF"/>
              </w:rPr>
              <w:t xml:space="preserve">  </w:t>
            </w:r>
            <w:r w:rsidRPr="00404F2D"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24"/>
                <w:shd w:val="clear" w:color="auto" w:fill="FFFFFF"/>
              </w:rPr>
              <w:t>)</w:t>
            </w:r>
          </w:p>
        </w:tc>
      </w:tr>
    </w:tbl>
    <w:p w14:paraId="51000755" w14:textId="77777777" w:rsidR="00930A79" w:rsidRPr="00404F2D" w:rsidRDefault="00930A79" w:rsidP="006A29C3">
      <w:pPr>
        <w:pStyle w:val="TKNormal"/>
        <w:spacing w:line="200" w:lineRule="exact"/>
        <w:rPr>
          <w:rFonts w:ascii="Times New Roman" w:eastAsia="바탕체"/>
          <w:b/>
          <w:bCs/>
          <w:kern w:val="0"/>
          <w:sz w:val="24"/>
        </w:rPr>
      </w:pPr>
    </w:p>
    <w:p w14:paraId="09261CED" w14:textId="77777777" w:rsidR="00930A79" w:rsidRPr="00404F2D" w:rsidRDefault="00930A79" w:rsidP="006A29C3">
      <w:pPr>
        <w:pStyle w:val="TKNormal"/>
        <w:snapToGrid w:val="0"/>
        <w:spacing w:line="200" w:lineRule="exact"/>
        <w:ind w:firstLineChars="1500" w:firstLine="3604"/>
        <w:textAlignment w:val="baseline"/>
        <w:rPr>
          <w:rFonts w:ascii="Times New Roman" w:eastAsia="바탕체"/>
          <w:b/>
          <w:bCs/>
          <w:kern w:val="0"/>
          <w:sz w:val="24"/>
        </w:rPr>
      </w:pPr>
      <w:r w:rsidRPr="00404F2D">
        <w:rPr>
          <w:rFonts w:ascii="Times New Roman" w:eastAsia="바탕체" w:hint="eastAsia"/>
          <w:b/>
          <w:bCs/>
          <w:kern w:val="0"/>
          <w:sz w:val="24"/>
        </w:rPr>
        <w:t>위탁자</w:t>
      </w:r>
      <w:r w:rsidRPr="00404F2D">
        <w:rPr>
          <w:rFonts w:ascii="Times New Roman" w:eastAsia="바탕체"/>
          <w:b/>
          <w:bCs/>
          <w:kern w:val="0"/>
          <w:sz w:val="24"/>
        </w:rPr>
        <w:t xml:space="preserve"> : </w:t>
      </w:r>
      <w:r w:rsidRPr="00404F2D">
        <w:rPr>
          <w:rFonts w:ascii="Times New Roman" w:eastAsia="바탕체" w:hint="eastAsia"/>
          <w:b/>
          <w:bCs/>
          <w:kern w:val="0"/>
          <w:sz w:val="24"/>
        </w:rPr>
        <w:t>주식회사</w:t>
      </w:r>
      <w:r w:rsidRPr="00404F2D">
        <w:rPr>
          <w:rFonts w:ascii="Times New Roman" w:eastAsia="바탕체" w:hint="eastAsia"/>
          <w:b/>
          <w:bCs/>
          <w:kern w:val="0"/>
          <w:sz w:val="24"/>
        </w:rPr>
        <w:t xml:space="preserve"> </w:t>
      </w:r>
      <w:r w:rsidRPr="00404F2D">
        <w:rPr>
          <w:rFonts w:ascii="Times New Roman" w:eastAsia="바탕체"/>
          <w:b/>
          <w:bCs/>
          <w:kern w:val="0"/>
          <w:sz w:val="24"/>
        </w:rPr>
        <w:t>코람코라이프로지스위탁관리부동산투자회사</w:t>
      </w:r>
    </w:p>
    <w:p w14:paraId="163069CC" w14:textId="77777777" w:rsidR="00930A79" w:rsidRPr="00404F2D" w:rsidRDefault="00930A79" w:rsidP="006A29C3">
      <w:pPr>
        <w:pStyle w:val="TKNormal"/>
        <w:spacing w:line="200" w:lineRule="exact"/>
        <w:ind w:firstLineChars="2500" w:firstLine="6006"/>
        <w:rPr>
          <w:rFonts w:ascii="바탕체" w:eastAsia="바탕체" w:hAnsi="바탕체"/>
          <w:sz w:val="24"/>
        </w:rPr>
      </w:pPr>
      <w:r w:rsidRPr="00404F2D">
        <w:rPr>
          <w:rFonts w:ascii="Times New Roman" w:eastAsia="바탕체" w:hint="eastAsia"/>
          <w:b/>
          <w:bCs/>
          <w:kern w:val="0"/>
          <w:sz w:val="24"/>
        </w:rPr>
        <w:t>대표이사</w:t>
      </w:r>
      <w:r w:rsidRPr="00404F2D">
        <w:rPr>
          <w:rFonts w:ascii="Times New Roman" w:eastAsia="바탕체" w:hint="eastAsia"/>
          <w:b/>
          <w:bCs/>
          <w:kern w:val="0"/>
          <w:sz w:val="24"/>
        </w:rPr>
        <w:t xml:space="preserve"> </w:t>
      </w:r>
      <w:r w:rsidRPr="00404F2D">
        <w:rPr>
          <w:rFonts w:ascii="Times New Roman" w:eastAsia="바탕체" w:hint="eastAsia"/>
          <w:b/>
          <w:bCs/>
          <w:kern w:val="0"/>
          <w:sz w:val="24"/>
        </w:rPr>
        <w:t>원</w:t>
      </w:r>
      <w:r w:rsidRPr="00404F2D">
        <w:rPr>
          <w:rFonts w:ascii="Times New Roman" w:eastAsia="바탕체" w:hint="eastAsia"/>
          <w:b/>
          <w:bCs/>
          <w:kern w:val="0"/>
          <w:sz w:val="24"/>
        </w:rPr>
        <w:t xml:space="preserve"> </w:t>
      </w:r>
      <w:r w:rsidRPr="00404F2D">
        <w:rPr>
          <w:rFonts w:ascii="Times New Roman" w:eastAsia="바탕체" w:hint="eastAsia"/>
          <w:b/>
          <w:bCs/>
          <w:kern w:val="0"/>
          <w:sz w:val="24"/>
        </w:rPr>
        <w:t>재</w:t>
      </w:r>
      <w:r w:rsidRPr="00404F2D">
        <w:rPr>
          <w:rFonts w:ascii="Times New Roman" w:eastAsia="바탕체" w:hint="eastAsia"/>
          <w:b/>
          <w:bCs/>
          <w:kern w:val="0"/>
          <w:sz w:val="24"/>
        </w:rPr>
        <w:t xml:space="preserve"> </w:t>
      </w:r>
      <w:r w:rsidRPr="00404F2D">
        <w:rPr>
          <w:rFonts w:ascii="Times New Roman" w:eastAsia="바탕체" w:hint="eastAsia"/>
          <w:b/>
          <w:bCs/>
          <w:kern w:val="0"/>
          <w:sz w:val="24"/>
        </w:rPr>
        <w:t>이</w:t>
      </w:r>
      <w:r w:rsidRPr="00404F2D">
        <w:rPr>
          <w:rFonts w:ascii="Times New Roman" w:eastAsia="바탕체" w:hint="eastAsia"/>
          <w:b/>
          <w:bCs/>
          <w:kern w:val="0"/>
          <w:sz w:val="24"/>
        </w:rPr>
        <w:t xml:space="preserve"> </w:t>
      </w:r>
      <w:r w:rsidRPr="00404F2D">
        <w:rPr>
          <w:rFonts w:ascii="Times New Roman" w:eastAsia="바탕체"/>
          <w:b/>
          <w:bCs/>
          <w:kern w:val="0"/>
          <w:sz w:val="24"/>
        </w:rPr>
        <w:t>(</w:t>
      </w:r>
      <w:r w:rsidRPr="00404F2D">
        <w:rPr>
          <w:rFonts w:ascii="Times New Roman" w:eastAsia="바탕체" w:hint="eastAsia"/>
          <w:b/>
          <w:bCs/>
          <w:kern w:val="0"/>
          <w:sz w:val="24"/>
        </w:rPr>
        <w:t>인</w:t>
      </w:r>
      <w:r w:rsidRPr="00404F2D">
        <w:rPr>
          <w:rFonts w:ascii="Times New Roman" w:eastAsia="바탕체"/>
          <w:b/>
          <w:bCs/>
          <w:kern w:val="0"/>
          <w:sz w:val="24"/>
        </w:rPr>
        <w:t>)</w:t>
      </w:r>
    </w:p>
    <w:p w14:paraId="5A576557" w14:textId="77777777" w:rsidR="00930A79" w:rsidRPr="00404F2D" w:rsidRDefault="00930A79" w:rsidP="006A29C3">
      <w:pPr>
        <w:pStyle w:val="TKNormal"/>
        <w:spacing w:line="200" w:lineRule="exact"/>
        <w:rPr>
          <w:rFonts w:ascii="바탕체" w:eastAsia="바탕체" w:hAnsi="바탕체"/>
          <w:sz w:val="24"/>
        </w:rPr>
      </w:pPr>
    </w:p>
    <w:p w14:paraId="65D79737" w14:textId="77777777" w:rsidR="00930A79" w:rsidRPr="00404F2D" w:rsidRDefault="00930A79" w:rsidP="006A29C3">
      <w:pPr>
        <w:pStyle w:val="TKNormal"/>
        <w:spacing w:line="200" w:lineRule="exact"/>
        <w:rPr>
          <w:rFonts w:ascii="바탕체" w:eastAsia="바탕체" w:hAnsi="바탕체"/>
          <w:sz w:val="24"/>
        </w:rPr>
      </w:pPr>
    </w:p>
    <w:p w14:paraId="1AD1064E" w14:textId="77777777" w:rsidR="00930A79" w:rsidRPr="00404F2D" w:rsidRDefault="00930A79" w:rsidP="006A29C3">
      <w:pPr>
        <w:pStyle w:val="TKNormal"/>
        <w:spacing w:line="200" w:lineRule="exact"/>
        <w:rPr>
          <w:rFonts w:ascii="바탕체" w:eastAsia="바탕체" w:hAnsi="바탕체"/>
          <w:sz w:val="24"/>
        </w:rPr>
      </w:pPr>
    </w:p>
    <w:p w14:paraId="5FEB9256" w14:textId="77777777" w:rsidR="00930A79" w:rsidRPr="000A7798" w:rsidRDefault="00930A79" w:rsidP="006A29C3">
      <w:pPr>
        <w:pStyle w:val="TKNormal"/>
        <w:spacing w:line="200" w:lineRule="exact"/>
        <w:rPr>
          <w:rFonts w:ascii="바탕체" w:eastAsia="바탕체" w:hAnsi="바탕체"/>
          <w:sz w:val="16"/>
          <w:szCs w:val="16"/>
        </w:rPr>
      </w:pPr>
    </w:p>
    <w:p w14:paraId="6B59C954" w14:textId="77777777" w:rsidR="00930A79" w:rsidRPr="000A7798" w:rsidRDefault="00930A79" w:rsidP="006A29C3">
      <w:pPr>
        <w:pStyle w:val="TKNormal"/>
        <w:spacing w:line="200" w:lineRule="exact"/>
        <w:rPr>
          <w:rFonts w:ascii="Times New Roman" w:eastAsia="바탕체"/>
          <w:kern w:val="0"/>
          <w:sz w:val="16"/>
          <w:szCs w:val="16"/>
        </w:rPr>
      </w:pPr>
      <w:r>
        <w:rPr>
          <w:rFonts w:ascii="Times New Roman" w:eastAsia="바탕체"/>
          <w:b/>
          <w:kern w:val="0"/>
          <w:sz w:val="16"/>
          <w:szCs w:val="16"/>
        </w:rPr>
        <w:br w:type="page"/>
      </w:r>
      <w:r>
        <w:rPr>
          <w:rFonts w:ascii="Times New Roman" w:eastAsia="바탕체" w:hint="eastAsia"/>
          <w:b/>
          <w:kern w:val="0"/>
          <w:sz w:val="16"/>
          <w:szCs w:val="16"/>
        </w:rPr>
        <w:lastRenderedPageBreak/>
        <w:t>수</w:t>
      </w:r>
      <w:r>
        <w:rPr>
          <w:rFonts w:ascii="Times New Roman" w:eastAsia="바탕체"/>
          <w:b/>
          <w:kern w:val="0"/>
          <w:sz w:val="16"/>
          <w:szCs w:val="16"/>
        </w:rPr>
        <w:t xml:space="preserve"> </w:t>
      </w:r>
      <w:r>
        <w:rPr>
          <w:rFonts w:ascii="Times New Roman" w:eastAsia="바탕체" w:hint="eastAsia"/>
          <w:b/>
          <w:kern w:val="0"/>
          <w:sz w:val="16"/>
          <w:szCs w:val="16"/>
        </w:rPr>
        <w:t>탁</w:t>
      </w:r>
      <w:r>
        <w:rPr>
          <w:rFonts w:ascii="Times New Roman" w:eastAsia="바탕체"/>
          <w:b/>
          <w:kern w:val="0"/>
          <w:sz w:val="16"/>
          <w:szCs w:val="16"/>
        </w:rPr>
        <w:t xml:space="preserve"> </w:t>
      </w:r>
      <w:r>
        <w:rPr>
          <w:rFonts w:ascii="Times New Roman" w:eastAsia="바탕체" w:hint="eastAsia"/>
          <w:b/>
          <w:kern w:val="0"/>
          <w:sz w:val="16"/>
          <w:szCs w:val="16"/>
        </w:rPr>
        <w:t>자</w:t>
      </w:r>
      <w:r>
        <w:rPr>
          <w:rFonts w:ascii="Times New Roman" w:eastAsia="바탕체" w:hint="eastAsia"/>
          <w:kern w:val="0"/>
          <w:sz w:val="16"/>
          <w:szCs w:val="16"/>
        </w:rPr>
        <w:t xml:space="preserve"> </w:t>
      </w:r>
      <w:r>
        <w:rPr>
          <w:rFonts w:ascii="Times New Roman" w:eastAsia="바탕체"/>
          <w:kern w:val="0"/>
          <w:sz w:val="16"/>
          <w:szCs w:val="16"/>
        </w:rPr>
        <w:t xml:space="preserve"> </w:t>
      </w:r>
      <w:r>
        <w:rPr>
          <w:rFonts w:ascii="Times New Roman" w:eastAsia="바탕체" w:hint="eastAsia"/>
          <w:kern w:val="0"/>
          <w:sz w:val="16"/>
          <w:szCs w:val="16"/>
        </w:rPr>
        <w:t xml:space="preserve">    </w:t>
      </w:r>
    </w:p>
    <w:p w14:paraId="6E8D7E6B" w14:textId="77777777" w:rsidR="00930A79" w:rsidRPr="000A7798" w:rsidRDefault="00930A79" w:rsidP="006A29C3">
      <w:pPr>
        <w:pStyle w:val="TKNormal"/>
        <w:spacing w:line="200" w:lineRule="exact"/>
        <w:rPr>
          <w:rFonts w:ascii="Times New Roman" w:eastAsia="바탕체"/>
          <w:kern w:val="0"/>
          <w:sz w:val="16"/>
          <w:szCs w:val="16"/>
        </w:rPr>
      </w:pPr>
    </w:p>
    <w:p w14:paraId="4537C615" w14:textId="77777777" w:rsidR="00930A79" w:rsidRPr="000A7798" w:rsidRDefault="00930A79" w:rsidP="006A29C3">
      <w:pPr>
        <w:pStyle w:val="TKNormal"/>
        <w:spacing w:line="200" w:lineRule="exact"/>
        <w:rPr>
          <w:rFonts w:ascii="Times New Roman" w:eastAsia="바탕체"/>
          <w:kern w:val="0"/>
          <w:sz w:val="16"/>
          <w:szCs w:val="16"/>
        </w:rPr>
      </w:pPr>
      <w:r>
        <w:rPr>
          <w:rFonts w:ascii="Times New Roman" w:eastAsia="바탕체" w:hint="eastAsia"/>
          <w:kern w:val="0"/>
          <w:sz w:val="16"/>
          <w:szCs w:val="16"/>
        </w:rPr>
        <w:t>법인등록번호</w:t>
      </w:r>
      <w:r>
        <w:rPr>
          <w:rFonts w:ascii="Times New Roman" w:eastAsia="바탕체"/>
          <w:kern w:val="0"/>
          <w:sz w:val="16"/>
          <w:szCs w:val="16"/>
        </w:rPr>
        <w:t xml:space="preserve"> :</w:t>
      </w:r>
      <w:r>
        <w:rPr>
          <w:rFonts w:ascii="Times New Roman" w:eastAsia="바탕체" w:hint="eastAsia"/>
          <w:kern w:val="0"/>
          <w:sz w:val="16"/>
          <w:szCs w:val="16"/>
        </w:rPr>
        <w:t xml:space="preserve"> </w:t>
      </w:r>
      <w:r>
        <w:rPr>
          <w:rFonts w:ascii="Times New Roman" w:eastAsia="바탕체"/>
          <w:kern w:val="0"/>
          <w:sz w:val="16"/>
          <w:szCs w:val="16"/>
        </w:rPr>
        <w:t>110111-0023393</w:t>
      </w:r>
    </w:p>
    <w:p w14:paraId="07B6ED2C" w14:textId="77777777" w:rsidR="00930A79" w:rsidRPr="000A7798" w:rsidRDefault="00930A79" w:rsidP="006A29C3">
      <w:pPr>
        <w:pStyle w:val="TKNormal"/>
        <w:snapToGrid w:val="0"/>
        <w:spacing w:line="200" w:lineRule="exact"/>
        <w:ind w:left="899" w:hangingChars="562" w:hanging="899"/>
        <w:textAlignment w:val="baseline"/>
        <w:rPr>
          <w:rFonts w:ascii="Times New Roman" w:eastAsia="바탕체"/>
          <w:kern w:val="0"/>
          <w:sz w:val="16"/>
          <w:szCs w:val="16"/>
        </w:rPr>
      </w:pPr>
      <w:r>
        <w:rPr>
          <w:rFonts w:ascii="Times New Roman" w:eastAsia="바탕체" w:hint="eastAsia"/>
          <w:kern w:val="0"/>
          <w:sz w:val="16"/>
          <w:szCs w:val="16"/>
        </w:rPr>
        <w:t>주</w:t>
      </w:r>
      <w:r>
        <w:rPr>
          <w:rFonts w:ascii="Times New Roman" w:eastAsia="바탕체"/>
          <w:kern w:val="0"/>
          <w:sz w:val="16"/>
          <w:szCs w:val="16"/>
        </w:rPr>
        <w:t xml:space="preserve">        </w:t>
      </w:r>
      <w:r>
        <w:rPr>
          <w:rFonts w:ascii="Times New Roman" w:eastAsia="바탕체" w:hint="eastAsia"/>
          <w:kern w:val="0"/>
          <w:sz w:val="16"/>
          <w:szCs w:val="16"/>
        </w:rPr>
        <w:t>소</w:t>
      </w:r>
      <w:r>
        <w:rPr>
          <w:rFonts w:ascii="Times New Roman" w:eastAsia="바탕체"/>
          <w:kern w:val="0"/>
          <w:sz w:val="16"/>
          <w:szCs w:val="16"/>
        </w:rPr>
        <w:t xml:space="preserve"> : </w:t>
      </w:r>
      <w:r>
        <w:rPr>
          <w:rFonts w:ascii="Times New Roman" w:eastAsia="바탕체" w:hint="eastAsia"/>
          <w:kern w:val="0"/>
          <w:sz w:val="16"/>
          <w:szCs w:val="16"/>
        </w:rPr>
        <w:t>서울특별시</w:t>
      </w:r>
      <w:r>
        <w:rPr>
          <w:rFonts w:ascii="Times New Roman" w:eastAsia="바탕체"/>
          <w:kern w:val="0"/>
          <w:sz w:val="16"/>
          <w:szCs w:val="16"/>
        </w:rPr>
        <w:t xml:space="preserve"> </w:t>
      </w:r>
      <w:r>
        <w:rPr>
          <w:rFonts w:ascii="Times New Roman" w:eastAsia="바탕체" w:hint="eastAsia"/>
          <w:kern w:val="0"/>
          <w:sz w:val="16"/>
          <w:szCs w:val="16"/>
        </w:rPr>
        <w:t>중구</w:t>
      </w:r>
      <w:r>
        <w:rPr>
          <w:rFonts w:ascii="Times New Roman" w:eastAsia="바탕체"/>
          <w:kern w:val="0"/>
          <w:sz w:val="16"/>
          <w:szCs w:val="16"/>
        </w:rPr>
        <w:t xml:space="preserve"> </w:t>
      </w:r>
      <w:r>
        <w:rPr>
          <w:rFonts w:ascii="Times New Roman" w:eastAsia="바탕체" w:hint="eastAsia"/>
          <w:kern w:val="0"/>
          <w:sz w:val="16"/>
          <w:szCs w:val="16"/>
        </w:rPr>
        <w:t>소공로</w:t>
      </w:r>
      <w:r>
        <w:rPr>
          <w:rFonts w:ascii="Times New Roman" w:eastAsia="바탕체"/>
          <w:kern w:val="0"/>
          <w:sz w:val="16"/>
          <w:szCs w:val="16"/>
        </w:rPr>
        <w:t xml:space="preserve"> 51(</w:t>
      </w:r>
      <w:r>
        <w:rPr>
          <w:rFonts w:ascii="Times New Roman" w:eastAsia="바탕체" w:hint="eastAsia"/>
          <w:kern w:val="0"/>
          <w:sz w:val="16"/>
          <w:szCs w:val="16"/>
        </w:rPr>
        <w:t>회현동</w:t>
      </w:r>
      <w:r>
        <w:rPr>
          <w:rFonts w:ascii="Times New Roman" w:eastAsia="바탕체"/>
          <w:kern w:val="0"/>
          <w:sz w:val="16"/>
          <w:szCs w:val="16"/>
        </w:rPr>
        <w:t>1</w:t>
      </w:r>
      <w:r>
        <w:rPr>
          <w:rFonts w:ascii="Times New Roman" w:eastAsia="바탕체" w:hint="eastAsia"/>
          <w:kern w:val="0"/>
          <w:sz w:val="16"/>
          <w:szCs w:val="16"/>
        </w:rPr>
        <w:t>가</w:t>
      </w:r>
      <w:r>
        <w:rPr>
          <w:rFonts w:ascii="Times New Roman" w:eastAsia="바탕체"/>
          <w:kern w:val="0"/>
          <w:sz w:val="16"/>
          <w:szCs w:val="16"/>
        </w:rPr>
        <w:t>)</w:t>
      </w:r>
    </w:p>
    <w:p w14:paraId="0FB566C9" w14:textId="77777777" w:rsidR="00930A79" w:rsidRPr="000A7798" w:rsidRDefault="00930A79" w:rsidP="006A29C3">
      <w:pPr>
        <w:pStyle w:val="TKNormal"/>
        <w:snapToGrid w:val="0"/>
        <w:spacing w:line="200" w:lineRule="exact"/>
        <w:ind w:left="899" w:hangingChars="562" w:hanging="899"/>
        <w:textAlignment w:val="baseline"/>
        <w:rPr>
          <w:rFonts w:ascii="Times New Roman" w:eastAsia="바탕체"/>
          <w:kern w:val="0"/>
          <w:sz w:val="16"/>
          <w:szCs w:val="16"/>
        </w:rPr>
      </w:pPr>
      <w:r>
        <w:rPr>
          <w:rFonts w:ascii="Times New Roman" w:eastAsia="바탕체" w:hint="eastAsia"/>
          <w:kern w:val="0"/>
          <w:sz w:val="16"/>
          <w:szCs w:val="16"/>
        </w:rPr>
        <w:t>법</w:t>
      </w:r>
      <w:r>
        <w:rPr>
          <w:rFonts w:ascii="Times New Roman" w:eastAsia="바탕체"/>
          <w:kern w:val="0"/>
          <w:sz w:val="16"/>
          <w:szCs w:val="16"/>
        </w:rPr>
        <w:t xml:space="preserve">   </w:t>
      </w:r>
      <w:r>
        <w:rPr>
          <w:rFonts w:ascii="Times New Roman" w:eastAsia="바탕체" w:hint="eastAsia"/>
          <w:kern w:val="0"/>
          <w:sz w:val="16"/>
          <w:szCs w:val="16"/>
        </w:rPr>
        <w:t>인</w:t>
      </w:r>
      <w:r>
        <w:rPr>
          <w:rFonts w:ascii="Times New Roman" w:eastAsia="바탕체"/>
          <w:kern w:val="0"/>
          <w:sz w:val="16"/>
          <w:szCs w:val="16"/>
        </w:rPr>
        <w:t xml:space="preserve">   </w:t>
      </w:r>
      <w:r>
        <w:rPr>
          <w:rFonts w:ascii="Times New Roman" w:eastAsia="바탕체" w:hint="eastAsia"/>
          <w:kern w:val="0"/>
          <w:sz w:val="16"/>
          <w:szCs w:val="16"/>
        </w:rPr>
        <w:t>명</w:t>
      </w:r>
      <w:r>
        <w:rPr>
          <w:rFonts w:ascii="Times New Roman" w:eastAsia="바탕체"/>
          <w:kern w:val="0"/>
          <w:sz w:val="16"/>
          <w:szCs w:val="16"/>
        </w:rPr>
        <w:t xml:space="preserve"> : </w:t>
      </w:r>
      <w:r>
        <w:rPr>
          <w:rFonts w:ascii="Times New Roman" w:eastAsia="바탕체" w:hint="eastAsia"/>
          <w:kern w:val="0"/>
          <w:sz w:val="16"/>
          <w:szCs w:val="16"/>
        </w:rPr>
        <w:t>주식회사</w:t>
      </w:r>
      <w:r>
        <w:rPr>
          <w:rFonts w:ascii="Times New Roman" w:eastAsia="바탕체"/>
          <w:kern w:val="0"/>
          <w:sz w:val="16"/>
          <w:szCs w:val="16"/>
        </w:rPr>
        <w:t xml:space="preserve"> </w:t>
      </w:r>
      <w:r>
        <w:rPr>
          <w:rFonts w:ascii="Times New Roman" w:eastAsia="바탕체" w:hint="eastAsia"/>
          <w:kern w:val="0"/>
          <w:sz w:val="16"/>
          <w:szCs w:val="16"/>
        </w:rPr>
        <w:t>우리은행</w:t>
      </w:r>
      <w:r>
        <w:rPr>
          <w:rFonts w:ascii="Times New Roman" w:eastAsia="바탕체"/>
          <w:kern w:val="0"/>
          <w:sz w:val="16"/>
          <w:szCs w:val="16"/>
        </w:rPr>
        <w:t xml:space="preserve"> </w:t>
      </w:r>
    </w:p>
    <w:p w14:paraId="3D34F088" w14:textId="77777777" w:rsidR="00930A79" w:rsidRPr="00CB47F8" w:rsidRDefault="00930A79" w:rsidP="006A29C3">
      <w:pPr>
        <w:pStyle w:val="TKNormal"/>
        <w:snapToGrid w:val="0"/>
        <w:spacing w:line="200" w:lineRule="exact"/>
        <w:ind w:leftChars="449" w:left="898" w:firstLineChars="147" w:firstLine="235"/>
        <w:textAlignment w:val="baseline"/>
        <w:rPr>
          <w:rFonts w:ascii="Times New Roman" w:eastAsia="바탕체"/>
          <w:kern w:val="0"/>
          <w:sz w:val="16"/>
          <w:szCs w:val="16"/>
        </w:rPr>
      </w:pPr>
      <w:r>
        <w:rPr>
          <w:rFonts w:ascii="Times New Roman" w:eastAsia="바탕체" w:hint="eastAsia"/>
          <w:kern w:val="0"/>
          <w:sz w:val="16"/>
          <w:szCs w:val="16"/>
        </w:rPr>
        <w:t>대표이사</w:t>
      </w:r>
      <w:r>
        <w:rPr>
          <w:rFonts w:ascii="Times New Roman" w:eastAsia="바탕체"/>
          <w:kern w:val="0"/>
          <w:sz w:val="16"/>
          <w:szCs w:val="16"/>
        </w:rPr>
        <w:t xml:space="preserve"> </w:t>
      </w:r>
      <w:r>
        <w:rPr>
          <w:rFonts w:ascii="Times New Roman" w:eastAsia="바탕체" w:hint="eastAsia"/>
          <w:kern w:val="0"/>
          <w:sz w:val="16"/>
          <w:szCs w:val="16"/>
        </w:rPr>
        <w:t>정</w:t>
      </w:r>
      <w:r>
        <w:rPr>
          <w:rFonts w:ascii="Times New Roman" w:eastAsia="바탕체" w:hint="eastAsia"/>
          <w:kern w:val="0"/>
          <w:sz w:val="16"/>
          <w:szCs w:val="16"/>
        </w:rPr>
        <w:t xml:space="preserve"> </w:t>
      </w:r>
      <w:r>
        <w:rPr>
          <w:rFonts w:ascii="Times New Roman" w:eastAsia="바탕체" w:hint="eastAsia"/>
          <w:kern w:val="0"/>
          <w:sz w:val="16"/>
          <w:szCs w:val="16"/>
        </w:rPr>
        <w:t>진</w:t>
      </w:r>
      <w:r>
        <w:rPr>
          <w:rFonts w:ascii="Times New Roman" w:eastAsia="바탕체" w:hint="eastAsia"/>
          <w:kern w:val="0"/>
          <w:sz w:val="16"/>
          <w:szCs w:val="16"/>
        </w:rPr>
        <w:t xml:space="preserve"> </w:t>
      </w:r>
      <w:r>
        <w:rPr>
          <w:rFonts w:ascii="Times New Roman" w:eastAsia="바탕체" w:hint="eastAsia"/>
          <w:kern w:val="0"/>
          <w:sz w:val="16"/>
          <w:szCs w:val="16"/>
        </w:rPr>
        <w:t>완</w:t>
      </w:r>
      <w:r>
        <w:rPr>
          <w:rFonts w:ascii="Times New Roman" w:eastAsia="바탕체" w:hint="eastAsia"/>
          <w:kern w:val="0"/>
          <w:sz w:val="16"/>
          <w:szCs w:val="16"/>
        </w:rPr>
        <w:t xml:space="preserve"> </w:t>
      </w:r>
    </w:p>
    <w:p w14:paraId="32FC5E22" w14:textId="77777777" w:rsidR="00930A79" w:rsidRPr="000A7798" w:rsidRDefault="00930A79" w:rsidP="006A29C3">
      <w:pPr>
        <w:pStyle w:val="TKNormal"/>
        <w:snapToGrid w:val="0"/>
        <w:spacing w:line="200" w:lineRule="exact"/>
        <w:ind w:leftChars="449" w:left="898" w:firstLineChars="147" w:firstLine="235"/>
        <w:textAlignment w:val="baseline"/>
        <w:rPr>
          <w:rFonts w:ascii="Times New Roman" w:eastAsia="바탕체"/>
          <w:kern w:val="0"/>
          <w:sz w:val="16"/>
          <w:szCs w:val="16"/>
        </w:rPr>
      </w:pPr>
      <w:r>
        <w:rPr>
          <w:rFonts w:ascii="Times New Roman" w:eastAsia="바탕체" w:hint="eastAsia"/>
          <w:kern w:val="0"/>
          <w:sz w:val="16"/>
          <w:szCs w:val="16"/>
        </w:rPr>
        <w:t>위</w:t>
      </w:r>
      <w:r>
        <w:rPr>
          <w:rFonts w:ascii="Times New Roman" w:eastAsia="바탕체" w:hint="eastAsia"/>
          <w:kern w:val="0"/>
          <w:sz w:val="16"/>
          <w:szCs w:val="16"/>
        </w:rPr>
        <w:t xml:space="preserve"> </w:t>
      </w:r>
      <w:r>
        <w:rPr>
          <w:rFonts w:ascii="Times New Roman" w:eastAsia="바탕체" w:hint="eastAsia"/>
          <w:kern w:val="0"/>
          <w:sz w:val="16"/>
          <w:szCs w:val="16"/>
        </w:rPr>
        <w:t>지배인</w:t>
      </w:r>
      <w:r>
        <w:rPr>
          <w:rFonts w:ascii="Times New Roman" w:eastAsia="바탕체" w:hint="eastAsia"/>
          <w:kern w:val="0"/>
          <w:sz w:val="16"/>
          <w:szCs w:val="16"/>
        </w:rPr>
        <w:t xml:space="preserve"> </w:t>
      </w:r>
      <w:r>
        <w:rPr>
          <w:rFonts w:ascii="Times New Roman" w:eastAsia="바탕체" w:hint="eastAsia"/>
          <w:kern w:val="0"/>
          <w:sz w:val="16"/>
          <w:szCs w:val="16"/>
        </w:rPr>
        <w:t>신탁부장</w:t>
      </w:r>
      <w:r>
        <w:rPr>
          <w:rFonts w:ascii="Times New Roman" w:eastAsia="바탕체" w:hint="eastAsia"/>
          <w:kern w:val="0"/>
          <w:sz w:val="16"/>
          <w:szCs w:val="16"/>
        </w:rPr>
        <w:t xml:space="preserve">  </w:t>
      </w:r>
      <w:r>
        <w:rPr>
          <w:rFonts w:ascii="Times New Roman" w:eastAsia="바탕체" w:hint="eastAsia"/>
          <w:kern w:val="0"/>
          <w:sz w:val="16"/>
          <w:szCs w:val="16"/>
        </w:rPr>
        <w:t>손</w:t>
      </w:r>
      <w:r>
        <w:rPr>
          <w:rFonts w:ascii="Times New Roman" w:eastAsia="바탕체" w:hint="eastAsia"/>
          <w:kern w:val="0"/>
          <w:sz w:val="16"/>
          <w:szCs w:val="16"/>
        </w:rPr>
        <w:t xml:space="preserve"> </w:t>
      </w:r>
      <w:r>
        <w:rPr>
          <w:rFonts w:ascii="Times New Roman" w:eastAsia="바탕체" w:hint="eastAsia"/>
          <w:kern w:val="0"/>
          <w:sz w:val="16"/>
          <w:szCs w:val="16"/>
        </w:rPr>
        <w:t>상</w:t>
      </w:r>
      <w:r>
        <w:rPr>
          <w:rFonts w:ascii="Times New Roman" w:eastAsia="바탕체" w:hint="eastAsia"/>
          <w:kern w:val="0"/>
          <w:sz w:val="16"/>
          <w:szCs w:val="16"/>
        </w:rPr>
        <w:t xml:space="preserve"> </w:t>
      </w:r>
      <w:r>
        <w:rPr>
          <w:rFonts w:ascii="Times New Roman" w:eastAsia="바탕체" w:hint="eastAsia"/>
          <w:kern w:val="0"/>
          <w:sz w:val="16"/>
          <w:szCs w:val="16"/>
        </w:rPr>
        <w:t>범</w:t>
      </w:r>
      <w:r>
        <w:rPr>
          <w:rFonts w:ascii="Times New Roman" w:eastAsia="바탕체" w:hint="eastAsia"/>
          <w:kern w:val="0"/>
          <w:sz w:val="16"/>
          <w:szCs w:val="16"/>
        </w:rPr>
        <w:t xml:space="preserve"> (</w:t>
      </w:r>
      <w:r>
        <w:rPr>
          <w:rFonts w:ascii="Times New Roman" w:eastAsia="바탕체" w:hint="eastAsia"/>
          <w:kern w:val="0"/>
          <w:sz w:val="16"/>
          <w:szCs w:val="16"/>
        </w:rPr>
        <w:t>인</w:t>
      </w:r>
      <w:r>
        <w:rPr>
          <w:rFonts w:ascii="Times New Roman" w:eastAsia="바탕체" w:hint="eastAsia"/>
          <w:kern w:val="0"/>
          <w:sz w:val="16"/>
          <w:szCs w:val="16"/>
        </w:rPr>
        <w:t>)</w:t>
      </w:r>
    </w:p>
    <w:p w14:paraId="16B41832" w14:textId="77777777" w:rsidR="00930A79" w:rsidRPr="000A7798" w:rsidRDefault="00930A79" w:rsidP="006A29C3">
      <w:pPr>
        <w:pStyle w:val="TKNormal"/>
        <w:tabs>
          <w:tab w:val="left" w:pos="3332"/>
        </w:tabs>
        <w:spacing w:line="200" w:lineRule="exact"/>
        <w:rPr>
          <w:rFonts w:ascii="Times New Roman" w:eastAsia="바탕체"/>
          <w:kern w:val="0"/>
          <w:sz w:val="16"/>
          <w:szCs w:val="16"/>
          <w:del w:id="9276" w:author="코람코 상장리츠팀" w:date="2026-10-13T09:00:00Z"/>
        </w:rPr>
      </w:pPr>
      <w:commentRangeStart w:id="18"/>
      <w:r/>
      <w:del w:id="9266" w:author="코람코 상장리츠팀" w:date="2026-10-13T09:00:00Z">
        <w:r>
          <w:rPr>
            <w:rFonts w:ascii="Times New Roman" w:eastAsia="바탕체"/>
            <w:b/>
            <w:kern w:val="0"/>
            <w:sz w:val="16"/>
            <w:szCs w:val="16"/>
          </w:rPr>
          <w:br w:type="page"/>
        </w:r>
      </w:del>
      <w:del w:id="9267" w:author="코람코 상장리츠팀" w:date="2026-10-13T09:00:00Z">
        <w:r>
          <w:rPr>
            <w:rFonts w:ascii="Times New Roman" w:eastAsia="바탕체" w:hint="eastAsia"/>
            <w:b/>
            <w:kern w:val="0"/>
            <w:sz w:val="16"/>
            <w:szCs w:val="16"/>
          </w:rPr>
          <w:lastRenderedPageBreak/>
          <w:delText xml:space="preserve">1</w:delText>
        </w:r>
      </w:del>
      <w:del w:id="9268" w:author="코람코 상장리츠팀" w:date="2026-10-13T09:00:00Z">
        <w:r>
          <w:rPr>
            <w:rFonts w:ascii="Times New Roman" w:eastAsia="바탕체"/>
            <w:b/>
            <w:kern w:val="0"/>
            <w:sz w:val="16"/>
            <w:szCs w:val="16"/>
          </w:rPr>
          <w:delText xml:space="preserve"> </w:delText>
        </w:r>
      </w:del>
      <w:del w:id="9269" w:author="코람코 상장리츠팀" w:date="2026-10-13T09:00:00Z">
        <w:r>
          <w:rPr>
            <w:rFonts w:ascii="Times New Roman" w:eastAsia="바탕체" w:hint="eastAsia"/>
            <w:b/>
            <w:kern w:val="0"/>
            <w:sz w:val="16"/>
            <w:szCs w:val="16"/>
          </w:rPr>
          <w:delText xml:space="preserve">순</w:delText>
        </w:r>
      </w:del>
      <w:del w:id="9270" w:author="코람코 상장리츠팀" w:date="2026-10-13T09:00:00Z">
        <w:r>
          <w:rPr>
            <w:rFonts w:ascii="Times New Roman" w:eastAsia="바탕체" w:hint="eastAsia"/>
            <w:b/>
            <w:kern w:val="0"/>
            <w:sz w:val="16"/>
            <w:szCs w:val="16"/>
          </w:rPr>
          <w:delText xml:space="preserve"> </w:delText>
        </w:r>
      </w:del>
      <w:del w:id="9271" w:author="코람코 상장리츠팀" w:date="2026-10-13T09:00:00Z">
        <w:r>
          <w:rPr>
            <w:rFonts w:ascii="Times New Roman" w:eastAsia="바탕체" w:hint="eastAsia"/>
            <w:b/>
            <w:kern w:val="0"/>
            <w:sz w:val="16"/>
            <w:szCs w:val="16"/>
          </w:rPr>
          <w:delText xml:space="preserve">위</w:delText>
        </w:r>
      </w:del>
      <w:del w:id="9272" w:author="코람코 상장리츠팀" w:date="2026-10-13T09:00:00Z">
        <w:r>
          <w:rPr>
            <w:rFonts w:ascii="Times New Roman" w:eastAsia="바탕체" w:hint="eastAsia"/>
            <w:b/>
            <w:kern w:val="0"/>
            <w:sz w:val="16"/>
            <w:szCs w:val="16"/>
          </w:rPr>
          <w:delText xml:space="preserve"> </w:delText>
        </w:r>
      </w:del>
      <w:del w:id="9273" w:author="코람코 상장리츠팀" w:date="2026-10-13T09:00:00Z">
        <w:r w:rsidRPr="00404F2D">
          <w:rPr>
            <w:rFonts w:ascii="Times New Roman" w:eastAsia="바탕체" w:hint="eastAsia"/>
            <w:b/>
            <w:spacing w:val="102"/>
            <w:kern w:val="0"/>
            <w:sz w:val="16"/>
            <w:szCs w:val="16"/>
            <w:fitText w:val="1210" w:id="-365240832"/>
          </w:rPr>
          <w:delText xml:space="preserve">우선수익</w:delText>
        </w:r>
      </w:del>
      <w:del w:id="9274" w:author="코람코 상장리츠팀" w:date="2026-10-13T09:00:00Z">
        <w:r w:rsidRPr="00404F2D">
          <w:rPr>
            <w:rFonts w:ascii="Times New Roman" w:eastAsia="바탕체" w:hint="eastAsia"/>
            <w:b/>
            <w:spacing w:val="2"/>
            <w:kern w:val="0"/>
            <w:sz w:val="16"/>
            <w:szCs w:val="16"/>
            <w:fitText w:val="1210" w:id="-365240832"/>
          </w:rPr>
          <w:delText xml:space="preserve">자</w:delText>
        </w:r>
      </w:del>
      <w:del w:id="9275" w:author="코람코 상장리츠팀" w:date="2026-10-13T09:00:00Z">
        <w:r>
          <w:rPr>
            <w:rFonts w:ascii="Times New Roman" w:eastAsia="바탕체"/>
            <w:kern w:val="0"/>
            <w:sz w:val="16"/>
            <w:szCs w:val="16"/>
          </w:rPr>
          <w:delText xml:space="preserve"> </w:delText>
        </w:r>
      </w:del>
      <w:r/>
      <w:commentRangeEnd w:id="18"/>
      <w:r>
        <w:rPr>
          <w:rStyle w:val="CommentReference"/>
        </w:rPr>
        <w:commentReference w:id="18"/>
      </w:r>
    </w:p>
    <w:p w14:paraId="1610E17A" w14:textId="77777777" w:rsidR="00930A79" w:rsidRPr="000A7798" w:rsidRDefault="00930A79" w:rsidP="006A29C3">
      <w:pPr>
        <w:pStyle w:val="TKNormal"/>
        <w:tabs>
          <w:tab w:val="left" w:pos="3332"/>
        </w:tabs>
        <w:spacing w:line="200" w:lineRule="exact"/>
        <w:rPr>
          <w:rFonts w:ascii="Times New Roman" w:eastAsia="바탕체"/>
          <w:kern w:val="0"/>
          <w:sz w:val="16"/>
          <w:szCs w:val="16"/>
          <w:del w:id="9277" w:author="코람코 상장리츠팀" w:date="2026-10-13T09:00:00Z"/>
        </w:rPr>
      </w:pPr>
    </w:p>
    <w:p w14:paraId="20A6B859" w14:textId="77777777" w:rsidR="00930A79" w:rsidRPr="000A7798" w:rsidRDefault="00930A79" w:rsidP="006A29C3">
      <w:pPr>
        <w:pStyle w:val="TKNormal"/>
        <w:tabs>
          <w:tab w:val="left" w:pos="3332"/>
        </w:tabs>
        <w:spacing w:line="200" w:lineRule="exact"/>
        <w:rPr>
          <w:rFonts w:ascii="Times New Roman" w:eastAsia="바탕체"/>
          <w:kern w:val="0"/>
          <w:sz w:val="16"/>
          <w:szCs w:val="16"/>
          <w:del w:id="9281" w:author="코람코 상장리츠팀" w:date="2026-10-13T09:00:00Z"/>
        </w:rPr>
      </w:pPr>
      <w:del w:id="9278" w:author="코람코 상장리츠팀" w:date="2026-10-13T09:00:00Z">
        <w:r>
          <w:rPr>
            <w:rFonts w:ascii="Times New Roman" w:eastAsia="바탕체" w:hint="eastAsia"/>
            <w:kern w:val="0"/>
            <w:sz w:val="16"/>
            <w:szCs w:val="16"/>
          </w:rPr>
          <w:delText xml:space="preserve">법인등록번호</w:delText>
        </w:r>
      </w:del>
      <w:del w:id="9279" w:author="코람코 상장리츠팀" w:date="2026-10-13T09:00:00Z">
        <w:r>
          <w:rPr>
            <w:rFonts w:ascii="Times New Roman" w:eastAsia="바탕체"/>
            <w:kern w:val="0"/>
            <w:sz w:val="16"/>
            <w:szCs w:val="16"/>
          </w:rPr>
          <w:delText xml:space="preserve"> : </w:delText>
        </w:r>
      </w:del>
      <w:del w:id="9280" w:author="코람코 상장리츠팀" w:date="2026-10-13T09:00:00Z">
        <w:r>
          <w:rPr>
            <w:rFonts w:ascii="Times New Roman" w:eastAsia="바탕체" w:hint="eastAsia"/>
            <w:kern w:val="0"/>
            <w:sz w:val="16"/>
            <w:szCs w:val="16"/>
          </w:rPr>
          <w:delText xml:space="preserve">[*]</w:delText>
        </w:r>
      </w:del>
    </w:p>
    <w:p w14:paraId="36FAFC8F" w14:textId="77777777" w:rsidR="00930A79" w:rsidRDefault="00930A79" w:rsidP="006A29C3">
      <w:pPr>
        <w:pStyle w:val="TKNormal"/>
        <w:tabs>
          <w:tab w:val="left" w:pos="3332"/>
        </w:tabs>
        <w:spacing w:line="200" w:lineRule="exact"/>
        <w:rPr>
          <w:rFonts w:ascii="Times New Roman" w:eastAsia="바탕체"/>
          <w:kern w:val="0"/>
          <w:sz w:val="22"/>
          <w:del w:id="9287" w:author="코람코 상장리츠팀" w:date="2026-10-13T09:00:00Z"/>
        </w:rPr>
      </w:pPr>
      <w:del w:id="9282" w:author="코람코 상장리츠팀" w:date="2026-10-13T09:00:00Z">
        <w:r>
          <w:rPr>
            <w:rFonts w:ascii="Times New Roman" w:eastAsia="바탕체" w:hint="eastAsia"/>
            <w:kern w:val="0"/>
            <w:sz w:val="16"/>
            <w:szCs w:val="16"/>
          </w:rPr>
          <w:delText xml:space="preserve">주</w:delText>
        </w:r>
      </w:del>
      <w:del w:id="9283" w:author="코람코 상장리츠팀" w:date="2026-10-13T09:00:00Z">
        <w:r>
          <w:rPr>
            <w:rFonts w:ascii="Times New Roman" w:eastAsia="바탕체"/>
            <w:kern w:val="0"/>
            <w:sz w:val="16"/>
            <w:szCs w:val="16"/>
          </w:rPr>
          <w:delText xml:space="preserve">        </w:delText>
        </w:r>
      </w:del>
      <w:del w:id="9284" w:author="코람코 상장리츠팀" w:date="2026-10-13T09:00:00Z">
        <w:r>
          <w:rPr>
            <w:rFonts w:ascii="Times New Roman" w:eastAsia="바탕체" w:hint="eastAsia"/>
            <w:kern w:val="0"/>
            <w:sz w:val="16"/>
            <w:szCs w:val="16"/>
          </w:rPr>
          <w:delText xml:space="preserve">소</w:delText>
        </w:r>
      </w:del>
      <w:del w:id="9285" w:author="코람코 상장리츠팀" w:date="2026-10-13T09:00:00Z">
        <w:r>
          <w:rPr>
            <w:rFonts w:ascii="Times New Roman" w:eastAsia="바탕체"/>
            <w:kern w:val="0"/>
            <w:sz w:val="16"/>
            <w:szCs w:val="16"/>
          </w:rPr>
          <w:delText xml:space="preserve"> : </w:delText>
        </w:r>
      </w:del>
      <w:del w:id="9286" w:author="코람코 상장리츠팀" w:date="2026-10-13T09:00:00Z">
        <w:r>
          <w:rPr>
            <w:rFonts w:ascii="Times New Roman" w:eastAsia="바탕체" w:hint="eastAsia"/>
            <w:kern w:val="0"/>
            <w:sz w:val="16"/>
            <w:szCs w:val="16"/>
          </w:rPr>
          <w:delText xml:space="preserve">[*]</w:delText>
        </w:r>
      </w:del>
    </w:p>
    <w:p w14:paraId="55B7C5B3" w14:textId="77777777" w:rsidR="00930A79" w:rsidRPr="000A7798" w:rsidRDefault="00930A79" w:rsidP="006A29C3">
      <w:pPr>
        <w:pStyle w:val="TKNormal"/>
        <w:tabs>
          <w:tab w:val="left" w:pos="3332"/>
        </w:tabs>
        <w:spacing w:line="200" w:lineRule="exact"/>
        <w:rPr>
          <w:rFonts w:ascii="Times New Roman" w:eastAsia="바탕체"/>
          <w:kern w:val="0"/>
          <w:sz w:val="16"/>
          <w:szCs w:val="16"/>
          <w:del w:id="9297" w:author="코람코 상장리츠팀" w:date="2026-10-13T09:00:00Z"/>
        </w:rPr>
      </w:pPr>
      <w:del w:id="9288" w:author="코람코 상장리츠팀" w:date="2026-10-13T09:00:00Z">
        <w:r>
          <w:rPr>
            <w:rFonts w:ascii="Times New Roman" w:eastAsia="바탕체" w:hint="eastAsia"/>
            <w:kern w:val="0"/>
            <w:sz w:val="16"/>
            <w:szCs w:val="16"/>
          </w:rPr>
          <w:delText xml:space="preserve">법</w:delText>
        </w:r>
      </w:del>
      <w:del w:id="9289" w:author="코람코 상장리츠팀" w:date="2026-10-13T09:00:00Z">
        <w:r>
          <w:rPr>
            <w:rFonts w:ascii="Times New Roman" w:eastAsia="바탕체"/>
            <w:kern w:val="0"/>
            <w:sz w:val="16"/>
            <w:szCs w:val="16"/>
          </w:rPr>
          <w:delText xml:space="preserve">   </w:delText>
        </w:r>
      </w:del>
      <w:del w:id="9290" w:author="코람코 상장리츠팀" w:date="2026-10-13T09:00:00Z">
        <w:r>
          <w:rPr>
            <w:rFonts w:ascii="Times New Roman" w:eastAsia="바탕체" w:hint="eastAsia"/>
            <w:kern w:val="0"/>
            <w:sz w:val="16"/>
            <w:szCs w:val="16"/>
          </w:rPr>
          <w:delText xml:space="preserve">인</w:delText>
        </w:r>
      </w:del>
      <w:del w:id="9291" w:author="코람코 상장리츠팀" w:date="2026-10-13T09:00:00Z">
        <w:r>
          <w:rPr>
            <w:rFonts w:ascii="Times New Roman" w:eastAsia="바탕체"/>
            <w:kern w:val="0"/>
            <w:sz w:val="16"/>
            <w:szCs w:val="16"/>
          </w:rPr>
          <w:delText xml:space="preserve">   </w:delText>
        </w:r>
      </w:del>
      <w:del w:id="9292" w:author="코람코 상장리츠팀" w:date="2026-10-13T09:00:00Z">
        <w:r>
          <w:rPr>
            <w:rFonts w:ascii="Times New Roman" w:eastAsia="바탕체" w:hint="eastAsia"/>
            <w:kern w:val="0"/>
            <w:sz w:val="16"/>
            <w:szCs w:val="16"/>
          </w:rPr>
          <w:delText xml:space="preserve">명</w:delText>
        </w:r>
      </w:del>
      <w:del w:id="9293" w:author="코람코 상장리츠팀" w:date="2026-10-13T09:00:00Z">
        <w:r>
          <w:rPr>
            <w:rFonts w:ascii="Times New Roman" w:eastAsia="바탕체"/>
            <w:kern w:val="0"/>
            <w:sz w:val="16"/>
            <w:szCs w:val="16"/>
          </w:rPr>
          <w:delText xml:space="preserve"> : </w:delText>
        </w:r>
      </w:del>
      <w:del w:id="9294" w:author="코람코 상장리츠팀" w:date="2026-10-13T09:00:00Z">
        <w:r>
          <w:rPr>
            <w:rFonts w:ascii="Times New Roman" w:eastAsia="바탕체" w:hint="eastAsia"/>
            <w:kern w:val="0"/>
            <w:sz w:val="16"/>
            <w:szCs w:val="16"/>
          </w:rPr>
          <w:delText xml:space="preserve">쿠팡</w:delText>
        </w:r>
      </w:del>
      <w:del w:id="9295" w:author="코람코 상장리츠팀" w:date="2026-10-13T09:00:00Z">
        <w:r>
          <w:rPr>
            <w:rFonts w:ascii="Times New Roman" w:eastAsia="바탕체" w:hint="eastAsia"/>
            <w:kern w:val="0"/>
            <w:sz w:val="16"/>
            <w:szCs w:val="16"/>
          </w:rPr>
          <w:delText xml:space="preserve"> </w:delText>
        </w:r>
      </w:del>
      <w:del w:id="9296" w:author="코람코 상장리츠팀" w:date="2026-10-13T09:00:00Z">
        <w:r>
          <w:rPr>
            <w:rFonts w:ascii="Times New Roman" w:eastAsia="바탕체" w:hint="eastAsia"/>
            <w:kern w:val="0"/>
            <w:sz w:val="16"/>
            <w:szCs w:val="16"/>
          </w:rPr>
          <w:delText xml:space="preserve">주식회사</w:delText>
        </w:r>
      </w:del>
    </w:p>
    <w:p w14:paraId="0628565F" w14:textId="77777777" w:rsidR="00930A79" w:rsidRPr="000A7798" w:rsidRDefault="00930A79" w:rsidP="006A29C3">
      <w:pPr>
        <w:pStyle w:val="TKNormal"/>
        <w:tabs>
          <w:tab w:val="left" w:pos="3332"/>
        </w:tabs>
        <w:spacing w:line="200" w:lineRule="exact"/>
        <w:ind w:leftChars="567" w:left="1134"/>
        <w:rPr>
          <w:rFonts w:ascii="Times New Roman" w:eastAsia="바탕체"/>
          <w:kern w:val="0"/>
          <w:sz w:val="16"/>
          <w:szCs w:val="16"/>
          <w:del w:id="9304" w:author="코람코 상장리츠팀" w:date="2026-10-13T09:00:00Z"/>
        </w:rPr>
      </w:pPr>
      <w:del w:id="9298" w:author="코람코 상장리츠팀" w:date="2026-10-13T09:00:00Z">
        <w:r>
          <w:rPr>
            <w:rFonts w:ascii="Times New Roman" w:eastAsia="바탕체" w:hint="eastAsia"/>
            <w:kern w:val="0"/>
            <w:sz w:val="16"/>
            <w:szCs w:val="16"/>
          </w:rPr>
          <w:delText xml:space="preserve">대표자</w:delText>
        </w:r>
      </w:del>
      <w:del w:id="9299" w:author="코람코 상장리츠팀" w:date="2026-10-13T09:00:00Z">
        <w:r>
          <w:rPr>
            <w:rFonts w:ascii="Times New Roman" w:eastAsia="바탕체" w:hint="eastAsia"/>
            <w:kern w:val="0"/>
            <w:sz w:val="16"/>
            <w:szCs w:val="16"/>
          </w:rPr>
          <w:delText xml:space="preserve"> [*]        </w:delText>
        </w:r>
      </w:del>
      <w:del w:id="9300" w:author="코람코 상장리츠팀" w:date="2026-10-13T09:00:00Z">
        <w:r>
          <w:rPr>
            <w:rFonts w:ascii="Times New Roman" w:eastAsia="바탕체"/>
            <w:kern w:val="0"/>
            <w:sz w:val="16"/>
            <w:szCs w:val="16"/>
          </w:rPr>
          <w:delText xml:space="preserve">  </w:delText>
        </w:r>
      </w:del>
      <w:del w:id="9301" w:author="코람코 상장리츠팀" w:date="2026-10-13T09:00:00Z">
        <w:r>
          <w:rPr>
            <w:rFonts w:ascii="Times New Roman" w:eastAsia="바탕체"/>
            <w:kern w:val="0"/>
            <w:sz w:val="16"/>
            <w:szCs w:val="16"/>
          </w:rPr>
          <w:tab/>
          <w:delText xml:space="preserve">(</w:delText>
        </w:r>
      </w:del>
      <w:del w:id="9302" w:author="코람코 상장리츠팀" w:date="2026-10-13T09:00:00Z">
        <w:r>
          <w:rPr>
            <w:rFonts w:ascii="Times New Roman" w:eastAsia="바탕체" w:hint="eastAsia"/>
            <w:kern w:val="0"/>
            <w:sz w:val="16"/>
            <w:szCs w:val="16"/>
          </w:rPr>
          <w:delText xml:space="preserve">인</w:delText>
        </w:r>
      </w:del>
      <w:del w:id="9303" w:author="코람코 상장리츠팀" w:date="2026-10-13T09:00:00Z">
        <w:r>
          <w:rPr>
            <w:rFonts w:ascii="Times New Roman" w:eastAsia="바탕체"/>
            <w:kern w:val="0"/>
            <w:sz w:val="16"/>
            <w:szCs w:val="16"/>
          </w:rPr>
          <w:delText xml:space="preserve">)</w:delText>
        </w:r>
      </w:del>
    </w:p>
    <w:p w14:paraId="54863508" w14:textId="77777777" w:rsidR="00930A79" w:rsidRDefault="00930A79" w:rsidP="006A29C3">
      <w:pPr>
        <w:pStyle w:val="TKNormal"/>
        <w:tabs>
          <w:tab w:val="left" w:pos="3332"/>
        </w:tabs>
        <w:spacing w:line="200" w:lineRule="exact"/>
        <w:rPr>
          <w:rFonts w:ascii="Times New Roman" w:eastAsia="바탕체"/>
          <w:b/>
          <w:kern w:val="0"/>
          <w:sz w:val="16"/>
          <w:szCs w:val="16"/>
          <w:del w:id="9305" w:author="코람코 상장리츠팀" w:date="2026-10-13T09:00:00Z"/>
        </w:rPr>
      </w:pPr>
    </w:p>
    <w:p w14:paraId="3BAD486D" w14:textId="77777777" w:rsidR="00930A79" w:rsidRPr="000A7798" w:rsidRDefault="00930A79" w:rsidP="006A29C3">
      <w:pPr>
        <w:pStyle w:val="TKNormal"/>
        <w:tabs>
          <w:tab w:val="left" w:pos="3332"/>
        </w:tabs>
        <w:spacing w:line="200" w:lineRule="exact"/>
        <w:rPr>
          <w:rFonts w:ascii="Times New Roman" w:eastAsia="바탕체"/>
          <w:kern w:val="0"/>
          <w:sz w:val="16"/>
          <w:szCs w:val="16"/>
          <w:del w:id="9320" w:author="코람코 상장리츠팀" w:date="2026-10-13T09:00:00Z"/>
        </w:rPr>
      </w:pPr>
      <w:del w:id="9306" w:author="코람코 상장리츠팀" w:date="2026-10-13T09:00:00Z">
        <w:r>
          <w:rPr>
            <w:rFonts w:ascii="Times New Roman" w:eastAsia="바탕체"/>
            <w:b/>
            <w:kern w:val="0"/>
            <w:sz w:val="16"/>
            <w:szCs w:val="16"/>
          </w:rPr>
          <w:br w:type="page"/>
        </w:r>
      </w:del>
      <w:del w:id="9307" w:author="코람코 상장리츠팀" w:date="2026-10-13T09:00:00Z">
        <w:r>
          <w:rPr>
            <w:rFonts w:ascii="Times New Roman" w:eastAsia="바탕체" w:hint="eastAsia"/>
            <w:b/>
            <w:kern w:val="0"/>
            <w:sz w:val="16"/>
            <w:szCs w:val="16"/>
          </w:rPr>
          <w:lastRenderedPageBreak/>
          <w:delText xml:space="preserve">(</w:delText>
        </w:r>
      </w:del>
      <w:del w:id="9308" w:author="코람코 상장리츠팀" w:date="2026-10-13T09:00:00Z">
        <w:r>
          <w:rPr>
            <w:rFonts w:ascii="Times New Roman" w:eastAsia="바탕체" w:hint="eastAsia"/>
            <w:b/>
            <w:kern w:val="0"/>
            <w:sz w:val="16"/>
            <w:szCs w:val="16"/>
          </w:rPr>
          <w:delText xml:space="preserve">공동</w:delText>
        </w:r>
      </w:del>
      <w:del w:id="9309" w:author="코람코 상장리츠팀" w:date="2026-10-13T09:00:00Z">
        <w:r>
          <w:rPr>
            <w:rFonts w:ascii="Times New Roman" w:eastAsia="바탕체" w:hint="eastAsia"/>
            <w:b/>
            <w:kern w:val="0"/>
            <w:sz w:val="16"/>
            <w:szCs w:val="16"/>
          </w:rPr>
          <w:delText xml:space="preserve">) 2</w:delText>
        </w:r>
      </w:del>
      <w:del w:id="9310" w:author="코람코 상장리츠팀" w:date="2026-10-13T09:00:00Z">
        <w:r>
          <w:rPr>
            <w:rFonts w:ascii="Times New Roman" w:eastAsia="바탕체" w:hint="eastAsia"/>
            <w:b/>
            <w:kern w:val="0"/>
            <w:sz w:val="16"/>
            <w:szCs w:val="16"/>
          </w:rPr>
          <w:delText xml:space="preserve">순위</w:delText>
        </w:r>
      </w:del>
      <w:del w:id="9311" w:author="코람코 상장리츠팀" w:date="2026-10-13T09:00:00Z">
        <w:r>
          <w:rPr>
            <w:rFonts w:ascii="Times New Roman" w:eastAsia="바탕체" w:hint="eastAsia"/>
            <w:b/>
            <w:kern w:val="0"/>
            <w:sz w:val="16"/>
            <w:szCs w:val="16"/>
          </w:rPr>
          <w:delText xml:space="preserve"> </w:delText>
        </w:r>
      </w:del>
      <w:del w:id="9312" w:author="코람코 상장리츠팀" w:date="2026-10-13T09:00:00Z">
        <w:r>
          <w:rPr>
            <w:rFonts w:ascii="Times New Roman" w:eastAsia="바탕체" w:hint="eastAsia"/>
            <w:b/>
            <w:kern w:val="0"/>
            <w:sz w:val="16"/>
            <w:szCs w:val="16"/>
          </w:rPr>
          <w:delText xml:space="preserve">및</w:delText>
        </w:r>
      </w:del>
      <w:del w:id="9313" w:author="코람코 상장리츠팀" w:date="2026-10-13T09:00:00Z">
        <w:r>
          <w:rPr>
            <w:rFonts w:ascii="Times New Roman" w:eastAsia="바탕체" w:hint="eastAsia"/>
            <w:b/>
            <w:kern w:val="0"/>
            <w:sz w:val="16"/>
            <w:szCs w:val="16"/>
          </w:rPr>
          <w:delText xml:space="preserve"> (</w:delText>
        </w:r>
      </w:del>
      <w:del w:id="9314" w:author="코람코 상장리츠팀" w:date="2026-10-13T09:00:00Z">
        <w:r>
          <w:rPr>
            <w:rFonts w:ascii="Times New Roman" w:eastAsia="바탕체" w:hint="eastAsia"/>
            <w:b/>
            <w:kern w:val="0"/>
            <w:sz w:val="16"/>
            <w:szCs w:val="16"/>
          </w:rPr>
          <w:delText xml:space="preserve">공동</w:delText>
        </w:r>
      </w:del>
      <w:del w:id="9315" w:author="코람코 상장리츠팀" w:date="2026-10-13T09:00:00Z">
        <w:r>
          <w:rPr>
            <w:rFonts w:ascii="Times New Roman" w:eastAsia="바탕체" w:hint="eastAsia"/>
            <w:b/>
            <w:kern w:val="0"/>
            <w:sz w:val="16"/>
            <w:szCs w:val="16"/>
          </w:rPr>
          <w:delText xml:space="preserve">) 3</w:delText>
        </w:r>
      </w:del>
      <w:del w:id="9316" w:author="코람코 상장리츠팀" w:date="2026-10-13T09:00:00Z">
        <w:r>
          <w:rPr>
            <w:rFonts w:ascii="Times New Roman" w:eastAsia="바탕체" w:hint="eastAsia"/>
            <w:b/>
            <w:kern w:val="0"/>
            <w:sz w:val="16"/>
            <w:szCs w:val="16"/>
          </w:rPr>
          <w:delText xml:space="preserve">순위</w:delText>
        </w:r>
      </w:del>
      <w:del w:id="9317" w:author="코람코 상장리츠팀" w:date="2026-10-13T09:00:00Z">
        <w:r>
          <w:rPr>
            <w:rFonts w:ascii="Times New Roman" w:eastAsia="바탕체" w:hint="eastAsia"/>
            <w:b/>
            <w:kern w:val="0"/>
            <w:sz w:val="16"/>
            <w:szCs w:val="16"/>
          </w:rPr>
          <w:delText xml:space="preserve"> </w:delText>
        </w:r>
      </w:del>
      <w:del w:id="9318" w:author="코람코 상장리츠팀" w:date="2026-10-13T09:00:00Z">
        <w:r>
          <w:rPr>
            <w:rFonts w:ascii="Times New Roman" w:eastAsia="바탕체" w:hint="eastAsia"/>
            <w:b/>
            <w:kern w:val="0"/>
            <w:sz w:val="16"/>
            <w:szCs w:val="16"/>
          </w:rPr>
          <w:delText xml:space="preserve">우선수익자</w:delText>
        </w:r>
      </w:del>
      <w:del w:id="9319" w:author="코람코 상장리츠팀" w:date="2026-10-13T09:00:00Z">
        <w:r>
          <w:rPr>
            <w:rFonts w:ascii="Times New Roman" w:eastAsia="바탕체"/>
            <w:kern w:val="0"/>
            <w:sz w:val="16"/>
            <w:szCs w:val="16"/>
          </w:rPr>
          <w:delText xml:space="preserve"> </w:delText>
        </w:r>
      </w:del>
    </w:p>
    <w:p w14:paraId="01C0533F" w14:textId="77777777" w:rsidR="00930A79" w:rsidRPr="000A7798" w:rsidRDefault="00930A79" w:rsidP="006A29C3">
      <w:pPr>
        <w:pStyle w:val="TKNormal"/>
        <w:tabs>
          <w:tab w:val="left" w:pos="3332"/>
        </w:tabs>
        <w:spacing w:line="200" w:lineRule="exact"/>
        <w:rPr>
          <w:rFonts w:ascii="Times New Roman" w:eastAsia="바탕체"/>
          <w:kern w:val="0"/>
          <w:sz w:val="16"/>
          <w:szCs w:val="16"/>
          <w:del w:id="9321" w:author="코람코 상장리츠팀" w:date="2026-10-13T09:00:00Z"/>
        </w:rPr>
      </w:pPr>
    </w:p>
    <w:p w14:paraId="4A463C9A" w14:textId="77777777" w:rsidR="00930A79" w:rsidRPr="000A7798" w:rsidRDefault="00930A79" w:rsidP="006A29C3">
      <w:pPr>
        <w:pStyle w:val="TKNormal"/>
        <w:tabs>
          <w:tab w:val="left" w:pos="3332"/>
        </w:tabs>
        <w:spacing w:line="200" w:lineRule="exact"/>
        <w:rPr>
          <w:rFonts w:ascii="Times New Roman" w:eastAsia="바탕체"/>
          <w:kern w:val="0"/>
          <w:sz w:val="16"/>
          <w:szCs w:val="16"/>
          <w:del w:id="9325" w:author="코람코 상장리츠팀" w:date="2026-10-13T09:00:00Z"/>
        </w:rPr>
      </w:pPr>
      <w:del w:id="9322" w:author="코람코 상장리츠팀" w:date="2026-10-13T09:00:00Z">
        <w:r>
          <w:rPr>
            <w:rFonts w:ascii="Times New Roman" w:eastAsia="바탕체" w:hint="eastAsia"/>
            <w:kern w:val="0"/>
            <w:sz w:val="16"/>
            <w:szCs w:val="16"/>
          </w:rPr>
          <w:delText xml:space="preserve">법인등록번호</w:delText>
        </w:r>
      </w:del>
      <w:del w:id="9323" w:author="코람코 상장리츠팀" w:date="2026-10-13T09:00:00Z">
        <w:r>
          <w:rPr>
            <w:rFonts w:ascii="Times New Roman" w:eastAsia="바탕체"/>
            <w:kern w:val="0"/>
            <w:sz w:val="16"/>
            <w:szCs w:val="16"/>
          </w:rPr>
          <w:delText xml:space="preserve"> : </w:delText>
        </w:r>
      </w:del>
      <w:del w:id="9324" w:author="코람코 상장리츠팀" w:date="2026-10-13T09:00:00Z">
        <w:r>
          <w:rPr>
            <w:rFonts w:ascii="Times New Roman" w:eastAsia="바탕체" w:hint="eastAsia"/>
            <w:kern w:val="0"/>
            <w:sz w:val="16"/>
            <w:szCs w:val="16"/>
          </w:rPr>
          <w:delText xml:space="preserve">[*]</w:delText>
        </w:r>
      </w:del>
    </w:p>
    <w:p w14:paraId="038FB9F1" w14:textId="77777777" w:rsidR="00930A79" w:rsidRDefault="00930A79" w:rsidP="006A29C3">
      <w:pPr>
        <w:pStyle w:val="TKNormal"/>
        <w:tabs>
          <w:tab w:val="left" w:pos="3332"/>
        </w:tabs>
        <w:spacing w:line="200" w:lineRule="exact"/>
        <w:rPr>
          <w:rFonts w:ascii="Times New Roman" w:eastAsia="바탕체"/>
          <w:kern w:val="0"/>
          <w:sz w:val="22"/>
          <w:del w:id="9331" w:author="코람코 상장리츠팀" w:date="2026-10-13T09:00:00Z"/>
        </w:rPr>
      </w:pPr>
      <w:del w:id="9326" w:author="코람코 상장리츠팀" w:date="2026-10-13T09:00:00Z">
        <w:r>
          <w:rPr>
            <w:rFonts w:ascii="Times New Roman" w:eastAsia="바탕체" w:hint="eastAsia"/>
            <w:kern w:val="0"/>
            <w:sz w:val="16"/>
            <w:szCs w:val="16"/>
          </w:rPr>
          <w:delText xml:space="preserve">주</w:delText>
        </w:r>
      </w:del>
      <w:del w:id="9327" w:author="코람코 상장리츠팀" w:date="2026-10-13T09:00:00Z">
        <w:r>
          <w:rPr>
            <w:rFonts w:ascii="Times New Roman" w:eastAsia="바탕체"/>
            <w:kern w:val="0"/>
            <w:sz w:val="16"/>
            <w:szCs w:val="16"/>
          </w:rPr>
          <w:delText xml:space="preserve">        </w:delText>
        </w:r>
      </w:del>
      <w:del w:id="9328" w:author="코람코 상장리츠팀" w:date="2026-10-13T09:00:00Z">
        <w:r>
          <w:rPr>
            <w:rFonts w:ascii="Times New Roman" w:eastAsia="바탕체" w:hint="eastAsia"/>
            <w:kern w:val="0"/>
            <w:sz w:val="16"/>
            <w:szCs w:val="16"/>
          </w:rPr>
          <w:delText xml:space="preserve">소</w:delText>
        </w:r>
      </w:del>
      <w:del w:id="9329" w:author="코람코 상장리츠팀" w:date="2026-10-13T09:00:00Z">
        <w:r>
          <w:rPr>
            <w:rFonts w:ascii="Times New Roman" w:eastAsia="바탕체"/>
            <w:kern w:val="0"/>
            <w:sz w:val="16"/>
            <w:szCs w:val="16"/>
          </w:rPr>
          <w:delText xml:space="preserve"> : </w:delText>
        </w:r>
      </w:del>
      <w:del w:id="9330" w:author="코람코 상장리츠팀" w:date="2026-10-13T09:00:00Z">
        <w:r>
          <w:rPr>
            <w:rFonts w:ascii="Times New Roman" w:eastAsia="바탕체" w:hint="eastAsia"/>
            <w:kern w:val="0"/>
            <w:sz w:val="16"/>
            <w:szCs w:val="16"/>
          </w:rPr>
          <w:delText xml:space="preserve">[*]</w:delText>
        </w:r>
      </w:del>
    </w:p>
    <w:p w14:paraId="3BDCFC70" w14:textId="77777777" w:rsidR="00930A79" w:rsidRPr="000A7798" w:rsidRDefault="00930A79" w:rsidP="006A29C3">
      <w:pPr>
        <w:pStyle w:val="TKNormal"/>
        <w:tabs>
          <w:tab w:val="left" w:pos="3332"/>
        </w:tabs>
        <w:spacing w:line="200" w:lineRule="exact"/>
        <w:rPr>
          <w:rFonts w:ascii="Times New Roman" w:eastAsia="바탕체"/>
          <w:kern w:val="0"/>
          <w:sz w:val="16"/>
          <w:szCs w:val="16"/>
          <w:del w:id="9339" w:author="코람코 상장리츠팀" w:date="2026-10-13T09:00:00Z"/>
        </w:rPr>
      </w:pPr>
      <w:del w:id="9332" w:author="코람코 상장리츠팀" w:date="2026-10-13T09:00:00Z">
        <w:r>
          <w:rPr>
            <w:rFonts w:ascii="Times New Roman" w:eastAsia="바탕체" w:hint="eastAsia"/>
            <w:kern w:val="0"/>
            <w:sz w:val="16"/>
            <w:szCs w:val="16"/>
          </w:rPr>
          <w:delText xml:space="preserve">법</w:delText>
        </w:r>
      </w:del>
      <w:del w:id="9333" w:author="코람코 상장리츠팀" w:date="2026-10-13T09:00:00Z">
        <w:r>
          <w:rPr>
            <w:rFonts w:ascii="Times New Roman" w:eastAsia="바탕체"/>
            <w:kern w:val="0"/>
            <w:sz w:val="16"/>
            <w:szCs w:val="16"/>
          </w:rPr>
          <w:delText xml:space="preserve">   </w:delText>
        </w:r>
      </w:del>
      <w:del w:id="9334" w:author="코람코 상장리츠팀" w:date="2026-10-13T09:00:00Z">
        <w:r>
          <w:rPr>
            <w:rFonts w:ascii="Times New Roman" w:eastAsia="바탕체" w:hint="eastAsia"/>
            <w:kern w:val="0"/>
            <w:sz w:val="16"/>
            <w:szCs w:val="16"/>
          </w:rPr>
          <w:delText xml:space="preserve">인</w:delText>
        </w:r>
      </w:del>
      <w:del w:id="9335" w:author="코람코 상장리츠팀" w:date="2026-10-13T09:00:00Z">
        <w:r>
          <w:rPr>
            <w:rFonts w:ascii="Times New Roman" w:eastAsia="바탕체"/>
            <w:kern w:val="0"/>
            <w:sz w:val="16"/>
            <w:szCs w:val="16"/>
          </w:rPr>
          <w:delText xml:space="preserve">   </w:delText>
        </w:r>
      </w:del>
      <w:del w:id="9336" w:author="코람코 상장리츠팀" w:date="2026-10-13T09:00:00Z">
        <w:r>
          <w:rPr>
            <w:rFonts w:ascii="Times New Roman" w:eastAsia="바탕체" w:hint="eastAsia"/>
            <w:kern w:val="0"/>
            <w:sz w:val="16"/>
            <w:szCs w:val="16"/>
          </w:rPr>
          <w:delText xml:space="preserve">명</w:delText>
        </w:r>
      </w:del>
      <w:del w:id="9337" w:author="코람코 상장리츠팀" w:date="2026-10-13T09:00:00Z">
        <w:r>
          <w:rPr>
            <w:rFonts w:ascii="Times New Roman" w:eastAsia="바탕체"/>
            <w:kern w:val="0"/>
            <w:sz w:val="16"/>
            <w:szCs w:val="16"/>
          </w:rPr>
          <w:delText xml:space="preserve"> : </w:delText>
        </w:r>
      </w:del>
      <w:del w:id="9338" w:author="코람코 상장리츠팀" w:date="2026-10-13T09:00:00Z">
        <w:r>
          <w:rPr>
            <w:rFonts w:ascii="Times New Roman" w:eastAsia="바탕체" w:hint="eastAsia"/>
            <w:kern w:val="0"/>
            <w:sz w:val="16"/>
            <w:szCs w:val="16"/>
          </w:rPr>
          <w:delText xml:space="preserve">[*]</w:delText>
        </w:r>
      </w:del>
    </w:p>
    <w:p w14:paraId="27CD1CC5" w14:textId="77777777" w:rsidR="00930A79" w:rsidRDefault="00930A79" w:rsidP="006A29C3">
      <w:pPr>
        <w:pStyle w:val="TKNormal"/>
        <w:tabs>
          <w:tab w:val="left" w:pos="3332"/>
        </w:tabs>
        <w:spacing w:line="200" w:lineRule="exact"/>
        <w:ind w:leftChars="567" w:left="1134"/>
        <w:rPr>
          <w:rFonts w:ascii="Times New Roman" w:eastAsia="바탕체"/>
          <w:kern w:val="0"/>
          <w:sz w:val="16"/>
          <w:szCs w:val="16"/>
          <w:del w:id="9346" w:author="코람코 상장리츠팀" w:date="2026-10-13T09:00:00Z"/>
        </w:rPr>
      </w:pPr>
      <w:del w:id="9340" w:author="코람코 상장리츠팀" w:date="2026-10-13T09:00:00Z">
        <w:r>
          <w:rPr>
            <w:rFonts w:ascii="Times New Roman" w:eastAsia="바탕체" w:hint="eastAsia"/>
            <w:kern w:val="0"/>
            <w:sz w:val="16"/>
            <w:szCs w:val="16"/>
          </w:rPr>
          <w:delText xml:space="preserve">대표자</w:delText>
        </w:r>
      </w:del>
      <w:del w:id="9341" w:author="코람코 상장리츠팀" w:date="2026-10-13T09:00:00Z">
        <w:r>
          <w:rPr>
            <w:rFonts w:ascii="Times New Roman" w:eastAsia="바탕체" w:hint="eastAsia"/>
            <w:kern w:val="0"/>
            <w:sz w:val="16"/>
            <w:szCs w:val="16"/>
          </w:rPr>
          <w:delText xml:space="preserve"> [*]        </w:delText>
        </w:r>
      </w:del>
      <w:del w:id="9342" w:author="코람코 상장리츠팀" w:date="2026-10-13T09:00:00Z">
        <w:r>
          <w:rPr>
            <w:rFonts w:ascii="Times New Roman" w:eastAsia="바탕체"/>
            <w:kern w:val="0"/>
            <w:sz w:val="16"/>
            <w:szCs w:val="16"/>
          </w:rPr>
          <w:delText xml:space="preserve">  </w:delText>
        </w:r>
      </w:del>
      <w:del w:id="9343" w:author="코람코 상장리츠팀" w:date="2026-10-13T09:00:00Z">
        <w:r>
          <w:rPr>
            <w:rFonts w:ascii="Times New Roman" w:eastAsia="바탕체"/>
            <w:kern w:val="0"/>
            <w:sz w:val="16"/>
            <w:szCs w:val="16"/>
          </w:rPr>
          <w:tab/>
          <w:delText xml:space="preserve">(</w:delText>
        </w:r>
      </w:del>
      <w:del w:id="9344" w:author="코람코 상장리츠팀" w:date="2026-10-13T09:00:00Z">
        <w:r>
          <w:rPr>
            <w:rFonts w:ascii="Times New Roman" w:eastAsia="바탕체" w:hint="eastAsia"/>
            <w:kern w:val="0"/>
            <w:sz w:val="16"/>
            <w:szCs w:val="16"/>
          </w:rPr>
          <w:delText xml:space="preserve">인</w:delText>
        </w:r>
      </w:del>
      <w:del w:id="9345" w:author="코람코 상장리츠팀" w:date="2026-10-13T09:00:00Z">
        <w:r>
          <w:rPr>
            <w:rFonts w:ascii="Times New Roman" w:eastAsia="바탕체"/>
            <w:kern w:val="0"/>
            <w:sz w:val="16"/>
            <w:szCs w:val="16"/>
          </w:rPr>
          <w:delText xml:space="preserve">)</w:delText>
        </w:r>
      </w:del>
    </w:p>
    <w:p w14:paraId="02D5815E" w14:textId="77777777" w:rsidR="00930A79" w:rsidRPr="00AE3364" w:rsidRDefault="00930A79" w:rsidP="006A29C3">
      <w:pPr>
        <w:pStyle w:val="TKNormal"/>
        <w:jc w:val="left"/>
        <w:rPr>
          <w:rFonts w:ascii="Times New Roman" w:eastAsia="바탕체"/>
          <w:kern w:val="0"/>
          <w:sz w:val="16"/>
          <w:szCs w:val="16"/>
        </w:rPr>
      </w:pPr>
      <w:r>
        <w:rPr>
          <w:rFonts w:ascii="Times New Roman" w:eastAsia="바탕체"/>
          <w:kern w:val="0"/>
          <w:sz w:val="16"/>
          <w:szCs w:val="16"/>
        </w:rPr>
        <w:br w:type="page"/>
      </w:r>
      <w:r>
        <w:rPr>
          <w:rFonts w:ascii="Times New Roman" w:eastAsia="바탕체" w:hint="eastAsia"/>
          <w:b/>
          <w:sz w:val="16"/>
          <w:szCs w:val="16"/>
        </w:rPr>
        <w:lastRenderedPageBreak/>
        <w:t>별첨</w:t>
      </w:r>
      <w:r>
        <w:rPr>
          <w:rFonts w:ascii="Times New Roman" w:eastAsia="바탕체" w:hint="eastAsia"/>
          <w:b/>
          <w:sz w:val="16"/>
          <w:szCs w:val="16"/>
        </w:rPr>
        <w:t xml:space="preserve"> </w:t>
      </w:r>
      <w:r>
        <w:rPr>
          <w:rFonts w:ascii="Times New Roman" w:eastAsia="바탕체"/>
          <w:b/>
          <w:sz w:val="16"/>
          <w:szCs w:val="16"/>
        </w:rPr>
        <w:t>1.</w:t>
      </w:r>
    </w:p>
    <w:p w14:paraId="53D0B7C8" w14:textId="77777777" w:rsidR="00930A79" w:rsidRPr="00F15B0C" w:rsidRDefault="00930A79" w:rsidP="006A29C3">
      <w:pPr>
        <w:pStyle w:val="TKNormal"/>
        <w:spacing w:line="200" w:lineRule="exact"/>
        <w:jc w:val="center"/>
        <w:rPr>
          <w:rFonts w:ascii="Times New Roman" w:eastAsia="바탕체"/>
          <w:b/>
          <w:color w:val="000000"/>
          <w:spacing w:val="6"/>
          <w:sz w:val="22"/>
          <w:szCs w:val="20"/>
        </w:rPr>
      </w:pPr>
    </w:p>
    <w:p w14:paraId="09275C30" w14:textId="77777777" w:rsidR="00930A79" w:rsidRPr="00F15B0C" w:rsidRDefault="00930A79" w:rsidP="006A29C3">
      <w:pPr>
        <w:pStyle w:val="TKNormal"/>
        <w:spacing w:line="200" w:lineRule="exact"/>
        <w:jc w:val="center"/>
        <w:rPr>
          <w:rFonts w:ascii="바탕체" w:eastAsia="바탕체" w:hAnsi="바탕체"/>
          <w:b/>
          <w:color w:val="000000"/>
          <w:sz w:val="16"/>
          <w:szCs w:val="16"/>
          <w:u w:val="single"/>
        </w:rPr>
      </w:pPr>
      <w:r>
        <w:rPr>
          <w:rFonts w:ascii="바탕체" w:eastAsia="바탕체" w:hAnsi="바탕체" w:hint="eastAsia"/>
          <w:b/>
          <w:color w:val="000000"/>
          <w:sz w:val="16"/>
          <w:szCs w:val="16"/>
          <w:u w:val="single"/>
        </w:rPr>
        <w:t>우선수익자들</w:t>
      </w:r>
      <w:r>
        <w:rPr>
          <w:rFonts w:ascii="바탕체" w:eastAsia="바탕체" w:hAnsi="바탕체" w:hint="eastAsia"/>
          <w:b/>
          <w:color w:val="000000"/>
          <w:sz w:val="16"/>
          <w:szCs w:val="16"/>
          <w:u w:val="single"/>
        </w:rPr>
        <w:t xml:space="preserve"> </w:t>
      </w:r>
      <w:r>
        <w:rPr>
          <w:rFonts w:ascii="바탕체" w:eastAsia="바탕체" w:hAnsi="바탕체"/>
          <w:b/>
          <w:color w:val="000000"/>
          <w:sz w:val="16"/>
          <w:szCs w:val="16"/>
          <w:u w:val="single"/>
        </w:rPr>
        <w:t>목록</w:t>
      </w:r>
    </w:p>
    <w:p w14:paraId="46085077" w14:textId="77777777" w:rsidR="00930A79" w:rsidRDefault="00930A79" w:rsidP="006A29C3">
      <w:pPr>
        <w:pStyle w:val="TKNormal"/>
        <w:spacing w:line="200" w:lineRule="exact"/>
        <w:rPr>
          <w:rFonts w:ascii="Times New Roman" w:eastAsia="바탕체"/>
          <w:b/>
          <w:sz w:val="16"/>
          <w:szCs w:val="16"/>
        </w:rPr>
      </w:pPr>
    </w:p>
    <w:p w14:paraId="4803B375" w14:textId="77777777" w:rsidR="00930A79" w:rsidRPr="00F15B0C" w:rsidRDefault="00930A79" w:rsidP="006A29C3">
      <w:pPr>
        <w:pStyle w:val="TKNormal"/>
        <w:widowControl w:val="0"/>
        <w:wordWrap w:val="0"/>
        <w:autoSpaceDE w:val="0"/>
        <w:autoSpaceDN w:val="0"/>
        <w:spacing w:line="295" w:lineRule="auto"/>
        <w:rPr>
          <w:rFonts w:ascii="Times New Roman" w:eastAsia="바탕체"/>
          <w:color w:val="000000"/>
          <w:sz w:val="22"/>
          <w:szCs w:val="20"/>
        </w:rPr>
      </w:pPr>
      <w:r>
        <w:rPr>
          <w:rFonts w:ascii="Times New Roman" w:eastAsia="바탕체" w:hint="eastAsia"/>
          <w:color w:val="000000"/>
          <w:sz w:val="22"/>
          <w:szCs w:val="20"/>
        </w:rPr>
        <w:t>1. 1</w:t>
      </w:r>
      <w:r>
        <w:rPr>
          <w:rFonts w:ascii="Times New Roman" w:eastAsia="바탕체" w:hint="eastAsia"/>
          <w:color w:val="000000"/>
          <w:sz w:val="22"/>
          <w:szCs w:val="20"/>
        </w:rPr>
        <w:t>순위</w:t>
      </w:r>
      <w:r>
        <w:rPr>
          <w:rFonts w:ascii="Times New Roman" w:eastAsia="바탕체" w:hint="eastAsia"/>
          <w:color w:val="000000"/>
          <w:sz w:val="22"/>
          <w:szCs w:val="20"/>
        </w:rPr>
        <w:t xml:space="preserve"> </w:t>
      </w:r>
      <w:r>
        <w:rPr>
          <w:rFonts w:ascii="Times New Roman" w:eastAsia="바탕체" w:hint="eastAsia"/>
          <w:color w:val="000000"/>
          <w:sz w:val="22"/>
          <w:szCs w:val="20"/>
        </w:rPr>
        <w:t>우선수익자</w:t>
      </w:r>
      <w:r>
        <w:rPr>
          <w:rFonts w:ascii="Times New Roman" w:eastAsia="바탕체" w:hint="eastAsia"/>
          <w:color w:val="000000"/>
          <w:sz w:val="22"/>
          <w:szCs w:val="20"/>
        </w:rPr>
        <w:t xml:space="preserve">: </w:t>
      </w:r>
      <w:r>
        <w:rPr>
          <w:rFonts w:ascii="Times New Roman" w:eastAsia="바탕체" w:hint="eastAsia"/>
          <w:color w:val="000000"/>
          <w:sz w:val="22"/>
          <w:szCs w:val="20"/>
        </w:rPr>
        <w:t>쿠팡</w:t>
      </w:r>
      <w:r>
        <w:rPr>
          <w:rFonts w:ascii="Times New Roman" w:eastAsia="바탕체" w:hint="eastAsia"/>
          <w:color w:val="000000"/>
          <w:sz w:val="22"/>
          <w:szCs w:val="20"/>
        </w:rPr>
        <w:t xml:space="preserve"> </w:t>
      </w:r>
      <w:r>
        <w:rPr>
          <w:rFonts w:ascii="Times New Roman" w:eastAsia="바탕체" w:hint="eastAsia"/>
          <w:color w:val="000000"/>
          <w:sz w:val="22"/>
          <w:szCs w:val="20"/>
        </w:rPr>
        <w:t>주식회사</w:t>
      </w:r>
      <w:r>
        <w:rPr>
          <w:rFonts w:ascii="Times New Roman" w:eastAsia="바탕체" w:hint="eastAsia"/>
          <w:color w:val="000000"/>
          <w:sz w:val="22"/>
          <w:szCs w:val="20"/>
        </w:rPr>
        <w:t xml:space="preserve"> (</w:t>
      </w:r>
      <w:r>
        <w:rPr>
          <w:rFonts w:ascii="Times New Roman" w:eastAsia="바탕체" w:hint="eastAsia"/>
          <w:color w:val="000000"/>
          <w:sz w:val="22"/>
          <w:szCs w:val="20"/>
        </w:rPr>
        <w:t>우선수익한도금액</w:t>
      </w:r>
      <w:r>
        <w:rPr>
          <w:rFonts w:ascii="Times New Roman" w:eastAsia="바탕체" w:hint="eastAsia"/>
          <w:color w:val="000000"/>
          <w:sz w:val="22"/>
          <w:szCs w:val="20"/>
        </w:rPr>
        <w:t xml:space="preserve"> </w:t>
      </w:r>
      <w:r>
        <w:rPr>
          <w:rFonts w:ascii="Times New Roman" w:eastAsia="바탕체" w:hint="eastAsia"/>
          <w:color w:val="000000"/>
          <w:sz w:val="22"/>
          <w:szCs w:val="20"/>
        </w:rPr>
        <w:t>금</w:t>
      </w:r>
      <w:r>
        <w:rPr>
          <w:rFonts w:ascii="Times New Roman" w:eastAsia="바탕체" w:hint="eastAsia"/>
          <w:color w:val="000000"/>
          <w:sz w:val="22"/>
          <w:szCs w:val="20"/>
        </w:rPr>
        <w:t>2,132,586,000</w:t>
      </w:r>
      <w:r>
        <w:rPr>
          <w:rFonts w:ascii="Times New Roman" w:eastAsia="바탕체" w:hint="eastAsia"/>
          <w:color w:val="000000"/>
          <w:sz w:val="22"/>
          <w:szCs w:val="20"/>
        </w:rPr>
        <w:t>원</w:t>
      </w:r>
      <w:r>
        <w:rPr>
          <w:rFonts w:ascii="Times New Roman" w:eastAsia="바탕체" w:hint="eastAsia"/>
          <w:color w:val="000000"/>
          <w:sz w:val="22"/>
          <w:szCs w:val="20"/>
        </w:rPr>
        <w:t>)</w:t>
      </w:r>
    </w:p>
    <w:p w14:paraId="51085B41" w14:textId="77777777" w:rsidR="00DE42D9" w:rsidRDefault="00930A79">
      <w:pPr>
        <w:pStyle w:val="TKNormal"/>
        <w:widowControl w:val="0"/>
        <w:wordWrap w:val="0"/>
        <w:autoSpaceDE w:val="0"/>
        <w:autoSpaceDN w:val="0"/>
        <w:spacing w:line="295" w:lineRule="auto"/>
        <w:rPr>
          <w:rFonts w:ascii="Times New Roman" w:eastAsia="바탕체"/>
          <w:color w:val="000000"/>
          <w:sz w:val="22"/>
          <w:szCs w:val="20"/>
        </w:rPr>
      </w:pPr>
      <w:r>
        <w:rPr>
          <w:rFonts w:ascii="Times New Roman" w:eastAsia="바탕체"/>
          <w:color w:val="000000"/>
          <w:sz w:val="22"/>
          <w:szCs w:val="20"/>
        </w:rPr>
        <w:t xml:space="preserve">2. </w:t>
      </w:r>
      <w:r>
        <w:rPr>
          <w:rFonts w:ascii="Times New Roman" w:eastAsia="바탕체"/>
          <w:color w:val="000000"/>
          <w:sz w:val="22"/>
          <w:szCs w:val="20"/>
        </w:rPr>
        <w:t>공동</w:t>
      </w:r>
      <w:r>
        <w:rPr>
          <w:rFonts w:ascii="Times New Roman" w:eastAsia="바탕체"/>
          <w:color w:val="000000"/>
          <w:sz w:val="22"/>
          <w:szCs w:val="20"/>
        </w:rPr>
        <w:t xml:space="preserve"> 2</w:t>
      </w:r>
      <w:r>
        <w:rPr>
          <w:rFonts w:ascii="Times New Roman" w:eastAsia="바탕체"/>
          <w:color w:val="000000"/>
          <w:sz w:val="22"/>
          <w:szCs w:val="20"/>
        </w:rPr>
        <w:t>순위</w:t>
      </w:r>
      <w:r>
        <w:rPr>
          <w:rFonts w:ascii="Times New Roman" w:eastAsia="바탕체"/>
          <w:color w:val="000000"/>
          <w:sz w:val="22"/>
          <w:szCs w:val="20"/>
        </w:rPr>
        <w:t xml:space="preserve"> </w:t>
      </w:r>
      <w:r>
        <w:rPr>
          <w:rFonts w:ascii="Times New Roman" w:eastAsia="바탕체"/>
          <w:color w:val="000000"/>
          <w:sz w:val="22"/>
          <w:szCs w:val="20"/>
        </w:rPr>
        <w:t>우선수익자</w:t>
      </w:r>
      <w:r>
        <w:rPr>
          <w:rFonts w:ascii="Times New Roman" w:eastAsia="바탕체"/>
          <w:color w:val="000000"/>
          <w:sz w:val="22"/>
          <w:szCs w:val="20"/>
        </w:rPr>
        <w:t xml:space="preserve">(Tranche A): </w:t>
      </w:r>
      <w:r>
        <w:rPr>
          <w:rFonts w:ascii="Times New Roman" w:eastAsia="바탕체"/>
          <w:color w:val="000000"/>
          <w:sz w:val="22"/>
          <w:szCs w:val="20"/>
        </w:rPr>
        <w:t>주식회사</w:t>
      </w:r>
      <w:r>
        <w:rPr>
          <w:rFonts w:ascii="Times New Roman" w:eastAsia="바탕체"/>
          <w:color w:val="000000"/>
          <w:sz w:val="22"/>
          <w:szCs w:val="20"/>
        </w:rPr>
        <w:t xml:space="preserve"> </w:t>
      </w:r>
      <w:r>
        <w:rPr>
          <w:rFonts w:ascii="Times New Roman" w:eastAsia="바탕체"/>
          <w:color w:val="000000"/>
          <w:sz w:val="22"/>
          <w:szCs w:val="20"/>
        </w:rPr>
        <w:t>우리은행</w:t>
      </w:r>
      <w:r>
        <w:rPr>
          <w:rFonts w:ascii="Times New Roman" w:eastAsia="바탕체"/>
          <w:color w:val="000000"/>
          <w:sz w:val="22"/>
          <w:szCs w:val="20"/>
        </w:rPr>
        <w:t xml:space="preserve"> </w:t>
      </w:r>
      <w:r>
        <w:rPr>
          <w:rFonts w:ascii="Times New Roman" w:eastAsia="바탕체"/>
          <w:color w:val="000000"/>
          <w:sz w:val="22"/>
          <w:szCs w:val="20"/>
        </w:rPr>
        <w:t>외</w:t>
      </w:r>
      <w:r>
        <w:rPr>
          <w:rFonts w:ascii="Times New Roman" w:eastAsia="바탕체"/>
          <w:color w:val="000000"/>
          <w:sz w:val="22"/>
          <w:szCs w:val="20"/>
        </w:rPr>
        <w:t xml:space="preserve"> Tranche A </w:t>
      </w:r>
      <w:r>
        <w:rPr>
          <w:rFonts w:ascii="Times New Roman" w:eastAsia="바탕체"/>
          <w:color w:val="000000"/>
          <w:sz w:val="22"/>
          <w:szCs w:val="20"/>
        </w:rPr>
        <w:t>대주</w:t>
      </w:r>
      <w:r>
        <w:rPr>
          <w:rFonts w:ascii="Times New Roman" w:eastAsia="바탕체"/>
          <w:color w:val="000000"/>
          <w:sz w:val="22"/>
          <w:szCs w:val="20"/>
        </w:rPr>
        <w:t xml:space="preserve"> [</w:t>
      </w:r>
      <w:r>
        <w:rPr>
          <w:rFonts w:ascii="Times New Roman" w:eastAsia="바탕체"/>
          <w:color w:val="000000"/>
          <w:sz w:val="22"/>
          <w:szCs w:val="20"/>
        </w:rPr>
        <w:t>확정</w:t>
      </w:r>
      <w:r>
        <w:rPr>
          <w:rFonts w:ascii="Times New Roman" w:eastAsia="바탕체"/>
          <w:color w:val="000000"/>
          <w:sz w:val="22"/>
          <w:szCs w:val="20"/>
        </w:rPr>
        <w:t xml:space="preserve"> </w:t>
      </w:r>
      <w:r>
        <w:rPr>
          <w:rFonts w:ascii="Times New Roman" w:eastAsia="바탕체"/>
          <w:color w:val="000000"/>
          <w:sz w:val="22"/>
          <w:szCs w:val="20"/>
        </w:rPr>
        <w:t>시</w:t>
      </w:r>
      <w:r>
        <w:rPr>
          <w:rFonts w:ascii="Times New Roman" w:eastAsia="바탕체"/>
          <w:color w:val="000000"/>
          <w:sz w:val="22"/>
          <w:szCs w:val="20"/>
        </w:rPr>
        <w:t xml:space="preserve"> </w:t>
      </w:r>
      <w:r>
        <w:rPr>
          <w:rFonts w:ascii="Times New Roman" w:eastAsia="바탕체"/>
          <w:color w:val="000000"/>
          <w:sz w:val="22"/>
          <w:szCs w:val="20"/>
        </w:rPr>
        <w:t>기재</w:t>
      </w:r>
      <w:r>
        <w:rPr>
          <w:rFonts w:ascii="Times New Roman" w:eastAsia="바탕체"/>
          <w:color w:val="000000"/>
          <w:sz w:val="22"/>
          <w:szCs w:val="20"/>
        </w:rPr>
        <w:t>] (</w:t>
      </w:r>
      <w:r>
        <w:rPr>
          <w:rFonts w:ascii="Times New Roman" w:eastAsia="바탕체"/>
          <w:color w:val="000000"/>
          <w:sz w:val="22"/>
          <w:szCs w:val="20"/>
        </w:rPr>
        <w:t>우선수익한도금액</w:t>
      </w:r>
      <w:r>
        <w:rPr>
          <w:rFonts w:ascii="Times New Roman" w:eastAsia="바탕체"/>
          <w:color w:val="000000"/>
          <w:sz w:val="22"/>
          <w:szCs w:val="20"/>
        </w:rPr>
        <w:t xml:space="preserve"> </w:t>
      </w:r>
      <w:r>
        <w:rPr>
          <w:rFonts w:ascii="Times New Roman" w:eastAsia="바탕체"/>
          <w:color w:val="000000"/>
          <w:sz w:val="22"/>
          <w:szCs w:val="20"/>
        </w:rPr>
        <w:t>합계</w:t>
      </w:r>
      <w:r>
        <w:rPr>
          <w:rFonts w:ascii="Times New Roman" w:eastAsia="바탕체"/>
          <w:color w:val="000000"/>
          <w:sz w:val="22"/>
          <w:szCs w:val="20"/>
        </w:rPr>
        <w:t xml:space="preserve"> </w:t>
      </w:r>
      <w:r>
        <w:rPr>
          <w:rFonts w:ascii="Times New Roman" w:eastAsia="바탕체"/>
          <w:color w:val="000000"/>
          <w:sz w:val="22"/>
          <w:szCs w:val="20"/>
        </w:rPr>
        <w:t>금</w:t>
      </w:r>
      <w:r>
        <w:rPr>
          <w:rFonts w:ascii="Times New Roman" w:eastAsia="바탕체"/>
          <w:color w:val="000000"/>
          <w:sz w:val="22"/>
          <w:szCs w:val="20"/>
        </w:rPr>
        <w:t>192,000,000,000</w:t>
      </w:r>
      <w:r>
        <w:rPr>
          <w:rFonts w:ascii="Times New Roman" w:eastAsia="바탕체"/>
          <w:color w:val="000000"/>
          <w:sz w:val="22"/>
          <w:szCs w:val="20"/>
        </w:rPr>
        <w:t>원</w:t>
      </w:r>
      <w:r>
        <w:rPr>
          <w:rFonts w:ascii="Times New Roman" w:eastAsia="바탕체"/>
          <w:color w:val="000000"/>
          <w:sz w:val="22"/>
          <w:szCs w:val="20"/>
        </w:rPr>
        <w:t xml:space="preserve">, </w:t>
      </w:r>
      <w:r>
        <w:rPr>
          <w:rFonts w:ascii="Times New Roman" w:eastAsia="바탕체"/>
          <w:color w:val="000000"/>
          <w:sz w:val="22"/>
          <w:szCs w:val="20"/>
        </w:rPr>
        <w:t>각</w:t>
      </w:r>
      <w:r>
        <w:rPr>
          <w:rFonts w:ascii="Times New Roman" w:eastAsia="바탕체"/>
          <w:color w:val="000000"/>
          <w:sz w:val="22"/>
          <w:szCs w:val="20"/>
        </w:rPr>
        <w:t xml:space="preserve"> </w:t>
      </w:r>
      <w:r>
        <w:rPr>
          <w:rFonts w:ascii="Times New Roman" w:eastAsia="바탕체"/>
          <w:color w:val="000000"/>
          <w:sz w:val="22"/>
          <w:szCs w:val="20"/>
        </w:rPr>
        <w:t>대출약정금의</w:t>
      </w:r>
      <w:r>
        <w:rPr>
          <w:rFonts w:ascii="Times New Roman" w:eastAsia="바탕체"/>
          <w:color w:val="000000"/>
          <w:sz w:val="22"/>
          <w:szCs w:val="20"/>
        </w:rPr>
        <w:t xml:space="preserve"> 120%)</w:t>
      </w:r>
    </w:p>
    <w:p w14:paraId="48A1BEF4" w14:textId="77777777" w:rsidR="00DE42D9" w:rsidRDefault="00930A79">
      <w:pPr>
        <w:pStyle w:val="TKNormal"/>
        <w:widowControl w:val="0"/>
        <w:wordWrap w:val="0"/>
        <w:autoSpaceDE w:val="0"/>
        <w:autoSpaceDN w:val="0"/>
        <w:spacing w:line="295" w:lineRule="auto"/>
        <w:rPr>
          <w:rFonts w:ascii="Times New Roman" w:eastAsia="바탕체"/>
          <w:color w:val="000000"/>
          <w:sz w:val="22"/>
          <w:szCs w:val="20"/>
        </w:rPr>
      </w:pPr>
      <w:r>
        <w:rPr>
          <w:rFonts w:ascii="Times New Roman" w:eastAsia="바탕체"/>
          <w:color w:val="000000"/>
          <w:sz w:val="22"/>
          <w:szCs w:val="20"/>
        </w:rPr>
        <w:t xml:space="preserve">3. </w:t>
      </w:r>
      <w:r>
        <w:rPr>
          <w:rFonts w:ascii="Times New Roman" w:eastAsia="바탕체"/>
          <w:color w:val="000000"/>
          <w:sz w:val="22"/>
          <w:szCs w:val="20"/>
        </w:rPr>
        <w:t>공동</w:t>
      </w:r>
      <w:r>
        <w:rPr>
          <w:rFonts w:ascii="Times New Roman" w:eastAsia="바탕체"/>
          <w:color w:val="000000"/>
          <w:sz w:val="22"/>
          <w:szCs w:val="20"/>
        </w:rPr>
        <w:t xml:space="preserve"> 3</w:t>
      </w:r>
      <w:r>
        <w:rPr>
          <w:rFonts w:ascii="Times New Roman" w:eastAsia="바탕체"/>
          <w:color w:val="000000"/>
          <w:sz w:val="22"/>
          <w:szCs w:val="20"/>
        </w:rPr>
        <w:t>순위</w:t>
      </w:r>
      <w:r>
        <w:rPr>
          <w:rFonts w:ascii="Times New Roman" w:eastAsia="바탕체"/>
          <w:color w:val="000000"/>
          <w:sz w:val="22"/>
          <w:szCs w:val="20"/>
        </w:rPr>
        <w:t xml:space="preserve"> </w:t>
      </w:r>
      <w:r>
        <w:rPr>
          <w:rFonts w:ascii="Times New Roman" w:eastAsia="바탕체"/>
          <w:color w:val="000000"/>
          <w:sz w:val="22"/>
          <w:szCs w:val="20"/>
        </w:rPr>
        <w:t>우선수익자</w:t>
      </w:r>
      <w:r>
        <w:rPr>
          <w:rFonts w:ascii="Times New Roman" w:eastAsia="바탕체"/>
          <w:color w:val="000000"/>
          <w:sz w:val="22"/>
          <w:szCs w:val="20"/>
        </w:rPr>
        <w:t xml:space="preserve">(Tranche B): </w:t>
      </w:r>
      <w:r>
        <w:rPr>
          <w:rFonts w:ascii="Times New Roman" w:eastAsia="바탕체"/>
          <w:color w:val="000000"/>
          <w:sz w:val="22"/>
          <w:szCs w:val="20"/>
        </w:rPr>
        <w:t>키움캐피탈</w:t>
      </w:r>
      <w:r>
        <w:rPr>
          <w:rFonts w:ascii="Times New Roman" w:eastAsia="바탕체"/>
          <w:color w:val="000000"/>
          <w:sz w:val="22"/>
          <w:szCs w:val="20"/>
        </w:rPr>
        <w:t xml:space="preserve"> </w:t>
      </w:r>
      <w:r>
        <w:rPr>
          <w:rFonts w:ascii="Times New Roman" w:eastAsia="바탕체"/>
          <w:color w:val="000000"/>
          <w:sz w:val="22"/>
          <w:szCs w:val="20"/>
        </w:rPr>
        <w:t>주식회사</w:t>
      </w:r>
      <w:r>
        <w:rPr>
          <w:rFonts w:ascii="Times New Roman" w:eastAsia="바탕체"/>
          <w:color w:val="000000"/>
          <w:sz w:val="22"/>
          <w:szCs w:val="20"/>
        </w:rPr>
        <w:t>(</w:t>
      </w:r>
      <w:r>
        <w:rPr>
          <w:rFonts w:ascii="Times New Roman" w:eastAsia="바탕체"/>
          <w:color w:val="000000"/>
          <w:sz w:val="22"/>
          <w:szCs w:val="20"/>
        </w:rPr>
        <w:t>금</w:t>
      </w:r>
      <w:r>
        <w:rPr>
          <w:rFonts w:ascii="Times New Roman" w:eastAsia="바탕체"/>
          <w:color w:val="000000"/>
          <w:sz w:val="22"/>
          <w:szCs w:val="20"/>
        </w:rPr>
        <w:t>24,000,000,000</w:t>
      </w:r>
      <w:r>
        <w:rPr>
          <w:rFonts w:ascii="Times New Roman" w:eastAsia="바탕체"/>
          <w:color w:val="000000"/>
          <w:sz w:val="22"/>
          <w:szCs w:val="20"/>
        </w:rPr>
        <w:t>원</w:t>
      </w:r>
      <w:r>
        <w:rPr>
          <w:rFonts w:ascii="Times New Roman" w:eastAsia="바탕체"/>
          <w:color w:val="000000"/>
          <w:sz w:val="22"/>
          <w:szCs w:val="20"/>
        </w:rPr>
        <w:t xml:space="preserve">), </w:t>
      </w:r>
      <w:r>
        <w:rPr>
          <w:rFonts w:ascii="Times New Roman" w:eastAsia="바탕체"/>
          <w:color w:val="000000"/>
          <w:sz w:val="22"/>
          <w:szCs w:val="20"/>
        </w:rPr>
        <w:t>엠지캐피탈</w:t>
      </w:r>
      <w:r>
        <w:rPr>
          <w:rFonts w:ascii="Times New Roman" w:eastAsia="바탕체"/>
          <w:color w:val="000000"/>
          <w:sz w:val="22"/>
          <w:szCs w:val="20"/>
        </w:rPr>
        <w:t xml:space="preserve"> </w:t>
      </w:r>
      <w:r>
        <w:rPr>
          <w:rFonts w:ascii="Times New Roman" w:eastAsia="바탕체"/>
          <w:color w:val="000000"/>
          <w:sz w:val="22"/>
          <w:szCs w:val="20"/>
        </w:rPr>
        <w:t>주식회사</w:t>
      </w:r>
      <w:r>
        <w:rPr>
          <w:rFonts w:ascii="Times New Roman" w:eastAsia="바탕체"/>
          <w:color w:val="000000"/>
          <w:sz w:val="22"/>
          <w:szCs w:val="20"/>
        </w:rPr>
        <w:t>(</w:t>
      </w:r>
      <w:r>
        <w:rPr>
          <w:rFonts w:ascii="Times New Roman" w:eastAsia="바탕체"/>
          <w:color w:val="000000"/>
          <w:sz w:val="22"/>
          <w:szCs w:val="20"/>
        </w:rPr>
        <w:t>금</w:t>
      </w:r>
      <w:r>
        <w:rPr>
          <w:rFonts w:ascii="Times New Roman" w:eastAsia="바탕체"/>
          <w:color w:val="000000"/>
          <w:sz w:val="22"/>
          <w:szCs w:val="20"/>
        </w:rPr>
        <w:t>12,000,000,000</w:t>
      </w:r>
      <w:r>
        <w:rPr>
          <w:rFonts w:ascii="Times New Roman" w:eastAsia="바탕체"/>
          <w:color w:val="000000"/>
          <w:sz w:val="22"/>
          <w:szCs w:val="20"/>
        </w:rPr>
        <w:t>원</w:t>
      </w:r>
      <w:r>
        <w:rPr>
          <w:rFonts w:ascii="Times New Roman" w:eastAsia="바탕체"/>
          <w:color w:val="000000"/>
          <w:sz w:val="22"/>
          <w:szCs w:val="20"/>
        </w:rPr>
        <w:t>), DB</w:t>
      </w:r>
      <w:r>
        <w:rPr>
          <w:rFonts w:ascii="Times New Roman" w:eastAsia="바탕체"/>
          <w:color w:val="000000"/>
          <w:sz w:val="22"/>
          <w:szCs w:val="20"/>
        </w:rPr>
        <w:t>저축은행</w:t>
      </w:r>
      <w:r>
        <w:rPr>
          <w:rFonts w:ascii="Times New Roman" w:eastAsia="바탕체"/>
          <w:color w:val="000000"/>
          <w:sz w:val="22"/>
          <w:szCs w:val="20"/>
        </w:rPr>
        <w:t>[</w:t>
      </w:r>
      <w:r>
        <w:rPr>
          <w:rFonts w:ascii="Times New Roman" w:eastAsia="바탕체"/>
          <w:color w:val="000000"/>
          <w:sz w:val="22"/>
          <w:szCs w:val="20"/>
        </w:rPr>
        <w:t>정식</w:t>
      </w:r>
      <w:r>
        <w:rPr>
          <w:rFonts w:ascii="Times New Roman" w:eastAsia="바탕체"/>
          <w:color w:val="000000"/>
          <w:sz w:val="22"/>
          <w:szCs w:val="20"/>
        </w:rPr>
        <w:t xml:space="preserve"> </w:t>
      </w:r>
      <w:r>
        <w:rPr>
          <w:rFonts w:ascii="Times New Roman" w:eastAsia="바탕체"/>
          <w:color w:val="000000"/>
          <w:sz w:val="22"/>
          <w:szCs w:val="20"/>
        </w:rPr>
        <w:t>상호</w:t>
      </w:r>
      <w:r>
        <w:rPr>
          <w:rFonts w:ascii="Times New Roman" w:eastAsia="바탕체"/>
          <w:color w:val="000000"/>
          <w:sz w:val="22"/>
          <w:szCs w:val="20"/>
        </w:rPr>
        <w:t xml:space="preserve"> </w:t>
      </w:r>
      <w:r>
        <w:rPr>
          <w:rFonts w:ascii="Times New Roman" w:eastAsia="바탕체"/>
          <w:color w:val="000000"/>
          <w:sz w:val="22"/>
          <w:szCs w:val="20"/>
        </w:rPr>
        <w:t>확인</w:t>
      </w:r>
      <w:r>
        <w:rPr>
          <w:rFonts w:ascii="Times New Roman" w:eastAsia="바탕체"/>
          <w:color w:val="000000"/>
          <w:sz w:val="22"/>
          <w:szCs w:val="20"/>
        </w:rPr>
        <w:t xml:space="preserve"> </w:t>
      </w:r>
      <w:r>
        <w:rPr>
          <w:rFonts w:ascii="Times New Roman" w:eastAsia="바탕체"/>
          <w:color w:val="000000"/>
          <w:sz w:val="22"/>
          <w:szCs w:val="20"/>
        </w:rPr>
        <w:t>필요</w:t>
      </w:r>
      <w:r>
        <w:rPr>
          <w:rFonts w:ascii="Times New Roman" w:eastAsia="바탕체"/>
          <w:color w:val="000000"/>
          <w:sz w:val="22"/>
          <w:szCs w:val="20"/>
        </w:rPr>
        <w:t>](</w:t>
      </w:r>
      <w:r>
        <w:rPr>
          <w:rFonts w:ascii="Times New Roman" w:eastAsia="바탕체"/>
          <w:color w:val="000000"/>
          <w:sz w:val="22"/>
          <w:szCs w:val="20"/>
        </w:rPr>
        <w:t>금</w:t>
      </w:r>
      <w:r>
        <w:rPr>
          <w:rFonts w:ascii="Times New Roman" w:eastAsia="바탕체"/>
          <w:color w:val="000000"/>
          <w:sz w:val="22"/>
          <w:szCs w:val="20"/>
        </w:rPr>
        <w:t>9,600,000,000</w:t>
      </w:r>
      <w:r>
        <w:rPr>
          <w:rFonts w:ascii="Times New Roman" w:eastAsia="바탕체"/>
          <w:color w:val="000000"/>
          <w:sz w:val="22"/>
          <w:szCs w:val="20"/>
        </w:rPr>
        <w:t>원</w:t>
      </w:r>
      <w:r>
        <w:rPr>
          <w:rFonts w:ascii="Times New Roman" w:eastAsia="바탕체"/>
          <w:color w:val="000000"/>
          <w:sz w:val="22"/>
          <w:szCs w:val="20"/>
        </w:rPr>
        <w:t>) (</w:t>
      </w:r>
      <w:r>
        <w:rPr>
          <w:rFonts w:ascii="Times New Roman" w:eastAsia="바탕체"/>
          <w:color w:val="000000"/>
          <w:sz w:val="22"/>
          <w:szCs w:val="20"/>
        </w:rPr>
        <w:t>합계</w:t>
      </w:r>
      <w:r>
        <w:rPr>
          <w:rFonts w:ascii="Times New Roman" w:eastAsia="바탕체"/>
          <w:color w:val="000000"/>
          <w:sz w:val="22"/>
          <w:szCs w:val="20"/>
        </w:rPr>
        <w:t xml:space="preserve"> </w:t>
      </w:r>
      <w:r>
        <w:rPr>
          <w:rFonts w:ascii="Times New Roman" w:eastAsia="바탕체"/>
          <w:color w:val="000000"/>
          <w:sz w:val="22"/>
          <w:szCs w:val="20"/>
        </w:rPr>
        <w:t>금</w:t>
      </w:r>
      <w:r>
        <w:rPr>
          <w:rFonts w:ascii="Times New Roman" w:eastAsia="바탕체"/>
          <w:color w:val="000000"/>
          <w:sz w:val="22"/>
          <w:szCs w:val="20"/>
        </w:rPr>
        <w:t>45,600,000,000</w:t>
      </w:r>
      <w:r>
        <w:rPr>
          <w:rFonts w:ascii="Times New Roman" w:eastAsia="바탕체"/>
          <w:color w:val="000000"/>
          <w:sz w:val="22"/>
          <w:szCs w:val="20"/>
        </w:rPr>
        <w:t>원</w:t>
      </w:r>
      <w:r>
        <w:rPr>
          <w:rFonts w:ascii="Times New Roman" w:eastAsia="바탕체"/>
          <w:color w:val="000000"/>
          <w:sz w:val="22"/>
          <w:szCs w:val="20"/>
        </w:rPr>
        <w:t xml:space="preserve">, </w:t>
      </w:r>
      <w:r>
        <w:rPr>
          <w:rFonts w:ascii="Times New Roman" w:eastAsia="바탕체"/>
          <w:color w:val="000000"/>
          <w:sz w:val="22"/>
          <w:szCs w:val="20"/>
        </w:rPr>
        <w:t>각</w:t>
      </w:r>
      <w:r>
        <w:rPr>
          <w:rFonts w:ascii="Times New Roman" w:eastAsia="바탕체"/>
          <w:color w:val="000000"/>
          <w:sz w:val="22"/>
          <w:szCs w:val="20"/>
        </w:rPr>
        <w:t xml:space="preserve"> </w:t>
      </w:r>
      <w:r>
        <w:rPr>
          <w:rFonts w:ascii="Times New Roman" w:eastAsia="바탕체"/>
          <w:color w:val="000000"/>
          <w:sz w:val="22"/>
          <w:szCs w:val="20"/>
        </w:rPr>
        <w:t>대출약정금의</w:t>
      </w:r>
      <w:r>
        <w:rPr>
          <w:rFonts w:ascii="Times New Roman" w:eastAsia="바탕체"/>
          <w:color w:val="000000"/>
          <w:sz w:val="22"/>
          <w:szCs w:val="20"/>
        </w:rPr>
        <w:t xml:space="preserve"> 120%)</w:t>
      </w:r>
    </w:p>
    <w:p w14:paraId="00277787" w14:textId="77777777" w:rsidR="00930A79" w:rsidRPr="00526D76" w:rsidRDefault="00930A79" w:rsidP="006A29C3">
      <w:pPr>
        <w:pStyle w:val="TKNormal"/>
        <w:spacing w:line="200" w:lineRule="exact"/>
        <w:rPr>
          <w:rFonts w:ascii="Times New Roman" w:eastAsia="바탕체"/>
          <w:b/>
          <w:sz w:val="16"/>
          <w:szCs w:val="16"/>
        </w:rPr>
      </w:pPr>
    </w:p>
    <w:p w14:paraId="05212434" w14:textId="77777777" w:rsidR="00930A79" w:rsidRPr="00F15B0C" w:rsidRDefault="00930A79" w:rsidP="006A29C3">
      <w:pPr>
        <w:pStyle w:val="TKNormal"/>
        <w:spacing w:line="200" w:lineRule="exact"/>
        <w:rPr>
          <w:rFonts w:ascii="Times New Roman"/>
          <w:b/>
          <w:color w:val="000000"/>
          <w:spacing w:val="6"/>
          <w:kern w:val="0"/>
          <w:sz w:val="22"/>
          <w:szCs w:val="20"/>
        </w:rPr>
      </w:pPr>
      <w:r>
        <w:rPr>
          <w:rFonts w:ascii="Times New Roman" w:eastAsia="바탕체"/>
          <w:b/>
          <w:sz w:val="16"/>
          <w:szCs w:val="16"/>
        </w:rPr>
        <w:br w:type="page"/>
      </w:r>
      <w:r>
        <w:rPr>
          <w:rFonts w:ascii="Times New Roman" w:eastAsia="바탕체" w:hint="eastAsia"/>
          <w:b/>
          <w:sz w:val="16"/>
          <w:szCs w:val="16"/>
        </w:rPr>
        <w:lastRenderedPageBreak/>
        <w:t>별첨</w:t>
      </w:r>
      <w:r>
        <w:rPr>
          <w:rFonts w:ascii="Times New Roman" w:eastAsia="바탕체" w:hint="eastAsia"/>
          <w:b/>
          <w:sz w:val="16"/>
          <w:szCs w:val="16"/>
        </w:rPr>
        <w:t xml:space="preserve"> </w:t>
      </w:r>
      <w:r>
        <w:rPr>
          <w:rFonts w:ascii="Times New Roman" w:eastAsia="바탕체"/>
          <w:b/>
          <w:sz w:val="16"/>
          <w:szCs w:val="16"/>
        </w:rPr>
        <w:t>2.</w:t>
      </w:r>
    </w:p>
    <w:p w14:paraId="63768E2C" w14:textId="77777777" w:rsidR="00930A79" w:rsidRPr="00F15B0C" w:rsidRDefault="00930A79" w:rsidP="006A29C3">
      <w:pPr>
        <w:pStyle w:val="TKNormal"/>
        <w:spacing w:line="200" w:lineRule="exact"/>
        <w:jc w:val="center"/>
        <w:rPr>
          <w:rFonts w:ascii="Times New Roman" w:eastAsia="바탕체"/>
          <w:b/>
          <w:color w:val="000000"/>
          <w:spacing w:val="6"/>
          <w:sz w:val="22"/>
          <w:szCs w:val="20"/>
        </w:rPr>
      </w:pPr>
      <w:bookmarkStart w:id="11" w:name="_Toc502851467"/>
      <w:bookmarkStart w:id="12" w:name="_Toc502851615"/>
      <w:bookmarkStart w:id="13" w:name="_Toc508289791"/>
      <w:bookmarkStart w:id="14" w:name="_Toc508910848"/>
      <w:bookmarkStart w:id="15" w:name="_Toc519184549"/>
      <w:bookmarkStart w:id="16" w:name="_Toc10017017"/>
    </w:p>
    <w:p w14:paraId="5639076F" w14:textId="77777777" w:rsidR="00930A79" w:rsidRPr="00F15B0C" w:rsidRDefault="00930A79" w:rsidP="006A29C3">
      <w:pPr>
        <w:pStyle w:val="TKNormal"/>
        <w:spacing w:line="200" w:lineRule="exact"/>
        <w:jc w:val="center"/>
        <w:rPr>
          <w:rFonts w:ascii="바탕체" w:eastAsia="바탕체" w:hAnsi="바탕체"/>
          <w:b/>
          <w:color w:val="000000"/>
          <w:sz w:val="16"/>
          <w:szCs w:val="16"/>
          <w:u w:val="single"/>
        </w:rPr>
      </w:pPr>
      <w:r>
        <w:rPr>
          <w:rFonts w:ascii="바탕체" w:eastAsia="바탕체" w:hAnsi="바탕체" w:hint="eastAsia"/>
          <w:b/>
          <w:color w:val="000000"/>
          <w:sz w:val="16"/>
          <w:szCs w:val="16"/>
          <w:u w:val="single"/>
        </w:rPr>
        <w:t>우선수익자들의</w:t>
      </w:r>
      <w:r>
        <w:rPr>
          <w:rFonts w:ascii="바탕체" w:eastAsia="바탕체" w:hAnsi="바탕체" w:hint="eastAsia"/>
          <w:b/>
          <w:color w:val="000000"/>
          <w:sz w:val="16"/>
          <w:szCs w:val="16"/>
          <w:u w:val="single"/>
        </w:rPr>
        <w:t xml:space="preserve"> </w:t>
      </w:r>
      <w:r>
        <w:rPr>
          <w:rFonts w:ascii="바탕체" w:eastAsia="바탕체" w:hAnsi="바탕체"/>
          <w:b/>
          <w:color w:val="000000"/>
          <w:sz w:val="16"/>
          <w:szCs w:val="16"/>
          <w:u w:val="single"/>
        </w:rPr>
        <w:t>통지처</w:t>
      </w:r>
      <w:r>
        <w:rPr>
          <w:rFonts w:ascii="바탕체" w:eastAsia="바탕체" w:hAnsi="바탕체"/>
          <w:b/>
          <w:color w:val="000000"/>
          <w:sz w:val="16"/>
          <w:szCs w:val="16"/>
          <w:u w:val="single"/>
        </w:rPr>
        <w:t xml:space="preserve"> </w:t>
      </w:r>
      <w:r>
        <w:rPr>
          <w:rFonts w:ascii="바탕체" w:eastAsia="바탕체" w:hAnsi="바탕체"/>
          <w:b/>
          <w:color w:val="000000"/>
          <w:sz w:val="16"/>
          <w:szCs w:val="16"/>
          <w:u w:val="single"/>
        </w:rPr>
        <w:t>목록</w:t>
      </w:r>
      <w:bookmarkEnd w:id="11"/>
      <w:bookmarkEnd w:id="12"/>
      <w:bookmarkEnd w:id="13"/>
      <w:bookmarkEnd w:id="14"/>
      <w:bookmarkEnd w:id="15"/>
      <w:bookmarkEnd w:id="16"/>
    </w:p>
    <w:p w14:paraId="64DF1207" w14:textId="77777777" w:rsidR="00930A79" w:rsidRDefault="00930A79" w:rsidP="006A29C3">
      <w:pPr>
        <w:pStyle w:val="TKNormal"/>
        <w:widowControl w:val="0"/>
        <w:wordWrap w:val="0"/>
        <w:autoSpaceDE w:val="0"/>
        <w:autoSpaceDN w:val="0"/>
        <w:spacing w:line="295" w:lineRule="auto"/>
        <w:rPr>
          <w:rFonts w:ascii="Times New Roman" w:eastAsia="바탕체"/>
          <w:color w:val="000000"/>
          <w:sz w:val="22"/>
          <w:szCs w:val="20"/>
        </w:rPr>
      </w:pPr>
    </w:p>
    <w:p w14:paraId="5CC3752D" w14:textId="77777777" w:rsidR="00930A79" w:rsidRPr="00F15B0C" w:rsidRDefault="00930A79" w:rsidP="006A29C3">
      <w:pPr>
        <w:pStyle w:val="TKNormal"/>
        <w:widowControl w:val="0"/>
        <w:wordWrap w:val="0"/>
        <w:autoSpaceDE w:val="0"/>
        <w:autoSpaceDN w:val="0"/>
        <w:spacing w:line="295" w:lineRule="auto"/>
        <w:rPr>
          <w:rFonts w:ascii="Times New Roman" w:eastAsia="바탕체"/>
          <w:color w:val="000000"/>
          <w:sz w:val="22"/>
          <w:szCs w:val="20"/>
        </w:rPr>
      </w:pPr>
      <w:r>
        <w:rPr>
          <w:rFonts w:ascii="Times New Roman" w:eastAsia="바탕체" w:hint="eastAsia"/>
          <w:color w:val="000000"/>
          <w:sz w:val="22"/>
          <w:szCs w:val="20"/>
          <w:highlight w:val="yellow"/>
        </w:rPr>
        <w:t>[*]</w:t>
      </w:r>
    </w:p>
    <w:p w14:paraId="517328FF" w14:textId="77777777" w:rsidR="00930A79" w:rsidRPr="000A7798" w:rsidRDefault="00930A79" w:rsidP="006A29C3">
      <w:pPr>
        <w:pStyle w:val="TKNormal"/>
        <w:jc w:val="left"/>
        <w:rPr>
          <w:rFonts w:ascii="바탕체" w:eastAsia="바탕체" w:hAnsi="바탕체"/>
          <w:b/>
          <w:sz w:val="16"/>
          <w:szCs w:val="16"/>
        </w:rPr>
      </w:pPr>
      <w:r>
        <w:rPr>
          <w:rFonts w:ascii="Times New Roman" w:eastAsia="바탕체"/>
          <w:spacing w:val="6"/>
          <w:sz w:val="22"/>
          <w:szCs w:val="20"/>
        </w:rPr>
        <w:br w:type="page"/>
      </w:r>
      <w:r>
        <w:rPr>
          <w:rFonts w:ascii="바탕체" w:eastAsia="바탕체" w:hAnsi="바탕체" w:hint="eastAsia"/>
          <w:b/>
          <w:sz w:val="16"/>
          <w:szCs w:val="16"/>
        </w:rPr>
        <w:lastRenderedPageBreak/>
        <w:t xml:space="preserve">&lt; </w:t>
      </w:r>
      <w:r>
        <w:rPr>
          <w:rFonts w:ascii="바탕체" w:eastAsia="바탕체" w:hAnsi="바탕체" w:hint="eastAsia"/>
          <w:b/>
          <w:sz w:val="16"/>
          <w:szCs w:val="16"/>
        </w:rPr>
        <w:t>별</w:t>
      </w:r>
      <w:r>
        <w:rPr>
          <w:rFonts w:ascii="바탕체" w:eastAsia="바탕체" w:hAnsi="바탕체" w:hint="eastAsia"/>
          <w:b/>
          <w:sz w:val="16"/>
          <w:szCs w:val="16"/>
        </w:rPr>
        <w:t xml:space="preserve"> </w:t>
      </w:r>
      <w:r>
        <w:rPr>
          <w:rFonts w:ascii="바탕체" w:eastAsia="바탕체" w:hAnsi="바탕체" w:hint="eastAsia"/>
          <w:b/>
          <w:sz w:val="16"/>
          <w:szCs w:val="16"/>
        </w:rPr>
        <w:t>지</w:t>
      </w:r>
      <w:r>
        <w:rPr>
          <w:rFonts w:ascii="바탕체" w:eastAsia="바탕체" w:hAnsi="바탕체" w:hint="eastAsia"/>
          <w:b/>
          <w:sz w:val="16"/>
          <w:szCs w:val="16"/>
        </w:rPr>
        <w:t xml:space="preserve"> &gt;</w:t>
      </w:r>
    </w:p>
    <w:p w14:paraId="49F89CD2" w14:textId="77777777" w:rsidR="00930A79" w:rsidRPr="000A7798" w:rsidRDefault="00930A79" w:rsidP="006A29C3">
      <w:pPr>
        <w:pStyle w:val="TKNormal"/>
        <w:spacing w:line="200" w:lineRule="exact"/>
        <w:rPr>
          <w:rFonts w:ascii="바탕체" w:eastAsia="바탕체" w:hAnsi="바탕체"/>
          <w:b/>
          <w:sz w:val="16"/>
          <w:szCs w:val="16"/>
        </w:rPr>
      </w:pPr>
    </w:p>
    <w:p w14:paraId="61A50A7D" w14:textId="77777777" w:rsidR="00930A79" w:rsidRPr="000A7798" w:rsidRDefault="00930A79" w:rsidP="006A29C3">
      <w:pPr>
        <w:pStyle w:val="TKNormal"/>
        <w:spacing w:line="200" w:lineRule="exact"/>
        <w:jc w:val="center"/>
        <w:rPr>
          <w:rFonts w:ascii="바탕체" w:eastAsia="바탕체" w:hAnsi="바탕체"/>
          <w:b/>
          <w:color w:val="000000"/>
          <w:sz w:val="16"/>
          <w:szCs w:val="16"/>
          <w:u w:val="single"/>
        </w:rPr>
      </w:pPr>
      <w:r>
        <w:rPr>
          <w:rFonts w:ascii="바탕체" w:eastAsia="바탕체" w:hAnsi="바탕체" w:hint="eastAsia"/>
          <w:b/>
          <w:color w:val="000000"/>
          <w:sz w:val="16"/>
          <w:szCs w:val="16"/>
          <w:u w:val="single"/>
        </w:rPr>
        <w:t>임대차계약등</w:t>
      </w:r>
      <w:r>
        <w:rPr>
          <w:rFonts w:ascii="바탕체" w:eastAsia="바탕체" w:hAnsi="바탕체" w:hint="eastAsia"/>
          <w:b/>
          <w:color w:val="000000"/>
          <w:sz w:val="16"/>
          <w:szCs w:val="16"/>
          <w:u w:val="single"/>
        </w:rPr>
        <w:t xml:space="preserve"> </w:t>
      </w:r>
      <w:r>
        <w:rPr>
          <w:rFonts w:ascii="바탕체" w:eastAsia="바탕체" w:hAnsi="바탕체" w:hint="eastAsia"/>
          <w:b/>
          <w:color w:val="000000"/>
          <w:sz w:val="16"/>
          <w:szCs w:val="16"/>
          <w:u w:val="single"/>
        </w:rPr>
        <w:t>내역</w:t>
      </w:r>
    </w:p>
    <w:p w14:paraId="13905453" w14:textId="77777777" w:rsidR="00930A79" w:rsidRPr="000A7798" w:rsidRDefault="00930A79" w:rsidP="006A29C3">
      <w:pPr>
        <w:pStyle w:val="TKNormal"/>
        <w:spacing w:line="200" w:lineRule="exact"/>
        <w:jc w:val="center"/>
        <w:rPr>
          <w:rFonts w:ascii="바탕체" w:eastAsia="바탕체" w:hAnsi="바탕체"/>
          <w:b/>
          <w:color w:val="000000"/>
          <w:sz w:val="16"/>
          <w:szCs w:val="16"/>
          <w:u w:val="single"/>
        </w:rPr>
      </w:pPr>
    </w:p>
    <w:p w14:paraId="22FFB1BF" w14:textId="77777777" w:rsidR="00930A79" w:rsidRPr="00AE3364" w:rsidRDefault="00930A79" w:rsidP="006A29C3">
      <w:pPr>
        <w:pStyle w:val="TKListParagraph"/>
        <w:spacing w:line="400" w:lineRule="exact"/>
        <w:ind w:left="400"/>
        <w:rPr>
          <w:rFonts w:ascii="Times New Roman" w:eastAsia="바탕체"/>
          <w:sz w:val="16"/>
          <w:szCs w:val="16"/>
          <w:highlight w:val="yellow"/>
        </w:rPr>
      </w:pPr>
      <w:r>
        <w:rPr>
          <w:rFonts w:ascii="바탕체" w:eastAsia="바탕체" w:hAnsi="바탕체" w:hint="eastAsia"/>
          <w:sz w:val="16"/>
          <w:szCs w:val="16"/>
        </w:rPr>
        <w:t>■</w:t>
      </w:r>
      <w:r>
        <w:rPr>
          <w:rFonts w:ascii="바탕체" w:eastAsia="바탕체" w:hAnsi="바탕체" w:hint="eastAsia"/>
          <w:sz w:val="16"/>
          <w:szCs w:val="16"/>
        </w:rPr>
        <w:t xml:space="preserve"> </w:t>
      </w:r>
      <w:r>
        <w:rPr>
          <w:rFonts w:ascii="바탕체" w:eastAsia="바탕체" w:hAnsi="바탕체" w:hint="eastAsia"/>
          <w:sz w:val="16"/>
          <w:szCs w:val="16"/>
        </w:rPr>
        <w:t>부동산</w:t>
      </w:r>
      <w:r>
        <w:rPr>
          <w:rFonts w:ascii="바탕체" w:eastAsia="바탕체" w:hAnsi="바탕체" w:hint="eastAsia"/>
          <w:sz w:val="16"/>
          <w:szCs w:val="16"/>
        </w:rPr>
        <w:t xml:space="preserve"> </w:t>
      </w:r>
      <w:r>
        <w:rPr>
          <w:rFonts w:ascii="바탕체" w:eastAsia="바탕체" w:hAnsi="바탕체" w:hint="eastAsia"/>
          <w:sz w:val="16"/>
          <w:szCs w:val="16"/>
        </w:rPr>
        <w:t>소재지</w:t>
      </w:r>
      <w:r>
        <w:rPr>
          <w:rFonts w:ascii="바탕체" w:eastAsia="바탕체" w:hAnsi="바탕체" w:hint="eastAsia"/>
          <w:sz w:val="16"/>
          <w:szCs w:val="16"/>
        </w:rPr>
        <w:t xml:space="preserve"> : </w:t>
      </w:r>
      <w:r>
        <w:rPr>
          <w:rFonts w:ascii="Times New Roman" w:eastAsia="바탕체"/>
          <w:sz w:val="16"/>
          <w:szCs w:val="16"/>
          <w:highlight w:val="yellow"/>
        </w:rPr>
        <w:t>경기도</w:t>
      </w:r>
      <w:r>
        <w:rPr>
          <w:rFonts w:ascii="Times New Roman" w:eastAsia="바탕체"/>
          <w:sz w:val="16"/>
          <w:szCs w:val="16"/>
          <w:highlight w:val="yellow"/>
        </w:rPr>
        <w:t xml:space="preserve"> </w:t>
      </w:r>
      <w:r>
        <w:rPr>
          <w:rFonts w:ascii="Times New Roman" w:eastAsia="바탕체" w:hint="eastAsia"/>
          <w:sz w:val="16"/>
          <w:szCs w:val="16"/>
          <w:highlight w:val="yellow"/>
        </w:rPr>
        <w:t>안양시</w:t>
      </w:r>
      <w:r>
        <w:rPr>
          <w:rFonts w:ascii="Times New Roman" w:eastAsia="바탕체" w:hint="eastAsia"/>
          <w:sz w:val="16"/>
          <w:szCs w:val="16"/>
          <w:highlight w:val="yellow"/>
        </w:rPr>
        <w:t xml:space="preserve"> </w:t>
      </w:r>
      <w:r>
        <w:rPr>
          <w:rFonts w:ascii="Times New Roman" w:eastAsia="바탕체" w:hint="eastAsia"/>
          <w:sz w:val="16"/>
          <w:szCs w:val="16"/>
          <w:highlight w:val="yellow"/>
        </w:rPr>
        <w:t>동안구</w:t>
      </w:r>
      <w:r>
        <w:rPr>
          <w:rFonts w:ascii="Times New Roman" w:eastAsia="바탕체" w:hint="eastAsia"/>
          <w:sz w:val="16"/>
          <w:szCs w:val="16"/>
          <w:highlight w:val="yellow"/>
        </w:rPr>
        <w:t xml:space="preserve"> </w:t>
      </w:r>
      <w:r>
        <w:rPr>
          <w:rFonts w:ascii="Times New Roman" w:eastAsia="바탕체" w:hint="eastAsia"/>
          <w:sz w:val="16"/>
          <w:szCs w:val="16"/>
          <w:highlight w:val="yellow"/>
        </w:rPr>
        <w:t>관양동</w:t>
      </w:r>
      <w:r>
        <w:rPr>
          <w:rFonts w:ascii="Times New Roman" w:eastAsia="바탕체" w:hint="eastAsia"/>
          <w:sz w:val="16"/>
          <w:szCs w:val="16"/>
          <w:highlight w:val="yellow"/>
        </w:rPr>
        <w:t xml:space="preserve"> 934, 912-2, 934-1 </w:t>
      </w:r>
      <w:r>
        <w:rPr>
          <w:rFonts w:ascii="Times New Roman" w:eastAsia="바탕체" w:hint="eastAsia"/>
          <w:sz w:val="16"/>
          <w:szCs w:val="16"/>
          <w:highlight w:val="yellow"/>
        </w:rPr>
        <w:t>안양물류센터</w:t>
      </w:r>
      <w:r>
        <w:rPr>
          <w:rFonts w:ascii="Times New Roman" w:eastAsia="바탕체" w:hint="eastAsia"/>
          <w:sz w:val="16"/>
          <w:szCs w:val="16"/>
          <w:highlight w:val="yellow"/>
        </w:rPr>
        <w:t xml:space="preserve"> </w:t>
      </w:r>
    </w:p>
    <w:p w14:paraId="4652ABB3" w14:textId="77777777" w:rsidR="00930A79" w:rsidRDefault="00930A79" w:rsidP="006A29C3">
      <w:pPr>
        <w:pStyle w:val="TKListParagraph"/>
        <w:spacing w:line="400" w:lineRule="exact"/>
        <w:ind w:left="400" w:firstLineChars="200" w:firstLine="320"/>
        <w:rPr>
          <w:rFonts w:ascii="Times New Roman" w:eastAsia="바탕체"/>
          <w:sz w:val="16"/>
          <w:szCs w:val="16"/>
        </w:rPr>
      </w:pPr>
      <w:r>
        <w:rPr>
          <w:rFonts w:ascii="바탕체" w:eastAsia="바탕체" w:hAnsi="바탕체" w:hint="eastAsia"/>
          <w:sz w:val="16"/>
          <w:szCs w:val="16"/>
          <w:highlight w:val="yellow"/>
        </w:rPr>
        <w:t>[</w:t>
      </w:r>
      <w:r>
        <w:rPr>
          <w:rFonts w:ascii="바탕체" w:eastAsia="바탕체" w:hAnsi="바탕체" w:hint="eastAsia"/>
          <w:sz w:val="16"/>
          <w:szCs w:val="16"/>
          <w:highlight w:val="yellow"/>
        </w:rPr>
        <w:t>도로명주소</w:t>
      </w:r>
      <w:r>
        <w:rPr>
          <w:rFonts w:ascii="바탕체" w:eastAsia="바탕체" w:hAnsi="바탕체" w:hint="eastAsia"/>
          <w:sz w:val="16"/>
          <w:szCs w:val="16"/>
          <w:highlight w:val="yellow"/>
        </w:rPr>
        <w:t xml:space="preserve">] </w:t>
      </w:r>
      <w:r>
        <w:rPr>
          <w:rFonts w:ascii="바탕체" w:eastAsia="바탕체" w:hAnsi="바탕체" w:hint="eastAsia"/>
          <w:sz w:val="16"/>
          <w:szCs w:val="16"/>
          <w:highlight w:val="yellow"/>
        </w:rPr>
        <w:t>경기도</w:t>
      </w:r>
      <w:r>
        <w:rPr>
          <w:rFonts w:ascii="바탕체" w:eastAsia="바탕체" w:hAnsi="바탕체" w:hint="eastAsia"/>
          <w:sz w:val="16"/>
          <w:szCs w:val="16"/>
          <w:highlight w:val="yellow"/>
        </w:rPr>
        <w:t xml:space="preserve"> </w:t>
      </w:r>
      <w:r>
        <w:rPr>
          <w:rFonts w:ascii="바탕체" w:eastAsia="바탕체" w:hAnsi="바탕체" w:hint="eastAsia"/>
          <w:sz w:val="16"/>
          <w:szCs w:val="16"/>
          <w:highlight w:val="yellow"/>
        </w:rPr>
        <w:t>안양시</w:t>
      </w:r>
      <w:r>
        <w:rPr>
          <w:rFonts w:ascii="바탕체" w:eastAsia="바탕체" w:hAnsi="바탕체" w:hint="eastAsia"/>
          <w:sz w:val="16"/>
          <w:szCs w:val="16"/>
          <w:highlight w:val="yellow"/>
        </w:rPr>
        <w:t xml:space="preserve"> </w:t>
      </w:r>
      <w:r>
        <w:rPr>
          <w:rFonts w:ascii="바탕체" w:eastAsia="바탕체" w:hAnsi="바탕체" w:hint="eastAsia"/>
          <w:sz w:val="16"/>
          <w:szCs w:val="16"/>
          <w:highlight w:val="yellow"/>
        </w:rPr>
        <w:t>동안구</w:t>
      </w:r>
      <w:r>
        <w:rPr>
          <w:rFonts w:ascii="바탕체" w:eastAsia="바탕체" w:hAnsi="바탕체" w:hint="eastAsia"/>
          <w:sz w:val="16"/>
          <w:szCs w:val="16"/>
          <w:highlight w:val="yellow"/>
        </w:rPr>
        <w:t xml:space="preserve"> </w:t>
      </w:r>
      <w:r>
        <w:rPr>
          <w:rFonts w:ascii="바탕체" w:eastAsia="바탕체" w:hAnsi="바탕체" w:hint="eastAsia"/>
          <w:sz w:val="16"/>
          <w:szCs w:val="16"/>
          <w:highlight w:val="yellow"/>
        </w:rPr>
        <w:t>흥안대로</w:t>
      </w:r>
      <w:r>
        <w:rPr>
          <w:rFonts w:ascii="바탕체" w:eastAsia="바탕체" w:hAnsi="바탕체" w:hint="eastAsia"/>
          <w:sz w:val="16"/>
          <w:szCs w:val="16"/>
          <w:highlight w:val="yellow"/>
        </w:rPr>
        <w:t xml:space="preserve"> 439</w:t>
      </w:r>
      <w:r>
        <w:rPr>
          <w:rFonts w:ascii="바탕체" w:eastAsia="바탕체" w:hAnsi="바탕체" w:hint="eastAsia"/>
          <w:sz w:val="16"/>
          <w:szCs w:val="16"/>
          <w:highlight w:val="yellow"/>
        </w:rPr>
        <w:t>번길</w:t>
      </w:r>
      <w:r>
        <w:rPr>
          <w:rFonts w:ascii="바탕체" w:eastAsia="바탕체" w:hAnsi="바탕체" w:hint="eastAsia"/>
          <w:sz w:val="16"/>
          <w:szCs w:val="16"/>
          <w:highlight w:val="yellow"/>
        </w:rPr>
        <w:t xml:space="preserve"> 30</w:t>
      </w:r>
      <w:r>
        <w:rPr>
          <w:rFonts w:ascii="바탕체" w:eastAsia="바탕체" w:hAnsi="바탕체" w:hint="eastAsia"/>
          <w:sz w:val="16"/>
          <w:szCs w:val="16"/>
        </w:rPr>
        <w:t xml:space="preserve"> </w:t>
      </w:r>
    </w:p>
    <w:p w14:paraId="6C91DE85" w14:textId="77777777" w:rsidR="00930A79" w:rsidRPr="009A57C7" w:rsidRDefault="00930A79" w:rsidP="006A29C3">
      <w:pPr>
        <w:pStyle w:val="TKListParagraph"/>
        <w:spacing w:line="400" w:lineRule="exact"/>
        <w:ind w:left="400"/>
      </w:pPr>
    </w:p>
    <w:p w14:paraId="3312951F" w14:textId="77777777" w:rsidR="00930A79" w:rsidRPr="007D117B" w:rsidRDefault="00930A79" w:rsidP="006A29C3">
      <w:pPr>
        <w:pStyle w:val="TK"/>
        <w:spacing w:line="200" w:lineRule="exact"/>
        <w:ind w:right="500"/>
        <w:rPr>
          <w:rFonts w:ascii="Times New Roman" w:eastAsia="바탕체" w:hAnsi="Times New Roman"/>
          <w:sz w:val="16"/>
          <w:szCs w:val="16"/>
        </w:rPr>
      </w:pPr>
    </w:p>
    <w:p w14:paraId="6AEF8307" w14:textId="77777777" w:rsidR="00930A79" w:rsidRPr="000A7798" w:rsidRDefault="00930A79" w:rsidP="006A29C3">
      <w:pPr>
        <w:pStyle w:val="TK"/>
        <w:tabs>
          <w:tab w:val="left" w:pos="7938"/>
        </w:tabs>
        <w:spacing w:line="200" w:lineRule="exact"/>
        <w:ind w:right="500"/>
        <w:jc w:val="right"/>
        <w:rPr>
          <w:rFonts w:ascii="바탕체" w:eastAsia="바탕체" w:hAnsi="바탕체"/>
          <w:sz w:val="16"/>
          <w:szCs w:val="16"/>
        </w:rPr>
      </w:pPr>
      <w:r>
        <w:rPr>
          <w:rFonts w:ascii="바탕체" w:eastAsia="바탕체" w:hAnsi="바탕체" w:hint="eastAsia"/>
          <w:sz w:val="16"/>
          <w:szCs w:val="16"/>
        </w:rPr>
        <w:t xml:space="preserve"> (</w:t>
      </w:r>
      <w:r>
        <w:rPr>
          <w:rFonts w:ascii="바탕체" w:eastAsia="바탕체" w:hAnsi="바탕체" w:hint="eastAsia"/>
          <w:sz w:val="16"/>
          <w:szCs w:val="16"/>
        </w:rPr>
        <w:t>단위</w:t>
      </w:r>
      <w:r>
        <w:rPr>
          <w:rFonts w:ascii="바탕체" w:eastAsia="바탕체" w:hAnsi="바탕체" w:hint="eastAsia"/>
          <w:sz w:val="16"/>
          <w:szCs w:val="16"/>
        </w:rPr>
        <w:t xml:space="preserve"> : </w:t>
      </w:r>
      <w:r>
        <w:rPr>
          <w:rFonts w:ascii="바탕체" w:eastAsia="바탕체" w:hAnsi="바탕체" w:hint="eastAsia"/>
          <w:sz w:val="16"/>
          <w:szCs w:val="16"/>
        </w:rPr>
        <w:t>원</w:t>
      </w:r>
      <w:r>
        <w:rPr>
          <w:rFonts w:ascii="바탕체" w:eastAsia="바탕체" w:hAnsi="바탕체" w:hint="eastAsia"/>
          <w:sz w:val="16"/>
          <w:szCs w:val="16"/>
        </w:rPr>
        <w:t>)</w:t>
      </w:r>
    </w:p>
    <w:tbl>
      <w:tblPr>
        <w:tblStyle w:val="TKNormalTable"/>
        <w:tblW w:w="8080" w:type="dxa"/>
        <w:tblInd w:w="383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551"/>
        <w:gridCol w:w="1701"/>
        <w:gridCol w:w="2188"/>
        <w:gridCol w:w="1640"/>
      </w:tblGrid>
      <w:tr w:rsidR="006A29C3" w:rsidRPr="009A57C7" w14:paraId="0FC6B9F8" w14:textId="77777777" w:rsidTr="005E1C22">
        <w:trPr>
          <w:trHeight w:val="469"/>
        </w:trPr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noWrap/>
            <w:vAlign w:val="center"/>
            <w:hideMark/>
          </w:tcPr>
          <w:p w14:paraId="0182894D" w14:textId="77777777" w:rsidR="00930A79" w:rsidRPr="00224183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  <w:t>임대부동산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/>
            <w:noWrap/>
            <w:vAlign w:val="center"/>
            <w:hideMark/>
          </w:tcPr>
          <w:p w14:paraId="07D9F5DD" w14:textId="77777777" w:rsidR="00930A79" w:rsidRPr="00224183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  <w:t>임차인</w:t>
            </w:r>
          </w:p>
        </w:tc>
        <w:tc>
          <w:tcPr>
            <w:tcW w:w="2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/>
            <w:noWrap/>
            <w:vAlign w:val="center"/>
            <w:hideMark/>
          </w:tcPr>
          <w:p w14:paraId="4FB9DD2D" w14:textId="77777777" w:rsidR="00930A79" w:rsidRPr="00224183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  <w:t>보증금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/>
            <w:noWrap/>
            <w:vAlign w:val="center"/>
            <w:hideMark/>
          </w:tcPr>
          <w:p w14:paraId="2866EE0A" w14:textId="77777777" w:rsidR="00930A79" w:rsidRPr="00224183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  <w:t>비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  <w:t>고</w:t>
            </w:r>
          </w:p>
        </w:tc>
      </w:tr>
      <w:tr w:rsidR="006A29C3" w:rsidRPr="009A57C7" w14:paraId="0B5FE1E1" w14:textId="77777777" w:rsidTr="005E1C22">
        <w:trPr>
          <w:trHeight w:val="448"/>
        </w:trPr>
        <w:tc>
          <w:tcPr>
            <w:tcW w:w="2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D92BBF" w14:textId="77777777" w:rsidR="00930A79" w:rsidRPr="00224183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지상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5~7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층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701143" w14:textId="77777777" w:rsidR="00930A79" w:rsidRPr="00224183" w:rsidRDefault="00930A79" w:rsidP="005E1C22">
            <w:pPr>
              <w:pStyle w:val="TKNormal"/>
              <w:snapToGrid w:val="0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쿠팡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주식회사</w:t>
            </w:r>
          </w:p>
        </w:tc>
        <w:tc>
          <w:tcPr>
            <w:tcW w:w="2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52E6C4" w14:textId="77777777" w:rsidR="00930A79" w:rsidRPr="00224183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2,132,586,000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6BEC96" w14:textId="77777777" w:rsidR="00930A79" w:rsidRPr="00224183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2024.2.5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최초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임대차계약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.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본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신탁계약상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1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순위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우선수익권</w:t>
            </w:r>
          </w:p>
        </w:tc>
      </w:tr>
      <w:tr w:rsidR="006A29C3" w:rsidRPr="009A57C7" w14:paraId="36AEBF77" w14:textId="77777777" w:rsidTr="005E1C22">
        <w:trPr>
          <w:trHeight w:val="448"/>
        </w:trPr>
        <w:tc>
          <w:tcPr>
            <w:tcW w:w="2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692EBB" w14:textId="77777777" w:rsidR="00930A79" w:rsidRPr="00224183" w:rsidDel="00EE3384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지상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4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층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,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지상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8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층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일부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32AC66" w14:textId="77777777" w:rsidR="00930A79" w:rsidRPr="00224183" w:rsidDel="00EE3384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쿠팡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주식회사</w:t>
            </w:r>
          </w:p>
        </w:tc>
        <w:tc>
          <w:tcPr>
            <w:tcW w:w="2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0CB7A0" w14:textId="77777777" w:rsidR="00930A79" w:rsidRPr="00224183" w:rsidDel="00EE3384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832,222,008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ED1E43" w14:textId="77777777" w:rsidR="00930A79" w:rsidRPr="00224183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제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1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차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변경합의서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(2024.3.28).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위탁자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명의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예금계좌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근질권</w:t>
            </w:r>
          </w:p>
        </w:tc>
      </w:tr>
      <w:tr w:rsidR="006A29C3" w:rsidRPr="009A57C7" w14:paraId="01CE69D8" w14:textId="77777777" w:rsidTr="005E1C22">
        <w:trPr>
          <w:trHeight w:val="448"/>
        </w:trPr>
        <w:tc>
          <w:tcPr>
            <w:tcW w:w="2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F40AE0" w14:textId="77777777" w:rsidR="00930A79" w:rsidRPr="00224183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지상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2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층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521AA0" w14:textId="77777777" w:rsidR="00930A79" w:rsidRPr="00224183" w:rsidRDefault="00930A79" w:rsidP="005E1C22">
            <w:pPr>
              <w:pStyle w:val="TKNormal"/>
              <w:snapToGrid w:val="0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쿠팡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주식회사</w:t>
            </w:r>
          </w:p>
        </w:tc>
        <w:tc>
          <w:tcPr>
            <w:tcW w:w="2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D45180" w14:textId="77777777" w:rsidR="00930A79" w:rsidRPr="00224183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786,801,600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479290" w14:textId="77777777" w:rsidR="00930A79" w:rsidRPr="00224183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제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3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차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변경합의서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(2024.12.23).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예금계좌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근질권</w:t>
            </w:r>
          </w:p>
        </w:tc>
      </w:tr>
      <w:tr w:rsidR="006A29C3" w:rsidRPr="009A57C7" w14:paraId="7564E669" w14:textId="77777777" w:rsidTr="005E1C22">
        <w:trPr>
          <w:trHeight w:val="448"/>
        </w:trPr>
        <w:tc>
          <w:tcPr>
            <w:tcW w:w="2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BF3A8A" w14:textId="77777777" w:rsidR="00930A79" w:rsidRPr="00224183" w:rsidDel="00EE3384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지하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1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층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35AD61" w14:textId="77777777" w:rsidR="00930A79" w:rsidRPr="00224183" w:rsidDel="00EE3384" w:rsidRDefault="00930A79" w:rsidP="005E1C22">
            <w:pPr>
              <w:pStyle w:val="TKNormal"/>
              <w:snapToGrid w:val="0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쿠팡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주식회사</w:t>
            </w:r>
          </w:p>
        </w:tc>
        <w:tc>
          <w:tcPr>
            <w:tcW w:w="2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494CA4" w14:textId="77777777" w:rsidR="00930A79" w:rsidRPr="00224183" w:rsidDel="00EE3384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988,315,200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0DE05A" w14:textId="77777777" w:rsidR="00930A79" w:rsidRPr="00224183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제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3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차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변경합의서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(2024.12.23).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예금계좌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근질권</w:t>
            </w:r>
          </w:p>
        </w:tc>
      </w:tr>
      <w:tr w:rsidR="006A29C3" w:rsidRPr="009A57C7" w14:paraId="23984DBD" w14:textId="77777777" w:rsidTr="005E1C22">
        <w:trPr>
          <w:trHeight w:val="448"/>
        </w:trPr>
        <w:tc>
          <w:tcPr>
            <w:tcW w:w="2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E844F4" w14:textId="77777777" w:rsidR="00930A79" w:rsidRPr="00224183" w:rsidDel="00EE3384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지하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2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층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AA1363" w14:textId="77777777" w:rsidR="00930A79" w:rsidRPr="00224183" w:rsidDel="00EE3384" w:rsidRDefault="00930A79" w:rsidP="005E1C22">
            <w:pPr>
              <w:pStyle w:val="TKNormal"/>
              <w:snapToGrid w:val="0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쿠팡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주식회사</w:t>
            </w:r>
          </w:p>
        </w:tc>
        <w:tc>
          <w:tcPr>
            <w:tcW w:w="2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B6B97F" w14:textId="77777777" w:rsidR="00930A79" w:rsidRPr="00224183" w:rsidDel="00EE3384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982,155,600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F712C7" w14:textId="77777777" w:rsidR="00930A79" w:rsidRPr="00224183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제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4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차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변경합의서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(2025.11.24).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예금계좌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근질권</w:t>
            </w:r>
          </w:p>
        </w:tc>
      </w:tr>
      <w:tr w:rsidR="006A29C3" w:rsidRPr="009A57C7" w14:paraId="29390CC0" w14:textId="77777777" w:rsidTr="005E1C22">
        <w:trPr>
          <w:trHeight w:val="448"/>
        </w:trPr>
        <w:tc>
          <w:tcPr>
            <w:tcW w:w="2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EAFF70" w14:textId="77777777" w:rsidR="00930A79" w:rsidRPr="00224183" w:rsidDel="00EE3384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지상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8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층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일부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사무실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증평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5632DE" w14:textId="77777777" w:rsidR="00930A79" w:rsidRPr="00224183" w:rsidDel="00EE3384" w:rsidRDefault="00930A79" w:rsidP="005E1C22">
            <w:pPr>
              <w:pStyle w:val="TKNormal"/>
              <w:snapToGrid w:val="0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쿠팡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주식회사</w:t>
            </w:r>
          </w:p>
        </w:tc>
        <w:tc>
          <w:tcPr>
            <w:tcW w:w="2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EA5DEC" w14:textId="77777777" w:rsidR="00930A79" w:rsidRPr="00224183" w:rsidDel="00EE3384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32,620,110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21D019" w14:textId="77777777" w:rsidR="00930A79" w:rsidRPr="00224183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제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5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차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변경합의서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(2026.8.14).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예금계좌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근질권</w:t>
            </w:r>
          </w:p>
        </w:tc>
      </w:tr>
      <w:tr w:rsidR="006A29C3" w:rsidRPr="009A57C7" w14:paraId="6789E2AA" w14:textId="77777777" w:rsidTr="005E1C22">
        <w:trPr>
          <w:trHeight w:val="448"/>
        </w:trPr>
        <w:tc>
          <w:tcPr>
            <w:tcW w:w="2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AAE809" w14:textId="77777777" w:rsidR="00930A79" w:rsidRPr="00224183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지상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3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층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946349" w14:textId="77777777" w:rsidR="00930A79" w:rsidRPr="00224183" w:rsidRDefault="00930A79" w:rsidP="005E1C22">
            <w:pPr>
              <w:pStyle w:val="TKNormal"/>
              <w:snapToGrid w:val="0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주식회사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농심</w:t>
            </w:r>
          </w:p>
        </w:tc>
        <w:tc>
          <w:tcPr>
            <w:tcW w:w="2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B19BF8" w14:textId="77777777" w:rsidR="00930A79" w:rsidRPr="00224183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642,552,000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B958A1" w14:textId="77777777" w:rsidR="00930A79" w:rsidRPr="00224183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2024.5.14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임대차계약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(2024.8.20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변경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).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예금계좌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근질권</w:t>
            </w:r>
          </w:p>
        </w:tc>
      </w:tr>
      <w:tr w:rsidR="006A29C3" w:rsidRPr="009A57C7" w14:paraId="73A25D52" w14:textId="77777777" w:rsidTr="005E1C22">
        <w:trPr>
          <w:trHeight w:val="448"/>
        </w:trPr>
        <w:tc>
          <w:tcPr>
            <w:tcW w:w="2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C98D38" w14:textId="77777777" w:rsidR="00930A79" w:rsidRPr="00224183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지상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1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층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일부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3B61AD" w14:textId="77777777" w:rsidR="00930A79" w:rsidRPr="00224183" w:rsidRDefault="00930A79" w:rsidP="005E1C22">
            <w:pPr>
              <w:pStyle w:val="TKNormal"/>
              <w:snapToGrid w:val="0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주식회사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지오영</w:t>
            </w:r>
          </w:p>
        </w:tc>
        <w:tc>
          <w:tcPr>
            <w:tcW w:w="2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1F1CDD" w14:textId="77777777" w:rsidR="00930A79" w:rsidRPr="00224183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393,456,789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A31D29" w14:textId="77777777" w:rsidR="00930A79" w:rsidRPr="00224183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2024.12.31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임대차계약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.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예금계좌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근질권</w:t>
            </w:r>
          </w:p>
        </w:tc>
      </w:tr>
      <w:tr w:rsidR="006A29C3" w:rsidRPr="009A57C7" w14:paraId="3231C115" w14:textId="77777777" w:rsidTr="005E1C22">
        <w:trPr>
          <w:trHeight w:val="448"/>
        </w:trPr>
        <w:tc>
          <w:tcPr>
            <w:tcW w:w="2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E3122B" w14:textId="77777777" w:rsidR="00930A79" w:rsidRPr="00224183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지상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1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층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일부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3CCD5E" w14:textId="77777777" w:rsidR="00930A79" w:rsidRPr="00224183" w:rsidRDefault="00930A79" w:rsidP="005E1C22">
            <w:pPr>
              <w:pStyle w:val="TKNormal"/>
              <w:snapToGrid w:val="0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주식회사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용마로지스</w:t>
            </w:r>
          </w:p>
        </w:tc>
        <w:tc>
          <w:tcPr>
            <w:tcW w:w="2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9F6F81" w14:textId="77777777" w:rsidR="00930A79" w:rsidRPr="00224183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308,178,000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859855" w14:textId="77777777" w:rsidR="00930A79" w:rsidRPr="00224183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2024.10.28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임대차계약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.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예금계좌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근질권</w:t>
            </w:r>
          </w:p>
        </w:tc>
      </w:tr>
      <w:tr w:rsidR="006A29C3" w:rsidRPr="009A57C7" w14:paraId="29A9A41F" w14:textId="77777777" w:rsidTr="005E1C22">
        <w:trPr>
          <w:trHeight w:val="448"/>
        </w:trPr>
        <w:tc>
          <w:tcPr>
            <w:tcW w:w="2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C9120E" w14:textId="77777777" w:rsidR="00930A79" w:rsidRPr="00224183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지상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8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층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일부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C66B3D" w14:textId="77777777" w:rsidR="00930A79" w:rsidRPr="00224183" w:rsidRDefault="00930A79" w:rsidP="005E1C22">
            <w:pPr>
              <w:pStyle w:val="TKNormal"/>
              <w:snapToGrid w:val="0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주식회사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키즈밀</w:t>
            </w:r>
          </w:p>
        </w:tc>
        <w:tc>
          <w:tcPr>
            <w:tcW w:w="2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0D004A" w14:textId="77777777" w:rsidR="00930A79" w:rsidRPr="00224183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100,000,000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D0FDE8" w14:textId="77777777" w:rsidR="00930A79" w:rsidRPr="00224183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2024.11.27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임대차계약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.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예금계좌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근질권</w:t>
            </w:r>
          </w:p>
        </w:tc>
      </w:tr>
      <w:tr w:rsidR="006A29C3" w:rsidRPr="009A57C7" w14:paraId="1731F580" w14:textId="77777777" w:rsidTr="005E1C22">
        <w:trPr>
          <w:trHeight w:val="448"/>
        </w:trPr>
        <w:tc>
          <w:tcPr>
            <w:tcW w:w="2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09EFE2" w14:textId="77777777" w:rsidR="00930A79" w:rsidRPr="00224183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지상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1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층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일부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근린생활시설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449AE6" w14:textId="77777777" w:rsidR="00930A79" w:rsidRPr="00224183" w:rsidRDefault="00930A79" w:rsidP="005E1C22">
            <w:pPr>
              <w:pStyle w:val="TKNormal"/>
              <w:snapToGrid w:val="0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주식회사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아이팜</w:t>
            </w:r>
          </w:p>
        </w:tc>
        <w:tc>
          <w:tcPr>
            <w:tcW w:w="2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F755AD" w14:textId="77777777" w:rsidR="00930A79" w:rsidRPr="00224183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6,224,400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9EABCF" w14:textId="77777777" w:rsidR="00930A79" w:rsidRPr="00224183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2025.4.25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임대차계약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.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질권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미설정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임차인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요청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시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설정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)</w:t>
            </w:r>
          </w:p>
        </w:tc>
      </w:tr>
      <w:tr w:rsidR="006A29C3" w:rsidRPr="009A57C7" w14:paraId="6FFDB2AA" w14:textId="77777777" w:rsidTr="005E1C22">
        <w:trPr>
          <w:trHeight w:val="577"/>
        </w:trPr>
        <w:tc>
          <w:tcPr>
            <w:tcW w:w="42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A3E60C" w14:textId="77777777" w:rsidR="00930A79" w:rsidRPr="00224183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b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b/>
                <w:color w:val="000000"/>
                <w:kern w:val="0"/>
                <w:sz w:val="16"/>
                <w:szCs w:val="16"/>
                <w:highlight w:val="yellow"/>
              </w:rPr>
              <w:t>임대보증금</w:t>
            </w:r>
            <w:r>
              <w:rPr>
                <w:rFonts w:ascii="Times New Roman" w:eastAsia="바탕체"/>
                <w:b/>
                <w:color w:val="000000"/>
                <w:kern w:val="0"/>
                <w:sz w:val="16"/>
                <w:szCs w:val="16"/>
                <w:highlight w:val="yellow"/>
              </w:rPr>
              <w:t xml:space="preserve"> </w:t>
            </w:r>
            <w:r>
              <w:rPr>
                <w:rFonts w:ascii="Times New Roman" w:eastAsia="바탕체"/>
                <w:b/>
                <w:color w:val="000000"/>
                <w:kern w:val="0"/>
                <w:sz w:val="16"/>
                <w:szCs w:val="16"/>
                <w:highlight w:val="yellow"/>
              </w:rPr>
              <w:t>합계</w:t>
            </w:r>
          </w:p>
        </w:tc>
        <w:tc>
          <w:tcPr>
            <w:tcW w:w="2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BD3D31" w14:textId="77777777" w:rsidR="00930A79" w:rsidRPr="00224183" w:rsidRDefault="00930A79" w:rsidP="005E1C22">
            <w:pPr>
              <w:pStyle w:val="TKNormal"/>
              <w:spacing w:line="200" w:lineRule="exact"/>
              <w:ind w:firstLineChars="100" w:firstLine="160"/>
              <w:jc w:val="center"/>
              <w:rPr>
                <w:rFonts w:ascii="Times New Roman" w:eastAsia="바탕체"/>
                <w:b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b/>
                <w:color w:val="000000"/>
                <w:kern w:val="0"/>
                <w:sz w:val="16"/>
                <w:szCs w:val="16"/>
              </w:rPr>
              <w:t>7,205,111,707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E14AC1" w14:textId="77777777" w:rsidR="00930A79" w:rsidRPr="00224183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b/>
                <w:color w:val="000000"/>
                <w:kern w:val="0"/>
                <w:sz w:val="16"/>
                <w:szCs w:val="16"/>
                <w:highlight w:val="yellow"/>
              </w:rPr>
            </w:pPr>
          </w:p>
        </w:tc>
      </w:tr>
    </w:tbl>
    <w:p w14:paraId="72BC1AD1" w14:textId="77777777" w:rsidR="00930A79" w:rsidRPr="00716A5A" w:rsidRDefault="00930A79" w:rsidP="006A29C3">
      <w:pPr>
        <w:pStyle w:val="TKNormal"/>
        <w:shd w:val="clear" w:color="auto" w:fill="FFFFFF"/>
        <w:snapToGrid w:val="0"/>
        <w:spacing w:line="200" w:lineRule="exact"/>
        <w:textAlignment w:val="baseline"/>
        <w:rPr>
          <w:rFonts w:ascii="바탕체" w:eastAsia="바탕체" w:hAnsi="바탕체" w:cs="굴림"/>
          <w:color w:val="000000"/>
          <w:kern w:val="0"/>
          <w:sz w:val="16"/>
          <w:szCs w:val="16"/>
        </w:rPr>
      </w:pPr>
    </w:p>
    <w:p w14:paraId="355DB5E5" w14:textId="77777777" w:rsidR="00930A79" w:rsidRPr="006A29C3" w:rsidRDefault="00930A79">
      <w:pPr>
        <w:pStyle w:val="TKNormal"/>
      </w:pPr>
    </w:p>
    <w:sectPr w:rsidR="00F47E3F" w:rsidRPr="006A29C3" w:rsidSect="006A29C3">
      <w:headerReference w:type="default" r:id="rId16"/>
      <w:footerReference w:type="default" r:id="rId17"/>
      <w:pgSz w:w="11906" w:h="16838"/>
      <w:pgMar w:top="1985" w:right="1701" w:bottom="1701" w:left="1701" w:header="851" w:footer="992" w:gutter="0"/>
      <w:pgNumType w:start="1"/>
      <w:cols w:space="425"/>
      <w:docGrid w:type="lines"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5" w:author="이원준 차장(법무팀)" w:date="2026-10-08T16:25:00Z" w:initials="이원">
    <w:p w14:paraId="69F8A7BB" w14:textId="77777777" w:rsidR="007B4163" w:rsidRDefault="007B4163" w:rsidP="007B4163">
      <w:pPr>
        <w:pStyle w:val="ae"/>
      </w:pPr>
      <w:r>
        <w:rPr>
          <w:rStyle w:val="ad"/>
        </w:rPr>
        <w:annotationRef/>
      </w:r>
      <w:r>
        <w:t>‘신탁계약서에 의한 행위로 발생한 손해' 가 다소 추상적이고 그 범위가 넓어 수정하였습니다.</w:t>
      </w:r>
    </w:p>
  </w:comment>
  <w:comment w:id="8" w:author="이원준 차장(법무팀)" w:date="2026-10-08T16:31:00Z" w:initials="이원">
    <w:p w14:paraId="039699A2" w14:textId="77777777" w:rsidR="00EF4A2E" w:rsidRDefault="00EF4A2E" w:rsidP="00EF4A2E">
      <w:pPr>
        <w:pStyle w:val="ae"/>
      </w:pPr>
      <w:r>
        <w:rPr>
          <w:rStyle w:val="ad"/>
        </w:rPr>
        <w:annotationRef/>
      </w:r>
      <w:r>
        <w:t>신탁계약을 위반한 사실만으로 처분 요청권한을 부여하는 것은 다소 불합리한바, 내용 부가하였습니다.</w:t>
      </w:r>
    </w:p>
  </w:comment>
  <w:comment w:id="9" w:author="코람코 상장리츠팀" w:initials="KR" w:date="2026-10-13T07:49:46Z">
    <w:p>
      <w:pPr>
        <w:pStyle w:val="CommentText"/>
      </w:pPr>
      <w:r>
        <w:rPr>
          <w:rStyle w:val="CommentReference"/>
        </w:rPr>
        <w:annotationRef/>
      </w:r>
      <w:r>
        <w:t>[당사자 정리] 신탁계약의 당사자를 위탁자·수탁자(은행)로 한정합니다. 신탁계약서·특약에 우선수익자가 당사자로 기재되면 신탁등기 시 등기관이 우선수익자 전원의 간인을 요구할 수 있다는 법무사 의견에 따른 변경입니다. 대주 우선수익자가 25개사(Tranche A 22개사(신협 조합 17곳 포함)·Tranche B 3개사, 통지처 목록 261012 vf 기준)라 전원 간인은 현실적으로 어렵습니다. 우선수익자는 별첨 1의 지정과 수익권증서 발급으로 지위를 취득합니다(특약 제1조의2 신설).</w:t>
      </w:r>
    </w:p>
  </w:comment>
  <w:comment w:id="10" w:author="코람코 상장리츠팀" w:initials="KR" w:date="2026-10-13T07:49:46Z">
    <w:p>
      <w:pPr>
        <w:pStyle w:val="CommentText"/>
      </w:pPr>
      <w:r>
        <w:rPr>
          <w:rStyle w:val="CommentReference"/>
        </w:rPr>
        <w:annotationRef/>
      </w:r>
      <w:r>
        <w:t>[당사자 정리] 본계약 서명란에서 1순위(쿠팡) 및 공동 2·3순위 우선수익자 기명날인란을 삭제합니다. 신탁계약서는 위탁자·수탁자만 기명날인합니다. 우선수익자 명단·순위·한도금액은 별첨 1(우선수익자들 목록)에 그대로 둡니다.</w:t>
      </w:r>
    </w:p>
  </w:comment>
  <w:comment w:id="11" w:author="코람코 상장리츠팀" w:initials="KR" w:date="2026-10-13T07:49:46Z">
    <w:p>
      <w:pPr>
        <w:pStyle w:val="CommentText"/>
      </w:pPr>
      <w:r>
        <w:rPr>
          <w:rStyle w:val="CommentReference"/>
        </w:rPr>
        <w:annotationRef/>
      </w:r>
      <w:r>
        <w:t>[당사자 정리] 특약 전문의 약정 당사자를 위탁자·수탁자로 한정했습니다. 우선수익자 관련 정의(1순위·2순위·3순위·대주 우선수익자들·우선수익자들)는 당사자 열거에서 빼고 정의 문장으로 옮겨 내용은 그대로 유지합니다.</w:t>
      </w:r>
    </w:p>
  </w:comment>
  <w:comment w:id="12" w:author="코람코 상장리츠팀" w:initials="KR" w:date="2026-10-13T07:49:46Z">
    <w:p>
      <w:pPr>
        <w:pStyle w:val="CommentText"/>
      </w:pPr>
      <w:r>
        <w:rPr>
          <w:rStyle w:val="CommentReference"/>
        </w:rPr>
        <w:annotationRef/>
      </w:r>
      <w:r>
        <w:t>[신설] 우선수익자가 당사자에서 빠지더라도 권리 보호와 기존 조항의 효력을 유지하기 위한 조항입니다. ① 우선수익권 취득 근거(위탁자 지정·별첨 1·수익권증서) ② 특약 중 우선수익자들의 확인·이의 불제기 조항(제6조 제④항, 제6조의2, 제14조, 제20조 등)이 수익권증서 수령·대출약정 체결로 승낙된 것으로 봄 ③ 우선수익자 동의 없는 신탁계약 변경·해지 금지(대주 보호). ※ 문언은 BKL(대주 측) 및 우리은행 신탁부 확인이 필요합니다(내부 검토안).</w:t>
      </w:r>
    </w:p>
  </w:comment>
  <w:comment w:id="13" w:author="코람코 상장리츠팀" w:initials="KR" w:date="2026-10-13T07:49:46Z">
    <w:p>
      <w:pPr>
        <w:pStyle w:val="CommentText"/>
      </w:pPr>
      <w:r>
        <w:rPr>
          <w:rStyle w:val="CommentReference"/>
        </w:rPr>
        <w:annotationRef/>
      </w:r>
      <w:r>
        <w:t>[변경 요청 반영] 제2호(위탁자의 본 신탁계약 위반 시 처분요청) 삭제에 따라 '단, 본 항 제2호의 경우에는 위탁자의 사전 동의가 있어야 한다' 단서도 삭제합니다. 처분사유는 대출약정서상 기한의 이익 상실(제1호)로 한정되며, 대출약정 제12조(기한이익상실)와 일치합니다.</w:t>
      </w:r>
    </w:p>
  </w:comment>
  <w:comment w:id="14" w:author="코람코 상장리츠팀" w:initials="KR" w:date="2026-10-13T07:49:46Z">
    <w:p>
      <w:pPr>
        <w:pStyle w:val="CommentText"/>
      </w:pPr>
      <w:r>
        <w:rPr>
          <w:rStyle w:val="CommentReference"/>
        </w:rPr>
        <w:annotationRef/>
      </w:r>
      <w:r>
        <w:t>[변경 요청 반영] 제2호 '위탁자가 본 신탁계약의 중요한 사항을 위반한 경우'를 삭제합니다(법무팀 10/08 '중요한 사항' 수정분 포함). 신탁계약 위반은 대출약정상 의무 위반·치유기간(30영업일) 미치유 시 기한이익상실 사유로 포섭되므로, 신탁계약만으로 별도 처분사유를 두지 않습니다.</w:t>
      </w:r>
    </w:p>
  </w:comment>
  <w:comment w:id="15" w:author="코람코 상장리츠팀" w:initials="KR" w:date="2026-10-13T07:49:46Z">
    <w:p>
      <w:pPr>
        <w:pStyle w:val="CommentText"/>
      </w:pPr>
      <w:r>
        <w:rPr>
          <w:rStyle w:val="CommentReference"/>
        </w:rPr>
        <w:annotationRef/>
      </w:r>
      <w:r>
        <w:t>[연동 정리] 제12조 제1항 제2호 삭제에 따라 처분보수 근거 조항을 '제1호'로 맞춥니다.</w:t>
      </w:r>
    </w:p>
  </w:comment>
  <w:comment w:id="16" w:author="코람코 상장리츠팀" w:initials="KR" w:date="2026-10-13T07:49:46Z">
    <w:p>
      <w:pPr>
        <w:pStyle w:val="CommentText"/>
      </w:pPr>
      <w:r>
        <w:rPr>
          <w:rStyle w:val="CommentReference"/>
        </w:rPr>
        <w:annotationRef/>
      </w:r>
      <w:r>
        <w:t>[당사자 정리] 간인은 위탁자·수탁자 간 합의로 지정하는 자의 직인 또는 천공으로 대체합니다. 우선수익자 간인은 필요 없다는 점을 분명히 하는 변경입니다. 실제 등기 실무(간인 요구 여부)는 법무사·등기소 확인이 필요합니다.</w:t>
      </w:r>
    </w:p>
  </w:comment>
  <w:comment w:id="17" w:author="코람코 상장리츠팀" w:initials="KR" w:date="2026-10-13T07:49:46Z">
    <w:p>
      <w:pPr>
        <w:pStyle w:val="CommentText"/>
      </w:pPr>
      <w:r>
        <w:rPr>
          <w:rStyle w:val="CommentReference"/>
        </w:rPr>
        <w:annotationRef/>
      </w:r>
      <w:r>
        <w:t>[당사자 정리] 특약 기명날인 당사자를 위탁자·수탁자로 명시합니다.</w:t>
      </w:r>
    </w:p>
  </w:comment>
  <w:comment w:id="18" w:author="코람코 상장리츠팀" w:initials="KR" w:date="2026-10-13T07:49:46Z">
    <w:p>
      <w:pPr>
        <w:pStyle w:val="CommentText"/>
      </w:pPr>
      <w:r>
        <w:rPr>
          <w:rStyle w:val="CommentReference"/>
        </w:rPr>
        <w:annotationRef/>
      </w:r>
      <w:r>
        <w:t>[당사자 정리] 특약 서명란에서 1순위(쿠팡) 및 공동 2·3순위 우선수익자 기명날인란을 삭제합니다. 위탁자·수탁자만 기명날인합니다.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9F8A7BB" w15:done="0"/>
  <w15:commentEx w15:paraId="039699A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445E105" w16cex:dateUtc="2026-10-08T07:25:00Z"/>
  <w16cex:commentExtensible w16cex:durableId="18FB8B43" w16cex:dateUtc="2026-10-08T07:3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9F8A7BB" w16cid:durableId="3445E105"/>
  <w16cid:commentId w16cid:paraId="039699A2" w16cid:durableId="18FB8B4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5954A" w14:textId="77777777" w:rsidR="00930A79" w:rsidRDefault="00930A79">
      <w:pPr>
        <w:spacing w:after="0" w:line="240" w:lineRule="auto"/>
      </w:pPr>
      <w:r>
        <w:separator/>
      </w:r>
    </w:p>
  </w:endnote>
  <w:endnote w:type="continuationSeparator" w:id="0">
    <w:p w14:paraId="6DBEAAA2" w14:textId="77777777" w:rsidR="00930A79" w:rsidRDefault="00930A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FreeSans">
    <w:panose1 w:val="00000000000000000000"/>
    <w:charset w:val="00"/>
    <w:family w:val="roman"/>
    <w:notTrueType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;Gulim">
    <w:altName w:val="바탕"/>
    <w:panose1 w:val="00000000000000000000"/>
    <w:charset w:val="81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;Batang">
    <w:altName w:val="바탕"/>
    <w:panose1 w:val="00000000000000000000"/>
    <w:charset w:val="81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WenQuanYi Zen Hei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panose1 w:val="00000000000000000000"/>
    <w:charset w:val="81"/>
    <w:family w:val="roman"/>
    <w:notTrueType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32995" w14:textId="77777777" w:rsidR="00DE42D9" w:rsidRDefault="00DE42D9">
    <w:pPr>
      <w:pStyle w:val="aa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C2D06" w14:textId="77777777" w:rsidR="00DE42D9" w:rsidRDefault="00930A79">
    <w:pPr>
      <w:pStyle w:val="aa"/>
      <w:jc w:val="center"/>
      <w:rPr>
        <w:rFonts w:ascii="Times New Roman" w:hAnsi="Times New Roman"/>
      </w:rPr>
    </w:pP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21</w:t>
    </w:r>
    <w:r>
      <w:rPr>
        <w:rFonts w:ascii="Times New Roman" w:hAnsi="Times New Roman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4198E" w14:textId="77777777" w:rsidR="00DE42D9" w:rsidRDefault="00DE42D9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8368C" w14:textId="77777777" w:rsidR="00930A79" w:rsidRPr="00F12666" w:rsidRDefault="00930A79" w:rsidP="00F12666">
    <w:pPr>
      <w:pStyle w:val="TKfooter"/>
      <w:jc w:val="center"/>
      <w:rPr>
        <w:rFonts w:ascii="Times New Roman"/>
        <w:color w:val="808080"/>
      </w:rPr>
    </w:pPr>
    <w:r w:rsidRPr="00F12666">
      <w:rPr>
        <w:rFonts w:ascii="Times New Roman"/>
        <w:color w:val="808080"/>
      </w:rPr>
      <w:t>-</w:t>
    </w:r>
    <w:r w:rsidRPr="00F12666">
      <w:rPr>
        <w:rFonts w:ascii="Times New Roman"/>
        <w:color w:val="808080"/>
      </w:rPr>
      <w:fldChar w:fldCharType="begin"/>
    </w:r>
    <w:r w:rsidRPr="00F12666">
      <w:rPr>
        <w:rFonts w:ascii="Times New Roman"/>
        <w:color w:val="808080"/>
      </w:rPr>
      <w:instrText>PAGE   \* MERGEFORMAT</w:instrText>
    </w:r>
    <w:r w:rsidRPr="00F12666">
      <w:rPr>
        <w:rFonts w:ascii="Times New Roman"/>
        <w:color w:val="808080"/>
      </w:rPr>
      <w:fldChar w:fldCharType="separate"/>
    </w:r>
    <w:r w:rsidRPr="004969A8">
      <w:rPr>
        <w:rFonts w:ascii="Times New Roman"/>
        <w:noProof/>
        <w:color w:val="808080"/>
        <w:lang w:val="ko-KR"/>
      </w:rPr>
      <w:t>29</w:t>
    </w:r>
    <w:r w:rsidRPr="00F12666">
      <w:rPr>
        <w:rFonts w:ascii="Times New Roman"/>
        <w:color w:val="808080"/>
      </w:rPr>
      <w:fldChar w:fldCharType="end"/>
    </w:r>
    <w:r w:rsidRPr="00F12666">
      <w:rPr>
        <w:rFonts w:ascii="Times New Roman"/>
        <w:color w:val="808080"/>
      </w:rPr>
      <w:t>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29032" w14:textId="77777777" w:rsidR="00930A79" w:rsidRDefault="00930A79">
      <w:pPr>
        <w:spacing w:after="0" w:line="240" w:lineRule="auto"/>
      </w:pPr>
      <w:r>
        <w:separator/>
      </w:r>
    </w:p>
  </w:footnote>
  <w:footnote w:type="continuationSeparator" w:id="0">
    <w:p w14:paraId="6C146BEF" w14:textId="77777777" w:rsidR="00930A79" w:rsidRDefault="00930A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3A2BD" w14:textId="77777777" w:rsidR="00DE42D9" w:rsidRDefault="00DE42D9">
    <w:pPr>
      <w:pStyle w:val="a9"/>
      <w:spacing w:after="0"/>
      <w:jc w:val="right"/>
      <w:rPr>
        <w:rFonts w:ascii="Times New Roman" w:eastAsia="바탕;Batang" w:hAnsi="Times New Roma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00070" w14:textId="77777777" w:rsidR="00930A79" w:rsidRPr="00F12666" w:rsidRDefault="00930A79" w:rsidP="00F12666">
    <w:pPr>
      <w:pStyle w:val="TKfooter"/>
      <w:tabs>
        <w:tab w:val="clear" w:pos="4252"/>
      </w:tabs>
      <w:ind w:right="600"/>
      <w:jc w:val="left"/>
      <w:rPr>
        <w:color w:val="808080"/>
      </w:rPr>
    </w:pPr>
    <w:r>
      <w:rPr>
        <w:rFonts w:hint="eastAsia"/>
        <w:color w:val="A6A6A6"/>
      </w:rPr>
      <w:t>부동산담보신탁계약에</w:t>
    </w:r>
    <w:r>
      <w:rPr>
        <w:rFonts w:hint="eastAsia"/>
        <w:color w:val="A6A6A6"/>
      </w:rPr>
      <w:t xml:space="preserve"> </w:t>
    </w:r>
    <w:r>
      <w:rPr>
        <w:rFonts w:hint="eastAsia"/>
        <w:color w:val="A6A6A6"/>
      </w:rPr>
      <w:t>대한</w:t>
    </w:r>
    <w:r>
      <w:rPr>
        <w:rFonts w:hint="eastAsia"/>
        <w:color w:val="A6A6A6"/>
      </w:rPr>
      <w:t xml:space="preserve"> </w:t>
    </w:r>
    <w:r>
      <w:rPr>
        <w:rFonts w:hint="eastAsia"/>
        <w:color w:val="A6A6A6"/>
      </w:rPr>
      <w:t>특약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F3F32"/>
    <w:multiLevelType w:val="hybridMultilevel"/>
    <w:tmpl w:val="E6B2CFD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E476E6F"/>
    <w:multiLevelType w:val="hybridMultilevel"/>
    <w:tmpl w:val="E6B2CFD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1B57C28"/>
    <w:multiLevelType w:val="multilevel"/>
    <w:tmpl w:val="DB6A0BE6"/>
    <w:lvl w:ilvl="0">
      <w:start w:val="1"/>
      <w:numFmt w:val="decimal"/>
      <w:lvlText w:val="%1."/>
      <w:lvlJc w:val="left"/>
      <w:pPr>
        <w:tabs>
          <w:tab w:val="num" w:pos="0"/>
        </w:tabs>
        <w:ind w:left="400" w:hanging="40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2CB1F9E"/>
    <w:multiLevelType w:val="hybridMultilevel"/>
    <w:tmpl w:val="AA4EF3B8"/>
    <w:lvl w:ilvl="0" w:tplc="88D61F44">
      <w:start w:val="1"/>
      <w:numFmt w:val="decimal"/>
      <w:lvlText w:val="%1."/>
      <w:lvlJc w:val="left"/>
      <w:pPr>
        <w:ind w:left="11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4" w15:restartNumberingAfterBreak="0">
    <w:nsid w:val="17346BD8"/>
    <w:multiLevelType w:val="hybridMultilevel"/>
    <w:tmpl w:val="E6B2CFD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BAF3636"/>
    <w:multiLevelType w:val="hybridMultilevel"/>
    <w:tmpl w:val="E6B2CFD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DAB60DF"/>
    <w:multiLevelType w:val="hybridMultilevel"/>
    <w:tmpl w:val="E6B2CFD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20DA09A5"/>
    <w:multiLevelType w:val="hybridMultilevel"/>
    <w:tmpl w:val="AA4EF3B8"/>
    <w:lvl w:ilvl="0" w:tplc="88D61F44">
      <w:start w:val="1"/>
      <w:numFmt w:val="decimal"/>
      <w:lvlText w:val="%1."/>
      <w:lvlJc w:val="left"/>
      <w:pPr>
        <w:ind w:left="11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8" w15:restartNumberingAfterBreak="0">
    <w:nsid w:val="24CA12AE"/>
    <w:multiLevelType w:val="hybridMultilevel"/>
    <w:tmpl w:val="E6B2CFD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A3275D2"/>
    <w:multiLevelType w:val="hybridMultilevel"/>
    <w:tmpl w:val="E6B2CFD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F952A18"/>
    <w:multiLevelType w:val="hybridMultilevel"/>
    <w:tmpl w:val="E6B2CFD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3880415B"/>
    <w:multiLevelType w:val="hybridMultilevel"/>
    <w:tmpl w:val="E6B2CFD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394D71B9"/>
    <w:multiLevelType w:val="hybridMultilevel"/>
    <w:tmpl w:val="E6B2CFD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3CFE2F72"/>
    <w:multiLevelType w:val="hybridMultilevel"/>
    <w:tmpl w:val="AA4EF3B8"/>
    <w:lvl w:ilvl="0" w:tplc="88D61F44">
      <w:start w:val="1"/>
      <w:numFmt w:val="decimal"/>
      <w:lvlText w:val="%1."/>
      <w:lvlJc w:val="left"/>
      <w:pPr>
        <w:ind w:left="11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4" w15:restartNumberingAfterBreak="0">
    <w:nsid w:val="4010796B"/>
    <w:multiLevelType w:val="hybridMultilevel"/>
    <w:tmpl w:val="E6B2CFD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41B446A9"/>
    <w:multiLevelType w:val="hybridMultilevel"/>
    <w:tmpl w:val="E6B2CFD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42711F81"/>
    <w:multiLevelType w:val="hybridMultilevel"/>
    <w:tmpl w:val="E6B2CFD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4BBF2B01"/>
    <w:multiLevelType w:val="hybridMultilevel"/>
    <w:tmpl w:val="AA4EF3B8"/>
    <w:lvl w:ilvl="0" w:tplc="88D61F44">
      <w:start w:val="1"/>
      <w:numFmt w:val="decimal"/>
      <w:lvlText w:val="%1."/>
      <w:lvlJc w:val="left"/>
      <w:pPr>
        <w:ind w:left="11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8" w15:restartNumberingAfterBreak="0">
    <w:nsid w:val="4FB64275"/>
    <w:multiLevelType w:val="multilevel"/>
    <w:tmpl w:val="85848A16"/>
    <w:lvl w:ilvl="0">
      <w:start w:val="1"/>
      <w:numFmt w:val="decimal"/>
      <w:lvlText w:val="%1."/>
      <w:lvlJc w:val="left"/>
      <w:pPr>
        <w:tabs>
          <w:tab w:val="num" w:pos="0"/>
        </w:tabs>
        <w:ind w:left="465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2C46C05"/>
    <w:multiLevelType w:val="hybridMultilevel"/>
    <w:tmpl w:val="E6B2CFD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5FBD1AAD"/>
    <w:multiLevelType w:val="hybridMultilevel"/>
    <w:tmpl w:val="47D62F24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64EF76D6"/>
    <w:multiLevelType w:val="hybridMultilevel"/>
    <w:tmpl w:val="F7C85954"/>
    <w:lvl w:ilvl="0" w:tplc="6D968072">
      <w:start w:val="1"/>
      <w:numFmt w:val="decimal"/>
      <w:lvlText w:val="%1."/>
      <w:lvlJc w:val="left"/>
      <w:pPr>
        <w:tabs>
          <w:tab w:val="num" w:pos="1160"/>
        </w:tabs>
        <w:ind w:left="11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600"/>
        </w:tabs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00"/>
        </w:tabs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800"/>
        </w:tabs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00"/>
        </w:tabs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00"/>
        </w:tabs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00"/>
        </w:tabs>
        <w:ind w:left="4400" w:hanging="400"/>
      </w:pPr>
    </w:lvl>
  </w:abstractNum>
  <w:abstractNum w:abstractNumId="22" w15:restartNumberingAfterBreak="0">
    <w:nsid w:val="70327814"/>
    <w:multiLevelType w:val="hybridMultilevel"/>
    <w:tmpl w:val="E6B2CFD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70426C7D"/>
    <w:multiLevelType w:val="hybridMultilevel"/>
    <w:tmpl w:val="E6B2CFD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7DB723F4"/>
    <w:multiLevelType w:val="multilevel"/>
    <w:tmpl w:val="F594E39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762066462">
    <w:abstractNumId w:val="2"/>
  </w:num>
  <w:num w:numId="2" w16cid:durableId="915558001">
    <w:abstractNumId w:val="18"/>
  </w:num>
  <w:num w:numId="3" w16cid:durableId="700860711">
    <w:abstractNumId w:val="24"/>
  </w:num>
  <w:num w:numId="4" w16cid:durableId="3943808">
    <w:abstractNumId w:val="21"/>
  </w:num>
  <w:num w:numId="5" w16cid:durableId="442506685">
    <w:abstractNumId w:val="17"/>
  </w:num>
  <w:num w:numId="6" w16cid:durableId="391276373">
    <w:abstractNumId w:val="1"/>
  </w:num>
  <w:num w:numId="7" w16cid:durableId="2037265417">
    <w:abstractNumId w:val="20"/>
  </w:num>
  <w:num w:numId="8" w16cid:durableId="102770693">
    <w:abstractNumId w:val="5"/>
  </w:num>
  <w:num w:numId="9" w16cid:durableId="2122920019">
    <w:abstractNumId w:val="4"/>
  </w:num>
  <w:num w:numId="10" w16cid:durableId="512189576">
    <w:abstractNumId w:val="10"/>
  </w:num>
  <w:num w:numId="11" w16cid:durableId="2069182719">
    <w:abstractNumId w:val="13"/>
  </w:num>
  <w:num w:numId="12" w16cid:durableId="1398018904">
    <w:abstractNumId w:val="14"/>
  </w:num>
  <w:num w:numId="13" w16cid:durableId="1391533478">
    <w:abstractNumId w:val="12"/>
  </w:num>
  <w:num w:numId="14" w16cid:durableId="367487378">
    <w:abstractNumId w:val="3"/>
  </w:num>
  <w:num w:numId="15" w16cid:durableId="1353068715">
    <w:abstractNumId w:val="19"/>
  </w:num>
  <w:num w:numId="16" w16cid:durableId="1490822856">
    <w:abstractNumId w:val="15"/>
  </w:num>
  <w:num w:numId="17" w16cid:durableId="212817105">
    <w:abstractNumId w:val="7"/>
  </w:num>
  <w:num w:numId="18" w16cid:durableId="606498267">
    <w:abstractNumId w:val="6"/>
  </w:num>
  <w:num w:numId="19" w16cid:durableId="730735835">
    <w:abstractNumId w:val="22"/>
  </w:num>
  <w:num w:numId="20" w16cid:durableId="628054478">
    <w:abstractNumId w:val="9"/>
  </w:num>
  <w:num w:numId="21" w16cid:durableId="1245533783">
    <w:abstractNumId w:val="23"/>
  </w:num>
  <w:num w:numId="22" w16cid:durableId="2048991950">
    <w:abstractNumId w:val="11"/>
  </w:num>
  <w:num w:numId="23" w16cid:durableId="1299797828">
    <w:abstractNumId w:val="8"/>
  </w:num>
  <w:num w:numId="24" w16cid:durableId="566259563">
    <w:abstractNumId w:val="16"/>
  </w:num>
  <w:num w:numId="25" w16cid:durableId="165132832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이원준 차장(법무팀)">
    <w15:presenceInfo w15:providerId="AD" w15:userId="S::wjlee@koramco.com::7abbaf9e-8e82-4d5a-8a20-5974a280de1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trackRevisions/>
  <w:defaultTabStop w:val="80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2D9"/>
    <w:rsid w:val="00404F2D"/>
    <w:rsid w:val="00553F6C"/>
    <w:rsid w:val="007B4163"/>
    <w:rsid w:val="00930A79"/>
    <w:rsid w:val="00BC758E"/>
    <w:rsid w:val="00DE42D9"/>
    <w:rsid w:val="00EF4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03DDC7"/>
  <w15:docId w15:val="{39268430-AD89-4B97-AA50-B26C10BC9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Theme="minorEastAsia" w:hAnsi="Liberation Serif" w:cs="Free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spacing w:after="200" w:line="276" w:lineRule="auto"/>
      <w:jc w:val="both"/>
    </w:pPr>
    <w:rPr>
      <w:rFonts w:ascii="맑은 고딕" w:eastAsia="맑은 고딕" w:hAnsi="맑은 고딕" w:cs="Times New Roman"/>
      <w:kern w:val="2"/>
      <w:sz w:val="20"/>
      <w:szCs w:val="22"/>
      <w:lang w:eastAsia="ko-KR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WW8Num2z0">
    <w:name w:val="WW8Num2z0"/>
    <w:qFormat/>
    <w:rPr>
      <w:rFonts w:ascii="바탕체" w:eastAsia="바탕체" w:hAnsi="바탕체" w:cs="굴림;Gulim"/>
    </w:rPr>
  </w:style>
  <w:style w:type="character" w:customStyle="1" w:styleId="WW8Num2z1">
    <w:name w:val="WW8Num2z1"/>
    <w:qFormat/>
    <w:rPr>
      <w:rFonts w:ascii="Wingdings" w:hAnsi="Wingdings" w:cs="Wingdings"/>
    </w:rPr>
  </w:style>
  <w:style w:type="character" w:customStyle="1" w:styleId="WW8Num4z0">
    <w:name w:val="WW8Num4z0"/>
    <w:qFormat/>
  </w:style>
  <w:style w:type="character" w:customStyle="1" w:styleId="WW8Num5z0">
    <w:name w:val="WW8Num5z0"/>
    <w:qFormat/>
    <w:rPr>
      <w:b w:val="0"/>
    </w:rPr>
  </w:style>
  <w:style w:type="character" w:customStyle="1" w:styleId="WW8Num6z0">
    <w:name w:val="WW8Num6z0"/>
    <w:qFormat/>
  </w:style>
  <w:style w:type="character" w:customStyle="1" w:styleId="WW8Num7z0">
    <w:name w:val="WW8Num7z0"/>
    <w:qFormat/>
    <w:rPr>
      <w:rFonts w:ascii="Wingdings" w:hAnsi="Wingdings" w:cs="Wingdings"/>
    </w:rPr>
  </w:style>
  <w:style w:type="character" w:customStyle="1" w:styleId="WW8Num8z0">
    <w:name w:val="WW8Num8z0"/>
    <w:qFormat/>
  </w:style>
  <w:style w:type="character" w:customStyle="1" w:styleId="WW8Num9z0">
    <w:name w:val="WW8Num9z0"/>
    <w:qFormat/>
  </w:style>
  <w:style w:type="character" w:customStyle="1" w:styleId="WW8Num11z0">
    <w:name w:val="WW8Num11z0"/>
    <w:qFormat/>
  </w:style>
  <w:style w:type="character" w:customStyle="1" w:styleId="WW8Num14z0">
    <w:name w:val="WW8Num14z0"/>
    <w:qFormat/>
  </w:style>
  <w:style w:type="character" w:customStyle="1" w:styleId="WW8Num15z0">
    <w:name w:val="WW8Num15z0"/>
    <w:qFormat/>
    <w:rPr>
      <w:b w:val="0"/>
    </w:rPr>
  </w:style>
  <w:style w:type="character" w:customStyle="1" w:styleId="WW8Num16z0">
    <w:name w:val="WW8Num16z0"/>
    <w:qFormat/>
  </w:style>
  <w:style w:type="character" w:customStyle="1" w:styleId="WW8Num17z0">
    <w:name w:val="WW8Num17z0"/>
    <w:qFormat/>
    <w:rPr>
      <w:rFonts w:ascii="Wingdings" w:hAnsi="Wingdings" w:cs="Wingdings"/>
    </w:rPr>
  </w:style>
  <w:style w:type="character" w:customStyle="1" w:styleId="Char">
    <w:name w:val="풍선 도움말 텍스트 Char"/>
    <w:qFormat/>
    <w:rPr>
      <w:rFonts w:ascii="맑은 고딕" w:eastAsia="맑은 고딕" w:hAnsi="맑은 고딕" w:cs="Times New Roman"/>
      <w:sz w:val="18"/>
      <w:szCs w:val="18"/>
    </w:rPr>
  </w:style>
  <w:style w:type="character" w:customStyle="1" w:styleId="Char0">
    <w:name w:val="본문 Char"/>
    <w:qFormat/>
    <w:rPr>
      <w:rFonts w:ascii="바탕;Batang" w:eastAsia="바탕;Batang" w:hAnsi="바탕;Batang" w:cs="Times New Roman"/>
      <w:color w:val="000000"/>
      <w:kern w:val="0"/>
      <w:sz w:val="19"/>
      <w:szCs w:val="19"/>
      <w:lang w:val="en-US"/>
    </w:rPr>
  </w:style>
  <w:style w:type="character" w:customStyle="1" w:styleId="Char1">
    <w:name w:val="머리글 Char"/>
    <w:basedOn w:val="a0"/>
    <w:qFormat/>
  </w:style>
  <w:style w:type="character" w:customStyle="1" w:styleId="Char2">
    <w:name w:val="바닥글 Char"/>
    <w:basedOn w:val="a0"/>
    <w:qFormat/>
  </w:style>
  <w:style w:type="character" w:styleId="a3">
    <w:name w:val="Hyperlink"/>
    <w:rPr>
      <w:color w:val="0000FF"/>
      <w:u w:val="single"/>
    </w:rPr>
  </w:style>
  <w:style w:type="character" w:customStyle="1" w:styleId="Char3">
    <w:name w:val="목록 단락 Char"/>
    <w:qFormat/>
    <w:rPr>
      <w:kern w:val="2"/>
      <w:szCs w:val="22"/>
    </w:rPr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Liberation Sans" w:eastAsia="WenQuanYi Zen Hei" w:hAnsi="Liberation Sans" w:cs="FreeSans"/>
      <w:sz w:val="28"/>
      <w:szCs w:val="28"/>
    </w:rPr>
  </w:style>
  <w:style w:type="paragraph" w:styleId="a4">
    <w:name w:val="Body Text"/>
    <w:basedOn w:val="a"/>
    <w:pPr>
      <w:spacing w:after="0" w:line="307" w:lineRule="atLeast"/>
      <w:jc w:val="left"/>
    </w:pPr>
    <w:rPr>
      <w:rFonts w:ascii="바탕;Batang" w:eastAsia="바탕;Batang" w:hAnsi="바탕;Batang"/>
      <w:color w:val="000000"/>
      <w:kern w:val="0"/>
      <w:sz w:val="19"/>
      <w:szCs w:val="19"/>
    </w:rPr>
  </w:style>
  <w:style w:type="paragraph" w:styleId="a5">
    <w:name w:val="List"/>
    <w:basedOn w:val="a4"/>
    <w:rPr>
      <w:rFonts w:cs="FreeSans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FreeSans"/>
    </w:rPr>
  </w:style>
  <w:style w:type="paragraph" w:styleId="a7">
    <w:name w:val="Balloon Text"/>
    <w:basedOn w:val="a"/>
    <w:qFormat/>
    <w:pPr>
      <w:spacing w:after="0" w:line="240" w:lineRule="auto"/>
    </w:pPr>
    <w:rPr>
      <w:sz w:val="18"/>
      <w:szCs w:val="18"/>
    </w:rPr>
  </w:style>
  <w:style w:type="paragraph" w:styleId="a8">
    <w:name w:val="List Paragraph"/>
    <w:basedOn w:val="a"/>
    <w:qFormat/>
    <w:pPr>
      <w:ind w:left="800"/>
    </w:p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9">
    <w:name w:val="header"/>
    <w:basedOn w:val="a"/>
    <w:pPr>
      <w:snapToGrid w:val="0"/>
    </w:pPr>
  </w:style>
  <w:style w:type="paragraph" w:styleId="aa">
    <w:name w:val="footer"/>
    <w:basedOn w:val="a"/>
    <w:pPr>
      <w:snapToGrid w:val="0"/>
    </w:pPr>
  </w:style>
  <w:style w:type="paragraph" w:customStyle="1" w:styleId="ab">
    <w:name w:val="바탕글"/>
    <w:basedOn w:val="a"/>
    <w:qFormat/>
    <w:pPr>
      <w:snapToGrid w:val="0"/>
      <w:spacing w:after="0" w:line="360" w:lineRule="auto"/>
      <w:textAlignment w:val="baseline"/>
    </w:pPr>
    <w:rPr>
      <w:rFonts w:ascii="굴림;Gulim" w:eastAsia="굴림;Gulim" w:hAnsi="굴림;Gulim" w:cs="굴림;Gulim"/>
      <w:color w:val="000000"/>
      <w:kern w:val="0"/>
      <w:szCs w:val="20"/>
    </w:r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paragraph" w:customStyle="1" w:styleId="TKNormal">
    <w:name w:val="TK Normal"/>
    <w:qFormat/>
    <w:rsid w:val="006A29C3"/>
    <w:pPr>
      <w:jc w:val="both"/>
    </w:pPr>
    <w:rPr>
      <w:rFonts w:ascii="바탕" w:eastAsia="바탕" w:hAnsi="Times New Roman" w:cs="Times New Roman"/>
      <w:kern w:val="2"/>
      <w:sz w:val="20"/>
      <w:lang w:eastAsia="ko-KR" w:bidi="ar-SA"/>
    </w:rPr>
  </w:style>
  <w:style w:type="paragraph" w:customStyle="1" w:styleId="TKheading1">
    <w:name w:val="TK heading 1"/>
    <w:basedOn w:val="TKNormal"/>
    <w:next w:val="TKNormal"/>
    <w:link w:val="TK1Char"/>
    <w:uiPriority w:val="9"/>
    <w:qFormat/>
    <w:rsid w:val="006A29C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customStyle="1" w:styleId="TKheading2">
    <w:name w:val="TK heading 2"/>
    <w:basedOn w:val="TKNormal"/>
    <w:next w:val="TKNormal"/>
    <w:link w:val="TK2Char"/>
    <w:semiHidden/>
    <w:unhideWhenUsed/>
    <w:qFormat/>
    <w:rsid w:val="006A2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customStyle="1" w:styleId="TKheading3">
    <w:name w:val="TK heading 3"/>
    <w:basedOn w:val="TKNormal"/>
    <w:next w:val="TKNormal"/>
    <w:link w:val="TK3Char"/>
    <w:uiPriority w:val="9"/>
    <w:semiHidden/>
    <w:unhideWhenUsed/>
    <w:qFormat/>
    <w:rsid w:val="006A29C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customStyle="1" w:styleId="TKheading4">
    <w:name w:val="TK heading 4"/>
    <w:basedOn w:val="TKNormal"/>
    <w:next w:val="TKNormal"/>
    <w:link w:val="TK4Char"/>
    <w:uiPriority w:val="9"/>
    <w:semiHidden/>
    <w:unhideWhenUsed/>
    <w:qFormat/>
    <w:rsid w:val="006A29C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customStyle="1" w:styleId="TKheading5">
    <w:name w:val="TK heading 5"/>
    <w:basedOn w:val="TKNormal"/>
    <w:next w:val="TKNormal"/>
    <w:link w:val="TK5Char"/>
    <w:uiPriority w:val="9"/>
    <w:semiHidden/>
    <w:unhideWhenUsed/>
    <w:qFormat/>
    <w:rsid w:val="006A29C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customStyle="1" w:styleId="TKheading6">
    <w:name w:val="TK heading 6"/>
    <w:basedOn w:val="TKNormal"/>
    <w:next w:val="TKNormal"/>
    <w:link w:val="TK6Char"/>
    <w:uiPriority w:val="9"/>
    <w:semiHidden/>
    <w:unhideWhenUsed/>
    <w:qFormat/>
    <w:rsid w:val="006A29C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customStyle="1" w:styleId="TKheading7">
    <w:name w:val="TK heading 7"/>
    <w:basedOn w:val="TKNormal"/>
    <w:next w:val="TKNormal"/>
    <w:link w:val="TK7Char"/>
    <w:uiPriority w:val="9"/>
    <w:semiHidden/>
    <w:unhideWhenUsed/>
    <w:qFormat/>
    <w:rsid w:val="006A29C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customStyle="1" w:styleId="TKheading8">
    <w:name w:val="TK heading 8"/>
    <w:basedOn w:val="TKNormal"/>
    <w:next w:val="TKNormal"/>
    <w:link w:val="TK8Char"/>
    <w:uiPriority w:val="9"/>
    <w:semiHidden/>
    <w:unhideWhenUsed/>
    <w:qFormat/>
    <w:rsid w:val="006A29C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customStyle="1" w:styleId="TKheading9">
    <w:name w:val="TK heading 9"/>
    <w:basedOn w:val="TKNormal"/>
    <w:next w:val="TKNormal"/>
    <w:link w:val="TK9Char"/>
    <w:uiPriority w:val="9"/>
    <w:semiHidden/>
    <w:unhideWhenUsed/>
    <w:qFormat/>
    <w:rsid w:val="006A29C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customStyle="1" w:styleId="TKDefaultParagraphFont">
    <w:name w:val="TK Default Paragraph Font"/>
    <w:uiPriority w:val="1"/>
    <w:semiHidden/>
    <w:unhideWhenUsed/>
  </w:style>
  <w:style w:type="table" w:customStyle="1" w:styleId="TKNormalTable">
    <w:name w:val="TK 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TKNoList">
    <w:name w:val="TK No List"/>
    <w:uiPriority w:val="99"/>
    <w:semiHidden/>
    <w:unhideWhenUsed/>
  </w:style>
  <w:style w:type="character" w:customStyle="1" w:styleId="TK1Char">
    <w:name w:val="TK 제목 1 Char"/>
    <w:basedOn w:val="TKDefaultParagraphFont"/>
    <w:link w:val="TKheading1"/>
    <w:uiPriority w:val="9"/>
    <w:rsid w:val="006A29C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TK2Char">
    <w:name w:val="TK 제목 2 Char"/>
    <w:basedOn w:val="TKDefaultParagraphFont"/>
    <w:link w:val="TKheading2"/>
    <w:semiHidden/>
    <w:rsid w:val="006A29C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TK3Char">
    <w:name w:val="TK 제목 3 Char"/>
    <w:basedOn w:val="TKDefaultParagraphFont"/>
    <w:link w:val="TKheading3"/>
    <w:uiPriority w:val="9"/>
    <w:semiHidden/>
    <w:rsid w:val="006A29C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TK4Char">
    <w:name w:val="TK 제목 4 Char"/>
    <w:basedOn w:val="TKDefaultParagraphFont"/>
    <w:link w:val="TKheading4"/>
    <w:uiPriority w:val="9"/>
    <w:semiHidden/>
    <w:rsid w:val="006A29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TK5Char">
    <w:name w:val="TK 제목 5 Char"/>
    <w:basedOn w:val="TKDefaultParagraphFont"/>
    <w:link w:val="TKheading5"/>
    <w:uiPriority w:val="9"/>
    <w:semiHidden/>
    <w:rsid w:val="006A29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TK6Char">
    <w:name w:val="TK 제목 6 Char"/>
    <w:basedOn w:val="TKDefaultParagraphFont"/>
    <w:link w:val="TKheading6"/>
    <w:uiPriority w:val="9"/>
    <w:semiHidden/>
    <w:rsid w:val="006A29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TK7Char">
    <w:name w:val="TK 제목 7 Char"/>
    <w:basedOn w:val="TKDefaultParagraphFont"/>
    <w:link w:val="TKheading7"/>
    <w:uiPriority w:val="9"/>
    <w:semiHidden/>
    <w:rsid w:val="006A29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TK8Char">
    <w:name w:val="TK 제목 8 Char"/>
    <w:basedOn w:val="TKDefaultParagraphFont"/>
    <w:link w:val="TKheading8"/>
    <w:uiPriority w:val="9"/>
    <w:semiHidden/>
    <w:rsid w:val="006A29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TK9Char">
    <w:name w:val="TK 제목 9 Char"/>
    <w:basedOn w:val="TKDefaultParagraphFont"/>
    <w:link w:val="TKheading9"/>
    <w:uiPriority w:val="9"/>
    <w:semiHidden/>
    <w:rsid w:val="006A29C3"/>
    <w:rPr>
      <w:rFonts w:asciiTheme="majorHAnsi" w:eastAsiaTheme="majorEastAsia" w:hAnsiTheme="majorHAnsi" w:cstheme="majorBidi"/>
      <w:color w:val="000000" w:themeColor="text1"/>
    </w:rPr>
  </w:style>
  <w:style w:type="paragraph" w:customStyle="1" w:styleId="TKTitle">
    <w:name w:val="TK Title"/>
    <w:basedOn w:val="TKNormal"/>
    <w:next w:val="TKNormal"/>
    <w:link w:val="TKChar"/>
    <w:uiPriority w:val="10"/>
    <w:qFormat/>
    <w:rsid w:val="006A29C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KChar">
    <w:name w:val="TK 제목 Char"/>
    <w:basedOn w:val="TKDefaultParagraphFont"/>
    <w:link w:val="TKTitle"/>
    <w:uiPriority w:val="10"/>
    <w:rsid w:val="006A2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TKSubtitle">
    <w:name w:val="TK Subtitle"/>
    <w:basedOn w:val="TKNormal"/>
    <w:next w:val="TKNormal"/>
    <w:link w:val="TKChar0"/>
    <w:qFormat/>
    <w:rsid w:val="006A29C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TKChar0">
    <w:name w:val="TK 부제 Char"/>
    <w:basedOn w:val="TKDefaultParagraphFont"/>
    <w:link w:val="TKSubtitle"/>
    <w:rsid w:val="006A29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customStyle="1" w:styleId="TKQuote">
    <w:name w:val="TK Quote"/>
    <w:basedOn w:val="TKNormal"/>
    <w:next w:val="TKNormal"/>
    <w:link w:val="TKChar1"/>
    <w:uiPriority w:val="29"/>
    <w:qFormat/>
    <w:rsid w:val="006A2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TKChar1">
    <w:name w:val="TK 인용 Char"/>
    <w:basedOn w:val="TKDefaultParagraphFont"/>
    <w:link w:val="TKQuote"/>
    <w:uiPriority w:val="29"/>
    <w:rsid w:val="006A29C3"/>
    <w:rPr>
      <w:i/>
      <w:iCs/>
      <w:color w:val="404040" w:themeColor="text1" w:themeTint="BF"/>
    </w:rPr>
  </w:style>
  <w:style w:type="paragraph" w:customStyle="1" w:styleId="TKListParagraph">
    <w:name w:val="TK List Paragraph"/>
    <w:basedOn w:val="TKNormal"/>
    <w:link w:val="TKChar2"/>
    <w:uiPriority w:val="34"/>
    <w:qFormat/>
    <w:rsid w:val="006A29C3"/>
    <w:pPr>
      <w:ind w:left="720"/>
      <w:contextualSpacing/>
    </w:pPr>
  </w:style>
  <w:style w:type="character" w:customStyle="1" w:styleId="TKIntenseEmphasis">
    <w:name w:val="TK Intense Emphasis"/>
    <w:basedOn w:val="TKDefaultParagraphFont"/>
    <w:uiPriority w:val="21"/>
    <w:qFormat/>
    <w:rsid w:val="006A29C3"/>
    <w:rPr>
      <w:i/>
      <w:iCs/>
      <w:color w:val="117A02" w:themeColor="accent1" w:themeShade="BF"/>
    </w:rPr>
  </w:style>
  <w:style w:type="paragraph" w:customStyle="1" w:styleId="TKIntenseQuote">
    <w:name w:val="TK Intense Quote"/>
    <w:basedOn w:val="TKNormal"/>
    <w:next w:val="TKNormal"/>
    <w:link w:val="TKChar3"/>
    <w:uiPriority w:val="30"/>
    <w:qFormat/>
    <w:rsid w:val="006A29C3"/>
    <w:pPr>
      <w:pBdr>
        <w:top w:val="single" w:sz="4" w:space="10" w:color="117A02" w:themeColor="accent1" w:themeShade="BF"/>
        <w:bottom w:val="single" w:sz="4" w:space="10" w:color="117A02" w:themeColor="accent1" w:themeShade="BF"/>
      </w:pBdr>
      <w:spacing w:before="360" w:after="360"/>
      <w:ind w:left="864" w:right="864"/>
      <w:jc w:val="center"/>
    </w:pPr>
    <w:rPr>
      <w:i/>
      <w:iCs/>
      <w:color w:val="117A02" w:themeColor="accent1" w:themeShade="BF"/>
    </w:rPr>
  </w:style>
  <w:style w:type="character" w:customStyle="1" w:styleId="TKChar3">
    <w:name w:val="TK 강한 인용 Char"/>
    <w:basedOn w:val="TKDefaultParagraphFont"/>
    <w:link w:val="TKIntenseQuote"/>
    <w:uiPriority w:val="30"/>
    <w:rsid w:val="006A29C3"/>
    <w:rPr>
      <w:i/>
      <w:iCs/>
      <w:color w:val="117A02" w:themeColor="accent1" w:themeShade="BF"/>
    </w:rPr>
  </w:style>
  <w:style w:type="character" w:customStyle="1" w:styleId="TKIntenseReference">
    <w:name w:val="TK Intense Reference"/>
    <w:basedOn w:val="TKDefaultParagraphFont"/>
    <w:uiPriority w:val="32"/>
    <w:qFormat/>
    <w:rsid w:val="006A29C3"/>
    <w:rPr>
      <w:b/>
      <w:bCs/>
      <w:smallCaps/>
      <w:color w:val="117A02" w:themeColor="accent1" w:themeShade="BF"/>
      <w:spacing w:val="5"/>
    </w:rPr>
  </w:style>
  <w:style w:type="paragraph" w:customStyle="1" w:styleId="TKBalloonText">
    <w:name w:val="TK Balloon Text"/>
    <w:basedOn w:val="TKNormal"/>
    <w:link w:val="TKChar4"/>
    <w:semiHidden/>
    <w:rsid w:val="006A29C3"/>
    <w:rPr>
      <w:rFonts w:ascii="Arial" w:eastAsia="돋움" w:hAnsi="Arial"/>
      <w:sz w:val="18"/>
      <w:szCs w:val="18"/>
    </w:rPr>
  </w:style>
  <w:style w:type="character" w:customStyle="1" w:styleId="TKChar4">
    <w:name w:val="TK 풍선 도움말 텍스트 Char"/>
    <w:basedOn w:val="TKDefaultParagraphFont"/>
    <w:link w:val="TKBalloonText"/>
    <w:semiHidden/>
    <w:rsid w:val="006A29C3"/>
    <w:rPr>
      <w:rFonts w:ascii="Arial" w:eastAsia="돋움" w:hAnsi="Arial" w:cs="Times New Roman"/>
      <w:sz w:val="18"/>
      <w:szCs w:val="18"/>
      <w14:ligatures w14:val="none"/>
    </w:rPr>
  </w:style>
  <w:style w:type="paragraph" w:customStyle="1" w:styleId="TKheader">
    <w:name w:val="TK header"/>
    <w:basedOn w:val="TKNormal"/>
    <w:link w:val="TKChar5"/>
    <w:rsid w:val="006A29C3"/>
    <w:pPr>
      <w:tabs>
        <w:tab w:val="center" w:pos="4252"/>
        <w:tab w:val="right" w:pos="8504"/>
      </w:tabs>
      <w:snapToGrid w:val="0"/>
    </w:pPr>
  </w:style>
  <w:style w:type="character" w:customStyle="1" w:styleId="TKChar5">
    <w:name w:val="TK 머리글 Char"/>
    <w:basedOn w:val="TKDefaultParagraphFont"/>
    <w:link w:val="TKheader"/>
    <w:rsid w:val="006A29C3"/>
    <w:rPr>
      <w:rFonts w:ascii="바탕" w:eastAsia="바탕" w:hAnsi="Times New Roman" w:cs="Times New Roman"/>
      <w:sz w:val="20"/>
      <w14:ligatures w14:val="none"/>
    </w:rPr>
  </w:style>
  <w:style w:type="paragraph" w:customStyle="1" w:styleId="TKfooter">
    <w:name w:val="TK footer"/>
    <w:basedOn w:val="TKNormal"/>
    <w:link w:val="TKChar6"/>
    <w:uiPriority w:val="99"/>
    <w:rsid w:val="006A29C3"/>
    <w:pPr>
      <w:tabs>
        <w:tab w:val="center" w:pos="4252"/>
        <w:tab w:val="right" w:pos="8504"/>
      </w:tabs>
      <w:snapToGrid w:val="0"/>
    </w:pPr>
  </w:style>
  <w:style w:type="character" w:customStyle="1" w:styleId="TKChar6">
    <w:name w:val="TK 바닥글 Char"/>
    <w:basedOn w:val="TKDefaultParagraphFont"/>
    <w:link w:val="TKfooter"/>
    <w:uiPriority w:val="99"/>
    <w:rsid w:val="006A29C3"/>
    <w:rPr>
      <w:rFonts w:ascii="바탕" w:eastAsia="바탕" w:hAnsi="Times New Roman" w:cs="Times New Roman"/>
      <w:sz w:val="20"/>
      <w14:ligatures w14:val="none"/>
    </w:rPr>
  </w:style>
  <w:style w:type="character" w:customStyle="1" w:styleId="TKpagenumber">
    <w:name w:val="TK page number"/>
    <w:basedOn w:val="TKDefaultParagraphFont"/>
    <w:rsid w:val="006A29C3"/>
  </w:style>
  <w:style w:type="paragraph" w:customStyle="1" w:styleId="TK">
    <w:name w:val="TK 바탕글"/>
    <w:basedOn w:val="TKNormal"/>
    <w:rsid w:val="006A29C3"/>
    <w:pPr>
      <w:snapToGrid w:val="0"/>
      <w:spacing w:line="360" w:lineRule="auto"/>
    </w:pPr>
    <w:rPr>
      <w:rFonts w:ascii="한양신명조" w:eastAsia="한양신명조" w:hAnsi="한양신명조"/>
      <w:color w:val="000000"/>
      <w:kern w:val="0"/>
      <w:szCs w:val="20"/>
    </w:rPr>
  </w:style>
  <w:style w:type="character" w:customStyle="1" w:styleId="TKannotationreference">
    <w:name w:val="TK annotation reference"/>
    <w:rsid w:val="006A29C3"/>
    <w:rPr>
      <w:sz w:val="18"/>
      <w:szCs w:val="18"/>
    </w:rPr>
  </w:style>
  <w:style w:type="paragraph" w:customStyle="1" w:styleId="TKannotationtext">
    <w:name w:val="TK annotation text"/>
    <w:basedOn w:val="TKNormal"/>
    <w:link w:val="TKChar7"/>
    <w:rsid w:val="006A29C3"/>
    <w:pPr>
      <w:jc w:val="left"/>
    </w:pPr>
  </w:style>
  <w:style w:type="character" w:customStyle="1" w:styleId="TKChar7">
    <w:name w:val="TK 메모 텍스트 Char"/>
    <w:basedOn w:val="TKDefaultParagraphFont"/>
    <w:link w:val="TKannotationtext"/>
    <w:rsid w:val="006A29C3"/>
    <w:rPr>
      <w:rFonts w:ascii="바탕" w:eastAsia="바탕" w:hAnsi="Times New Roman" w:cs="Times New Roman"/>
      <w:sz w:val="20"/>
      <w14:ligatures w14:val="none"/>
    </w:rPr>
  </w:style>
  <w:style w:type="paragraph" w:customStyle="1" w:styleId="TKannotationsubject">
    <w:name w:val="TK annotation subject"/>
    <w:basedOn w:val="TKannotationtext"/>
    <w:next w:val="TKannotationtext"/>
    <w:link w:val="TKChar8"/>
    <w:rsid w:val="006A29C3"/>
    <w:rPr>
      <w:b/>
      <w:bCs/>
    </w:rPr>
  </w:style>
  <w:style w:type="character" w:customStyle="1" w:styleId="TKChar8">
    <w:name w:val="TK 메모 주제 Char"/>
    <w:basedOn w:val="TKChar7"/>
    <w:link w:val="TKannotationsubject"/>
    <w:rsid w:val="006A29C3"/>
    <w:rPr>
      <w:rFonts w:ascii="바탕" w:eastAsia="바탕" w:hAnsi="Times New Roman" w:cs="Times New Roman"/>
      <w:b/>
      <w:bCs/>
      <w:sz w:val="20"/>
      <w14:ligatures w14:val="none"/>
    </w:rPr>
  </w:style>
  <w:style w:type="paragraph" w:customStyle="1" w:styleId="TKMS">
    <w:name w:val="TK MS바탕글"/>
    <w:basedOn w:val="TKNormal"/>
    <w:rsid w:val="006A29C3"/>
    <w:pPr>
      <w:shd w:val="clear" w:color="auto" w:fill="FFFFFF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character" w:customStyle="1" w:styleId="TKHyperlink">
    <w:name w:val="TK Hyperlink"/>
    <w:rsid w:val="006A29C3"/>
    <w:rPr>
      <w:color w:val="0000FF"/>
      <w:u w:val="single"/>
    </w:rPr>
  </w:style>
  <w:style w:type="table" w:customStyle="1" w:styleId="TKTableGrid">
    <w:name w:val="TK Table Grid"/>
    <w:basedOn w:val="TKNormalTable"/>
    <w:uiPriority w:val="59"/>
    <w:rsid w:val="006A29C3"/>
    <w:rPr>
      <w:rFonts w:ascii="Times New Roman" w:eastAsia="바탕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KPlainText">
    <w:name w:val="TK Plain Text"/>
    <w:basedOn w:val="TKNormal"/>
    <w:link w:val="TKChar9"/>
    <w:rsid w:val="006A29C3"/>
    <w:pPr>
      <w:widowControl w:val="0"/>
      <w:wordWrap w:val="0"/>
      <w:autoSpaceDE w:val="0"/>
      <w:autoSpaceDN w:val="0"/>
      <w:adjustRightInd w:val="0"/>
      <w:spacing w:line="360" w:lineRule="atLeast"/>
      <w:textAlignment w:val="baseline"/>
    </w:pPr>
    <w:rPr>
      <w:rFonts w:hAnsi="Courier New"/>
      <w:szCs w:val="20"/>
      <w:lang w:val="x-none" w:eastAsia="x-none"/>
    </w:rPr>
  </w:style>
  <w:style w:type="character" w:customStyle="1" w:styleId="TKChar9">
    <w:name w:val="TK 글자만 Char"/>
    <w:basedOn w:val="TKDefaultParagraphFont"/>
    <w:link w:val="TKPlainText"/>
    <w:rsid w:val="006A29C3"/>
    <w:rPr>
      <w:rFonts w:ascii="바탕" w:eastAsia="바탕" w:hAnsi="Courier New" w:cs="Times New Roman"/>
      <w:sz w:val="20"/>
      <w:szCs w:val="20"/>
      <w:lang w:val="x-none" w:eastAsia="x-none"/>
      <w14:ligatures w14:val="none"/>
    </w:rPr>
  </w:style>
  <w:style w:type="paragraph" w:customStyle="1" w:styleId="TK3CBD5A742C28424DA5172AD252E32316">
    <w:name w:val="TK 3CBD5A742C28424DA5172AD252E32316"/>
    <w:rsid w:val="006A29C3"/>
    <w:pPr>
      <w:spacing w:after="200" w:line="276" w:lineRule="auto"/>
    </w:pPr>
    <w:rPr>
      <w:rFonts w:ascii="맑은 고딕" w:eastAsia="맑은 고딕" w:hAnsi="맑은 고딕" w:cs="Times New Roman"/>
      <w:szCs w:val="22"/>
    </w:rPr>
  </w:style>
  <w:style w:type="paragraph" w:customStyle="1" w:styleId="TK10">
    <w:name w:val="TK 본문(중고딕10)"/>
    <w:basedOn w:val="TKNormal"/>
    <w:rsid w:val="006A29C3"/>
    <w:pPr>
      <w:widowControl w:val="0"/>
      <w:wordWrap w:val="0"/>
      <w:autoSpaceDE w:val="0"/>
      <w:autoSpaceDN w:val="0"/>
      <w:snapToGrid w:val="0"/>
      <w:spacing w:line="360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customStyle="1" w:styleId="TKDate">
    <w:name w:val="TK Date"/>
    <w:basedOn w:val="TKNormal"/>
    <w:next w:val="TKNormal"/>
    <w:link w:val="TKChara"/>
    <w:rsid w:val="006A29C3"/>
  </w:style>
  <w:style w:type="character" w:customStyle="1" w:styleId="TKChara">
    <w:name w:val="TK 날짜 Char"/>
    <w:basedOn w:val="TKDefaultParagraphFont"/>
    <w:link w:val="TKDate"/>
    <w:rsid w:val="006A29C3"/>
    <w:rPr>
      <w:rFonts w:ascii="바탕" w:eastAsia="바탕" w:hAnsi="Times New Roman" w:cs="Times New Roman"/>
      <w:sz w:val="20"/>
      <w14:ligatures w14:val="none"/>
    </w:rPr>
  </w:style>
  <w:style w:type="paragraph" w:customStyle="1" w:styleId="TKRevision">
    <w:name w:val="TK Revision"/>
    <w:hidden/>
    <w:uiPriority w:val="99"/>
    <w:semiHidden/>
    <w:rsid w:val="006A29C3"/>
    <w:rPr>
      <w:rFonts w:ascii="바탕" w:eastAsia="바탕" w:hAnsi="Times New Roman" w:cs="Times New Roman"/>
      <w:sz w:val="20"/>
    </w:rPr>
  </w:style>
  <w:style w:type="paragraph" w:customStyle="1" w:styleId="TKfootnotetext">
    <w:name w:val="TK footnote text"/>
    <w:aliases w:val="fn,footnote text,Footnote ak,ABC 각주"/>
    <w:basedOn w:val="TKNormal"/>
    <w:link w:val="TKCharb"/>
    <w:rsid w:val="006A29C3"/>
    <w:pPr>
      <w:widowControl w:val="0"/>
      <w:wordWrap w:val="0"/>
      <w:autoSpaceDE w:val="0"/>
      <w:autoSpaceDN w:val="0"/>
      <w:snapToGrid w:val="0"/>
      <w:jc w:val="left"/>
    </w:pPr>
    <w:rPr>
      <w:rFonts w:ascii="Times New Roman"/>
      <w:sz w:val="22"/>
      <w:szCs w:val="22"/>
    </w:rPr>
  </w:style>
  <w:style w:type="character" w:customStyle="1" w:styleId="TKCharb">
    <w:name w:val="TK 각주 텍스트 Char"/>
    <w:aliases w:val="fn Char,footnote text Char,Footnote ak Char,ABC 각주 Char"/>
    <w:basedOn w:val="TKDefaultParagraphFont"/>
    <w:link w:val="TKfootnotetext"/>
    <w:rsid w:val="006A29C3"/>
    <w:rPr>
      <w:rFonts w:ascii="Times New Roman" w:eastAsia="바탕" w:hAnsi="Times New Roman" w:cs="Times New Roman"/>
      <w:szCs w:val="22"/>
      <w14:ligatures w14:val="none"/>
    </w:rPr>
  </w:style>
  <w:style w:type="character" w:customStyle="1" w:styleId="TKfootnotereference">
    <w:name w:val="TK footnote reference"/>
    <w:aliases w:val="Ref,de nota al pie"/>
    <w:rsid w:val="006A29C3"/>
    <w:rPr>
      <w:vertAlign w:val="superscript"/>
    </w:rPr>
  </w:style>
  <w:style w:type="character" w:customStyle="1" w:styleId="TKChar2">
    <w:name w:val="TK 목록 단락 Char"/>
    <w:link w:val="TKListParagraph"/>
    <w:uiPriority w:val="34"/>
    <w:rsid w:val="006A29C3"/>
  </w:style>
  <w:style w:type="paragraph" w:customStyle="1" w:styleId="TKNormalWeb">
    <w:name w:val="TK Normal (Web)"/>
    <w:basedOn w:val="TKNormal"/>
    <w:uiPriority w:val="99"/>
    <w:unhideWhenUsed/>
    <w:rsid w:val="006A29C3"/>
    <w:pPr>
      <w:jc w:val="left"/>
    </w:pPr>
    <w:rPr>
      <w:rFonts w:ascii="굴림" w:eastAsia="굴림" w:hAnsi="굴림" w:cs="굴림"/>
      <w:kern w:val="0"/>
      <w:sz w:val="24"/>
    </w:rPr>
  </w:style>
  <w:style w:type="paragraph" w:customStyle="1" w:styleId="TK333">
    <w:name w:val="TK 333"/>
    <w:basedOn w:val="TKheading2"/>
    <w:link w:val="TK333Char"/>
    <w:qFormat/>
    <w:rsid w:val="006A29C3"/>
    <w:pPr>
      <w:keepLines w:val="0"/>
      <w:spacing w:before="0" w:after="0" w:line="295" w:lineRule="auto"/>
    </w:pPr>
    <w:rPr>
      <w:rFonts w:ascii="Times New Roman" w:eastAsia="바탕체" w:hAnsi="Times New Roman" w:cs="Times New Roman"/>
      <w:b/>
      <w:color w:val="000000"/>
      <w:spacing w:val="6"/>
      <w:kern w:val="0"/>
      <w:sz w:val="22"/>
      <w:szCs w:val="20"/>
    </w:rPr>
  </w:style>
  <w:style w:type="character" w:customStyle="1" w:styleId="TK333Char">
    <w:name w:val="TK 333 Char"/>
    <w:link w:val="TK333"/>
    <w:rsid w:val="006A29C3"/>
    <w:rPr>
      <w:rFonts w:ascii="Times New Roman" w:eastAsia="바탕체" w:hAnsi="Times New Roman" w:cs="Times New Roman"/>
      <w:b/>
      <w:color w:val="000000"/>
      <w:spacing w:val="6"/>
      <w:kern w:val="0"/>
      <w:szCs w:val="20"/>
      <w14:ligatures w14:val="none"/>
    </w:rPr>
  </w:style>
  <w:style w:type="paragraph" w:styleId="ac">
    <w:name w:val="Revision"/>
    <w:hidden/>
    <w:uiPriority w:val="99"/>
    <w:semiHidden/>
    <w:rsid w:val="007B4163"/>
    <w:pPr>
      <w:suppressAutoHyphens w:val="0"/>
    </w:pPr>
    <w:rPr>
      <w:rFonts w:ascii="맑은 고딕" w:eastAsia="맑은 고딕" w:hAnsi="맑은 고딕" w:cs="Times New Roman"/>
      <w:kern w:val="2"/>
      <w:sz w:val="20"/>
      <w:szCs w:val="22"/>
      <w:lang w:eastAsia="ko-KR" w:bidi="ar-SA"/>
    </w:rPr>
  </w:style>
  <w:style w:type="character" w:styleId="ad">
    <w:name w:val="annotation reference"/>
    <w:basedOn w:val="a0"/>
    <w:uiPriority w:val="99"/>
    <w:semiHidden/>
    <w:unhideWhenUsed/>
    <w:rsid w:val="007B4163"/>
    <w:rPr>
      <w:sz w:val="18"/>
      <w:szCs w:val="18"/>
    </w:rPr>
  </w:style>
  <w:style w:type="paragraph" w:styleId="ae">
    <w:name w:val="annotation text"/>
    <w:basedOn w:val="a"/>
    <w:link w:val="Char4"/>
    <w:uiPriority w:val="99"/>
    <w:unhideWhenUsed/>
    <w:rsid w:val="007B4163"/>
    <w:pPr>
      <w:jc w:val="left"/>
    </w:pPr>
  </w:style>
  <w:style w:type="character" w:customStyle="1" w:styleId="Char4">
    <w:name w:val="메모 텍스트 Char"/>
    <w:basedOn w:val="a0"/>
    <w:link w:val="ae"/>
    <w:uiPriority w:val="99"/>
    <w:rsid w:val="007B4163"/>
    <w:rPr>
      <w:rFonts w:ascii="맑은 고딕" w:eastAsia="맑은 고딕" w:hAnsi="맑은 고딕" w:cs="Times New Roman"/>
      <w:kern w:val="2"/>
      <w:sz w:val="20"/>
      <w:szCs w:val="22"/>
      <w:lang w:eastAsia="ko-KR" w:bidi="ar-SA"/>
    </w:rPr>
  </w:style>
  <w:style w:type="paragraph" w:styleId="af">
    <w:name w:val="annotation subject"/>
    <w:basedOn w:val="ae"/>
    <w:next w:val="ae"/>
    <w:link w:val="Char5"/>
    <w:uiPriority w:val="99"/>
    <w:semiHidden/>
    <w:unhideWhenUsed/>
    <w:rsid w:val="007B4163"/>
    <w:rPr>
      <w:b/>
      <w:bCs/>
    </w:rPr>
  </w:style>
  <w:style w:type="character" w:customStyle="1" w:styleId="Char5">
    <w:name w:val="메모 주제 Char"/>
    <w:basedOn w:val="Char4"/>
    <w:link w:val="af"/>
    <w:uiPriority w:val="99"/>
    <w:semiHidden/>
    <w:rsid w:val="007B4163"/>
    <w:rPr>
      <w:rFonts w:ascii="맑은 고딕" w:eastAsia="맑은 고딕" w:hAnsi="맑은 고딕" w:cs="Times New Roman"/>
      <w:b/>
      <w:bCs/>
      <w:kern w:val="2"/>
      <w:sz w:val="20"/>
      <w:szCs w:val="22"/>
      <w:lang w:eastAsia="ko-K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microsoft.com/office/2011/relationships/commentsExtended" Target="commentsExtended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omments" Target="comments.xml"/><Relationship Id="rId17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microsoft.com/office/2018/08/relationships/commentsExtensible" Target="commentsExtensible.xml"/><Relationship Id="rId10" Type="http://schemas.openxmlformats.org/officeDocument/2006/relationships/footer" Target="footer2.xml"/><Relationship Id="rId19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돋움"/>
        <a:cs typeface="DejaVu Sans"/>
      </a:majorFont>
      <a:minorFont>
        <a:latin typeface="Arial"/>
        <a:ea typeface="바탕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38</Pages>
  <Words>6802</Words>
  <Characters>22586</Characters>
  <Application>Microsoft Office Word</Application>
  <DocSecurity>0</DocSecurity>
  <Lines>1328</Lines>
  <Paragraphs>576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이 원준</dc:creator>
  <cp:lastModifiedBy>코람코 상장리츠팀</cp:lastModifiedBy>
  <cp:revision>2</cp:revision>
  <dcterms:created xsi:type="dcterms:W3CDTF">2026-10-08T07:41:00Z</dcterms:created>
  <dcterms:modified xsi:type="dcterms:W3CDTF">2026-10-08T07:41:00Z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2021-06-17T19:31:00Z</dcterms:created>
  <dc:creator>woori</dc:creator>
  <dc:description/>
  <cp:keywords/>
  <dc:language>en-US</dc:language>
  <cp:lastModifiedBy>김소희 (신탁부)</cp:lastModifiedBy>
  <cp:lastPrinted>2017-11-15T15:24:00Z</cp:lastPrinted>
  <dcterms:modified xsi:type="dcterms:W3CDTF">2026-10-07T02:05:00Z</dcterms:modified>
  <cp:revision>19</cp:revision>
  <dc:subject/>
  <dc:title/>
</cp:coreProperties>
</file>