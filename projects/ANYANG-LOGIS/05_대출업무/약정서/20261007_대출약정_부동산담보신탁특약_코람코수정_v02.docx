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A232" w14:textId="77777777" w:rsidR="006A29C3" w:rsidRPr="000A7798" w:rsidRDefault="006A29C3" w:rsidP="006A29C3">
      <w:pPr>
        <w:pStyle w:val="a4"/>
        <w:spacing w:line="200" w:lineRule="exact"/>
        <w:rPr>
          <w:b/>
          <w:sz w:val="16"/>
          <w:szCs w:val="16"/>
        </w:rPr>
      </w:pPr>
      <w:r>
        <w:rPr>
          <w:b/>
          <w:sz w:val="16"/>
          <w:szCs w:val="16"/>
        </w:rPr>
        <w:t>부동산담보신탁계약에 대한 특약</w:t>
      </w:r>
    </w:p>
    <w:p w14:paraId="361B55E5" w14:textId="77777777" w:rsidR="006A29C3" w:rsidRPr="000A7798" w:rsidRDefault="006A29C3" w:rsidP="006A29C3">
      <w:pPr>
        <w:spacing w:line="200" w:lineRule="exact"/>
        <w:jc w:val="distribute"/>
        <w:rPr>
          <w:rFonts w:ascii="바탕체" w:eastAsia="바탕체" w:hAnsi="바탕체"/>
          <w:color w:val="000000"/>
          <w:sz w:val="16"/>
          <w:szCs w:val="16"/>
        </w:rPr>
      </w:pPr>
    </w:p>
    <w:p w14:paraId="51BB0416" w14:textId="77777777" w:rsidR="006A29C3" w:rsidRPr="000A7798" w:rsidRDefault="006A29C3" w:rsidP="006A29C3">
      <w:pPr>
        <w:wordWrap w:val="0"/>
        <w:autoSpaceDE w:val="0"/>
        <w:autoSpaceDN w:val="0"/>
        <w:spacing w:line="200" w:lineRule="exact"/>
        <w:rPr>
          <w:rFonts w:ascii="Times New Roman" w:eastAsia="바탕체"/>
          <w:i/>
          <w:color w:val="00B0F0"/>
          <w:sz w:val="16"/>
          <w:szCs w:val="16"/>
        </w:rPr>
      </w:pPr>
      <w:r>
        <w:rPr>
          <w:rFonts w:ascii="Times New Roman" w:eastAsia="바탕체" w:hint="eastAsia"/>
          <w:sz w:val="16"/>
          <w:szCs w:val="16"/>
        </w:rPr>
        <w:t xml:space="preserve">주식회사 </w:t>
      </w:r>
      <w:r>
        <w:rPr>
          <w:rFonts w:ascii="Times New Roman" w:eastAsia="바탕체"/>
          <w:sz w:val="16"/>
          <w:szCs w:val="16"/>
        </w:rPr>
        <w:t xml:space="preserve">코람코라이프로지스위탁관리</w:t>
      </w:r>
      <w:commentRangeStart w:id="0"/>
      <w:del w:id="1007" w:author="코람코 상장리츠팀" w:date="2026-10-07T09:00:00Z">
        <w:r>
          <w:rPr>
            <w:rFonts w:ascii="Times New Roman" w:eastAsia="바탕체"/>
            <w:sz w:val="16"/>
            <w:szCs w:val="16"/>
          </w:rPr>
          <w:delText xml:space="preserve">자</w:delText>
        </w:r>
      </w:del>
      <w:commentRangeEnd w:id="0"/>
      <w:r>
        <w:rPr>
          <w:rStyle w:val="CommentReference"/>
        </w:rPr>
        <w:commentReference w:id="0"/>
      </w:r>
      <w:r>
        <w:rPr>
          <w:rFonts w:ascii="Times New Roman" w:eastAsia="바탕체"/>
          <w:sz w:val="16"/>
          <w:szCs w:val="16"/>
        </w:rPr>
        <w:t xml:space="preserve">부동산투자회사</w:t>
      </w:r>
      <w:r>
        <w:rPr>
          <w:rFonts w:ascii="Times New Roman" w:eastAsia="바탕체"/>
          <w:color w:val="000000"/>
          <w:sz w:val="16"/>
          <w:szCs w:val="16"/>
        </w:rPr>
        <w:t xml:space="preserve">(이하 “위탁자”라 함), </w:t>
      </w:r>
      <w:r>
        <w:rPr>
          <w:rFonts w:ascii="Times New Roman" w:eastAsia="바탕체" w:hint="eastAsia"/>
          <w:color w:val="000000"/>
          <w:sz w:val="16"/>
          <w:szCs w:val="16"/>
        </w:rPr>
        <w:t xml:space="preserve">주식회사 </w:t>
      </w:r>
      <w:r>
        <w:rPr>
          <w:rFonts w:ascii="Times New Roman" w:eastAsia="바탕체"/>
          <w:color w:val="000000"/>
          <w:sz w:val="16"/>
          <w:szCs w:val="16"/>
        </w:rPr>
        <w:t>우리은행(</w:t>
      </w:r>
      <w:r>
        <w:rPr>
          <w:rFonts w:ascii="Times New Roman" w:eastAsia="바탕체" w:hint="eastAsia"/>
          <w:color w:val="000000"/>
          <w:sz w:val="16"/>
          <w:szCs w:val="16"/>
        </w:rPr>
        <w:t>소관:</w:t>
      </w:r>
      <w:r>
        <w:rPr>
          <w:rFonts w:ascii="Times New Roman" w:eastAsia="바탕체"/>
          <w:color w:val="000000"/>
          <w:sz w:val="16"/>
          <w:szCs w:val="16"/>
        </w:rPr>
        <w:t xml:space="preserve"> </w:t>
      </w:r>
      <w:r>
        <w:rPr>
          <w:rFonts w:ascii="Times New Roman" w:eastAsia="바탕체" w:hint="eastAsia"/>
          <w:color w:val="000000"/>
          <w:sz w:val="16"/>
          <w:szCs w:val="16"/>
        </w:rPr>
        <w:t>신탁부,</w:t>
      </w:r>
      <w:r>
        <w:rPr>
          <w:rFonts w:ascii="Times New Roman" w:eastAsia="바탕체"/>
          <w:color w:val="000000"/>
          <w:sz w:val="16"/>
          <w:szCs w:val="16"/>
        </w:rPr>
        <w:t xml:space="preserve"> 이하 “수탁자”라 함),</w:t>
      </w:r>
      <w:r>
        <w:rPr>
          <w:rFonts w:ascii="Times New Roman" w:eastAsia="바탕체"/>
          <w:sz w:val="16"/>
          <w:szCs w:val="16"/>
        </w:rPr>
        <w:t xml:space="preserve"> </w:t>
      </w:r>
      <w:commentRangeStart w:id="1"/>
      <w:del w:id="1011" w:author="코람코 상장리츠팀" w:date="2026-10-07T09:00:00Z">
        <w:r>
          <w:rPr>
            <w:rFonts w:ascii="Times New Roman" w:eastAsia="바탕체" w:hint="eastAsia"/>
            <w:color w:val="000000"/>
            <w:sz w:val="16"/>
            <w:szCs w:val="16"/>
          </w:rPr>
          <w:delText xml:space="preserve">별첨 </w:delText>
        </w:r>
      </w:del>
      <w:del w:id="1012" w:author="코람코 상장리츠팀" w:date="2026-10-07T09:00:00Z">
        <w:r>
          <w:rPr>
            <w:rFonts w:ascii="Times New Roman" w:eastAsia="바탕체"/>
            <w:color w:val="000000"/>
            <w:sz w:val="16"/>
            <w:szCs w:val="16"/>
          </w:rPr>
          <w:delText>1.</w:delText>
        </w:r>
      </w:del>
      <w:del w:id="1013" w:author="코람코 상장리츠팀" w:date="2026-10-07T09:00:00Z">
        <w:r>
          <w:rPr>
            <w:rFonts w:ascii="Times New Roman" w:eastAsia="바탕체" w:hint="eastAsia"/>
            <w:color w:val="000000"/>
            <w:sz w:val="16"/>
            <w:szCs w:val="16"/>
          </w:rPr>
          <w:delText xml:space="preserve">에 </w:delText>
        </w:r>
      </w:del>
      <w:del w:id="1014" w:author="코람코 상장리츠팀" w:date="2026-10-07T09:00:00Z">
        <w:r>
          <w:rPr>
            <w:rFonts w:ascii="Times New Roman" w:eastAsia="바탕체"/>
            <w:color w:val="000000"/>
            <w:sz w:val="16"/>
            <w:szCs w:val="16"/>
          </w:rPr>
          <w:delText>1</w:delText>
        </w:r>
      </w:del>
      <w:del w:id="1015" w:author="코람코 상장리츠팀" w:date="2026-10-07T09:00:00Z">
        <w:r>
          <w:rPr>
            <w:rFonts w:ascii="Times New Roman" w:eastAsia="바탕체" w:hint="eastAsia"/>
            <w:color w:val="000000"/>
            <w:sz w:val="16"/>
            <w:szCs w:val="16"/>
          </w:rPr>
          <w:delText xml:space="preserve">순위 우선수익자로 기재된 회사들</w:delText>
        </w:r>
      </w:del>
      <w:del w:id="1016" w:author="코람코 상장리츠팀" w:date="2026-10-07T09:00:00Z">
        <w:r>
          <w:rPr>
            <w:rFonts w:ascii="Times New Roman" w:eastAsia="바탕체"/>
            <w:color w:val="000000"/>
            <w:sz w:val="16"/>
            <w:szCs w:val="16"/>
          </w:rPr>
          <w:delText xml:space="preserve">(이하 총칭하여 “1순위 우선수익자”라 함), </w:delText>
        </w:r>
      </w:del>
      <w:del w:id="1017" w:author="코람코 상장리츠팀" w:date="2026-10-07T09:00:00Z">
        <w:r>
          <w:rPr>
            <w:rFonts w:ascii="Times New Roman" w:eastAsia="바탕체" w:hint="eastAsia"/>
            <w:color w:val="000000"/>
            <w:sz w:val="16"/>
            <w:szCs w:val="16"/>
          </w:rPr>
          <w:delText xml:space="preserve">별첨 </w:delText>
        </w:r>
      </w:del>
      <w:del w:id="1018" w:author="코람코 상장리츠팀" w:date="2026-10-07T09:00:00Z">
        <w:r>
          <w:rPr>
            <w:rFonts w:ascii="Times New Roman" w:eastAsia="바탕체"/>
            <w:color w:val="000000"/>
            <w:sz w:val="16"/>
            <w:szCs w:val="16"/>
          </w:rPr>
          <w:delText>1.</w:delText>
        </w:r>
      </w:del>
      <w:del w:id="1019" w:author="코람코 상장리츠팀" w:date="2026-10-07T09:00:00Z">
        <w:r>
          <w:rPr>
            <w:rFonts w:ascii="Times New Roman" w:eastAsia="바탕체" w:hint="eastAsia"/>
            <w:color w:val="000000"/>
            <w:sz w:val="16"/>
            <w:szCs w:val="16"/>
          </w:rPr>
          <w:delText xml:space="preserve">에 </w:delText>
        </w:r>
      </w:del>
      <w:del w:id="1020" w:author="코람코 상장리츠팀" w:date="2026-10-07T09:00:00Z">
        <w:r>
          <w:rPr>
            <w:rFonts w:ascii="Times New Roman" w:eastAsia="바탕체"/>
            <w:color w:val="000000"/>
            <w:sz w:val="16"/>
            <w:szCs w:val="16"/>
          </w:rPr>
          <w:delText>2</w:delText>
        </w:r>
      </w:del>
      <w:del w:id="1021" w:author="코람코 상장리츠팀" w:date="2026-10-07T09:00:00Z">
        <w:r>
          <w:rPr>
            <w:rFonts w:ascii="Times New Roman" w:eastAsia="바탕체" w:hint="eastAsia"/>
            <w:color w:val="000000"/>
            <w:sz w:val="16"/>
            <w:szCs w:val="16"/>
          </w:rPr>
          <w:delText xml:space="preserve">순위 우선수익자로 기재된 회사들</w:delText>
        </w:r>
      </w:del>
      <w:del w:id="1022" w:author="코람코 상장리츠팀" w:date="2026-10-07T09:00:00Z">
        <w:r>
          <w:rPr>
            <w:rFonts w:ascii="Times New Roman" w:eastAsia="바탕체"/>
            <w:color w:val="000000"/>
            <w:sz w:val="16"/>
            <w:szCs w:val="16"/>
          </w:rPr>
          <w:delText xml:space="preserve">(이하 “2순위 우선수익자”, 1순위 우선수익자 및 2순위 우선수익자를 개별적으로 “우선수익자”, 총칭하여 “우선수익자들”)</w:delText>
        </w:r>
      </w:del>
      <w:ins w:id="1023" w:author="코람코 상장리츠팀" w:date="2026-10-07T09:00:00Z">
        <w:r>
          <w:rPr>
            <w:rFonts w:ascii="Times New Roman" w:eastAsia="바탕체" w:hint="eastAsia"/>
            <w:color w:val="000000"/>
            <w:sz w:val="16"/>
            <w:szCs w:val="16"/>
          </w:rPr>
          <w:t xml:space="preserve">쿠팡 주식회사(이하 “1순위 우선수익자”라 함), 별첨 1.에 공동 2순위 우선수익자로 기재된 회사들(이하 총칭하여 “2순위 우선수익자”라 함), 별첨 1.에 공동 3순위 우선수익자로 기재된 회사들(이하 총칭하여 “3순위 우선수익자”라 하고, 2순위 우선수익자 및 3순위 우선수익자를 총칭하여 “대주 우선수익자들”이라 하며, 1순위 우선수익자, 2순위 우선수익자 및 3순위 우선수익자를 개별적으로 “우선수익자”, 총칭하여 “우선수익자들”이라 함)</w:t>
        </w:r>
      </w:ins>
      <w:commentRangeEnd w:id="1"/>
      <w:r>
        <w:rPr>
          <w:rStyle w:val="CommentReference"/>
        </w:rPr>
        <w:commentReference w:id="1"/>
      </w:r>
      <w:r>
        <w:rPr>
          <w:rFonts w:ascii="Times New Roman" w:eastAsia="바탕체"/>
          <w:color w:val="000000"/>
          <w:sz w:val="16"/>
          <w:szCs w:val="16"/>
        </w:rPr>
        <w:t xml:space="preserve">은 </w:t>
      </w:r>
      <w:r>
        <w:rPr>
          <w:rFonts w:ascii="Times New Roman"/>
          <w:color w:val="000000"/>
          <w:sz w:val="16"/>
        </w:rPr>
        <w:t>202</w:t>
      </w:r>
      <w:r>
        <w:rPr>
          <w:rFonts w:ascii="Times New Roman" w:hint="eastAsia"/>
          <w:color w:val="000000"/>
          <w:sz w:val="16"/>
        </w:rPr>
        <w:t>6</w:t>
      </w:r>
      <w:r>
        <w:rPr>
          <w:rFonts w:ascii="Times New Roman"/>
          <w:color w:val="000000"/>
          <w:sz w:val="16"/>
        </w:rPr>
        <w:t xml:space="preserve">년 </w:t>
      </w:r>
      <w:r>
        <w:rPr>
          <w:rFonts w:ascii="Times New Roman" w:hint="eastAsia"/>
          <w:color w:val="000000"/>
          <w:sz w:val="16"/>
        </w:rPr>
        <w:t>[*]</w:t>
      </w:r>
      <w:r>
        <w:rPr>
          <w:rFonts w:ascii="Times New Roman"/>
          <w:color w:val="000000"/>
          <w:sz w:val="16"/>
        </w:rPr>
        <w:t xml:space="preserve">월 </w:t>
      </w:r>
      <w:r>
        <w:rPr>
          <w:rFonts w:ascii="Times New Roman" w:hint="eastAsia"/>
          <w:color w:val="000000"/>
          <w:sz w:val="16"/>
        </w:rPr>
        <w:t>[*]</w:t>
      </w:r>
      <w:r>
        <w:rPr>
          <w:rFonts w:ascii="Times New Roman"/>
          <w:color w:val="000000"/>
          <w:sz w:val="16"/>
        </w:rPr>
        <w:t xml:space="preserve">일 체결한 부동산담보신탁계약서(이하 “신탁계약서”라 함)에 추가하여 다음과 같이 약정한다(이하 “본</w:t>
      </w:r>
      <w:r>
        <w:rPr>
          <w:rFonts w:ascii="Times New Roman" w:hint="eastAsia"/>
          <w:color w:val="000000"/>
          <w:sz w:val="16"/>
        </w:rPr>
        <w:t xml:space="preserve"> 특약</w:t>
      </w:r>
      <w:r>
        <w:rPr>
          <w:rFonts w:ascii="Times New Roman"/>
          <w:color w:val="000000"/>
          <w:sz w:val="16"/>
        </w:rPr>
        <w:t xml:space="preserve">”이라 하고, 신탁계약서와</w:t>
      </w:r>
      <w:r>
        <w:rPr>
          <w:rFonts w:ascii="Times New Roman" w:eastAsia="바탕체"/>
          <w:color w:val="000000"/>
          <w:sz w:val="16"/>
          <w:szCs w:val="16"/>
        </w:rPr>
        <w:t xml:space="preserve"> 본 특약을 총칭하여 “본 신탁계약”이라 함).</w:t>
      </w:r>
    </w:p>
    <w:p w14:paraId="0E98AE4A" w14:textId="77777777" w:rsidR="006A29C3" w:rsidRPr="000A7798" w:rsidRDefault="006A29C3" w:rsidP="006A29C3">
      <w:pPr>
        <w:spacing w:line="200" w:lineRule="exact"/>
        <w:rPr>
          <w:rFonts w:ascii="바탕체" w:eastAsia="바탕체" w:hAnsi="바탕체"/>
          <w:color w:val="000000"/>
          <w:sz w:val="16"/>
          <w:szCs w:val="16"/>
        </w:rPr>
      </w:pPr>
    </w:p>
    <w:p w14:paraId="12630EBF"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제1조【특약의 목적】</w:t>
      </w:r>
    </w:p>
    <w:p w14:paraId="7D398242" w14:textId="77777777" w:rsidR="006A29C3" w:rsidRPr="000A7798" w:rsidRDefault="006A29C3" w:rsidP="006A29C3">
      <w:pPr>
        <w:pStyle w:val="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특약은 신탁계약서 제</w:t>
      </w:r>
      <w:r>
        <w:rPr>
          <w:rFonts w:ascii="Times New Roman"/>
          <w:bCs/>
          <w:color w:val="000000"/>
          <w:kern w:val="0"/>
          <w:sz w:val="16"/>
          <w:szCs w:val="16"/>
          <w:shd w:val="clear" w:color="auto" w:fill="FFFFFF"/>
        </w:rPr>
        <w:t>32</w:t>
      </w:r>
      <w:r>
        <w:rPr>
          <w:rFonts w:ascii="Times New Roman" w:hint="eastAsia"/>
          <w:bCs/>
          <w:color w:val="000000"/>
          <w:kern w:val="0"/>
          <w:sz w:val="16"/>
          <w:szCs w:val="16"/>
          <w:shd w:val="clear" w:color="auto" w:fill="FFFFFF"/>
        </w:rPr>
        <w:t xml:space="preserve">조에 따라 신탁의 내용을 구체화하고 위탁자와 수탁자의 권리의무관계를 명확히 하기 위하여 필요한 사항을 정함을 목적으로 한다.</w:t>
      </w:r>
    </w:p>
    <w:p w14:paraId="22472C1E" w14:textId="77777777" w:rsidR="006A29C3" w:rsidRPr="000A7798" w:rsidRDefault="006A29C3" w:rsidP="006A29C3">
      <w:pPr>
        <w:spacing w:line="200" w:lineRule="exact"/>
        <w:rPr>
          <w:rFonts w:ascii="바탕체" w:eastAsia="바탕체" w:hAnsi="바탕체"/>
          <w:color w:val="000000"/>
          <w:sz w:val="16"/>
          <w:szCs w:val="16"/>
        </w:rPr>
      </w:pPr>
    </w:p>
    <w:p w14:paraId="1F744468" w14:textId="77777777" w:rsidR="006A29C3" w:rsidRPr="000A7798" w:rsidRDefault="006A29C3" w:rsidP="006A29C3">
      <w:pPr>
        <w:spacing w:line="200" w:lineRule="exact"/>
        <w:rPr>
          <w:rFonts w:ascii="바탕체" w:eastAsia="바탕체" w:hAnsi="바탕체"/>
          <w:b/>
          <w:color w:val="000000"/>
          <w:sz w:val="16"/>
          <w:szCs w:val="16"/>
        </w:rPr>
      </w:pPr>
      <w:bookmarkStart w:id="0" w:name="[문서의_처음]"/>
      <w:bookmarkEnd w:id="0"/>
      <w:r>
        <w:rPr>
          <w:rFonts w:ascii="바탕체" w:eastAsia="바탕체" w:hAnsi="바탕체" w:hint="eastAsia"/>
          <w:b/>
          <w:color w:val="000000"/>
          <w:sz w:val="16"/>
          <w:szCs w:val="16"/>
        </w:rPr>
        <w:t>제2조【신탁가액】</w:t>
      </w:r>
    </w:p>
    <w:p w14:paraId="4A710486" w14:textId="77777777" w:rsidR="006A29C3" w:rsidRPr="000A7798" w:rsidRDefault="006A29C3" w:rsidP="006A29C3">
      <w:pPr>
        <w:pStyle w:val="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제</w:t>
      </w:r>
      <w:r>
        <w:rPr>
          <w:rFonts w:ascii="Times New Roman"/>
          <w:bCs/>
          <w:color w:val="000000"/>
          <w:kern w:val="0"/>
          <w:sz w:val="16"/>
          <w:szCs w:val="16"/>
          <w:shd w:val="clear" w:color="auto" w:fill="FFFFFF"/>
        </w:rPr>
        <w:t>2</w:t>
      </w:r>
      <w:r>
        <w:rPr>
          <w:rFonts w:ascii="Times New Roman" w:hint="eastAsia"/>
          <w:bCs/>
          <w:color w:val="000000"/>
          <w:kern w:val="0"/>
          <w:sz w:val="16"/>
          <w:szCs w:val="16"/>
          <w:shd w:val="clear" w:color="auto" w:fill="FFFFFF"/>
        </w:rPr>
        <w:t xml:space="preserve">조에도 불구하고, 한국회계기준원의 기업회계기준 제</w:t>
      </w:r>
      <w:r>
        <w:rPr>
          <w:rFonts w:ascii="Times New Roman"/>
          <w:bCs/>
          <w:color w:val="000000"/>
          <w:kern w:val="0"/>
          <w:sz w:val="16"/>
          <w:szCs w:val="16"/>
          <w:shd w:val="clear" w:color="auto" w:fill="FFFFFF"/>
        </w:rPr>
        <w:t>105</w:t>
      </w:r>
      <w:r>
        <w:rPr>
          <w:rFonts w:ascii="Times New Roman" w:hint="eastAsia"/>
          <w:bCs/>
          <w:color w:val="000000"/>
          <w:kern w:val="0"/>
          <w:sz w:val="16"/>
          <w:szCs w:val="16"/>
          <w:shd w:val="clear" w:color="auto" w:fill="FFFFFF"/>
        </w:rPr>
        <w:t xml:space="preserve">호 개정공표</w:t>
      </w:r>
      <w:r>
        <w:rPr>
          <w:rFonts w:ascii="Times New Roman"/>
          <w:bCs/>
          <w:color w:val="000000"/>
          <w:kern w:val="0"/>
          <w:sz w:val="16"/>
          <w:szCs w:val="16"/>
          <w:shd w:val="clear" w:color="auto" w:fill="FFFFFF"/>
        </w:rPr>
        <w:t>(’10.12.30)</w:t>
      </w:r>
      <w:r>
        <w:rPr>
          <w:rFonts w:ascii="Times New Roman" w:hint="eastAsia"/>
          <w:bCs/>
          <w:color w:val="000000"/>
          <w:kern w:val="0"/>
          <w:sz w:val="16"/>
          <w:szCs w:val="16"/>
          <w:shd w:val="clear" w:color="auto" w:fill="FFFFFF"/>
        </w:rPr>
        <w:t xml:space="preserve">에 따라 신탁재산의 신탁가액은 인수시점에 위탁자의 장부금액으로 한다. 단, 위탁자의 장부금액을 알 수 없는 경우 다음 각 호의 순서에 따라 신탁가액을 인식한다.</w:t>
      </w:r>
    </w:p>
    <w:p w14:paraId="6CC7721A" w14:textId="77777777" w:rsidR="006A29C3" w:rsidRPr="000A7798" w:rsidRDefault="006A29C3">
      <w:pPr>
        <w:numPr>
          <w:ilvl w:val="0"/>
          <w:numId w:val="1"/>
        </w:numPr>
        <w:spacing w:line="200" w:lineRule="exact"/>
        <w:rPr>
          <w:rFonts w:ascii="바탕체" w:eastAsia="바탕체" w:hAnsi="바탕체"/>
          <w:color w:val="000000"/>
          <w:kern w:val="0"/>
          <w:sz w:val="16"/>
          <w:szCs w:val="16"/>
        </w:rPr>
      </w:pPr>
      <w:r>
        <w:rPr>
          <w:rFonts w:ascii="바탕체" w:eastAsia="바탕체" w:hAnsi="바탕체" w:hint="eastAsia"/>
          <w:color w:val="000000"/>
          <w:kern w:val="0"/>
          <w:sz w:val="16"/>
          <w:szCs w:val="16"/>
        </w:rPr>
        <w:t>위탁자의 취득원가</w:t>
      </w:r>
    </w:p>
    <w:p w14:paraId="3A713F17" w14:textId="77777777" w:rsidR="006A29C3" w:rsidRPr="000A7798" w:rsidRDefault="006A29C3">
      <w:pPr>
        <w:numPr>
          <w:ilvl w:val="0"/>
          <w:numId w:val="1"/>
        </w:numPr>
        <w:spacing w:line="200" w:lineRule="exact"/>
        <w:rPr>
          <w:rFonts w:ascii="바탕체" w:eastAsia="바탕체" w:hAnsi="바탕체"/>
          <w:color w:val="000000"/>
          <w:kern w:val="0"/>
          <w:sz w:val="16"/>
          <w:szCs w:val="16"/>
        </w:rPr>
      </w:pPr>
      <w:r>
        <w:rPr>
          <w:rFonts w:ascii="바탕체" w:eastAsia="바탕체" w:hAnsi="바탕체" w:hint="eastAsia"/>
          <w:color w:val="000000"/>
          <w:kern w:val="0"/>
          <w:sz w:val="16"/>
          <w:szCs w:val="16"/>
        </w:rPr>
        <w:t>부동산 가격공시에 관한 법률 제</w:t>
      </w:r>
      <w:r>
        <w:rPr>
          <w:rFonts w:ascii="Times New Roman" w:eastAsia="바탕체"/>
          <w:color w:val="000000"/>
          <w:kern w:val="0"/>
          <w:sz w:val="16"/>
          <w:szCs w:val="16"/>
        </w:rPr>
        <w:t>10</w:t>
      </w:r>
      <w:r>
        <w:rPr>
          <w:rFonts w:ascii="바탕체" w:eastAsia="바탕체" w:hAnsi="바탕체" w:hint="eastAsia"/>
          <w:color w:val="000000"/>
          <w:kern w:val="0"/>
          <w:sz w:val="16"/>
          <w:szCs w:val="16"/>
        </w:rPr>
        <w:t>조에 따른 개별공시지가(건물의 경우 지방세법 제</w:t>
      </w:r>
      <w:r>
        <w:rPr>
          <w:rFonts w:ascii="Times New Roman" w:eastAsia="바탕체"/>
          <w:color w:val="000000"/>
          <w:kern w:val="0"/>
          <w:sz w:val="16"/>
          <w:szCs w:val="16"/>
        </w:rPr>
        <w:t>110</w:t>
      </w:r>
      <w:r>
        <w:rPr>
          <w:rFonts w:ascii="바탕체" w:eastAsia="바탕체" w:hAnsi="바탕체" w:hint="eastAsia"/>
          <w:color w:val="000000"/>
          <w:kern w:val="0"/>
          <w:sz w:val="16"/>
          <w:szCs w:val="16"/>
        </w:rPr>
        <w:t>조에 따른 시가표준액)</w:t>
      </w:r>
    </w:p>
    <w:p w14:paraId="258E21B6" w14:textId="77777777" w:rsidR="006A29C3" w:rsidRPr="000A7798" w:rsidRDefault="006A29C3">
      <w:pPr>
        <w:numPr>
          <w:ilvl w:val="0"/>
          <w:numId w:val="1"/>
        </w:numPr>
        <w:spacing w:line="200" w:lineRule="exact"/>
        <w:rPr>
          <w:rFonts w:ascii="바탕체" w:eastAsia="바탕체" w:hAnsi="바탕체"/>
          <w:color w:val="000000"/>
          <w:kern w:val="0"/>
          <w:sz w:val="16"/>
          <w:szCs w:val="16"/>
        </w:rPr>
      </w:pPr>
      <w:r>
        <w:rPr>
          <w:rFonts w:ascii="바탕체" w:eastAsia="바탕체" w:hAnsi="바탕체" w:hint="eastAsia"/>
          <w:color w:val="000000"/>
          <w:kern w:val="0"/>
          <w:sz w:val="16"/>
          <w:szCs w:val="16"/>
        </w:rPr>
        <w:t>인수시점의 공정가치</w:t>
      </w:r>
    </w:p>
    <w:p w14:paraId="58AFFA1D" w14:textId="77777777" w:rsidR="006A29C3" w:rsidRPr="000A7798" w:rsidRDefault="006A29C3" w:rsidP="006A29C3">
      <w:p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p>
    <w:p w14:paraId="721B10CF" w14:textId="77777777" w:rsidR="006A29C3" w:rsidRPr="000A7798" w:rsidRDefault="006A29C3" w:rsidP="006A29C3">
      <w:pPr>
        <w:tabs>
          <w:tab w:val="left" w:pos="400"/>
          <w:tab w:val="left" w:pos="800"/>
          <w:tab w:val="left" w:pos="1600"/>
          <w:tab w:val="left" w:pos="2400"/>
          <w:tab w:val="left" w:pos="3200"/>
        </w:tabs>
        <w:wordWrap w:val="0"/>
        <w:autoSpaceDE w:val="0"/>
        <w:autoSpaceDN w:val="0"/>
        <w:snapToGrid w:val="0"/>
        <w:rPr>
          <w:rFonts w:ascii="Times New Roman"/>
          <w:b/>
          <w:color w:val="000000"/>
          <w:kern w:val="0"/>
          <w:sz w:val="16"/>
          <w:szCs w:val="16"/>
          <w:shd w:val="clear" w:color="auto" w:fill="FFFFFF"/>
        </w:rPr>
      </w:pPr>
      <w:r>
        <w:rPr>
          <w:rFonts w:ascii="Times New Roman" w:hint="eastAsia"/>
          <w:b/>
          <w:color w:val="000000"/>
          <w:kern w:val="0"/>
          <w:sz w:val="16"/>
          <w:szCs w:val="16"/>
          <w:shd w:val="clear" w:color="auto" w:fill="FFFFFF"/>
        </w:rPr>
        <w:t xml:space="preserve">제3조【수익권의 종류】</w:t>
      </w:r>
    </w:p>
    <w:p w14:paraId="1360D315" w14:textId="77777777" w:rsidR="006A29C3" w:rsidRPr="000A7798" w:rsidRDefault="006A29C3">
      <w:pPr>
        <w:numPr>
          <w:ilvl w:val="0"/>
          <w:numId w:val="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w:t>
      </w:r>
      <w:r>
        <w:rPr>
          <w:rFonts w:ascii="Times New Roman"/>
          <w:bCs/>
          <w:color w:val="000000"/>
          <w:kern w:val="0"/>
          <w:sz w:val="16"/>
          <w:szCs w:val="16"/>
          <w:shd w:val="clear" w:color="auto" w:fill="FFFFFF"/>
        </w:rPr>
        <w:t xml:space="preserve">신탁계약에 의한 신탁의 수익권은 우선수익권, 수익권으로 구분한다</w:t>
      </w:r>
      <w:r>
        <w:rPr>
          <w:rFonts w:ascii="Times New Roman" w:hint="eastAsia"/>
          <w:bCs/>
          <w:color w:val="000000"/>
          <w:kern w:val="0"/>
          <w:sz w:val="16"/>
          <w:szCs w:val="16"/>
          <w:shd w:val="clear" w:color="auto" w:fill="FFFFFF"/>
        </w:rPr>
        <w:t>.</w:t>
      </w:r>
    </w:p>
    <w:p w14:paraId="048E861A" w14:textId="77777777" w:rsidR="006A29C3" w:rsidRPr="000A7798" w:rsidRDefault="006A29C3">
      <w:pPr>
        <w:numPr>
          <w:ilvl w:val="0"/>
          <w:numId w:val="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우선수익권의 내용은 수익의 지급시 회수액의 범위 내에서 신탁계약서 『</w:t>
      </w:r>
      <w:r>
        <w:rPr>
          <w:rFonts w:ascii="Times New Roman"/>
          <w:bCs/>
          <w:color w:val="000000"/>
          <w:kern w:val="0"/>
          <w:sz w:val="16"/>
          <w:szCs w:val="16"/>
          <w:shd w:val="clear" w:color="auto" w:fill="FFFFFF"/>
        </w:rPr>
        <w:t xml:space="preserve">별지 4. 여신거래의</w:t>
      </w:r>
      <w:r>
        <w:rPr>
          <w:rFonts w:ascii="Times New Roman" w:hint="eastAsia"/>
          <w:bCs/>
          <w:color w:val="000000"/>
          <w:kern w:val="0"/>
          <w:sz w:val="16"/>
          <w:szCs w:val="16"/>
          <w:shd w:val="clear" w:color="auto" w:fill="FFFFFF"/>
        </w:rPr>
        <w:t xml:space="preserve"> 내용』에 기재된 </w:t>
      </w:r>
      <w:r>
        <w:rPr>
          <w:rFonts w:ascii="Times New Roman"/>
          <w:bCs/>
          <w:color w:val="000000"/>
          <w:kern w:val="0"/>
          <w:sz w:val="16"/>
          <w:szCs w:val="16"/>
          <w:shd w:val="clear" w:color="auto" w:fill="FFFFFF"/>
        </w:rPr>
        <w:t xml:space="preserve">여신거래(이하 “대출약정서”라 함)에</w:t>
      </w:r>
      <w:r>
        <w:rPr>
          <w:rFonts w:ascii="Times New Roman" w:hint="eastAsia"/>
          <w:bCs/>
          <w:color w:val="000000"/>
          <w:kern w:val="0"/>
          <w:sz w:val="16"/>
          <w:szCs w:val="16"/>
          <w:shd w:val="clear" w:color="auto" w:fill="FFFFFF"/>
        </w:rPr>
        <w:t xml:space="preserve"> 따라 </w:t>
      </w:r>
      <w:r>
        <w:rPr>
          <w:rFonts w:ascii="Times New Roman"/>
          <w:bCs/>
          <w:color w:val="000000"/>
          <w:kern w:val="0"/>
          <w:sz w:val="16"/>
          <w:szCs w:val="16"/>
          <w:shd w:val="clear" w:color="auto" w:fill="FFFFFF"/>
        </w:rPr>
        <w:t xml:space="preserve">위탁자가 우선수익자들에게</w:t>
      </w:r>
      <w:r>
        <w:rPr>
          <w:rFonts w:ascii="Times New Roman" w:hint="eastAsia"/>
          <w:bCs/>
          <w:color w:val="000000"/>
          <w:kern w:val="0"/>
          <w:sz w:val="16"/>
          <w:szCs w:val="16"/>
          <w:shd w:val="clear" w:color="auto" w:fill="FFFFFF"/>
        </w:rPr>
        <w:t xml:space="preserve"> 변제하여야 하는 대출원리금 등 모든 채무 중 변제되지 아니한 금액을 지급받을 권리로 한다. 단,</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우선수익권증서 발행금액을 한도로 한다.</w:t>
      </w:r>
      <w:commentRangeStart w:id="2"/>
      <w:ins w:id="1024" w:author="코람코 상장리츠팀" w:date="2026-10-07T09:00:00Z">
        <w:r>
          <w:rPr>
            <w:rFonts w:ascii="Times New Roman" w:hint="eastAsia"/>
            <w:bCs/>
            <w:color w:val="000000"/>
            <w:kern w:val="0"/>
            <w:sz w:val="16"/>
            <w:szCs w:val="16"/>
          </w:rPr>
          <w:t xml:space="preserve"> 다만, 1순위 우선수익자의 우선수익권의 내용은 위탁자가 1순위 우선수익자에게 반환하여야 하는 2024년 2월 5일자 임대차계약(그 변경계약을 포함함)상 임대차보증금 중 반환되지 아니한 금액을 금2,132,586,000원 한도 내에서 지급받을 권리로 한다.</w:t>
        </w:r>
      </w:ins>
      <w:commentRangeEnd w:id="2"/>
      <w:r>
        <w:rPr>
          <w:rStyle w:val="CommentReference"/>
        </w:rPr>
        <w:commentReference w:id="2"/>
      </w:r>
    </w:p>
    <w:p w14:paraId="6ABB5322" w14:textId="77777777" w:rsidR="006A29C3" w:rsidRPr="000A7798" w:rsidRDefault="006A29C3">
      <w:pPr>
        <w:numPr>
          <w:ilvl w:val="0"/>
          <w:numId w:val="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kern w:val="0"/>
          <w:sz w:val="16"/>
          <w:szCs w:val="16"/>
          <w:shd w:val="clear" w:color="auto" w:fill="FFFFFF"/>
        </w:rPr>
        <w:t xml:space="preserve">신탁계약서 『</w:t>
      </w:r>
      <w:r>
        <w:rPr>
          <w:rFonts w:ascii="Times New Roman"/>
          <w:bCs/>
          <w:kern w:val="0"/>
          <w:sz w:val="16"/>
          <w:szCs w:val="16"/>
          <w:shd w:val="clear" w:color="auto" w:fill="FFFFFF"/>
        </w:rPr>
        <w:t xml:space="preserve">별지 2. </w:t>
      </w:r>
      <w:r>
        <w:rPr>
          <w:rFonts w:ascii="Times New Roman" w:hint="eastAsia"/>
          <w:bCs/>
          <w:kern w:val="0"/>
          <w:sz w:val="16"/>
          <w:szCs w:val="16"/>
          <w:shd w:val="clear" w:color="auto" w:fill="FFFFFF"/>
        </w:rPr>
        <w:t xml:space="preserve">신탁계약의 내용』에 기재된 신탁원본 및 신탁이익 수익자(이하 </w:t>
      </w:r>
      <w:r>
        <w:rPr>
          <w:rFonts w:ascii="Times New Roman"/>
          <w:bCs/>
          <w:kern w:val="0"/>
          <w:sz w:val="16"/>
          <w:szCs w:val="16"/>
          <w:shd w:val="clear" w:color="auto" w:fill="FFFFFF"/>
        </w:rPr>
        <w:t>“</w:t>
      </w:r>
      <w:r>
        <w:rPr>
          <w:rFonts w:ascii="Times New Roman" w:hint="eastAsia"/>
          <w:bCs/>
          <w:kern w:val="0"/>
          <w:sz w:val="16"/>
          <w:szCs w:val="16"/>
          <w:shd w:val="clear" w:color="auto" w:fill="FFFFFF"/>
        </w:rPr>
        <w:t>수익자</w:t>
      </w:r>
      <w:r>
        <w:rPr>
          <w:rFonts w:ascii="Times New Roman"/>
          <w:bCs/>
          <w:kern w:val="0"/>
          <w:sz w:val="16"/>
          <w:szCs w:val="16"/>
          <w:shd w:val="clear" w:color="auto" w:fill="FFFFFF"/>
        </w:rPr>
        <w:t>”</w:t>
      </w:r>
      <w:r>
        <w:rPr>
          <w:rFonts w:ascii="Times New Roman" w:hint="eastAsia"/>
          <w:bCs/>
          <w:kern w:val="0"/>
          <w:sz w:val="16"/>
          <w:szCs w:val="16"/>
          <w:shd w:val="clear" w:color="auto" w:fill="FFFFFF"/>
        </w:rPr>
        <w:t xml:space="preserve">라 함</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의 수익권의 내용은 수익의 지급시 회수액의 범위 내에서 우선수익자에 대한 수익의 지급이 완료된 이후 남은 금액을 지급받을 권리로 한다.</w:t>
      </w:r>
    </w:p>
    <w:p w14:paraId="2F712854" w14:textId="77777777" w:rsidR="006A29C3" w:rsidRPr="000A7798" w:rsidRDefault="006A29C3">
      <w:pPr>
        <w:numPr>
          <w:ilvl w:val="0"/>
          <w:numId w:val="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수탁자는 우선수익권, 수익권에 대하여 이익의 보전이나 원금의 보전을 하지 아니한다.</w:t>
      </w:r>
    </w:p>
    <w:p w14:paraId="2324E45A" w14:textId="77777777" w:rsidR="006A29C3" w:rsidRPr="000A7798" w:rsidRDefault="006A29C3" w:rsidP="006A29C3">
      <w:pPr>
        <w:spacing w:line="200" w:lineRule="exact"/>
        <w:rPr>
          <w:rFonts w:ascii="Times New Roman" w:eastAsia="바탕체"/>
          <w:bCs/>
          <w:kern w:val="0"/>
          <w:sz w:val="16"/>
          <w:szCs w:val="16"/>
        </w:rPr>
      </w:pPr>
    </w:p>
    <w:p w14:paraId="59590F42"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제4조【수익권증서】</w:t>
      </w:r>
    </w:p>
    <w:p w14:paraId="48AB4A84" w14:textId="77777777" w:rsidR="006A29C3" w:rsidRPr="00A357BA" w:rsidRDefault="006A29C3">
      <w:pPr>
        <w:numPr>
          <w:ilvl w:val="0"/>
          <w:numId w:val="4"/>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제</w:t>
      </w:r>
      <w:r>
        <w:rPr>
          <w:rFonts w:ascii="Times New Roman"/>
          <w:bCs/>
          <w:color w:val="000000"/>
          <w:kern w:val="0"/>
          <w:sz w:val="16"/>
          <w:szCs w:val="16"/>
          <w:shd w:val="clear" w:color="auto" w:fill="FFFFFF"/>
        </w:rPr>
        <w:t>7</w:t>
      </w:r>
      <w:r>
        <w:rPr>
          <w:rFonts w:ascii="Times New Roman" w:hint="eastAsia"/>
          <w:bCs/>
          <w:color w:val="000000"/>
          <w:kern w:val="0"/>
          <w:sz w:val="16"/>
          <w:szCs w:val="16"/>
          <w:shd w:val="clear" w:color="auto" w:fill="FFFFFF"/>
        </w:rPr>
        <w:t xml:space="preserve">조 제②항에도 불구하고 </w:t>
      </w:r>
      <w:r>
        <w:rPr>
          <w:rFonts w:ascii="Times New Roman"/>
          <w:bCs/>
          <w:color w:val="000000"/>
          <w:kern w:val="0"/>
          <w:sz w:val="16"/>
          <w:szCs w:val="16"/>
          <w:shd w:val="clear" w:color="auto" w:fill="FFFFFF"/>
        </w:rPr>
        <w:t xml:space="preserve">수탁자는 </w:t>
      </w:r>
      <w:r>
        <w:rPr>
          <w:rFonts w:ascii="Times New Roman" w:hint="eastAsia"/>
          <w:bCs/>
          <w:color w:val="000000"/>
          <w:kern w:val="0"/>
          <w:sz w:val="16"/>
          <w:szCs w:val="16"/>
          <w:shd w:val="clear" w:color="auto" w:fill="FFFFFF"/>
        </w:rPr>
        <w:t xml:space="preserve">신탁계약서 『</w:t>
      </w:r>
      <w:r>
        <w:rPr>
          <w:rFonts w:ascii="Times New Roman"/>
          <w:bCs/>
          <w:color w:val="000000"/>
          <w:kern w:val="0"/>
          <w:sz w:val="16"/>
          <w:szCs w:val="16"/>
          <w:shd w:val="clear" w:color="auto" w:fill="FFFFFF"/>
        </w:rPr>
        <w:t xml:space="preserve">별지 4.</w:t>
      </w:r>
      <w:r>
        <w:rPr>
          <w:rFonts w:ascii="Times New Roman" w:hint="eastAsia"/>
          <w:bCs/>
          <w:color w:val="000000"/>
          <w:kern w:val="0"/>
          <w:sz w:val="16"/>
          <w:szCs w:val="16"/>
          <w:shd w:val="clear" w:color="auto" w:fill="FFFFFF"/>
        </w:rPr>
        <w:t xml:space="preserve"> 여신거래의 내용』의 여신금액에 대한 담보한도 설정비율(</w:t>
      </w:r>
      <w:r>
        <w:rPr>
          <w:rFonts w:ascii="Times New Roman"/>
          <w:bCs/>
          <w:color w:val="000000"/>
          <w:kern w:val="0"/>
          <w:sz w:val="16"/>
          <w:szCs w:val="16"/>
          <w:shd w:val="clear" w:color="auto" w:fill="FFFFFF"/>
        </w:rPr>
        <w:t xml:space="preserve">대출약정서상 대출약정금의 120</w:t>
      </w:r>
      <w:r>
        <w:rPr>
          <w:rFonts w:ascii="Times New Roman"/>
          <w:color w:val="000000"/>
          <w:kern w:val="0"/>
          <w:sz w:val="16"/>
          <w:shd w:val="clear" w:color="auto" w:fill="FFFFFF"/>
        </w:rPr>
        <w:t>%</w:t>
      </w:r>
      <w:r>
        <w:rPr>
          <w:rFonts w:ascii="Times New Roman"/>
          <w:bCs/>
          <w:color w:val="000000"/>
          <w:kern w:val="0"/>
          <w:sz w:val="16"/>
          <w:szCs w:val="16"/>
          <w:shd w:val="clear" w:color="auto" w:fill="FFFFFF"/>
        </w:rPr>
        <w:t>를</w:t>
      </w:r>
      <w:r>
        <w:rPr>
          <w:rFonts w:ascii="Times New Roman" w:hint="eastAsia"/>
          <w:bCs/>
          <w:color w:val="000000"/>
          <w:kern w:val="0"/>
          <w:sz w:val="16"/>
          <w:szCs w:val="16"/>
          <w:shd w:val="clear" w:color="auto" w:fill="FFFFFF"/>
        </w:rPr>
        <w:t xml:space="preserve"> 의미함)을 적용한 금액을 우선수익한도금액으로 우선수익자들에게 수익권증서를 </w:t>
      </w:r>
      <w:r>
        <w:rPr>
          <w:rFonts w:ascii="Times New Roman"/>
          <w:bCs/>
          <w:color w:val="000000"/>
          <w:kern w:val="0"/>
          <w:sz w:val="16"/>
          <w:szCs w:val="16"/>
          <w:shd w:val="clear" w:color="auto" w:fill="FFFFFF"/>
        </w:rPr>
        <w:t xml:space="preserve">발행하여야 한다</w:t>
      </w:r>
      <w:r>
        <w:rPr>
          <w:rFonts w:ascii="Times New Roman" w:hint="eastAsia"/>
          <w:bCs/>
          <w:color w:val="000000"/>
          <w:kern w:val="0"/>
          <w:sz w:val="16"/>
          <w:szCs w:val="16"/>
          <w:shd w:val="clear" w:color="auto" w:fill="FFFFFF"/>
        </w:rPr>
        <w:t>.</w:t>
      </w:r>
      <w:commentRangeStart w:id="3"/>
      <w:ins w:id="1025" w:author="코람코 상장리츠팀" w:date="2026-10-07T09:00:00Z">
        <w:r>
          <w:rPr>
            <w:rFonts w:ascii="Times New Roman" w:hint="eastAsia"/>
            <w:bCs/>
            <w:color w:val="000000"/>
            <w:kern w:val="0"/>
            <w:sz w:val="16"/>
            <w:szCs w:val="16"/>
          </w:rPr>
          <w:t xml:space="preserve"> 다만, 1순위 우선수익자의 우선수익한도금액은 금2,132,586,000원으로 한다.</w:t>
        </w:r>
      </w:ins>
      <w:commentRangeEnd w:id="3"/>
      <w:r>
        <w:rPr>
          <w:rStyle w:val="CommentReference"/>
        </w:rPr>
        <w:commentReference w:id="3"/>
      </w:r>
    </w:p>
    <w:p w14:paraId="6E56873D" w14:textId="77777777" w:rsidR="006A29C3" w:rsidRPr="000A7798" w:rsidRDefault="006A29C3">
      <w:pPr>
        <w:numPr>
          <w:ilvl w:val="0"/>
          <w:numId w:val="4"/>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 xml:space="preserve">신탁계약에 따라 발행되는 </w:t>
      </w:r>
      <w:r>
        <w:rPr>
          <w:rFonts w:ascii="Times New Roman"/>
          <w:bCs/>
          <w:color w:val="000000"/>
          <w:kern w:val="0"/>
          <w:sz w:val="16"/>
          <w:szCs w:val="16"/>
          <w:shd w:val="clear" w:color="auto" w:fill="FFFFFF"/>
        </w:rPr>
        <w:t xml:space="preserve">수익권증서는 </w:t>
      </w:r>
      <w:r>
        <w:rPr>
          <w:rFonts w:ascii="Times New Roman" w:hint="eastAsia"/>
          <w:bCs/>
          <w:color w:val="000000"/>
          <w:kern w:val="0"/>
          <w:sz w:val="16"/>
          <w:szCs w:val="16"/>
          <w:shd w:val="clear" w:color="auto" w:fill="FFFFFF"/>
        </w:rPr>
        <w:t>우선</w:t>
      </w:r>
      <w:r>
        <w:rPr>
          <w:rFonts w:ascii="Times New Roman"/>
          <w:bCs/>
          <w:color w:val="000000"/>
          <w:kern w:val="0"/>
          <w:sz w:val="16"/>
          <w:szCs w:val="16"/>
          <w:shd w:val="clear" w:color="auto" w:fill="FFFFFF"/>
        </w:rPr>
        <w:t>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에 대</w:t>
      </w:r>
      <w:r>
        <w:rPr>
          <w:rFonts w:ascii="Times New Roman"/>
          <w:color w:val="000000"/>
          <w:kern w:val="0"/>
          <w:sz w:val="16"/>
          <w:shd w:val="clear" w:color="auto" w:fill="FFFFFF"/>
        </w:rPr>
        <w:t xml:space="preserve">한 </w:t>
      </w:r>
      <w:r>
        <w:rPr>
          <w:rFonts w:ascii="Times New Roman" w:hint="eastAsia"/>
          <w:color w:val="000000"/>
          <w:kern w:val="0"/>
          <w:sz w:val="16"/>
          <w:shd w:val="clear" w:color="auto" w:fill="FFFFFF"/>
        </w:rPr>
        <w:t>우선</w:t>
      </w:r>
      <w:r>
        <w:rPr>
          <w:rFonts w:ascii="Times New Roman"/>
          <w:color w:val="000000"/>
          <w:kern w:val="0"/>
          <w:sz w:val="16"/>
          <w:shd w:val="clear" w:color="auto" w:fill="FFFFFF"/>
        </w:rPr>
        <w:t xml:space="preserve">수익권의 증거로서 발행되며, 어떠한 경우에도 유통을 전제로 하는 증권의 형태로 발행될 수 없다</w:t>
      </w:r>
      <w:r>
        <w:rPr>
          <w:rFonts w:ascii="Times New Roman" w:hint="eastAsia"/>
          <w:color w:val="000000"/>
          <w:kern w:val="0"/>
          <w:sz w:val="16"/>
          <w:shd w:val="clear" w:color="auto" w:fill="FFFFFF"/>
        </w:rPr>
        <w:t>.</w:t>
      </w:r>
    </w:p>
    <w:p w14:paraId="088F0E79" w14:textId="77777777" w:rsidR="006A29C3" w:rsidRPr="000A7798" w:rsidRDefault="006A29C3">
      <w:pPr>
        <w:numPr>
          <w:ilvl w:val="0"/>
          <w:numId w:val="4"/>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수익자는 수탁자의 </w:t>
      </w:r>
      <w:r>
        <w:rPr>
          <w:rFonts w:ascii="Times New Roman" w:hint="eastAsia"/>
          <w:bCs/>
          <w:color w:val="000000"/>
          <w:kern w:val="0"/>
          <w:sz w:val="16"/>
          <w:szCs w:val="16"/>
          <w:shd w:val="clear" w:color="auto" w:fill="FFFFFF"/>
        </w:rPr>
        <w:t xml:space="preserve">사전 서면</w:t>
      </w:r>
      <w:r>
        <w:rPr>
          <w:rFonts w:ascii="Times New Roman"/>
          <w:bCs/>
          <w:color w:val="000000"/>
          <w:kern w:val="0"/>
          <w:sz w:val="16"/>
          <w:szCs w:val="16"/>
          <w:shd w:val="clear" w:color="auto" w:fill="FFFFFF"/>
        </w:rPr>
        <w:t xml:space="preserve">동의 없이 본 신탁계약의 수익권을 제3자에게 양도하거나 담보로 제공할 수 없다.</w:t>
      </w:r>
      <w:r>
        <w:rPr>
          <w:rFonts w:ascii="Times New Roman" w:hint="eastAsia"/>
          <w:bCs/>
          <w:color w:val="000000"/>
          <w:kern w:val="0"/>
          <w:sz w:val="16"/>
          <w:szCs w:val="16"/>
          <w:shd w:val="clear" w:color="auto" w:fill="FFFFFF"/>
        </w:rPr>
        <w:t xml:space="preserve"> </w:t>
      </w:r>
    </w:p>
    <w:p w14:paraId="732AED3A" w14:textId="77777777" w:rsidR="006A29C3" w:rsidRPr="000A7798" w:rsidRDefault="006A29C3" w:rsidP="006A29C3">
      <w:pPr>
        <w:spacing w:line="200" w:lineRule="exact"/>
        <w:rPr>
          <w:rFonts w:ascii="바탕체" w:eastAsia="바탕체" w:hAnsi="바탕체"/>
          <w:color w:val="000000"/>
          <w:sz w:val="16"/>
          <w:szCs w:val="16"/>
        </w:rPr>
      </w:pPr>
    </w:p>
    <w:p w14:paraId="50DBCFE4"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제5조【수익자 및 우선수익자에 관한 사항】</w:t>
      </w:r>
    </w:p>
    <w:p w14:paraId="1BC3478E" w14:textId="77777777" w:rsidR="006A29C3" w:rsidRPr="000A7798" w:rsidRDefault="006A29C3">
      <w:pPr>
        <w:numPr>
          <w:ilvl w:val="0"/>
          <w:numId w:val="5"/>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위탁자는 우선수익자의 추가 지정 또는 변경으로 인하여 어느 우선수익자의 수익권증서상 우선수익한도금액이 변경될 우려가 있는 경우에는 해당 우선수익자(</w:t>
      </w:r>
      <w:commentRangeStart w:id="4"/>
      <w:del w:id="1026" w:author="코람코 상장리츠팀" w:date="2026-10-07T09:00:00Z">
        <w:r>
          <w:rPr>
            <w:rFonts w:ascii="Times New Roman" w:hint="eastAsia"/>
            <w:color w:val="000000"/>
            <w:kern w:val="0"/>
            <w:sz w:val="16"/>
            <w:shd w:val="clear" w:color="auto" w:fill="FFFFFF"/>
          </w:rPr>
          <w:delText xml:space="preserve">1순위 우선수익자가 추가 지정 또는 변경되는 경우의 2순위 우선수익자</w:delText>
        </w:r>
      </w:del>
      <w:ins w:id="1027" w:author="코람코 상장리츠팀" w:date="2026-10-07T09:00:00Z">
        <w:r>
          <w:rPr>
            <w:rFonts w:ascii="Times New Roman" w:hint="eastAsia"/>
            <w:color w:val="000000"/>
            <w:kern w:val="0"/>
            <w:sz w:val="16"/>
          </w:rPr>
          <w:t xml:space="preserve">선순위 우선수익자가 추가 지정 또는 변경되는 경우의 후순위 우선수익자</w:t>
        </w:r>
      </w:ins>
      <w:commentRangeEnd w:id="4"/>
      <w:r>
        <w:rPr>
          <w:rStyle w:val="CommentReference"/>
        </w:rPr>
        <w:commentReference w:id="4"/>
      </w:r>
      <w:r>
        <w:rPr>
          <w:rFonts w:ascii="Times New Roman" w:hint="eastAsia"/>
          <w:color w:val="000000"/>
          <w:kern w:val="0"/>
          <w:sz w:val="16"/>
          <w:shd w:val="clear" w:color="auto" w:fill="FFFFFF"/>
        </w:rPr>
        <w:t xml:space="preserve"> 포함)의 사전 서면 동의를 받아야 한다.</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이 경우, 수탁자는 </w:t>
      </w:r>
      <w:r>
        <w:rPr>
          <w:rFonts w:ascii="Times New Roman" w:hint="eastAsia"/>
          <w:bCs/>
          <w:color w:val="000000"/>
          <w:kern w:val="0"/>
          <w:sz w:val="16"/>
          <w:szCs w:val="16"/>
          <w:shd w:val="clear" w:color="auto" w:fill="FFFFFF"/>
        </w:rPr>
        <w:t xml:space="preserve">위탁자의 서면요청에 따라 </w:t>
      </w:r>
      <w:r>
        <w:rPr>
          <w:rFonts w:ascii="Times New Roman" w:hint="eastAsia"/>
          <w:color w:val="000000"/>
          <w:kern w:val="0"/>
          <w:sz w:val="16"/>
          <w:shd w:val="clear" w:color="auto" w:fill="FFFFFF"/>
        </w:rPr>
        <w:t xml:space="preserve">추가로 지정되거나 변경된 우선수익자 및 우선수익한도금액이 변경된 기존 우선수익자에게</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수익권증서를 새롭게 발행하여야</w:t>
      </w:r>
      <w:r>
        <w:rPr>
          <w:rFonts w:ascii="Times New Roman" w:hint="eastAsia"/>
          <w:bCs/>
          <w:color w:val="000000"/>
          <w:kern w:val="0"/>
          <w:sz w:val="16"/>
          <w:szCs w:val="16"/>
          <w:shd w:val="clear" w:color="auto" w:fill="FFFFFF"/>
        </w:rPr>
        <w:t xml:space="preserve"> 하며 위탁자와 우선수익자들은 신탁원부의 변경을 위하여 필요한 절차에 협력하기로</w:t>
      </w:r>
      <w:r>
        <w:rPr>
          <w:rFonts w:ascii="Times New Roman" w:hint="eastAsia"/>
          <w:color w:val="000000"/>
          <w:kern w:val="0"/>
          <w:sz w:val="16"/>
          <w:shd w:val="clear" w:color="auto" w:fill="FFFFFF"/>
        </w:rPr>
        <w:t xml:space="preserve"> 한다.</w:t>
      </w:r>
    </w:p>
    <w:p w14:paraId="2D9CD161" w14:textId="77777777" w:rsidR="006A29C3" w:rsidRPr="000A7798" w:rsidRDefault="006A29C3">
      <w:pPr>
        <w:numPr>
          <w:ilvl w:val="0"/>
          <w:numId w:val="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w:t>
      </w:r>
      <w:r>
        <w:rPr>
          <w:rFonts w:ascii="Times New Roman"/>
          <w:color w:val="000000"/>
          <w:kern w:val="0"/>
          <w:sz w:val="16"/>
          <w:shd w:val="clear" w:color="auto" w:fill="FFFFFF"/>
        </w:rPr>
        <w:t>특약</w:t>
      </w:r>
      <w:r>
        <w:rPr>
          <w:rFonts w:hAnsi="바탕" w:hint="eastAsia"/>
          <w:i/>
          <w:color w:val="000000"/>
          <w:sz w:val="16"/>
        </w:rPr>
        <w:t xml:space="preserve"> </w:t>
      </w:r>
      <w:r>
        <w:rPr>
          <w:rFonts w:hAnsi="바탕" w:hint="eastAsia"/>
          <w:color w:val="000000"/>
          <w:sz w:val="16"/>
        </w:rPr>
        <w:t>제</w:t>
      </w:r>
      <w:r>
        <w:rPr>
          <w:rFonts w:ascii="Times New Roman"/>
          <w:color w:val="000000"/>
          <w:kern w:val="0"/>
          <w:sz w:val="16"/>
          <w:shd w:val="clear" w:color="auto" w:fill="FFFFFF"/>
        </w:rPr>
        <w:t>12</w:t>
      </w:r>
      <w:r>
        <w:rPr>
          <w:rFonts w:ascii="Times New Roman"/>
          <w:color w:val="000000"/>
          <w:sz w:val="16"/>
        </w:rPr>
        <w:t>조</w:t>
      </w:r>
      <w:r>
        <w:rPr>
          <w:rFonts w:hAnsi="바탕" w:hint="eastAsia"/>
          <w:color w:val="000000"/>
          <w:sz w:val="16"/>
        </w:rPr>
        <w:t xml:space="preserve"> 제</w:t>
      </w:r>
      <w:r>
        <w:rPr>
          <w:rFonts w:hAnsi="바탕"/>
          <w:color w:val="000000"/>
          <w:sz w:val="16"/>
        </w:rPr>
        <w:t>①</w:t>
      </w:r>
      <w:r>
        <w:rPr>
          <w:rFonts w:hAnsi="바탕" w:hint="eastAsia"/>
          <w:sz w:val="16"/>
        </w:rPr>
        <w:t>항</w:t>
      </w:r>
      <w:r>
        <w:rPr>
          <w:rFonts w:ascii="Times New Roman" w:hint="eastAsia"/>
          <w:bCs/>
          <w:sz w:val="16"/>
          <w:szCs w:val="16"/>
        </w:rPr>
        <w:t xml:space="preserve"> 각 호의 </w:t>
      </w:r>
      <w:r>
        <w:rPr>
          <w:rFonts w:ascii="Times New Roman"/>
          <w:kern w:val="0"/>
          <w:sz w:val="16"/>
          <w:shd w:val="clear" w:color="auto" w:fill="FFFFFF"/>
        </w:rPr>
        <w:t>사유가</w:t>
      </w:r>
      <w:r>
        <w:rPr>
          <w:rFonts w:ascii="Times New Roman"/>
          <w:color w:val="000000"/>
          <w:kern w:val="0"/>
          <w:sz w:val="16"/>
          <w:shd w:val="clear" w:color="auto" w:fill="FFFFFF"/>
        </w:rPr>
        <w:t xml:space="preserve"> 발생하는 경우에 한하여 </w:t>
      </w:r>
      <w:commentRangeStart w:id="5"/>
      <w:ins w:id="1028" w:author="코람코 상장리츠팀" w:date="2026-10-07T09:00:00Z">
        <w:r>
          <w:rPr>
            <w:rFonts w:ascii="Times New Roman"/>
            <w:color w:val="000000"/>
            <w:kern w:val="0"/>
            <w:sz w:val="16"/>
          </w:rPr>
          <w:t xml:space="preserve">대주 </w:t>
        </w:r>
      </w:ins>
      <w:commentRangeEnd w:id="5"/>
      <w:r>
        <w:rPr>
          <w:rStyle w:val="CommentReference"/>
        </w:rPr>
        <w:commentReference w:id="5"/>
      </w:r>
      <w:r>
        <w:rPr>
          <w:rFonts w:ascii="Times New Roman"/>
          <w:color w:val="000000"/>
          <w:kern w:val="0"/>
          <w:sz w:val="16"/>
          <w:shd w:val="clear" w:color="auto" w:fill="FFFFFF"/>
        </w:rPr>
        <w:t xml:space="preserve">우선수익자들은 </w:t>
      </w:r>
      <w:r>
        <w:rPr>
          <w:rFonts w:ascii="Times New Roman" w:hint="eastAsia"/>
          <w:color w:val="000000"/>
          <w:kern w:val="0"/>
          <w:sz w:val="16"/>
          <w:shd w:val="clear" w:color="auto" w:fill="FFFFFF"/>
        </w:rPr>
        <w:t xml:space="preserve">대출약정서에 따라 </w:t>
      </w:r>
      <w:r>
        <w:rPr>
          <w:rFonts w:ascii="Times New Roman"/>
          <w:color w:val="000000"/>
          <w:kern w:val="0"/>
          <w:sz w:val="16"/>
          <w:shd w:val="clear" w:color="auto" w:fill="FFFFFF"/>
        </w:rPr>
        <w:t xml:space="preserve">수탁자에게 신탁계약서『별지 1. 신탁부동산 목록』에 기재된 신탁부동산(이하 “신탁부동산”이라 함)</w:t>
      </w:r>
      <w:r>
        <w:rPr>
          <w:rFonts w:ascii="Times New Roman" w:hint="eastAsia"/>
          <w:color w:val="000000"/>
          <w:kern w:val="0"/>
          <w:sz w:val="16"/>
          <w:shd w:val="clear" w:color="auto" w:fill="FFFFFF"/>
        </w:rPr>
        <w:t xml:space="preserve">의 </w:t>
      </w:r>
      <w:r>
        <w:rPr>
          <w:rFonts w:ascii="Times New Roman"/>
          <w:color w:val="000000"/>
          <w:kern w:val="0"/>
          <w:sz w:val="16"/>
          <w:shd w:val="clear" w:color="auto" w:fill="FFFFFF"/>
        </w:rPr>
        <w:t xml:space="preserve">처분을 요청할 수 있다(이하 “처분요청권”이라 함).</w:t>
      </w:r>
    </w:p>
    <w:p w14:paraId="741931F4" w14:textId="77777777" w:rsidR="006A29C3" w:rsidRPr="000A7798" w:rsidRDefault="006A29C3">
      <w:pPr>
        <w:numPr>
          <w:ilvl w:val="0"/>
          <w:numId w:val="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특약 제12조 제</w:t>
      </w:r>
      <w:r>
        <w:rPr>
          <w:rFonts w:ascii="Times New Roman" w:hint="eastAsia"/>
          <w:bCs/>
          <w:color w:val="000000"/>
          <w:kern w:val="0"/>
          <w:sz w:val="16"/>
          <w:szCs w:val="16"/>
          <w:shd w:val="clear" w:color="auto" w:fill="FFFFFF"/>
        </w:rPr>
        <w:t xml:space="preserve">①항에 따른 </w:t>
      </w:r>
      <w:r>
        <w:rPr>
          <w:rFonts w:ascii="Times New Roman"/>
          <w:bCs/>
          <w:color w:val="000000"/>
          <w:kern w:val="0"/>
          <w:sz w:val="16"/>
          <w:szCs w:val="16"/>
          <w:shd w:val="clear" w:color="auto" w:fill="FFFFFF"/>
        </w:rPr>
        <w:t xml:space="preserve">처분사유로 인하여</w:t>
      </w:r>
      <w:r>
        <w:rPr>
          <w:rFonts w:ascii="Times New Roman" w:hint="eastAsia"/>
          <w:bCs/>
          <w:color w:val="000000"/>
          <w:kern w:val="0"/>
          <w:sz w:val="16"/>
          <w:szCs w:val="16"/>
          <w:shd w:val="clear" w:color="auto" w:fill="FFFFFF"/>
        </w:rPr>
        <w:t xml:space="preserve"> 수탁자가 신탁부동산을 </w:t>
      </w:r>
      <w:r>
        <w:rPr>
          <w:rFonts w:ascii="Times New Roman"/>
          <w:bCs/>
          <w:color w:val="000000"/>
          <w:kern w:val="0"/>
          <w:sz w:val="16"/>
          <w:szCs w:val="16"/>
          <w:shd w:val="clear" w:color="auto" w:fill="FFFFFF"/>
        </w:rPr>
        <w:t xml:space="preserve">처분(이하 “처분”이라 함)</w:t>
      </w:r>
      <w:r>
        <w:rPr>
          <w:rFonts w:ascii="Times New Roman" w:hint="eastAsia"/>
          <w:bCs/>
          <w:color w:val="000000"/>
          <w:kern w:val="0"/>
          <w:sz w:val="16"/>
          <w:szCs w:val="16"/>
          <w:shd w:val="clear" w:color="auto" w:fill="FFFFFF"/>
        </w:rPr>
        <w:t xml:space="preserve">함에 따라 처분대금을 </w:t>
      </w:r>
      <w:r>
        <w:rPr>
          <w:rFonts w:ascii="Times New Roman"/>
          <w:bCs/>
          <w:color w:val="000000"/>
          <w:kern w:val="0"/>
          <w:sz w:val="16"/>
          <w:szCs w:val="16"/>
          <w:shd w:val="clear" w:color="auto" w:fill="FFFFFF"/>
        </w:rPr>
        <w:t>우선수익자들에게</w:t>
      </w:r>
      <w:r>
        <w:rPr>
          <w:rFonts w:ascii="Times New Roman" w:hint="eastAsia"/>
          <w:bCs/>
          <w:color w:val="000000"/>
          <w:kern w:val="0"/>
          <w:sz w:val="16"/>
          <w:szCs w:val="16"/>
          <w:shd w:val="clear" w:color="auto" w:fill="FFFFFF"/>
        </w:rPr>
        <w:t xml:space="preserve"> 정산하는 경우, </w:t>
      </w:r>
      <w:commentRangeStart w:id="6"/>
      <w:del w:id="1029" w:author="코람코 상장리츠팀" w:date="2026-10-07T09:00:00Z">
        <w:r>
          <w:rPr>
            <w:rFonts w:ascii="Times New Roman"/>
            <w:bCs/>
            <w:color w:val="000000"/>
            <w:kern w:val="0"/>
            <w:sz w:val="16"/>
            <w:szCs w:val="16"/>
            <w:shd w:val="clear" w:color="auto" w:fill="FFFFFF"/>
          </w:rPr>
          <w:delText xml:space="preserve">정산시점의</w:delText>
        </w:r>
      </w:del>
      <w:ins w:id="1030" w:author="코람코 상장리츠팀" w:date="2026-10-07T09:00:00Z">
        <w:r>
          <w:rPr>
            <w:rFonts w:ascii="Times New Roman"/>
            <w:bCs/>
            <w:color w:val="000000"/>
            <w:kern w:val="0"/>
            <w:sz w:val="16"/>
            <w:szCs w:val="16"/>
          </w:rPr>
          <w:t xml:space="preserve">1순위 우선수익자, 2순위 우선수익자, 3순위 우선수익자의 순서로 순차 배분하되, 같은 순위의 우선수익자 사이에서는 정산시점의</w:t>
        </w:r>
      </w:ins>
      <w:commentRangeEnd w:id="6"/>
      <w:r>
        <w:rPr>
          <w:rStyle w:val="CommentReference"/>
        </w:rPr>
        <w:commentReference w:id="6"/>
      </w:r>
      <w:r>
        <w:rPr>
          <w:rFonts w:ascii="Times New Roman"/>
          <w:bCs/>
          <w:color w:val="000000"/>
          <w:kern w:val="0"/>
          <w:sz w:val="16"/>
          <w:szCs w:val="16"/>
          <w:shd w:val="clear" w:color="auto" w:fill="FFFFFF"/>
        </w:rPr>
        <w:t xml:space="preserve"> 『별지 4. 여신거래의 내용』에 기재된 대출원금 잔액을 기준으로 안분 배분하기로 한다.</w:t>
      </w:r>
    </w:p>
    <w:p w14:paraId="059E54EE" w14:textId="77777777" w:rsidR="006A29C3" w:rsidRPr="000A7798" w:rsidRDefault="006A29C3">
      <w:pPr>
        <w:numPr>
          <w:ilvl w:val="0"/>
          <w:numId w:val="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조 제</w:t>
      </w:r>
      <w:r>
        <w:rPr>
          <w:rFonts w:hAnsi="바탕" w:hint="eastAsia"/>
          <w:bCs/>
          <w:color w:val="000000"/>
          <w:kern w:val="0"/>
          <w:sz w:val="16"/>
          <w:szCs w:val="16"/>
          <w:shd w:val="clear" w:color="auto" w:fill="FFFFFF"/>
        </w:rPr>
        <w:t>②</w:t>
      </w:r>
      <w:r>
        <w:rPr>
          <w:rFonts w:ascii="Times New Roman" w:hint="eastAsia"/>
          <w:bCs/>
          <w:color w:val="000000"/>
          <w:kern w:val="0"/>
          <w:sz w:val="16"/>
          <w:szCs w:val="16"/>
          <w:shd w:val="clear" w:color="auto" w:fill="FFFFFF"/>
        </w:rPr>
        <w:t xml:space="preserve">항에 따른 처분요청권을 포함하여,</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신탁계약서 및 본 특약상 </w:t>
      </w:r>
      <w:ins w:id="1031" w:author="코람코 상장리츠팀" w:date="2026-10-07T09:00:00Z">
        <w:r>
          <w:rPr>
            <w:rFonts w:ascii="Times New Roman" w:hint="eastAsia"/>
            <w:bCs/>
            <w:color w:val="000000"/>
            <w:kern w:val="0"/>
            <w:sz w:val="16"/>
            <w:szCs w:val="16"/>
          </w:rPr>
          <w:t xml:space="preserve">대주 </w:t>
        </w:r>
      </w:ins>
      <w:r>
        <w:rPr>
          <w:rFonts w:ascii="Times New Roman" w:hint="eastAsia"/>
          <w:bCs/>
          <w:color w:val="000000"/>
          <w:kern w:val="0"/>
          <w:sz w:val="16"/>
          <w:szCs w:val="16"/>
          <w:shd w:val="clear" w:color="auto" w:fill="FFFFFF"/>
        </w:rPr>
        <w:t xml:space="preserve">우선수익자들의 의사 결정, 결의 또는 판단이 필요한 경우 신탁계약에서 달리 명시되지 않는 한 </w:t>
      </w:r>
      <w:r>
        <w:rPr>
          <w:rFonts w:ascii="Times New Roman" w:hint="eastAsia"/>
          <w:color w:val="000000"/>
          <w:kern w:val="0"/>
          <w:sz w:val="16"/>
          <w:shd w:val="clear" w:color="auto" w:fill="FFFFFF"/>
        </w:rPr>
        <w:t xml:space="preserve">대출약정서 </w:t>
      </w:r>
      <w:commentRangeStart w:id="7"/>
      <w:del w:id="1032" w:author="코람코 상장리츠팀" w:date="2026-10-07T09:00:00Z">
        <w:r>
          <w:rPr>
            <w:rFonts w:ascii="Times New Roman" w:hint="eastAsia"/>
            <w:color w:val="000000"/>
            <w:kern w:val="0"/>
            <w:sz w:val="16"/>
            <w:shd w:val="clear" w:color="auto" w:fill="FFFFFF"/>
          </w:rPr>
          <w:delText xml:space="preserve">제1</w:delText>
        </w:r>
      </w:del>
      <w:del w:id="1033" w:author="코람코 상장리츠팀" w:date="2026-10-07T09:00:00Z">
        <w:r>
          <w:rPr>
            <w:rFonts w:ascii="Times New Roman"/>
            <w:color w:val="000000"/>
            <w:kern w:val="0"/>
            <w:sz w:val="16"/>
            <w:shd w:val="clear" w:color="auto" w:fill="FFFFFF"/>
          </w:rPr>
          <w:delText>5</w:delText>
        </w:r>
      </w:del>
      <w:del w:id="1034" w:author="코람코 상장리츠팀" w:date="2026-10-07T09:00:00Z">
        <w:r>
          <w:rPr>
            <w:rFonts w:ascii="Times New Roman" w:hint="eastAsia"/>
            <w:color w:val="000000"/>
            <w:kern w:val="0"/>
            <w:sz w:val="16"/>
            <w:shd w:val="clear" w:color="auto" w:fill="FFFFFF"/>
          </w:rPr>
          <w:delText xml:space="preserve">조</w:delText>
        </w:r>
      </w:del>
      <w:ins w:id="1035" w:author="코람코 상장리츠팀" w:date="2026-10-07T09:00:00Z">
        <w:r>
          <w:rPr>
            <w:rFonts w:ascii="Times New Roman" w:hint="eastAsia"/>
            <w:color w:val="000000"/>
            <w:kern w:val="0"/>
            <w:sz w:val="16"/>
          </w:rPr>
          <w:t xml:space="preserve">제13조</w:t>
        </w:r>
      </w:ins>
      <w:commentRangeEnd w:id="7"/>
      <w:r>
        <w:rPr>
          <w:rStyle w:val="CommentReference"/>
        </w:rPr>
        <w:commentReference w:id="7"/>
      </w:r>
      <w:r>
        <w:rPr>
          <w:rFonts w:ascii="Times New Roman" w:hint="eastAsia"/>
          <w:color w:val="000000"/>
          <w:kern w:val="0"/>
          <w:sz w:val="16"/>
          <w:shd w:val="clear" w:color="auto" w:fill="FFFFFF"/>
        </w:rPr>
        <w:t xml:space="preserve">에</w:t>
      </w:r>
      <w:r>
        <w:rPr>
          <w:rFonts w:ascii="Times New Roman" w:hint="eastAsia"/>
          <w:bCs/>
          <w:color w:val="000000"/>
          <w:kern w:val="0"/>
          <w:sz w:val="16"/>
          <w:szCs w:val="16"/>
          <w:shd w:val="clear" w:color="auto" w:fill="FFFFFF"/>
        </w:rPr>
        <w:t xml:space="preserve"> 따라 </w:t>
      </w:r>
      <w:ins w:id="1036" w:author="코람코 상장리츠팀" w:date="2026-10-07T09:00:00Z">
        <w:r>
          <w:rPr>
            <w:rFonts w:ascii="Times New Roman" w:hint="eastAsia"/>
            <w:bCs/>
            <w:color w:val="000000"/>
            <w:kern w:val="0"/>
            <w:sz w:val="16"/>
            <w:szCs w:val="16"/>
          </w:rPr>
          <w:t xml:space="preserve">대주 </w:t>
        </w:r>
      </w:ins>
      <w:r>
        <w:rPr>
          <w:rFonts w:ascii="Times New Roman" w:hint="eastAsia"/>
          <w:bCs/>
          <w:color w:val="000000"/>
          <w:kern w:val="0"/>
          <w:sz w:val="16"/>
          <w:szCs w:val="16"/>
          <w:shd w:val="clear" w:color="auto" w:fill="FFFFFF"/>
        </w:rPr>
        <w:t xml:space="preserve">우선수익자들로 구성된 대주단회의를 통해 정하기로 한다.</w:t>
      </w:r>
    </w:p>
    <w:p>
      <w:pPr>
        <w:numPr>
          <w:ilvl w:val="0"/>
          <w:numId w:val="5"/>
        </w:numPr>
        <w:tabs>
          <w:tab w:val="left" w:pos="400"/>
          <w:tab w:val="left" w:pos="800"/>
          <w:tab w:val="left" w:pos="1600"/>
          <w:tab w:val="left" w:pos="2400"/>
          <w:tab w:val="left" w:pos="3200"/>
        </w:tabs>
        <w:wordWrap w:val="0"/>
        <w:autoSpaceDE w:val="0"/>
        <w:autoSpaceDN w:val="0"/>
        <w:snapToGrid w:val="0"/>
        <w:rPr>
          <w:ins w:id="1037" w:author="코람코 상장리츠팀" w:date="2026-10-07T09:00:00Z"/>
          <w:rFonts w:ascii="Times New Roman"/>
          <w:bCs/>
          <w:color w:val="000000"/>
          <w:kern w:val="0"/>
          <w:sz w:val="16"/>
          <w:szCs w:val="16"/>
          <w:shd w:val="clear" w:color="auto" w:fill="FFFFFF"/>
        </w:rPr>
      </w:pPr>
      <w:commentRangeStart w:id="8"/>
      <w:ins w:id="1038" w:author="코람코 상장리츠팀" w:date="2026-10-07T09:00:00Z">
        <w:r>
          <w:rPr>
            <w:rFonts w:ascii="Times New Roman" w:hint="eastAsia"/>
            <w:bCs/>
            <w:color w:val="000000"/>
            <w:kern w:val="0"/>
            <w:sz w:val="16"/>
            <w:szCs w:val="16"/>
          </w:rPr>
          <w:t xml:space="preserve">1순위 우선수익자는 본 신탁계약에 따른 처분대금 등의 정산 시 본 조 제③항 및 본 특약 제12조의3에 따라 우선하여 지급받을 권리만을 가지며, 신탁계약서 및 본 특약상 우선수익자들의 처분요청, 처분방법 등의 협의, 동의, 결의 기타 의사결정(본 특약 제12조, 제12조의2 및 제13조를 포함하되 이에 한하지 아니함)에는 참여하지 아니한다. 다만, 본 특약 제11조 제①항에 따른 해지 및 1순위 우선수익자의 우선수익한도금액을 감액하는 변경은 1순위 우선수익자의 사전 서면동의를 받아야 한다.</w:t>
        </w:r>
      </w:ins>
      <w:commentRangeEnd w:id="8"/>
      <w:r>
        <w:rPr>
          <w:rStyle w:val="CommentReference"/>
        </w:rPr>
        <w:commentReference w:id="8"/>
      </w:r>
    </w:p>
    <w:p>
      <w:pPr>
        <w:numPr>
          <w:ilvl w:val="0"/>
          <w:numId w:val="5"/>
        </w:numPr>
        <w:tabs>
          <w:tab w:val="left" w:pos="400"/>
          <w:tab w:val="left" w:pos="800"/>
          <w:tab w:val="left" w:pos="1600"/>
          <w:tab w:val="left" w:pos="2400"/>
          <w:tab w:val="left" w:pos="3200"/>
        </w:tabs>
        <w:wordWrap w:val="0"/>
        <w:autoSpaceDE w:val="0"/>
        <w:autoSpaceDN w:val="0"/>
        <w:snapToGrid w:val="0"/>
        <w:rPr>
          <w:ins w:id="1039" w:author="코람코 상장리츠팀" w:date="2026-10-07T09:00:00Z"/>
          <w:rFonts w:ascii="Times New Roman"/>
          <w:bCs/>
          <w:color w:val="000000"/>
          <w:kern w:val="0"/>
          <w:sz w:val="16"/>
          <w:szCs w:val="16"/>
          <w:shd w:val="clear" w:color="auto" w:fill="FFFFFF"/>
        </w:rPr>
      </w:pPr>
      <w:commentRangeStart w:id="9"/>
      <w:ins w:id="1040" w:author="코람코 상장리츠팀" w:date="2026-10-07T09:00:00Z">
        <w:r>
          <w:rPr>
            <w:rFonts w:ascii="Times New Roman" w:hint="eastAsia"/>
            <w:bCs/>
            <w:color w:val="000000"/>
            <w:kern w:val="0"/>
            <w:sz w:val="16"/>
            <w:szCs w:val="16"/>
          </w:rPr>
          <w:t xml:space="preserve">신탁계약서 제7조 제④항에도 불구하고, 대출약정서 제11조 제18항에 따른 리파이낸싱 또는 대출약정서에 따른 대출채권의 양도 등으로 2순위 우선수익자 또는 3순위 우선수익자를 변경하는 경우, 위탁자는 본 신탁계약을 해지하지 아니하고 해당 순위의 우선수익자를 변경 지정할 수 있으며, 수탁자는 위탁자의 요청에 따라 변경된 우선수익자에게 수익권증서를 발행하여야 한다. 이 경우 1순위 우선수익자의 동의는 요하지 아니한다.</w:t>
        </w:r>
      </w:ins>
      <w:commentRangeEnd w:id="9"/>
      <w:r>
        <w:rPr>
          <w:rStyle w:val="CommentReference"/>
        </w:rPr>
        <w:commentReference w:id="9"/>
      </w:r>
    </w:p>
    <w:p w14:paraId="262CE888" w14:textId="77777777" w:rsidR="006A29C3" w:rsidRPr="000A7798" w:rsidRDefault="006A29C3" w:rsidP="006A29C3">
      <w:pPr>
        <w:spacing w:line="200" w:lineRule="exact"/>
        <w:rPr>
          <w:rFonts w:ascii="Times New Roman" w:eastAsia="바탕체"/>
          <w:bCs/>
          <w:kern w:val="0"/>
          <w:sz w:val="16"/>
          <w:szCs w:val="16"/>
        </w:rPr>
      </w:pPr>
    </w:p>
    <w:p w14:paraId="23E17A7B"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b/>
          <w:color w:val="000000"/>
          <w:sz w:val="16"/>
          <w:szCs w:val="16"/>
        </w:rPr>
        <w:t>제</w:t>
      </w:r>
      <w:r>
        <w:rPr>
          <w:rFonts w:ascii="바탕체" w:eastAsia="바탕체" w:hAnsi="바탕체" w:hint="eastAsia"/>
          <w:b/>
          <w:color w:val="000000"/>
          <w:sz w:val="16"/>
          <w:szCs w:val="16"/>
        </w:rPr>
        <w:t>6</w:t>
      </w:r>
      <w:r>
        <w:rPr>
          <w:rFonts w:ascii="바탕체" w:eastAsia="바탕체" w:hAnsi="바탕체"/>
          <w:b/>
          <w:color w:val="000000"/>
          <w:sz w:val="16"/>
          <w:szCs w:val="16"/>
        </w:rPr>
        <w:t xml:space="preserve">조 </w:t>
      </w:r>
      <w:r>
        <w:rPr>
          <w:rFonts w:ascii="바탕체" w:eastAsia="바탕체" w:hAnsi="바탕체" w:hint="eastAsia"/>
          <w:b/>
          <w:color w:val="000000"/>
          <w:sz w:val="16"/>
          <w:szCs w:val="16"/>
        </w:rPr>
        <w:t xml:space="preserve">【신탁부동산의 변경 등】 </w:t>
      </w:r>
    </w:p>
    <w:p w14:paraId="1C2488B1" w14:textId="77777777" w:rsidR="006A29C3" w:rsidRPr="000A7798" w:rsidRDefault="006A29C3">
      <w:pPr>
        <w:numPr>
          <w:ilvl w:val="0"/>
          <w:numId w:val="2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color w:val="000000"/>
          <w:kern w:val="0"/>
          <w:sz w:val="16"/>
          <w:shd w:val="clear" w:color="auto" w:fill="FFFFFF"/>
        </w:rPr>
        <w:t xml:space="preserve">신탁계약서에도 불구하고, </w:t>
      </w:r>
      <w:r>
        <w:rPr>
          <w:rFonts w:ascii="Times New Roman" w:hint="eastAsia"/>
          <w:color w:val="000000"/>
          <w:kern w:val="0"/>
          <w:sz w:val="16"/>
          <w:shd w:val="clear" w:color="auto" w:fill="FFFFFF"/>
        </w:rPr>
        <w:t xml:space="preserve">위탁자는 </w:t>
      </w:r>
      <w:r>
        <w:rPr>
          <w:rFonts w:ascii="Times New Roman"/>
          <w:color w:val="000000"/>
          <w:kern w:val="0"/>
          <w:sz w:val="16"/>
          <w:shd w:val="clear" w:color="auto" w:fill="FFFFFF"/>
        </w:rPr>
        <w:t xml:space="preserve">자산보관위탁계약에 따</w:t>
      </w:r>
      <w:r>
        <w:rPr>
          <w:rFonts w:ascii="Times New Roman" w:hint="eastAsia"/>
          <w:color w:val="000000"/>
          <w:kern w:val="0"/>
          <w:sz w:val="16"/>
          <w:shd w:val="clear" w:color="auto" w:fill="FFFFFF"/>
        </w:rPr>
        <w:t>라</w:t>
      </w:r>
      <w:r>
        <w:rPr>
          <w:rFonts w:ascii="Times New Roman"/>
          <w:color w:val="000000"/>
          <w:kern w:val="0"/>
          <w:sz w:val="16"/>
          <w:shd w:val="clear" w:color="auto" w:fill="FFFFFF"/>
        </w:rPr>
        <w:t xml:space="preserve"> 수탁자 또는 우선수익자들의 동의 또는 사전 승낙 없이 다음 각 호의 1에 해당하는 행위를 할 수 있다.</w:t>
      </w:r>
    </w:p>
    <w:p w14:paraId="409CB722" w14:textId="77777777" w:rsidR="006A29C3" w:rsidRPr="000A7798" w:rsidRDefault="006A29C3">
      <w:pPr>
        <w:numPr>
          <w:ilvl w:val="0"/>
          <w:numId w:val="2"/>
        </w:numPr>
        <w:spacing w:line="200" w:lineRule="exact"/>
        <w:rPr>
          <w:rFonts w:ascii="바탕체" w:eastAsia="바탕체" w:hAnsi="바탕체"/>
          <w:sz w:val="16"/>
          <w:szCs w:val="16"/>
        </w:rPr>
      </w:pPr>
      <w:r>
        <w:rPr>
          <w:rFonts w:ascii="바탕체" w:eastAsia="바탕체" w:hAnsi="바탕체" w:hint="eastAsia"/>
          <w:sz w:val="16"/>
          <w:szCs w:val="16"/>
        </w:rPr>
        <w:t>신탁부동산과 관련하여 건축허가, 기타 인허가 등을 받고자 하는 경우</w:t>
      </w:r>
    </w:p>
    <w:p w14:paraId="572A5C1B" w14:textId="77777777" w:rsidR="006A29C3" w:rsidRPr="000A7798" w:rsidRDefault="006A29C3">
      <w:pPr>
        <w:numPr>
          <w:ilvl w:val="0"/>
          <w:numId w:val="2"/>
        </w:numPr>
        <w:spacing w:line="200" w:lineRule="exact"/>
        <w:rPr>
          <w:rFonts w:ascii="바탕체" w:eastAsia="바탕체" w:hAnsi="바탕체"/>
          <w:sz w:val="16"/>
          <w:szCs w:val="16"/>
        </w:rPr>
      </w:pPr>
      <w:r>
        <w:rPr>
          <w:rFonts w:ascii="바탕체" w:eastAsia="바탕체" w:hAnsi="바탕체" w:hint="eastAsia"/>
          <w:sz w:val="16"/>
          <w:szCs w:val="16"/>
        </w:rPr>
        <w:t>위탁자와 수탁자 간 체결된 자산보관위탁계약에서 정한 업무를 처리하는 경우</w:t>
      </w:r>
    </w:p>
    <w:p w14:paraId="0F1C5FF6" w14:textId="77777777" w:rsidR="006A29C3" w:rsidRDefault="006A29C3">
      <w:pPr>
        <w:numPr>
          <w:ilvl w:val="0"/>
          <w:numId w:val="20"/>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lastRenderedPageBreak/>
        <w:t xml:space="preserve">위탁자가 자산보관위탁계약에 따른 권리나 권한(토지사용승낙, 용도변경, 기타 신탁재산 관련 인허가에 관한 동의 기타 조치를 취하는 경우를 포함하며 이에 한정되지 아니함)을 행사하는 경우, 우선수익자들은 그러한 위탁자의 권리 또는 권한의 행사 및 이를 바탕으로 한 수탁자의 업무처리에 대하여 일체의 이의를 제기하지 않기로 한다.</w:t>
      </w:r>
    </w:p>
    <w:p w14:paraId="4E9A2646" w14:textId="77777777" w:rsidR="006A29C3" w:rsidRPr="008E0568" w:rsidRDefault="006A29C3">
      <w:pPr>
        <w:numPr>
          <w:ilvl w:val="0"/>
          <w:numId w:val="20"/>
        </w:numPr>
        <w:spacing w:line="200" w:lineRule="exact"/>
        <w:rPr>
          <w:rFonts w:ascii="바탕체" w:eastAsia="바탕체" w:hAnsi="바탕체"/>
          <w:sz w:val="16"/>
          <w:szCs w:val="16"/>
        </w:rPr>
      </w:pPr>
      <w:r>
        <w:rPr>
          <w:rFonts w:ascii="Times New Roman" w:eastAsia="바탕체" w:hint="eastAsia"/>
          <w:sz w:val="16"/>
          <w:szCs w:val="16"/>
        </w:rPr>
        <w:t xml:space="preserve">위탁자는 본 </w:t>
      </w:r>
      <w:r>
        <w:rPr>
          <w:rFonts w:ascii="바탕체" w:eastAsia="바탕체" w:hAnsi="바탕체" w:hint="eastAsia"/>
          <w:sz w:val="16"/>
          <w:szCs w:val="16"/>
        </w:rPr>
        <w:t>특약 및 대출약정서에서 별도로</w:t>
      </w:r>
      <w:r>
        <w:rPr>
          <w:rFonts w:ascii="Times New Roman" w:eastAsia="바탕체" w:hint="eastAsia"/>
          <w:sz w:val="16"/>
          <w:szCs w:val="16"/>
        </w:rPr>
        <w:t xml:space="preserve"> 허용하고 있는 경우를 제외하고는,</w:t>
      </w:r>
      <w:r>
        <w:rPr>
          <w:rFonts w:ascii="Times New Roman" w:eastAsia="바탕체"/>
          <w:sz w:val="16"/>
          <w:szCs w:val="16"/>
        </w:rPr>
        <w:t xml:space="preserve"> </w:t>
      </w:r>
      <w:r>
        <w:rPr>
          <w:rFonts w:ascii="Times New Roman" w:eastAsia="바탕체" w:hint="eastAsia"/>
          <w:sz w:val="16"/>
          <w:szCs w:val="16"/>
        </w:rPr>
        <w:t xml:space="preserve">우선수익자들의 동의 또는 사전 승낙 없이는 </w:t>
      </w:r>
      <w:r>
        <w:rPr>
          <w:rFonts w:ascii="바탕체" w:eastAsia="바탕체" w:hAnsi="바탕체" w:hint="eastAsia"/>
          <w:sz w:val="16"/>
          <w:szCs w:val="16"/>
        </w:rPr>
        <w:t xml:space="preserve">신탁부동산에 대하여 저당권설정, 전세권설정 등 소유권을 제한하는 행위나 신탁부동산의 훼손 등으로 인해 가치를 저감하는 행위를 할 수 없다.</w:t>
      </w:r>
    </w:p>
    <w:p w14:paraId="0ABB3754" w14:textId="77777777" w:rsidR="006A29C3" w:rsidRPr="000A7798" w:rsidRDefault="006A29C3" w:rsidP="006A29C3">
      <w:pPr>
        <w:spacing w:line="200" w:lineRule="exact"/>
        <w:ind w:left="1160"/>
        <w:rPr>
          <w:rFonts w:ascii="Times New Roman"/>
          <w:b/>
          <w:color w:val="000000"/>
          <w:sz w:val="16"/>
        </w:rPr>
      </w:pPr>
    </w:p>
    <w:p w14:paraId="4B465A92" w14:textId="77777777" w:rsidR="006A29C3" w:rsidRPr="001456E1" w:rsidRDefault="006A29C3" w:rsidP="006A29C3">
      <w:pPr>
        <w:spacing w:line="200" w:lineRule="exact"/>
        <w:rPr>
          <w:rFonts w:ascii="바탕체" w:eastAsia="바탕체" w:hAnsi="바탕체"/>
          <w:b/>
          <w:i/>
          <w:color w:val="C00000"/>
          <w:sz w:val="16"/>
          <w:szCs w:val="16"/>
        </w:rPr>
      </w:pPr>
      <w:r>
        <w:rPr>
          <w:rFonts w:ascii="바탕체" w:hAnsi="바탕체" w:hint="eastAsia"/>
          <w:b/>
          <w:sz w:val="16"/>
        </w:rPr>
        <w:t>제</w:t>
      </w:r>
      <w:r>
        <w:rPr>
          <w:rFonts w:ascii="바탕체" w:eastAsia="바탕체" w:hAnsi="바탕체" w:hint="eastAsia"/>
          <w:b/>
          <w:color w:val="000000"/>
          <w:sz w:val="16"/>
          <w:szCs w:val="16"/>
        </w:rPr>
        <w:t>6</w:t>
      </w:r>
      <w:r>
        <w:rPr>
          <w:rFonts w:ascii="바탕체" w:eastAsia="바탕체" w:hAnsi="바탕체"/>
          <w:b/>
          <w:color w:val="000000"/>
          <w:sz w:val="16"/>
          <w:szCs w:val="16"/>
        </w:rPr>
        <w:t>조의2</w:t>
      </w:r>
      <w:r>
        <w:rPr>
          <w:rFonts w:ascii="Times New Roman" w:eastAsia="바탕체"/>
          <w:b/>
          <w:sz w:val="16"/>
          <w:szCs w:val="16"/>
        </w:rPr>
        <w:t xml:space="preserve"> 【선순위 제한물권</w:t>
      </w:r>
      <w:r>
        <w:rPr>
          <w:rFonts w:ascii="Times New Roman" w:eastAsia="바탕체" w:hint="eastAsia"/>
          <w:b/>
          <w:sz w:val="16"/>
          <w:szCs w:val="16"/>
        </w:rPr>
        <w:t xml:space="preserve"> 등</w:t>
      </w:r>
      <w:r>
        <w:rPr>
          <w:rFonts w:ascii="Times New Roman" w:eastAsia="바탕체"/>
          <w:b/>
          <w:color w:val="000000"/>
          <w:sz w:val="16"/>
          <w:szCs w:val="16"/>
        </w:rPr>
        <w:t>】</w:t>
      </w:r>
    </w:p>
    <w:p w14:paraId="650D70B3" w14:textId="77777777" w:rsidR="006A29C3" w:rsidRPr="00BC176C" w:rsidRDefault="006A29C3">
      <w:pPr>
        <w:numPr>
          <w:ilvl w:val="0"/>
          <w:numId w:val="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수탁자</w:t>
      </w:r>
      <w:r>
        <w:rPr>
          <w:rFonts w:ascii="Times New Roman" w:hint="eastAsia"/>
          <w:bCs/>
          <w:color w:val="000000"/>
          <w:kern w:val="0"/>
          <w:sz w:val="16"/>
          <w:szCs w:val="16"/>
          <w:shd w:val="clear" w:color="auto" w:fill="FFFFFF"/>
        </w:rPr>
        <w:t xml:space="preserve"> 및 우선수익자들은</w:t>
      </w:r>
      <w:r>
        <w:rPr>
          <w:rFonts w:ascii="Times New Roman"/>
          <w:bCs/>
          <w:color w:val="000000"/>
          <w:kern w:val="0"/>
          <w:sz w:val="16"/>
          <w:szCs w:val="16"/>
          <w:shd w:val="clear" w:color="auto" w:fill="FFFFFF"/>
        </w:rPr>
        <w:t xml:space="preserve">, 위탁자가 본 신탁계약 체결 이전 신탁부동산</w:t>
      </w:r>
      <w:r>
        <w:rPr>
          <w:rFonts w:ascii="Times New Roman" w:hint="eastAsia"/>
          <w:bCs/>
          <w:color w:val="000000"/>
          <w:kern w:val="0"/>
          <w:sz w:val="16"/>
          <w:szCs w:val="16"/>
          <w:shd w:val="clear" w:color="auto" w:fill="FFFFFF"/>
        </w:rPr>
        <w:t xml:space="preserve">의 점유 또는 사용을 목적으로 하는 임대차계약,</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토지사용승낙 및 기타 사용계약(이하 </w:t>
      </w:r>
      <w:r>
        <w:rPr>
          <w:rFonts w:ascii="Times New Roman"/>
          <w:bCs/>
          <w:color w:val="000000"/>
          <w:kern w:val="0"/>
          <w:sz w:val="16"/>
          <w:szCs w:val="16"/>
          <w:shd w:val="clear" w:color="auto" w:fill="FFFFFF"/>
        </w:rPr>
        <w:t>“</w:t>
      </w:r>
      <w:r>
        <w:rPr>
          <w:rFonts w:ascii="Times New Roman" w:hint="eastAsia"/>
          <w:b/>
          <w:color w:val="000000"/>
          <w:kern w:val="0"/>
          <w:sz w:val="16"/>
          <w:szCs w:val="16"/>
          <w:shd w:val="clear" w:color="auto" w:fill="FFFFFF"/>
        </w:rPr>
        <w:t>임대차계약등</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이라 함</w:t>
      </w:r>
      <w:r>
        <w:rPr>
          <w:rFonts w:ascii="Times New Roman"/>
          <w:bCs/>
          <w:color w:val="000000"/>
          <w:kern w:val="0"/>
          <w:sz w:val="16"/>
          <w:szCs w:val="16"/>
          <w:shd w:val="clear" w:color="auto" w:fill="FFFFFF"/>
        </w:rPr>
        <w:t>)</w:t>
      </w:r>
      <w:commentRangeStart w:id="10"/>
      <w:del w:id="1041" w:author="코람코 상장리츠팀" w:date="2026-10-07T09:00:00Z">
        <w:r>
          <w:rPr>
            <w:rFonts w:ascii="Times New Roman" w:hint="eastAsia"/>
            <w:bCs/>
            <w:color w:val="000000"/>
            <w:kern w:val="0"/>
            <w:sz w:val="16"/>
            <w:szCs w:val="16"/>
            <w:shd w:val="clear" w:color="auto" w:fill="FFFFFF"/>
          </w:rPr>
          <w:delText xml:space="preserve">에 따라, 신탁부동산에 대한 선순위 </w:delText>
        </w:r>
      </w:del>
      <w:del w:id="1042" w:author="코람코 상장리츠팀" w:date="2026-10-07T09:00:00Z">
        <w:r>
          <w:rPr>
            <w:rFonts w:ascii="Times New Roman"/>
            <w:bCs/>
            <w:color w:val="000000"/>
            <w:kern w:val="0"/>
            <w:sz w:val="16"/>
            <w:szCs w:val="16"/>
            <w:shd w:val="clear" w:color="auto" w:fill="FFFFFF"/>
          </w:rPr>
          <w:delText xml:space="preserve">근저당권 등기</w:delText>
        </w:r>
      </w:del>
      <w:del w:id="1043" w:author="코람코 상장리츠팀" w:date="2026-10-07T09:00:00Z">
        <w:r>
          <w:rPr>
            <w:rFonts w:ascii="Times New Roman" w:hint="eastAsia"/>
            <w:bCs/>
            <w:color w:val="000000"/>
            <w:kern w:val="0"/>
            <w:sz w:val="16"/>
            <w:szCs w:val="16"/>
            <w:shd w:val="clear" w:color="auto" w:fill="FFFFFF"/>
          </w:rPr>
          <w:delText xml:space="preserve">(이하 </w:delText>
        </w:r>
      </w:del>
      <w:del w:id="1044" w:author="코람코 상장리츠팀" w:date="2026-10-07T09:00:00Z">
        <w:r>
          <w:rPr>
            <w:rFonts w:ascii="Times New Roman"/>
            <w:bCs/>
            <w:color w:val="000000"/>
            <w:kern w:val="0"/>
            <w:sz w:val="16"/>
            <w:szCs w:val="16"/>
            <w:shd w:val="clear" w:color="auto" w:fill="FFFFFF"/>
          </w:rPr>
          <w:delText>“</w:delText>
        </w:r>
      </w:del>
      <w:del w:id="1045" w:author="코람코 상장리츠팀" w:date="2026-10-07T09:00:00Z">
        <w:r>
          <w:rPr>
            <w:rFonts w:ascii="Times New Roman" w:hint="eastAsia"/>
            <w:b/>
            <w:color w:val="000000"/>
            <w:kern w:val="0"/>
            <w:sz w:val="16"/>
            <w:szCs w:val="16"/>
            <w:shd w:val="clear" w:color="auto" w:fill="FFFFFF"/>
          </w:rPr>
          <w:delText xml:space="preserve">선순위 근저당권</w:delText>
        </w:r>
      </w:del>
      <w:del w:id="1046" w:author="코람코 상장리츠팀" w:date="2026-10-07T09:00:00Z">
        <w:r>
          <w:rPr>
            <w:rFonts w:ascii="Times New Roman"/>
            <w:bCs/>
            <w:color w:val="000000"/>
            <w:kern w:val="0"/>
            <w:sz w:val="16"/>
            <w:szCs w:val="16"/>
            <w:shd w:val="clear" w:color="auto" w:fill="FFFFFF"/>
          </w:rPr>
          <w:delText>”</w:delText>
        </w:r>
      </w:del>
      <w:del w:id="1047" w:author="코람코 상장리츠팀" w:date="2026-10-07T09:00:00Z">
        <w:r>
          <w:rPr>
            <w:rFonts w:ascii="Times New Roman" w:hint="eastAsia"/>
            <w:bCs/>
            <w:color w:val="000000"/>
            <w:kern w:val="0"/>
            <w:sz w:val="16"/>
            <w:szCs w:val="16"/>
            <w:shd w:val="clear" w:color="auto" w:fill="FFFFFF"/>
          </w:rPr>
          <w:delText xml:space="preserve">이라 함</w:delText>
        </w:r>
      </w:del>
      <w:del w:id="1048" w:author="코람코 상장리츠팀" w:date="2026-10-07T09:00:00Z">
        <w:r>
          <w:rPr>
            <w:rFonts w:ascii="Times New Roman"/>
            <w:bCs/>
            <w:color w:val="000000"/>
            <w:kern w:val="0"/>
            <w:sz w:val="16"/>
            <w:szCs w:val="16"/>
            <w:shd w:val="clear" w:color="auto" w:fill="FFFFFF"/>
          </w:rPr>
          <w:delText xml:space="preserve">)가 경료된 사실을 인지하고 있음을 확인한다.</w:delText>
        </w:r>
      </w:del>
      <w:ins w:id="1049" w:author="코람코 상장리츠팀" w:date="2026-10-07T09:00:00Z">
        <w:r>
          <w:rPr>
            <w:rFonts w:ascii="Times New Roman" w:hint="eastAsia"/>
            <w:bCs/>
            <w:color w:val="000000"/>
            <w:kern w:val="0"/>
            <w:sz w:val="16"/>
            <w:szCs w:val="16"/>
          </w:rPr>
          <w:t xml:space="preserve">에 따른 임차인의 임대차보증금 반환채권 중 쿠팡 주식회사의 2024년 2월 5일자 임대차계약상 임대차보증금 반환채권은 본 신탁계약상 1순위 우선수익권으로, 그 밖의 임대차보증금 반환채권은 위탁자 명의 예금계좌에 대한 (근)질권으로 각 담보되며(단, 주식회사 아이팜은 미설정), 신탁부동산에는 임대차계약등에 따른 근저당권이 설정되어 있지 아니함을 확인한다.</w:t>
        </w:r>
      </w:ins>
      <w:commentRangeEnd w:id="10"/>
      <w:r>
        <w:rPr>
          <w:rStyle w:val="CommentReference"/>
        </w:rPr>
        <w:commentReference w:id="10"/>
      </w:r>
    </w:p>
    <w:p w14:paraId="4FA95ED0" w14:textId="77777777" w:rsidR="006A29C3" w:rsidRPr="00BC176C" w:rsidRDefault="006A29C3">
      <w:pPr>
        <w:numPr>
          <w:ilvl w:val="0"/>
          <w:numId w:val="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rPr>
      </w:pPr>
      <w:r>
        <w:rPr>
          <w:rFonts w:ascii="Times New Roman"/>
          <w:bCs/>
          <w:color w:val="000000"/>
          <w:kern w:val="0"/>
          <w:sz w:val="16"/>
          <w:szCs w:val="16"/>
          <w:shd w:val="clear" w:color="auto" w:fill="FFFFFF"/>
        </w:rPr>
        <w:t xml:space="preserve">위탁자는 수탁자나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의 사전 승낙이나 동의 없이 </w:t>
      </w:r>
      <w:commentRangeStart w:id="11"/>
      <w:del w:id="1050" w:author="코람코 상장리츠팀" w:date="2026-10-07T09:00:00Z">
        <w:r>
          <w:rPr>
            <w:rFonts w:ascii="Times New Roman" w:hint="eastAsia"/>
            <w:bCs/>
            <w:color w:val="000000"/>
            <w:kern w:val="0"/>
            <w:sz w:val="16"/>
            <w:szCs w:val="16"/>
            <w:shd w:val="clear" w:color="auto" w:fill="FFFFFF"/>
          </w:rPr>
          <w:delText>제</w:delText>
        </w:r>
      </w:del>
      <w:del w:id="1051" w:author="코람코 상장리츠팀" w:date="2026-10-07T09:00:00Z">
        <w:r>
          <w:rPr>
            <w:rFonts w:hAnsi="바탕" w:hint="eastAsia"/>
            <w:bCs/>
            <w:color w:val="000000"/>
            <w:kern w:val="0"/>
            <w:sz w:val="16"/>
            <w:szCs w:val="16"/>
            <w:shd w:val="clear" w:color="auto" w:fill="FFFFFF"/>
          </w:rPr>
          <w:delText>①</w:delText>
        </w:r>
      </w:del>
      <w:del w:id="1052" w:author="코람코 상장리츠팀" w:date="2026-10-07T09:00:00Z">
        <w:r>
          <w:rPr>
            <w:rFonts w:ascii="Times New Roman" w:hint="eastAsia"/>
            <w:bCs/>
            <w:color w:val="000000"/>
            <w:kern w:val="0"/>
            <w:sz w:val="16"/>
            <w:szCs w:val="16"/>
            <w:shd w:val="clear" w:color="auto" w:fill="FFFFFF"/>
          </w:rPr>
          <w:delText xml:space="preserve">항의 선순위 </w:delText>
        </w:r>
      </w:del>
      <w:del w:id="1053" w:author="코람코 상장리츠팀" w:date="2026-10-07T09:00:00Z">
        <w:r>
          <w:rPr>
            <w:rFonts w:ascii="Times New Roman"/>
            <w:bCs/>
            <w:color w:val="000000"/>
            <w:kern w:val="0"/>
            <w:sz w:val="16"/>
            <w:szCs w:val="16"/>
            <w:shd w:val="clear" w:color="auto" w:fill="FFFFFF"/>
          </w:rPr>
          <w:delText>근저당권</w:delText>
        </w:r>
      </w:del>
      <w:del w:id="1054" w:author="코람코 상장리츠팀" w:date="2026-10-07T09:00:00Z">
        <w:r>
          <w:rPr>
            <w:rFonts w:ascii="Times New Roman" w:hint="eastAsia"/>
            <w:bCs/>
            <w:color w:val="000000"/>
            <w:kern w:val="0"/>
            <w:sz w:val="16"/>
            <w:szCs w:val="16"/>
            <w:shd w:val="clear" w:color="auto" w:fill="FFFFFF"/>
          </w:rPr>
          <w:delText xml:space="preserve"> 외</w:delText>
        </w:r>
      </w:del>
      <w:del w:id="1055" w:author="코람코 상장리츠팀" w:date="2026-10-07T09:00:00Z">
        <w:r>
          <w:rPr>
            <w:rFonts w:ascii="Times New Roman"/>
            <w:bCs/>
            <w:color w:val="000000"/>
            <w:kern w:val="0"/>
            <w:sz w:val="16"/>
            <w:szCs w:val="16"/>
            <w:shd w:val="clear" w:color="auto" w:fill="FFFFFF"/>
          </w:rPr>
          <w:delText xml:space="preserve">에 </w:delText>
        </w:r>
      </w:del>
      <w:del w:id="1056" w:author="코람코 상장리츠팀" w:date="2026-10-07T09:00:00Z">
        <w:r>
          <w:rPr>
            <w:rFonts w:ascii="Times New Roman" w:hint="eastAsia"/>
            <w:bCs/>
            <w:color w:val="000000"/>
            <w:kern w:val="0"/>
            <w:sz w:val="16"/>
            <w:szCs w:val="16"/>
            <w:shd w:val="clear" w:color="auto" w:fill="FFFFFF"/>
          </w:rPr>
          <w:delText xml:space="preserve">추가로 </w:delText>
        </w:r>
      </w:del>
      <w:commentRangeEnd w:id="11"/>
      <w:r>
        <w:rPr>
          <w:rStyle w:val="CommentReference"/>
        </w:rPr>
        <w:commentReference w:id="11"/>
      </w:r>
      <w:r>
        <w:rPr>
          <w:rFonts w:ascii="Times New Roman" w:hint="eastAsia"/>
          <w:bCs/>
          <w:color w:val="000000"/>
          <w:kern w:val="0"/>
          <w:sz w:val="16"/>
          <w:szCs w:val="16"/>
          <w:shd w:val="clear" w:color="auto" w:fill="FFFFFF"/>
        </w:rPr>
        <w:t xml:space="preserve">근저당권의 설정 및 변경 등을 할 수 없다.</w:t>
      </w:r>
      <w:del w:id="1057" w:author="코람코 상장리츠팀" w:date="2026-10-07T09:00:00Z">
        <w:r>
          <w:rPr>
            <w:rFonts w:ascii="Times New Roman"/>
            <w:bCs/>
            <w:color w:val="000000"/>
            <w:kern w:val="0"/>
            <w:sz w:val="16"/>
            <w:szCs w:val="16"/>
            <w:shd w:val="clear" w:color="auto" w:fill="FFFFFF"/>
          </w:rPr>
          <w:delText xml:space="preserve"> </w:delText>
        </w:r>
      </w:del>
      <w:del w:id="1058" w:author="코람코 상장리츠팀" w:date="2026-10-07T09:00:00Z">
        <w:r>
          <w:rPr>
            <w:rFonts w:ascii="Times New Roman" w:hint="eastAsia"/>
            <w:bCs/>
            <w:color w:val="000000"/>
            <w:kern w:val="0"/>
            <w:sz w:val="16"/>
            <w:szCs w:val="16"/>
            <w:shd w:val="clear" w:color="auto" w:fill="FFFFFF"/>
          </w:rPr>
          <w:delText>다만,</w:delText>
        </w:r>
      </w:del>
      <w:del w:id="1059" w:author="코람코 상장리츠팀" w:date="2026-10-07T09:00:00Z">
        <w:r>
          <w:rPr>
            <w:rFonts w:ascii="Times New Roman"/>
            <w:bCs/>
            <w:color w:val="000000"/>
            <w:kern w:val="0"/>
            <w:sz w:val="16"/>
            <w:szCs w:val="16"/>
            <w:shd w:val="clear" w:color="auto" w:fill="FFFFFF"/>
          </w:rPr>
          <w:delText xml:space="preserve"> </w:delText>
        </w:r>
      </w:del>
      <w:del w:id="1060" w:author="코람코 상장리츠팀" w:date="2026-10-07T09:00:00Z">
        <w:r>
          <w:rPr>
            <w:rFonts w:ascii="Times New Roman" w:hint="eastAsia"/>
            <w:bCs/>
            <w:color w:val="000000"/>
            <w:kern w:val="0"/>
            <w:sz w:val="16"/>
            <w:szCs w:val="16"/>
            <w:shd w:val="clear" w:color="auto" w:fill="FFFFFF"/>
          </w:rPr>
          <w:delText xml:space="preserve">위탁자는 </w:delText>
        </w:r>
      </w:del>
      <w:del w:id="1061" w:author="코람코 상장리츠팀" w:date="2026-10-07T09:00:00Z">
        <w:r>
          <w:rPr>
            <w:rFonts w:ascii="Times New Roman"/>
            <w:bCs/>
            <w:color w:val="000000"/>
            <w:kern w:val="0"/>
            <w:sz w:val="16"/>
            <w:szCs w:val="16"/>
            <w:shd w:val="clear" w:color="auto" w:fill="FFFFFF"/>
          </w:rPr>
          <w:delText xml:space="preserve">수탁자나 우선수익자</w:delText>
        </w:r>
      </w:del>
      <w:del w:id="1062" w:author="코람코 상장리츠팀" w:date="2026-10-07T09:00:00Z">
        <w:r>
          <w:rPr>
            <w:rFonts w:ascii="Times New Roman" w:hint="eastAsia"/>
            <w:bCs/>
            <w:color w:val="000000"/>
            <w:kern w:val="0"/>
            <w:sz w:val="16"/>
            <w:szCs w:val="16"/>
            <w:shd w:val="clear" w:color="auto" w:fill="FFFFFF"/>
          </w:rPr>
          <w:delText>들</w:delText>
        </w:r>
      </w:del>
      <w:del w:id="1063" w:author="코람코 상장리츠팀" w:date="2026-10-07T09:00:00Z">
        <w:r>
          <w:rPr>
            <w:rFonts w:ascii="Times New Roman"/>
            <w:bCs/>
            <w:color w:val="000000"/>
            <w:kern w:val="0"/>
            <w:sz w:val="16"/>
            <w:szCs w:val="16"/>
            <w:shd w:val="clear" w:color="auto" w:fill="FFFFFF"/>
          </w:rPr>
          <w:delText xml:space="preserve">의 사전 승낙이나 동의</w:delText>
        </w:r>
      </w:del>
      <w:del w:id="1064" w:author="코람코 상장리츠팀" w:date="2026-10-07T09:00:00Z">
        <w:r>
          <w:rPr>
            <w:rFonts w:ascii="Times New Roman" w:hint="eastAsia"/>
            <w:bCs/>
            <w:color w:val="000000"/>
            <w:kern w:val="0"/>
            <w:sz w:val="16"/>
            <w:szCs w:val="16"/>
            <w:shd w:val="clear" w:color="auto" w:fill="FFFFFF"/>
          </w:rPr>
          <w:delText xml:space="preserve"> 없이 선순위 근저당권을 해지할 수 있고</w:delText>
        </w:r>
      </w:del>
      <w:del w:id="1065" w:author="코람코 상장리츠팀" w:date="2026-10-07T09:00:00Z">
        <w:r>
          <w:rPr>
            <w:rFonts w:ascii="Times New Roman"/>
            <w:bCs/>
            <w:color w:val="000000"/>
            <w:kern w:val="0"/>
            <w:sz w:val="16"/>
            <w:szCs w:val="16"/>
            <w:shd w:val="clear" w:color="auto" w:fill="FFFFFF"/>
          </w:rPr>
          <w:delText xml:space="preserve">, </w:delText>
        </w:r>
      </w:del>
      <w:del w:id="1066" w:author="코람코 상장리츠팀" w:date="2026-10-07T09:00:00Z">
        <w:r>
          <w:rPr>
            <w:rFonts w:ascii="Times New Roman" w:hint="eastAsia"/>
            <w:bCs/>
            <w:color w:val="000000"/>
            <w:kern w:val="0"/>
            <w:sz w:val="16"/>
            <w:szCs w:val="16"/>
            <w:shd w:val="clear" w:color="auto" w:fill="FFFFFF"/>
          </w:rPr>
          <w:delText xml:space="preserve">수탁자는 말소등기 등 관련 절차에 협조하여야 한다.</w:delText>
        </w:r>
      </w:del>
      <w:del w:id="1067" w:author="코람코 상장리츠팀" w:date="2026-10-07T09:00:00Z">
        <w:r>
          <w:rPr>
            <w:rFonts w:ascii="Times New Roman"/>
            <w:bCs/>
            <w:color w:val="000000"/>
            <w:kern w:val="0"/>
            <w:sz w:val="16"/>
            <w:szCs w:val="16"/>
            <w:shd w:val="clear" w:color="auto" w:fill="FFFFFF"/>
          </w:rPr>
          <w:delText xml:space="preserve"> </w:delText>
        </w:r>
      </w:del>
      <w:del w:id="1068" w:author="코람코 상장리츠팀" w:date="2026-10-07T09:00:00Z">
        <w:r>
          <w:rPr>
            <w:rFonts w:ascii="Times New Roman" w:hint="eastAsia"/>
            <w:bCs/>
            <w:color w:val="000000"/>
            <w:kern w:val="0"/>
            <w:sz w:val="16"/>
            <w:szCs w:val="16"/>
          </w:rPr>
          <w:delText xml:space="preserve">위탁자는 근저당설정자로서의 지위에서 임대보증금 반환의무를 부담하며, 근저당권자가 임대보증금 반환을 요구하는 경우 위탁자는 자신의 비용과 책임으로 임대보증금을 반환하고 수탁자를 면책시키기로 한다.</w:delText>
        </w:r>
      </w:del>
    </w:p>
    <w:p w14:paraId="2FA73EF6" w14:textId="77777777" w:rsidR="006A29C3" w:rsidRPr="00224183" w:rsidRDefault="006A29C3">
      <w:pPr>
        <w:numPr>
          <w:ilvl w:val="0"/>
          <w:numId w:val="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highlight w:val="yellow"/>
          <w:shd w:val="clear" w:color="auto" w:fill="FFFFFF"/>
        </w:rPr>
      </w:pPr>
      <w:r>
        <w:rPr>
          <w:rFonts w:ascii="Times New Roman"/>
          <w:bCs/>
          <w:color w:val="000000"/>
          <w:kern w:val="0"/>
          <w:sz w:val="16"/>
          <w:szCs w:val="16"/>
          <w:highlight w:val="yellow"/>
        </w:rPr>
        <w:t>수탁자</w:t>
      </w:r>
      <w:r>
        <w:rPr>
          <w:rFonts w:ascii="Times New Roman" w:hint="eastAsia"/>
          <w:bCs/>
          <w:color w:val="000000"/>
          <w:kern w:val="0"/>
          <w:sz w:val="16"/>
          <w:szCs w:val="16"/>
          <w:highlight w:val="yellow"/>
        </w:rPr>
        <w:t xml:space="preserve"> 및 우선수익자들은</w:t>
      </w:r>
      <w:r>
        <w:rPr>
          <w:rFonts w:ascii="Times New Roman"/>
          <w:bCs/>
          <w:color w:val="000000"/>
          <w:kern w:val="0"/>
          <w:sz w:val="16"/>
          <w:szCs w:val="16"/>
          <w:highlight w:val="yellow"/>
        </w:rPr>
        <w:t>,</w:t>
      </w:r>
      <w:r>
        <w:rPr>
          <w:rFonts w:ascii="Times New Roman" w:hint="eastAsia"/>
          <w:bCs/>
          <w:color w:val="000000"/>
          <w:kern w:val="0"/>
          <w:sz w:val="16"/>
          <w:szCs w:val="16"/>
          <w:highlight w:val="yellow"/>
        </w:rPr>
        <w:t xml:space="preserve"> 본 특약 체결일 현재 </w:t>
      </w:r>
      <w:r>
        <w:rPr>
          <w:rFonts w:ascii="Times New Roman" w:hint="eastAsia"/>
          <w:b/>
          <w:color w:val="000000"/>
          <w:kern w:val="0"/>
          <w:sz w:val="16"/>
          <w:szCs w:val="16"/>
          <w:highlight w:val="yellow"/>
        </w:rPr>
        <w:t xml:space="preserve">&lt;별지&gt; 임대차계약등</w:t>
      </w:r>
      <w:r>
        <w:rPr>
          <w:rFonts w:ascii="Times New Roman" w:hint="eastAsia"/>
          <w:bCs/>
          <w:color w:val="000000"/>
          <w:kern w:val="0"/>
          <w:sz w:val="16"/>
          <w:szCs w:val="16"/>
          <w:highlight w:val="yellow"/>
        </w:rPr>
        <w:t xml:space="preserve"> 내역 기재와 같이 </w:t>
      </w:r>
      <w:commentRangeStart w:id="12"/>
      <w:del w:id="1069" w:author="코람코 상장리츠팀" w:date="2026-10-07T09:00:00Z">
        <w:r>
          <w:rPr>
            <w:rFonts w:ascii="Times New Roman" w:hint="eastAsia"/>
            <w:bCs/>
            <w:color w:val="000000"/>
            <w:kern w:val="0"/>
            <w:sz w:val="16"/>
            <w:szCs w:val="16"/>
            <w:highlight w:val="yellow"/>
          </w:rPr>
          <w:delText xml:space="preserve">신탁부동산</w:delText>
        </w:r>
      </w:del>
      <w:del w:id="1070" w:author="코람코 상장리츠팀" w:date="2026-10-07T09:00:00Z">
        <w:r>
          <w:rPr>
            <w:rFonts w:ascii="Times New Roman" w:hint="eastAsia"/>
            <w:bCs/>
            <w:color w:val="000000"/>
            <w:kern w:val="0"/>
            <w:sz w:val="16"/>
            <w:szCs w:val="16"/>
            <w:highlight w:val="yellow"/>
            <w:shd w:val="clear" w:color="auto" w:fill="FFFFFF"/>
          </w:rPr>
          <w:delText xml:space="preserve"> 중 일부에 대하여 토지사용승낙</w:delText>
        </w:r>
      </w:del>
      <w:del w:id="1071" w:author="코람코 상장리츠팀" w:date="2026-10-07T09:00:00Z">
        <w:r>
          <w:rPr>
            <w:rFonts w:ascii="Times New Roman"/>
            <w:bCs/>
            <w:color w:val="000000"/>
            <w:kern w:val="0"/>
            <w:sz w:val="16"/>
            <w:szCs w:val="16"/>
            <w:highlight w:val="yellow"/>
            <w:shd w:val="clear" w:color="auto" w:fill="FFFFFF"/>
          </w:rPr>
          <w:delText>(</w:delText>
        </w:r>
      </w:del>
      <w:del w:id="1072" w:author="코람코 상장리츠팀" w:date="2026-10-07T09:00:00Z">
        <w:r>
          <w:rPr>
            <w:rFonts w:ascii="Times New Roman" w:hint="eastAsia"/>
            <w:bCs/>
            <w:color w:val="000000"/>
            <w:kern w:val="0"/>
            <w:sz w:val="16"/>
            <w:szCs w:val="16"/>
            <w:highlight w:val="yellow"/>
            <w:shd w:val="clear" w:color="auto" w:fill="FFFFFF"/>
          </w:rPr>
          <w:delText xml:space="preserve">사용기간 [*]</w:delText>
        </w:r>
      </w:del>
      <w:del w:id="1073" w:author="코람코 상장리츠팀" w:date="2026-10-07T09:00:00Z">
        <w:r>
          <w:rPr>
            <w:rFonts w:ascii="Times New Roman"/>
            <w:bCs/>
            <w:color w:val="000000"/>
            <w:kern w:val="0"/>
            <w:sz w:val="16"/>
            <w:szCs w:val="16"/>
            <w:highlight w:val="yellow"/>
            <w:shd w:val="clear" w:color="auto" w:fill="FFFFFF"/>
          </w:rPr>
          <w:delText xml:space="preserve"> ~</w:delText>
        </w:r>
      </w:del>
      <w:del w:id="1074" w:author="코람코 상장리츠팀" w:date="2026-10-07T09:00:00Z">
        <w:r>
          <w:rPr>
            <w:rFonts w:ascii="Times New Roman" w:hint="eastAsia"/>
            <w:bCs/>
            <w:color w:val="000000"/>
            <w:kern w:val="0"/>
            <w:sz w:val="16"/>
            <w:szCs w:val="16"/>
            <w:highlight w:val="yellow"/>
            <w:shd w:val="clear" w:color="auto" w:fill="FFFFFF"/>
          </w:rPr>
          <w:delText xml:space="preserve"> [*]</w:delText>
        </w:r>
      </w:del>
      <w:del w:id="1075" w:author="코람코 상장리츠팀" w:date="2026-10-07T09:00:00Z">
        <w:r>
          <w:rPr>
            <w:rFonts w:ascii="Times New Roman"/>
            <w:bCs/>
            <w:color w:val="000000"/>
            <w:kern w:val="0"/>
            <w:sz w:val="16"/>
            <w:szCs w:val="16"/>
            <w:highlight w:val="yellow"/>
            <w:shd w:val="clear" w:color="auto" w:fill="FFFFFF"/>
          </w:rPr>
          <w:delText>)</w:delText>
        </w:r>
      </w:del>
      <w:del w:id="1076" w:author="코람코 상장리츠팀" w:date="2026-10-07T09:00:00Z">
        <w:r>
          <w:rPr>
            <w:rFonts w:ascii="Times New Roman" w:hint="eastAsia"/>
            <w:bCs/>
            <w:color w:val="000000"/>
            <w:kern w:val="0"/>
            <w:sz w:val="16"/>
            <w:szCs w:val="16"/>
            <w:highlight w:val="yellow"/>
            <w:shd w:val="clear" w:color="auto" w:fill="FFFFFF"/>
          </w:rPr>
          <w:delText>이</w:delText>
        </w:r>
      </w:del>
      <w:del w:id="1077" w:author="코람코 상장리츠팀" w:date="2026-10-07T09:00:00Z">
        <w:r>
          <w:rPr>
            <w:rFonts w:ascii="Times New Roman"/>
            <w:bCs/>
            <w:color w:val="000000"/>
            <w:kern w:val="0"/>
            <w:sz w:val="16"/>
            <w:szCs w:val="16"/>
            <w:highlight w:val="yellow"/>
            <w:shd w:val="clear" w:color="auto" w:fill="FFFFFF"/>
          </w:rPr>
          <w:delText xml:space="preserve"> </w:delText>
        </w:r>
      </w:del>
      <w:del w:id="1078" w:author="코람코 상장리츠팀" w:date="2026-10-07T09:00:00Z">
        <w:r>
          <w:rPr>
            <w:rFonts w:ascii="Times New Roman" w:hint="eastAsia"/>
            <w:bCs/>
            <w:color w:val="000000"/>
            <w:kern w:val="0"/>
            <w:sz w:val="16"/>
            <w:szCs w:val="16"/>
            <w:highlight w:val="yellow"/>
            <w:shd w:val="clear" w:color="auto" w:fill="FFFFFF"/>
          </w:rPr>
          <w:delText>존재하며,</w:delText>
        </w:r>
      </w:del>
      <w:del w:id="1079" w:author="코람코 상장리츠팀" w:date="2026-10-07T09:00:00Z">
        <w:r>
          <w:rPr>
            <w:rFonts w:ascii="Times New Roman"/>
            <w:bCs/>
            <w:color w:val="000000"/>
            <w:kern w:val="0"/>
            <w:sz w:val="16"/>
            <w:szCs w:val="16"/>
            <w:highlight w:val="yellow"/>
            <w:shd w:val="clear" w:color="auto" w:fill="FFFFFF"/>
          </w:rPr>
          <w:delText xml:space="preserve"> </w:delText>
        </w:r>
      </w:del>
      <w:del w:id="1080" w:author="코람코 상장리츠팀" w:date="2026-10-07T09:00:00Z">
        <w:r>
          <w:rPr>
            <w:rFonts w:ascii="Times New Roman" w:hint="eastAsia"/>
            <w:bCs/>
            <w:color w:val="000000"/>
            <w:kern w:val="0"/>
            <w:sz w:val="16"/>
            <w:szCs w:val="16"/>
            <w:highlight w:val="yellow"/>
            <w:shd w:val="clear" w:color="auto" w:fill="FFFFFF"/>
          </w:rPr>
          <w:delText xml:space="preserve">이에 따라 신탁부동산 지상에 임차인이 설치한 가설건축물이 존재하는 사실</w:delText>
        </w:r>
      </w:del>
      <w:ins w:id="1081" w:author="코람코 상장리츠팀" w:date="2026-10-07T09:00:00Z">
        <w:r>
          <w:rPr>
            <w:rFonts w:ascii="Times New Roman" w:hint="eastAsia"/>
            <w:bCs/>
            <w:color w:val="000000"/>
            <w:kern w:val="0"/>
            <w:sz w:val="16"/>
            <w:szCs w:val="16"/>
          </w:rPr>
          <w:t xml:space="preserve">신탁부동산인 건물 7층에 위탁자가 매도인으로부터 승계하는 가설건축물 3동(2024년 6월 4일자 가설건축물 축조신고, 신고번호 2024-건축과-가설건축물축조신고-40, 존치기간 2027년 5월 30일)이 존재하는 사실</w:t>
        </w:r>
      </w:ins>
      <w:commentRangeEnd w:id="12"/>
      <w:r>
        <w:rPr>
          <w:rStyle w:val="CommentReference"/>
        </w:rPr>
        <w:commentReference w:id="12"/>
      </w:r>
      <w:r>
        <w:rPr>
          <w:rFonts w:ascii="Times New Roman" w:hint="eastAsia"/>
          <w:bCs/>
          <w:color w:val="000000"/>
          <w:kern w:val="0"/>
          <w:sz w:val="16"/>
          <w:szCs w:val="16"/>
          <w:highlight w:val="yellow"/>
          <w:shd w:val="clear" w:color="auto" w:fill="FFFFFF"/>
        </w:rPr>
        <w:t xml:space="preserve">을 인지하고 있음을 확인한다.</w:t>
      </w:r>
    </w:p>
    <w:p w14:paraId="3E271E56" w14:textId="77777777" w:rsidR="006A29C3" w:rsidRPr="00AB2772" w:rsidRDefault="006A29C3">
      <w:pPr>
        <w:numPr>
          <w:ilvl w:val="0"/>
          <w:numId w:val="18"/>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제</w:t>
      </w:r>
      <w:r>
        <w:rPr>
          <w:rFonts w:hAnsi="바탕" w:hint="eastAsia"/>
          <w:bCs/>
          <w:color w:val="000000"/>
          <w:kern w:val="0"/>
          <w:sz w:val="16"/>
          <w:szCs w:val="16"/>
          <w:shd w:val="clear" w:color="auto" w:fill="FFFFFF"/>
        </w:rPr>
        <w:t>②</w:t>
      </w:r>
      <w:r>
        <w:rPr>
          <w:rFonts w:ascii="Times New Roman" w:hint="eastAsia"/>
          <w:bCs/>
          <w:color w:val="000000"/>
          <w:kern w:val="0"/>
          <w:sz w:val="16"/>
          <w:szCs w:val="16"/>
          <w:shd w:val="clear" w:color="auto" w:fill="FFFFFF"/>
        </w:rPr>
        <w:t xml:space="preserve">항에도 불구하고,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위탁자는 </w:t>
      </w:r>
      <w:r>
        <w:rPr>
          <w:rFonts w:ascii="Times New Roman"/>
          <w:bCs/>
          <w:color w:val="000000"/>
          <w:kern w:val="0"/>
          <w:sz w:val="16"/>
          <w:szCs w:val="16"/>
          <w:shd w:val="clear" w:color="auto" w:fill="FFFFFF"/>
        </w:rPr>
        <w:t xml:space="preserve">수탁자나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의 사전 승낙이나 동의</w:t>
      </w:r>
      <w:r>
        <w:rPr>
          <w:rFonts w:ascii="Times New Roman" w:hint="eastAsia"/>
          <w:bCs/>
          <w:color w:val="000000"/>
          <w:kern w:val="0"/>
          <w:sz w:val="16"/>
          <w:szCs w:val="16"/>
          <w:shd w:val="clear" w:color="auto" w:fill="FFFFFF"/>
        </w:rPr>
        <w:t xml:space="preserve"> 없이 허용된 부담</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본 신탁계약상 </w:t>
      </w:r>
      <w:r>
        <w:rPr>
          <w:rFonts w:ascii="Times New Roman"/>
          <w:bCs/>
          <w:color w:val="000000"/>
          <w:kern w:val="0"/>
          <w:sz w:val="16"/>
          <w:szCs w:val="16"/>
          <w:shd w:val="clear" w:color="auto" w:fill="FFFFFF"/>
        </w:rPr>
        <w:t>“</w:t>
      </w:r>
      <w:r>
        <w:rPr>
          <w:rFonts w:ascii="Times New Roman"/>
          <w:b/>
          <w:bCs/>
          <w:color w:val="000000"/>
          <w:kern w:val="0"/>
          <w:sz w:val="16"/>
          <w:szCs w:val="16"/>
          <w:shd w:val="clear" w:color="auto" w:fill="FFFFFF"/>
        </w:rPr>
        <w:t xml:space="preserve">허용된 부담</w:t>
      </w:r>
      <w:r>
        <w:rPr>
          <w:rFonts w:ascii="Times New Roman"/>
          <w:bCs/>
          <w:color w:val="000000"/>
          <w:kern w:val="0"/>
          <w:sz w:val="16"/>
          <w:szCs w:val="16"/>
          <w:shd w:val="clear" w:color="auto" w:fill="FFFFFF"/>
        </w:rPr>
        <w:t xml:space="preserve">”이라 함은 (i) </w:t>
      </w:r>
      <w:r>
        <w:rPr>
          <w:rFonts w:ascii="Times New Roman" w:hint="eastAsia"/>
          <w:bCs/>
          <w:color w:val="000000"/>
          <w:kern w:val="0"/>
          <w:sz w:val="16"/>
          <w:szCs w:val="16"/>
          <w:shd w:val="clear" w:color="auto" w:fill="FFFFFF"/>
        </w:rPr>
        <w:t>임대차계약등에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따라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기</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설정되었거나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해당</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계약에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따라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설정되는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임차권</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전세권</w:t>
      </w:r>
      <w:r>
        <w:rPr>
          <w:rFonts w:ascii="Times New Roman"/>
          <w:bCs/>
          <w:color w:val="000000"/>
          <w:kern w:val="0"/>
          <w:sz w:val="16"/>
          <w:szCs w:val="16"/>
          <w:shd w:val="clear" w:color="auto" w:fill="FFFFFF"/>
        </w:rPr>
        <w:t xml:space="preserve"> 또는 근저당권 </w:t>
      </w:r>
      <w:r>
        <w:rPr>
          <w:rFonts w:ascii="Times New Roman" w:hint="eastAsia"/>
          <w:bCs/>
          <w:color w:val="000000"/>
          <w:kern w:val="0"/>
          <w:sz w:val="16"/>
          <w:szCs w:val="16"/>
          <w:shd w:val="clear" w:color="auto" w:fill="FFFFFF"/>
        </w:rPr>
        <w:t>또는</w:t>
      </w:r>
      <w:r>
        <w:rPr>
          <w:rFonts w:ascii="Times New Roman"/>
          <w:bCs/>
          <w:color w:val="000000"/>
          <w:kern w:val="0"/>
          <w:sz w:val="16"/>
          <w:szCs w:val="16"/>
          <w:shd w:val="clear" w:color="auto" w:fill="FFFFFF"/>
        </w:rPr>
        <w:t xml:space="preserve"> 질권</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임차인이 설치한 가설건축물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등의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부담</w:t>
      </w:r>
      <w:r>
        <w:rPr>
          <w:rFonts w:ascii="Times New Roman"/>
          <w:bCs/>
          <w:color w:val="000000"/>
          <w:kern w:val="0"/>
          <w:sz w:val="16"/>
          <w:szCs w:val="16"/>
          <w:shd w:val="clear" w:color="auto" w:fill="FFFFFF"/>
        </w:rPr>
        <w:t xml:space="preserve">, (ii) </w:t>
      </w:r>
      <w:r>
        <w:rPr>
          <w:rFonts w:ascii="Times New Roman" w:hint="eastAsia"/>
          <w:bCs/>
          <w:color w:val="000000"/>
          <w:kern w:val="0"/>
          <w:sz w:val="16"/>
          <w:szCs w:val="16"/>
          <w:shd w:val="clear" w:color="auto" w:fill="FFFFFF"/>
        </w:rPr>
        <w:t xml:space="preserve">위탁자와 우선수익자들 간에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체결한 여신거래</w:t>
      </w:r>
      <w:r>
        <w:rPr>
          <w:rFonts w:ascii="Times New Roman"/>
          <w:bCs/>
          <w:color w:val="000000"/>
          <w:kern w:val="0"/>
          <w:sz w:val="16"/>
          <w:szCs w:val="16"/>
          <w:shd w:val="clear" w:color="auto" w:fill="FFFFFF"/>
        </w:rPr>
        <w:t xml:space="preserve">에 따라 설정된 담보</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(iii) </w:t>
      </w:r>
      <w:r>
        <w:rPr>
          <w:rFonts w:ascii="Times New Roman" w:hint="eastAsia"/>
          <w:bCs/>
          <w:color w:val="000000"/>
          <w:kern w:val="0"/>
          <w:sz w:val="16"/>
          <w:szCs w:val="16"/>
          <w:shd w:val="clear" w:color="auto" w:fill="FFFFFF"/>
        </w:rPr>
        <w:t>우선수익자들이</w:t>
      </w:r>
      <w:r>
        <w:rPr>
          <w:rFonts w:ascii="Times New Roman"/>
          <w:bCs/>
          <w:color w:val="000000"/>
          <w:kern w:val="0"/>
          <w:sz w:val="16"/>
          <w:szCs w:val="16"/>
          <w:shd w:val="clear" w:color="auto" w:fill="FFFFFF"/>
        </w:rPr>
        <w:t xml:space="preserve"> 서면으로 동의한 부담 </w:t>
      </w:r>
      <w:r>
        <w:rPr>
          <w:rFonts w:ascii="Times New Roman" w:hint="eastAsia"/>
          <w:bCs/>
          <w:color w:val="000000"/>
          <w:kern w:val="0"/>
          <w:sz w:val="16"/>
          <w:szCs w:val="16"/>
          <w:shd w:val="clear" w:color="auto" w:fill="FFFFFF"/>
        </w:rPr>
        <w:t xml:space="preserve">및 </w:t>
      </w:r>
      <w:r>
        <w:rPr>
          <w:rFonts w:ascii="Times New Roman"/>
          <w:bCs/>
          <w:color w:val="000000"/>
          <w:kern w:val="0"/>
          <w:sz w:val="16"/>
          <w:szCs w:val="16"/>
          <w:shd w:val="clear" w:color="auto" w:fill="FFFFFF"/>
        </w:rPr>
        <w:t xml:space="preserve">(iv) </w:t>
      </w:r>
      <w:r>
        <w:rPr>
          <w:rFonts w:ascii="Times New Roman" w:hint="eastAsia"/>
          <w:bCs/>
          <w:color w:val="000000"/>
          <w:kern w:val="0"/>
          <w:sz w:val="16"/>
          <w:szCs w:val="16"/>
          <w:shd w:val="clear" w:color="auto" w:fill="FFFFFF"/>
        </w:rPr>
        <w:t>기타</w:t>
      </w:r>
      <w:r>
        <w:rPr>
          <w:rFonts w:ascii="Times New Roman"/>
          <w:bCs/>
          <w:color w:val="000000"/>
          <w:kern w:val="0"/>
          <w:sz w:val="16"/>
          <w:szCs w:val="16"/>
          <w:shd w:val="clear" w:color="auto" w:fill="FFFFFF"/>
        </w:rPr>
        <w:t xml:space="preserve"> 관련 법령에 의하여 발생하는 부담을 의미</w:t>
      </w:r>
      <w:r>
        <w:rPr>
          <w:rFonts w:ascii="Times New Roman" w:hint="eastAsia"/>
          <w:bCs/>
          <w:color w:val="000000"/>
          <w:kern w:val="0"/>
          <w:sz w:val="16"/>
          <w:szCs w:val="16"/>
          <w:shd w:val="clear" w:color="auto" w:fill="FFFFFF"/>
        </w:rPr>
        <w:t>함</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에 따른 담보 기타 부담을 설정할 수 있고,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수탁자는 관련 절차에 협조하여야 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명확히 하면, 기 존재하는 허용된 부담은 본 신탁계약을 포함한 위탁자와 우선수익자들 간에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체결한 여신거래 및 담보설정계약(이하 </w:t>
      </w:r>
      <w:r>
        <w:rPr>
          <w:rFonts w:ascii="Times New Roman"/>
          <w:bCs/>
          <w:color w:val="000000"/>
          <w:kern w:val="0"/>
          <w:sz w:val="16"/>
          <w:szCs w:val="16"/>
          <w:shd w:val="clear" w:color="auto" w:fill="FFFFFF"/>
        </w:rPr>
        <w:t>“</w:t>
      </w:r>
      <w:r>
        <w:rPr>
          <w:rFonts w:ascii="Times New Roman" w:hint="eastAsia"/>
          <w:b/>
          <w:bCs/>
          <w:color w:val="000000"/>
          <w:kern w:val="0"/>
          <w:sz w:val="16"/>
          <w:szCs w:val="16"/>
          <w:shd w:val="clear" w:color="auto" w:fill="FFFFFF"/>
        </w:rPr>
        <w:t xml:space="preserve">본건 여신거래</w:t>
      </w:r>
      <w:r>
        <w:rPr>
          <w:rFonts w:ascii="Times New Roman"/>
          <w:bCs/>
          <w:color w:val="000000"/>
          <w:kern w:val="0"/>
          <w:sz w:val="16"/>
          <w:szCs w:val="16"/>
          <w:shd w:val="clear" w:color="auto" w:fill="FFFFFF"/>
        </w:rPr>
        <w:t xml:space="preserve">”)에 </w:t>
      </w:r>
      <w:r>
        <w:rPr>
          <w:rFonts w:ascii="Times New Roman" w:hint="eastAsia"/>
          <w:bCs/>
          <w:color w:val="000000"/>
          <w:kern w:val="0"/>
          <w:sz w:val="16"/>
          <w:szCs w:val="16"/>
          <w:shd w:val="clear" w:color="auto" w:fill="FFFFFF"/>
        </w:rPr>
        <w:t xml:space="preserve">따라 설정되는 담보보다 선순위로 설정할 수 있고, 본 신탁계약 체결일 이후에 임대차계약등에 따라 설정되는 권리 기타 담보 등의 부담이나 허용된 부담이 본건 여신거래에 따라 설정되는 담보보다 후순위로 설정되는 경우에는 그 채권최고액, 담보금액 등의 금액에 특별한 제한을 받지 아니한다.</w:t>
      </w:r>
      <w:r>
        <w:rPr>
          <w:rFonts w:ascii="Times New Roman"/>
          <w:bCs/>
          <w:color w:val="000000"/>
          <w:kern w:val="0"/>
          <w:sz w:val="16"/>
          <w:szCs w:val="16"/>
          <w:shd w:val="clear" w:color="auto" w:fill="FFFFFF"/>
        </w:rPr>
        <w:t xml:space="preserve"> </w:t>
      </w:r>
    </w:p>
    <w:p w14:paraId="7DC3A134" w14:textId="77777777" w:rsidR="006A29C3" w:rsidRPr="00F15B0C" w:rsidRDefault="006A29C3" w:rsidP="006A29C3">
      <w:pPr>
        <w:spacing w:line="200" w:lineRule="exact"/>
        <w:rPr>
          <w:rFonts w:ascii="바탕체" w:eastAsia="바탕체" w:hAnsi="바탕체"/>
          <w:b/>
          <w:color w:val="000000"/>
          <w:sz w:val="16"/>
          <w:szCs w:val="16"/>
        </w:rPr>
      </w:pPr>
    </w:p>
    <w:p w14:paraId="550C5188" w14:textId="77777777" w:rsidR="006A29C3" w:rsidRPr="00CB47F8" w:rsidRDefault="006A29C3" w:rsidP="006A29C3">
      <w:pPr>
        <w:spacing w:line="200" w:lineRule="exact"/>
        <w:rPr>
          <w:rFonts w:ascii="바탕체" w:eastAsia="바탕체" w:hAnsi="바탕체"/>
          <w:b/>
          <w:color w:val="000000"/>
          <w:sz w:val="16"/>
          <w:szCs w:val="16"/>
        </w:rPr>
      </w:pPr>
      <w:r>
        <w:rPr>
          <w:rFonts w:ascii="바탕체" w:eastAsia="바탕체" w:hAnsi="바탕체"/>
          <w:b/>
          <w:color w:val="000000"/>
          <w:sz w:val="16"/>
          <w:szCs w:val="16"/>
        </w:rPr>
        <w:t>제</w:t>
      </w:r>
      <w:r>
        <w:rPr>
          <w:rFonts w:ascii="바탕체" w:eastAsia="바탕체" w:hAnsi="바탕체" w:hint="eastAsia"/>
          <w:b/>
          <w:color w:val="000000"/>
          <w:sz w:val="16"/>
          <w:szCs w:val="16"/>
        </w:rPr>
        <w:t>7</w:t>
      </w:r>
      <w:r>
        <w:rPr>
          <w:rFonts w:ascii="바탕체" w:eastAsia="바탕체" w:hAnsi="바탕체"/>
          <w:b/>
          <w:color w:val="000000"/>
          <w:sz w:val="16"/>
          <w:szCs w:val="16"/>
        </w:rPr>
        <w:t xml:space="preserve">조 </w:t>
      </w:r>
      <w:r>
        <w:rPr>
          <w:rFonts w:ascii="바탕체" w:eastAsia="바탕체" w:hAnsi="바탕체" w:hint="eastAsia"/>
          <w:b/>
          <w:color w:val="000000"/>
          <w:sz w:val="16"/>
          <w:szCs w:val="16"/>
        </w:rPr>
        <w:t>【신탁부동산의 추가】</w:t>
      </w:r>
    </w:p>
    <w:p w14:paraId="54A0C22B" w14:textId="77777777" w:rsidR="006A29C3" w:rsidRPr="000A7798" w:rsidRDefault="006A29C3">
      <w:pPr>
        <w:numPr>
          <w:ilvl w:val="0"/>
          <w:numId w:val="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 제6조에도 불구하고,</w:t>
      </w:r>
      <w:r>
        <w:rPr>
          <w:rFonts w:ascii="Times New Roman"/>
          <w:bCs/>
          <w:color w:val="000000"/>
          <w:kern w:val="0"/>
          <w:sz w:val="16"/>
          <w:szCs w:val="16"/>
          <w:shd w:val="clear" w:color="auto" w:fill="FFFFFF"/>
        </w:rPr>
        <w:t xml:space="preserve"> 위탁자는 본 신탁계약</w:t>
      </w:r>
      <w:r>
        <w:rPr>
          <w:rFonts w:ascii="Times New Roman" w:hint="eastAsia"/>
          <w:bCs/>
          <w:color w:val="000000"/>
          <w:kern w:val="0"/>
          <w:sz w:val="16"/>
          <w:szCs w:val="16"/>
          <w:shd w:val="clear" w:color="auto" w:fill="FFFFFF"/>
        </w:rPr>
        <w:t xml:space="preserve"> 체결일 이후에 신탁부동산을 변형하여 신규 건물을 신축하려고 하는 경우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우선수익자들 및 수탁자의 서면승낙을 얻어야 하며, 건물이 완공되는 경우 즉시 위탁자 앞으로 소유권보존등기를 경료하여야 하며, 소유권보존등기가 경료된 </w:t>
      </w:r>
      <w:r>
        <w:rPr>
          <w:rFonts w:ascii="Times New Roman"/>
          <w:bCs/>
          <w:color w:val="000000"/>
          <w:kern w:val="0"/>
          <w:sz w:val="16"/>
          <w:szCs w:val="16"/>
          <w:shd w:val="clear" w:color="auto" w:fill="FFFFFF"/>
        </w:rPr>
        <w:t xml:space="preserve">즉시 </w:t>
      </w:r>
      <w:r>
        <w:rPr>
          <w:rFonts w:ascii="Times New Roman" w:hint="eastAsia"/>
          <w:bCs/>
          <w:color w:val="000000"/>
          <w:kern w:val="0"/>
          <w:sz w:val="16"/>
          <w:szCs w:val="16"/>
          <w:shd w:val="clear" w:color="auto" w:fill="FFFFFF"/>
        </w:rPr>
        <w:t xml:space="preserve">해당 건축물을 </w:t>
      </w:r>
      <w:r>
        <w:rPr>
          <w:rFonts w:ascii="Times New Roman"/>
          <w:bCs/>
          <w:color w:val="000000"/>
          <w:kern w:val="0"/>
          <w:sz w:val="16"/>
          <w:szCs w:val="16"/>
          <w:shd w:val="clear" w:color="auto" w:fill="FFFFFF"/>
        </w:rPr>
        <w:t xml:space="preserve">수탁자 앞으로 신탁을 원인으로 한 소유권이전등기를 경료하여야 </w:t>
      </w:r>
      <w:r>
        <w:rPr>
          <w:rFonts w:ascii="Times New Roman" w:hint="eastAsia"/>
          <w:bCs/>
          <w:color w:val="000000"/>
          <w:kern w:val="0"/>
          <w:sz w:val="16"/>
          <w:szCs w:val="16"/>
          <w:shd w:val="clear" w:color="auto" w:fill="FFFFFF"/>
        </w:rPr>
        <w:t>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단, 별도의 절차 없이도 토지 위에 건축 중인 건물(시설물, 완성 또는 미완성)은 본 신탁계약상의 신탁재산으로 본다.</w:t>
      </w:r>
    </w:p>
    <w:p w14:paraId="3645DDD0" w14:textId="77777777" w:rsidR="006A29C3" w:rsidRPr="000A7798" w:rsidRDefault="006A29C3">
      <w:pPr>
        <w:numPr>
          <w:ilvl w:val="0"/>
          <w:numId w:val="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위탁자의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신축</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건물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사용승인미필</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인감증명서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미제출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등</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수탁자의 귀책 없는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사유로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추가신탁</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등기를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경료하지</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못할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경우</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수탁자는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이에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대한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책임을</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부담하지</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않는다</w:t>
      </w:r>
      <w:r>
        <w:rPr>
          <w:rFonts w:ascii="Times New Roman"/>
          <w:bCs/>
          <w:color w:val="000000"/>
          <w:kern w:val="0"/>
          <w:sz w:val="16"/>
          <w:szCs w:val="16"/>
          <w:shd w:val="clear" w:color="auto" w:fill="FFFFFF"/>
        </w:rPr>
        <w:t>.</w:t>
      </w:r>
    </w:p>
    <w:p w14:paraId="315B4782" w14:textId="77777777" w:rsidR="006A29C3" w:rsidRPr="000A7798" w:rsidRDefault="006A29C3" w:rsidP="006A29C3">
      <w:pPr>
        <w:spacing w:line="200" w:lineRule="exact"/>
        <w:rPr>
          <w:rFonts w:ascii="바탕체" w:eastAsia="바탕체" w:hAnsi="바탕체"/>
          <w:b/>
          <w:color w:val="000000"/>
          <w:sz w:val="16"/>
          <w:szCs w:val="16"/>
        </w:rPr>
      </w:pPr>
    </w:p>
    <w:p w14:paraId="15D322FE" w14:textId="77777777" w:rsidR="006A29C3" w:rsidRPr="000A7798" w:rsidRDefault="006A29C3" w:rsidP="006A29C3">
      <w:pPr>
        <w:spacing w:line="200" w:lineRule="exact"/>
        <w:rPr>
          <w:rFonts w:ascii="바탕체" w:eastAsia="바탕체" w:hAnsi="바탕체"/>
          <w:color w:val="000000"/>
          <w:sz w:val="16"/>
          <w:szCs w:val="16"/>
        </w:rPr>
      </w:pPr>
      <w:r>
        <w:rPr>
          <w:rFonts w:ascii="바탕체" w:eastAsia="바탕체" w:hAnsi="바탕체" w:hint="eastAsia"/>
          <w:b/>
          <w:color w:val="000000"/>
          <w:sz w:val="16"/>
          <w:szCs w:val="16"/>
        </w:rPr>
        <w:t>제 8조【보험계약에</w:t>
      </w:r>
      <w:r>
        <w:rPr>
          <w:rFonts w:ascii="바탕체" w:eastAsia="바탕체" w:hAnsi="바탕체"/>
          <w:b/>
          <w:color w:val="000000"/>
          <w:sz w:val="16"/>
          <w:szCs w:val="16"/>
        </w:rPr>
        <w:t xml:space="preserve"> </w:t>
      </w:r>
      <w:r>
        <w:rPr>
          <w:rFonts w:ascii="바탕체" w:eastAsia="바탕체" w:hAnsi="바탕체" w:hint="eastAsia"/>
          <w:b/>
          <w:color w:val="000000"/>
          <w:sz w:val="16"/>
          <w:szCs w:val="16"/>
        </w:rPr>
        <w:t>대한</w:t>
      </w:r>
      <w:r>
        <w:rPr>
          <w:rFonts w:ascii="바탕체" w:eastAsia="바탕체" w:hAnsi="바탕체"/>
          <w:b/>
          <w:color w:val="000000"/>
          <w:sz w:val="16"/>
          <w:szCs w:val="16"/>
        </w:rPr>
        <w:t xml:space="preserve"> </w:t>
      </w:r>
      <w:r>
        <w:rPr>
          <w:rFonts w:ascii="바탕체" w:eastAsia="바탕체" w:hAnsi="바탕체" w:hint="eastAsia"/>
          <w:b/>
          <w:color w:val="000000"/>
          <w:sz w:val="16"/>
          <w:szCs w:val="16"/>
        </w:rPr>
        <w:t>특약】</w:t>
      </w:r>
      <w:r>
        <w:rPr>
          <w:rFonts w:ascii="바탕체" w:eastAsia="바탕체" w:hAnsi="바탕체" w:hint="eastAsia"/>
          <w:color w:val="000000"/>
          <w:sz w:val="16"/>
          <w:szCs w:val="16"/>
        </w:rPr>
        <w:t xml:space="preserve"> </w:t>
      </w:r>
    </w:p>
    <w:p w14:paraId="5FF218CD" w14:textId="77777777" w:rsidR="006A29C3" w:rsidRPr="000A7798" w:rsidRDefault="006A29C3" w:rsidP="006A29C3">
      <w:pPr>
        <w:spacing w:line="200" w:lineRule="exact"/>
        <w:ind w:leftChars="354" w:left="708"/>
        <w:rPr>
          <w:rFonts w:ascii="바탕체" w:eastAsia="바탕체" w:hAnsi="바탕체"/>
          <w:bCs/>
          <w:color w:val="5B9BD5"/>
          <w:sz w:val="16"/>
          <w:szCs w:val="16"/>
        </w:rPr>
      </w:pPr>
      <w:commentRangeStart w:id="13"/>
      <w:del w:id="1082" w:author="코람코 상장리츠팀" w:date="2026-10-07T09:00:00Z">
        <w:r>
          <w:rPr>
            <w:rFonts w:ascii="Times New Roman" w:hint="eastAsia"/>
            <w:bCs/>
            <w:color w:val="000000"/>
            <w:kern w:val="0"/>
            <w:sz w:val="16"/>
            <w:szCs w:val="16"/>
            <w:shd w:val="clear" w:color="auto" w:fill="FFFFFF"/>
          </w:rPr>
          <w:delText xml:space="preserve">신탁계약서 제</w:delText>
        </w:r>
      </w:del>
      <w:del w:id="1083" w:author="코람코 상장리츠팀" w:date="2026-10-07T09:00:00Z">
        <w:r>
          <w:rPr>
            <w:rFonts w:ascii="Times New Roman"/>
            <w:bCs/>
            <w:color w:val="000000"/>
            <w:kern w:val="0"/>
            <w:sz w:val="16"/>
            <w:szCs w:val="16"/>
            <w:shd w:val="clear" w:color="auto" w:fill="FFFFFF"/>
          </w:rPr>
          <w:delText xml:space="preserve">12조에도 불구하고,</w:delText>
        </w:r>
      </w:del>
      <w:ins w:id="1084" w:author="코람코 상장리츠팀" w:date="2026-10-07T09:00:00Z">
        <w:r>
          <w:rPr>
            <w:rFonts w:ascii="Times New Roman" w:hint="eastAsia"/>
            <w:bCs/>
            <w:color w:val="000000"/>
            <w:kern w:val="0"/>
            <w:sz w:val="16"/>
            <w:szCs w:val="16"/>
          </w:rPr>
          <w:t xml:space="preserve">신탁계약서 제12조는 본 신탁계약에 적용하지 아니하며,</w:t>
        </w:r>
      </w:ins>
      <w:commentRangeEnd w:id="13"/>
      <w:r>
        <w:rPr>
          <w:rStyle w:val="CommentReference"/>
        </w:rPr>
        <w:commentReference w:id="13"/>
      </w:r>
      <w:r>
        <w:rPr>
          <w:rFonts w:ascii="Times New Roman" w:hint="eastAsia"/>
          <w:bCs/>
          <w:color w:val="000000"/>
          <w:kern w:val="0"/>
          <w:sz w:val="16"/>
          <w:szCs w:val="16"/>
          <w:shd w:val="clear" w:color="auto" w:fill="FFFFFF"/>
        </w:rPr>
        <w:t xml:space="preserve"> 위탁자는 </w:t>
      </w:r>
      <w:r>
        <w:rPr>
          <w:rFonts w:ascii="Times New Roman"/>
          <w:bCs/>
          <w:color w:val="000000"/>
          <w:kern w:val="0"/>
          <w:sz w:val="16"/>
          <w:szCs w:val="16"/>
          <w:shd w:val="clear" w:color="auto" w:fill="FFFFFF"/>
        </w:rPr>
        <w:t xml:space="preserve">위탁자 또는 </w:t>
      </w:r>
      <w:r>
        <w:rPr>
          <w:rFonts w:ascii="Times New Roman" w:hint="eastAsia"/>
          <w:bCs/>
          <w:color w:val="000000"/>
          <w:kern w:val="0"/>
          <w:sz w:val="16"/>
          <w:szCs w:val="16"/>
          <w:shd w:val="clear" w:color="auto" w:fill="FFFFFF"/>
        </w:rPr>
        <w:t xml:space="preserve">위탁자의 </w:t>
      </w:r>
      <w:r>
        <w:rPr>
          <w:rFonts w:ascii="Times New Roman"/>
          <w:bCs/>
          <w:color w:val="000000"/>
          <w:kern w:val="0"/>
          <w:sz w:val="16"/>
          <w:szCs w:val="16"/>
          <w:shd w:val="clear" w:color="auto" w:fill="FFFFFF"/>
        </w:rPr>
        <w:t xml:space="preserve">자산관리회사가 정하는 방법으로 신탁부동산에 관한 보험계약을 자유롭게 체결 및 관리할 수 있</w:t>
      </w:r>
      <w:r>
        <w:rPr>
          <w:rFonts w:ascii="Times New Roman" w:hint="eastAsia"/>
          <w:bCs/>
          <w:color w:val="000000"/>
          <w:kern w:val="0"/>
          <w:sz w:val="16"/>
          <w:szCs w:val="16"/>
          <w:shd w:val="clear" w:color="auto" w:fill="FFFFFF"/>
        </w:rPr>
        <w:t>다.</w:t>
      </w:r>
      <w:r>
        <w:rPr>
          <w:rFonts w:ascii="Times New Roman"/>
          <w:bCs/>
          <w:color w:val="000000"/>
          <w:kern w:val="0"/>
          <w:sz w:val="16"/>
          <w:szCs w:val="16"/>
          <w:shd w:val="clear" w:color="auto" w:fill="FFFFFF"/>
        </w:rPr>
        <w:t xml:space="preserve"> 단</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위탁자는 보험금청구권, 보험계약 해지로 인한 </w:t>
      </w:r>
      <w:r>
        <w:rPr>
          <w:rFonts w:ascii="Times New Roman" w:hint="eastAsia"/>
          <w:color w:val="000000"/>
          <w:kern w:val="0"/>
          <w:sz w:val="16"/>
          <w:shd w:val="clear" w:color="auto" w:fill="FFFFFF"/>
        </w:rPr>
        <w:t xml:space="preserve">반환금청구권, 기타 보험계약에서 발생하는 보험자에 대한 일체의 채권에 대하여 </w:t>
      </w:r>
      <w:r>
        <w:rPr>
          <w:rFonts w:ascii="Times New Roman"/>
          <w:color w:val="000000"/>
          <w:kern w:val="0"/>
          <w:sz w:val="16"/>
          <w:shd w:val="clear" w:color="auto" w:fill="FFFFFF"/>
        </w:rPr>
        <w:t>우선수익자들에게</w:t>
      </w:r>
      <w:r>
        <w:rPr>
          <w:rFonts w:ascii="Times New Roman" w:hint="eastAsia"/>
          <w:color w:val="000000"/>
          <w:kern w:val="0"/>
          <w:sz w:val="16"/>
          <w:shd w:val="clear" w:color="auto" w:fill="FFFFFF"/>
        </w:rPr>
        <w:t xml:space="preserve"> 근질권을 </w:t>
      </w:r>
      <w:r>
        <w:rPr>
          <w:rFonts w:ascii="Times New Roman"/>
          <w:color w:val="000000"/>
          <w:kern w:val="0"/>
          <w:sz w:val="16"/>
          <w:shd w:val="clear" w:color="auto" w:fill="FFFFFF"/>
        </w:rPr>
        <w:t xml:space="preserve">설정하고, </w:t>
      </w:r>
      <w:r>
        <w:rPr>
          <w:rFonts w:ascii="바탕체" w:hAnsi="바탕체" w:hint="eastAsia"/>
          <w:color w:val="000000"/>
          <w:sz w:val="16"/>
        </w:rPr>
        <w:t xml:space="preserve">수탁자에게 </w:t>
      </w:r>
      <w:commentRangeStart w:id="14"/>
      <w:del w:id="1085" w:author="코람코 상장리츠팀" w:date="2026-10-07T09:00:00Z">
        <w:r>
          <w:rPr>
            <w:rFonts w:ascii="Times New Roman"/>
            <w:color w:val="000000"/>
            <w:kern w:val="0"/>
            <w:sz w:val="16"/>
            <w:shd w:val="clear" w:color="auto" w:fill="FFFFFF"/>
          </w:rPr>
          <w:delText xml:space="preserve">해당 </w:delText>
        </w:r>
      </w:del>
      <w:del w:id="1086" w:author="코람코 상장리츠팀" w:date="2026-10-07T09:00:00Z">
        <w:r>
          <w:rPr>
            <w:rFonts w:ascii="Times New Roman" w:hint="eastAsia"/>
            <w:bCs/>
            <w:color w:val="000000"/>
            <w:kern w:val="0"/>
            <w:sz w:val="16"/>
            <w:szCs w:val="16"/>
            <w:shd w:val="clear" w:color="auto" w:fill="FFFFFF"/>
          </w:rPr>
          <w:delText xml:space="preserve">확정일자부 </w:delText>
        </w:r>
      </w:del>
      <w:del w:id="1087" w:author="코람코 상장리츠팀" w:date="2026-10-07T09:00:00Z">
        <w:r>
          <w:rPr>
            <w:rFonts w:ascii="Times New Roman"/>
            <w:color w:val="000000"/>
            <w:kern w:val="0"/>
            <w:sz w:val="16"/>
            <w:shd w:val="clear" w:color="auto" w:fill="FFFFFF"/>
          </w:rPr>
          <w:delText xml:space="preserve">근질권설정계약서 사본을 </w:delText>
        </w:r>
      </w:del>
      <w:del w:id="1088" w:author="코람코 상장리츠팀" w:date="2026-10-07T09:00:00Z">
        <w:r>
          <w:rPr>
            <w:rFonts w:ascii="바탕체" w:hAnsi="바탕체" w:hint="eastAsia"/>
            <w:color w:val="000000"/>
            <w:sz w:val="16"/>
          </w:rPr>
          <w:delText xml:space="preserve">제출하기로 한다.</w:delText>
        </w:r>
      </w:del>
      <w:ins w:id="1089" w:author="코람코 상장리츠팀" w:date="2026-10-07T09:00:00Z">
        <w:r>
          <w:rPr>
            <w:rFonts w:ascii="Times New Roman"/>
            <w:color w:val="000000"/>
            <w:kern w:val="0"/>
            <w:sz w:val="16"/>
          </w:rPr>
          <w:t xml:space="preserve">대출약정서에서 정한 기한 내에 해당 근질권설정계약서 및 확정일자부 근질권설정 통지서 사본을 제출하기로 한다. 위탁자가 신탁부동산에 관하여 매도인이 가입한 보험계약을 승계하는 경우(공동인수 보험회사가 있는 경우 그 전부 또는 이를 대리하는 간사 보험회사에 대한 통지를 포함함)에도 같다.</w:t>
        </w:r>
      </w:ins>
      <w:commentRangeEnd w:id="14"/>
      <w:r>
        <w:rPr>
          <w:rStyle w:val="CommentReference"/>
        </w:rPr>
        <w:commentReference w:id="14"/>
      </w:r>
    </w:p>
    <w:p w14:paraId="65AE68F5" w14:textId="77777777" w:rsidR="006A29C3" w:rsidRPr="000A7798" w:rsidRDefault="006A29C3" w:rsidP="006A29C3">
      <w:pPr>
        <w:spacing w:line="200" w:lineRule="exact"/>
        <w:rPr>
          <w:rFonts w:ascii="바탕체" w:eastAsia="바탕체" w:hAnsi="바탕체"/>
          <w:bCs/>
          <w:color w:val="C00000"/>
          <w:sz w:val="16"/>
          <w:szCs w:val="16"/>
        </w:rPr>
      </w:pPr>
    </w:p>
    <w:p w14:paraId="6EFD5BD6"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 9조【세무】</w:t>
      </w:r>
    </w:p>
    <w:p w14:paraId="08B922F9" w14:textId="77777777" w:rsidR="006A29C3" w:rsidRPr="000A7798" w:rsidRDefault="006A29C3" w:rsidP="006A29C3">
      <w:pPr>
        <w:pStyle w:val="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신탁재산과 관련된 세무업무는 위탁자의 부담으로 위탁자가 신고 납부하여야 한다.</w:t>
      </w:r>
    </w:p>
    <w:p w14:paraId="417F523F" w14:textId="77777777" w:rsidR="006A29C3" w:rsidRPr="000A7798" w:rsidRDefault="006A29C3" w:rsidP="006A29C3">
      <w:pPr>
        <w:spacing w:line="200" w:lineRule="exact"/>
        <w:rPr>
          <w:rFonts w:ascii="바탕체" w:eastAsia="바탕체" w:hAnsi="바탕체"/>
          <w:color w:val="000000"/>
          <w:sz w:val="16"/>
          <w:szCs w:val="16"/>
        </w:rPr>
      </w:pPr>
    </w:p>
    <w:p w14:paraId="4C82FFAC"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제10조【책임면제】</w:t>
      </w:r>
    </w:p>
    <w:p w14:paraId="58973995" w14:textId="77777777" w:rsidR="006A29C3" w:rsidRPr="000A7798" w:rsidRDefault="006A29C3">
      <w:pPr>
        <w:numPr>
          <w:ilvl w:val="0"/>
          <w:numId w:val="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신탁법 제</w:t>
      </w:r>
      <w:r>
        <w:rPr>
          <w:rFonts w:ascii="Times New Roman"/>
          <w:bCs/>
          <w:color w:val="000000"/>
          <w:kern w:val="0"/>
          <w:sz w:val="16"/>
          <w:szCs w:val="16"/>
          <w:shd w:val="clear" w:color="auto" w:fill="FFFFFF"/>
        </w:rPr>
        <w:t>8</w:t>
      </w:r>
      <w:r>
        <w:rPr>
          <w:rFonts w:ascii="Times New Roman" w:hint="eastAsia"/>
          <w:bCs/>
          <w:color w:val="000000"/>
          <w:kern w:val="0"/>
          <w:sz w:val="16"/>
          <w:szCs w:val="16"/>
          <w:shd w:val="clear" w:color="auto" w:fill="FFFFFF"/>
        </w:rPr>
        <w:t xml:space="preserve">조(사해신탁)에서 정한 채권자취소권 행사에 의하여 본 신탁계약이 취소된 경우에는 위탁자가 책임을 부담하며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수탁자는 책임을 부담하지 않는다. 또한</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이와 관련하여 수탁자의 손해가 발생한 경우에 위탁자는 수탁자의 손해를 배상하여야 한다.</w:t>
      </w:r>
    </w:p>
    <w:p w14:paraId="3C88E9A3" w14:textId="77777777" w:rsidR="006A29C3" w:rsidRPr="000A7798" w:rsidRDefault="006A29C3">
      <w:pPr>
        <w:numPr>
          <w:ilvl w:val="0"/>
          <w:numId w:val="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수탁자가 수탁자의 지위를 원인으로 제</w:t>
      </w:r>
      <w:r>
        <w:rPr>
          <w:rFonts w:ascii="Times New Roman"/>
          <w:bCs/>
          <w:color w:val="000000"/>
          <w:kern w:val="0"/>
          <w:sz w:val="16"/>
          <w:szCs w:val="16"/>
          <w:shd w:val="clear" w:color="auto" w:fill="FFFFFF"/>
        </w:rPr>
        <w:t>3</w:t>
      </w:r>
      <w:r>
        <w:rPr>
          <w:rFonts w:ascii="Times New Roman" w:hint="eastAsia"/>
          <w:bCs/>
          <w:color w:val="000000"/>
          <w:kern w:val="0"/>
          <w:sz w:val="16"/>
          <w:szCs w:val="16"/>
          <w:shd w:val="clear" w:color="auto" w:fill="FFFFFF"/>
        </w:rPr>
        <w:t xml:space="preserve">자로부터 손해배상청구 기타 금원의 청구</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신탁부동산의 하자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화재발생</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공작물 책임</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사해행위 취소판결에 의한 가액배상 등의 원인을 포함하며 이에 한하지 않는다</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를 당할 경우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위탁자는 수탁자가 지급하여야 할 채무 및 소송으로 인하여 발생하는 모든 비용과 손해 등을 변제하여야 하며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w:t>
      </w:r>
      <w:commentRangeStart w:id="15"/>
      <w:del w:id="1090" w:author="코람코 상장리츠팀" w:date="2026-10-07T09:00:00Z">
        <w:r>
          <w:rPr>
            <w:rFonts w:ascii="Times New Roman" w:hint="eastAsia"/>
            <w:bCs/>
            <w:color w:val="000000"/>
            <w:kern w:val="0"/>
            <w:sz w:val="16"/>
            <w:szCs w:val="16"/>
            <w:shd w:val="clear" w:color="auto" w:fill="FFFFFF"/>
          </w:rPr>
          <w:delText xml:space="preserve">이를 이행하지 아니하는 경우 수탁자는 신탁계약을 해지할 수 있다.</w:delText>
        </w:r>
      </w:del>
      <w:ins w:id="1091" w:author="코람코 상장리츠팀" w:date="2026-10-07T09:00:00Z">
        <w:r>
          <w:rPr>
            <w:rFonts w:ascii="Times New Roman" w:hint="eastAsia"/>
            <w:bCs/>
            <w:color w:val="000000"/>
            <w:kern w:val="0"/>
            <w:sz w:val="16"/>
            <w:szCs w:val="16"/>
          </w:rPr>
          <w:t xml:space="preserve">이를 이행하지 아니하는 경우 수탁자는 위탁자 및 우선수익자들에게 서면으로 그 이행을 최고할 수 있다. 다만, 이를 이유로 한 본 신탁계약의 해지는 본 특약 제11조 제①항에 따른다.</w:t>
        </w:r>
      </w:ins>
      <w:commentRangeEnd w:id="15"/>
      <w:r>
        <w:rPr>
          <w:rStyle w:val="CommentReference"/>
        </w:rPr>
        <w:commentReference w:id="15"/>
      </w:r>
    </w:p>
    <w:p w14:paraId="6B77EA41" w14:textId="77777777" w:rsidR="006A29C3" w:rsidRPr="000A7798" w:rsidRDefault="006A29C3">
      <w:pPr>
        <w:numPr>
          <w:ilvl w:val="0"/>
          <w:numId w:val="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신탁기간 중 또는 신탁종료 후 신탁부동산의 하자 및 하자를 원인으로 하여 손해가 발생하더라도 수탁자는 책임을 부담하지 않는다.</w:t>
      </w:r>
    </w:p>
    <w:p w14:paraId="7262A9DC" w14:textId="77777777" w:rsidR="006A29C3" w:rsidRPr="000A7798" w:rsidRDefault="006A29C3">
      <w:pPr>
        <w:numPr>
          <w:ilvl w:val="0"/>
          <w:numId w:val="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수탁자는 다음 각 호에 해당하는 손해에 대하여 책임을 부담하지 않는다.</w:t>
      </w:r>
    </w:p>
    <w:p w14:paraId="4E1B4CA4" w14:textId="77777777" w:rsidR="006A29C3" w:rsidRPr="000A7798" w:rsidRDefault="006A29C3">
      <w:pPr>
        <w:numPr>
          <w:ilvl w:val="0"/>
          <w:numId w:val="8"/>
        </w:numPr>
        <w:spacing w:line="200" w:lineRule="exact"/>
        <w:rPr>
          <w:rFonts w:ascii="바탕체" w:eastAsia="바탕체" w:hAnsi="바탕체"/>
          <w:sz w:val="16"/>
          <w:szCs w:val="16"/>
        </w:rPr>
      </w:pPr>
      <w:r>
        <w:rPr>
          <w:rFonts w:ascii="바탕체" w:eastAsia="바탕체" w:hAnsi="바탕체" w:hint="eastAsia"/>
          <w:sz w:val="16"/>
          <w:szCs w:val="16"/>
        </w:rPr>
        <w:t>신탁계약서에 의한 행위로 발생한 손해</w:t>
      </w:r>
    </w:p>
    <w:p w14:paraId="085802D4" w14:textId="77777777" w:rsidR="006A29C3" w:rsidRPr="000A7798" w:rsidRDefault="006A29C3">
      <w:pPr>
        <w:numPr>
          <w:ilvl w:val="0"/>
          <w:numId w:val="8"/>
        </w:numPr>
        <w:spacing w:line="200" w:lineRule="exact"/>
        <w:rPr>
          <w:rFonts w:ascii="바탕체" w:eastAsia="바탕체" w:hAnsi="바탕체"/>
          <w:sz w:val="16"/>
          <w:szCs w:val="16"/>
        </w:rPr>
      </w:pPr>
      <w:r>
        <w:rPr>
          <w:rFonts w:ascii="바탕체" w:eastAsia="바탕체" w:hAnsi="바탕체" w:hint="eastAsia"/>
          <w:sz w:val="16"/>
          <w:szCs w:val="16"/>
        </w:rPr>
        <w:t>위탁자와 우선수익자</w:t>
      </w:r>
      <w:r>
        <w:rPr>
          <w:rFonts w:ascii="Times New Roman" w:hint="eastAsia"/>
          <w:bCs/>
          <w:color w:val="000000"/>
          <w:kern w:val="0"/>
          <w:sz w:val="16"/>
          <w:szCs w:val="16"/>
          <w:shd w:val="clear" w:color="auto" w:fill="FFFFFF"/>
        </w:rPr>
        <w:t>들</w:t>
      </w:r>
      <w:r>
        <w:rPr>
          <w:rFonts w:ascii="바탕체" w:eastAsia="바탕체" w:hAnsi="바탕체" w:hint="eastAsia"/>
          <w:sz w:val="16"/>
          <w:szCs w:val="16"/>
        </w:rPr>
        <w:t>의 동의가 있거나, 우선수익자</w:t>
      </w:r>
      <w:r>
        <w:rPr>
          <w:rFonts w:ascii="Times New Roman" w:hint="eastAsia"/>
          <w:bCs/>
          <w:color w:val="000000"/>
          <w:kern w:val="0"/>
          <w:sz w:val="16"/>
          <w:szCs w:val="16"/>
          <w:shd w:val="clear" w:color="auto" w:fill="FFFFFF"/>
        </w:rPr>
        <w:t>들</w:t>
      </w:r>
      <w:r>
        <w:rPr>
          <w:rFonts w:ascii="바탕체" w:eastAsia="바탕체" w:hAnsi="바탕체" w:hint="eastAsia"/>
          <w:sz w:val="16"/>
          <w:szCs w:val="16"/>
        </w:rPr>
        <w:t>의 요청에 의한 수탁자의 행위에 의하여 발생한 손해</w:t>
      </w:r>
    </w:p>
    <w:p w14:paraId="33712AED" w14:textId="77777777" w:rsidR="006A29C3" w:rsidRPr="000A7798" w:rsidRDefault="006A29C3">
      <w:pPr>
        <w:numPr>
          <w:ilvl w:val="0"/>
          <w:numId w:val="8"/>
        </w:numPr>
        <w:spacing w:line="200" w:lineRule="exact"/>
        <w:rPr>
          <w:rFonts w:ascii="바탕체" w:eastAsia="바탕체" w:hAnsi="바탕체"/>
          <w:sz w:val="16"/>
          <w:szCs w:val="16"/>
        </w:rPr>
      </w:pPr>
      <w:r>
        <w:rPr>
          <w:rFonts w:ascii="바탕체" w:eastAsia="바탕체" w:hAnsi="바탕체" w:hint="eastAsia"/>
          <w:sz w:val="16"/>
          <w:szCs w:val="16"/>
        </w:rPr>
        <w:lastRenderedPageBreak/>
        <w:t>위탁자 및/또는 우선수익자가 사전에 고지하지 않은 사항과 관련하여 수탁자가 이를 인지하지 못하여 발생한 손해</w:t>
      </w:r>
    </w:p>
    <w:p w14:paraId="17888A83" w14:textId="77777777" w:rsidR="006A29C3" w:rsidRPr="000A7798" w:rsidRDefault="006A29C3">
      <w:pPr>
        <w:numPr>
          <w:ilvl w:val="0"/>
          <w:numId w:val="8"/>
        </w:numPr>
        <w:spacing w:line="200" w:lineRule="exact"/>
        <w:rPr>
          <w:rFonts w:ascii="바탕체" w:eastAsia="바탕체" w:hAnsi="바탕체"/>
          <w:sz w:val="16"/>
          <w:szCs w:val="16"/>
        </w:rPr>
      </w:pPr>
      <w:r>
        <w:rPr>
          <w:rFonts w:ascii="바탕체" w:eastAsia="바탕체" w:hAnsi="바탕체"/>
          <w:sz w:val="16"/>
          <w:szCs w:val="16"/>
        </w:rPr>
        <w:t>신탁등기</w:t>
      </w:r>
      <w:r>
        <w:rPr>
          <w:rFonts w:ascii="바탕체" w:eastAsia="바탕체" w:hAnsi="바탕체" w:hint="eastAsia"/>
          <w:sz w:val="16"/>
          <w:szCs w:val="16"/>
        </w:rPr>
        <w:t xml:space="preserve"> </w:t>
      </w:r>
      <w:r>
        <w:rPr>
          <w:rFonts w:ascii="바탕체" w:eastAsia="바탕체" w:hAnsi="바탕체"/>
          <w:sz w:val="16"/>
          <w:szCs w:val="16"/>
        </w:rPr>
        <w:t>시 위탁자가 (국세, 지방세)완납증명서를 제출하지 못하여 신탁등기를 하지 못하는 경우 위탁자</w:t>
      </w:r>
      <w:r>
        <w:rPr>
          <w:rFonts w:ascii="바탕체" w:eastAsia="바탕체" w:hAnsi="바탕체" w:hint="eastAsia"/>
          <w:sz w:val="16"/>
          <w:szCs w:val="16"/>
        </w:rPr>
        <w:t xml:space="preserve">, </w:t>
      </w:r>
      <w:r>
        <w:rPr>
          <w:rFonts w:ascii="바탕체" w:eastAsia="바탕체" w:hAnsi="바탕체"/>
          <w:sz w:val="16"/>
          <w:szCs w:val="16"/>
        </w:rPr>
        <w:t>수익자</w:t>
      </w:r>
      <w:r>
        <w:rPr>
          <w:rFonts w:ascii="바탕체" w:eastAsia="바탕체" w:hAnsi="바탕체" w:hint="eastAsia"/>
          <w:sz w:val="16"/>
          <w:szCs w:val="16"/>
        </w:rPr>
        <w:t xml:space="preserve">, </w:t>
      </w:r>
      <w:r>
        <w:rPr>
          <w:rFonts w:ascii="바탕체" w:eastAsia="바탕체" w:hAnsi="바탕체"/>
          <w:sz w:val="16"/>
          <w:szCs w:val="16"/>
        </w:rPr>
        <w:t>우선수익자</w:t>
      </w:r>
      <w:r>
        <w:rPr>
          <w:rFonts w:ascii="Times New Roman" w:hint="eastAsia"/>
          <w:bCs/>
          <w:color w:val="000000"/>
          <w:kern w:val="0"/>
          <w:sz w:val="16"/>
          <w:szCs w:val="16"/>
          <w:shd w:val="clear" w:color="auto" w:fill="FFFFFF"/>
        </w:rPr>
        <w:t>들이</w:t>
      </w:r>
      <w:r>
        <w:rPr>
          <w:rFonts w:ascii="바탕체" w:eastAsia="바탕체" w:hAnsi="바탕체"/>
          <w:sz w:val="16"/>
          <w:szCs w:val="16"/>
        </w:rPr>
        <w:t xml:space="preserve"> 입는 손해</w:t>
      </w:r>
    </w:p>
    <w:p w14:paraId="6C3670D8" w14:textId="77777777" w:rsidR="006A29C3" w:rsidRPr="000A7798" w:rsidRDefault="006A29C3">
      <w:pPr>
        <w:numPr>
          <w:ilvl w:val="0"/>
          <w:numId w:val="8"/>
        </w:numPr>
        <w:spacing w:line="200" w:lineRule="exact"/>
        <w:rPr>
          <w:rFonts w:ascii="바탕체" w:eastAsia="바탕체" w:hAnsi="바탕체"/>
          <w:sz w:val="16"/>
          <w:szCs w:val="16"/>
        </w:rPr>
      </w:pPr>
      <w:r>
        <w:rPr>
          <w:rFonts w:ascii="바탕체" w:eastAsia="바탕체" w:hAnsi="바탕체"/>
          <w:sz w:val="16"/>
          <w:szCs w:val="16"/>
        </w:rPr>
        <w:t>수탁자를 납부 의무자로</w:t>
      </w:r>
      <w:r>
        <w:rPr>
          <w:rFonts w:ascii="바탕체" w:eastAsia="바탕체" w:hAnsi="바탕체" w:hint="eastAsia"/>
          <w:sz w:val="16"/>
          <w:szCs w:val="16"/>
        </w:rPr>
        <w:t xml:space="preserve"> </w:t>
      </w:r>
      <w:r>
        <w:rPr>
          <w:rFonts w:ascii="바탕체" w:eastAsia="바탕체" w:hAnsi="바탕체"/>
          <w:sz w:val="16"/>
          <w:szCs w:val="16"/>
        </w:rPr>
        <w:t>하는 세금의 미납에 따른 위탁자</w:t>
      </w:r>
      <w:r>
        <w:rPr>
          <w:rFonts w:ascii="바탕체" w:eastAsia="바탕체" w:hAnsi="바탕체" w:hint="eastAsia"/>
          <w:sz w:val="16"/>
          <w:szCs w:val="16"/>
        </w:rPr>
        <w:t xml:space="preserve">, </w:t>
      </w:r>
      <w:r>
        <w:rPr>
          <w:rFonts w:ascii="바탕체" w:eastAsia="바탕체" w:hAnsi="바탕체"/>
          <w:sz w:val="16"/>
          <w:szCs w:val="16"/>
        </w:rPr>
        <w:t>수익자</w:t>
      </w:r>
      <w:r>
        <w:rPr>
          <w:rFonts w:ascii="바탕체" w:eastAsia="바탕체" w:hAnsi="바탕체" w:hint="eastAsia"/>
          <w:sz w:val="16"/>
          <w:szCs w:val="16"/>
        </w:rPr>
        <w:t xml:space="preserve">, </w:t>
      </w:r>
      <w:r>
        <w:rPr>
          <w:rFonts w:ascii="바탕체" w:eastAsia="바탕체" w:hAnsi="바탕체"/>
          <w:sz w:val="16"/>
          <w:szCs w:val="16"/>
        </w:rPr>
        <w:t>우선수익자</w:t>
      </w:r>
      <w:r>
        <w:rPr>
          <w:rFonts w:ascii="바탕체" w:eastAsia="바탕체" w:hAnsi="바탕체" w:hint="eastAsia"/>
          <w:sz w:val="16"/>
          <w:szCs w:val="16"/>
        </w:rPr>
        <w:t>들</w:t>
      </w:r>
      <w:r>
        <w:rPr>
          <w:rFonts w:ascii="바탕체" w:eastAsia="바탕체" w:hAnsi="바탕체"/>
          <w:sz w:val="16"/>
          <w:szCs w:val="16"/>
        </w:rPr>
        <w:t>의</w:t>
      </w:r>
      <w:r>
        <w:rPr>
          <w:rFonts w:ascii="바탕체" w:eastAsia="바탕체" w:hAnsi="바탕체" w:hint="eastAsia"/>
          <w:sz w:val="16"/>
          <w:szCs w:val="16"/>
        </w:rPr>
        <w:t xml:space="preserve"> </w:t>
      </w:r>
      <w:r>
        <w:rPr>
          <w:rFonts w:ascii="바탕체" w:eastAsia="바탕체" w:hAnsi="바탕체"/>
          <w:sz w:val="16"/>
          <w:szCs w:val="16"/>
        </w:rPr>
        <w:t>손해</w:t>
      </w:r>
      <w:r>
        <w:rPr>
          <w:rFonts w:ascii="바탕체" w:eastAsia="바탕체" w:hAnsi="바탕체" w:hint="eastAsia"/>
          <w:sz w:val="16"/>
          <w:szCs w:val="16"/>
        </w:rPr>
        <w:t>(</w:t>
      </w:r>
      <w:r>
        <w:rPr>
          <w:rFonts w:ascii="바탕체" w:eastAsia="바탕체" w:hAnsi="바탕체"/>
          <w:sz w:val="16"/>
          <w:szCs w:val="16"/>
        </w:rPr>
        <w:t>신탁부동산의 처분도 포함하나 이에 한하지 아니함</w:t>
      </w:r>
      <w:r>
        <w:rPr>
          <w:rFonts w:ascii="바탕체" w:eastAsia="바탕체" w:hAnsi="바탕체" w:hint="eastAsia"/>
          <w:sz w:val="16"/>
          <w:szCs w:val="16"/>
        </w:rPr>
        <w:t>)</w:t>
      </w:r>
    </w:p>
    <w:p w14:paraId="7F940394" w14:textId="77777777" w:rsidR="006A29C3" w:rsidRPr="000A7798" w:rsidRDefault="006A29C3" w:rsidP="006A29C3">
      <w:pPr>
        <w:spacing w:line="200" w:lineRule="exact"/>
        <w:rPr>
          <w:rFonts w:ascii="바탕체" w:eastAsia="바탕체" w:hAnsi="바탕체"/>
          <w:color w:val="000000"/>
          <w:sz w:val="16"/>
          <w:szCs w:val="16"/>
        </w:rPr>
      </w:pPr>
    </w:p>
    <w:p w14:paraId="6C5A415E" w14:textId="77777777" w:rsidR="006A29C3" w:rsidRPr="00CB47F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제11조【신탁의 해지】</w:t>
      </w:r>
    </w:p>
    <w:p w14:paraId="5D8AB60C" w14:textId="77777777" w:rsidR="006A29C3" w:rsidRPr="00CB47F8" w:rsidRDefault="006A29C3">
      <w:pPr>
        <w:numPr>
          <w:ilvl w:val="0"/>
          <w:numId w:val="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w:t>
      </w:r>
      <w:r>
        <w:rPr>
          <w:rFonts w:ascii="Times New Roman"/>
          <w:bCs/>
          <w:color w:val="000000"/>
          <w:kern w:val="0"/>
          <w:sz w:val="16"/>
          <w:szCs w:val="16"/>
          <w:shd w:val="clear" w:color="auto" w:fill="FFFFFF"/>
        </w:rPr>
        <w:t xml:space="preserve">제25조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 및 제</w:t>
      </w:r>
      <w:r>
        <w:rPr>
          <w:rFonts w:ascii="Times New Roman" w:hint="eastAsia"/>
          <w:bCs/>
          <w:color w:val="000000"/>
          <w:kern w:val="0"/>
          <w:sz w:val="16"/>
          <w:szCs w:val="16"/>
          <w:shd w:val="clear" w:color="auto" w:fill="FFFFFF"/>
        </w:rPr>
        <w:t>②</w:t>
      </w:r>
      <w:r>
        <w:rPr>
          <w:rFonts w:ascii="Times New Roman"/>
          <w:bCs/>
          <w:color w:val="000000"/>
          <w:kern w:val="0"/>
          <w:sz w:val="16"/>
          <w:szCs w:val="16"/>
          <w:shd w:val="clear" w:color="auto" w:fill="FFFFFF"/>
        </w:rPr>
        <w:t xml:space="preserve">항과 관련하여 신탁기간 종료여부와 관계없이 수탁자는</w:t>
      </w:r>
      <w:r>
        <w:rPr>
          <w:rFonts w:ascii="Times New Roman" w:hint="eastAsia"/>
          <w:bCs/>
          <w:color w:val="000000"/>
          <w:kern w:val="0"/>
          <w:sz w:val="16"/>
          <w:szCs w:val="16"/>
          <w:shd w:val="clear" w:color="auto" w:fill="FFFFFF"/>
        </w:rPr>
        <w:t xml:space="preserve"> </w:t>
      </w:r>
      <w:r>
        <w:rPr>
          <w:rFonts w:ascii="Times New Roman"/>
          <w:bCs/>
          <w:color w:val="000000"/>
          <w:kern w:val="0"/>
          <w:sz w:val="16"/>
          <w:szCs w:val="16"/>
          <w:shd w:val="clear" w:color="auto" w:fill="FFFFFF"/>
        </w:rPr>
        <w:t xml:space="preserve">위탁자 및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 전원의</w:t>
      </w:r>
      <w:r>
        <w:rPr>
          <w:rFonts w:ascii="Times New Roman" w:hint="eastAsia"/>
          <w:bCs/>
          <w:color w:val="000000"/>
          <w:kern w:val="0"/>
          <w:sz w:val="16"/>
          <w:szCs w:val="16"/>
          <w:shd w:val="clear" w:color="auto" w:fill="FFFFFF"/>
        </w:rPr>
        <w:t xml:space="preserve"> 사전 서면동의로 본 신탁계약을 해지할 수 있다. 신탁 등기를 말소하고 위탁자에게 소유권을 이전한 경우, 위탁자는 신탁부동산의 소유자 및 매도인으로서 자유롭게 신탁부동산을 제3자에게 매도(이하 </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매각</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이라 함)할 수 있다.</w:t>
      </w:r>
    </w:p>
    <w:p w14:paraId="2D76D0CA" w14:textId="77777777" w:rsidR="006A29C3" w:rsidRPr="000A7798" w:rsidRDefault="006A29C3">
      <w:pPr>
        <w:numPr>
          <w:ilvl w:val="0"/>
          <w:numId w:val="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w:t>
      </w:r>
      <w:r>
        <w:rPr>
          <w:rFonts w:ascii="Times New Roman"/>
          <w:bCs/>
          <w:color w:val="000000"/>
          <w:kern w:val="0"/>
          <w:sz w:val="16"/>
          <w:szCs w:val="16"/>
          <w:shd w:val="clear" w:color="auto" w:fill="FFFFFF"/>
        </w:rPr>
        <w:t>제3조에도</w:t>
      </w:r>
      <w:r>
        <w:rPr>
          <w:rFonts w:ascii="Times New Roman" w:hint="eastAsia"/>
          <w:bCs/>
          <w:color w:val="000000"/>
          <w:kern w:val="0"/>
          <w:sz w:val="16"/>
          <w:szCs w:val="16"/>
          <w:shd w:val="clear" w:color="auto" w:fill="FFFFFF"/>
        </w:rPr>
        <w:t xml:space="preserve"> 불구하고, </w:t>
      </w:r>
      <w:commentRangeStart w:id="16"/>
      <w:del w:id="1092" w:author="코람코 상장리츠팀" w:date="2026-10-07T09:00:00Z">
        <w:r>
          <w:rPr>
            <w:rFonts w:ascii="Times New Roman"/>
            <w:bCs/>
            <w:color w:val="000000"/>
            <w:kern w:val="0"/>
            <w:sz w:val="16"/>
            <w:szCs w:val="16"/>
            <w:shd w:val="clear" w:color="auto" w:fill="FFFFFF"/>
          </w:rPr>
          <w:delText xml:space="preserve">우선수익자들의 대출원리금</w:delText>
        </w:r>
      </w:del>
      <w:del w:id="1093" w:author="코람코 상장리츠팀" w:date="2026-10-07T09:00:00Z">
        <w:r>
          <w:rPr>
            <w:rFonts w:ascii="Times New Roman" w:hint="eastAsia"/>
            <w:bCs/>
            <w:color w:val="000000"/>
            <w:kern w:val="0"/>
            <w:sz w:val="16"/>
            <w:szCs w:val="16"/>
            <w:shd w:val="clear" w:color="auto" w:fill="FFFFFF"/>
          </w:rPr>
          <w:delText xml:space="preserve"> 상환이 완료되는 경우</w:delText>
        </w:r>
      </w:del>
      <w:ins w:id="1094" w:author="코람코 상장리츠팀" w:date="2026-10-07T09:00:00Z">
        <w:r>
          <w:rPr>
            <w:rFonts w:ascii="Times New Roman"/>
            <w:bCs/>
            <w:color w:val="000000"/>
            <w:kern w:val="0"/>
            <w:sz w:val="16"/>
            <w:szCs w:val="16"/>
          </w:rPr>
          <w:t xml:space="preserve">대주 우선수익자들의 대출원리금 상환이 완료되고 1순위 우선수익자의 임대차보증금 반환채권이 소멸한 경우(위탁자가 1순위 우선수익자에게 대체담보를 제공한 경우를 포함함)</w:t>
        </w:r>
      </w:ins>
      <w:commentRangeEnd w:id="16"/>
      <w:r>
        <w:rPr>
          <w:rStyle w:val="CommentReference"/>
        </w:rPr>
        <w:commentReference w:id="16"/>
      </w:r>
      <w:r>
        <w:rPr>
          <w:rFonts w:ascii="Times New Roman" w:hint="eastAsia"/>
          <w:bCs/>
          <w:color w:val="000000"/>
          <w:kern w:val="0"/>
          <w:sz w:val="16"/>
          <w:szCs w:val="16"/>
          <w:shd w:val="clear" w:color="auto" w:fill="FFFFFF"/>
        </w:rPr>
        <w:t xml:space="preserve"> 또는 동 기간 내 </w:t>
      </w:r>
      <w:r>
        <w:rPr>
          <w:rFonts w:ascii="Times New Roman"/>
          <w:bCs/>
          <w:color w:val="000000"/>
          <w:kern w:val="0"/>
          <w:sz w:val="16"/>
          <w:szCs w:val="16"/>
          <w:shd w:val="clear" w:color="auto" w:fill="FFFFFF"/>
        </w:rPr>
        <w:t xml:space="preserve">본 특약 제12조 제</w:t>
      </w:r>
      <w:r>
        <w:rPr>
          <w:rFonts w:hAnsi="바탕" w:cs="바탕"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항에 따른 </w:t>
      </w:r>
      <w:r>
        <w:rPr>
          <w:rFonts w:ascii="Times New Roman" w:hint="eastAsia"/>
          <w:bCs/>
          <w:color w:val="000000"/>
          <w:kern w:val="0"/>
          <w:sz w:val="16"/>
          <w:szCs w:val="16"/>
          <w:shd w:val="clear" w:color="auto" w:fill="FFFFFF"/>
        </w:rPr>
        <w:t xml:space="preserve">신탁부동산 처분이 실행되어 정산 완료된 경우에는 신탁기간이 만료되는 것으로 하며 별도의 해지 의사 표시 없이도 본 신탁계약이 자동적으로 종료된다.</w:t>
      </w:r>
    </w:p>
    <w:p w14:paraId="42349479" w14:textId="77777777" w:rsidR="006A29C3" w:rsidRPr="000A7798" w:rsidRDefault="006A29C3">
      <w:pPr>
        <w:numPr>
          <w:ilvl w:val="0"/>
          <w:numId w:val="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신탁계약의 해지(해제, 종료 등을 포함하며 이에 한정되지 아니함) 시 본 신탁계약 당사자간의 분쟁, 제3자의 민원, 소송의 제기 또는 이에 준하는 사유 발생이 우려되는 경우 수탁자는 우선수익자들의 동의를 득한 후 해지를 연기하고 필요자금을 유보하거나 공탁할 수 있다. 단, 위탁자</w:t>
      </w:r>
      <w:r>
        <w:rPr>
          <w:rFonts w:ascii="Times New Roman" w:hint="eastAsia"/>
          <w:bCs/>
          <w:color w:val="000000"/>
          <w:kern w:val="0"/>
          <w:sz w:val="16"/>
          <w:szCs w:val="16"/>
          <w:shd w:val="clear" w:color="auto" w:fill="FFFFFF"/>
        </w:rPr>
        <w:t xml:space="preserve">는 수탁자에게 정산내역서 또는 확인서를 제출함으로써 수탁자의 필요자금의 유보나 공탁을 갈음할 수 있다.</w:t>
      </w:r>
    </w:p>
    <w:p w14:paraId="7630BD8C" w14:textId="77777777" w:rsidR="006A29C3" w:rsidRPr="000A7798" w:rsidRDefault="006A29C3" w:rsidP="006A29C3">
      <w:pPr>
        <w:spacing w:line="200" w:lineRule="exact"/>
        <w:rPr>
          <w:rFonts w:ascii="바탕체" w:eastAsia="바탕체" w:hAnsi="바탕체"/>
          <w:color w:val="000000"/>
          <w:sz w:val="16"/>
          <w:szCs w:val="16"/>
        </w:rPr>
      </w:pPr>
    </w:p>
    <w:p w14:paraId="46E48AA9"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제12조【신탁부동산의 처분</w:t>
      </w:r>
      <w:r>
        <w:rPr>
          <w:rFonts w:ascii="Times New Roman" w:eastAsia="바탕체"/>
          <w:b/>
          <w:color w:val="000000"/>
          <w:sz w:val="16"/>
          <w:szCs w:val="16"/>
        </w:rPr>
        <w:t xml:space="preserve">(담보권의 실행)</w:t>
      </w:r>
      <w:r>
        <w:rPr>
          <w:rFonts w:ascii="바탕체" w:eastAsia="바탕체" w:hAnsi="바탕체" w:hint="eastAsia"/>
          <w:b/>
          <w:color w:val="000000"/>
          <w:sz w:val="16"/>
          <w:szCs w:val="16"/>
        </w:rPr>
        <w:t>】</w:t>
      </w:r>
    </w:p>
    <w:p w14:paraId="48A85753" w14:textId="77777777" w:rsidR="006A29C3" w:rsidRPr="009A57C7" w:rsidRDefault="006A29C3">
      <w:pPr>
        <w:numPr>
          <w:ilvl w:val="0"/>
          <w:numId w:val="1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신탁계약서 제</w:t>
      </w:r>
      <w:r>
        <w:rPr>
          <w:rFonts w:ascii="Times New Roman"/>
          <w:color w:val="000000"/>
          <w:kern w:val="0"/>
          <w:sz w:val="16"/>
          <w:shd w:val="clear" w:color="auto" w:fill="FFFFFF"/>
        </w:rPr>
        <w:t>13</w:t>
      </w:r>
      <w:r>
        <w:rPr>
          <w:rFonts w:ascii="Times New Roman" w:hint="eastAsia"/>
          <w:color w:val="000000"/>
          <w:kern w:val="0"/>
          <w:sz w:val="16"/>
          <w:shd w:val="clear" w:color="auto" w:fill="FFFFFF"/>
        </w:rPr>
        <w:t xml:space="preserve">조 제②</w:t>
      </w:r>
      <w:r>
        <w:rPr>
          <w:rFonts w:ascii="Times New Roman"/>
          <w:color w:val="000000"/>
          <w:kern w:val="0"/>
          <w:sz w:val="16"/>
          <w:shd w:val="clear" w:color="auto" w:fill="FFFFFF"/>
        </w:rPr>
        <w:t xml:space="preserve">항, 제16조 제</w:t>
      </w:r>
      <w:r>
        <w:rPr>
          <w:rFonts w:ascii="Times New Roman" w:hint="eastAsia"/>
          <w:color w:val="000000"/>
          <w:kern w:val="0"/>
          <w:sz w:val="16"/>
          <w:shd w:val="clear" w:color="auto" w:fill="FFFFFF"/>
        </w:rPr>
        <w:t>②</w:t>
      </w:r>
      <w:r>
        <w:rPr>
          <w:rFonts w:ascii="Times New Roman"/>
          <w:color w:val="000000"/>
          <w:kern w:val="0"/>
          <w:sz w:val="16"/>
          <w:shd w:val="clear" w:color="auto" w:fill="FFFFFF"/>
        </w:rPr>
        <w:t xml:space="preserve">항 및 제</w:t>
      </w:r>
      <w:r>
        <w:rPr>
          <w:rFonts w:ascii="Times New Roman" w:hint="eastAsia"/>
          <w:color w:val="000000"/>
          <w:kern w:val="0"/>
          <w:sz w:val="16"/>
          <w:shd w:val="clear" w:color="auto" w:fill="FFFFFF"/>
        </w:rPr>
        <w:t>⑤</w:t>
      </w:r>
      <w:r>
        <w:rPr>
          <w:rFonts w:ascii="Times New Roman"/>
          <w:color w:val="000000"/>
          <w:kern w:val="0"/>
          <w:sz w:val="16"/>
          <w:shd w:val="clear" w:color="auto" w:fill="FFFFFF"/>
        </w:rPr>
        <w:t xml:space="preserve">항 </w:t>
      </w:r>
      <w:r>
        <w:rPr>
          <w:rFonts w:ascii="Times New Roman" w:hint="eastAsia"/>
          <w:color w:val="000000"/>
          <w:kern w:val="0"/>
          <w:sz w:val="16"/>
          <w:shd w:val="clear" w:color="auto" w:fill="FFFFFF"/>
        </w:rPr>
        <w:t>및</w:t>
      </w:r>
      <w:r>
        <w:rPr>
          <w:rFonts w:ascii="Times New Roman"/>
          <w:color w:val="000000"/>
          <w:kern w:val="0"/>
          <w:sz w:val="16"/>
          <w:shd w:val="clear" w:color="auto" w:fill="FFFFFF"/>
        </w:rPr>
        <w:t xml:space="preserve"> 제19조에도 불구하고, </w:t>
      </w:r>
      <w:r>
        <w:rPr>
          <w:rFonts w:ascii="Times New Roman" w:hint="eastAsia"/>
          <w:color w:val="000000"/>
          <w:kern w:val="0"/>
          <w:sz w:val="16"/>
          <w:shd w:val="clear" w:color="auto" w:fill="FFFFFF"/>
        </w:rPr>
        <w:t xml:space="preserve">다음 각 호의 </w:t>
      </w:r>
      <w:r>
        <w:rPr>
          <w:rFonts w:ascii="Times New Roman"/>
          <w:color w:val="000000"/>
          <w:kern w:val="0"/>
          <w:sz w:val="16"/>
          <w:shd w:val="clear" w:color="auto" w:fill="FFFFFF"/>
        </w:rPr>
        <w:t>1</w:t>
      </w:r>
      <w:r>
        <w:rPr>
          <w:rFonts w:ascii="Times New Roman" w:hint="eastAsia"/>
          <w:color w:val="000000"/>
          <w:kern w:val="0"/>
          <w:sz w:val="16"/>
          <w:shd w:val="clear" w:color="auto" w:fill="FFFFFF"/>
        </w:rPr>
        <w:t xml:space="preserve">에 해당하는 사유가 발생한 </w:t>
      </w:r>
      <w:r>
        <w:rPr>
          <w:rFonts w:ascii="Times New Roman"/>
          <w:color w:val="000000"/>
          <w:kern w:val="0"/>
          <w:sz w:val="16"/>
          <w:shd w:val="clear" w:color="auto" w:fill="FFFFFF"/>
        </w:rPr>
        <w:t xml:space="preserve">경우에 </w:t>
      </w:r>
      <w:r>
        <w:rPr>
          <w:rFonts w:ascii="Times New Roman" w:hint="eastAsia"/>
          <w:color w:val="000000"/>
          <w:kern w:val="0"/>
          <w:sz w:val="16"/>
          <w:shd w:val="clear" w:color="auto" w:fill="FFFFFF"/>
        </w:rPr>
        <w:t>한하여,</w:t>
      </w:r>
      <w:r>
        <w:rPr>
          <w:rFonts w:ascii="Times New Roman"/>
          <w:color w:val="000000"/>
          <w:kern w:val="0"/>
          <w:sz w:val="16"/>
          <w:shd w:val="clear" w:color="auto" w:fill="FFFFFF"/>
        </w:rPr>
        <w:t xml:space="preserve"> </w:t>
      </w:r>
      <w:commentRangeStart w:id="17"/>
      <w:ins w:id="1095" w:author="코람코 상장리츠팀" w:date="2026-10-07T09:00:00Z">
        <w:r>
          <w:rPr>
            <w:rFonts w:ascii="Times New Roman"/>
            <w:color w:val="000000"/>
            <w:kern w:val="0"/>
            <w:sz w:val="16"/>
          </w:rPr>
          <w:t xml:space="preserve">대주 </w:t>
        </w:r>
      </w:ins>
      <w:commentRangeEnd w:id="17"/>
      <w:r>
        <w:rPr>
          <w:rStyle w:val="CommentReference"/>
        </w:rPr>
        <w:commentReference w:id="17"/>
      </w:r>
      <w:r>
        <w:rPr>
          <w:rFonts w:ascii="Times New Roman" w:hint="eastAsia"/>
          <w:color w:val="000000"/>
          <w:kern w:val="0"/>
          <w:sz w:val="16"/>
          <w:shd w:val="clear" w:color="auto" w:fill="FFFFFF"/>
        </w:rPr>
        <w:t xml:space="preserve">우선수익자들은 본 특약 제5조 </w:t>
      </w:r>
      <w:r>
        <w:rPr>
          <w:rFonts w:ascii="Times New Roman"/>
          <w:color w:val="000000"/>
          <w:kern w:val="0"/>
          <w:sz w:val="16"/>
          <w:shd w:val="clear" w:color="auto" w:fill="FFFFFF"/>
        </w:rPr>
        <w:t>제</w:t>
      </w:r>
      <w:r>
        <w:rPr>
          <w:rFonts w:ascii="Times New Roman" w:hint="eastAsia"/>
          <w:color w:val="000000"/>
          <w:kern w:val="0"/>
          <w:sz w:val="16"/>
          <w:shd w:val="clear" w:color="auto" w:fill="FFFFFF"/>
        </w:rPr>
        <w:t>②</w:t>
      </w:r>
      <w:r>
        <w:rPr>
          <w:rFonts w:ascii="Times New Roman"/>
          <w:color w:val="000000"/>
          <w:kern w:val="0"/>
          <w:sz w:val="16"/>
          <w:shd w:val="clear" w:color="auto" w:fill="FFFFFF"/>
        </w:rPr>
        <w:t>항</w:t>
      </w:r>
      <w:r>
        <w:rPr>
          <w:rFonts w:ascii="Times New Roman" w:hint="eastAsia"/>
          <w:color w:val="000000"/>
          <w:kern w:val="0"/>
          <w:sz w:val="16"/>
          <w:shd w:val="clear" w:color="auto" w:fill="FFFFFF"/>
        </w:rPr>
        <w:t xml:space="preserve">에 따라 신탁기간 종료 전이라도 수탁자에게 신탁부동산의 </w:t>
      </w:r>
      <w:r>
        <w:rPr>
          <w:rFonts w:ascii="Times New Roman"/>
          <w:color w:val="000000"/>
          <w:kern w:val="0"/>
          <w:sz w:val="16"/>
          <w:shd w:val="clear" w:color="auto" w:fill="FFFFFF"/>
        </w:rPr>
        <w:t>처분</w:t>
      </w:r>
      <w:r>
        <w:rPr>
          <w:rFonts w:ascii="Times New Roman" w:hint="eastAsia"/>
          <w:color w:val="000000"/>
          <w:kern w:val="0"/>
          <w:sz w:val="16"/>
          <w:shd w:val="clear" w:color="auto" w:fill="FFFFFF"/>
        </w:rPr>
        <w:t xml:space="preserve">을 요청할 수 있고,</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수탁자는 이에 따라야 한다.</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단,</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본 항 제2호의 경우에는 위탁자의 사전 동의가 있어야 한다.</w:t>
      </w:r>
    </w:p>
    <w:p w14:paraId="7D2AF480" w14:textId="77777777" w:rsidR="006A29C3" w:rsidRPr="000A7798" w:rsidRDefault="006A29C3">
      <w:pPr>
        <w:numPr>
          <w:ilvl w:val="0"/>
          <w:numId w:val="11"/>
        </w:numPr>
        <w:spacing w:line="200" w:lineRule="exact"/>
        <w:rPr>
          <w:rFonts w:ascii="바탕체" w:hAnsi="바탕체"/>
          <w:sz w:val="16"/>
        </w:rPr>
      </w:pPr>
      <w:r>
        <w:rPr>
          <w:rFonts w:ascii="바탕체" w:eastAsia="바탕체" w:hAnsi="바탕체" w:hint="eastAsia"/>
          <w:sz w:val="16"/>
          <w:szCs w:val="16"/>
        </w:rPr>
        <w:t xml:space="preserve">대출약정서에 정한 </w:t>
      </w:r>
      <w:r>
        <w:rPr>
          <w:rFonts w:ascii="바탕체" w:hAnsi="바탕체" w:hint="eastAsia"/>
          <w:sz w:val="16"/>
        </w:rPr>
        <w:t>차주</w:t>
      </w:r>
      <w:r>
        <w:rPr>
          <w:rFonts w:ascii="바탕체" w:hAnsi="바탕체"/>
          <w:sz w:val="16"/>
        </w:rPr>
        <w:t xml:space="preserve">(위탁자)의 기한의 이익이</w:t>
      </w:r>
      <w:r>
        <w:rPr>
          <w:rFonts w:ascii="바탕체" w:hAnsi="바탕체" w:hint="eastAsia"/>
          <w:sz w:val="16"/>
        </w:rPr>
        <w:t xml:space="preserve"> </w:t>
      </w:r>
      <w:r>
        <w:rPr>
          <w:rFonts w:ascii="바탕체" w:hAnsi="바탕체"/>
          <w:sz w:val="16"/>
        </w:rPr>
        <w:t xml:space="preserve">상실된 경우</w:t>
      </w:r>
    </w:p>
    <w:p w14:paraId="73F2BB2C" w14:textId="77777777" w:rsidR="006A29C3" w:rsidRPr="000A7798" w:rsidRDefault="006A29C3">
      <w:pPr>
        <w:numPr>
          <w:ilvl w:val="0"/>
          <w:numId w:val="11"/>
        </w:numPr>
        <w:spacing w:line="200" w:lineRule="exact"/>
        <w:rPr>
          <w:rFonts w:ascii="바탕체" w:hAnsi="바탕체"/>
          <w:sz w:val="16"/>
        </w:rPr>
      </w:pPr>
      <w:r>
        <w:rPr>
          <w:rFonts w:ascii="바탕체" w:hAnsi="바탕체"/>
          <w:sz w:val="16"/>
        </w:rPr>
        <w:t xml:space="preserve">위탁자가 본 신탁계약을 위반한 경우</w:t>
      </w:r>
    </w:p>
    <w:p w14:paraId="42037DBF" w14:textId="77777777" w:rsidR="006A29C3" w:rsidRPr="000A7798" w:rsidRDefault="006A29C3">
      <w:pPr>
        <w:numPr>
          <w:ilvl w:val="0"/>
          <w:numId w:val="1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수탁자는 필요시</w:t>
      </w:r>
      <w:r>
        <w:rPr>
          <w:rFonts w:ascii="Times New Roman"/>
          <w:color w:val="000000"/>
          <w:kern w:val="0"/>
          <w:sz w:val="16"/>
          <w:shd w:val="clear" w:color="auto" w:fill="FFFFFF"/>
        </w:rPr>
        <w:t xml:space="preserve"> 신탁부동산</w:t>
      </w:r>
      <w:r>
        <w:rPr>
          <w:rFonts w:ascii="Times New Roman" w:hint="eastAsia"/>
          <w:color w:val="000000"/>
          <w:kern w:val="0"/>
          <w:sz w:val="16"/>
          <w:shd w:val="clear" w:color="auto" w:fill="FFFFFF"/>
        </w:rPr>
        <w:t xml:space="preserve"> 처분과 관련하여 자문기관, 법무법인, 회계법인, 감정평가법인 등을 선정할 수 있으며</w:t>
      </w:r>
      <w:r>
        <w:rPr>
          <w:rFonts w:ascii="Times New Roman"/>
          <w:color w:val="000000"/>
          <w:kern w:val="0"/>
          <w:sz w:val="16"/>
          <w:shd w:val="clear" w:color="auto" w:fill="FFFFFF"/>
        </w:rPr>
        <w:t xml:space="preserve">, </w:t>
      </w:r>
      <w:r>
        <w:rPr>
          <w:rFonts w:ascii="Times New Roman" w:hint="eastAsia"/>
          <w:color w:val="000000"/>
          <w:kern w:val="0"/>
          <w:sz w:val="16"/>
          <w:shd w:val="clear" w:color="auto" w:fill="FFFFFF"/>
        </w:rPr>
        <w:t xml:space="preserve">이에 소요되는 비용은 처분대금에서 지급하기로 하며, 정산순서는 신탁계약서 제</w:t>
      </w:r>
      <w:r>
        <w:rPr>
          <w:rFonts w:ascii="Times New Roman"/>
          <w:color w:val="000000"/>
          <w:kern w:val="0"/>
          <w:sz w:val="16"/>
          <w:shd w:val="clear" w:color="auto" w:fill="FFFFFF"/>
        </w:rPr>
        <w:t>23</w:t>
      </w:r>
      <w:r>
        <w:rPr>
          <w:rFonts w:ascii="Times New Roman" w:hint="eastAsia"/>
          <w:color w:val="000000"/>
          <w:kern w:val="0"/>
          <w:sz w:val="16"/>
          <w:shd w:val="clear" w:color="auto" w:fill="FFFFFF"/>
        </w:rPr>
        <w:t xml:space="preserve">조 제①항 제</w:t>
      </w:r>
      <w:r>
        <w:rPr>
          <w:rFonts w:ascii="Times New Roman"/>
          <w:color w:val="000000"/>
          <w:kern w:val="0"/>
          <w:sz w:val="16"/>
          <w:shd w:val="clear" w:color="auto" w:fill="FFFFFF"/>
        </w:rPr>
        <w:t>1</w:t>
      </w:r>
      <w:r>
        <w:rPr>
          <w:rFonts w:ascii="Times New Roman" w:hint="eastAsia"/>
          <w:color w:val="000000"/>
          <w:kern w:val="0"/>
          <w:sz w:val="16"/>
          <w:shd w:val="clear" w:color="auto" w:fill="FFFFFF"/>
        </w:rPr>
        <w:t xml:space="preserve">호의 비용과 동일한 순서로 한다.</w:t>
      </w:r>
    </w:p>
    <w:p w14:paraId="1AFBDE7B" w14:textId="77777777" w:rsidR="006A29C3" w:rsidRPr="00475ECF" w:rsidRDefault="006A29C3">
      <w:pPr>
        <w:numPr>
          <w:ilvl w:val="0"/>
          <w:numId w:val="10"/>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color w:val="000000"/>
          <w:kern w:val="0"/>
          <w:sz w:val="16"/>
          <w:shd w:val="clear" w:color="auto" w:fill="FFFFFF"/>
        </w:rPr>
        <w:t xml:space="preserve">신탁계약서 제</w:t>
      </w:r>
      <w:r>
        <w:rPr>
          <w:rFonts w:ascii="Times New Roman"/>
          <w:color w:val="000000"/>
          <w:kern w:val="0"/>
          <w:sz w:val="16"/>
          <w:shd w:val="clear" w:color="auto" w:fill="FFFFFF"/>
        </w:rPr>
        <w:t xml:space="preserve">20조 내지 제22</w:t>
      </w:r>
      <w:r>
        <w:rPr>
          <w:rFonts w:ascii="Times New Roman" w:hint="eastAsia"/>
          <w:color w:val="000000"/>
          <w:kern w:val="0"/>
          <w:sz w:val="16"/>
          <w:shd w:val="clear" w:color="auto" w:fill="FFFFFF"/>
        </w:rPr>
        <w:t xml:space="preserve">조에도 불구하고</w:t>
      </w:r>
      <w:r>
        <w:rPr>
          <w:rFonts w:ascii="Times New Roman"/>
          <w:color w:val="000000"/>
          <w:kern w:val="0"/>
          <w:sz w:val="16"/>
          <w:shd w:val="clear" w:color="auto" w:fill="FFFFFF"/>
        </w:rPr>
        <w:t xml:space="preserve">, 본 조 제</w:t>
      </w:r>
      <w:r>
        <w:rPr>
          <w:rFonts w:ascii="Times New Roman" w:hint="eastAsia"/>
          <w:color w:val="000000"/>
          <w:kern w:val="0"/>
          <w:sz w:val="16"/>
          <w:shd w:val="clear" w:color="auto" w:fill="FFFFFF"/>
        </w:rPr>
        <w:t>①</w:t>
      </w:r>
      <w:r>
        <w:rPr>
          <w:rFonts w:ascii="Times New Roman"/>
          <w:color w:val="000000"/>
          <w:kern w:val="0"/>
          <w:sz w:val="16"/>
          <w:shd w:val="clear" w:color="auto" w:fill="FFFFFF"/>
        </w:rPr>
        <w:t xml:space="preserve">항 </w:t>
      </w:r>
      <w:r>
        <w:rPr>
          <w:rFonts w:ascii="Times New Roman" w:hint="eastAsia"/>
          <w:color w:val="000000"/>
          <w:kern w:val="0"/>
          <w:sz w:val="16"/>
          <w:shd w:val="clear" w:color="auto" w:fill="FFFFFF"/>
        </w:rPr>
        <w:t xml:space="preserve">각 호</w:t>
      </w:r>
      <w:r>
        <w:rPr>
          <w:rFonts w:ascii="Times New Roman"/>
          <w:color w:val="000000"/>
          <w:kern w:val="0"/>
          <w:sz w:val="16"/>
          <w:shd w:val="clear" w:color="auto" w:fill="FFFFFF"/>
        </w:rPr>
        <w:t xml:space="preserve">의 사유로 신탁부동산이 처분되는 경우 </w:t>
      </w:r>
      <w:r>
        <w:rPr>
          <w:rFonts w:ascii="Times New Roman" w:hint="eastAsia"/>
          <w:color w:val="000000"/>
          <w:kern w:val="0"/>
          <w:sz w:val="16"/>
          <w:shd w:val="clear" w:color="auto" w:fill="FFFFFF"/>
        </w:rPr>
        <w:t xml:space="preserve">신탁부동산의 </w:t>
      </w:r>
      <w:r>
        <w:rPr>
          <w:rFonts w:ascii="Times New Roman"/>
          <w:color w:val="000000"/>
          <w:kern w:val="0"/>
          <w:sz w:val="16"/>
          <w:shd w:val="clear" w:color="auto" w:fill="FFFFFF"/>
        </w:rPr>
        <w:t xml:space="preserve">처분시기, 처분방법, 처분대금, 매수인, 처분절차 등(이하 “처분방법 등”이라 함)은 수탁자</w:t>
      </w:r>
      <w:r>
        <w:rPr>
          <w:rFonts w:ascii="Times New Roman" w:hint="eastAsia"/>
          <w:color w:val="000000"/>
          <w:kern w:val="0"/>
          <w:sz w:val="16"/>
          <w:shd w:val="clear" w:color="auto" w:fill="FFFFFF"/>
        </w:rPr>
        <w:t xml:space="preserve"> 및</w:t>
      </w:r>
      <w:r>
        <w:rPr>
          <w:rFonts w:ascii="Times New Roman"/>
          <w:color w:val="000000"/>
          <w:kern w:val="0"/>
          <w:sz w:val="16"/>
          <w:shd w:val="clear" w:color="auto" w:fill="FFFFFF"/>
        </w:rPr>
        <w:t xml:space="preserve"> </w:t>
      </w:r>
      <w:ins w:id="1096" w:author="코람코 상장리츠팀" w:date="2026-10-07T09:00:00Z">
        <w:r>
          <w:rPr>
            <w:rFonts w:ascii="Times New Roman"/>
            <w:color w:val="000000"/>
            <w:kern w:val="0"/>
            <w:sz w:val="16"/>
          </w:rPr>
          <w:t xml:space="preserve">대주 </w:t>
        </w:r>
      </w:ins>
      <w:r>
        <w:rPr>
          <w:rFonts w:ascii="Times New Roman"/>
          <w:color w:val="000000"/>
          <w:kern w:val="0"/>
          <w:sz w:val="16"/>
          <w:shd w:val="clear" w:color="auto" w:fill="FFFFFF"/>
        </w:rPr>
        <w:t xml:space="preserve">우선수익자</w:t>
      </w:r>
      <w:r>
        <w:rPr>
          <w:rFonts w:ascii="Times New Roman" w:hint="eastAsia"/>
          <w:color w:val="000000"/>
          <w:kern w:val="0"/>
          <w:sz w:val="16"/>
          <w:shd w:val="clear" w:color="auto" w:fill="FFFFFF"/>
        </w:rPr>
        <w:t>들이</w:t>
      </w:r>
      <w:r>
        <w:rPr>
          <w:rFonts w:ascii="Times New Roman"/>
          <w:color w:val="000000"/>
          <w:kern w:val="0"/>
          <w:sz w:val="16"/>
          <w:shd w:val="clear" w:color="auto" w:fill="FFFFFF"/>
        </w:rPr>
        <w:t xml:space="preserve"> 협의하여 정하기로 </w:t>
      </w:r>
      <w:r>
        <w:rPr>
          <w:rFonts w:ascii="Times New Roman" w:hint="eastAsia"/>
          <w:color w:val="000000"/>
          <w:kern w:val="0"/>
          <w:sz w:val="16"/>
          <w:shd w:val="clear" w:color="auto" w:fill="FFFFFF"/>
        </w:rPr>
        <w:t>한다.</w:t>
      </w:r>
    </w:p>
    <w:p w14:paraId="4B92E335" w14:textId="77777777" w:rsidR="006A29C3" w:rsidRPr="000A7798" w:rsidRDefault="006A29C3" w:rsidP="006A29C3">
      <w:pPr>
        <w:spacing w:line="200" w:lineRule="exact"/>
        <w:rPr>
          <w:rFonts w:ascii="Times New Roman"/>
          <w:bCs/>
          <w:color w:val="000000"/>
          <w:kern w:val="0"/>
          <w:sz w:val="16"/>
          <w:szCs w:val="16"/>
          <w:shd w:val="clear" w:color="auto" w:fill="FFFFFF"/>
        </w:rPr>
      </w:pPr>
    </w:p>
    <w:p w14:paraId="5D234FE1" w14:textId="77777777" w:rsidR="006A29C3" w:rsidRPr="000A7798" w:rsidRDefault="006A29C3" w:rsidP="006A29C3">
      <w:pPr>
        <w:spacing w:line="200" w:lineRule="exact"/>
        <w:rPr>
          <w:rFonts w:ascii="바탕체" w:eastAsia="바탕체" w:hAnsi="바탕체"/>
          <w:b/>
          <w:color w:val="000000"/>
          <w:sz w:val="16"/>
          <w:szCs w:val="16"/>
        </w:rPr>
      </w:pPr>
      <w:r>
        <w:rPr>
          <w:rFonts w:ascii="Times New Roman" w:hint="eastAsia"/>
          <w:b/>
          <w:bCs/>
          <w:color w:val="000000"/>
          <w:kern w:val="0"/>
          <w:sz w:val="16"/>
          <w:shd w:val="clear" w:color="auto" w:fill="FFFFFF"/>
        </w:rPr>
        <w:t>제</w:t>
      </w:r>
      <w:r>
        <w:rPr>
          <w:rFonts w:ascii="바탕체" w:eastAsia="바탕체" w:hAnsi="바탕체" w:hint="eastAsia"/>
          <w:b/>
          <w:color w:val="000000"/>
          <w:sz w:val="16"/>
          <w:szCs w:val="16"/>
        </w:rPr>
        <w:t>12조의2【신탁부동산의 처분(임의처분)】</w:t>
      </w:r>
    </w:p>
    <w:p w14:paraId="2EBC4C99" w14:textId="77777777" w:rsidR="006A29C3" w:rsidRPr="000A7798" w:rsidRDefault="006A29C3">
      <w:pPr>
        <w:numPr>
          <w:ilvl w:val="0"/>
          <w:numId w:val="21"/>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시기를 불문하고 위탁자가 신탁부동산 일부 또는 전부를 처분하고자 하는 경우로서 위탁자가 수탁자에게 요청하고, 우선수익자들이 이에 동의한 경우, 수탁자는 신탁기간 종료 전이라도 위탁자의 요청에 따라 매수인과 매매계약을 체결하고 해당 매매계약에서 정한 바에 따라 소유권을 매수인에게 이전하는 절차 등을 거쳐 신탁부동산을 처분하기로 한다.</w:t>
      </w:r>
      <w:commentRangeStart w:id="18"/>
      <w:ins w:id="1097" w:author="코람코 상장리츠팀" w:date="2026-10-07T09:00:00Z">
        <w:r>
          <w:rPr>
            <w:rFonts w:ascii="Times New Roman" w:hint="eastAsia"/>
            <w:bCs/>
            <w:color w:val="000000"/>
            <w:kern w:val="0"/>
            <w:sz w:val="16"/>
            <w:szCs w:val="16"/>
          </w:rPr>
          <w:t xml:space="preserve"> 다만, 해당 처분대금으로 대출약정서상 위탁자의 대주 우선수익자들에 대한 피담보채무 전액을 상환할 수 있는 경우에는 대주 우선수익자들의 동의를 요하지 아니하며, 위탁자는 대주 우선수익자들에게 서면으로 통지하여야 한다. 이 경우 1순위 우선수익자에 대하여는 매수인이 1순위 우선수익자에 대한 임대인 지위 및 임대차보증금 반환채무를 승계하고 대체담보를 제공하거나 위탁자가 해당 임대차보증금을 반환하는 것으로 그 동의에 갈음한다.</w:t>
        </w:r>
      </w:ins>
      <w:commentRangeEnd w:id="18"/>
      <w:r>
        <w:rPr>
          <w:rStyle w:val="CommentReference"/>
        </w:rPr>
        <w:commentReference w:id="18"/>
      </w:r>
    </w:p>
    <w:p w14:paraId="08D3459A" w14:textId="77777777" w:rsidR="006A29C3" w:rsidRPr="000A7798" w:rsidRDefault="006A29C3">
      <w:pPr>
        <w:numPr>
          <w:ilvl w:val="0"/>
          <w:numId w:val="21"/>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신탁계약서</w:t>
      </w:r>
      <w:r>
        <w:rPr>
          <w:rFonts w:ascii="Times New Roman" w:hint="eastAsia"/>
          <w:color w:val="000000"/>
          <w:kern w:val="0"/>
          <w:sz w:val="16"/>
          <w:shd w:val="clear" w:color="auto" w:fill="FFFFFF"/>
        </w:rPr>
        <w:t xml:space="preserve"> 제</w:t>
      </w:r>
      <w:r>
        <w:rPr>
          <w:rFonts w:ascii="Times New Roman" w:hint="eastAsia"/>
          <w:bCs/>
          <w:color w:val="000000"/>
          <w:kern w:val="0"/>
          <w:sz w:val="16"/>
          <w:szCs w:val="16"/>
          <w:shd w:val="clear" w:color="auto" w:fill="FFFFFF"/>
        </w:rPr>
        <w:t xml:space="preserve">20조 내지 제22조에도 불구하고, </w:t>
      </w:r>
      <w:r>
        <w:rPr>
          <w:rFonts w:ascii="Times New Roman" w:eastAsia="바탕체" w:hint="eastAsia"/>
          <w:bCs/>
          <w:color w:val="000000"/>
          <w:sz w:val="16"/>
          <w:szCs w:val="16"/>
        </w:rPr>
        <w:t xml:space="preserve">본 조 제</w:t>
      </w:r>
      <w:r>
        <w:rPr>
          <w:rFonts w:hAnsi="바탕" w:hint="eastAsia"/>
          <w:bCs/>
          <w:color w:val="000000"/>
          <w:sz w:val="16"/>
          <w:szCs w:val="16"/>
        </w:rPr>
        <w:t>①항</w:t>
      </w:r>
      <w:r>
        <w:rPr>
          <w:rFonts w:ascii="Times New Roman" w:hint="eastAsia"/>
          <w:bCs/>
          <w:color w:val="000000"/>
          <w:kern w:val="0"/>
          <w:sz w:val="16"/>
          <w:szCs w:val="16"/>
          <w:shd w:val="clear" w:color="auto" w:fill="FFFFFF"/>
        </w:rPr>
        <w:t xml:space="preserve">에 따른 처분방법 등은 위탁자가 정하기로 한다.</w:t>
      </w:r>
      <w:r>
        <w:rPr>
          <w:rFonts w:ascii="Times New Roman"/>
          <w:bCs/>
          <w:color w:val="000000"/>
          <w:kern w:val="0"/>
          <w:sz w:val="16"/>
          <w:szCs w:val="16"/>
          <w:shd w:val="clear" w:color="auto" w:fill="FFFFFF"/>
        </w:rPr>
        <w:t xml:space="preserve"> </w:t>
      </w:r>
    </w:p>
    <w:p w14:paraId="2C21EB61" w14:textId="77777777" w:rsidR="006A29C3" w:rsidRPr="00CB47F8" w:rsidRDefault="006A29C3">
      <w:pPr>
        <w:numPr>
          <w:ilvl w:val="0"/>
          <w:numId w:val="21"/>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bCs/>
          <w:color w:val="000000"/>
          <w:kern w:val="0"/>
          <w:sz w:val="16"/>
          <w:szCs w:val="16"/>
          <w:shd w:val="clear" w:color="auto" w:fill="FFFFFF"/>
        </w:rPr>
        <w:t xml:space="preserve">본 조 제①항에 따라</w:t>
      </w:r>
      <w:r>
        <w:rPr>
          <w:rFonts w:ascii="Times New Roman" w:hint="eastAsia"/>
          <w:color w:val="000000"/>
          <w:kern w:val="0"/>
          <w:sz w:val="16"/>
          <w:shd w:val="clear" w:color="auto" w:fill="FFFFFF"/>
        </w:rPr>
        <w:t xml:space="preserve"> 신탁부동산이 처분되는 경우에는 신탁계약서 『별지 3. 신탁보수에 관한 약정』에 따른 신탁재산 처분보수가 발생하지 않는 것으로 한다.</w:t>
      </w:r>
    </w:p>
    <w:p w14:paraId="2C4FB830" w14:textId="77777777" w:rsidR="006A29C3" w:rsidRPr="00CB47F8" w:rsidRDefault="006A29C3" w:rsidP="006A29C3">
      <w:pPr>
        <w:spacing w:line="200" w:lineRule="exact"/>
        <w:rPr>
          <w:rFonts w:ascii="Times New Roman"/>
          <w:b/>
          <w:bCs/>
          <w:color w:val="000000"/>
          <w:kern w:val="0"/>
          <w:sz w:val="16"/>
          <w:shd w:val="clear" w:color="auto" w:fill="FFFFFF"/>
        </w:rPr>
      </w:pPr>
    </w:p>
    <w:p w14:paraId="0959DC03" w14:textId="77777777" w:rsidR="006A29C3" w:rsidRPr="00CB47F8" w:rsidRDefault="006A29C3" w:rsidP="006A29C3">
      <w:pPr>
        <w:spacing w:line="200" w:lineRule="exact"/>
        <w:rPr>
          <w:rFonts w:ascii="바탕체" w:eastAsia="바탕체" w:hAnsi="바탕체"/>
          <w:b/>
          <w:color w:val="000000"/>
          <w:sz w:val="16"/>
          <w:szCs w:val="16"/>
        </w:rPr>
      </w:pPr>
      <w:r>
        <w:rPr>
          <w:rFonts w:ascii="Times New Roman" w:hint="eastAsia"/>
          <w:b/>
          <w:bCs/>
          <w:color w:val="000000"/>
          <w:kern w:val="0"/>
          <w:sz w:val="16"/>
          <w:shd w:val="clear" w:color="auto" w:fill="FFFFFF"/>
        </w:rPr>
        <w:t>제</w:t>
      </w:r>
      <w:r>
        <w:rPr>
          <w:rFonts w:ascii="바탕체" w:eastAsia="바탕체" w:hAnsi="바탕체" w:hint="eastAsia"/>
          <w:b/>
          <w:color w:val="000000"/>
          <w:sz w:val="16"/>
          <w:szCs w:val="16"/>
        </w:rPr>
        <w:t>12조의3【신탁부동산의 처분(정산 및 신탁종료)】</w:t>
      </w:r>
    </w:p>
    <w:p w14:paraId="575A1902" w14:textId="77777777" w:rsidR="006A29C3" w:rsidRPr="00CB47F8" w:rsidRDefault="006A29C3">
      <w:pPr>
        <w:numPr>
          <w:ilvl w:val="0"/>
          <w:numId w:val="22"/>
        </w:numPr>
        <w:tabs>
          <w:tab w:val="left" w:pos="400"/>
          <w:tab w:val="left" w:pos="800"/>
          <w:tab w:val="left" w:pos="1600"/>
          <w:tab w:val="left" w:pos="2400"/>
          <w:tab w:val="left" w:pos="3200"/>
        </w:tabs>
        <w:wordWrap w:val="0"/>
        <w:autoSpaceDE w:val="0"/>
        <w:autoSpaceDN w:val="0"/>
        <w:snapToGrid w:val="0"/>
        <w:rPr>
          <w:rFonts w:ascii="Times New Roman"/>
          <w:color w:val="000000"/>
          <w:kern w:val="0"/>
          <w:sz w:val="16"/>
          <w:shd w:val="clear" w:color="auto" w:fill="FFFFFF"/>
        </w:rPr>
      </w:pPr>
      <w:r>
        <w:rPr>
          <w:rFonts w:ascii="Times New Roman" w:hint="eastAsia"/>
          <w:bCs/>
          <w:kern w:val="0"/>
          <w:sz w:val="16"/>
          <w:szCs w:val="16"/>
          <w:shd w:val="clear" w:color="auto" w:fill="FFFFFF"/>
        </w:rPr>
        <w:t xml:space="preserve">본 특약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조 및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조의</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에 따른 처분대금의 정산은 신탁계약서 제2</w:t>
      </w:r>
      <w:r>
        <w:rPr>
          <w:rFonts w:ascii="Times New Roman"/>
          <w:bCs/>
          <w:kern w:val="0"/>
          <w:sz w:val="16"/>
          <w:szCs w:val="16"/>
          <w:shd w:val="clear" w:color="auto" w:fill="FFFFFF"/>
        </w:rPr>
        <w:t>3</w:t>
      </w:r>
      <w:r>
        <w:rPr>
          <w:rFonts w:ascii="Times New Roman" w:hint="eastAsia"/>
          <w:bCs/>
          <w:kern w:val="0"/>
          <w:sz w:val="16"/>
          <w:szCs w:val="16"/>
          <w:shd w:val="clear" w:color="auto" w:fill="FFFFFF"/>
        </w:rPr>
        <w:t xml:space="preserve">조 </w:t>
      </w:r>
      <w:r>
        <w:rPr>
          <w:rFonts w:ascii="Times New Roman"/>
          <w:bCs/>
          <w:kern w:val="0"/>
          <w:sz w:val="16"/>
          <w:szCs w:val="16"/>
          <w:shd w:val="clear" w:color="auto" w:fill="FFFFFF"/>
        </w:rPr>
        <w:t>제</w:t>
      </w:r>
      <w:r>
        <w:rPr>
          <w:rFonts w:hAnsi="바탕" w:cs="바탕" w:hint="eastAsia"/>
          <w:bCs/>
          <w:kern w:val="0"/>
          <w:sz w:val="16"/>
          <w:szCs w:val="16"/>
          <w:shd w:val="clear" w:color="auto" w:fill="FFFFFF"/>
        </w:rPr>
        <w:t>①</w:t>
      </w:r>
      <w:r>
        <w:rPr>
          <w:rFonts w:ascii="Times New Roman"/>
          <w:bCs/>
          <w:kern w:val="0"/>
          <w:sz w:val="16"/>
          <w:szCs w:val="16"/>
          <w:shd w:val="clear" w:color="auto" w:fill="FFFFFF"/>
        </w:rPr>
        <w:t>항</w:t>
      </w:r>
      <w:r>
        <w:rPr>
          <w:rFonts w:ascii="Times New Roman" w:hint="eastAsia"/>
          <w:bCs/>
          <w:kern w:val="0"/>
          <w:sz w:val="16"/>
          <w:szCs w:val="16"/>
          <w:shd w:val="clear" w:color="auto" w:fill="FFFFFF"/>
        </w:rPr>
        <w:t xml:space="preserve">의 순서를 따르기로 하되,</w:t>
      </w:r>
      <w:r>
        <w:rPr>
          <w:rFonts w:ascii="Times New Roman"/>
          <w:bCs/>
          <w:kern w:val="0"/>
          <w:sz w:val="16"/>
          <w:szCs w:val="16"/>
          <w:shd w:val="clear" w:color="auto" w:fill="FFFFFF"/>
        </w:rPr>
        <w:t xml:space="preserve"> </w:t>
      </w:r>
      <w:r>
        <w:rPr>
          <w:rFonts w:ascii="Times New Roman" w:hint="eastAsia"/>
          <w:bCs/>
          <w:kern w:val="0"/>
          <w:sz w:val="16"/>
          <w:szCs w:val="16"/>
          <w:shd w:val="clear" w:color="auto" w:fill="FFFFFF"/>
        </w:rPr>
        <w:t xml:space="preserve">신탁계약서 제23조 </w:t>
      </w:r>
      <w:r>
        <w:rPr>
          <w:rFonts w:ascii="Times New Roman"/>
          <w:bCs/>
          <w:kern w:val="0"/>
          <w:sz w:val="16"/>
          <w:szCs w:val="16"/>
          <w:shd w:val="clear" w:color="auto" w:fill="FFFFFF"/>
        </w:rPr>
        <w:t>제</w:t>
      </w:r>
      <w:r>
        <w:rPr>
          <w:rFonts w:hAnsi="바탕" w:cs="바탕" w:hint="eastAsia"/>
          <w:bCs/>
          <w:kern w:val="0"/>
          <w:sz w:val="16"/>
          <w:szCs w:val="16"/>
          <w:shd w:val="clear" w:color="auto" w:fill="FFFFFF"/>
        </w:rPr>
        <w:t>①</w:t>
      </w:r>
      <w:r>
        <w:rPr>
          <w:rFonts w:ascii="Times New Roman"/>
          <w:bCs/>
          <w:kern w:val="0"/>
          <w:sz w:val="16"/>
          <w:szCs w:val="16"/>
          <w:shd w:val="clear" w:color="auto" w:fill="FFFFFF"/>
        </w:rPr>
        <w:t>항</w:t>
      </w:r>
      <w:r>
        <w:rPr>
          <w:rFonts w:ascii="Times New Roman" w:hint="eastAsia"/>
          <w:bCs/>
          <w:kern w:val="0"/>
          <w:sz w:val="16"/>
          <w:szCs w:val="16"/>
          <w:shd w:val="clear" w:color="auto" w:fill="FFFFFF"/>
        </w:rPr>
        <w:t xml:space="preserve"> 제5호의 </w:t>
      </w:r>
      <w:r>
        <w:rPr>
          <w:rFonts w:ascii="Times New Roman"/>
          <w:bCs/>
          <w:kern w:val="0"/>
          <w:sz w:val="16"/>
          <w:szCs w:val="16"/>
          <w:shd w:val="clear" w:color="auto" w:fill="FFFFFF"/>
        </w:rPr>
        <w:t>‘</w:t>
      </w:r>
      <w:r>
        <w:rPr>
          <w:rFonts w:ascii="Times New Roman" w:hint="eastAsia"/>
          <w:bCs/>
          <w:kern w:val="0"/>
          <w:sz w:val="16"/>
          <w:szCs w:val="16"/>
          <w:shd w:val="clear" w:color="auto" w:fill="FFFFFF"/>
        </w:rPr>
        <w:t xml:space="preserve">우선수익자의 채권</w:t>
      </w:r>
      <w:r>
        <w:rPr>
          <w:rFonts w:ascii="Times New Roman"/>
          <w:bCs/>
          <w:kern w:val="0"/>
          <w:sz w:val="16"/>
          <w:szCs w:val="16"/>
          <w:shd w:val="clear" w:color="auto" w:fill="FFFFFF"/>
        </w:rPr>
        <w:t>’</w:t>
      </w:r>
      <w:r>
        <w:rPr>
          <w:rFonts w:ascii="Times New Roman" w:hint="eastAsia"/>
          <w:bCs/>
          <w:kern w:val="0"/>
          <w:sz w:val="16"/>
          <w:szCs w:val="16"/>
          <w:shd w:val="clear" w:color="auto" w:fill="FFFFFF"/>
        </w:rPr>
        <w:t xml:space="preserve">은 </w:t>
      </w:r>
      <w:commentRangeStart w:id="19"/>
      <w:del w:id="1098" w:author="코람코 상장리츠팀" w:date="2026-10-07T09:00:00Z">
        <w:r>
          <w:rPr>
            <w:rFonts w:ascii="Times New Roman" w:hint="eastAsia"/>
            <w:bCs/>
            <w:kern w:val="0"/>
            <w:sz w:val="16"/>
            <w:szCs w:val="16"/>
            <w:shd w:val="clear" w:color="auto" w:fill="FFFFFF"/>
          </w:rPr>
          <w:delText xml:space="preserve">구체적으로 대출약정서 제7조 제4항의 변제충당 순서를 따르는 것으로 한다.</w:delText>
        </w:r>
      </w:del>
      <w:ins w:id="1099" w:author="코람코 상장리츠팀" w:date="2026-10-07T09:00:00Z">
        <w:r>
          <w:rPr>
            <w:rFonts w:ascii="Times New Roman" w:hint="eastAsia"/>
            <w:bCs/>
            <w:kern w:val="0"/>
            <w:sz w:val="16"/>
            <w:szCs w:val="16"/>
          </w:rPr>
          <w:t xml:space="preserve">1순위 우선수익자의 채권, 2순위 우선수익자의 채권, 3순위 우선수익자의 채권의 순서로 하고, 대주 우선수익자들에 대한 충당은 구체적으로 대출약정서 제7조 제4항의 변제충당 순서를 따르는 것으로 한다.</w:t>
        </w:r>
      </w:ins>
      <w:commentRangeEnd w:id="19"/>
      <w:r>
        <w:rPr>
          <w:rStyle w:val="CommentReference"/>
        </w:rPr>
        <w:commentReference w:id="19"/>
      </w:r>
    </w:p>
    <w:p w14:paraId="367E4B3A" w14:textId="77777777" w:rsidR="006A29C3" w:rsidRPr="00CB47F8" w:rsidRDefault="006A29C3">
      <w:pPr>
        <w:numPr>
          <w:ilvl w:val="0"/>
          <w:numId w:val="22"/>
        </w:numPr>
        <w:tabs>
          <w:tab w:val="left" w:pos="400"/>
          <w:tab w:val="left" w:pos="800"/>
          <w:tab w:val="left" w:pos="1600"/>
          <w:tab w:val="left" w:pos="2400"/>
          <w:tab w:val="left" w:pos="3200"/>
        </w:tabs>
        <w:wordWrap w:val="0"/>
        <w:autoSpaceDE w:val="0"/>
        <w:autoSpaceDN w:val="0"/>
        <w:snapToGrid w:val="0"/>
        <w:spacing w:line="200" w:lineRule="exact"/>
        <w:rPr>
          <w:rFonts w:ascii="바탕체" w:eastAsia="바탕체" w:hAnsi="바탕체"/>
          <w:color w:val="000000"/>
          <w:sz w:val="16"/>
          <w:szCs w:val="16"/>
          <w:u w:val="single"/>
        </w:rPr>
      </w:pPr>
      <w:r>
        <w:rPr>
          <w:rFonts w:ascii="Times New Roman" w:hint="eastAsia"/>
          <w:bCs/>
          <w:kern w:val="0"/>
          <w:sz w:val="16"/>
          <w:szCs w:val="16"/>
          <w:shd w:val="clear" w:color="auto" w:fill="FFFFFF"/>
        </w:rPr>
        <w:t xml:space="preserve">본 특약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조 및 제1</w:t>
      </w:r>
      <w:r>
        <w:rPr>
          <w:rFonts w:ascii="Times New Roman"/>
          <w:bCs/>
          <w:kern w:val="0"/>
          <w:sz w:val="16"/>
          <w:szCs w:val="16"/>
          <w:shd w:val="clear" w:color="auto" w:fill="FFFFFF"/>
        </w:rPr>
        <w:t>2</w:t>
      </w:r>
      <w:r>
        <w:rPr>
          <w:rFonts w:ascii="Times New Roman" w:hint="eastAsia"/>
          <w:bCs/>
          <w:kern w:val="0"/>
          <w:sz w:val="16"/>
          <w:szCs w:val="16"/>
          <w:shd w:val="clear" w:color="auto" w:fill="FFFFFF"/>
        </w:rPr>
        <w:t>조의</w:t>
      </w:r>
      <w:r>
        <w:rPr>
          <w:rFonts w:ascii="Times New Roman"/>
          <w:bCs/>
          <w:kern w:val="0"/>
          <w:sz w:val="16"/>
          <w:szCs w:val="16"/>
          <w:shd w:val="clear" w:color="auto" w:fill="FFFFFF"/>
        </w:rPr>
        <w:t>2</w:t>
      </w:r>
      <w:r>
        <w:rPr>
          <w:rFonts w:ascii="Times New Roman" w:hint="eastAsia"/>
          <w:bCs/>
          <w:kern w:val="0"/>
          <w:sz w:val="16"/>
          <w:szCs w:val="16"/>
          <w:shd w:val="clear" w:color="auto" w:fill="FFFFFF"/>
        </w:rPr>
        <w:t xml:space="preserve">에 따른 신탁부동산 처분으로 인하여 매수인에게 소유권이전등기가 경료된 때에는 해당 신탁부동산에 한하여 신탁계약서가 일부 종료된 것으로 본다.</w:t>
      </w:r>
    </w:p>
    <w:p w14:paraId="2618C052" w14:textId="77777777" w:rsidR="006A29C3" w:rsidRPr="00CB47F8" w:rsidRDefault="006A29C3" w:rsidP="006A29C3">
      <w:pPr>
        <w:spacing w:line="200" w:lineRule="exact"/>
        <w:rPr>
          <w:rFonts w:ascii="바탕체" w:eastAsia="바탕체" w:hAnsi="바탕체"/>
          <w:color w:val="000000"/>
          <w:sz w:val="16"/>
          <w:szCs w:val="16"/>
          <w:u w:val="single"/>
        </w:rPr>
      </w:pPr>
    </w:p>
    <w:p w14:paraId="1E96D1DF"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제13조【처분대금 납부방법】</w:t>
      </w:r>
    </w:p>
    <w:p w14:paraId="1AFE27D0" w14:textId="77777777" w:rsidR="006A29C3" w:rsidRPr="000A7798" w:rsidRDefault="006A29C3">
      <w:pPr>
        <w:numPr>
          <w:ilvl w:val="0"/>
          <w:numId w:val="12"/>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제</w:t>
      </w:r>
      <w:r>
        <w:rPr>
          <w:rFonts w:ascii="Times New Roman"/>
          <w:bCs/>
          <w:color w:val="000000"/>
          <w:kern w:val="0"/>
          <w:sz w:val="16"/>
          <w:szCs w:val="16"/>
          <w:shd w:val="clear" w:color="auto" w:fill="FFFFFF"/>
        </w:rPr>
        <w:t>22</w:t>
      </w:r>
      <w:r>
        <w:rPr>
          <w:rFonts w:ascii="Times New Roman" w:hint="eastAsia"/>
          <w:bCs/>
          <w:color w:val="000000"/>
          <w:kern w:val="0"/>
          <w:sz w:val="16"/>
          <w:szCs w:val="16"/>
          <w:shd w:val="clear" w:color="auto" w:fill="FFFFFF"/>
        </w:rPr>
        <w:t xml:space="preserve">조에도 불구하고 </w:t>
      </w:r>
      <w:r>
        <w:rPr>
          <w:rFonts w:ascii="Times New Roman"/>
          <w:bCs/>
          <w:color w:val="000000"/>
          <w:kern w:val="0"/>
          <w:sz w:val="16"/>
          <w:szCs w:val="16"/>
          <w:shd w:val="clear" w:color="auto" w:fill="FFFFFF"/>
        </w:rPr>
        <w:t xml:space="preserve">신탁부동산 처분대금은 처분에 따른 계약을 체결한 날로부터 3</w:t>
      </w:r>
      <w:r>
        <w:rPr>
          <w:rFonts w:ascii="Times New Roman" w:hint="eastAsia"/>
          <w:bCs/>
          <w:color w:val="000000"/>
          <w:kern w:val="0"/>
          <w:sz w:val="16"/>
          <w:szCs w:val="16"/>
          <w:shd w:val="clear" w:color="auto" w:fill="FFFFFF"/>
        </w:rPr>
        <w:t>개월</w:t>
      </w:r>
      <w:r>
        <w:rPr>
          <w:rFonts w:ascii="Times New Roman"/>
          <w:bCs/>
          <w:color w:val="000000"/>
          <w:kern w:val="0"/>
          <w:sz w:val="16"/>
          <w:szCs w:val="16"/>
          <w:shd w:val="clear" w:color="auto" w:fill="FFFFFF"/>
        </w:rPr>
        <w:t xml:space="preserve"> 이내에 완납하는 것을 원칙으로 </w:t>
      </w:r>
      <w:r>
        <w:rPr>
          <w:rFonts w:ascii="Times New Roman" w:hint="eastAsia"/>
          <w:bCs/>
          <w:color w:val="000000"/>
          <w:kern w:val="0"/>
          <w:sz w:val="16"/>
          <w:szCs w:val="16"/>
          <w:shd w:val="clear" w:color="auto" w:fill="FFFFFF"/>
        </w:rPr>
        <w:t>한다.</w:t>
      </w:r>
    </w:p>
    <w:p w14:paraId="234A1B33" w14:textId="77777777" w:rsidR="006A29C3" w:rsidRPr="000A7798" w:rsidRDefault="006A29C3">
      <w:pPr>
        <w:numPr>
          <w:ilvl w:val="0"/>
          <w:numId w:val="12"/>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제①항에도 불구하고 수탁자는</w:t>
      </w:r>
      <w:r>
        <w:rPr>
          <w:rFonts w:ascii="Times New Roman"/>
          <w:bCs/>
          <w:color w:val="000000"/>
          <w:kern w:val="0"/>
          <w:sz w:val="16"/>
          <w:szCs w:val="16"/>
          <w:shd w:val="clear" w:color="auto" w:fill="FFFFFF"/>
        </w:rPr>
        <w:t xml:space="preserve"> 매수자를 용이하게 확보하기 위하여 </w:t>
      </w:r>
      <w:commentRangeStart w:id="20"/>
      <w:ins w:id="1100" w:author="코람코 상장리츠팀" w:date="2026-10-07T09:00:00Z">
        <w:r>
          <w:rPr>
            <w:rFonts w:ascii="Times New Roman"/>
            <w:bCs/>
            <w:color w:val="000000"/>
            <w:kern w:val="0"/>
            <w:sz w:val="16"/>
            <w:szCs w:val="16"/>
          </w:rPr>
          <w:t xml:space="preserve">대주 </w:t>
        </w:r>
      </w:ins>
      <w:commentRangeEnd w:id="20"/>
      <w:r>
        <w:rPr>
          <w:rStyle w:val="CommentReference"/>
        </w:rPr>
        <w:commentReference w:id="20"/>
      </w:r>
      <w:r>
        <w:rPr>
          <w:rFonts w:ascii="Times New Roman" w:hint="eastAsia"/>
          <w:bCs/>
          <w:color w:val="000000"/>
          <w:kern w:val="0"/>
          <w:sz w:val="16"/>
          <w:szCs w:val="16"/>
          <w:shd w:val="clear" w:color="auto" w:fill="FFFFFF"/>
        </w:rPr>
        <w:t xml:space="preserve">우선수익자들 전원의 동의를 받아 </w:t>
      </w:r>
      <w:r>
        <w:rPr>
          <w:rFonts w:ascii="Times New Roman"/>
          <w:bCs/>
          <w:color w:val="000000"/>
          <w:kern w:val="0"/>
          <w:sz w:val="16"/>
          <w:szCs w:val="16"/>
          <w:shd w:val="clear" w:color="auto" w:fill="FFFFFF"/>
        </w:rPr>
        <w:t xml:space="preserve">처분대금 납부기한을 연장하</w:t>
      </w:r>
      <w:r>
        <w:rPr>
          <w:rFonts w:ascii="Times New Roman" w:hint="eastAsia"/>
          <w:bCs/>
          <w:color w:val="000000"/>
          <w:kern w:val="0"/>
          <w:sz w:val="16"/>
          <w:szCs w:val="16"/>
          <w:shd w:val="clear" w:color="auto" w:fill="FFFFFF"/>
        </w:rPr>
        <w:t>거나</w:t>
      </w:r>
      <w:r>
        <w:rPr>
          <w:rFonts w:ascii="Times New Roman"/>
          <w:bCs/>
          <w:color w:val="000000"/>
          <w:kern w:val="0"/>
          <w:sz w:val="16"/>
          <w:szCs w:val="16"/>
          <w:shd w:val="clear" w:color="auto" w:fill="FFFFFF"/>
        </w:rPr>
        <w:t xml:space="preserve"> 분할 납부하게 할 수 있</w:t>
      </w:r>
      <w:r>
        <w:rPr>
          <w:rFonts w:ascii="Times New Roman" w:hint="eastAsia"/>
          <w:bCs/>
          <w:color w:val="000000"/>
          <w:kern w:val="0"/>
          <w:sz w:val="16"/>
          <w:szCs w:val="16"/>
          <w:shd w:val="clear" w:color="auto" w:fill="FFFFFF"/>
        </w:rPr>
        <w:t>다.</w:t>
      </w:r>
    </w:p>
    <w:p w14:paraId="6D0235B0" w14:textId="77777777" w:rsidR="006A29C3" w:rsidRPr="000A7798" w:rsidRDefault="006A29C3" w:rsidP="006A29C3">
      <w:pPr>
        <w:spacing w:line="200" w:lineRule="exact"/>
        <w:rPr>
          <w:rFonts w:ascii="바탕체" w:eastAsia="바탕체" w:hAnsi="바탕체"/>
          <w:color w:val="000000"/>
          <w:sz w:val="16"/>
          <w:szCs w:val="16"/>
        </w:rPr>
      </w:pPr>
    </w:p>
    <w:p w14:paraId="08D289B1"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b/>
          <w:color w:val="000000"/>
          <w:sz w:val="16"/>
          <w:szCs w:val="16"/>
        </w:rPr>
        <w:t>제</w:t>
      </w:r>
      <w:r>
        <w:rPr>
          <w:rFonts w:ascii="바탕체" w:eastAsia="바탕체" w:hAnsi="바탕체" w:hint="eastAsia"/>
          <w:b/>
          <w:color w:val="000000"/>
          <w:sz w:val="16"/>
          <w:szCs w:val="16"/>
        </w:rPr>
        <w:t>14</w:t>
      </w:r>
      <w:r>
        <w:rPr>
          <w:rFonts w:ascii="바탕체" w:eastAsia="바탕체" w:hAnsi="바탕체"/>
          <w:b/>
          <w:color w:val="000000"/>
          <w:sz w:val="16"/>
          <w:szCs w:val="16"/>
        </w:rPr>
        <w:t>조</w:t>
      </w:r>
      <w:r>
        <w:rPr>
          <w:rFonts w:ascii="바탕체" w:eastAsia="바탕체" w:hAnsi="바탕체" w:hint="eastAsia"/>
          <w:b/>
          <w:color w:val="000000"/>
          <w:sz w:val="16"/>
          <w:szCs w:val="16"/>
        </w:rPr>
        <w:t>【</w:t>
      </w:r>
      <w:r>
        <w:rPr>
          <w:rFonts w:ascii="바탕체" w:eastAsia="바탕체" w:hAnsi="바탕체"/>
          <w:b/>
          <w:color w:val="000000"/>
          <w:sz w:val="16"/>
          <w:szCs w:val="16"/>
        </w:rPr>
        <w:t>지방세법 개정에 따른 특약</w:t>
      </w:r>
      <w:r>
        <w:rPr>
          <w:rFonts w:ascii="바탕체" w:eastAsia="바탕체" w:hAnsi="바탕체" w:hint="eastAsia"/>
          <w:b/>
          <w:color w:val="000000"/>
          <w:sz w:val="16"/>
          <w:szCs w:val="16"/>
        </w:rPr>
        <w:t>】</w:t>
      </w:r>
    </w:p>
    <w:p w14:paraId="0FF8FC62" w14:textId="77777777" w:rsidR="006A29C3" w:rsidRPr="000A7798" w:rsidRDefault="006A29C3">
      <w:pPr>
        <w:numPr>
          <w:ilvl w:val="0"/>
          <w:numId w:val="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위탁자는 신탁계약서 제9조 제</w:t>
      </w:r>
      <w:r>
        <w:rPr>
          <w:rFonts w:ascii="Times New Roman" w:hint="eastAsia"/>
          <w:bCs/>
          <w:color w:val="000000"/>
          <w:kern w:val="0"/>
          <w:sz w:val="16"/>
          <w:szCs w:val="16"/>
          <w:shd w:val="clear" w:color="auto" w:fill="FFFFFF"/>
        </w:rPr>
        <w:t>②</w:t>
      </w:r>
      <w:r>
        <w:rPr>
          <w:rFonts w:ascii="Times New Roman"/>
          <w:bCs/>
          <w:color w:val="000000"/>
          <w:kern w:val="0"/>
          <w:sz w:val="16"/>
          <w:szCs w:val="16"/>
          <w:shd w:val="clear" w:color="auto" w:fill="FFFFFF"/>
        </w:rPr>
        <w:t xml:space="preserve">항에 따라 제반 서류를 수탁자에게 제출할 때 신탁부동산에 대한 </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국세 및 지방세</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 과세완납증명서를 수탁자에게 제출하여야 하고 수탁자는 과세완납증명서를 등기소에 제출하기로 </w:t>
      </w:r>
      <w:r>
        <w:rPr>
          <w:rFonts w:ascii="Times New Roman" w:hint="eastAsia"/>
          <w:bCs/>
          <w:color w:val="000000"/>
          <w:kern w:val="0"/>
          <w:sz w:val="16"/>
          <w:szCs w:val="16"/>
          <w:shd w:val="clear" w:color="auto" w:fill="FFFFFF"/>
        </w:rPr>
        <w:t>한다.</w:t>
      </w:r>
    </w:p>
    <w:p w14:paraId="5DF6EE1A" w14:textId="77777777" w:rsidR="006A29C3" w:rsidRPr="000A7798" w:rsidRDefault="006A29C3">
      <w:pPr>
        <w:numPr>
          <w:ilvl w:val="0"/>
          <w:numId w:val="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항에 따른 과세완납증명서 제출 지연으로 인하여 신탁등기가 지연되어 위탁자, 수익자 및 우선수익자</w:t>
      </w:r>
      <w:r>
        <w:rPr>
          <w:rFonts w:ascii="Times New Roman" w:hint="eastAsia"/>
          <w:bCs/>
          <w:color w:val="000000"/>
          <w:kern w:val="0"/>
          <w:sz w:val="16"/>
          <w:szCs w:val="16"/>
          <w:shd w:val="clear" w:color="auto" w:fill="FFFFFF"/>
        </w:rPr>
        <w:t>들</w:t>
      </w:r>
      <w:r>
        <w:rPr>
          <w:rFonts w:ascii="Times New Roman"/>
          <w:bCs/>
          <w:color w:val="000000"/>
          <w:kern w:val="0"/>
          <w:sz w:val="16"/>
          <w:szCs w:val="16"/>
          <w:shd w:val="clear" w:color="auto" w:fill="FFFFFF"/>
        </w:rPr>
        <w:t xml:space="preserve">에게 손해가 발생하는 경우, 수탁자의 귀책사유가 없는 경우 수탁자는 그 손해에 대하여 책임을 부담하지 아니한다.</w:t>
      </w:r>
    </w:p>
    <w:p w14:paraId="6519459E" w14:textId="77777777" w:rsidR="006A29C3" w:rsidRPr="000A7798" w:rsidRDefault="006A29C3">
      <w:pPr>
        <w:numPr>
          <w:ilvl w:val="0"/>
          <w:numId w:val="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lastRenderedPageBreak/>
        <w:t xml:space="preserve">위탁자는 신탁계약서 제10조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항에 추가하여 신탁부동산에 대한 실질적인 사용</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수익자로서 지방세법 등의 개정에 따라 수탁자 명의로 고지되는 신탁부동산 관련 제반 세금에 대한 부담 주체임을 인식하고 관련 세금을 납부하기 위한 제반 조치(세금고지서 수령, 세금 납부 등을 포함하나 이에 한하지 아니함)를 이행하여야 한다. </w:t>
      </w:r>
    </w:p>
    <w:p w14:paraId="1590A700" w14:textId="77777777" w:rsidR="006A29C3" w:rsidRPr="000A7798" w:rsidRDefault="006A29C3">
      <w:pPr>
        <w:numPr>
          <w:ilvl w:val="0"/>
          <w:numId w:val="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위탁자, 수익자, 우선수익자</w:t>
      </w:r>
      <w:r>
        <w:rPr>
          <w:rFonts w:ascii="Times New Roman" w:hint="eastAsia"/>
          <w:bCs/>
          <w:color w:val="000000"/>
          <w:kern w:val="0"/>
          <w:sz w:val="16"/>
          <w:szCs w:val="16"/>
          <w:shd w:val="clear" w:color="auto" w:fill="FFFFFF"/>
        </w:rPr>
        <w:t>들은</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본 조 </w:t>
      </w:r>
      <w:r>
        <w:rPr>
          <w:rFonts w:ascii="Times New Roman"/>
          <w:bCs/>
          <w:color w:val="000000"/>
          <w:kern w:val="0"/>
          <w:sz w:val="16"/>
          <w:szCs w:val="16"/>
          <w:shd w:val="clear" w:color="auto" w:fill="FFFFFF"/>
        </w:rPr>
        <w:t>제</w:t>
      </w:r>
      <w:r>
        <w:rPr>
          <w:rFonts w:ascii="Times New Roman" w:hint="eastAsia"/>
          <w:bCs/>
          <w:color w:val="000000"/>
          <w:kern w:val="0"/>
          <w:sz w:val="16"/>
          <w:szCs w:val="16"/>
          <w:shd w:val="clear" w:color="auto" w:fill="FFFFFF"/>
        </w:rPr>
        <w:t>③</w:t>
      </w:r>
      <w:r>
        <w:rPr>
          <w:rFonts w:ascii="Times New Roman"/>
          <w:bCs/>
          <w:color w:val="000000"/>
          <w:kern w:val="0"/>
          <w:sz w:val="16"/>
          <w:szCs w:val="16"/>
          <w:shd w:val="clear" w:color="auto" w:fill="FFFFFF"/>
        </w:rPr>
        <w:t xml:space="preserve">항과 관련하여 수탁자 명의로 고지되는 세금에 대하여 수탁자의 고유재산으로 해당 세금을 부담하지 아니하고, 이로 인하여 신탁부동산에 대하여 체납처분이 될 수 있음을 인지하고 이에 이의를 제기하지 아니한다.</w:t>
      </w:r>
    </w:p>
    <w:p w14:paraId="6963745A" w14:textId="77777777" w:rsidR="006A29C3" w:rsidRPr="000A7798" w:rsidRDefault="006A29C3">
      <w:pPr>
        <w:numPr>
          <w:ilvl w:val="0"/>
          <w:numId w:val="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조 제④항에도 불구하고 체납세금에 대하여 수탁자의 고유재산으로 세금을 납부하는 경우 수탁자는 신탁재산을 </w:t>
      </w:r>
      <w:r>
        <w:rPr>
          <w:rFonts w:ascii="Times New Roman"/>
          <w:bCs/>
          <w:color w:val="000000"/>
          <w:kern w:val="0"/>
          <w:sz w:val="16"/>
          <w:szCs w:val="16"/>
          <w:shd w:val="clear" w:color="auto" w:fill="FFFFFF"/>
        </w:rPr>
        <w:t xml:space="preserve">본 특약</w:t>
      </w:r>
      <w:r>
        <w:rPr>
          <w:rFonts w:ascii="Times New Roman" w:hint="eastAsia"/>
          <w:bCs/>
          <w:color w:val="000000"/>
          <w:kern w:val="0"/>
          <w:sz w:val="16"/>
          <w:szCs w:val="16"/>
          <w:shd w:val="clear" w:color="auto" w:fill="FFFFFF"/>
        </w:rPr>
        <w:t xml:space="preserve"> 제</w:t>
      </w:r>
      <w:r>
        <w:rPr>
          <w:rFonts w:ascii="Times New Roman"/>
          <w:bCs/>
          <w:color w:val="000000"/>
          <w:kern w:val="0"/>
          <w:sz w:val="16"/>
          <w:szCs w:val="16"/>
          <w:shd w:val="clear" w:color="auto" w:fill="FFFFFF"/>
        </w:rPr>
        <w:t>12</w:t>
      </w:r>
      <w:r>
        <w:rPr>
          <w:rFonts w:ascii="Times New Roman" w:hint="eastAsia"/>
          <w:bCs/>
          <w:color w:val="000000"/>
          <w:kern w:val="0"/>
          <w:sz w:val="16"/>
          <w:szCs w:val="16"/>
          <w:shd w:val="clear" w:color="auto" w:fill="FFFFFF"/>
        </w:rPr>
        <w:t xml:space="preserve">조에 따라 처분할 수 있고 위탁자 및 수익자, 우선수익자들은 이에 대하여 일체 이의를 제기하지 아니한다</w:t>
      </w:r>
      <w:r>
        <w:rPr>
          <w:rFonts w:ascii="Times New Roman"/>
          <w:bCs/>
          <w:color w:val="000000"/>
          <w:kern w:val="0"/>
          <w:sz w:val="16"/>
          <w:szCs w:val="16"/>
          <w:shd w:val="clear" w:color="auto" w:fill="FFFFFF"/>
        </w:rPr>
        <w:t xml:space="preserve">. </w:t>
      </w:r>
    </w:p>
    <w:p w14:paraId="27739A3B" w14:textId="77777777" w:rsidR="006A29C3" w:rsidRPr="000A7798" w:rsidRDefault="006A29C3">
      <w:pPr>
        <w:numPr>
          <w:ilvl w:val="0"/>
          <w:numId w:val="13"/>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수탁자를 납세의무자로 하는 </w:t>
      </w:r>
      <w:r>
        <w:rPr>
          <w:rFonts w:ascii="Times New Roman"/>
          <w:bCs/>
          <w:color w:val="000000"/>
          <w:kern w:val="0"/>
          <w:sz w:val="16"/>
          <w:szCs w:val="16"/>
          <w:shd w:val="clear" w:color="auto" w:fill="FFFFFF"/>
        </w:rPr>
        <w:t xml:space="preserve">미납 조세(조세 채무가 성립하였으나, 본 신탁계약 체결 당시 납부기한이 도래하지 않은 조세도 포함)가 있음에도 불구하고 위탁자가 본 신탁계약에 따라 신탁의 해지를 요청하는 경우, 수탁자는 우선수익자</w:t>
      </w:r>
      <w:r>
        <w:rPr>
          <w:rFonts w:ascii="Times New Roman" w:hint="eastAsia"/>
          <w:bCs/>
          <w:color w:val="000000"/>
          <w:kern w:val="0"/>
          <w:sz w:val="16"/>
          <w:szCs w:val="16"/>
          <w:shd w:val="clear" w:color="auto" w:fill="FFFFFF"/>
        </w:rPr>
        <w:t>들이</w:t>
      </w:r>
      <w:r>
        <w:rPr>
          <w:rFonts w:ascii="Times New Roman"/>
          <w:bCs/>
          <w:color w:val="000000"/>
          <w:kern w:val="0"/>
          <w:sz w:val="16"/>
          <w:szCs w:val="16"/>
          <w:shd w:val="clear" w:color="auto" w:fill="FFFFFF"/>
        </w:rPr>
        <w:t xml:space="preserve"> 해지에 서면 동의한 후 다음 각 호의 방법으로 조세상당액이 예치된 경우에 한하여 위탁자의 해지 요청에 응할 수 있다. 위탁자는 본 조항에 따른 예치 및 해지 업무처리에 이의를 제기할 수 없다. 단, 위탁자</w:t>
      </w:r>
      <w:r>
        <w:rPr>
          <w:rFonts w:ascii="Times New Roman" w:hint="eastAsia"/>
          <w:bCs/>
          <w:color w:val="000000"/>
          <w:kern w:val="0"/>
          <w:sz w:val="16"/>
          <w:szCs w:val="16"/>
          <w:shd w:val="clear" w:color="auto" w:fill="FFFFFF"/>
        </w:rPr>
        <w:t xml:space="preserve">는 정산내역서 또는 확인서를 제출함으로써 조세상당액 예치를 갈음할 수 있다.</w:t>
      </w:r>
    </w:p>
    <w:p w14:paraId="18F094BD" w14:textId="77777777" w:rsidR="006A29C3" w:rsidRPr="009A57C7" w:rsidRDefault="006A29C3">
      <w:pPr>
        <w:numPr>
          <w:ilvl w:val="0"/>
          <w:numId w:val="14"/>
        </w:numPr>
        <w:wordWrap w:val="0"/>
        <w:autoSpaceDE w:val="0"/>
        <w:autoSpaceDN w:val="0"/>
        <w:spacing w:line="200" w:lineRule="exact"/>
        <w:ind w:left="1156" w:hanging="357"/>
        <w:rPr>
          <w:rFonts w:ascii="Times New Roman" w:eastAsia="바탕체"/>
          <w:sz w:val="16"/>
          <w:szCs w:val="16"/>
        </w:rPr>
      </w:pPr>
      <w:r>
        <w:rPr>
          <w:rFonts w:ascii="Times New Roman" w:eastAsia="바탕체"/>
          <w:sz w:val="16"/>
          <w:szCs w:val="16"/>
        </w:rPr>
        <w:t xml:space="preserve">신탁재산 내에 조세납부에 충당하기에 충분한 금전이 있는 경우 조세 상당액을 수탁자에게 예치하여야 한다.</w:t>
      </w:r>
    </w:p>
    <w:p w14:paraId="6086DF30" w14:textId="77777777" w:rsidR="006A29C3" w:rsidRPr="009A57C7" w:rsidRDefault="006A29C3">
      <w:pPr>
        <w:numPr>
          <w:ilvl w:val="0"/>
          <w:numId w:val="14"/>
        </w:numPr>
        <w:wordWrap w:val="0"/>
        <w:autoSpaceDE w:val="0"/>
        <w:autoSpaceDN w:val="0"/>
        <w:spacing w:line="200" w:lineRule="exact"/>
        <w:ind w:left="1156" w:hanging="357"/>
        <w:rPr>
          <w:rFonts w:ascii="Times New Roman" w:eastAsia="바탕체"/>
          <w:sz w:val="16"/>
          <w:szCs w:val="16"/>
        </w:rPr>
      </w:pPr>
      <w:r>
        <w:rPr>
          <w:rFonts w:ascii="Times New Roman" w:eastAsia="바탕체"/>
          <w:sz w:val="16"/>
          <w:szCs w:val="16"/>
        </w:rPr>
        <w:t xml:space="preserve">신탁재산 내에 조세를 납부하기에 충분한 금전이 없는 경우 위탁자는 수탁자가 인정하는 방법에 따라 금액(현금, 이행보증보험증권 등 수탁자가 세금납부를 위하여 즉시 현금화 가능한 수단 등)을 수탁자에게 예치하여야 한다.</w:t>
      </w:r>
    </w:p>
    <w:p w14:paraId="312D2E0C" w14:textId="77777777" w:rsidR="006A29C3" w:rsidRPr="009A57C7" w:rsidRDefault="006A29C3">
      <w:pPr>
        <w:numPr>
          <w:ilvl w:val="0"/>
          <w:numId w:val="14"/>
        </w:numPr>
        <w:wordWrap w:val="0"/>
        <w:autoSpaceDE w:val="0"/>
        <w:autoSpaceDN w:val="0"/>
        <w:spacing w:line="200" w:lineRule="exact"/>
        <w:ind w:left="1156" w:hanging="357"/>
        <w:rPr>
          <w:rFonts w:ascii="Times New Roman" w:eastAsia="바탕체"/>
          <w:sz w:val="16"/>
          <w:szCs w:val="16"/>
        </w:rPr>
      </w:pPr>
      <w:r>
        <w:rPr>
          <w:rFonts w:ascii="Times New Roman" w:eastAsia="바탕체"/>
          <w:sz w:val="16"/>
          <w:szCs w:val="16"/>
        </w:rPr>
        <w:t xml:space="preserve">위탁자가 위 제1호 및 제2호에 따라 금전 등을 수탁자에게 예치하는 경우 전년도 조세 액의 120% 수준(해당 조세납부 후 남는 금액은 신탁계약에서 정한 바에 따라 반환하고, 해당 조세납부를 위하여 부족한 경우에는 위탁자 또는 수익자가 수탁자에게 그 부족분을 지급한다.)을 수탁자에게 예치하는 것을 원칙으로 하나, 과세기준금액의 급등락 등의 경우 예치금액수준은 수탁자가 조정할 수 있다.</w:t>
      </w:r>
    </w:p>
    <w:p w14:paraId="2D4C54A2" w14:textId="77777777" w:rsidR="006A29C3" w:rsidRPr="000A7798" w:rsidRDefault="006A29C3" w:rsidP="006A29C3">
      <w:pPr>
        <w:spacing w:line="200" w:lineRule="exact"/>
        <w:ind w:leftChars="200" w:left="720" w:hangingChars="200" w:hanging="320"/>
        <w:rPr>
          <w:rFonts w:ascii="바탕체" w:eastAsia="바탕체" w:hAnsi="바탕체"/>
          <w:color w:val="000000"/>
          <w:sz w:val="16"/>
          <w:szCs w:val="16"/>
        </w:rPr>
      </w:pPr>
      <w:r>
        <w:rPr>
          <w:rFonts w:ascii="바탕체" w:eastAsia="바탕체" w:hAnsi="바탕체" w:hint="eastAsia"/>
          <w:color w:val="000000"/>
          <w:sz w:val="16"/>
          <w:szCs w:val="16"/>
        </w:rPr>
        <w:t xml:space="preserve"> </w:t>
      </w:r>
    </w:p>
    <w:p w14:paraId="64578F42" w14:textId="77777777" w:rsidR="006A29C3" w:rsidRPr="000A7798" w:rsidRDefault="006A29C3" w:rsidP="006A29C3">
      <w:pPr>
        <w:spacing w:line="200" w:lineRule="exact"/>
        <w:rPr>
          <w:rFonts w:ascii="바탕체" w:eastAsia="바탕체" w:hAnsi="바탕체"/>
          <w:sz w:val="16"/>
          <w:szCs w:val="16"/>
        </w:rPr>
      </w:pPr>
      <w:r>
        <w:rPr>
          <w:rFonts w:ascii="바탕체" w:eastAsia="바탕체" w:hAnsi="바탕체"/>
          <w:b/>
          <w:sz w:val="16"/>
          <w:szCs w:val="16"/>
        </w:rPr>
        <w:t>제</w:t>
      </w:r>
      <w:r>
        <w:rPr>
          <w:rFonts w:ascii="바탕체" w:eastAsia="바탕체" w:hAnsi="바탕체" w:hint="eastAsia"/>
          <w:b/>
          <w:sz w:val="16"/>
          <w:szCs w:val="16"/>
        </w:rPr>
        <w:t>15</w:t>
      </w:r>
      <w:r>
        <w:rPr>
          <w:rFonts w:ascii="바탕체" w:eastAsia="바탕체" w:hAnsi="바탕체"/>
          <w:b/>
          <w:sz w:val="16"/>
          <w:szCs w:val="16"/>
        </w:rPr>
        <w:t xml:space="preserve">조 </w:t>
      </w:r>
      <w:r>
        <w:rPr>
          <w:rFonts w:ascii="바탕체" w:eastAsia="바탕체" w:hAnsi="바탕체" w:hint="eastAsia"/>
          <w:b/>
          <w:sz w:val="16"/>
          <w:szCs w:val="16"/>
        </w:rPr>
        <w:t>【신탁부동산 관리에 대한 특약</w:t>
      </w:r>
      <w:r>
        <w:rPr>
          <w:rFonts w:ascii="바탕체" w:eastAsia="바탕체" w:hAnsi="바탕체" w:hint="eastAsia"/>
          <w:sz w:val="16"/>
          <w:szCs w:val="16"/>
        </w:rPr>
        <w:t>】</w:t>
      </w:r>
    </w:p>
    <w:p w14:paraId="0E1FD0F7" w14:textId="77777777" w:rsidR="006A29C3" w:rsidRPr="00CB47F8" w:rsidRDefault="006A29C3">
      <w:pPr>
        <w:numPr>
          <w:ilvl w:val="0"/>
          <w:numId w:val="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수탁자는 신탁부동산의 등기상 소유권만을 </w:t>
      </w:r>
      <w:r>
        <w:rPr>
          <w:rFonts w:ascii="Times New Roman"/>
          <w:bCs/>
          <w:color w:val="000000"/>
          <w:kern w:val="0"/>
          <w:sz w:val="16"/>
          <w:szCs w:val="16"/>
          <w:shd w:val="clear" w:color="auto" w:fill="FFFFFF"/>
        </w:rPr>
        <w:t xml:space="preserve">관리하고 위탁자는 신탁부동산에 관한 모든 사용</w:t>
      </w:r>
      <w:r>
        <w:rPr>
          <w:rFonts w:ascii="Times New Roman" w:hint="eastAsia"/>
          <w:bCs/>
          <w:color w:val="000000"/>
          <w:kern w:val="0"/>
          <w:sz w:val="16"/>
          <w:szCs w:val="16"/>
          <w:shd w:val="clear" w:color="auto" w:fill="FFFFFF"/>
        </w:rPr>
        <w:t>·</w:t>
      </w:r>
      <w:r>
        <w:rPr>
          <w:rFonts w:ascii="Times New Roman"/>
          <w:bCs/>
          <w:color w:val="000000"/>
          <w:kern w:val="0"/>
          <w:sz w:val="16"/>
          <w:szCs w:val="16"/>
          <w:shd w:val="clear" w:color="auto" w:fill="FFFFFF"/>
        </w:rPr>
        <w:t xml:space="preserve">수익 권한을 갖고 있으며 그에 따른 모든 비용, 권리, 의무를 부담한다.</w:t>
      </w:r>
    </w:p>
    <w:p w14:paraId="75A03C1D" w14:textId="77777777" w:rsidR="006A29C3" w:rsidRPr="00CB47F8" w:rsidRDefault="006A29C3">
      <w:pPr>
        <w:numPr>
          <w:ilvl w:val="0"/>
          <w:numId w:val="17"/>
        </w:numPr>
        <w:tabs>
          <w:tab w:val="left" w:pos="400"/>
          <w:tab w:val="left" w:pos="800"/>
          <w:tab w:val="left" w:pos="1600"/>
          <w:tab w:val="left" w:pos="2400"/>
          <w:tab w:val="left" w:pos="3200"/>
        </w:tabs>
        <w:wordWrap w:val="0"/>
        <w:autoSpaceDE w:val="0"/>
        <w:autoSpaceDN w:val="0"/>
        <w:snapToGrid w:val="0"/>
        <w:rPr>
          <w:rFonts w:ascii="바탕체" w:eastAsia="바탕체" w:hAnsi="바탕체"/>
          <w:sz w:val="16"/>
          <w:szCs w:val="16"/>
        </w:rPr>
      </w:pPr>
      <w:r>
        <w:rPr>
          <w:rFonts w:ascii="Times New Roman"/>
          <w:bCs/>
          <w:color w:val="000000"/>
          <w:kern w:val="0"/>
          <w:sz w:val="16"/>
          <w:szCs w:val="16"/>
          <w:shd w:val="clear" w:color="auto" w:fill="FFFFFF"/>
        </w:rPr>
        <w:t xml:space="preserve">신탁계약서 제10조 제</w:t>
      </w:r>
      <w:r>
        <w:rPr>
          <w:rFonts w:hAnsi="바탕" w:cs="바탕" w:hint="eastAsia"/>
          <w:bCs/>
          <w:color w:val="000000"/>
          <w:kern w:val="0"/>
          <w:sz w:val="16"/>
          <w:szCs w:val="16"/>
          <w:shd w:val="clear" w:color="auto" w:fill="FFFFFF"/>
        </w:rPr>
        <w:t>②</w:t>
      </w:r>
      <w:r>
        <w:rPr>
          <w:rFonts w:ascii="Times New Roman"/>
          <w:bCs/>
          <w:color w:val="000000"/>
          <w:kern w:val="0"/>
          <w:sz w:val="16"/>
          <w:szCs w:val="16"/>
          <w:shd w:val="clear" w:color="auto" w:fill="FFFFFF"/>
        </w:rPr>
        <w:t xml:space="preserve">항, 제11조 및 본 특약 제6조에도 불구하고, 위탁자는 </w:t>
      </w:r>
      <w:r>
        <w:rPr>
          <w:rFonts w:ascii="Times New Roman" w:hint="eastAsia"/>
          <w:bCs/>
          <w:color w:val="000000"/>
          <w:kern w:val="0"/>
          <w:sz w:val="16"/>
          <w:szCs w:val="16"/>
          <w:shd w:val="clear" w:color="auto" w:fill="FFFFFF"/>
        </w:rPr>
        <w:t xml:space="preserve">수탁자의 동의 또는 사전 승낙 </w:t>
      </w:r>
      <w:r>
        <w:rPr>
          <w:rFonts w:ascii="Times New Roman"/>
          <w:bCs/>
          <w:color w:val="000000"/>
          <w:kern w:val="0"/>
          <w:sz w:val="16"/>
          <w:szCs w:val="16"/>
          <w:shd w:val="clear" w:color="auto" w:fill="FFFFFF"/>
        </w:rPr>
        <w:t>없이</w:t>
      </w:r>
      <w:r>
        <w:rPr>
          <w:rFonts w:ascii="Times New Roman" w:hint="eastAsia"/>
          <w:bCs/>
          <w:color w:val="000000"/>
          <w:kern w:val="0"/>
          <w:sz w:val="16"/>
          <w:szCs w:val="16"/>
          <w:shd w:val="clear" w:color="auto" w:fill="FFFFFF"/>
        </w:rPr>
        <w:t xml:space="preserve"> 수탁자에 변경사항에 대해 통지함으로써</w:t>
      </w:r>
      <w:r>
        <w:rPr>
          <w:rFonts w:ascii="Times New Roman"/>
          <w:bCs/>
          <w:color w:val="000000"/>
          <w:kern w:val="0"/>
          <w:sz w:val="16"/>
          <w:szCs w:val="16"/>
          <w:shd w:val="clear" w:color="auto" w:fill="FFFFFF"/>
        </w:rPr>
        <w:t xml:space="preserve">, 위탁자가 정하는 방법에 따라 임대인으로서 제3자와 임대차계약을 체결(변경계약, 해지 포함)하는 등 제3자에게 신탁부동산을 임대하거나 직접 점유 또는 사용할 수 있으며, 임대차보증금, 임대료, 관리비 등 위탁자가 취득한 금원을 제3의 자산보관기관에 보관위탁하거나 그 이득을 직접 취할 수 있다. 명확히 하면, 위탁자가 </w:t>
      </w:r>
      <w:r>
        <w:rPr>
          <w:rFonts w:ascii="Times New Roman" w:hint="eastAsia"/>
          <w:bCs/>
          <w:color w:val="000000"/>
          <w:kern w:val="0"/>
          <w:sz w:val="16"/>
          <w:szCs w:val="16"/>
          <w:shd w:val="clear" w:color="auto" w:fill="FFFFFF"/>
        </w:rPr>
        <w:t xml:space="preserve">본 항에 따른 </w:t>
      </w:r>
      <w:r>
        <w:rPr>
          <w:rFonts w:ascii="Times New Roman"/>
          <w:bCs/>
          <w:color w:val="000000"/>
          <w:kern w:val="0"/>
          <w:sz w:val="16"/>
          <w:szCs w:val="16"/>
          <w:shd w:val="clear" w:color="auto" w:fill="FFFFFF"/>
        </w:rPr>
        <w:t xml:space="preserve">임대차계약에 따라 수취하는 임대차보증금 및 임대료 등 모든 금원은 본 신탁계약의 신탁재산에 포함되지 아니하고, </w:t>
      </w:r>
      <w:r>
        <w:rPr>
          <w:rFonts w:ascii="Times New Roman" w:hint="eastAsia"/>
          <w:bCs/>
          <w:color w:val="000000"/>
          <w:kern w:val="0"/>
          <w:sz w:val="16"/>
          <w:szCs w:val="16"/>
          <w:shd w:val="clear" w:color="auto" w:fill="FFFFFF"/>
        </w:rPr>
        <w:t xml:space="preserve">대출약정서상 대출원리금 상환에 우선하여 충당되지 아니한다.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처분대금을 정산하는 경우, 위 임대차보증금</w:t>
      </w:r>
      <w:commentRangeStart w:id="21"/>
      <w:ins w:id="1101" w:author="코람코 상장리츠팀" w:date="2026-10-07T09:00:00Z">
        <w:r>
          <w:rPr>
            <w:rFonts w:ascii="Times New Roman" w:hint="eastAsia"/>
            <w:bCs/>
            <w:color w:val="000000"/>
            <w:kern w:val="0"/>
            <w:sz w:val="16"/>
            <w:szCs w:val="16"/>
          </w:rPr>
          <w:t xml:space="preserve">(1순위 우선수익자의 우선수익권으로 담보되는 임대차보증금 금2,132,586,000원은 제외함)</w:t>
        </w:r>
      </w:ins>
      <w:commentRangeEnd w:id="21"/>
      <w:r>
        <w:rPr>
          <w:rStyle w:val="CommentReference"/>
        </w:rPr>
        <w:commentReference w:id="21"/>
      </w:r>
      <w:r>
        <w:rPr>
          <w:rFonts w:ascii="Times New Roman" w:hint="eastAsia"/>
          <w:bCs/>
          <w:color w:val="000000"/>
          <w:kern w:val="0"/>
          <w:sz w:val="16"/>
          <w:szCs w:val="16"/>
          <w:shd w:val="clear" w:color="auto" w:fill="FFFFFF"/>
        </w:rPr>
        <w:t xml:space="preserve">은 신탁계약서 제2</w:t>
      </w:r>
      <w:r>
        <w:rPr>
          <w:rFonts w:ascii="Times New Roman"/>
          <w:bCs/>
          <w:color w:val="000000"/>
          <w:kern w:val="0"/>
          <w:sz w:val="16"/>
          <w:szCs w:val="16"/>
          <w:shd w:val="clear" w:color="auto" w:fill="FFFFFF"/>
        </w:rPr>
        <w:t>3</w:t>
      </w:r>
      <w:r>
        <w:rPr>
          <w:rFonts w:ascii="Times New Roman" w:hint="eastAsia"/>
          <w:bCs/>
          <w:color w:val="000000"/>
          <w:kern w:val="0"/>
          <w:sz w:val="16"/>
          <w:szCs w:val="16"/>
          <w:shd w:val="clear" w:color="auto" w:fill="FFFFFF"/>
        </w:rPr>
        <w:t xml:space="preserve">조 제</w:t>
      </w:r>
      <w:r>
        <w:rPr>
          <w:rFonts w:hAnsi="바탕" w:hint="eastAsia"/>
          <w:bCs/>
          <w:color w:val="000000"/>
          <w:kern w:val="0"/>
          <w:sz w:val="16"/>
          <w:szCs w:val="16"/>
          <w:shd w:val="clear" w:color="auto" w:fill="FFFFFF"/>
        </w:rPr>
        <w:t>①</w:t>
      </w:r>
      <w:r>
        <w:rPr>
          <w:rFonts w:ascii="Times New Roman" w:hint="eastAsia"/>
          <w:bCs/>
          <w:color w:val="000000"/>
          <w:kern w:val="0"/>
          <w:sz w:val="16"/>
          <w:szCs w:val="16"/>
          <w:shd w:val="clear" w:color="auto" w:fill="FFFFFF"/>
        </w:rPr>
        <w:t xml:space="preserve">항 제3호의 바로 다음이자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제5호의 바로 이전 순위로서 우선수익자들의 채권 및 위탁자의 수익권보다 우선하여 정산되는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것으로 한다.</w:t>
      </w:r>
      <w:r>
        <w:rPr>
          <w:rFonts w:ascii="Times New Roman"/>
          <w:bCs/>
          <w:color w:val="000000"/>
          <w:kern w:val="0"/>
          <w:sz w:val="16"/>
          <w:szCs w:val="16"/>
          <w:shd w:val="clear" w:color="auto" w:fill="FFFFFF"/>
        </w:rPr>
        <w:t xml:space="preserve"> </w:t>
      </w:r>
    </w:p>
    <w:p w14:paraId="1F2F2111" w14:textId="77777777" w:rsidR="006A29C3" w:rsidRPr="00596A8C" w:rsidRDefault="006A29C3">
      <w:pPr>
        <w:numPr>
          <w:ilvl w:val="0"/>
          <w:numId w:val="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본 특약 체결일 현재 신탁부동산과 관련하여 &lt;별지&gt; 기재의 임대차계약등 이외의 임대차계약이 존재하지 아니함을 확인한다.</w:t>
      </w:r>
    </w:p>
    <w:p w14:paraId="6E145ED1" w14:textId="77777777" w:rsidR="006A29C3" w:rsidRPr="00BC176C" w:rsidRDefault="006A29C3">
      <w:pPr>
        <w:numPr>
          <w:ilvl w:val="0"/>
          <w:numId w:val="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조 제</w:t>
      </w:r>
      <w:r>
        <w:rPr>
          <w:rFonts w:hAnsi="바탕" w:cs="바탕" w:hint="eastAsia"/>
          <w:bCs/>
          <w:color w:val="000000"/>
          <w:kern w:val="0"/>
          <w:sz w:val="16"/>
          <w:szCs w:val="16"/>
          <w:shd w:val="clear" w:color="auto" w:fill="FFFFFF"/>
        </w:rPr>
        <w:t>②</w:t>
      </w:r>
      <w:r>
        <w:rPr>
          <w:rFonts w:ascii="Times New Roman" w:hint="eastAsia"/>
          <w:bCs/>
          <w:color w:val="000000"/>
          <w:kern w:val="0"/>
          <w:sz w:val="16"/>
          <w:szCs w:val="16"/>
          <w:shd w:val="clear" w:color="auto" w:fill="FFFFFF"/>
        </w:rPr>
        <w:t xml:space="preserve">항 등 여타 규정에도 불구하고 임대차보증금 반환 의무는 위탁자에게 있으며</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 xml:space="preserve"> 임차인이 임대차보증금을 반환을 요구할 경우 위탁자는 자신의 비용과 책임으로 임대차보증금을 반환하고 수탁자를 면책시키기로 한다.</w:t>
      </w:r>
    </w:p>
    <w:p w14:paraId="1E86695F" w14:textId="77777777" w:rsidR="006A29C3" w:rsidRPr="00BC176C" w:rsidRDefault="006A29C3">
      <w:pPr>
        <w:numPr>
          <w:ilvl w:val="0"/>
          <w:numId w:val="17"/>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임대차계약 체결 시 임차인에게 임대차 대상 물건이 우선수익자들의 채권 담보 목적으로 수탁자에게 신탁되었다는 취지의 사실을 인지시켜야 하며, 그러한 인지 내용에는 위탁자 채무 불이행시 수탁자가 신탁부동산을 처분(임대차 등을 포함)</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할 수 있음을 포함하여야 한다.</w:t>
      </w:r>
    </w:p>
    <w:p w14:paraId="2585154A" w14:textId="77777777" w:rsidR="006A29C3" w:rsidRPr="00BC176C" w:rsidRDefault="006A29C3" w:rsidP="006A29C3">
      <w:pPr>
        <w:spacing w:line="200" w:lineRule="exact"/>
        <w:rPr>
          <w:rFonts w:ascii="바탕체" w:eastAsia="바탕체" w:hAnsi="바탕체"/>
          <w:sz w:val="16"/>
          <w:szCs w:val="16"/>
        </w:rPr>
      </w:pPr>
    </w:p>
    <w:p w14:paraId="7D8E7F10" w14:textId="77777777" w:rsidR="006A29C3" w:rsidRPr="00BC176C" w:rsidRDefault="006A29C3" w:rsidP="006A29C3">
      <w:pPr>
        <w:spacing w:line="200" w:lineRule="exact"/>
        <w:rPr>
          <w:rFonts w:ascii="Times New Roman" w:eastAsia="바탕체"/>
          <w:b/>
          <w:color w:val="000000"/>
          <w:sz w:val="16"/>
          <w:szCs w:val="16"/>
        </w:rPr>
      </w:pPr>
      <w:r>
        <w:rPr>
          <w:rFonts w:ascii="바탕체" w:eastAsia="바탕체" w:hAnsi="바탕체" w:hint="eastAsia"/>
          <w:b/>
          <w:color w:val="000000"/>
          <w:sz w:val="16"/>
          <w:szCs w:val="16"/>
        </w:rPr>
        <w:t>제16조【신탁보수 및 등기비용</w:t>
      </w:r>
      <w:r>
        <w:rPr>
          <w:rFonts w:ascii="Times New Roman" w:eastAsia="바탕체"/>
          <w:b/>
          <w:color w:val="000000"/>
          <w:sz w:val="16"/>
          <w:szCs w:val="16"/>
        </w:rPr>
        <w:t>】</w:t>
      </w:r>
    </w:p>
    <w:p w14:paraId="5EAD7814" w14:textId="77777777" w:rsidR="006A29C3" w:rsidRPr="00BC176C" w:rsidRDefault="006A29C3">
      <w:pPr>
        <w:numPr>
          <w:ilvl w:val="0"/>
          <w:numId w:val="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신탁계약 신규체결에 따른 신탁재산 관리보수 및 소유권이전 신탁등기비용은 위탁자가 부담하기로 한다.</w:t>
      </w:r>
    </w:p>
    <w:p w14:paraId="3FE48D6E" w14:textId="77777777" w:rsidR="006A29C3" w:rsidRPr="00BC176C" w:rsidRDefault="006A29C3">
      <w:pPr>
        <w:numPr>
          <w:ilvl w:val="0"/>
          <w:numId w:val="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 제5조 제</w:t>
      </w:r>
      <w:r>
        <w:rPr>
          <w:rFonts w:hAnsi="바탕" w:hint="eastAsia"/>
          <w:bCs/>
          <w:color w:val="000000"/>
          <w:kern w:val="0"/>
          <w:sz w:val="16"/>
          <w:szCs w:val="16"/>
          <w:shd w:val="clear" w:color="auto" w:fill="FFFFFF"/>
        </w:rPr>
        <w:t>①</w:t>
      </w:r>
      <w:r>
        <w:rPr>
          <w:rFonts w:ascii="Times New Roman" w:hint="eastAsia"/>
          <w:bCs/>
          <w:color w:val="000000"/>
          <w:kern w:val="0"/>
          <w:sz w:val="16"/>
          <w:szCs w:val="16"/>
          <w:shd w:val="clear" w:color="auto" w:fill="FFFFFF"/>
        </w:rPr>
        <w:t xml:space="preserve">항에 따라 신탁원부 변경등기를 하는 경우, 위탁자는 수탁자에게 관리보수로 금 일백오십만(1,500,000)원을 추가로 지급하기로 하며, 변경등기비용은 위탁자와 해당 우선수익자가 협의하여 부담하기로한다. </w:t>
      </w:r>
    </w:p>
    <w:p w14:paraId="3E127998" w14:textId="77777777" w:rsidR="006A29C3" w:rsidRPr="00BC176C" w:rsidRDefault="006A29C3">
      <w:pPr>
        <w:numPr>
          <w:ilvl w:val="0"/>
          <w:numId w:val="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특약 제1</w:t>
      </w:r>
      <w:r>
        <w:rPr>
          <w:rFonts w:ascii="Times New Roman"/>
          <w:bCs/>
          <w:color w:val="000000"/>
          <w:kern w:val="0"/>
          <w:sz w:val="16"/>
          <w:szCs w:val="16"/>
          <w:shd w:val="clear" w:color="auto" w:fill="FFFFFF"/>
        </w:rPr>
        <w:t>2</w:t>
      </w:r>
      <w:r>
        <w:rPr>
          <w:rFonts w:ascii="Times New Roman" w:hint="eastAsia"/>
          <w:bCs/>
          <w:color w:val="000000"/>
          <w:kern w:val="0"/>
          <w:sz w:val="16"/>
          <w:szCs w:val="16"/>
          <w:shd w:val="clear" w:color="auto" w:fill="FFFFFF"/>
        </w:rPr>
        <w:t xml:space="preserve">조 제</w:t>
      </w:r>
      <w:r>
        <w:rPr>
          <w:rFonts w:hAnsi="바탕" w:hint="eastAsia"/>
          <w:bCs/>
          <w:color w:val="000000"/>
          <w:kern w:val="0"/>
          <w:sz w:val="16"/>
          <w:szCs w:val="16"/>
          <w:shd w:val="clear" w:color="auto" w:fill="FFFFFF"/>
        </w:rPr>
        <w:t>①</w:t>
      </w:r>
      <w:r>
        <w:rPr>
          <w:rFonts w:ascii="Times New Roman" w:hint="eastAsia"/>
          <w:bCs/>
          <w:color w:val="000000"/>
          <w:kern w:val="0"/>
          <w:sz w:val="16"/>
          <w:szCs w:val="16"/>
          <w:shd w:val="clear" w:color="auto" w:fill="FFFFFF"/>
        </w:rPr>
        <w:t xml:space="preserve">항 제1, 2호에 의한 </w:t>
      </w:r>
      <w:r>
        <w:rPr>
          <w:rFonts w:ascii="Times New Roman"/>
          <w:bCs/>
          <w:color w:val="000000"/>
          <w:kern w:val="0"/>
          <w:sz w:val="16"/>
          <w:szCs w:val="16"/>
          <w:shd w:val="clear" w:color="auto" w:fill="FFFFFF"/>
        </w:rPr>
        <w:t xml:space="preserve">신탁재산 처분보수는 신탁계약서 제23조 제</w:t>
      </w:r>
      <w:r>
        <w:rPr>
          <w:rFonts w:ascii="Times New Roman"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 제1호에 따라 처분대금에서</w:t>
      </w:r>
      <w:r>
        <w:rPr>
          <w:rFonts w:ascii="Times New Roman" w:hint="eastAsia"/>
          <w:bCs/>
          <w:color w:val="000000"/>
          <w:kern w:val="0"/>
          <w:sz w:val="16"/>
          <w:szCs w:val="16"/>
          <w:shd w:val="clear" w:color="auto" w:fill="FFFFFF"/>
        </w:rPr>
        <w:t xml:space="preserve"> 정산할 수 있다.</w:t>
      </w:r>
    </w:p>
    <w:p w14:paraId="65CFA4BE" w14:textId="77777777" w:rsidR="006A29C3" w:rsidRPr="000A7798" w:rsidRDefault="006A29C3">
      <w:pPr>
        <w:numPr>
          <w:ilvl w:val="0"/>
          <w:numId w:val="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기 지급한 신탁보수는 신탁계약의 해지 기타 어떠한 사유를 불문하고 반환되지 아니한다. </w:t>
      </w:r>
    </w:p>
    <w:p w14:paraId="69EFF5C5" w14:textId="77777777" w:rsidR="006A29C3" w:rsidRPr="000A7798" w:rsidRDefault="006A29C3">
      <w:pPr>
        <w:numPr>
          <w:ilvl w:val="0"/>
          <w:numId w:val="15"/>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기타</w:t>
      </w:r>
      <w:r>
        <w:rPr>
          <w:rFonts w:ascii="Times New Roman"/>
          <w:bCs/>
          <w:color w:val="000000"/>
          <w:kern w:val="0"/>
          <w:sz w:val="16"/>
          <w:szCs w:val="16"/>
          <w:shd w:val="clear" w:color="auto" w:fill="FFFFFF"/>
        </w:rPr>
        <w:t xml:space="preserve"> 본</w:t>
      </w:r>
      <w:r>
        <w:rPr>
          <w:rFonts w:ascii="Times New Roman" w:hint="eastAsia"/>
          <w:bCs/>
          <w:color w:val="000000"/>
          <w:kern w:val="0"/>
          <w:sz w:val="16"/>
          <w:szCs w:val="16"/>
          <w:shd w:val="clear" w:color="auto" w:fill="FFFFFF"/>
        </w:rPr>
        <w:t xml:space="preserve"> 신탁계약의 변경 및 해지 등에 따른 신탁보수 및 등기비용은 별도 협의키로 한다.</w:t>
      </w:r>
    </w:p>
    <w:p w14:paraId="35B48439" w14:textId="77777777" w:rsidR="006A29C3" w:rsidRPr="000A7798" w:rsidRDefault="006A29C3" w:rsidP="006A29C3">
      <w:pPr>
        <w:spacing w:line="200" w:lineRule="exact"/>
        <w:rPr>
          <w:rFonts w:ascii="바탕체" w:eastAsia="바탕체" w:hAnsi="바탕체"/>
          <w:color w:val="000000"/>
          <w:sz w:val="16"/>
          <w:szCs w:val="16"/>
        </w:rPr>
      </w:pPr>
    </w:p>
    <w:p w14:paraId="694149A2"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제17조【효력】</w:t>
      </w:r>
    </w:p>
    <w:p w14:paraId="08B2BE45" w14:textId="77777777" w:rsidR="006A29C3" w:rsidRPr="000A7798" w:rsidRDefault="006A29C3">
      <w:pPr>
        <w:numPr>
          <w:ilvl w:val="0"/>
          <w:numId w:val="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신탁계약의</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효력은</w:t>
      </w:r>
      <w:r>
        <w:rPr>
          <w:rFonts w:ascii="Times New Roman"/>
          <w:bCs/>
          <w:color w:val="000000"/>
          <w:kern w:val="0"/>
          <w:sz w:val="16"/>
          <w:szCs w:val="16"/>
          <w:shd w:val="clear" w:color="auto" w:fill="FFFFFF"/>
        </w:rPr>
        <w:t xml:space="preserve"> 신탁재산이 형질변경, 합필 등으로 지번 또는 면적이 변경될 경우에도 변경된 지번 또는 면적에 유효하게 존속한다.</w:t>
      </w:r>
    </w:p>
    <w:p w14:paraId="4C3A1E8E" w14:textId="77777777" w:rsidR="006A29C3" w:rsidRPr="000A7798" w:rsidRDefault="006A29C3">
      <w:pPr>
        <w:numPr>
          <w:ilvl w:val="0"/>
          <w:numId w:val="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본 신탁계약 내용의 일부가 무효인 경우에도 본 신탁계약의 나머지 부분은 계속하여 효력을 가진다.</w:t>
      </w:r>
    </w:p>
    <w:p w14:paraId="6CB2FDFB" w14:textId="77777777" w:rsidR="006A29C3" w:rsidRPr="000A7798" w:rsidRDefault="006A29C3">
      <w:pPr>
        <w:numPr>
          <w:ilvl w:val="0"/>
          <w:numId w:val="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lastRenderedPageBreak/>
        <w:t xml:space="preserve">본 특약의</w:t>
      </w:r>
      <w:r>
        <w:rPr>
          <w:rFonts w:ascii="Times New Roman" w:hint="eastAsia"/>
          <w:bCs/>
          <w:color w:val="000000"/>
          <w:kern w:val="0"/>
          <w:sz w:val="16"/>
          <w:szCs w:val="16"/>
          <w:shd w:val="clear" w:color="auto" w:fill="FFFFFF"/>
        </w:rPr>
        <w:t xml:space="preserve"> 내용과 신탁계약서의 내용이 상호 충돌하는 경우에는 </w:t>
      </w:r>
      <w:r>
        <w:rPr>
          <w:rFonts w:ascii="Times New Roman"/>
          <w:bCs/>
          <w:color w:val="000000"/>
          <w:kern w:val="0"/>
          <w:sz w:val="16"/>
          <w:szCs w:val="16"/>
          <w:shd w:val="clear" w:color="auto" w:fill="FFFFFF"/>
        </w:rPr>
        <w:t xml:space="preserve">본 특약의</w:t>
      </w:r>
      <w:r>
        <w:rPr>
          <w:rFonts w:ascii="Times New Roman" w:hint="eastAsia"/>
          <w:bCs/>
          <w:color w:val="000000"/>
          <w:kern w:val="0"/>
          <w:sz w:val="16"/>
          <w:szCs w:val="16"/>
          <w:shd w:val="clear" w:color="auto" w:fill="FFFFFF"/>
        </w:rPr>
        <w:t xml:space="preserve"> 내용이 우선한다.</w:t>
      </w:r>
    </w:p>
    <w:p w14:paraId="29C68291" w14:textId="77777777" w:rsidR="006A29C3" w:rsidRPr="000A7798" w:rsidRDefault="006A29C3">
      <w:pPr>
        <w:numPr>
          <w:ilvl w:val="0"/>
          <w:numId w:val="16"/>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신탁계약이</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신탁관련법령</w:t>
      </w:r>
      <w:r>
        <w:rPr>
          <w:rFonts w:ascii="Times New Roman"/>
          <w:bCs/>
          <w:color w:val="000000"/>
          <w:kern w:val="0"/>
          <w:sz w:val="16"/>
          <w:szCs w:val="16"/>
          <w:shd w:val="clear" w:color="auto" w:fill="FFFFFF"/>
        </w:rPr>
        <w:t>(</w:t>
      </w:r>
      <w:r>
        <w:rPr>
          <w:rFonts w:ascii="Times New Roman" w:hint="eastAsia"/>
          <w:bCs/>
          <w:color w:val="000000"/>
          <w:kern w:val="0"/>
          <w:sz w:val="16"/>
          <w:szCs w:val="16"/>
          <w:shd w:val="clear" w:color="auto" w:fill="FFFFFF"/>
        </w:rPr>
        <w:t>신탁법</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자본시장과</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금융투자업에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관한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법률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동법</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하위법규</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및</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금융투자업규정에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위배될</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경우에는</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법령</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및</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동</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감독규정에</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의한다</w:t>
      </w:r>
      <w:r>
        <w:rPr>
          <w:rFonts w:ascii="Times New Roman"/>
          <w:bCs/>
          <w:color w:val="000000"/>
          <w:kern w:val="0"/>
          <w:sz w:val="16"/>
          <w:szCs w:val="16"/>
          <w:shd w:val="clear" w:color="auto" w:fill="FFFFFF"/>
        </w:rPr>
        <w:t>.</w:t>
      </w:r>
    </w:p>
    <w:p w14:paraId="3F8BBC3C" w14:textId="77777777" w:rsidR="006A29C3" w:rsidRPr="000A7798" w:rsidRDefault="006A29C3" w:rsidP="006A29C3">
      <w:pPr>
        <w:spacing w:line="200" w:lineRule="exact"/>
        <w:rPr>
          <w:rFonts w:ascii="바탕체" w:eastAsia="바탕체" w:hAnsi="바탕체"/>
          <w:color w:val="000000"/>
          <w:sz w:val="16"/>
          <w:szCs w:val="16"/>
        </w:rPr>
      </w:pPr>
    </w:p>
    <w:p w14:paraId="6EC10F2E"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제18조【간인대체의 합의】</w:t>
      </w:r>
    </w:p>
    <w:p w14:paraId="7F703930" w14:textId="77777777" w:rsidR="006A29C3" w:rsidRPr="000A7798" w:rsidRDefault="006A29C3" w:rsidP="006A29C3">
      <w:pPr>
        <w:pStyle w:val="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신탁계약서 및 본 특약의 당사자들은 신탁계약서 및 본 특약의 간인을 당사자들이 합의하여 지정하는 자의 직인 또는 천공으로 대체하기로 한다.</w:t>
      </w:r>
    </w:p>
    <w:p w14:paraId="0F4EF2C8" w14:textId="77777777" w:rsidR="006A29C3" w:rsidRPr="000A7798" w:rsidRDefault="006A29C3" w:rsidP="006A29C3">
      <w:pPr>
        <w:spacing w:line="200" w:lineRule="exact"/>
        <w:rPr>
          <w:rFonts w:ascii="바탕체" w:eastAsia="바탕체" w:hAnsi="바탕체"/>
          <w:color w:val="000000"/>
          <w:sz w:val="16"/>
          <w:szCs w:val="16"/>
        </w:rPr>
      </w:pPr>
    </w:p>
    <w:p w14:paraId="62C49E5F" w14:textId="77777777" w:rsidR="006A29C3" w:rsidRPr="000A7798" w:rsidRDefault="006A29C3" w:rsidP="006A29C3">
      <w:pPr>
        <w:spacing w:line="200" w:lineRule="exact"/>
        <w:rPr>
          <w:sz w:val="16"/>
          <w:szCs w:val="16"/>
        </w:rPr>
      </w:pPr>
      <w:r>
        <w:rPr>
          <w:rFonts w:ascii="바탕체" w:eastAsia="바탕체" w:hAnsi="바탕체" w:hint="eastAsia"/>
          <w:b/>
          <w:color w:val="000000"/>
          <w:sz w:val="16"/>
          <w:szCs w:val="16"/>
        </w:rPr>
        <w:t>제19조 【통지】</w:t>
      </w:r>
      <w:r>
        <w:rPr>
          <w:rFonts w:hint="eastAsia"/>
          <w:sz w:val="16"/>
          <w:szCs w:val="16"/>
        </w:rPr>
        <w:t xml:space="preserve"> </w:t>
      </w:r>
    </w:p>
    <w:p w14:paraId="2BFC99CD" w14:textId="77777777" w:rsidR="006A29C3" w:rsidRPr="000A7798" w:rsidRDefault="006A29C3" w:rsidP="006A29C3">
      <w:pPr>
        <w:pStyle w:val="a6"/>
        <w:tabs>
          <w:tab w:val="left" w:pos="400"/>
          <w:tab w:val="left" w:pos="800"/>
          <w:tab w:val="left" w:pos="1600"/>
          <w:tab w:val="left" w:pos="2400"/>
          <w:tab w:val="left" w:pos="3200"/>
        </w:tabs>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본</w:t>
      </w:r>
      <w:r>
        <w:rPr>
          <w:rFonts w:ascii="Times New Roman" w:hint="eastAsia"/>
          <w:bCs/>
          <w:color w:val="000000"/>
          <w:kern w:val="0"/>
          <w:sz w:val="16"/>
          <w:szCs w:val="16"/>
          <w:shd w:val="clear" w:color="auto" w:fill="FFFFFF"/>
        </w:rPr>
        <w:t xml:space="preserve"> 특약상 발송이 요구되거나 허용되는 모든 통지는 다음의 주소 또는 통지 및 기타 서류의 수령을 위하여 각 당사자가 서면으로 지정한 기타 주소로 직접 교부하거나 또는 요금 선납의 등기우편, 팩시밀리 또는 전자우편으로 하여야 한다. 다만, 팩시밀리 또는 전자우편으로 송부하는 경우에는 그 수령을 확인하는 내용을 팩시밀리 또는 전자우편으로 받아야 한다.</w:t>
      </w:r>
    </w:p>
    <w:p w14:paraId="14A5078C" w14:textId="77777777" w:rsidR="006A29C3" w:rsidRPr="000A7798" w:rsidRDefault="006A29C3" w:rsidP="006A29C3">
      <w:pPr>
        <w:spacing w:line="200" w:lineRule="exact"/>
        <w:rPr>
          <w:rFonts w:ascii="바탕체" w:eastAsia="바탕체" w:hAnsi="바탕체"/>
          <w:color w:val="000000"/>
          <w:sz w:val="16"/>
          <w:szCs w:val="16"/>
        </w:rPr>
      </w:pPr>
    </w:p>
    <w:tbl>
      <w:tblPr>
        <w:tblW w:w="0" w:type="auto"/>
        <w:jc w:val="right"/>
        <w:tblLook w:val="04A0" w:firstRow="1" w:lastRow="0" w:firstColumn="1" w:lastColumn="0" w:noHBand="0" w:noVBand="1"/>
      </w:tblPr>
      <w:tblGrid>
        <w:gridCol w:w="1486"/>
        <w:gridCol w:w="6485"/>
      </w:tblGrid>
      <w:tr w:rsidR="006A29C3" w:rsidRPr="000A7798" w14:paraId="23F31E7F" w14:textId="77777777" w:rsidTr="005E1C22">
        <w:trPr>
          <w:jc w:val="right"/>
        </w:trPr>
        <w:tc>
          <w:tcPr>
            <w:tcW w:w="1486" w:type="dxa"/>
          </w:tcPr>
          <w:p w14:paraId="1A1F3092" w14:textId="77777777" w:rsidR="006A29C3" w:rsidRPr="000A7798" w:rsidRDefault="006A29C3" w:rsidP="005E1C22">
            <w:pPr>
              <w:spacing w:line="200" w:lineRule="exact"/>
              <w:rPr>
                <w:rFonts w:ascii="Times New Roman" w:eastAsia="바탕체"/>
                <w:b/>
                <w:color w:val="000000"/>
                <w:sz w:val="16"/>
                <w:szCs w:val="16"/>
              </w:rPr>
            </w:pPr>
            <w:r>
              <w:rPr>
                <w:rFonts w:ascii="Times New Roman" w:eastAsia="바탕체"/>
                <w:b/>
                <w:color w:val="000000"/>
                <w:sz w:val="16"/>
                <w:szCs w:val="16"/>
              </w:rPr>
              <w:t>위탁자</w:t>
            </w:r>
          </w:p>
          <w:p w14:paraId="3997190C" w14:textId="77777777" w:rsidR="006A29C3" w:rsidRPr="000A7798" w:rsidRDefault="006A29C3" w:rsidP="005E1C22">
            <w:pPr>
              <w:spacing w:line="200" w:lineRule="exact"/>
              <w:rPr>
                <w:rFonts w:ascii="Times New Roman" w:eastAsia="바탕체"/>
                <w:color w:val="000000"/>
                <w:sz w:val="16"/>
                <w:szCs w:val="16"/>
              </w:rPr>
            </w:pPr>
          </w:p>
          <w:p w14:paraId="74A8AA30" w14:textId="77777777" w:rsidR="006A29C3" w:rsidRPr="000A7798" w:rsidRDefault="006A29C3" w:rsidP="005E1C22">
            <w:pPr>
              <w:spacing w:line="200" w:lineRule="exact"/>
              <w:rPr>
                <w:rFonts w:ascii="Times New Roman" w:eastAsia="바탕체"/>
                <w:color w:val="000000"/>
                <w:sz w:val="16"/>
                <w:szCs w:val="16"/>
              </w:rPr>
            </w:pPr>
          </w:p>
          <w:p w14:paraId="0595E28F" w14:textId="77777777" w:rsidR="006A29C3" w:rsidRPr="000A7798" w:rsidRDefault="006A29C3" w:rsidP="005E1C22">
            <w:pPr>
              <w:spacing w:line="200" w:lineRule="exact"/>
              <w:rPr>
                <w:rFonts w:ascii="Times New Roman" w:eastAsia="바탕체"/>
                <w:color w:val="000000"/>
                <w:sz w:val="16"/>
                <w:szCs w:val="16"/>
              </w:rPr>
            </w:pPr>
          </w:p>
          <w:p w14:paraId="622149CF" w14:textId="77777777" w:rsidR="006A29C3" w:rsidRPr="000A7798" w:rsidRDefault="006A29C3" w:rsidP="005E1C22">
            <w:pPr>
              <w:spacing w:line="200" w:lineRule="exact"/>
              <w:rPr>
                <w:rFonts w:ascii="Times New Roman" w:eastAsia="바탕체"/>
                <w:color w:val="000000"/>
                <w:sz w:val="16"/>
                <w:szCs w:val="16"/>
              </w:rPr>
            </w:pPr>
          </w:p>
          <w:p w14:paraId="32197D71" w14:textId="77777777" w:rsidR="006A29C3" w:rsidRDefault="006A29C3" w:rsidP="005E1C22">
            <w:pPr>
              <w:spacing w:line="200" w:lineRule="exact"/>
              <w:rPr>
                <w:rFonts w:ascii="Times New Roman" w:eastAsia="바탕체"/>
                <w:color w:val="000000"/>
                <w:sz w:val="16"/>
                <w:szCs w:val="16"/>
              </w:rPr>
            </w:pPr>
          </w:p>
          <w:p w14:paraId="16EE1977" w14:textId="77777777" w:rsidR="006A29C3" w:rsidRPr="000A7798" w:rsidRDefault="006A29C3" w:rsidP="005E1C22">
            <w:pPr>
              <w:spacing w:line="200" w:lineRule="exact"/>
              <w:rPr>
                <w:rFonts w:ascii="Times New Roman" w:eastAsia="바탕체"/>
                <w:color w:val="000000"/>
                <w:sz w:val="16"/>
                <w:szCs w:val="16"/>
              </w:rPr>
            </w:pPr>
          </w:p>
          <w:p w14:paraId="4753B3A9" w14:textId="77777777" w:rsidR="006A29C3" w:rsidRPr="000A7798" w:rsidRDefault="006A29C3" w:rsidP="005E1C22">
            <w:pPr>
              <w:spacing w:line="200" w:lineRule="exact"/>
              <w:rPr>
                <w:rFonts w:ascii="Times New Roman" w:eastAsia="바탕체"/>
                <w:color w:val="000000"/>
                <w:sz w:val="16"/>
                <w:szCs w:val="16"/>
              </w:rPr>
            </w:pPr>
            <w:r>
              <w:rPr>
                <w:rFonts w:ascii="Times New Roman" w:eastAsia="바탕체"/>
                <w:b/>
                <w:color w:val="000000"/>
                <w:sz w:val="16"/>
                <w:szCs w:val="16"/>
              </w:rPr>
              <w:t>수탁자</w:t>
            </w:r>
          </w:p>
        </w:tc>
        <w:tc>
          <w:tcPr>
            <w:tcW w:w="6485" w:type="dxa"/>
          </w:tcPr>
          <w:p w14:paraId="71203488" w14:textId="77777777" w:rsidR="006A29C3" w:rsidRPr="000A7798" w:rsidRDefault="006A29C3" w:rsidP="005E1C22">
            <w:pPr>
              <w:spacing w:line="200" w:lineRule="exact"/>
              <w:rPr>
                <w:rFonts w:ascii="Times New Roman" w:eastAsia="바탕체"/>
                <w:b/>
                <w:color w:val="000000"/>
                <w:sz w:val="16"/>
                <w:szCs w:val="16"/>
              </w:rPr>
            </w:pPr>
            <w:r>
              <w:rPr>
                <w:rFonts w:ascii="Times New Roman" w:eastAsia="바탕체" w:hint="eastAsia"/>
                <w:b/>
                <w:sz w:val="16"/>
                <w:szCs w:val="16"/>
              </w:rPr>
              <w:t xml:space="preserve">주식회사 </w:t>
            </w:r>
            <w:r>
              <w:rPr>
                <w:rFonts w:ascii="Times New Roman" w:eastAsia="바탕체"/>
                <w:b/>
                <w:sz w:val="16"/>
                <w:szCs w:val="16"/>
              </w:rPr>
              <w:t xml:space="preserve">코람코라이프로지스위탁관리</w:t>
            </w:r>
            <w:del w:id="1008" w:author="코람코 상장리츠팀" w:date="2026-10-07T09:00:00Z">
              <w:r>
                <w:rPr>
                  <w:rFonts w:ascii="Times New Roman" w:eastAsia="바탕체"/>
                  <w:b/>
                  <w:sz w:val="16"/>
                  <w:szCs w:val="16"/>
                </w:rPr>
                <w:delText xml:space="preserve">자</w:delText>
              </w:r>
            </w:del>
            <w:r>
              <w:rPr>
                <w:rFonts w:ascii="Times New Roman" w:eastAsia="바탕체"/>
                <w:b/>
                <w:sz w:val="16"/>
                <w:szCs w:val="16"/>
              </w:rPr>
              <w:t xml:space="preserve">부동산투자회사 </w:t>
            </w:r>
          </w:p>
          <w:p w14:paraId="7B8C32F3" w14:textId="77777777" w:rsidR="006A29C3" w:rsidRPr="000A7798" w:rsidRDefault="006A29C3" w:rsidP="005E1C22">
            <w:pPr>
              <w:spacing w:line="200" w:lineRule="exact"/>
              <w:rPr>
                <w:rFonts w:ascii="Times New Roman" w:eastAsia="바탕체"/>
                <w:color w:val="000000"/>
                <w:sz w:val="16"/>
                <w:szCs w:val="16"/>
              </w:rPr>
            </w:pPr>
            <w:r>
              <w:rPr>
                <w:rFonts w:ascii="Times New Roman" w:eastAsia="바탕체"/>
                <w:color w:val="000000"/>
                <w:sz w:val="16"/>
                <w:szCs w:val="16"/>
              </w:rPr>
              <w:t xml:space="preserve">주소 :</w:t>
            </w:r>
            <w:r>
              <w:rPr>
                <w:rFonts w:ascii="Times New Roman" w:eastAsia="바탕체"/>
                <w:kern w:val="0"/>
                <w:sz w:val="16"/>
                <w:szCs w:val="16"/>
              </w:rPr>
              <w:t xml:space="preserve"> 서울특별시 강남구 삼성로 51</w:t>
            </w:r>
            <w:r>
              <w:rPr>
                <w:rFonts w:ascii="Times New Roman" w:eastAsia="바탕체" w:hint="eastAsia"/>
                <w:kern w:val="0"/>
                <w:sz w:val="16"/>
                <w:szCs w:val="16"/>
              </w:rPr>
              <w:t xml:space="preserve">1 </w:t>
            </w:r>
            <w:r>
              <w:rPr>
                <w:rFonts w:ascii="Times New Roman" w:eastAsia="바탕체"/>
                <w:kern w:val="0"/>
                <w:sz w:val="16"/>
                <w:szCs w:val="16"/>
              </w:rPr>
              <w:t>(삼성동)</w:t>
            </w:r>
          </w:p>
          <w:p w14:paraId="4C8B83B2" w14:textId="77777777" w:rsidR="006A29C3" w:rsidRPr="009A57C7" w:rsidRDefault="006A29C3" w:rsidP="005E1C22">
            <w:pPr>
              <w:spacing w:line="200" w:lineRule="exact"/>
              <w:rPr>
                <w:rFonts w:ascii="Times New Roman" w:eastAsia="바탕체"/>
                <w:color w:val="000000"/>
                <w:sz w:val="16"/>
                <w:szCs w:val="16"/>
              </w:rPr>
            </w:pPr>
            <w:r>
              <w:rPr>
                <w:rFonts w:ascii="Times New Roman" w:eastAsia="바탕체"/>
                <w:color w:val="000000"/>
                <w:sz w:val="16"/>
                <w:szCs w:val="16"/>
              </w:rPr>
              <w:t xml:space="preserve">참조 : </w:t>
            </w:r>
            <w:r>
              <w:rPr>
                <w:rFonts w:ascii="Times New Roman" w:eastAsia="바탕체" w:hint="eastAsia"/>
                <w:color w:val="000000"/>
                <w:sz w:val="16"/>
                <w:szCs w:val="16"/>
              </w:rPr>
              <w:t>[*]</w:t>
            </w:r>
          </w:p>
          <w:p w14:paraId="1F482167" w14:textId="77777777" w:rsidR="006A29C3" w:rsidRDefault="006A29C3" w:rsidP="005E1C22">
            <w:pPr>
              <w:spacing w:line="200" w:lineRule="exact"/>
              <w:rPr>
                <w:rFonts w:ascii="Times New Roman" w:eastAsia="바탕체"/>
                <w:color w:val="000000"/>
                <w:sz w:val="16"/>
                <w:szCs w:val="16"/>
              </w:rPr>
            </w:pPr>
            <w:r>
              <w:rPr>
                <w:rFonts w:ascii="Times New Roman" w:eastAsia="바탕체"/>
                <w:color w:val="000000"/>
                <w:sz w:val="16"/>
                <w:szCs w:val="16"/>
              </w:rPr>
              <w:t xml:space="preserve">전화 : </w:t>
            </w:r>
            <w:r>
              <w:rPr>
                <w:rFonts w:ascii="Times New Roman" w:eastAsia="바탕체" w:hint="eastAsia"/>
                <w:color w:val="000000"/>
                <w:sz w:val="16"/>
                <w:szCs w:val="16"/>
              </w:rPr>
              <w:t>[*]</w:t>
            </w:r>
          </w:p>
          <w:p w14:paraId="2D3628D0" w14:textId="77777777" w:rsidR="006A29C3" w:rsidRDefault="006A29C3" w:rsidP="005E1C22">
            <w:pPr>
              <w:pStyle w:val="ae"/>
              <w:spacing w:line="200" w:lineRule="exact"/>
              <w:rPr>
                <w:rFonts w:ascii="Times New Roman" w:eastAsia="바탕체"/>
                <w:sz w:val="16"/>
                <w:szCs w:val="16"/>
              </w:rPr>
            </w:pPr>
            <w:r>
              <w:rPr>
                <w:rFonts w:ascii="Times New Roman" w:eastAsia="바탕체" w:hint="eastAsia"/>
                <w:sz w:val="16"/>
                <w:szCs w:val="16"/>
              </w:rPr>
              <w:t xml:space="preserve">팩스번호 :</w:t>
            </w:r>
            <w:r>
              <w:rPr>
                <w:rFonts w:ascii="Times New Roman" w:eastAsia="바탕체"/>
                <w:sz w:val="16"/>
                <w:szCs w:val="16"/>
              </w:rPr>
              <w:t xml:space="preserve"> </w:t>
            </w:r>
            <w:r>
              <w:rPr>
                <w:rFonts w:ascii="Times New Roman" w:eastAsia="바탕체" w:hint="eastAsia"/>
                <w:sz w:val="16"/>
                <w:szCs w:val="16"/>
              </w:rPr>
              <w:t>[*]</w:t>
            </w:r>
          </w:p>
          <w:p w14:paraId="11C8767A" w14:textId="77777777" w:rsidR="006A29C3" w:rsidRPr="000A7798" w:rsidRDefault="006A29C3" w:rsidP="005E1C22">
            <w:pPr>
              <w:pStyle w:val="ae"/>
              <w:spacing w:line="200" w:lineRule="exact"/>
              <w:rPr>
                <w:rFonts w:ascii="Times New Roman" w:eastAsia="바탕체" w:hAnsi="Times New Roman"/>
                <w:kern w:val="2"/>
                <w:sz w:val="16"/>
                <w:szCs w:val="16"/>
              </w:rPr>
            </w:pPr>
            <w:r>
              <w:rPr>
                <w:rFonts w:ascii="Times New Roman" w:eastAsia="바탕체" w:hAnsi="Times New Roman"/>
                <w:sz w:val="16"/>
                <w:szCs w:val="16"/>
              </w:rPr>
              <w:t>전자우편</w:t>
            </w:r>
            <w:r>
              <w:rPr>
                <w:rFonts w:ascii="Times New Roman" w:eastAsia="바탕체" w:hAnsi="Times New Roman"/>
                <w:kern w:val="2"/>
                <w:sz w:val="16"/>
                <w:szCs w:val="16"/>
              </w:rPr>
              <w:t xml:space="preserve">: </w:t>
            </w:r>
            <w:r>
              <w:rPr>
                <w:rFonts w:ascii="Times New Roman" w:eastAsia="바탕체" w:hint="eastAsia"/>
                <w:sz w:val="16"/>
                <w:szCs w:val="16"/>
              </w:rPr>
              <w:t>[*]</w:t>
            </w:r>
          </w:p>
          <w:p w14:paraId="5275E1AA" w14:textId="77777777" w:rsidR="006A29C3" w:rsidRPr="000A7798" w:rsidRDefault="006A29C3" w:rsidP="005E1C22">
            <w:pPr>
              <w:pStyle w:val="ae"/>
              <w:spacing w:line="200" w:lineRule="exact"/>
              <w:rPr>
                <w:rFonts w:ascii="Times New Roman" w:eastAsia="바탕체" w:hAnsi="Times New Roman"/>
                <w:sz w:val="16"/>
                <w:szCs w:val="16"/>
              </w:rPr>
            </w:pPr>
          </w:p>
          <w:p w14:paraId="0F5F0B35" w14:textId="77777777" w:rsidR="006A29C3" w:rsidRPr="000A7798" w:rsidRDefault="006A29C3" w:rsidP="005E1C22">
            <w:pPr>
              <w:spacing w:line="200" w:lineRule="exact"/>
              <w:rPr>
                <w:rFonts w:ascii="Times New Roman" w:eastAsia="바탕체"/>
                <w:b/>
                <w:color w:val="000000"/>
                <w:sz w:val="16"/>
                <w:szCs w:val="16"/>
              </w:rPr>
            </w:pPr>
            <w:r>
              <w:rPr>
                <w:rFonts w:ascii="Times New Roman" w:eastAsia="바탕체" w:hint="eastAsia"/>
                <w:b/>
                <w:color w:val="000000"/>
                <w:sz w:val="16"/>
                <w:szCs w:val="16"/>
              </w:rPr>
              <w:t xml:space="preserve">주식회사 </w:t>
            </w:r>
            <w:r>
              <w:rPr>
                <w:rFonts w:ascii="Times New Roman" w:eastAsia="바탕체"/>
                <w:b/>
                <w:color w:val="000000"/>
                <w:sz w:val="16"/>
                <w:szCs w:val="16"/>
              </w:rPr>
              <w:t xml:space="preserve">우리은행 </w:t>
            </w:r>
          </w:p>
          <w:p w14:paraId="4C3D9891" w14:textId="77777777" w:rsidR="006A29C3" w:rsidRPr="000A7798" w:rsidRDefault="006A29C3" w:rsidP="005E1C22">
            <w:pPr>
              <w:spacing w:line="200" w:lineRule="exact"/>
              <w:rPr>
                <w:rFonts w:ascii="Times New Roman" w:eastAsia="바탕체"/>
                <w:color w:val="000000"/>
                <w:sz w:val="16"/>
                <w:szCs w:val="16"/>
              </w:rPr>
            </w:pPr>
            <w:r>
              <w:rPr>
                <w:rFonts w:ascii="Times New Roman" w:eastAsia="바탕체"/>
                <w:color w:val="000000"/>
                <w:sz w:val="16"/>
                <w:szCs w:val="16"/>
              </w:rPr>
              <w:t xml:space="preserve">주소 : 서울</w:t>
            </w:r>
            <w:r>
              <w:rPr>
                <w:rFonts w:ascii="Times New Roman" w:eastAsia="바탕체"/>
                <w:kern w:val="0"/>
                <w:sz w:val="16"/>
                <w:szCs w:val="16"/>
              </w:rPr>
              <w:t>특별</w:t>
            </w:r>
            <w:r>
              <w:rPr>
                <w:rFonts w:ascii="Times New Roman" w:eastAsia="바탕체" w:hint="eastAsia"/>
                <w:color w:val="000000"/>
                <w:sz w:val="16"/>
                <w:szCs w:val="16"/>
              </w:rPr>
              <w:t>시</w:t>
            </w:r>
            <w:r>
              <w:rPr>
                <w:rFonts w:ascii="Times New Roman" w:eastAsia="바탕체"/>
                <w:color w:val="000000"/>
                <w:sz w:val="16"/>
                <w:szCs w:val="16"/>
              </w:rPr>
              <w:t xml:space="preserve"> 중구 소공로51(회현동1가)</w:t>
            </w:r>
          </w:p>
          <w:p w14:paraId="7212C1DF" w14:textId="77777777" w:rsidR="006A29C3" w:rsidRPr="009A57C7" w:rsidRDefault="006A29C3" w:rsidP="005E1C22">
            <w:pPr>
              <w:spacing w:line="200" w:lineRule="exact"/>
              <w:rPr>
                <w:rFonts w:ascii="Times New Roman" w:eastAsia="바탕체"/>
                <w:color w:val="000000"/>
                <w:sz w:val="16"/>
                <w:szCs w:val="16"/>
              </w:rPr>
            </w:pPr>
            <w:r>
              <w:rPr>
                <w:rFonts w:ascii="Times New Roman" w:eastAsia="바탕체"/>
                <w:color w:val="000000"/>
                <w:sz w:val="16"/>
                <w:szCs w:val="16"/>
              </w:rPr>
              <w:t xml:space="preserve">참조 : </w:t>
            </w:r>
            <w:r>
              <w:rPr>
                <w:rFonts w:ascii="Times New Roman" w:eastAsia="바탕체" w:hint="eastAsia"/>
                <w:color w:val="000000"/>
                <w:sz w:val="16"/>
                <w:szCs w:val="16"/>
              </w:rPr>
              <w:t xml:space="preserve">신탁부 차장 김소희 </w:t>
            </w:r>
          </w:p>
          <w:p w14:paraId="54A487FD" w14:textId="77777777" w:rsidR="006A29C3" w:rsidRPr="009A57C7" w:rsidRDefault="006A29C3" w:rsidP="005E1C22">
            <w:pPr>
              <w:spacing w:line="200" w:lineRule="exact"/>
              <w:rPr>
                <w:rFonts w:ascii="Times New Roman" w:eastAsia="바탕체"/>
                <w:color w:val="000000"/>
                <w:sz w:val="16"/>
                <w:szCs w:val="16"/>
              </w:rPr>
            </w:pPr>
            <w:r>
              <w:rPr>
                <w:rFonts w:ascii="Times New Roman" w:eastAsia="바탕체"/>
                <w:color w:val="000000"/>
                <w:sz w:val="16"/>
                <w:szCs w:val="16"/>
              </w:rPr>
              <w:t xml:space="preserve">전화 : 02-2002-</w:t>
            </w:r>
            <w:r>
              <w:rPr>
                <w:rFonts w:ascii="Times New Roman" w:eastAsia="바탕체" w:hint="eastAsia"/>
                <w:color w:val="000000"/>
                <w:sz w:val="16"/>
                <w:szCs w:val="16"/>
              </w:rPr>
              <w:t>3889</w:t>
            </w:r>
          </w:p>
          <w:p w14:paraId="4701D80A" w14:textId="77777777" w:rsidR="006A29C3" w:rsidRPr="009A57C7" w:rsidRDefault="006A29C3" w:rsidP="005E1C22">
            <w:pPr>
              <w:spacing w:line="200" w:lineRule="exact"/>
              <w:rPr>
                <w:rFonts w:ascii="Times New Roman" w:eastAsia="바탕체"/>
                <w:color w:val="000000"/>
                <w:sz w:val="16"/>
                <w:szCs w:val="16"/>
              </w:rPr>
            </w:pPr>
            <w:r>
              <w:rPr>
                <w:rFonts w:ascii="Times New Roman" w:eastAsia="바탕체"/>
                <w:color w:val="000000"/>
                <w:sz w:val="16"/>
                <w:szCs w:val="16"/>
              </w:rPr>
              <w:t xml:space="preserve">팩스 : 0505-003-</w:t>
            </w:r>
            <w:r>
              <w:rPr>
                <w:rFonts w:ascii="Times New Roman" w:eastAsia="바탕체" w:hint="eastAsia"/>
                <w:color w:val="000000"/>
                <w:sz w:val="16"/>
                <w:szCs w:val="16"/>
              </w:rPr>
              <w:t>5269</w:t>
            </w:r>
          </w:p>
          <w:p w14:paraId="2CC9DD63" w14:textId="77777777" w:rsidR="006A29C3" w:rsidRPr="000A7798" w:rsidRDefault="006A29C3" w:rsidP="005E1C22">
            <w:pPr>
              <w:spacing w:line="200" w:lineRule="exact"/>
              <w:rPr>
                <w:rFonts w:ascii="Times New Roman" w:eastAsia="바탕체"/>
                <w:color w:val="000000"/>
                <w:sz w:val="16"/>
                <w:szCs w:val="16"/>
              </w:rPr>
            </w:pPr>
            <w:r>
              <w:rPr>
                <w:rFonts w:ascii="Times New Roman" w:eastAsia="바탕체"/>
                <w:color w:val="000000"/>
                <w:sz w:val="16"/>
                <w:szCs w:val="16"/>
              </w:rPr>
              <w:t xml:space="preserve">전자우편: </w:t>
            </w:r>
            <w:r>
              <w:rPr>
                <w:rFonts w:ascii="Times New Roman" w:eastAsia="바탕체" w:hint="eastAsia"/>
                <w:color w:val="000000"/>
                <w:sz w:val="16"/>
                <w:szCs w:val="16"/>
              </w:rPr>
              <w:t>banker.ksh</w:t>
            </w:r>
            <w:r>
              <w:rPr>
                <w:rFonts w:ascii="Times New Roman" w:eastAsia="바탕체"/>
                <w:color w:val="000000"/>
                <w:sz w:val="16"/>
                <w:szCs w:val="16"/>
              </w:rPr>
              <w:t>@wooribank.com</w:t>
            </w:r>
          </w:p>
          <w:p w14:paraId="573EEC11" w14:textId="77777777" w:rsidR="006A29C3" w:rsidRPr="000A7798" w:rsidRDefault="006A29C3" w:rsidP="005E1C22">
            <w:pPr>
              <w:pStyle w:val="ae"/>
              <w:spacing w:line="200" w:lineRule="exact"/>
              <w:rPr>
                <w:rFonts w:ascii="Times New Roman" w:eastAsia="바탕체" w:hAnsi="Times New Roman"/>
                <w:sz w:val="16"/>
                <w:szCs w:val="16"/>
              </w:rPr>
            </w:pPr>
          </w:p>
        </w:tc>
      </w:tr>
      <w:tr w:rsidR="006A29C3" w:rsidRPr="000A7798" w14:paraId="377B259F" w14:textId="77777777" w:rsidTr="005E1C22">
        <w:trPr>
          <w:jc w:val="right"/>
        </w:trPr>
        <w:tc>
          <w:tcPr>
            <w:tcW w:w="1486" w:type="dxa"/>
          </w:tcPr>
          <w:p w14:paraId="40E5AB34" w14:textId="77777777" w:rsidR="006A29C3" w:rsidRPr="000A7798" w:rsidRDefault="006A29C3" w:rsidP="005E1C22">
            <w:pPr>
              <w:spacing w:line="200" w:lineRule="exact"/>
              <w:rPr>
                <w:rFonts w:ascii="Times New Roman" w:eastAsia="바탕체"/>
                <w:b/>
                <w:sz w:val="16"/>
                <w:szCs w:val="16"/>
              </w:rPr>
            </w:pPr>
            <w:r>
              <w:rPr>
                <w:rFonts w:ascii="Times New Roman" w:eastAsia="바탕체" w:hint="eastAsia"/>
                <w:b/>
                <w:sz w:val="16"/>
                <w:szCs w:val="16"/>
              </w:rPr>
              <w:t>1순위</w:t>
            </w:r>
            <w:r>
              <w:rPr>
                <w:rFonts w:ascii="Times New Roman" w:eastAsia="바탕체"/>
                <w:b/>
                <w:sz w:val="16"/>
                <w:szCs w:val="16"/>
              </w:rPr>
              <w:t>우선수익자</w:t>
            </w:r>
            <w:ins w:id="1102" w:author="코람코 상장리츠팀" w:date="2026-10-07T09:00:00Z">
              <w:r>
                <w:rPr>
                  <w:rFonts w:ascii="Times New Roman" w:eastAsia="바탕체"/>
                  <w:b/>
                  <w:sz w:val="16"/>
                  <w:szCs w:val="16"/>
                </w:rPr>
                <w:t xml:space="preserve">(쿠팡 주식회사)</w:t>
              </w:r>
            </w:ins>
          </w:p>
          <w:p w14:paraId="45E5C527" w14:textId="77777777" w:rsidR="006A29C3" w:rsidRPr="000A7798" w:rsidRDefault="006A29C3" w:rsidP="005E1C22">
            <w:pPr>
              <w:spacing w:line="200" w:lineRule="exact"/>
              <w:rPr>
                <w:rFonts w:ascii="Times New Roman" w:eastAsia="바탕체"/>
                <w:b/>
                <w:color w:val="000000"/>
                <w:sz w:val="16"/>
                <w:szCs w:val="16"/>
              </w:rPr>
            </w:pPr>
          </w:p>
        </w:tc>
        <w:tc>
          <w:tcPr>
            <w:tcW w:w="6485" w:type="dxa"/>
          </w:tcPr>
          <w:p w14:paraId="1AC94C27" w14:textId="77777777" w:rsidR="006A29C3" w:rsidRPr="00F15B0C" w:rsidRDefault="006A29C3" w:rsidP="005E1C22">
            <w:pPr>
              <w:spacing w:line="200" w:lineRule="exact"/>
              <w:jc w:val="left"/>
              <w:rPr>
                <w:rFonts w:ascii="Times New Roman" w:eastAsia="바탕체"/>
                <w:sz w:val="16"/>
                <w:szCs w:val="16"/>
                <w:highlight w:val="yellow"/>
              </w:rPr>
            </w:pPr>
            <w:r>
              <w:rPr>
                <w:rFonts w:ascii="Times New Roman" w:eastAsia="바탕체" w:hint="eastAsia"/>
                <w:b/>
                <w:color w:val="000000"/>
                <w:sz w:val="16"/>
                <w:szCs w:val="16"/>
              </w:rPr>
              <w:t xml:space="preserve">별첨 </w:t>
            </w:r>
            <w:r>
              <w:rPr>
                <w:rFonts w:ascii="Times New Roman" w:eastAsia="바탕체"/>
                <w:b/>
                <w:color w:val="000000"/>
                <w:sz w:val="16"/>
                <w:szCs w:val="16"/>
              </w:rPr>
              <w:t>2.</w:t>
            </w:r>
            <w:r>
              <w:rPr>
                <w:rFonts w:ascii="Times New Roman" w:eastAsia="바탕체" w:hint="eastAsia"/>
                <w:b/>
                <w:color w:val="000000"/>
                <w:sz w:val="16"/>
                <w:szCs w:val="16"/>
              </w:rPr>
              <w:t xml:space="preserve">와 같음</w:t>
            </w:r>
          </w:p>
        </w:tc>
      </w:tr>
      <w:tr w:rsidR="006A29C3" w:rsidRPr="000A7798" w14:paraId="04FC5885" w14:textId="77777777" w:rsidTr="005E1C22">
        <w:trPr>
          <w:jc w:val="right"/>
        </w:trPr>
        <w:tc>
          <w:tcPr>
            <w:tcW w:w="1486" w:type="dxa"/>
          </w:tcPr>
          <w:p w14:paraId="0A5F1A1C" w14:textId="77777777" w:rsidR="006A29C3" w:rsidRPr="009A57C7" w:rsidRDefault="006A29C3" w:rsidP="005E1C22">
            <w:pPr>
              <w:spacing w:line="200" w:lineRule="exact"/>
              <w:rPr>
                <w:rFonts w:ascii="Times New Roman" w:eastAsia="바탕체"/>
                <w:b/>
                <w:sz w:val="16"/>
                <w:szCs w:val="16"/>
              </w:rPr>
            </w:pPr>
            <w:commentRangeStart w:id="22"/>
            <w:del w:id="1103" w:author="코람코 상장리츠팀" w:date="2026-10-07T09:00:00Z">
              <w:r>
                <w:rPr>
                  <w:rFonts w:ascii="Times New Roman" w:eastAsia="바탕체" w:hint="eastAsia"/>
                  <w:b/>
                  <w:sz w:val="16"/>
                  <w:szCs w:val="16"/>
                </w:rPr>
                <w:delText>2순위우선수익자</w:delText>
              </w:r>
            </w:del>
            <w:ins w:id="1104" w:author="코람코 상장리츠팀" w:date="2026-10-07T09:00:00Z">
              <w:r>
                <w:rPr>
                  <w:rFonts w:ascii="Times New Roman" w:eastAsia="바탕체" w:hint="eastAsia"/>
                  <w:b/>
                  <w:sz w:val="16"/>
                  <w:szCs w:val="16"/>
                </w:rPr>
                <w:t xml:space="preserve">(공동)2순위·(공동)3순위우선수익자</w:t>
              </w:r>
            </w:ins>
            <w:commentRangeEnd w:id="22"/>
            <w:r>
              <w:rPr>
                <w:rStyle w:val="CommentReference"/>
              </w:rPr>
              <w:commentReference w:id="22"/>
            </w:r>
          </w:p>
        </w:tc>
        <w:tc>
          <w:tcPr>
            <w:tcW w:w="6485" w:type="dxa"/>
          </w:tcPr>
          <w:p w14:paraId="7D795360" w14:textId="77777777" w:rsidR="006A29C3" w:rsidRDefault="006A29C3" w:rsidP="005E1C22">
            <w:pPr>
              <w:spacing w:line="200" w:lineRule="exact"/>
              <w:jc w:val="left"/>
              <w:rPr>
                <w:rFonts w:ascii="Times New Roman" w:eastAsia="바탕체"/>
                <w:b/>
                <w:color w:val="000000"/>
                <w:sz w:val="16"/>
                <w:szCs w:val="16"/>
              </w:rPr>
            </w:pPr>
            <w:r>
              <w:rPr>
                <w:rFonts w:ascii="Times New Roman" w:eastAsia="바탕체" w:hint="eastAsia"/>
                <w:b/>
                <w:color w:val="000000"/>
                <w:sz w:val="16"/>
                <w:szCs w:val="16"/>
              </w:rPr>
              <w:t xml:space="preserve">별첨 </w:t>
            </w:r>
            <w:r>
              <w:rPr>
                <w:rFonts w:ascii="Times New Roman" w:eastAsia="바탕체"/>
                <w:b/>
                <w:color w:val="000000"/>
                <w:sz w:val="16"/>
                <w:szCs w:val="16"/>
              </w:rPr>
              <w:t>2.</w:t>
            </w:r>
            <w:r>
              <w:rPr>
                <w:rFonts w:ascii="Times New Roman" w:eastAsia="바탕체" w:hint="eastAsia"/>
                <w:b/>
                <w:color w:val="000000"/>
                <w:sz w:val="16"/>
                <w:szCs w:val="16"/>
              </w:rPr>
              <w:t xml:space="preserve">와 같음</w:t>
            </w:r>
          </w:p>
          <w:p w14:paraId="32807459" w14:textId="77777777" w:rsidR="006A29C3" w:rsidRPr="009A57C7" w:rsidRDefault="006A29C3" w:rsidP="005E1C22">
            <w:pPr>
              <w:spacing w:line="200" w:lineRule="exact"/>
              <w:jc w:val="left"/>
              <w:rPr>
                <w:rFonts w:ascii="Times New Roman" w:eastAsia="바탕체"/>
                <w:b/>
                <w:color w:val="000000"/>
                <w:sz w:val="16"/>
                <w:szCs w:val="16"/>
              </w:rPr>
            </w:pPr>
          </w:p>
        </w:tc>
      </w:tr>
    </w:tbl>
    <w:p w14:paraId="5FDCA627" w14:textId="77777777" w:rsidR="006A29C3" w:rsidRPr="000A7798" w:rsidRDefault="006A29C3" w:rsidP="006A29C3">
      <w:pPr>
        <w:tabs>
          <w:tab w:val="left" w:pos="1277"/>
        </w:tabs>
        <w:spacing w:line="200" w:lineRule="exact"/>
        <w:rPr>
          <w:rFonts w:ascii="Times New Roman" w:eastAsia="바탕체"/>
          <w:color w:val="000000"/>
          <w:sz w:val="16"/>
          <w:szCs w:val="16"/>
        </w:rPr>
      </w:pPr>
    </w:p>
    <w:p w14:paraId="2EDF1D15" w14:textId="77777777" w:rsidR="006A29C3" w:rsidRPr="000A7798" w:rsidRDefault="006A29C3" w:rsidP="006A29C3">
      <w:pPr>
        <w:spacing w:line="200" w:lineRule="exact"/>
        <w:rPr>
          <w:rFonts w:ascii="바탕체" w:eastAsia="바탕체" w:hAnsi="바탕체"/>
          <w:b/>
          <w:color w:val="000000"/>
          <w:sz w:val="16"/>
          <w:szCs w:val="16"/>
        </w:rPr>
      </w:pPr>
      <w:r>
        <w:rPr>
          <w:rFonts w:ascii="바탕체" w:eastAsia="바탕체" w:hAnsi="바탕체" w:hint="eastAsia"/>
          <w:b/>
          <w:color w:val="000000"/>
          <w:sz w:val="16"/>
          <w:szCs w:val="16"/>
        </w:rPr>
        <w:t>제20조 【기타사항】</w:t>
      </w:r>
    </w:p>
    <w:p w14:paraId="406B6C38" w14:textId="77777777" w:rsidR="006A29C3" w:rsidRPr="000A779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w:t>
      </w: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 xml:space="preserve">신탁계약 체결 후 수탁자에게 신탁등기에 필요한 일체의 서류를 제출하여야 한다.</w:t>
      </w:r>
    </w:p>
    <w:p w14:paraId="74238605" w14:textId="77777777" w:rsidR="006A29C3" w:rsidRPr="000A779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신탁부동산과 관련하여 민원이 발생할 경우 위탁자가 처리하도록 </w:t>
      </w:r>
      <w:r>
        <w:rPr>
          <w:rFonts w:ascii="Times New Roman"/>
          <w:bCs/>
          <w:color w:val="000000"/>
          <w:kern w:val="0"/>
          <w:sz w:val="16"/>
          <w:szCs w:val="16"/>
          <w:shd w:val="clear" w:color="auto" w:fill="FFFFFF"/>
        </w:rPr>
        <w:t xml:space="preserve">하며, 수탁자는 위탁자의 민원 대응 및 처리에 관련한 요청에 신탁계약서 및 본 특약의 범위 내에서 협조하기로 </w:t>
      </w:r>
      <w:r>
        <w:rPr>
          <w:rFonts w:ascii="Times New Roman" w:hint="eastAsia"/>
          <w:bCs/>
          <w:color w:val="000000"/>
          <w:kern w:val="0"/>
          <w:sz w:val="16"/>
          <w:szCs w:val="16"/>
          <w:shd w:val="clear" w:color="auto" w:fill="FFFFFF"/>
        </w:rPr>
        <w:t xml:space="preserve">한다. </w:t>
      </w:r>
      <w:r>
        <w:rPr>
          <w:rFonts w:ascii="Times New Roman"/>
          <w:bCs/>
          <w:color w:val="000000"/>
          <w:kern w:val="0"/>
          <w:sz w:val="16"/>
          <w:szCs w:val="16"/>
          <w:shd w:val="clear" w:color="auto" w:fill="FFFFFF"/>
        </w:rPr>
        <w:t xml:space="preserve">본 </w:t>
      </w:r>
      <w:r>
        <w:rPr>
          <w:rFonts w:ascii="Times New Roman" w:hint="eastAsia"/>
          <w:bCs/>
          <w:color w:val="000000"/>
          <w:kern w:val="0"/>
          <w:sz w:val="16"/>
          <w:szCs w:val="16"/>
          <w:shd w:val="clear" w:color="auto" w:fill="FFFFFF"/>
        </w:rPr>
        <w:t xml:space="preserve">신탁계약과 신탁법 및 관련 법령에 명시되어 있지 않은 사항에 대해서는 위탁자, 수탁자, 우선수익자들이 협의하여 정한다. </w:t>
      </w:r>
    </w:p>
    <w:p w14:paraId="11D95A51" w14:textId="77777777" w:rsidR="006A29C3" w:rsidRPr="000A779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수익자는 수탁자의 상호나 로고를 사용할 수 없다. </w:t>
      </w:r>
    </w:p>
    <w:p w14:paraId="5A6A8980" w14:textId="77777777" w:rsidR="006A29C3" w:rsidRPr="000A779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수탁자의 귀책사유가 없는 한 수탁자를 해임할 수 없다.</w:t>
      </w:r>
    </w:p>
    <w:p w14:paraId="4429D68E" w14:textId="77777777" w:rsidR="006A29C3" w:rsidRPr="000A779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수익자(우선수익자 포함)는 수익권을 포기하더라도 신탁사무처리비용, 신탁보수, 무과실 손해 등 비용상환청구권 및 기타 수탁자가 부담하거나 부담할 금전적 손해에 대한 배상책임을 면하지 아니한다. 수익자가 수익권 포기의 의사표시를 한 경우에도 이에 대한 소급효는 없다. </w:t>
      </w:r>
    </w:p>
    <w:p w14:paraId="1418E460" w14:textId="77777777" w:rsidR="006A29C3" w:rsidRPr="00CB47F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hint="eastAsia"/>
          <w:bCs/>
          <w:color w:val="000000"/>
          <w:kern w:val="0"/>
          <w:sz w:val="16"/>
          <w:szCs w:val="16"/>
          <w:shd w:val="clear" w:color="auto" w:fill="FFFFFF"/>
        </w:rPr>
        <w:t xml:space="preserve">위탁자는 주소 및 연락처가 </w:t>
      </w:r>
      <w:r>
        <w:rPr>
          <w:rFonts w:ascii="Times New Roman"/>
          <w:bCs/>
          <w:color w:val="000000"/>
          <w:kern w:val="0"/>
          <w:sz w:val="16"/>
          <w:szCs w:val="16"/>
          <w:shd w:val="clear" w:color="auto" w:fill="FFFFFF"/>
        </w:rPr>
        <w:t xml:space="preserve">변경될 경우 즉시 수탁자에게 알려야 하며, 이를 해태하여 발생하는 손해는 수탁자가 부담하지 아니한다. </w:t>
      </w:r>
    </w:p>
    <w:p w14:paraId="19FDE1BD" w14:textId="77777777" w:rsidR="006A29C3" w:rsidRPr="00CB47F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신탁계약 체결 후 위탁자가 원본이 아닌 사본(팩스본, 또는 복사문서로, 이하 “사본”이라 함)으로 업무 진행시 사본문서에 대해서는 동일한 내용의 원본의 존재와 원본의 성립과정에 다툼이 없음을 확인한 것으로 간주하여 업무 처리키로 한다.</w:t>
      </w:r>
    </w:p>
    <w:p w14:paraId="3BC9BF3D" w14:textId="77777777" w:rsidR="006A29C3" w:rsidRPr="00CB47F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수탁자는 어</w:t>
      </w:r>
      <w:r>
        <w:rPr>
          <w:rFonts w:ascii="Times New Roman" w:hint="eastAsia"/>
          <w:bCs/>
          <w:color w:val="000000"/>
          <w:kern w:val="0"/>
          <w:sz w:val="16"/>
          <w:szCs w:val="16"/>
          <w:shd w:val="clear" w:color="auto" w:fill="FFFFFF"/>
        </w:rPr>
        <w:t>떠한</w:t>
      </w:r>
      <w:r>
        <w:rPr>
          <w:rFonts w:ascii="Times New Roman"/>
          <w:bCs/>
          <w:color w:val="000000"/>
          <w:kern w:val="0"/>
          <w:sz w:val="16"/>
          <w:szCs w:val="16"/>
          <w:shd w:val="clear" w:color="auto" w:fill="FFFFFF"/>
        </w:rPr>
        <w:t xml:space="preserve"> 경우에도 위탁자에게 지급의무가 있는 비용을 대지급할 의무를 부담하지 </w:t>
      </w:r>
      <w:r>
        <w:rPr>
          <w:rFonts w:ascii="Times New Roman" w:hint="eastAsia"/>
          <w:bCs/>
          <w:color w:val="000000"/>
          <w:kern w:val="0"/>
          <w:sz w:val="16"/>
          <w:szCs w:val="16"/>
          <w:shd w:val="clear" w:color="auto" w:fill="FFFFFF"/>
        </w:rPr>
        <w:t>아니하며,</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부득이한 사유로 신탁사무처리비용을 대지급한 경우에 신탁계약서 제16조 제</w:t>
      </w:r>
      <w:r>
        <w:rPr>
          <w:rFonts w:hAnsi="바탕" w:hint="eastAsia"/>
          <w:bCs/>
          <w:color w:val="000000"/>
          <w:kern w:val="0"/>
          <w:sz w:val="16"/>
          <w:szCs w:val="16"/>
          <w:shd w:val="clear" w:color="auto" w:fill="FFFFFF"/>
        </w:rPr>
        <w:t>③</w:t>
      </w:r>
      <w:r>
        <w:rPr>
          <w:rFonts w:ascii="Times New Roman" w:hint="eastAsia"/>
          <w:bCs/>
          <w:color w:val="000000"/>
          <w:kern w:val="0"/>
          <w:sz w:val="16"/>
          <w:szCs w:val="16"/>
          <w:shd w:val="clear" w:color="auto" w:fill="FFFFFF"/>
        </w:rPr>
        <w:t xml:space="preserve">항이 적용된다.</w:t>
      </w:r>
      <w:r>
        <w:rPr>
          <w:rFonts w:ascii="Times New Roman"/>
          <w:bCs/>
          <w:color w:val="000000"/>
          <w:kern w:val="0"/>
          <w:sz w:val="16"/>
          <w:szCs w:val="16"/>
          <w:shd w:val="clear" w:color="auto" w:fill="FFFFFF"/>
        </w:rPr>
        <w:t xml:space="preserve"> </w:t>
      </w:r>
      <w:r>
        <w:rPr>
          <w:rFonts w:ascii="Times New Roman" w:hint="eastAsia"/>
          <w:bCs/>
          <w:color w:val="000000"/>
          <w:kern w:val="0"/>
          <w:sz w:val="16"/>
          <w:szCs w:val="16"/>
          <w:shd w:val="clear" w:color="auto" w:fill="FFFFFF"/>
        </w:rPr>
        <w:t xml:space="preserve"> </w:t>
      </w:r>
    </w:p>
    <w:p w14:paraId="45BA6E1D" w14:textId="77777777" w:rsidR="006A29C3" w:rsidRPr="00CB47F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신탁계약서 제10조 제</w:t>
      </w:r>
      <w:r>
        <w:rPr>
          <w:rFonts w:hAnsi="바탕" w:cs="바탕" w:hint="eastAsia"/>
          <w:bCs/>
          <w:color w:val="000000"/>
          <w:kern w:val="0"/>
          <w:sz w:val="16"/>
          <w:szCs w:val="16"/>
          <w:shd w:val="clear" w:color="auto" w:fill="FFFFFF"/>
        </w:rPr>
        <w:t>③</w:t>
      </w:r>
      <w:r>
        <w:rPr>
          <w:rFonts w:ascii="Times New Roman"/>
          <w:bCs/>
          <w:color w:val="000000"/>
          <w:kern w:val="0"/>
          <w:sz w:val="16"/>
          <w:szCs w:val="16"/>
          <w:shd w:val="clear" w:color="auto" w:fill="FFFFFF"/>
        </w:rPr>
        <w:t xml:space="preserve">항, 제11조 제</w:t>
      </w:r>
      <w:r>
        <w:rPr>
          <w:rFonts w:hAnsi="바탕" w:cs="바탕" w:hint="eastAsia"/>
          <w:bCs/>
          <w:color w:val="000000"/>
          <w:kern w:val="0"/>
          <w:sz w:val="16"/>
          <w:szCs w:val="16"/>
          <w:shd w:val="clear" w:color="auto" w:fill="FFFFFF"/>
        </w:rPr>
        <w:t>⑤</w:t>
      </w:r>
      <w:r>
        <w:rPr>
          <w:rFonts w:ascii="Times New Roman"/>
          <w:bCs/>
          <w:color w:val="000000"/>
          <w:kern w:val="0"/>
          <w:sz w:val="16"/>
          <w:szCs w:val="16"/>
          <w:shd w:val="clear" w:color="auto" w:fill="FFFFFF"/>
        </w:rPr>
        <w:t xml:space="preserve">항, 제</w:t>
      </w:r>
      <w:r>
        <w:rPr>
          <w:rFonts w:hAnsi="바탕" w:cs="바탕" w:hint="eastAsia"/>
          <w:bCs/>
          <w:color w:val="000000"/>
          <w:kern w:val="0"/>
          <w:sz w:val="16"/>
          <w:szCs w:val="16"/>
          <w:shd w:val="clear" w:color="auto" w:fill="FFFFFF"/>
        </w:rPr>
        <w:t>⑦</w:t>
      </w:r>
      <w:r>
        <w:rPr>
          <w:rFonts w:ascii="Times New Roman"/>
          <w:bCs/>
          <w:color w:val="000000"/>
          <w:kern w:val="0"/>
          <w:sz w:val="16"/>
          <w:szCs w:val="16"/>
          <w:shd w:val="clear" w:color="auto" w:fill="FFFFFF"/>
        </w:rPr>
        <w:t xml:space="preserve">항, </w:t>
      </w:r>
      <w:r>
        <w:rPr>
          <w:rFonts w:ascii="Times New Roman" w:hint="eastAsia"/>
          <w:bCs/>
          <w:color w:val="000000"/>
          <w:kern w:val="0"/>
          <w:sz w:val="16"/>
          <w:szCs w:val="16"/>
          <w:shd w:val="clear" w:color="auto" w:fill="FFFFFF"/>
        </w:rPr>
        <w:t xml:space="preserve">제23조 </w:t>
      </w:r>
      <w:r>
        <w:rPr>
          <w:rFonts w:ascii="Times New Roman"/>
          <w:bCs/>
          <w:color w:val="000000"/>
          <w:kern w:val="0"/>
          <w:sz w:val="16"/>
          <w:szCs w:val="16"/>
          <w:shd w:val="clear" w:color="auto" w:fill="FFFFFF"/>
        </w:rPr>
        <w:t>제</w:t>
      </w:r>
      <w:r>
        <w:rPr>
          <w:rFonts w:hAnsi="바탕" w:cs="바탕" w:hint="eastAsia"/>
          <w:bCs/>
          <w:color w:val="000000"/>
          <w:kern w:val="0"/>
          <w:sz w:val="16"/>
          <w:szCs w:val="16"/>
          <w:shd w:val="clear" w:color="auto" w:fill="FFFFFF"/>
        </w:rPr>
        <w:t>①</w:t>
      </w:r>
      <w:r>
        <w:rPr>
          <w:rFonts w:ascii="Times New Roman"/>
          <w:bCs/>
          <w:color w:val="000000"/>
          <w:kern w:val="0"/>
          <w:sz w:val="16"/>
          <w:szCs w:val="16"/>
          <w:shd w:val="clear" w:color="auto" w:fill="FFFFFF"/>
        </w:rPr>
        <w:t xml:space="preserve">항 제4호, 제24조는 </w:t>
      </w:r>
      <w:r>
        <w:rPr>
          <w:rFonts w:ascii="Times New Roman" w:hint="eastAsia"/>
          <w:bCs/>
          <w:color w:val="000000"/>
          <w:kern w:val="0"/>
          <w:sz w:val="16"/>
          <w:szCs w:val="16"/>
          <w:shd w:val="clear" w:color="auto" w:fill="FFFFFF"/>
        </w:rPr>
        <w:t xml:space="preserve">신탁계약서에서 각 삭제하며,</w:t>
      </w:r>
      <w:r>
        <w:rPr>
          <w:rFonts w:ascii="Times New Roman"/>
          <w:bCs/>
          <w:color w:val="000000"/>
          <w:kern w:val="0"/>
          <w:sz w:val="16"/>
          <w:szCs w:val="16"/>
          <w:shd w:val="clear" w:color="auto" w:fill="FFFFFF"/>
        </w:rPr>
        <w:t xml:space="preserve"> 본 신탁계약에 적용</w:t>
      </w:r>
      <w:r>
        <w:rPr>
          <w:rFonts w:ascii="Times New Roman" w:hint="eastAsia"/>
          <w:bCs/>
          <w:color w:val="000000"/>
          <w:kern w:val="0"/>
          <w:sz w:val="16"/>
          <w:szCs w:val="16"/>
          <w:shd w:val="clear" w:color="auto" w:fill="FFFFFF"/>
        </w:rPr>
        <w:t>하</w:t>
      </w:r>
      <w:r>
        <w:rPr>
          <w:rFonts w:ascii="Times New Roman"/>
          <w:bCs/>
          <w:color w:val="000000"/>
          <w:kern w:val="0"/>
          <w:sz w:val="16"/>
          <w:szCs w:val="16"/>
          <w:shd w:val="clear" w:color="auto" w:fill="FFFFFF"/>
        </w:rPr>
        <w:t xml:space="preserve">지 아니한다.</w:t>
      </w:r>
    </w:p>
    <w:p w14:paraId="1C1F180B" w14:textId="77777777" w:rsidR="006A29C3" w:rsidRPr="00CB47F8" w:rsidRDefault="006A29C3">
      <w:pPr>
        <w:numPr>
          <w:ilvl w:val="0"/>
          <w:numId w:val="19"/>
        </w:numPr>
        <w:tabs>
          <w:tab w:val="left" w:pos="400"/>
          <w:tab w:val="left" w:pos="800"/>
          <w:tab w:val="left" w:pos="1600"/>
          <w:tab w:val="left" w:pos="2400"/>
          <w:tab w:val="left" w:pos="3200"/>
        </w:tabs>
        <w:wordWrap w:val="0"/>
        <w:autoSpaceDE w:val="0"/>
        <w:autoSpaceDN w:val="0"/>
        <w:snapToGrid w:val="0"/>
        <w:rPr>
          <w:rFonts w:ascii="Times New Roman"/>
          <w:bCs/>
          <w:color w:val="000000"/>
          <w:kern w:val="0"/>
          <w:sz w:val="16"/>
          <w:szCs w:val="16"/>
          <w:shd w:val="clear" w:color="auto" w:fill="FFFFFF"/>
        </w:rPr>
      </w:pPr>
      <w:r>
        <w:rPr>
          <w:rFonts w:ascii="Times New Roman"/>
          <w:bCs/>
          <w:color w:val="000000"/>
          <w:kern w:val="0"/>
          <w:sz w:val="16"/>
          <w:szCs w:val="16"/>
          <w:shd w:val="clear" w:color="auto" w:fill="FFFFFF"/>
        </w:rPr>
        <w:t xml:space="preserve">본 신탁계약과 관련하여 분쟁이 발생할 경우 서울중앙지방법원을 제1심 전속적 합의 관할 법원으로 한다.</w:t>
      </w:r>
    </w:p>
    <w:p w14:paraId="6FEA18BD" w14:textId="77777777" w:rsidR="006A29C3" w:rsidRPr="00CB47F8" w:rsidRDefault="006A29C3" w:rsidP="006A29C3">
      <w:pPr>
        <w:spacing w:line="200" w:lineRule="exact"/>
        <w:rPr>
          <w:rFonts w:ascii="바탕체" w:eastAsia="바탕체" w:hAnsi="바탕체"/>
          <w:color w:val="000000"/>
          <w:sz w:val="16"/>
          <w:szCs w:val="16"/>
        </w:rPr>
      </w:pPr>
    </w:p>
    <w:p w14:paraId="02C3F417" w14:textId="77777777" w:rsidR="006A29C3" w:rsidRPr="00CB47F8" w:rsidRDefault="006A29C3" w:rsidP="006A29C3">
      <w:pPr>
        <w:spacing w:line="200" w:lineRule="exact"/>
        <w:rPr>
          <w:rFonts w:ascii="Times New Roman" w:eastAsia="바탕체"/>
          <w:color w:val="000000"/>
          <w:sz w:val="16"/>
          <w:szCs w:val="16"/>
        </w:rPr>
      </w:pPr>
    </w:p>
    <w:p w14:paraId="3277B959" w14:textId="77777777" w:rsidR="006A29C3" w:rsidRPr="000A7798" w:rsidRDefault="006A29C3" w:rsidP="006A29C3">
      <w:pPr>
        <w:spacing w:line="200" w:lineRule="exact"/>
        <w:rPr>
          <w:rFonts w:ascii="바탕체" w:eastAsia="바탕체" w:hAnsi="바탕체"/>
          <w:color w:val="000000"/>
          <w:sz w:val="16"/>
          <w:szCs w:val="16"/>
        </w:rPr>
      </w:pPr>
      <w:r>
        <w:rPr>
          <w:rFonts w:ascii="바탕체" w:eastAsia="바탕체" w:hAnsi="바탕체" w:hint="eastAsia"/>
          <w:color w:val="000000"/>
          <w:sz w:val="16"/>
          <w:szCs w:val="16"/>
        </w:rPr>
        <w:t xml:space="preserve">본 특약이 체결된 증거로써 당사자들은 </w:t>
      </w:r>
      <w:r>
        <w:rPr>
          <w:rFonts w:ascii="Times New Roman" w:eastAsia="바탕체"/>
          <w:color w:val="000000"/>
          <w:sz w:val="16"/>
          <w:szCs w:val="16"/>
        </w:rPr>
        <w:t xml:space="preserve">본 특약 1</w:t>
      </w:r>
      <w:r>
        <w:rPr>
          <w:rFonts w:ascii="Times New Roman" w:eastAsia="바탕체"/>
          <w:kern w:val="0"/>
          <w:sz w:val="16"/>
          <w:szCs w:val="16"/>
        </w:rPr>
        <w:t xml:space="preserve">부를 작성하여 위탁자</w:t>
      </w:r>
      <w:r>
        <w:rPr>
          <w:rFonts w:ascii="Times New Roman" w:eastAsia="바탕체" w:hint="eastAsia"/>
          <w:kern w:val="0"/>
          <w:sz w:val="16"/>
          <w:szCs w:val="16"/>
        </w:rPr>
        <w:t xml:space="preserve">가 원본을 보관</w:t>
      </w:r>
      <w:r>
        <w:rPr>
          <w:rFonts w:ascii="Times New Roman" w:eastAsia="바탕체"/>
          <w:sz w:val="16"/>
          <w:szCs w:val="16"/>
        </w:rPr>
        <w:t xml:space="preserve">하기로 한다.</w:t>
      </w:r>
    </w:p>
    <w:p w14:paraId="360E5E81" w14:textId="77777777" w:rsidR="006A29C3" w:rsidRPr="000A7798" w:rsidRDefault="006A29C3" w:rsidP="006A29C3">
      <w:pPr>
        <w:spacing w:line="200" w:lineRule="exact"/>
        <w:rPr>
          <w:rFonts w:ascii="바탕체" w:eastAsia="바탕체" w:hAnsi="바탕체"/>
          <w:color w:val="000000"/>
          <w:sz w:val="16"/>
          <w:szCs w:val="16"/>
        </w:rPr>
      </w:pPr>
    </w:p>
    <w:p w14:paraId="604C5D2B" w14:textId="77777777" w:rsidR="006A29C3" w:rsidRPr="000A7798" w:rsidRDefault="006A29C3" w:rsidP="006A29C3">
      <w:pPr>
        <w:spacing w:line="200" w:lineRule="exact"/>
        <w:rPr>
          <w:rFonts w:ascii="바탕체" w:eastAsia="바탕체" w:hAnsi="바탕체"/>
          <w:color w:val="000000"/>
          <w:sz w:val="16"/>
          <w:szCs w:val="16"/>
        </w:rPr>
      </w:pPr>
    </w:p>
    <w:p w14:paraId="6C9F2072" w14:textId="77777777" w:rsidR="006A29C3" w:rsidRPr="000A7798" w:rsidRDefault="006A29C3" w:rsidP="006A29C3">
      <w:pPr>
        <w:spacing w:line="200" w:lineRule="exact"/>
        <w:rPr>
          <w:rFonts w:ascii="바탕체" w:eastAsia="바탕체" w:hAnsi="바탕체"/>
          <w:color w:val="000000"/>
          <w:sz w:val="16"/>
          <w:szCs w:val="16"/>
        </w:rPr>
      </w:pPr>
    </w:p>
    <w:p w14:paraId="2FACAFD9" w14:textId="77777777" w:rsidR="006A29C3" w:rsidRPr="000A7798" w:rsidRDefault="006A29C3" w:rsidP="006A29C3">
      <w:pPr>
        <w:spacing w:line="200" w:lineRule="exact"/>
        <w:rPr>
          <w:rFonts w:ascii="바탕체" w:eastAsia="바탕체" w:hAnsi="바탕체"/>
          <w:color w:val="000000"/>
          <w:sz w:val="16"/>
          <w:szCs w:val="16"/>
        </w:rPr>
      </w:pPr>
    </w:p>
    <w:p w14:paraId="0EE2EA2E" w14:textId="77777777" w:rsidR="006A29C3" w:rsidRPr="000A7798" w:rsidRDefault="006A29C3" w:rsidP="006A29C3">
      <w:pPr>
        <w:spacing w:line="200" w:lineRule="exact"/>
        <w:jc w:val="center"/>
        <w:rPr>
          <w:rFonts w:ascii="Times New Roman" w:eastAsia="바탕체"/>
          <w:color w:val="000000"/>
          <w:sz w:val="16"/>
          <w:szCs w:val="16"/>
        </w:rPr>
      </w:pPr>
      <w:r>
        <w:rPr>
          <w:rFonts w:ascii="Times New Roman" w:eastAsia="바탕체"/>
          <w:color w:val="000000"/>
          <w:sz w:val="16"/>
          <w:szCs w:val="16"/>
        </w:rPr>
        <w:t>202</w:t>
      </w:r>
      <w:r>
        <w:rPr>
          <w:rFonts w:ascii="Times New Roman" w:eastAsia="바탕체" w:hint="eastAsia"/>
          <w:color w:val="000000"/>
          <w:sz w:val="16"/>
          <w:szCs w:val="16"/>
        </w:rPr>
        <w:t>6</w:t>
      </w:r>
      <w:r>
        <w:rPr>
          <w:rFonts w:ascii="Times New Roman" w:eastAsia="바탕체"/>
          <w:color w:val="000000"/>
          <w:sz w:val="16"/>
          <w:szCs w:val="16"/>
        </w:rPr>
        <w:t>년</w:t>
      </w:r>
      <w:r>
        <w:rPr>
          <w:rFonts w:ascii="Times New Roman" w:eastAsia="바탕체" w:hint="eastAsia"/>
          <w:color w:val="000000"/>
          <w:sz w:val="16"/>
          <w:szCs w:val="16"/>
        </w:rPr>
        <w:t xml:space="preserve"> [*]</w:t>
      </w:r>
      <w:r>
        <w:rPr>
          <w:rFonts w:ascii="Times New Roman" w:eastAsia="바탕체"/>
          <w:color w:val="000000"/>
          <w:sz w:val="16"/>
          <w:szCs w:val="16"/>
        </w:rPr>
        <w:t>월</w:t>
      </w:r>
      <w:r>
        <w:rPr>
          <w:rFonts w:ascii="Times New Roman" w:eastAsia="바탕체" w:hint="eastAsia"/>
          <w:color w:val="000000"/>
          <w:sz w:val="16"/>
          <w:szCs w:val="16"/>
        </w:rPr>
        <w:t xml:space="preserve"> [*]</w:t>
      </w:r>
      <w:r>
        <w:rPr>
          <w:rFonts w:ascii="Times New Roman" w:eastAsia="바탕체"/>
          <w:color w:val="000000"/>
          <w:sz w:val="16"/>
          <w:szCs w:val="16"/>
        </w:rPr>
        <w:t>일</w:t>
      </w:r>
    </w:p>
    <w:p w14:paraId="323EB217" w14:textId="77777777" w:rsidR="006A29C3" w:rsidRPr="000A7798" w:rsidRDefault="006A29C3" w:rsidP="006A29C3">
      <w:pPr>
        <w:spacing w:line="200" w:lineRule="exact"/>
        <w:jc w:val="center"/>
        <w:rPr>
          <w:rFonts w:ascii="Times New Roman" w:eastAsia="바탕체"/>
          <w:color w:val="000000"/>
          <w:sz w:val="16"/>
          <w:szCs w:val="16"/>
        </w:rPr>
      </w:pPr>
    </w:p>
    <w:p w14:paraId="2A42EBDB" w14:textId="77777777" w:rsidR="006A29C3" w:rsidRPr="000A7798" w:rsidRDefault="006A29C3" w:rsidP="006A29C3">
      <w:pPr>
        <w:spacing w:line="200" w:lineRule="exact"/>
        <w:jc w:val="center"/>
        <w:rPr>
          <w:rFonts w:ascii="Times New Roman" w:eastAsia="바탕체"/>
          <w:color w:val="000000"/>
          <w:sz w:val="16"/>
          <w:szCs w:val="16"/>
        </w:rPr>
      </w:pPr>
    </w:p>
    <w:p w14:paraId="645EFFAE" w14:textId="77777777" w:rsidR="006A29C3" w:rsidRPr="000A7798" w:rsidRDefault="006A29C3" w:rsidP="006A29C3">
      <w:pPr>
        <w:tabs>
          <w:tab w:val="left" w:pos="3402"/>
        </w:tabs>
        <w:snapToGrid w:val="0"/>
        <w:spacing w:line="200" w:lineRule="exact"/>
        <w:textAlignment w:val="baseline"/>
        <w:rPr>
          <w:rFonts w:ascii="Times New Roman" w:eastAsia="바탕체"/>
          <w:b/>
          <w:kern w:val="0"/>
          <w:sz w:val="16"/>
          <w:szCs w:val="16"/>
        </w:rPr>
      </w:pPr>
    </w:p>
    <w:p w14:paraId="2B83AF39" w14:textId="77777777" w:rsidR="006A29C3" w:rsidRPr="000A7798" w:rsidRDefault="006A29C3" w:rsidP="006A29C3">
      <w:pPr>
        <w:tabs>
          <w:tab w:val="left" w:pos="3402"/>
        </w:tabs>
        <w:snapToGrid w:val="0"/>
        <w:spacing w:line="200" w:lineRule="exact"/>
        <w:textAlignment w:val="baseline"/>
        <w:rPr>
          <w:rFonts w:ascii="Times New Roman" w:eastAsia="바탕체"/>
          <w:b/>
          <w:kern w:val="0"/>
          <w:sz w:val="16"/>
          <w:szCs w:val="16"/>
        </w:rPr>
      </w:pPr>
    </w:p>
    <w:p w14:paraId="75E5DE98" w14:textId="77777777" w:rsidR="006A29C3" w:rsidRPr="000A7798" w:rsidRDefault="006A29C3" w:rsidP="006A29C3">
      <w:pPr>
        <w:tabs>
          <w:tab w:val="left" w:pos="3402"/>
        </w:tabs>
        <w:snapToGrid w:val="0"/>
        <w:spacing w:line="200" w:lineRule="exact"/>
        <w:textAlignment w:val="baseline"/>
        <w:rPr>
          <w:rFonts w:ascii="Times New Roman" w:eastAsia="바탕체"/>
          <w:b/>
          <w:kern w:val="0"/>
          <w:sz w:val="16"/>
          <w:szCs w:val="16"/>
        </w:rPr>
      </w:pPr>
    </w:p>
    <w:p w14:paraId="0E99529A" w14:textId="77777777" w:rsidR="006A29C3" w:rsidRPr="000A7798" w:rsidRDefault="006A29C3" w:rsidP="006A29C3">
      <w:pPr>
        <w:tabs>
          <w:tab w:val="left" w:pos="3402"/>
        </w:tabs>
        <w:snapToGrid w:val="0"/>
        <w:spacing w:line="200" w:lineRule="exact"/>
        <w:textAlignment w:val="baseline"/>
        <w:rPr>
          <w:rFonts w:ascii="Times New Roman" w:eastAsia="바탕체"/>
          <w:b/>
          <w:kern w:val="0"/>
          <w:sz w:val="16"/>
          <w:szCs w:val="16"/>
        </w:rPr>
      </w:pPr>
      <w:r>
        <w:rPr>
          <w:rFonts w:ascii="Times New Roman" w:eastAsia="바탕체" w:hint="eastAsia"/>
          <w:b/>
          <w:kern w:val="0"/>
          <w:sz w:val="16"/>
          <w:szCs w:val="16"/>
        </w:rPr>
        <w:t>위</w:t>
      </w:r>
      <w:r>
        <w:rPr>
          <w:rFonts w:ascii="Times New Roman" w:eastAsia="바탕체"/>
          <w:b/>
          <w:kern w:val="0"/>
          <w:sz w:val="16"/>
          <w:szCs w:val="16"/>
        </w:rPr>
        <w:t xml:space="preserve"> </w:t>
      </w:r>
      <w:r>
        <w:rPr>
          <w:rFonts w:ascii="Times New Roman" w:eastAsia="바탕체" w:hint="eastAsia"/>
          <w:b/>
          <w:kern w:val="0"/>
          <w:sz w:val="16"/>
          <w:szCs w:val="16"/>
        </w:rPr>
        <w:t>탁</w:t>
      </w:r>
      <w:r>
        <w:rPr>
          <w:rFonts w:ascii="Times New Roman" w:eastAsia="바탕체"/>
          <w:b/>
          <w:kern w:val="0"/>
          <w:sz w:val="16"/>
          <w:szCs w:val="16"/>
        </w:rPr>
        <w:t xml:space="preserve"> </w:t>
      </w:r>
      <w:r>
        <w:rPr>
          <w:rFonts w:ascii="Times New Roman" w:eastAsia="바탕체" w:hint="eastAsia"/>
          <w:b/>
          <w:kern w:val="0"/>
          <w:sz w:val="16"/>
          <w:szCs w:val="16"/>
        </w:rPr>
        <w:t xml:space="preserve">자      </w:t>
      </w:r>
      <w:r>
        <w:rPr>
          <w:rFonts w:ascii="Times New Roman" w:eastAsia="바탕체"/>
          <w:b/>
          <w:kern w:val="0"/>
          <w:sz w:val="16"/>
          <w:szCs w:val="16"/>
        </w:rPr>
        <w:t xml:space="preserve"> </w:t>
      </w:r>
    </w:p>
    <w:p w14:paraId="2B028848" w14:textId="77777777" w:rsidR="006A29C3" w:rsidRPr="000A7798" w:rsidRDefault="006A29C3" w:rsidP="006A29C3">
      <w:pPr>
        <w:tabs>
          <w:tab w:val="left" w:pos="3402"/>
        </w:tabs>
        <w:snapToGrid w:val="0"/>
        <w:spacing w:line="200" w:lineRule="exact"/>
        <w:textAlignment w:val="baseline"/>
        <w:rPr>
          <w:rFonts w:ascii="Times New Roman" w:eastAsia="바탕체"/>
          <w:b/>
          <w:kern w:val="0"/>
          <w:sz w:val="16"/>
          <w:szCs w:val="16"/>
        </w:rPr>
      </w:pPr>
    </w:p>
    <w:p w14:paraId="1B32FDB0" w14:textId="77777777" w:rsidR="006A29C3" w:rsidRPr="000A7798" w:rsidRDefault="006A29C3" w:rsidP="006A29C3">
      <w:pPr>
        <w:tabs>
          <w:tab w:val="left" w:pos="3402"/>
        </w:tabs>
        <w:snapToGrid w:val="0"/>
        <w:spacing w:line="200" w:lineRule="exact"/>
        <w:textAlignment w:val="baseline"/>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 110111-</w:t>
      </w:r>
      <w:r>
        <w:rPr>
          <w:rFonts w:ascii="Times New Roman" w:eastAsia="바탕체" w:hint="eastAsia"/>
          <w:kern w:val="0"/>
          <w:sz w:val="16"/>
          <w:szCs w:val="16"/>
        </w:rPr>
        <w:t>0969954</w:t>
      </w:r>
    </w:p>
    <w:p w14:paraId="0E3B0003" w14:textId="77777777" w:rsidR="006A29C3" w:rsidRPr="000A7798" w:rsidRDefault="006A29C3" w:rsidP="006A29C3">
      <w:pPr>
        <w:snapToGrid w:val="0"/>
        <w:spacing w:line="200" w:lineRule="exact"/>
        <w:textAlignment w:val="baseline"/>
        <w:rPr>
          <w:rFonts w:ascii="Times New Roman" w:eastAsia="바탕체"/>
          <w:kern w:val="0"/>
          <w:sz w:val="16"/>
          <w:szCs w:val="16"/>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서울특별시 강남구 삼성로 51</w:t>
      </w:r>
      <w:r>
        <w:rPr>
          <w:rFonts w:ascii="Times New Roman" w:eastAsia="바탕체" w:hint="eastAsia"/>
          <w:kern w:val="0"/>
          <w:sz w:val="16"/>
          <w:szCs w:val="16"/>
        </w:rPr>
        <w:t xml:space="preserve">1 </w:t>
      </w:r>
      <w:r>
        <w:rPr>
          <w:rFonts w:ascii="Times New Roman" w:eastAsia="바탕체"/>
          <w:kern w:val="0"/>
          <w:sz w:val="16"/>
          <w:szCs w:val="16"/>
        </w:rPr>
        <w:t>(삼성동)</w:t>
      </w:r>
    </w:p>
    <w:p w14:paraId="087C39FA" w14:textId="77777777" w:rsidR="006A29C3" w:rsidRPr="000A7798" w:rsidRDefault="006A29C3" w:rsidP="006A29C3">
      <w:pPr>
        <w:snapToGrid w:val="0"/>
        <w:spacing w:line="200" w:lineRule="exact"/>
        <w:textAlignment w:val="baseline"/>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 xml:space="preserve">주식회사 </w:t>
      </w:r>
      <w:r>
        <w:rPr>
          <w:rFonts w:ascii="Times New Roman" w:eastAsia="바탕체"/>
          <w:kern w:val="0"/>
          <w:sz w:val="16"/>
          <w:szCs w:val="16"/>
        </w:rPr>
        <w:t xml:space="preserve">코람코라이프로지스위탁관리</w:t>
      </w:r>
      <w:del w:id="1009" w:author="코람코 상장리츠팀" w:date="2026-10-07T09:00:00Z">
        <w:r>
          <w:rPr>
            <w:rFonts w:ascii="Times New Roman" w:eastAsia="바탕체"/>
            <w:kern w:val="0"/>
            <w:sz w:val="16"/>
            <w:szCs w:val="16"/>
          </w:rPr>
          <w:delText xml:space="preserve">자</w:delText>
        </w:r>
      </w:del>
      <w:r>
        <w:rPr>
          <w:rFonts w:ascii="Times New Roman" w:eastAsia="바탕체"/>
          <w:kern w:val="0"/>
          <w:sz w:val="16"/>
          <w:szCs w:val="16"/>
        </w:rPr>
        <w:t xml:space="preserve">부동산투자회사</w:t>
      </w:r>
    </w:p>
    <w:p w14:paraId="20C8D8DB" w14:textId="77777777" w:rsidR="006A29C3" w:rsidRPr="000A7798" w:rsidRDefault="006A29C3" w:rsidP="006A29C3">
      <w:pPr>
        <w:snapToGrid w:val="0"/>
        <w:spacing w:line="200" w:lineRule="exact"/>
        <w:ind w:leftChars="567" w:left="1134"/>
        <w:textAlignment w:val="baseline"/>
        <w:rPr>
          <w:rFonts w:ascii="Times New Roman" w:eastAsia="바탕체"/>
          <w:kern w:val="0"/>
          <w:sz w:val="16"/>
          <w:szCs w:val="16"/>
        </w:rPr>
      </w:pPr>
      <w:r>
        <w:rPr>
          <w:rFonts w:ascii="Times New Roman" w:eastAsia="바탕체" w:hint="eastAsia"/>
          <w:kern w:val="0"/>
          <w:sz w:val="16"/>
          <w:szCs w:val="16"/>
        </w:rPr>
        <w:t xml:space="preserve">대표이사 원 재 이</w:t>
      </w:r>
      <w:r>
        <w:rPr>
          <w:rFonts w:ascii="Times New Roman" w:eastAsia="바탕체"/>
          <w:kern w:val="0"/>
          <w:sz w:val="16"/>
          <w:szCs w:val="16"/>
        </w:rPr>
        <w:t xml:space="preserve"> </w:t>
      </w:r>
      <w:r>
        <w:rPr>
          <w:rFonts w:ascii="Times New Roman" w:eastAsia="바탕체" w:hint="eastAsia"/>
          <w:kern w:val="0"/>
          <w:sz w:val="16"/>
          <w:szCs w:val="16"/>
        </w:rPr>
        <w:t xml:space="preserve">      </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w:t>
      </w:r>
    </w:p>
    <w:p w14:paraId="54340367" w14:textId="77777777" w:rsidR="006A29C3" w:rsidRPr="000A7798" w:rsidRDefault="006A29C3" w:rsidP="006A29C3">
      <w:pPr>
        <w:spacing w:line="200" w:lineRule="exact"/>
        <w:rPr>
          <w:rFonts w:ascii="바탕체" w:eastAsia="바탕체" w:hAnsi="바탕체"/>
          <w:sz w:val="16"/>
          <w:szCs w:val="16"/>
        </w:rPr>
      </w:pPr>
    </w:p>
    <w:p w14:paraId="6A7368F2" w14:textId="77777777" w:rsidR="006A29C3" w:rsidRPr="000A7798" w:rsidRDefault="006A29C3" w:rsidP="006A29C3">
      <w:pPr>
        <w:tabs>
          <w:tab w:val="left" w:pos="5298"/>
        </w:tabs>
        <w:spacing w:line="200" w:lineRule="exact"/>
        <w:ind w:firstLineChars="1500" w:firstLine="2400"/>
        <w:rPr>
          <w:rFonts w:ascii="바탕체" w:eastAsia="바탕체" w:hAnsi="바탕체"/>
          <w:sz w:val="16"/>
          <w:szCs w:val="16"/>
        </w:rPr>
      </w:pPr>
      <w:r>
        <w:rPr>
          <w:rFonts w:ascii="바탕체" w:eastAsia="바탕체" w:hAnsi="바탕체"/>
          <w:sz w:val="16"/>
          <w:szCs w:val="16"/>
        </w:rPr>
        <w:tab/>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04"/>
      </w:tblGrid>
      <w:tr w:rsidR="006A29C3" w:rsidRPr="000A7798" w14:paraId="2BA1D603" w14:textId="77777777" w:rsidTr="005E1C22">
        <w:trPr>
          <w:trHeight w:val="593"/>
        </w:trPr>
        <w:tc>
          <w:tcPr>
            <w:tcW w:w="8708" w:type="dxa"/>
            <w:tcBorders>
              <w:top w:val="nil"/>
              <w:left w:val="nil"/>
              <w:bottom w:val="nil"/>
              <w:right w:val="nil"/>
            </w:tcBorders>
            <w:tcMar>
              <w:top w:w="28" w:type="dxa"/>
              <w:left w:w="102" w:type="dxa"/>
              <w:bottom w:w="28" w:type="dxa"/>
              <w:right w:w="102" w:type="dxa"/>
            </w:tcMar>
            <w:vAlign w:val="center"/>
            <w:hideMark/>
          </w:tcPr>
          <w:p w14:paraId="688E06A5" w14:textId="77777777" w:rsidR="006A29C3" w:rsidRPr="000A7798" w:rsidRDefault="006A29C3" w:rsidP="005E1C22">
            <w:pPr>
              <w:shd w:val="clear" w:color="auto" w:fill="FFFFFF"/>
              <w:snapToGrid w:val="0"/>
              <w:spacing w:line="200" w:lineRule="exact"/>
              <w:textAlignment w:val="baseline"/>
              <w:rPr>
                <w:rFonts w:ascii="바탕체" w:eastAsia="바탕체" w:hAnsi="바탕체" w:cs="굴림"/>
                <w:color w:val="000000"/>
                <w:kern w:val="0"/>
                <w:sz w:val="16"/>
                <w:szCs w:val="16"/>
              </w:rPr>
            </w:pPr>
            <w:r>
              <w:rPr>
                <w:rFonts w:ascii="바탕체" w:eastAsia="바탕체" w:hAnsi="바탕체" w:cs="굴림"/>
                <w:b/>
                <w:bCs/>
                <w:color w:val="000000"/>
                <w:kern w:val="0"/>
                <w:sz w:val="16"/>
                <w:szCs w:val="16"/>
                <w:shd w:val="clear" w:color="auto" w:fill="FFFFFF"/>
              </w:rPr>
              <w:t>본 신탁계약의 내용을 설명 들었으며</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000000"/>
                <w:kern w:val="0"/>
                <w:sz w:val="16"/>
                <w:szCs w:val="16"/>
                <w:shd w:val="clear" w:color="auto" w:fill="FFFFFF"/>
              </w:rPr>
              <w:t>신탁내용을 이해하였음</w:t>
            </w:r>
          </w:p>
        </w:tc>
      </w:tr>
      <w:tr w:rsidR="006A29C3" w:rsidRPr="000A7798" w14:paraId="4E620962" w14:textId="77777777" w:rsidTr="005E1C22">
        <w:trPr>
          <w:trHeight w:val="361"/>
        </w:trPr>
        <w:tc>
          <w:tcPr>
            <w:tcW w:w="8708" w:type="dxa"/>
            <w:tcBorders>
              <w:top w:val="nil"/>
              <w:left w:val="nil"/>
              <w:bottom w:val="nil"/>
              <w:right w:val="nil"/>
            </w:tcBorders>
            <w:tcMar>
              <w:top w:w="28" w:type="dxa"/>
              <w:left w:w="102" w:type="dxa"/>
              <w:bottom w:w="28" w:type="dxa"/>
              <w:right w:w="102" w:type="dxa"/>
            </w:tcMar>
            <w:vAlign w:val="center"/>
            <w:hideMark/>
          </w:tcPr>
          <w:p w14:paraId="7A9C0468" w14:textId="77777777" w:rsidR="006A29C3" w:rsidRPr="000A7798" w:rsidRDefault="006A29C3" w:rsidP="005E1C22">
            <w:pPr>
              <w:shd w:val="clear" w:color="auto" w:fill="FFFFFF"/>
              <w:snapToGrid w:val="0"/>
              <w:spacing w:line="200" w:lineRule="exact"/>
              <w:textAlignment w:val="baseline"/>
              <w:rPr>
                <w:rFonts w:ascii="바탕체" w:eastAsia="바탕체" w:hAnsi="바탕체" w:cs="굴림"/>
                <w:color w:val="000000"/>
                <w:kern w:val="0"/>
                <w:sz w:val="16"/>
                <w:szCs w:val="16"/>
              </w:rPr>
            </w:pPr>
            <w:r>
              <w:rPr>
                <w:rFonts w:ascii="바탕체" w:eastAsia="바탕체" w:hAnsi="바탕체" w:cs="굴림"/>
                <w:b/>
                <w:bCs/>
                <w:color w:val="000000"/>
                <w:kern w:val="0"/>
                <w:sz w:val="16"/>
                <w:szCs w:val="16"/>
                <w:shd w:val="clear" w:color="auto" w:fill="FFFFFF"/>
              </w:rPr>
              <w:t xml:space="preserve">본 신탁계약의 내용을 </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CCCCCC"/>
                <w:kern w:val="0"/>
                <w:sz w:val="16"/>
                <w:szCs w:val="16"/>
                <w:shd w:val="clear" w:color="auto" w:fill="FFFFFF"/>
              </w:rPr>
              <w:t>설명 들었으며</w:t>
            </w:r>
            <w:r>
              <w:rPr>
                <w:rFonts w:ascii="바탕체" w:eastAsia="바탕체" w:hAnsi="바탕체" w:cs="굴림" w:hint="eastAsia"/>
                <w:b/>
                <w:bCs/>
                <w:color w:val="CCCCCC"/>
                <w:kern w:val="0"/>
                <w:sz w:val="16"/>
                <w:szCs w:val="16"/>
                <w:shd w:val="clear" w:color="auto" w:fill="FFFFFF"/>
              </w:rPr>
              <w:t xml:space="preserve">  </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000000"/>
                <w:kern w:val="0"/>
                <w:sz w:val="16"/>
                <w:szCs w:val="16"/>
                <w:shd w:val="clear" w:color="auto" w:fill="FFFFFF"/>
              </w:rPr>
              <w:t xml:space="preserve">신탁내용을 </w:t>
            </w:r>
            <w:r>
              <w:rPr>
                <w:rFonts w:ascii="바탕체" w:eastAsia="바탕체" w:hAnsi="바탕체" w:cs="굴림" w:hint="eastAsia"/>
                <w:b/>
                <w:bCs/>
                <w:color w:val="000000"/>
                <w:kern w:val="0"/>
                <w:sz w:val="16"/>
                <w:szCs w:val="16"/>
                <w:shd w:val="clear" w:color="auto" w:fill="FFFFFF"/>
              </w:rPr>
              <w:t xml:space="preserve">(  </w:t>
            </w:r>
            <w:r>
              <w:rPr>
                <w:rFonts w:ascii="바탕체" w:eastAsia="바탕체" w:hAnsi="바탕체" w:cs="굴림"/>
                <w:b/>
                <w:bCs/>
                <w:color w:val="CCCCCC"/>
                <w:kern w:val="0"/>
                <w:sz w:val="16"/>
                <w:szCs w:val="16"/>
                <w:shd w:val="clear" w:color="auto" w:fill="FFFFFF"/>
              </w:rPr>
              <w:t>이해하였음</w:t>
            </w:r>
            <w:r>
              <w:rPr>
                <w:rFonts w:ascii="바탕체" w:eastAsia="바탕체" w:hAnsi="바탕체" w:cs="굴림" w:hint="eastAsia"/>
                <w:b/>
                <w:bCs/>
                <w:color w:val="CCCCCC"/>
                <w:kern w:val="0"/>
                <w:sz w:val="16"/>
                <w:szCs w:val="16"/>
                <w:shd w:val="clear" w:color="auto" w:fill="FFFFFF"/>
              </w:rPr>
              <w:t xml:space="preserve">  </w:t>
            </w:r>
            <w:r>
              <w:rPr>
                <w:rFonts w:ascii="바탕체" w:eastAsia="바탕체" w:hAnsi="바탕체" w:cs="굴림" w:hint="eastAsia"/>
                <w:b/>
                <w:bCs/>
                <w:color w:val="000000"/>
                <w:kern w:val="0"/>
                <w:sz w:val="16"/>
                <w:szCs w:val="16"/>
                <w:shd w:val="clear" w:color="auto" w:fill="FFFFFF"/>
              </w:rPr>
              <w:t>)</w:t>
            </w:r>
          </w:p>
        </w:tc>
      </w:tr>
    </w:tbl>
    <w:p w14:paraId="220EDB55" w14:textId="77777777" w:rsidR="006A29C3" w:rsidRPr="000A7798" w:rsidRDefault="006A29C3" w:rsidP="006A29C3">
      <w:pPr>
        <w:spacing w:line="200" w:lineRule="exact"/>
        <w:rPr>
          <w:rFonts w:ascii="Times New Roman" w:eastAsia="바탕체"/>
          <w:b/>
          <w:bCs/>
          <w:kern w:val="0"/>
          <w:sz w:val="16"/>
          <w:szCs w:val="16"/>
        </w:rPr>
      </w:pPr>
    </w:p>
    <w:p w14:paraId="2F01007B" w14:textId="77777777" w:rsidR="006A29C3" w:rsidRPr="000A7798" w:rsidRDefault="006A29C3" w:rsidP="006A29C3">
      <w:pPr>
        <w:snapToGrid w:val="0"/>
        <w:spacing w:line="200" w:lineRule="exact"/>
        <w:ind w:firstLineChars="1500" w:firstLine="2402"/>
        <w:textAlignment w:val="baseline"/>
        <w:rPr>
          <w:rFonts w:ascii="Times New Roman" w:eastAsia="바탕체"/>
          <w:b/>
          <w:bCs/>
          <w:kern w:val="0"/>
          <w:sz w:val="16"/>
          <w:szCs w:val="16"/>
        </w:rPr>
      </w:pPr>
      <w:r>
        <w:rPr>
          <w:rFonts w:ascii="Times New Roman" w:eastAsia="바탕체" w:hint="eastAsia"/>
          <w:b/>
          <w:bCs/>
          <w:kern w:val="0"/>
          <w:sz w:val="16"/>
          <w:szCs w:val="16"/>
        </w:rPr>
        <w:t>위탁자</w:t>
      </w:r>
      <w:r>
        <w:rPr>
          <w:rFonts w:ascii="Times New Roman" w:eastAsia="바탕체"/>
          <w:b/>
          <w:bCs/>
          <w:kern w:val="0"/>
          <w:sz w:val="16"/>
          <w:szCs w:val="16"/>
        </w:rPr>
        <w:t xml:space="preserve"> : </w:t>
      </w:r>
      <w:r>
        <w:rPr>
          <w:rFonts w:ascii="Times New Roman" w:eastAsia="바탕체" w:hint="eastAsia"/>
          <w:b/>
          <w:bCs/>
          <w:kern w:val="0"/>
          <w:sz w:val="16"/>
          <w:szCs w:val="16"/>
        </w:rPr>
        <w:t xml:space="preserve">주식회사 </w:t>
      </w:r>
      <w:r>
        <w:rPr>
          <w:rFonts w:ascii="Times New Roman" w:eastAsia="바탕체"/>
          <w:b/>
          <w:bCs/>
          <w:kern w:val="0"/>
          <w:sz w:val="16"/>
          <w:szCs w:val="16"/>
        </w:rPr>
        <w:t xml:space="preserve">코람코라이프로지스위탁관리</w:t>
      </w:r>
      <w:del w:id="1010" w:author="코람코 상장리츠팀" w:date="2026-10-07T09:00:00Z">
        <w:r>
          <w:rPr>
            <w:rFonts w:ascii="Times New Roman" w:eastAsia="바탕체"/>
            <w:b/>
            <w:bCs/>
            <w:kern w:val="0"/>
            <w:sz w:val="16"/>
            <w:szCs w:val="16"/>
          </w:rPr>
          <w:delText xml:space="preserve">자</w:delText>
        </w:r>
      </w:del>
      <w:r>
        <w:rPr>
          <w:rFonts w:ascii="Times New Roman" w:eastAsia="바탕체"/>
          <w:b/>
          <w:bCs/>
          <w:kern w:val="0"/>
          <w:sz w:val="16"/>
          <w:szCs w:val="16"/>
        </w:rPr>
        <w:t xml:space="preserve">부동산투자회사</w:t>
      </w:r>
    </w:p>
    <w:p w14:paraId="547C35CA" w14:textId="77777777" w:rsidR="006A29C3" w:rsidRPr="000A7798" w:rsidRDefault="006A29C3" w:rsidP="006A29C3">
      <w:pPr>
        <w:spacing w:line="200" w:lineRule="exact"/>
        <w:ind w:firstLineChars="2500" w:firstLine="4004"/>
        <w:rPr>
          <w:rFonts w:ascii="바탕체" w:eastAsia="바탕체" w:hAnsi="바탕체"/>
          <w:sz w:val="16"/>
          <w:szCs w:val="16"/>
        </w:rPr>
      </w:pPr>
      <w:r>
        <w:rPr>
          <w:rFonts w:ascii="Times New Roman" w:eastAsia="바탕체" w:hint="eastAsia"/>
          <w:b/>
          <w:bCs/>
          <w:kern w:val="0"/>
          <w:sz w:val="16"/>
          <w:szCs w:val="16"/>
        </w:rPr>
        <w:t xml:space="preserve">대표이사 원 재 이 </w:t>
      </w:r>
      <w:r>
        <w:rPr>
          <w:rFonts w:ascii="Times New Roman" w:eastAsia="바탕체"/>
          <w:b/>
          <w:bCs/>
          <w:kern w:val="0"/>
          <w:sz w:val="16"/>
          <w:szCs w:val="16"/>
        </w:rPr>
        <w:t>(</w:t>
      </w:r>
      <w:r>
        <w:rPr>
          <w:rFonts w:ascii="Times New Roman" w:eastAsia="바탕체" w:hint="eastAsia"/>
          <w:b/>
          <w:bCs/>
          <w:kern w:val="0"/>
          <w:sz w:val="16"/>
          <w:szCs w:val="16"/>
        </w:rPr>
        <w:t>인</w:t>
      </w:r>
      <w:r>
        <w:rPr>
          <w:rFonts w:ascii="Times New Roman" w:eastAsia="바탕체"/>
          <w:b/>
          <w:bCs/>
          <w:kern w:val="0"/>
          <w:sz w:val="16"/>
          <w:szCs w:val="16"/>
        </w:rPr>
        <w:t>)</w:t>
      </w:r>
    </w:p>
    <w:p w14:paraId="3C286EAF" w14:textId="77777777" w:rsidR="006A29C3" w:rsidRPr="000A7798" w:rsidRDefault="006A29C3" w:rsidP="006A29C3">
      <w:pPr>
        <w:spacing w:line="200" w:lineRule="exact"/>
        <w:rPr>
          <w:rFonts w:ascii="바탕체" w:eastAsia="바탕체" w:hAnsi="바탕체"/>
          <w:sz w:val="16"/>
          <w:szCs w:val="16"/>
        </w:rPr>
      </w:pPr>
    </w:p>
    <w:p w14:paraId="762B036A" w14:textId="77777777" w:rsidR="006A29C3" w:rsidRDefault="006A29C3" w:rsidP="006A29C3">
      <w:pPr>
        <w:spacing w:line="200" w:lineRule="exact"/>
        <w:rPr>
          <w:rFonts w:ascii="바탕체" w:eastAsia="바탕체" w:hAnsi="바탕체"/>
          <w:sz w:val="16"/>
          <w:szCs w:val="16"/>
        </w:rPr>
      </w:pPr>
    </w:p>
    <w:p w14:paraId="6B2F0386" w14:textId="77777777" w:rsidR="006A29C3" w:rsidRPr="000A7798" w:rsidRDefault="006A29C3" w:rsidP="006A29C3">
      <w:pPr>
        <w:spacing w:line="200" w:lineRule="exact"/>
        <w:rPr>
          <w:rFonts w:ascii="바탕체" w:eastAsia="바탕체" w:hAnsi="바탕체"/>
          <w:sz w:val="16"/>
          <w:szCs w:val="16"/>
        </w:rPr>
      </w:pPr>
    </w:p>
    <w:p w14:paraId="05A71C00" w14:textId="77777777" w:rsidR="006A29C3" w:rsidRPr="000A7798" w:rsidRDefault="006A29C3" w:rsidP="006A29C3">
      <w:pPr>
        <w:spacing w:line="200" w:lineRule="exact"/>
        <w:rPr>
          <w:rFonts w:ascii="바탕체" w:eastAsia="바탕체" w:hAnsi="바탕체"/>
          <w:sz w:val="16"/>
          <w:szCs w:val="16"/>
        </w:rPr>
      </w:pPr>
    </w:p>
    <w:p w14:paraId="76E9EA43" w14:textId="77777777" w:rsidR="006A29C3" w:rsidRPr="000A7798" w:rsidRDefault="006A29C3" w:rsidP="006A29C3">
      <w:pPr>
        <w:spacing w:line="200" w:lineRule="exact"/>
        <w:rPr>
          <w:rFonts w:ascii="Times New Roman" w:eastAsia="바탕체"/>
          <w:kern w:val="0"/>
          <w:sz w:val="16"/>
          <w:szCs w:val="16"/>
        </w:rPr>
      </w:pPr>
      <w:r>
        <w:rPr>
          <w:rFonts w:ascii="Times New Roman" w:eastAsia="바탕체"/>
          <w:b/>
          <w:kern w:val="0"/>
          <w:sz w:val="16"/>
          <w:szCs w:val="16"/>
        </w:rPr>
        <w:br w:type="page"/>
      </w:r>
      <w:r>
        <w:rPr>
          <w:rFonts w:ascii="Times New Roman" w:eastAsia="바탕체" w:hint="eastAsia"/>
          <w:b/>
          <w:kern w:val="0"/>
          <w:sz w:val="16"/>
          <w:szCs w:val="16"/>
        </w:rPr>
        <w:lastRenderedPageBreak/>
        <w:t>수</w:t>
      </w:r>
      <w:r>
        <w:rPr>
          <w:rFonts w:ascii="Times New Roman" w:eastAsia="바탕체"/>
          <w:b/>
          <w:kern w:val="0"/>
          <w:sz w:val="16"/>
          <w:szCs w:val="16"/>
        </w:rPr>
        <w:t xml:space="preserve"> </w:t>
      </w:r>
      <w:r>
        <w:rPr>
          <w:rFonts w:ascii="Times New Roman" w:eastAsia="바탕체" w:hint="eastAsia"/>
          <w:b/>
          <w:kern w:val="0"/>
          <w:sz w:val="16"/>
          <w:szCs w:val="16"/>
        </w:rPr>
        <w:t>탁</w:t>
      </w:r>
      <w:r>
        <w:rPr>
          <w:rFonts w:ascii="Times New Roman" w:eastAsia="바탕체"/>
          <w:b/>
          <w:kern w:val="0"/>
          <w:sz w:val="16"/>
          <w:szCs w:val="16"/>
        </w:rPr>
        <w:t xml:space="preserve"> </w:t>
      </w:r>
      <w:r>
        <w:rPr>
          <w:rFonts w:ascii="Times New Roman" w:eastAsia="바탕체" w:hint="eastAsia"/>
          <w:b/>
          <w:kern w:val="0"/>
          <w:sz w:val="16"/>
          <w:szCs w:val="16"/>
        </w:rPr>
        <w:t>자</w:t>
      </w:r>
      <w:r>
        <w:rPr>
          <w:rFonts w:ascii="Times New Roman" w:eastAsia="바탕체" w:hint="eastAsia"/>
          <w:kern w:val="0"/>
          <w:sz w:val="16"/>
          <w:szCs w:val="16"/>
        </w:rPr>
        <w:t xml:space="preserve"> </w:t>
      </w:r>
      <w:r>
        <w:rPr>
          <w:rFonts w:ascii="Times New Roman" w:eastAsia="바탕체"/>
          <w:kern w:val="0"/>
          <w:sz w:val="16"/>
          <w:szCs w:val="16"/>
        </w:rPr>
        <w:t xml:space="preserve"> </w:t>
      </w:r>
      <w:r>
        <w:rPr>
          <w:rFonts w:ascii="Times New Roman" w:eastAsia="바탕체" w:hint="eastAsia"/>
          <w:kern w:val="0"/>
          <w:sz w:val="16"/>
          <w:szCs w:val="16"/>
        </w:rPr>
        <w:t xml:space="preserve">    </w:t>
      </w:r>
    </w:p>
    <w:p w14:paraId="06CD0A60" w14:textId="77777777" w:rsidR="006A29C3" w:rsidRPr="000A7798" w:rsidRDefault="006A29C3" w:rsidP="006A29C3">
      <w:pPr>
        <w:spacing w:line="200" w:lineRule="exact"/>
        <w:rPr>
          <w:rFonts w:ascii="Times New Roman" w:eastAsia="바탕체"/>
          <w:kern w:val="0"/>
          <w:sz w:val="16"/>
          <w:szCs w:val="16"/>
        </w:rPr>
      </w:pPr>
    </w:p>
    <w:p w14:paraId="0313A613" w14:textId="77777777" w:rsidR="006A29C3" w:rsidRPr="000A7798" w:rsidRDefault="006A29C3" w:rsidP="006A29C3">
      <w:pPr>
        <w:spacing w:line="200" w:lineRule="exact"/>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w:t>
      </w:r>
      <w:r>
        <w:rPr>
          <w:rFonts w:ascii="Times New Roman" w:eastAsia="바탕체" w:hint="eastAsia"/>
          <w:kern w:val="0"/>
          <w:sz w:val="16"/>
          <w:szCs w:val="16"/>
        </w:rPr>
        <w:t xml:space="preserve"> </w:t>
      </w:r>
      <w:r>
        <w:rPr>
          <w:rFonts w:ascii="Times New Roman" w:eastAsia="바탕체"/>
          <w:kern w:val="0"/>
          <w:sz w:val="16"/>
          <w:szCs w:val="16"/>
        </w:rPr>
        <w:t>110111-0023393</w:t>
      </w:r>
    </w:p>
    <w:p w14:paraId="23D6C5ED" w14:textId="77777777" w:rsidR="006A29C3" w:rsidRPr="000A7798" w:rsidRDefault="006A29C3" w:rsidP="006A29C3">
      <w:pPr>
        <w:snapToGrid w:val="0"/>
        <w:spacing w:line="200" w:lineRule="exact"/>
        <w:ind w:left="899" w:hangingChars="562" w:hanging="899"/>
        <w:textAlignment w:val="baseline"/>
        <w:rPr>
          <w:rFonts w:ascii="Times New Roman" w:eastAsia="바탕체"/>
          <w:kern w:val="0"/>
          <w:sz w:val="16"/>
          <w:szCs w:val="16"/>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w:t>
      </w:r>
      <w:r>
        <w:rPr>
          <w:rFonts w:ascii="Times New Roman" w:eastAsia="바탕체" w:hint="eastAsia"/>
          <w:kern w:val="0"/>
          <w:sz w:val="16"/>
          <w:szCs w:val="16"/>
        </w:rPr>
        <w:t>서울특별시</w:t>
      </w:r>
      <w:r>
        <w:rPr>
          <w:rFonts w:ascii="Times New Roman" w:eastAsia="바탕체"/>
          <w:kern w:val="0"/>
          <w:sz w:val="16"/>
          <w:szCs w:val="16"/>
        </w:rPr>
        <w:t xml:space="preserve"> </w:t>
      </w:r>
      <w:r>
        <w:rPr>
          <w:rFonts w:ascii="Times New Roman" w:eastAsia="바탕체" w:hint="eastAsia"/>
          <w:kern w:val="0"/>
          <w:sz w:val="16"/>
          <w:szCs w:val="16"/>
        </w:rPr>
        <w:t>중구</w:t>
      </w:r>
      <w:r>
        <w:rPr>
          <w:rFonts w:ascii="Times New Roman" w:eastAsia="바탕체"/>
          <w:kern w:val="0"/>
          <w:sz w:val="16"/>
          <w:szCs w:val="16"/>
        </w:rPr>
        <w:t xml:space="preserve"> </w:t>
      </w:r>
      <w:r>
        <w:rPr>
          <w:rFonts w:ascii="Times New Roman" w:eastAsia="바탕체" w:hint="eastAsia"/>
          <w:kern w:val="0"/>
          <w:sz w:val="16"/>
          <w:szCs w:val="16"/>
        </w:rPr>
        <w:t>소공로</w:t>
      </w:r>
      <w:r>
        <w:rPr>
          <w:rFonts w:ascii="Times New Roman" w:eastAsia="바탕체"/>
          <w:kern w:val="0"/>
          <w:sz w:val="16"/>
          <w:szCs w:val="16"/>
        </w:rPr>
        <w:t xml:space="preserve"> 51(</w:t>
      </w:r>
      <w:r>
        <w:rPr>
          <w:rFonts w:ascii="Times New Roman" w:eastAsia="바탕체" w:hint="eastAsia"/>
          <w:kern w:val="0"/>
          <w:sz w:val="16"/>
          <w:szCs w:val="16"/>
        </w:rPr>
        <w:t>회현동</w:t>
      </w:r>
      <w:r>
        <w:rPr>
          <w:rFonts w:ascii="Times New Roman" w:eastAsia="바탕체"/>
          <w:kern w:val="0"/>
          <w:sz w:val="16"/>
          <w:szCs w:val="16"/>
        </w:rPr>
        <w:t>1</w:t>
      </w:r>
      <w:r>
        <w:rPr>
          <w:rFonts w:ascii="Times New Roman" w:eastAsia="바탕체" w:hint="eastAsia"/>
          <w:kern w:val="0"/>
          <w:sz w:val="16"/>
          <w:szCs w:val="16"/>
        </w:rPr>
        <w:t>가</w:t>
      </w:r>
      <w:r>
        <w:rPr>
          <w:rFonts w:ascii="Times New Roman" w:eastAsia="바탕체"/>
          <w:kern w:val="0"/>
          <w:sz w:val="16"/>
          <w:szCs w:val="16"/>
        </w:rPr>
        <w:t>)</w:t>
      </w:r>
    </w:p>
    <w:p w14:paraId="0173D039" w14:textId="77777777" w:rsidR="006A29C3" w:rsidRPr="000A7798" w:rsidRDefault="006A29C3" w:rsidP="006A29C3">
      <w:pPr>
        <w:snapToGrid w:val="0"/>
        <w:spacing w:line="200" w:lineRule="exact"/>
        <w:ind w:left="899" w:hangingChars="562" w:hanging="899"/>
        <w:textAlignment w:val="baseline"/>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주식회사</w:t>
      </w:r>
      <w:r>
        <w:rPr>
          <w:rFonts w:ascii="Times New Roman" w:eastAsia="바탕체"/>
          <w:kern w:val="0"/>
          <w:sz w:val="16"/>
          <w:szCs w:val="16"/>
        </w:rPr>
        <w:t xml:space="preserve"> </w:t>
      </w:r>
      <w:r>
        <w:rPr>
          <w:rFonts w:ascii="Times New Roman" w:eastAsia="바탕체" w:hint="eastAsia"/>
          <w:kern w:val="0"/>
          <w:sz w:val="16"/>
          <w:szCs w:val="16"/>
        </w:rPr>
        <w:t>우리은행</w:t>
      </w:r>
      <w:r>
        <w:rPr>
          <w:rFonts w:ascii="Times New Roman" w:eastAsia="바탕체"/>
          <w:kern w:val="0"/>
          <w:sz w:val="16"/>
          <w:szCs w:val="16"/>
        </w:rPr>
        <w:t xml:space="preserve"> </w:t>
      </w:r>
    </w:p>
    <w:p w14:paraId="5307CAE3" w14:textId="77777777" w:rsidR="006A29C3" w:rsidRPr="00CB47F8" w:rsidRDefault="006A29C3" w:rsidP="006A29C3">
      <w:pPr>
        <w:snapToGrid w:val="0"/>
        <w:spacing w:line="200" w:lineRule="exact"/>
        <w:ind w:leftChars="449" w:left="898" w:firstLineChars="147" w:firstLine="235"/>
        <w:textAlignment w:val="baseline"/>
        <w:rPr>
          <w:rFonts w:ascii="Times New Roman" w:eastAsia="바탕체"/>
          <w:kern w:val="0"/>
          <w:sz w:val="16"/>
          <w:szCs w:val="16"/>
        </w:rPr>
      </w:pPr>
      <w:r>
        <w:rPr>
          <w:rFonts w:ascii="Times New Roman" w:eastAsia="바탕체" w:hint="eastAsia"/>
          <w:kern w:val="0"/>
          <w:sz w:val="16"/>
          <w:szCs w:val="16"/>
        </w:rPr>
        <w:t>대표이사</w:t>
      </w:r>
      <w:r>
        <w:rPr>
          <w:rFonts w:ascii="Times New Roman" w:eastAsia="바탕체"/>
          <w:kern w:val="0"/>
          <w:sz w:val="16"/>
          <w:szCs w:val="16"/>
        </w:rPr>
        <w:t xml:space="preserve"> </w:t>
      </w:r>
      <w:r>
        <w:rPr>
          <w:rFonts w:ascii="Times New Roman" w:eastAsia="바탕체" w:hint="eastAsia"/>
          <w:kern w:val="0"/>
          <w:sz w:val="16"/>
          <w:szCs w:val="16"/>
        </w:rPr>
        <w:t xml:space="preserve">정 진 완 </w:t>
      </w:r>
    </w:p>
    <w:p w14:paraId="6CFF386F" w14:textId="77777777" w:rsidR="006A29C3" w:rsidRPr="000A7798" w:rsidRDefault="006A29C3" w:rsidP="006A29C3">
      <w:pPr>
        <w:snapToGrid w:val="0"/>
        <w:spacing w:line="200" w:lineRule="exact"/>
        <w:ind w:leftChars="449" w:left="898" w:firstLineChars="147" w:firstLine="235"/>
        <w:textAlignment w:val="baseline"/>
        <w:rPr>
          <w:rFonts w:ascii="Times New Roman" w:eastAsia="바탕체"/>
          <w:kern w:val="0"/>
          <w:sz w:val="16"/>
          <w:szCs w:val="16"/>
        </w:rPr>
      </w:pPr>
      <w:r>
        <w:rPr>
          <w:rFonts w:ascii="Times New Roman" w:eastAsia="바탕체" w:hint="eastAsia"/>
          <w:kern w:val="0"/>
          <w:sz w:val="16"/>
          <w:szCs w:val="16"/>
        </w:rPr>
        <w:t xml:space="preserve">위 지배인 신탁부장  손 상 범 (인)</w:t>
      </w:r>
    </w:p>
    <w:p w14:paraId="1624FB0E" w14:textId="77777777" w:rsidR="006A29C3" w:rsidRPr="000A7798" w:rsidRDefault="006A29C3" w:rsidP="006A29C3">
      <w:pPr>
        <w:tabs>
          <w:tab w:val="left" w:pos="3332"/>
        </w:tabs>
        <w:spacing w:line="200" w:lineRule="exact"/>
        <w:rPr>
          <w:rFonts w:ascii="Times New Roman" w:eastAsia="바탕체"/>
          <w:kern w:val="0"/>
          <w:sz w:val="16"/>
          <w:szCs w:val="16"/>
        </w:rPr>
      </w:pPr>
      <w:r>
        <w:rPr>
          <w:rFonts w:ascii="Times New Roman" w:eastAsia="바탕체"/>
          <w:b/>
          <w:kern w:val="0"/>
          <w:sz w:val="16"/>
          <w:szCs w:val="16"/>
        </w:rPr>
        <w:br w:type="page"/>
      </w:r>
      <w:commentRangeStart w:id="23"/>
      <w:del w:id="1105" w:author="코람코 상장리츠팀" w:date="2026-10-07T09:00:00Z">
        <w:r>
          <w:rPr>
            <w:rFonts w:ascii="Times New Roman" w:eastAsia="바탕체" w:hint="eastAsia"/>
            <w:b/>
            <w:kern w:val="0"/>
            <w:sz w:val="16"/>
            <w:szCs w:val="16"/>
          </w:rPr>
          <w:lastRenderedPageBreak/>
          <w:delText xml:space="preserve">(공동) </w:delText>
        </w:r>
      </w:del>
      <w:commentRangeEnd w:id="23"/>
      <w:r>
        <w:rPr>
          <w:rStyle w:val="CommentReference"/>
        </w:rPr>
        <w:commentReference w:id="23"/>
      </w:r>
      <w:r>
        <w:rPr>
          <w:rFonts w:ascii="Times New Roman" w:eastAsia="바탕체" w:hint="eastAsia"/>
          <w:b/>
          <w:kern w:val="0"/>
          <w:sz w:val="16"/>
          <w:szCs w:val="16"/>
        </w:rPr>
        <w:lastRenderedPageBreak/>
        <w:t xml:space="preserve">1</w:t>
      </w:r>
      <w:r>
        <w:rPr>
          <w:rFonts w:ascii="Times New Roman" w:eastAsia="바탕체"/>
          <w:b/>
          <w:kern w:val="0"/>
          <w:sz w:val="16"/>
          <w:szCs w:val="16"/>
        </w:rPr>
        <w:t xml:space="preserve"> </w:t>
      </w:r>
      <w:r>
        <w:rPr>
          <w:rFonts w:ascii="Times New Roman" w:eastAsia="바탕체" w:hint="eastAsia"/>
          <w:b/>
          <w:kern w:val="0"/>
          <w:sz w:val="16"/>
          <w:szCs w:val="16"/>
        </w:rPr>
        <w:t xml:space="preserve">순 위 </w:t>
      </w:r>
      <w:r>
        <w:rPr>
          <w:rFonts w:ascii="Times New Roman" w:eastAsia="바탕체" w:hint="eastAsia"/>
          <w:b/>
          <w:spacing w:val="51"/>
          <w:kern w:val="0"/>
          <w:sz w:val="16"/>
          <w:szCs w:val="16"/>
          <w:fitText w:val="1210" w:id="-365240832"/>
        </w:rPr>
        <w:t>우선수익</w:t>
      </w:r>
      <w:r>
        <w:rPr>
          <w:rFonts w:ascii="Times New Roman" w:eastAsia="바탕체" w:hint="eastAsia"/>
          <w:b/>
          <w:spacing w:val="1"/>
          <w:kern w:val="0"/>
          <w:sz w:val="16"/>
          <w:szCs w:val="16"/>
          <w:fitText w:val="1210" w:id="-365240832"/>
        </w:rPr>
        <w:t>자</w:t>
      </w:r>
      <w:r>
        <w:rPr>
          <w:rFonts w:ascii="Times New Roman" w:eastAsia="바탕체"/>
          <w:kern w:val="0"/>
          <w:sz w:val="16"/>
          <w:szCs w:val="16"/>
        </w:rPr>
        <w:t xml:space="preserve"> </w:t>
      </w:r>
    </w:p>
    <w:p w14:paraId="23BFFDF6" w14:textId="77777777" w:rsidR="006A29C3" w:rsidRPr="000A7798" w:rsidRDefault="006A29C3" w:rsidP="006A29C3">
      <w:pPr>
        <w:tabs>
          <w:tab w:val="left" w:pos="3332"/>
        </w:tabs>
        <w:spacing w:line="200" w:lineRule="exact"/>
        <w:rPr>
          <w:rFonts w:ascii="Times New Roman" w:eastAsia="바탕체"/>
          <w:kern w:val="0"/>
          <w:sz w:val="16"/>
          <w:szCs w:val="16"/>
        </w:rPr>
      </w:pPr>
    </w:p>
    <w:p w14:paraId="177E90D9" w14:textId="77777777" w:rsidR="006A29C3" w:rsidRPr="000A7798" w:rsidRDefault="006A29C3" w:rsidP="006A29C3">
      <w:pPr>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 </w:t>
      </w:r>
      <w:r>
        <w:rPr>
          <w:rFonts w:ascii="Times New Roman" w:eastAsia="바탕체" w:hint="eastAsia"/>
          <w:kern w:val="0"/>
          <w:sz w:val="16"/>
          <w:szCs w:val="16"/>
        </w:rPr>
        <w:t>[*]</w:t>
      </w:r>
    </w:p>
    <w:p w14:paraId="6D879D6F" w14:textId="77777777" w:rsidR="006A29C3" w:rsidRDefault="006A29C3" w:rsidP="006A29C3">
      <w:pPr>
        <w:tabs>
          <w:tab w:val="left" w:pos="3332"/>
        </w:tabs>
        <w:spacing w:line="200" w:lineRule="exact"/>
        <w:rPr>
          <w:rFonts w:ascii="Times New Roman" w:eastAsia="바탕체"/>
          <w:kern w:val="0"/>
          <w:sz w:val="22"/>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w:t>
      </w:r>
      <w:r>
        <w:rPr>
          <w:rFonts w:ascii="Times New Roman" w:eastAsia="바탕체" w:hint="eastAsia"/>
          <w:kern w:val="0"/>
          <w:sz w:val="16"/>
          <w:szCs w:val="16"/>
        </w:rPr>
        <w:t>[*]</w:t>
      </w:r>
    </w:p>
    <w:p w14:paraId="06AFABE8" w14:textId="77777777" w:rsidR="006A29C3" w:rsidRPr="000A7798" w:rsidRDefault="006A29C3" w:rsidP="006A29C3">
      <w:pPr>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del w:id="1106" w:author="코람코 상장리츠팀" w:date="2026-10-07T09:00:00Z">
        <w:r>
          <w:rPr>
            <w:rFonts w:ascii="Times New Roman" w:eastAsia="바탕체" w:hint="eastAsia"/>
            <w:kern w:val="0"/>
            <w:sz w:val="16"/>
            <w:szCs w:val="16"/>
          </w:rPr>
          <w:delText>[*]</w:delText>
        </w:r>
      </w:del>
      <w:ins w:id="1107" w:author="코람코 상장리츠팀" w:date="2026-10-07T09:00:00Z">
        <w:r>
          <w:rPr>
            <w:rFonts w:ascii="Times New Roman" w:eastAsia="바탕체" w:hint="eastAsia"/>
            <w:kern w:val="0"/>
            <w:sz w:val="16"/>
            <w:szCs w:val="16"/>
          </w:rPr>
          <w:t xml:space="preserve">쿠팡 주식회사</w:t>
        </w:r>
      </w:ins>
    </w:p>
    <w:p w14:paraId="1C628B12" w14:textId="77777777" w:rsidR="006A29C3" w:rsidRPr="000A7798" w:rsidRDefault="006A29C3" w:rsidP="006A29C3">
      <w:pPr>
        <w:tabs>
          <w:tab w:val="left" w:pos="3332"/>
        </w:tabs>
        <w:spacing w:line="200" w:lineRule="exact"/>
        <w:ind w:leftChars="567" w:left="1134"/>
        <w:rPr>
          <w:rFonts w:ascii="Times New Roman" w:eastAsia="바탕체"/>
          <w:kern w:val="0"/>
          <w:sz w:val="16"/>
          <w:szCs w:val="16"/>
        </w:rPr>
      </w:pPr>
      <w:r>
        <w:rPr>
          <w:rFonts w:ascii="Times New Roman" w:eastAsia="바탕체" w:hint="eastAsia"/>
          <w:kern w:val="0"/>
          <w:sz w:val="16"/>
          <w:szCs w:val="16"/>
        </w:rPr>
        <w:t xml:space="preserve">대표자 [*]        </w:t>
      </w:r>
      <w:r>
        <w:rPr>
          <w:rFonts w:ascii="Times New Roman" w:eastAsia="바탕체"/>
          <w:kern w:val="0"/>
          <w:sz w:val="16"/>
          <w:szCs w:val="16"/>
        </w:rPr>
        <w:t xml:space="preserve">  </w:t>
        <w:tab/>
        <w:t>(</w:t>
      </w:r>
      <w:r>
        <w:rPr>
          <w:rFonts w:ascii="Times New Roman" w:eastAsia="바탕체" w:hint="eastAsia"/>
          <w:kern w:val="0"/>
          <w:sz w:val="16"/>
          <w:szCs w:val="16"/>
        </w:rPr>
        <w:t>인</w:t>
      </w:r>
      <w:r>
        <w:rPr>
          <w:rFonts w:ascii="Times New Roman" w:eastAsia="바탕체"/>
          <w:kern w:val="0"/>
          <w:sz w:val="16"/>
          <w:szCs w:val="16"/>
        </w:rPr>
        <w:t>)</w:t>
      </w:r>
    </w:p>
    <w:p w14:paraId="0B7DF654" w14:textId="77777777" w:rsidR="006A29C3" w:rsidRDefault="006A29C3" w:rsidP="006A29C3">
      <w:pPr>
        <w:tabs>
          <w:tab w:val="left" w:pos="3332"/>
        </w:tabs>
        <w:spacing w:line="200" w:lineRule="exact"/>
        <w:rPr>
          <w:rFonts w:ascii="Times New Roman" w:eastAsia="바탕체"/>
          <w:b/>
          <w:kern w:val="0"/>
          <w:sz w:val="16"/>
          <w:szCs w:val="16"/>
        </w:rPr>
      </w:pPr>
    </w:p>
    <w:p w14:paraId="7A5F9E3F" w14:textId="77777777" w:rsidR="006A29C3" w:rsidRPr="000A7798" w:rsidRDefault="006A29C3" w:rsidP="006A29C3">
      <w:pPr>
        <w:tabs>
          <w:tab w:val="left" w:pos="3332"/>
        </w:tabs>
        <w:spacing w:line="200" w:lineRule="exact"/>
        <w:rPr>
          <w:rFonts w:ascii="Times New Roman" w:eastAsia="바탕체"/>
          <w:kern w:val="0"/>
          <w:sz w:val="16"/>
          <w:szCs w:val="16"/>
        </w:rPr>
      </w:pPr>
      <w:r>
        <w:rPr>
          <w:rFonts w:ascii="Times New Roman" w:eastAsia="바탕체"/>
          <w:b/>
          <w:kern w:val="0"/>
          <w:sz w:val="16"/>
          <w:szCs w:val="16"/>
        </w:rPr>
        <w:br w:type="page"/>
      </w:r>
      <w:r>
        <w:rPr>
          <w:rFonts w:ascii="Times New Roman" w:eastAsia="바탕체" w:hint="eastAsia"/>
          <w:b/>
          <w:kern w:val="0"/>
          <w:sz w:val="16"/>
          <w:szCs w:val="16"/>
        </w:rPr>
        <w:lastRenderedPageBreak/>
        <w:t xml:space="preserve">(공동) </w:t>
      </w:r>
      <w:commentRangeStart w:id="24"/>
      <w:del w:id="1108" w:author="코람코 상장리츠팀" w:date="2026-10-07T09:00:00Z">
        <w:r>
          <w:rPr>
            <w:rFonts w:ascii="Times New Roman" w:eastAsia="바탕체" w:hint="eastAsia"/>
            <w:b/>
            <w:kern w:val="0"/>
            <w:sz w:val="16"/>
            <w:szCs w:val="16"/>
          </w:rPr>
          <w:lastRenderedPageBreak/>
          <w:delText xml:space="preserve">2순 위 </w:delText>
        </w:r>
      </w:del>
      <w:del w:id="1109" w:author="코람코 상장리츠팀" w:date="2026-10-07T09:00:00Z">
        <w:r>
          <w:rPr>
            <w:rFonts w:ascii="Times New Roman" w:eastAsia="바탕체" w:hint="eastAsia"/>
            <w:b/>
            <w:spacing w:val="51"/>
            <w:kern w:val="0"/>
            <w:sz w:val="16"/>
            <w:szCs w:val="16"/>
            <w:fitText w:val="1210" w:id="-365240831"/>
          </w:rPr>
          <w:delText>우선수익</w:delText>
        </w:r>
      </w:del>
      <w:del w:id="1110" w:author="코람코 상장리츠팀" w:date="2026-10-07T09:00:00Z">
        <w:r>
          <w:rPr>
            <w:rFonts w:ascii="Times New Roman" w:eastAsia="바탕체" w:hint="eastAsia"/>
            <w:b/>
            <w:spacing w:val="1"/>
            <w:kern w:val="0"/>
            <w:sz w:val="16"/>
            <w:szCs w:val="16"/>
            <w:fitText w:val="1210" w:id="-365240831"/>
          </w:rPr>
          <w:delText>자</w:delText>
        </w:r>
      </w:del>
      <w:ins w:id="1111" w:author="코람코 상장리츠팀" w:date="2026-10-07T09:00:00Z">
        <w:r>
          <w:rPr>
            <w:rFonts w:ascii="Times New Roman" w:eastAsia="바탕체" w:hint="eastAsia"/>
            <w:b/>
            <w:kern w:val="0"/>
            <w:sz w:val="16"/>
            <w:szCs w:val="16"/>
          </w:rPr>
          <w:t xml:space="preserve">2순위 및 (공동) 3순위 우선수익자</w:t>
        </w:r>
      </w:ins>
      <w:commentRangeEnd w:id="24"/>
      <w:r>
        <w:rPr>
          <w:rStyle w:val="CommentReference"/>
        </w:rPr>
        <w:commentReference w:id="24"/>
      </w:r>
      <w:r>
        <w:rPr>
          <w:rFonts w:ascii="Times New Roman" w:eastAsia="바탕체"/>
          <w:kern w:val="0"/>
          <w:sz w:val="16"/>
          <w:szCs w:val="16"/>
        </w:rPr>
        <w:t xml:space="preserve"> </w:t>
      </w:r>
    </w:p>
    <w:p w14:paraId="4146DDC2" w14:textId="77777777" w:rsidR="006A29C3" w:rsidRPr="000A7798" w:rsidRDefault="006A29C3" w:rsidP="006A29C3">
      <w:pPr>
        <w:tabs>
          <w:tab w:val="left" w:pos="3332"/>
        </w:tabs>
        <w:spacing w:line="200" w:lineRule="exact"/>
        <w:rPr>
          <w:rFonts w:ascii="Times New Roman" w:eastAsia="바탕체"/>
          <w:kern w:val="0"/>
          <w:sz w:val="16"/>
          <w:szCs w:val="16"/>
        </w:rPr>
      </w:pPr>
    </w:p>
    <w:p w14:paraId="56B63384" w14:textId="77777777" w:rsidR="006A29C3" w:rsidRPr="000A7798" w:rsidRDefault="006A29C3" w:rsidP="006A29C3">
      <w:pPr>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법인등록번호</w:t>
      </w:r>
      <w:r>
        <w:rPr>
          <w:rFonts w:ascii="Times New Roman" w:eastAsia="바탕체"/>
          <w:kern w:val="0"/>
          <w:sz w:val="16"/>
          <w:szCs w:val="16"/>
        </w:rPr>
        <w:t xml:space="preserve"> : </w:t>
      </w:r>
      <w:r>
        <w:rPr>
          <w:rFonts w:ascii="Times New Roman" w:eastAsia="바탕체" w:hint="eastAsia"/>
          <w:kern w:val="0"/>
          <w:sz w:val="16"/>
          <w:szCs w:val="16"/>
        </w:rPr>
        <w:t>[*]</w:t>
      </w:r>
    </w:p>
    <w:p w14:paraId="26E33934" w14:textId="77777777" w:rsidR="006A29C3" w:rsidRDefault="006A29C3" w:rsidP="006A29C3">
      <w:pPr>
        <w:tabs>
          <w:tab w:val="left" w:pos="3332"/>
        </w:tabs>
        <w:spacing w:line="200" w:lineRule="exact"/>
        <w:rPr>
          <w:rFonts w:ascii="Times New Roman" w:eastAsia="바탕체"/>
          <w:kern w:val="0"/>
          <w:sz w:val="22"/>
        </w:rPr>
      </w:pPr>
      <w:r>
        <w:rPr>
          <w:rFonts w:ascii="Times New Roman" w:eastAsia="바탕체" w:hint="eastAsia"/>
          <w:kern w:val="0"/>
          <w:sz w:val="16"/>
          <w:szCs w:val="16"/>
        </w:rPr>
        <w:t>주</w:t>
      </w:r>
      <w:r>
        <w:rPr>
          <w:rFonts w:ascii="Times New Roman" w:eastAsia="바탕체"/>
          <w:kern w:val="0"/>
          <w:sz w:val="16"/>
          <w:szCs w:val="16"/>
        </w:rPr>
        <w:t xml:space="preserve">        </w:t>
      </w:r>
      <w:r>
        <w:rPr>
          <w:rFonts w:ascii="Times New Roman" w:eastAsia="바탕체" w:hint="eastAsia"/>
          <w:kern w:val="0"/>
          <w:sz w:val="16"/>
          <w:szCs w:val="16"/>
        </w:rPr>
        <w:t>소</w:t>
      </w:r>
      <w:r>
        <w:rPr>
          <w:rFonts w:ascii="Times New Roman" w:eastAsia="바탕체"/>
          <w:kern w:val="0"/>
          <w:sz w:val="16"/>
          <w:szCs w:val="16"/>
        </w:rPr>
        <w:t xml:space="preserve"> : </w:t>
      </w:r>
      <w:r>
        <w:rPr>
          <w:rFonts w:ascii="Times New Roman" w:eastAsia="바탕체" w:hint="eastAsia"/>
          <w:kern w:val="0"/>
          <w:sz w:val="16"/>
          <w:szCs w:val="16"/>
        </w:rPr>
        <w:t>[*]</w:t>
      </w:r>
    </w:p>
    <w:p w14:paraId="76164918" w14:textId="77777777" w:rsidR="006A29C3" w:rsidRPr="000A7798" w:rsidRDefault="006A29C3" w:rsidP="006A29C3">
      <w:pPr>
        <w:tabs>
          <w:tab w:val="left" w:pos="3332"/>
        </w:tabs>
        <w:spacing w:line="200" w:lineRule="exact"/>
        <w:rPr>
          <w:rFonts w:ascii="Times New Roman" w:eastAsia="바탕체"/>
          <w:kern w:val="0"/>
          <w:sz w:val="16"/>
          <w:szCs w:val="16"/>
        </w:rPr>
      </w:pPr>
      <w:r>
        <w:rPr>
          <w:rFonts w:ascii="Times New Roman" w:eastAsia="바탕체" w:hint="eastAsia"/>
          <w:kern w:val="0"/>
          <w:sz w:val="16"/>
          <w:szCs w:val="16"/>
        </w:rPr>
        <w:t>법</w:t>
      </w:r>
      <w:r>
        <w:rPr>
          <w:rFonts w:ascii="Times New Roman" w:eastAsia="바탕체"/>
          <w:kern w:val="0"/>
          <w:sz w:val="16"/>
          <w:szCs w:val="16"/>
        </w:rPr>
        <w:t xml:space="preserve">   </w:t>
      </w:r>
      <w:r>
        <w:rPr>
          <w:rFonts w:ascii="Times New Roman" w:eastAsia="바탕체" w:hint="eastAsia"/>
          <w:kern w:val="0"/>
          <w:sz w:val="16"/>
          <w:szCs w:val="16"/>
        </w:rPr>
        <w:t>인</w:t>
      </w:r>
      <w:r>
        <w:rPr>
          <w:rFonts w:ascii="Times New Roman" w:eastAsia="바탕체"/>
          <w:kern w:val="0"/>
          <w:sz w:val="16"/>
          <w:szCs w:val="16"/>
        </w:rPr>
        <w:t xml:space="preserve">   </w:t>
      </w:r>
      <w:r>
        <w:rPr>
          <w:rFonts w:ascii="Times New Roman" w:eastAsia="바탕체" w:hint="eastAsia"/>
          <w:kern w:val="0"/>
          <w:sz w:val="16"/>
          <w:szCs w:val="16"/>
        </w:rPr>
        <w:t>명</w:t>
      </w:r>
      <w:r>
        <w:rPr>
          <w:rFonts w:ascii="Times New Roman" w:eastAsia="바탕체"/>
          <w:kern w:val="0"/>
          <w:sz w:val="16"/>
          <w:szCs w:val="16"/>
        </w:rPr>
        <w:t xml:space="preserve"> : </w:t>
      </w:r>
      <w:r>
        <w:rPr>
          <w:rFonts w:ascii="Times New Roman" w:eastAsia="바탕체" w:hint="eastAsia"/>
          <w:kern w:val="0"/>
          <w:sz w:val="16"/>
          <w:szCs w:val="16"/>
        </w:rPr>
        <w:t>[*]</w:t>
      </w:r>
    </w:p>
    <w:p w14:paraId="4FFF0951" w14:textId="77777777" w:rsidR="006A29C3" w:rsidRDefault="006A29C3" w:rsidP="006A29C3">
      <w:pPr>
        <w:tabs>
          <w:tab w:val="left" w:pos="3332"/>
        </w:tabs>
        <w:spacing w:line="200" w:lineRule="exact"/>
        <w:ind w:leftChars="567" w:left="1134"/>
        <w:rPr>
          <w:rFonts w:ascii="Times New Roman" w:eastAsia="바탕체"/>
          <w:kern w:val="0"/>
          <w:sz w:val="16"/>
          <w:szCs w:val="16"/>
        </w:rPr>
      </w:pPr>
      <w:r>
        <w:rPr>
          <w:rFonts w:ascii="Times New Roman" w:eastAsia="바탕체" w:hint="eastAsia"/>
          <w:kern w:val="0"/>
          <w:sz w:val="16"/>
          <w:szCs w:val="16"/>
        </w:rPr>
        <w:t xml:space="preserve">대표자 [*]        </w:t>
      </w:r>
      <w:r>
        <w:rPr>
          <w:rFonts w:ascii="Times New Roman" w:eastAsia="바탕체"/>
          <w:kern w:val="0"/>
          <w:sz w:val="16"/>
          <w:szCs w:val="16"/>
        </w:rPr>
        <w:t xml:space="preserve">  </w:t>
        <w:tab/>
        <w:t>(</w:t>
      </w:r>
      <w:r>
        <w:rPr>
          <w:rFonts w:ascii="Times New Roman" w:eastAsia="바탕체" w:hint="eastAsia"/>
          <w:kern w:val="0"/>
          <w:sz w:val="16"/>
          <w:szCs w:val="16"/>
        </w:rPr>
        <w:t>인</w:t>
      </w:r>
      <w:r>
        <w:rPr>
          <w:rFonts w:ascii="Times New Roman" w:eastAsia="바탕체"/>
          <w:kern w:val="0"/>
          <w:sz w:val="16"/>
          <w:szCs w:val="16"/>
        </w:rPr>
        <w:t>)</w:t>
      </w:r>
    </w:p>
    <w:p w14:paraId="06153BFA" w14:textId="77777777" w:rsidR="006A29C3" w:rsidRPr="00AE3364" w:rsidRDefault="006A29C3" w:rsidP="006A29C3">
      <w:pPr>
        <w:jc w:val="left"/>
        <w:rPr>
          <w:rFonts w:ascii="Times New Roman" w:eastAsia="바탕체"/>
          <w:kern w:val="0"/>
          <w:sz w:val="16"/>
          <w:szCs w:val="16"/>
        </w:rPr>
      </w:pPr>
      <w:r>
        <w:rPr>
          <w:rFonts w:ascii="Times New Roman" w:eastAsia="바탕체"/>
          <w:kern w:val="0"/>
          <w:sz w:val="16"/>
          <w:szCs w:val="16"/>
        </w:rPr>
        <w:br w:type="page"/>
      </w:r>
      <w:r>
        <w:rPr>
          <w:rFonts w:ascii="Times New Roman" w:eastAsia="바탕체" w:hint="eastAsia"/>
          <w:b/>
          <w:sz w:val="16"/>
          <w:szCs w:val="16"/>
        </w:rPr>
        <w:lastRenderedPageBreak/>
        <w:t xml:space="preserve">별첨 </w:t>
      </w:r>
      <w:r>
        <w:rPr>
          <w:rFonts w:ascii="Times New Roman" w:eastAsia="바탕체"/>
          <w:b/>
          <w:sz w:val="16"/>
          <w:szCs w:val="16"/>
        </w:rPr>
        <w:t>1.</w:t>
      </w:r>
    </w:p>
    <w:p w14:paraId="77AA873C" w14:textId="77777777" w:rsidR="006A29C3" w:rsidRPr="00F15B0C" w:rsidRDefault="006A29C3" w:rsidP="006A29C3">
      <w:pPr>
        <w:spacing w:line="200" w:lineRule="exact"/>
        <w:jc w:val="center"/>
        <w:rPr>
          <w:rFonts w:ascii="Times New Roman" w:eastAsia="바탕체"/>
          <w:b/>
          <w:color w:val="000000"/>
          <w:spacing w:val="6"/>
          <w:sz w:val="22"/>
          <w:szCs w:val="20"/>
        </w:rPr>
      </w:pPr>
    </w:p>
    <w:p w14:paraId="64130972" w14:textId="77777777" w:rsidR="006A29C3" w:rsidRPr="00F15B0C" w:rsidRDefault="006A29C3" w:rsidP="006A29C3">
      <w:pPr>
        <w:spacing w:line="200" w:lineRule="exact"/>
        <w:jc w:val="center"/>
        <w:rPr>
          <w:rFonts w:ascii="바탕체" w:eastAsia="바탕체" w:hAnsi="바탕체"/>
          <w:b/>
          <w:color w:val="000000"/>
          <w:sz w:val="16"/>
          <w:szCs w:val="16"/>
          <w:u w:val="single"/>
        </w:rPr>
      </w:pPr>
      <w:r>
        <w:rPr>
          <w:rFonts w:ascii="바탕체" w:eastAsia="바탕체" w:hAnsi="바탕체" w:hint="eastAsia"/>
          <w:b/>
          <w:color w:val="000000"/>
          <w:sz w:val="16"/>
          <w:szCs w:val="16"/>
          <w:u w:val="single"/>
        </w:rPr>
        <w:t xml:space="preserve">우선수익자들 </w:t>
      </w:r>
      <w:r>
        <w:rPr>
          <w:rFonts w:ascii="바탕체" w:eastAsia="바탕체" w:hAnsi="바탕체"/>
          <w:b/>
          <w:color w:val="000000"/>
          <w:sz w:val="16"/>
          <w:szCs w:val="16"/>
          <w:u w:val="single"/>
        </w:rPr>
        <w:t>목록</w:t>
      </w:r>
    </w:p>
    <w:p w14:paraId="495E55F8" w14:textId="77777777" w:rsidR="006A29C3" w:rsidRDefault="006A29C3" w:rsidP="006A29C3">
      <w:pPr>
        <w:spacing w:line="200" w:lineRule="exact"/>
        <w:rPr>
          <w:rFonts w:ascii="Times New Roman" w:eastAsia="바탕체"/>
          <w:b/>
          <w:sz w:val="16"/>
          <w:szCs w:val="16"/>
        </w:rPr>
      </w:pPr>
    </w:p>
    <w:p w14:paraId="4314F917" w14:textId="77777777" w:rsidR="006A29C3" w:rsidRPr="00F15B0C" w:rsidRDefault="006A29C3" w:rsidP="006A29C3">
      <w:pPr>
        <w:widowControl w:val="0"/>
        <w:wordWrap w:val="0"/>
        <w:autoSpaceDE w:val="0"/>
        <w:autoSpaceDN w:val="0"/>
        <w:spacing w:line="295" w:lineRule="auto"/>
        <w:rPr>
          <w:rFonts w:ascii="Times New Roman" w:eastAsia="바탕체"/>
          <w:color w:val="000000"/>
          <w:sz w:val="22"/>
          <w:szCs w:val="20"/>
        </w:rPr>
      </w:pPr>
      <w:commentRangeStart w:id="25"/>
      <w:del w:id="1112" w:author="코람코 상장리츠팀" w:date="2026-10-07T09:00:00Z">
        <w:r>
          <w:rPr>
            <w:rFonts w:ascii="Times New Roman" w:eastAsia="바탕체" w:hint="eastAsia"/>
            <w:color w:val="000000"/>
            <w:sz w:val="22"/>
            <w:szCs w:val="20"/>
            <w:highlight w:val="yellow"/>
          </w:rPr>
          <w:delText>[*]</w:delText>
        </w:r>
      </w:del>
      <w:ins w:id="1113" w:author="코람코 상장리츠팀" w:date="2026-10-07T09:00:00Z">
        <w:r>
          <w:rPr>
            <w:rFonts w:ascii="Times New Roman" w:eastAsia="바탕체" w:hint="eastAsia"/>
            <w:color w:val="000000"/>
            <w:sz w:val="22"/>
            <w:szCs w:val="20"/>
          </w:rPr>
          <w:t xml:space="preserve">1. 1순위 우선수익자: 쿠팡 주식회사 (우선수익한도금액 금2,132,586,000원)</w:t>
        </w:r>
      </w:ins>
      <w:commentRangeEnd w:id="25"/>
      <w:r>
        <w:rPr>
          <w:rStyle w:val="CommentReference"/>
        </w:rPr>
        <w:commentReference w:id="25"/>
      </w:r>
    </w:p>
    <w:p>
      <w:pPr>
        <w:widowControl w:val="0"/>
        <w:wordWrap w:val="0"/>
        <w:autoSpaceDE w:val="0"/>
        <w:autoSpaceDN w:val="0"/>
        <w:spacing w:line="295" w:lineRule="auto"/>
        <w:rPr>
          <w:ins w:id="1114" w:author="코람코 상장리츠팀" w:date="2026-10-07T09:00:00Z"/>
          <w:rFonts w:ascii="Times New Roman" w:eastAsia="바탕체"/>
          <w:color w:val="000000"/>
          <w:sz w:val="22"/>
          <w:szCs w:val="20"/>
        </w:rPr>
      </w:pPr>
      <w:ins w:id="1115" w:author="코람코 상장리츠팀" w:date="2026-10-07T09:00:00Z">
        <w:r>
          <w:rPr>
            <w:rFonts w:ascii="Times New Roman" w:eastAsia="바탕체"/>
            <w:color w:val="000000"/>
            <w:sz w:val="22"/>
            <w:szCs w:val="20"/>
          </w:rPr>
          <w:t xml:space="preserve">2. 공동 2순위 우선수익자(Tranche A): 주식회사 우리은행 외 Tranche A 대주 [확정 시 기재] (우선수익한도금액 합계 금192,000,000,000원, 각 대출약정금의 120%)</w:t>
        </w:r>
      </w:ins>
    </w:p>
    <w:p>
      <w:pPr>
        <w:widowControl w:val="0"/>
        <w:wordWrap w:val="0"/>
        <w:autoSpaceDE w:val="0"/>
        <w:autoSpaceDN w:val="0"/>
        <w:spacing w:line="295" w:lineRule="auto"/>
        <w:rPr>
          <w:ins w:id="1116" w:author="코람코 상장리츠팀" w:date="2026-10-07T09:00:00Z"/>
          <w:rFonts w:ascii="Times New Roman" w:eastAsia="바탕체"/>
          <w:color w:val="000000"/>
          <w:sz w:val="22"/>
          <w:szCs w:val="20"/>
        </w:rPr>
      </w:pPr>
      <w:ins w:id="1117" w:author="코람코 상장리츠팀" w:date="2026-10-07T09:00:00Z">
        <w:r>
          <w:rPr>
            <w:rFonts w:ascii="Times New Roman" w:eastAsia="바탕체"/>
            <w:color w:val="000000"/>
            <w:sz w:val="22"/>
            <w:szCs w:val="20"/>
          </w:rPr>
          <w:t xml:space="preserve">3. 공동 3순위 우선수익자(Tranche B): 키움캐피탈 주식회사(금24,000,000,000원), 엠지캐피탈 주식회사(금12,000,000,000원), DB저축은행[정식 상호 확인 필요](금9,600,000,000원) (합계 금45,600,000,000원, 각 대출약정금의 120%)</w:t>
        </w:r>
      </w:ins>
    </w:p>
    <w:p w14:paraId="16A4B3B6" w14:textId="77777777" w:rsidR="006A29C3" w:rsidRPr="00526D76" w:rsidRDefault="006A29C3" w:rsidP="006A29C3">
      <w:pPr>
        <w:spacing w:line="200" w:lineRule="exact"/>
        <w:rPr>
          <w:rFonts w:ascii="Times New Roman" w:eastAsia="바탕체"/>
          <w:b/>
          <w:sz w:val="16"/>
          <w:szCs w:val="16"/>
        </w:rPr>
      </w:pPr>
    </w:p>
    <w:p w14:paraId="478F041D" w14:textId="77777777" w:rsidR="006A29C3" w:rsidRPr="00F15B0C" w:rsidRDefault="006A29C3" w:rsidP="006A29C3">
      <w:pPr>
        <w:spacing w:line="200" w:lineRule="exact"/>
        <w:rPr>
          <w:rFonts w:ascii="Times New Roman"/>
          <w:b/>
          <w:color w:val="000000"/>
          <w:spacing w:val="6"/>
          <w:kern w:val="0"/>
          <w:sz w:val="22"/>
          <w:szCs w:val="20"/>
        </w:rPr>
      </w:pPr>
      <w:r>
        <w:rPr>
          <w:rFonts w:ascii="Times New Roman" w:eastAsia="바탕체"/>
          <w:b/>
          <w:sz w:val="16"/>
          <w:szCs w:val="16"/>
        </w:rPr>
        <w:br w:type="page"/>
      </w:r>
      <w:r>
        <w:rPr>
          <w:rFonts w:ascii="Times New Roman" w:eastAsia="바탕체" w:hint="eastAsia"/>
          <w:b/>
          <w:sz w:val="16"/>
          <w:szCs w:val="16"/>
        </w:rPr>
        <w:lastRenderedPageBreak/>
        <w:t xml:space="preserve">별첨 </w:t>
      </w:r>
      <w:r>
        <w:rPr>
          <w:rFonts w:ascii="Times New Roman" w:eastAsia="바탕체"/>
          <w:b/>
          <w:sz w:val="16"/>
          <w:szCs w:val="16"/>
        </w:rPr>
        <w:t>2.</w:t>
      </w:r>
    </w:p>
    <w:p w14:paraId="549DB2D0" w14:textId="77777777" w:rsidR="006A29C3" w:rsidRPr="00F15B0C" w:rsidRDefault="006A29C3" w:rsidP="006A29C3">
      <w:pPr>
        <w:spacing w:line="200" w:lineRule="exact"/>
        <w:jc w:val="center"/>
        <w:rPr>
          <w:rFonts w:ascii="Times New Roman" w:eastAsia="바탕체"/>
          <w:b/>
          <w:color w:val="000000"/>
          <w:spacing w:val="6"/>
          <w:sz w:val="22"/>
          <w:szCs w:val="20"/>
        </w:rPr>
      </w:pPr>
      <w:bookmarkStart w:id="1" w:name="_Toc502851467"/>
      <w:bookmarkStart w:id="2" w:name="_Toc502851615"/>
      <w:bookmarkStart w:id="3" w:name="_Toc508289791"/>
      <w:bookmarkStart w:id="4" w:name="_Toc508910848"/>
      <w:bookmarkStart w:id="5" w:name="_Toc519184549"/>
      <w:bookmarkStart w:id="6" w:name="_Toc10017017"/>
    </w:p>
    <w:p w14:paraId="40E1AD14" w14:textId="77777777" w:rsidR="006A29C3" w:rsidRPr="00F15B0C" w:rsidRDefault="006A29C3" w:rsidP="006A29C3">
      <w:pPr>
        <w:spacing w:line="200" w:lineRule="exact"/>
        <w:jc w:val="center"/>
        <w:rPr>
          <w:rFonts w:ascii="바탕체" w:eastAsia="바탕체" w:hAnsi="바탕체"/>
          <w:b/>
          <w:color w:val="000000"/>
          <w:sz w:val="16"/>
          <w:szCs w:val="16"/>
          <w:u w:val="single"/>
        </w:rPr>
      </w:pPr>
      <w:r>
        <w:rPr>
          <w:rFonts w:ascii="바탕체" w:eastAsia="바탕체" w:hAnsi="바탕체" w:hint="eastAsia"/>
          <w:b/>
          <w:color w:val="000000"/>
          <w:sz w:val="16"/>
          <w:szCs w:val="16"/>
          <w:u w:val="single"/>
        </w:rPr>
        <w:t xml:space="preserve">우선수익자들의 </w:t>
      </w:r>
      <w:r>
        <w:rPr>
          <w:rFonts w:ascii="바탕체" w:eastAsia="바탕체" w:hAnsi="바탕체"/>
          <w:b/>
          <w:color w:val="000000"/>
          <w:sz w:val="16"/>
          <w:szCs w:val="16"/>
          <w:u w:val="single"/>
        </w:rPr>
        <w:t>통지처 목록</w:t>
      </w:r>
      <w:bookmarkEnd w:id="1"/>
      <w:bookmarkEnd w:id="2"/>
      <w:bookmarkEnd w:id="3"/>
      <w:bookmarkEnd w:id="4"/>
      <w:bookmarkEnd w:id="5"/>
      <w:bookmarkEnd w:id="6"/>
    </w:p>
    <w:p w14:paraId="2CB9B81A" w14:textId="77777777" w:rsidR="006A29C3" w:rsidRDefault="006A29C3" w:rsidP="006A29C3">
      <w:pPr>
        <w:widowControl w:val="0"/>
        <w:wordWrap w:val="0"/>
        <w:autoSpaceDE w:val="0"/>
        <w:autoSpaceDN w:val="0"/>
        <w:spacing w:line="295" w:lineRule="auto"/>
        <w:rPr>
          <w:rFonts w:ascii="Times New Roman" w:eastAsia="바탕체"/>
          <w:color w:val="000000"/>
          <w:sz w:val="22"/>
          <w:szCs w:val="20"/>
        </w:rPr>
      </w:pPr>
    </w:p>
    <w:p w14:paraId="6BD87D22" w14:textId="77777777" w:rsidR="006A29C3" w:rsidRPr="00F15B0C" w:rsidRDefault="006A29C3" w:rsidP="006A29C3">
      <w:pPr>
        <w:widowControl w:val="0"/>
        <w:wordWrap w:val="0"/>
        <w:autoSpaceDE w:val="0"/>
        <w:autoSpaceDN w:val="0"/>
        <w:spacing w:line="295" w:lineRule="auto"/>
        <w:rPr>
          <w:rFonts w:ascii="Times New Roman" w:eastAsia="바탕체"/>
          <w:color w:val="000000"/>
          <w:sz w:val="22"/>
          <w:szCs w:val="20"/>
        </w:rPr>
      </w:pPr>
      <w:r>
        <w:rPr>
          <w:rFonts w:ascii="Times New Roman" w:eastAsia="바탕체" w:hint="eastAsia"/>
          <w:color w:val="000000"/>
          <w:sz w:val="22"/>
          <w:szCs w:val="20"/>
          <w:highlight w:val="yellow"/>
        </w:rPr>
        <w:t>[*]</w:t>
      </w:r>
    </w:p>
    <w:p w14:paraId="6B456A53" w14:textId="77777777" w:rsidR="006A29C3" w:rsidRPr="000A7798" w:rsidRDefault="006A29C3" w:rsidP="006A29C3">
      <w:pPr>
        <w:jc w:val="left"/>
        <w:rPr>
          <w:rFonts w:ascii="바탕체" w:eastAsia="바탕체" w:hAnsi="바탕체"/>
          <w:b/>
          <w:sz w:val="16"/>
          <w:szCs w:val="16"/>
        </w:rPr>
      </w:pPr>
      <w:r>
        <w:rPr>
          <w:rFonts w:ascii="Times New Roman" w:eastAsia="바탕체"/>
          <w:spacing w:val="6"/>
          <w:sz w:val="22"/>
          <w:szCs w:val="20"/>
        </w:rPr>
        <w:br w:type="page"/>
      </w:r>
      <w:r>
        <w:rPr>
          <w:rFonts w:ascii="바탕체" w:eastAsia="바탕체" w:hAnsi="바탕체" w:hint="eastAsia"/>
          <w:b/>
          <w:sz w:val="16"/>
          <w:szCs w:val="16"/>
        </w:rPr>
        <w:lastRenderedPageBreak/>
        <w:t>&lt; 별 지 &gt;</w:t>
      </w:r>
    </w:p>
    <w:p w14:paraId="610CDE6C" w14:textId="77777777" w:rsidR="006A29C3" w:rsidRPr="000A7798" w:rsidRDefault="006A29C3" w:rsidP="006A29C3">
      <w:pPr>
        <w:spacing w:line="200" w:lineRule="exact"/>
        <w:rPr>
          <w:rFonts w:ascii="바탕체" w:eastAsia="바탕체" w:hAnsi="바탕체"/>
          <w:b/>
          <w:sz w:val="16"/>
          <w:szCs w:val="16"/>
        </w:rPr>
      </w:pPr>
    </w:p>
    <w:p w14:paraId="45BDC135" w14:textId="77777777" w:rsidR="006A29C3" w:rsidRPr="000A7798" w:rsidRDefault="006A29C3" w:rsidP="006A29C3">
      <w:pPr>
        <w:spacing w:line="200" w:lineRule="exact"/>
        <w:jc w:val="center"/>
        <w:rPr>
          <w:rFonts w:ascii="바탕체" w:eastAsia="바탕체" w:hAnsi="바탕체"/>
          <w:b/>
          <w:color w:val="000000"/>
          <w:sz w:val="16"/>
          <w:szCs w:val="16"/>
          <w:u w:val="single"/>
        </w:rPr>
      </w:pPr>
      <w:r>
        <w:rPr>
          <w:rFonts w:ascii="바탕체" w:eastAsia="바탕체" w:hAnsi="바탕체" w:hint="eastAsia"/>
          <w:b/>
          <w:color w:val="000000"/>
          <w:sz w:val="16"/>
          <w:szCs w:val="16"/>
          <w:u w:val="single"/>
        </w:rPr>
        <w:t xml:space="preserve">임대차계약등 내역</w:t>
      </w:r>
    </w:p>
    <w:p w14:paraId="1BA9DE48" w14:textId="77777777" w:rsidR="006A29C3" w:rsidRPr="000A7798" w:rsidRDefault="006A29C3" w:rsidP="006A29C3">
      <w:pPr>
        <w:spacing w:line="200" w:lineRule="exact"/>
        <w:jc w:val="center"/>
        <w:rPr>
          <w:rFonts w:ascii="바탕체" w:eastAsia="바탕체" w:hAnsi="바탕체"/>
          <w:b/>
          <w:color w:val="000000"/>
          <w:sz w:val="16"/>
          <w:szCs w:val="16"/>
          <w:u w:val="single"/>
        </w:rPr>
      </w:pPr>
    </w:p>
    <w:p w14:paraId="5EC12355" w14:textId="77777777" w:rsidR="006A29C3" w:rsidRPr="00AE3364" w:rsidRDefault="006A29C3" w:rsidP="006A29C3">
      <w:pPr>
        <w:pStyle w:val="a6"/>
        <w:spacing w:line="400" w:lineRule="exact"/>
        <w:ind w:left="400"/>
        <w:rPr>
          <w:rFonts w:ascii="Times New Roman" w:eastAsia="바탕체"/>
          <w:sz w:val="16"/>
          <w:szCs w:val="16"/>
          <w:highlight w:val="yellow"/>
        </w:rPr>
      </w:pPr>
      <w:r>
        <w:rPr>
          <w:rFonts w:ascii="바탕체" w:eastAsia="바탕체" w:hAnsi="바탕체" w:hint="eastAsia"/>
          <w:sz w:val="16"/>
          <w:szCs w:val="16"/>
        </w:rPr>
        <w:t xml:space="preserve">■ 부동산 소재지 : </w:t>
      </w:r>
      <w:r>
        <w:rPr>
          <w:rFonts w:ascii="Times New Roman" w:eastAsia="바탕체"/>
          <w:sz w:val="16"/>
          <w:szCs w:val="16"/>
          <w:highlight w:val="yellow"/>
        </w:rPr>
        <w:t xml:space="preserve">경기도 </w:t>
      </w:r>
      <w:r>
        <w:rPr>
          <w:rFonts w:ascii="Times New Roman" w:eastAsia="바탕체" w:hint="eastAsia"/>
          <w:sz w:val="16"/>
          <w:szCs w:val="16"/>
          <w:highlight w:val="yellow"/>
        </w:rPr>
        <w:t xml:space="preserve">안양시 동안구 관양동 934, 912-2, 934-1 안양물류센터 </w:t>
      </w:r>
    </w:p>
    <w:p w14:paraId="3275500B" w14:textId="77777777" w:rsidR="006A29C3" w:rsidRDefault="006A29C3" w:rsidP="006A29C3">
      <w:pPr>
        <w:pStyle w:val="a6"/>
        <w:spacing w:line="400" w:lineRule="exact"/>
        <w:ind w:left="400" w:firstLineChars="200" w:firstLine="320"/>
        <w:rPr>
          <w:rFonts w:ascii="Times New Roman" w:eastAsia="바탕체"/>
          <w:sz w:val="16"/>
          <w:szCs w:val="16"/>
        </w:rPr>
      </w:pPr>
      <w:r>
        <w:rPr>
          <w:rFonts w:ascii="바탕체" w:eastAsia="바탕체" w:hAnsi="바탕체" w:hint="eastAsia"/>
          <w:sz w:val="16"/>
          <w:szCs w:val="16"/>
          <w:highlight w:val="yellow"/>
        </w:rPr>
        <w:t>[도로명주소] 경기도 안양시 동안구 흥안대로 439번길 30</w:t>
      </w:r>
      <w:r>
        <w:rPr>
          <w:rFonts w:ascii="바탕체" w:eastAsia="바탕체" w:hAnsi="바탕체" w:hint="eastAsia"/>
          <w:sz w:val="16"/>
          <w:szCs w:val="16"/>
        </w:rPr>
        <w:t xml:space="preserve"> </w:t>
      </w:r>
    </w:p>
    <w:p w14:paraId="598C7981" w14:textId="77777777" w:rsidR="006A29C3" w:rsidRPr="009A57C7" w:rsidRDefault="006A29C3" w:rsidP="006A29C3">
      <w:pPr>
        <w:pStyle w:val="a6"/>
        <w:spacing w:line="400" w:lineRule="exact"/>
        <w:ind w:left="400"/>
      </w:pPr>
    </w:p>
    <w:p w14:paraId="7D1E3CF3" w14:textId="77777777" w:rsidR="006A29C3" w:rsidRPr="007D117B" w:rsidRDefault="006A29C3" w:rsidP="006A29C3">
      <w:pPr>
        <w:pStyle w:val="ae"/>
        <w:spacing w:line="200" w:lineRule="exact"/>
        <w:ind w:right="500"/>
        <w:rPr>
          <w:rFonts w:ascii="Times New Roman" w:eastAsia="바탕체" w:hAnsi="Times New Roman"/>
          <w:sz w:val="16"/>
          <w:szCs w:val="16"/>
        </w:rPr>
      </w:pPr>
    </w:p>
    <w:p w14:paraId="0C15367C" w14:textId="77777777" w:rsidR="006A29C3" w:rsidRPr="000A7798" w:rsidRDefault="006A29C3" w:rsidP="006A29C3">
      <w:pPr>
        <w:pStyle w:val="ae"/>
        <w:tabs>
          <w:tab w:val="left" w:pos="7938"/>
        </w:tabs>
        <w:spacing w:line="200" w:lineRule="exact"/>
        <w:ind w:right="500"/>
        <w:jc w:val="right"/>
        <w:rPr>
          <w:rFonts w:ascii="바탕체" w:eastAsia="바탕체" w:hAnsi="바탕체"/>
          <w:sz w:val="16"/>
          <w:szCs w:val="16"/>
        </w:rPr>
      </w:pPr>
      <w:r>
        <w:rPr>
          <w:rFonts w:ascii="바탕체" w:eastAsia="바탕체" w:hAnsi="바탕체" w:hint="eastAsia"/>
          <w:sz w:val="16"/>
          <w:szCs w:val="16"/>
        </w:rPr>
        <w:t xml:space="preserve"> (단위 : 원)</w:t>
      </w:r>
    </w:p>
    <w:tbl>
      <w:tblPr>
        <w:tblW w:w="8080" w:type="dxa"/>
        <w:tblInd w:w="383" w:type="dxa"/>
        <w:tblLayout w:type="fixed"/>
        <w:tblCellMar>
          <w:left w:w="99" w:type="dxa"/>
          <w:right w:w="99" w:type="dxa"/>
        </w:tblCellMar>
        <w:tblLook w:val="04A0" w:firstRow="1" w:lastRow="0" w:firstColumn="1" w:lastColumn="0" w:noHBand="0" w:noVBand="1"/>
      </w:tblPr>
      <w:tblGrid>
        <w:gridCol w:w="2551"/>
        <w:gridCol w:w="1701"/>
        <w:gridCol w:w="2188"/>
        <w:gridCol w:w="1640"/>
      </w:tblGrid>
      <w:tr w:rsidR="006A29C3" w:rsidRPr="009A57C7" w14:paraId="6A3C903E" w14:textId="77777777" w:rsidTr="005E1C22">
        <w:trPr>
          <w:trHeight w:val="469"/>
        </w:trPr>
        <w:tc>
          <w:tcPr>
            <w:tcW w:w="2551"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24D7DE6F"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임대부동산</w:t>
            </w:r>
          </w:p>
        </w:tc>
        <w:tc>
          <w:tcPr>
            <w:tcW w:w="1701" w:type="dxa"/>
            <w:tcBorders>
              <w:top w:val="single" w:sz="4" w:space="0" w:color="auto"/>
              <w:left w:val="nil"/>
              <w:bottom w:val="single" w:sz="4" w:space="0" w:color="auto"/>
              <w:right w:val="single" w:sz="4" w:space="0" w:color="auto"/>
            </w:tcBorders>
            <w:shd w:val="clear" w:color="auto" w:fill="DEEAF6"/>
            <w:noWrap/>
            <w:vAlign w:val="center"/>
            <w:hideMark/>
          </w:tcPr>
          <w:p w14:paraId="087D0253"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임차인</w:t>
            </w:r>
          </w:p>
        </w:tc>
        <w:tc>
          <w:tcPr>
            <w:tcW w:w="2188" w:type="dxa"/>
            <w:tcBorders>
              <w:top w:val="single" w:sz="4" w:space="0" w:color="auto"/>
              <w:left w:val="nil"/>
              <w:bottom w:val="single" w:sz="4" w:space="0" w:color="auto"/>
              <w:right w:val="single" w:sz="4" w:space="0" w:color="auto"/>
            </w:tcBorders>
            <w:shd w:val="clear" w:color="auto" w:fill="DEEAF6"/>
            <w:noWrap/>
            <w:vAlign w:val="center"/>
            <w:hideMark/>
          </w:tcPr>
          <w:p w14:paraId="3ECECDE5"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보증금</w:t>
            </w:r>
          </w:p>
        </w:tc>
        <w:tc>
          <w:tcPr>
            <w:tcW w:w="1640" w:type="dxa"/>
            <w:tcBorders>
              <w:top w:val="single" w:sz="4" w:space="0" w:color="auto"/>
              <w:left w:val="nil"/>
              <w:bottom w:val="single" w:sz="4" w:space="0" w:color="auto"/>
              <w:right w:val="single" w:sz="4" w:space="0" w:color="auto"/>
            </w:tcBorders>
            <w:shd w:val="clear" w:color="auto" w:fill="DEEAF6"/>
            <w:noWrap/>
            <w:vAlign w:val="center"/>
            <w:hideMark/>
          </w:tcPr>
          <w:p w14:paraId="1EBD9652"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r>
              <w:rPr>
                <w:rFonts w:ascii="Times New Roman" w:eastAsia="바탕체"/>
                <w:color w:val="000000"/>
                <w:kern w:val="0"/>
                <w:sz w:val="16"/>
                <w:szCs w:val="16"/>
                <w:highlight w:val="yellow"/>
              </w:rPr>
              <w:t xml:space="preserve">비 고</w:t>
            </w:r>
          </w:p>
        </w:tc>
      </w:tr>
      <w:tr w:rsidR="006A29C3" w:rsidRPr="009A57C7" w14:paraId="5DF130C2"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0768D2A"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commentRangeStart w:id="26"/>
            <w:ins w:id="1118" w:author="코람코 상장리츠팀" w:date="2026-10-07T09:00:00Z">
              <w:r>
                <w:rPr>
                  <w:rFonts w:ascii="Times New Roman" w:eastAsia="바탕체"/>
                  <w:color w:val="000000"/>
                  <w:kern w:val="0"/>
                  <w:sz w:val="16"/>
                  <w:szCs w:val="16"/>
                </w:rPr>
                <w:t xml:space="preserve">지상 5~7층</w:t>
              </w:r>
            </w:ins>
            <w:commentRangeEnd w:id="26"/>
            <w:r>
              <w:rPr>
                <w:rStyle w:val="CommentReference"/>
              </w:rPr>
              <w:commentReference w:id="26"/>
            </w:r>
          </w:p>
        </w:tc>
        <w:tc>
          <w:tcPr>
            <w:tcW w:w="1701" w:type="dxa"/>
            <w:tcBorders>
              <w:top w:val="nil"/>
              <w:left w:val="nil"/>
              <w:bottom w:val="single" w:sz="4" w:space="0" w:color="auto"/>
              <w:right w:val="single" w:sz="4" w:space="0" w:color="auto"/>
            </w:tcBorders>
            <w:noWrap/>
            <w:vAlign w:val="center"/>
          </w:tcPr>
          <w:p w14:paraId="4F125AA6" w14:textId="77777777" w:rsidR="006A29C3" w:rsidRPr="00224183" w:rsidRDefault="006A29C3" w:rsidP="005E1C22">
            <w:pPr>
              <w:snapToGrid w:val="0"/>
              <w:spacing w:line="200" w:lineRule="exact"/>
              <w:jc w:val="center"/>
              <w:rPr>
                <w:rFonts w:ascii="Times New Roman" w:eastAsia="바탕체"/>
                <w:color w:val="000000"/>
                <w:kern w:val="0"/>
                <w:sz w:val="16"/>
                <w:szCs w:val="16"/>
                <w:highlight w:val="yellow"/>
              </w:rPr>
            </w:pPr>
            <w:ins w:id="1119"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0E2C7CB5"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20" w:author="코람코 상장리츠팀" w:date="2026-10-07T09:00:00Z">
              <w:r>
                <w:rPr>
                  <w:rFonts w:ascii="Times New Roman" w:eastAsia="바탕체"/>
                  <w:color w:val="000000"/>
                  <w:kern w:val="0"/>
                  <w:sz w:val="16"/>
                  <w:szCs w:val="16"/>
                </w:rPr>
                <w:t xml:space="preserve">2,132,586,000</w:t>
              </w:r>
            </w:ins>
          </w:p>
        </w:tc>
        <w:tc>
          <w:tcPr>
            <w:tcW w:w="1640" w:type="dxa"/>
            <w:tcBorders>
              <w:top w:val="nil"/>
              <w:left w:val="nil"/>
              <w:bottom w:val="single" w:sz="4" w:space="0" w:color="auto"/>
              <w:right w:val="single" w:sz="4" w:space="0" w:color="auto"/>
            </w:tcBorders>
            <w:noWrap/>
            <w:vAlign w:val="center"/>
          </w:tcPr>
          <w:p w14:paraId="5BB8DC88"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21" w:author="코람코 상장리츠팀" w:date="2026-10-07T09:00:00Z">
              <w:r>
                <w:rPr>
                  <w:rFonts w:ascii="Times New Roman" w:eastAsia="바탕체"/>
                  <w:color w:val="000000"/>
                  <w:kern w:val="0"/>
                  <w:sz w:val="16"/>
                  <w:szCs w:val="16"/>
                </w:rPr>
                <w:t xml:space="preserve">2024.2.5 최초 임대차계약. 본 신탁계약상 1순위 우선수익권</w:t>
              </w:r>
            </w:ins>
          </w:p>
        </w:tc>
      </w:tr>
      <w:tr w:rsidR="006A29C3" w:rsidRPr="009A57C7" w14:paraId="04FCBF74"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08E87D23" w14:textId="77777777" w:rsidR="006A29C3" w:rsidRPr="00224183" w:rsidDel="00EE3384" w:rsidRDefault="006A29C3" w:rsidP="005E1C22">
            <w:pPr>
              <w:spacing w:line="200" w:lineRule="exact"/>
              <w:jc w:val="center"/>
              <w:rPr>
                <w:rFonts w:ascii="Times New Roman" w:eastAsia="바탕체"/>
                <w:color w:val="000000"/>
                <w:kern w:val="0"/>
                <w:sz w:val="16"/>
                <w:szCs w:val="16"/>
                <w:highlight w:val="yellow"/>
              </w:rPr>
            </w:pPr>
            <w:ins w:id="1122" w:author="코람코 상장리츠팀" w:date="2026-10-07T09:00:00Z">
              <w:r>
                <w:rPr>
                  <w:rFonts w:ascii="Times New Roman" w:eastAsia="바탕체"/>
                  <w:color w:val="000000"/>
                  <w:kern w:val="0"/>
                  <w:sz w:val="16"/>
                  <w:szCs w:val="16"/>
                </w:rPr>
                <w:t xml:space="preserve">지상 4층, 지상 8층 일부</w:t>
              </w:r>
            </w:ins>
          </w:p>
        </w:tc>
        <w:tc>
          <w:tcPr>
            <w:tcW w:w="1701" w:type="dxa"/>
            <w:tcBorders>
              <w:top w:val="nil"/>
              <w:left w:val="nil"/>
              <w:bottom w:val="single" w:sz="4" w:space="0" w:color="auto"/>
              <w:right w:val="single" w:sz="4" w:space="0" w:color="auto"/>
            </w:tcBorders>
            <w:noWrap/>
            <w:vAlign w:val="center"/>
          </w:tcPr>
          <w:p w14:paraId="5A156874" w14:textId="77777777" w:rsidR="006A29C3" w:rsidRPr="00224183" w:rsidDel="00EE3384" w:rsidRDefault="006A29C3" w:rsidP="005E1C22">
            <w:pPr>
              <w:spacing w:line="200" w:lineRule="exact"/>
              <w:jc w:val="center"/>
              <w:rPr>
                <w:rFonts w:ascii="Times New Roman" w:eastAsia="바탕체"/>
                <w:color w:val="000000"/>
                <w:kern w:val="0"/>
                <w:sz w:val="16"/>
                <w:szCs w:val="16"/>
                <w:highlight w:val="yellow"/>
              </w:rPr>
            </w:pPr>
            <w:ins w:id="1123"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02550196" w14:textId="77777777" w:rsidR="006A29C3" w:rsidRPr="00224183" w:rsidDel="00EE3384" w:rsidRDefault="006A29C3" w:rsidP="005E1C22">
            <w:pPr>
              <w:spacing w:line="200" w:lineRule="exact"/>
              <w:jc w:val="center"/>
              <w:rPr>
                <w:rFonts w:ascii="Times New Roman" w:eastAsia="바탕체"/>
                <w:color w:val="000000"/>
                <w:kern w:val="0"/>
                <w:sz w:val="16"/>
                <w:szCs w:val="16"/>
                <w:highlight w:val="yellow"/>
              </w:rPr>
            </w:pPr>
            <w:ins w:id="1124" w:author="코람코 상장리츠팀" w:date="2026-10-07T09:00:00Z">
              <w:r>
                <w:rPr>
                  <w:rFonts w:ascii="Times New Roman" w:eastAsia="바탕체"/>
                  <w:color w:val="000000"/>
                  <w:kern w:val="0"/>
                  <w:sz w:val="16"/>
                  <w:szCs w:val="16"/>
                </w:rPr>
                <w:t xml:space="preserve">832,222,008</w:t>
              </w:r>
            </w:ins>
          </w:p>
        </w:tc>
        <w:tc>
          <w:tcPr>
            <w:tcW w:w="1640" w:type="dxa"/>
            <w:tcBorders>
              <w:top w:val="nil"/>
              <w:left w:val="nil"/>
              <w:bottom w:val="single" w:sz="4" w:space="0" w:color="auto"/>
              <w:right w:val="single" w:sz="4" w:space="0" w:color="auto"/>
            </w:tcBorders>
            <w:noWrap/>
            <w:vAlign w:val="center"/>
          </w:tcPr>
          <w:p w14:paraId="122A89FF"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25" w:author="코람코 상장리츠팀" w:date="2026-10-07T09:00:00Z">
              <w:r>
                <w:rPr>
                  <w:rFonts w:ascii="Times New Roman" w:eastAsia="바탕체"/>
                  <w:color w:val="000000"/>
                  <w:kern w:val="0"/>
                  <w:sz w:val="16"/>
                  <w:szCs w:val="16"/>
                </w:rPr>
                <w:t xml:space="preserve">제1차 변경합의서(2024.3.28). 위탁자 명의 예금계좌 근질권</w:t>
              </w:r>
            </w:ins>
          </w:p>
        </w:tc>
      </w:tr>
      <w:tr w:rsidR="006A29C3" w:rsidRPr="009A57C7" w14:paraId="65205263"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6F497804"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26" w:author="코람코 상장리츠팀" w:date="2026-10-07T09:00:00Z">
              <w:r>
                <w:rPr>
                  <w:rFonts w:ascii="Times New Roman" w:eastAsia="바탕체"/>
                  <w:color w:val="000000"/>
                  <w:kern w:val="0"/>
                  <w:sz w:val="16"/>
                  <w:szCs w:val="16"/>
                </w:rPr>
                <w:t xml:space="preserve">지상 2층</w:t>
              </w:r>
            </w:ins>
          </w:p>
        </w:tc>
        <w:tc>
          <w:tcPr>
            <w:tcW w:w="1701" w:type="dxa"/>
            <w:tcBorders>
              <w:top w:val="nil"/>
              <w:left w:val="nil"/>
              <w:bottom w:val="single" w:sz="4" w:space="0" w:color="auto"/>
              <w:right w:val="single" w:sz="4" w:space="0" w:color="auto"/>
            </w:tcBorders>
            <w:noWrap/>
            <w:vAlign w:val="center"/>
          </w:tcPr>
          <w:p w14:paraId="708E181A" w14:textId="77777777" w:rsidR="006A29C3" w:rsidRPr="00224183" w:rsidRDefault="006A29C3" w:rsidP="005E1C22">
            <w:pPr>
              <w:snapToGrid w:val="0"/>
              <w:spacing w:line="200" w:lineRule="exact"/>
              <w:jc w:val="center"/>
              <w:rPr>
                <w:rFonts w:ascii="Times New Roman" w:eastAsia="바탕체"/>
                <w:color w:val="000000"/>
                <w:kern w:val="0"/>
                <w:sz w:val="16"/>
                <w:szCs w:val="16"/>
                <w:highlight w:val="yellow"/>
              </w:rPr>
            </w:pPr>
            <w:ins w:id="1127"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163F97F5"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28" w:author="코람코 상장리츠팀" w:date="2026-10-07T09:00:00Z">
              <w:r>
                <w:rPr>
                  <w:rFonts w:ascii="Times New Roman" w:eastAsia="바탕체"/>
                  <w:color w:val="000000"/>
                  <w:kern w:val="0"/>
                  <w:sz w:val="16"/>
                  <w:szCs w:val="16"/>
                </w:rPr>
                <w:t xml:space="preserve">786,801,600</w:t>
              </w:r>
            </w:ins>
          </w:p>
        </w:tc>
        <w:tc>
          <w:tcPr>
            <w:tcW w:w="1640" w:type="dxa"/>
            <w:tcBorders>
              <w:top w:val="nil"/>
              <w:left w:val="nil"/>
              <w:bottom w:val="single" w:sz="4" w:space="0" w:color="auto"/>
              <w:right w:val="single" w:sz="4" w:space="0" w:color="auto"/>
            </w:tcBorders>
            <w:noWrap/>
            <w:vAlign w:val="center"/>
          </w:tcPr>
          <w:p w14:paraId="20B544E2"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29" w:author="코람코 상장리츠팀" w:date="2026-10-07T09:00:00Z">
              <w:r>
                <w:rPr>
                  <w:rFonts w:ascii="Times New Roman" w:eastAsia="바탕체"/>
                  <w:color w:val="000000"/>
                  <w:kern w:val="0"/>
                  <w:sz w:val="16"/>
                  <w:szCs w:val="16"/>
                </w:rPr>
                <w:t xml:space="preserve">제3차 변경합의서(2024.12.23). 예금계좌 근질권</w:t>
              </w:r>
            </w:ins>
          </w:p>
        </w:tc>
      </w:tr>
      <w:tr w:rsidR="006A29C3" w:rsidRPr="009A57C7" w14:paraId="6A3BC006"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24059A53" w14:textId="77777777" w:rsidR="006A29C3" w:rsidRPr="00224183" w:rsidDel="00EE3384" w:rsidRDefault="006A29C3" w:rsidP="005E1C22">
            <w:pPr>
              <w:spacing w:line="200" w:lineRule="exact"/>
              <w:jc w:val="center"/>
              <w:rPr>
                <w:rFonts w:ascii="Times New Roman" w:eastAsia="바탕체"/>
                <w:color w:val="000000"/>
                <w:kern w:val="0"/>
                <w:sz w:val="16"/>
                <w:szCs w:val="16"/>
                <w:highlight w:val="yellow"/>
              </w:rPr>
            </w:pPr>
            <w:ins w:id="1130" w:author="코람코 상장리츠팀" w:date="2026-10-07T09:00:00Z">
              <w:r>
                <w:rPr>
                  <w:rFonts w:ascii="Times New Roman" w:eastAsia="바탕체"/>
                  <w:color w:val="000000"/>
                  <w:kern w:val="0"/>
                  <w:sz w:val="16"/>
                  <w:szCs w:val="16"/>
                </w:rPr>
                <w:t xml:space="preserve">지하 1층</w:t>
              </w:r>
            </w:ins>
          </w:p>
        </w:tc>
        <w:tc>
          <w:tcPr>
            <w:tcW w:w="1701" w:type="dxa"/>
            <w:tcBorders>
              <w:top w:val="nil"/>
              <w:left w:val="nil"/>
              <w:bottom w:val="single" w:sz="4" w:space="0" w:color="auto"/>
              <w:right w:val="single" w:sz="4" w:space="0" w:color="auto"/>
            </w:tcBorders>
            <w:noWrap/>
            <w:vAlign w:val="center"/>
          </w:tcPr>
          <w:p w14:paraId="05FE2D62" w14:textId="77777777" w:rsidR="006A29C3" w:rsidRPr="00224183" w:rsidDel="00EE3384" w:rsidRDefault="006A29C3" w:rsidP="005E1C22">
            <w:pPr>
              <w:snapToGrid w:val="0"/>
              <w:spacing w:line="200" w:lineRule="exact"/>
              <w:jc w:val="center"/>
              <w:rPr>
                <w:rFonts w:ascii="Times New Roman" w:eastAsia="바탕체"/>
                <w:color w:val="000000"/>
                <w:kern w:val="0"/>
                <w:sz w:val="16"/>
                <w:szCs w:val="16"/>
                <w:highlight w:val="yellow"/>
              </w:rPr>
            </w:pPr>
            <w:ins w:id="1131"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031FCA2B" w14:textId="77777777" w:rsidR="006A29C3" w:rsidRPr="00224183" w:rsidDel="00EE3384" w:rsidRDefault="006A29C3" w:rsidP="005E1C22">
            <w:pPr>
              <w:spacing w:line="200" w:lineRule="exact"/>
              <w:jc w:val="center"/>
              <w:rPr>
                <w:rFonts w:ascii="Times New Roman" w:eastAsia="바탕체"/>
                <w:color w:val="000000"/>
                <w:kern w:val="0"/>
                <w:sz w:val="16"/>
                <w:szCs w:val="16"/>
                <w:highlight w:val="yellow"/>
              </w:rPr>
            </w:pPr>
            <w:ins w:id="1132" w:author="코람코 상장리츠팀" w:date="2026-10-07T09:00:00Z">
              <w:r>
                <w:rPr>
                  <w:rFonts w:ascii="Times New Roman" w:eastAsia="바탕체"/>
                  <w:color w:val="000000"/>
                  <w:kern w:val="0"/>
                  <w:sz w:val="16"/>
                  <w:szCs w:val="16"/>
                </w:rPr>
                <w:t xml:space="preserve">988,315,200</w:t>
              </w:r>
            </w:ins>
          </w:p>
        </w:tc>
        <w:tc>
          <w:tcPr>
            <w:tcW w:w="1640" w:type="dxa"/>
            <w:tcBorders>
              <w:top w:val="nil"/>
              <w:left w:val="nil"/>
              <w:bottom w:val="single" w:sz="4" w:space="0" w:color="auto"/>
              <w:right w:val="single" w:sz="4" w:space="0" w:color="auto"/>
            </w:tcBorders>
            <w:noWrap/>
            <w:vAlign w:val="center"/>
          </w:tcPr>
          <w:p w14:paraId="759B849F"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33" w:author="코람코 상장리츠팀" w:date="2026-10-07T09:00:00Z">
              <w:r>
                <w:rPr>
                  <w:rFonts w:ascii="Times New Roman" w:eastAsia="바탕체"/>
                  <w:color w:val="000000"/>
                  <w:kern w:val="0"/>
                  <w:sz w:val="16"/>
                  <w:szCs w:val="16"/>
                </w:rPr>
                <w:t xml:space="preserve">제3차 변경합의서(2024.12.23). 예금계좌 근질권</w:t>
              </w:r>
            </w:ins>
          </w:p>
        </w:tc>
      </w:tr>
      <w:tr w:rsidR="006A29C3" w:rsidRPr="009A57C7" w14:paraId="36FA0ADF"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1142851E" w14:textId="77777777" w:rsidR="006A29C3" w:rsidRPr="00224183" w:rsidDel="00EE3384" w:rsidRDefault="006A29C3" w:rsidP="005E1C22">
            <w:pPr>
              <w:spacing w:line="200" w:lineRule="exact"/>
              <w:jc w:val="center"/>
              <w:rPr>
                <w:rFonts w:ascii="Times New Roman" w:eastAsia="바탕체"/>
                <w:color w:val="000000"/>
                <w:kern w:val="0"/>
                <w:sz w:val="16"/>
                <w:szCs w:val="16"/>
                <w:highlight w:val="yellow"/>
              </w:rPr>
            </w:pPr>
            <w:ins w:id="1134" w:author="코람코 상장리츠팀" w:date="2026-10-07T09:00:00Z">
              <w:r>
                <w:rPr>
                  <w:rFonts w:ascii="Times New Roman" w:eastAsia="바탕체"/>
                  <w:color w:val="000000"/>
                  <w:kern w:val="0"/>
                  <w:sz w:val="16"/>
                  <w:szCs w:val="16"/>
                </w:rPr>
                <w:t xml:space="preserve">지하 2층</w:t>
              </w:r>
            </w:ins>
          </w:p>
        </w:tc>
        <w:tc>
          <w:tcPr>
            <w:tcW w:w="1701" w:type="dxa"/>
            <w:tcBorders>
              <w:top w:val="nil"/>
              <w:left w:val="nil"/>
              <w:bottom w:val="single" w:sz="4" w:space="0" w:color="auto"/>
              <w:right w:val="single" w:sz="4" w:space="0" w:color="auto"/>
            </w:tcBorders>
            <w:noWrap/>
            <w:vAlign w:val="center"/>
          </w:tcPr>
          <w:p w14:paraId="3FF988B2" w14:textId="77777777" w:rsidR="006A29C3" w:rsidRPr="00224183" w:rsidDel="00EE3384" w:rsidRDefault="006A29C3" w:rsidP="005E1C22">
            <w:pPr>
              <w:snapToGrid w:val="0"/>
              <w:spacing w:line="200" w:lineRule="exact"/>
              <w:jc w:val="center"/>
              <w:rPr>
                <w:rFonts w:ascii="Times New Roman" w:eastAsia="바탕체"/>
                <w:color w:val="000000"/>
                <w:kern w:val="0"/>
                <w:sz w:val="16"/>
                <w:szCs w:val="16"/>
                <w:highlight w:val="yellow"/>
              </w:rPr>
            </w:pPr>
            <w:ins w:id="1135"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62FDE25D" w14:textId="77777777" w:rsidR="006A29C3" w:rsidRPr="00224183" w:rsidDel="00EE3384" w:rsidRDefault="006A29C3" w:rsidP="005E1C22">
            <w:pPr>
              <w:spacing w:line="200" w:lineRule="exact"/>
              <w:jc w:val="center"/>
              <w:rPr>
                <w:rFonts w:ascii="Times New Roman" w:eastAsia="바탕체"/>
                <w:color w:val="000000"/>
                <w:kern w:val="0"/>
                <w:sz w:val="16"/>
                <w:szCs w:val="16"/>
                <w:highlight w:val="yellow"/>
              </w:rPr>
            </w:pPr>
            <w:ins w:id="1136" w:author="코람코 상장리츠팀" w:date="2026-10-07T09:00:00Z">
              <w:r>
                <w:rPr>
                  <w:rFonts w:ascii="Times New Roman" w:eastAsia="바탕체"/>
                  <w:color w:val="000000"/>
                  <w:kern w:val="0"/>
                  <w:sz w:val="16"/>
                  <w:szCs w:val="16"/>
                </w:rPr>
                <w:t xml:space="preserve">982,155,600</w:t>
              </w:r>
            </w:ins>
          </w:p>
        </w:tc>
        <w:tc>
          <w:tcPr>
            <w:tcW w:w="1640" w:type="dxa"/>
            <w:tcBorders>
              <w:top w:val="nil"/>
              <w:left w:val="nil"/>
              <w:bottom w:val="single" w:sz="4" w:space="0" w:color="auto"/>
              <w:right w:val="single" w:sz="4" w:space="0" w:color="auto"/>
            </w:tcBorders>
            <w:noWrap/>
            <w:vAlign w:val="center"/>
          </w:tcPr>
          <w:p w14:paraId="40E1F17C"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37" w:author="코람코 상장리츠팀" w:date="2026-10-07T09:00:00Z">
              <w:r>
                <w:rPr>
                  <w:rFonts w:ascii="Times New Roman" w:eastAsia="바탕체"/>
                  <w:color w:val="000000"/>
                  <w:kern w:val="0"/>
                  <w:sz w:val="16"/>
                  <w:szCs w:val="16"/>
                </w:rPr>
                <w:t xml:space="preserve">제4차 변경합의서(2025.11.24). 예금계좌 근질권</w:t>
              </w:r>
            </w:ins>
          </w:p>
        </w:tc>
      </w:tr>
      <w:tr w:rsidR="006A29C3" w:rsidRPr="009A57C7" w14:paraId="3EF31F72"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17FEB46" w14:textId="77777777" w:rsidR="006A29C3" w:rsidRPr="00224183" w:rsidDel="00EE3384" w:rsidRDefault="006A29C3" w:rsidP="005E1C22">
            <w:pPr>
              <w:spacing w:line="200" w:lineRule="exact"/>
              <w:jc w:val="center"/>
              <w:rPr>
                <w:rFonts w:ascii="Times New Roman" w:eastAsia="바탕체"/>
                <w:color w:val="000000"/>
                <w:kern w:val="0"/>
                <w:sz w:val="16"/>
                <w:szCs w:val="16"/>
                <w:highlight w:val="yellow"/>
              </w:rPr>
            </w:pPr>
            <w:ins w:id="1138" w:author="코람코 상장리츠팀" w:date="2026-10-07T09:00:00Z">
              <w:r>
                <w:rPr>
                  <w:rFonts w:ascii="Times New Roman" w:eastAsia="바탕체"/>
                  <w:color w:val="000000"/>
                  <w:kern w:val="0"/>
                  <w:sz w:val="16"/>
                  <w:szCs w:val="16"/>
                </w:rPr>
                <w:t xml:space="preserve">지상 8층 일부(사무실 증평)</w:t>
              </w:r>
            </w:ins>
          </w:p>
        </w:tc>
        <w:tc>
          <w:tcPr>
            <w:tcW w:w="1701" w:type="dxa"/>
            <w:tcBorders>
              <w:top w:val="nil"/>
              <w:left w:val="nil"/>
              <w:bottom w:val="single" w:sz="4" w:space="0" w:color="auto"/>
              <w:right w:val="single" w:sz="4" w:space="0" w:color="auto"/>
            </w:tcBorders>
            <w:noWrap/>
            <w:vAlign w:val="center"/>
          </w:tcPr>
          <w:p w14:paraId="1371A33D" w14:textId="77777777" w:rsidR="006A29C3" w:rsidRPr="00224183" w:rsidDel="00EE3384" w:rsidRDefault="006A29C3" w:rsidP="005E1C22">
            <w:pPr>
              <w:snapToGrid w:val="0"/>
              <w:spacing w:line="200" w:lineRule="exact"/>
              <w:jc w:val="center"/>
              <w:rPr>
                <w:rFonts w:ascii="Times New Roman" w:eastAsia="바탕체"/>
                <w:color w:val="000000"/>
                <w:kern w:val="0"/>
                <w:sz w:val="16"/>
                <w:szCs w:val="16"/>
                <w:highlight w:val="yellow"/>
              </w:rPr>
            </w:pPr>
            <w:ins w:id="1139" w:author="코람코 상장리츠팀" w:date="2026-10-07T09:00:00Z">
              <w:r>
                <w:rPr>
                  <w:rFonts w:ascii="Times New Roman" w:eastAsia="바탕체"/>
                  <w:color w:val="000000"/>
                  <w:kern w:val="0"/>
                  <w:sz w:val="16"/>
                  <w:szCs w:val="16"/>
                </w:rPr>
                <w:t xml:space="preserve">쿠팡 주식회사</w:t>
              </w:r>
            </w:ins>
          </w:p>
        </w:tc>
        <w:tc>
          <w:tcPr>
            <w:tcW w:w="2188" w:type="dxa"/>
            <w:tcBorders>
              <w:top w:val="nil"/>
              <w:left w:val="nil"/>
              <w:bottom w:val="single" w:sz="4" w:space="0" w:color="auto"/>
              <w:right w:val="single" w:sz="4" w:space="0" w:color="auto"/>
            </w:tcBorders>
            <w:noWrap/>
            <w:vAlign w:val="center"/>
          </w:tcPr>
          <w:p w14:paraId="09902797" w14:textId="77777777" w:rsidR="006A29C3" w:rsidRPr="00224183" w:rsidDel="00EE3384" w:rsidRDefault="006A29C3" w:rsidP="005E1C22">
            <w:pPr>
              <w:spacing w:line="200" w:lineRule="exact"/>
              <w:jc w:val="center"/>
              <w:rPr>
                <w:rFonts w:ascii="Times New Roman" w:eastAsia="바탕체"/>
                <w:color w:val="000000"/>
                <w:kern w:val="0"/>
                <w:sz w:val="16"/>
                <w:szCs w:val="16"/>
                <w:highlight w:val="yellow"/>
              </w:rPr>
            </w:pPr>
            <w:ins w:id="1140" w:author="코람코 상장리츠팀" w:date="2026-10-07T09:00:00Z">
              <w:r>
                <w:rPr>
                  <w:rFonts w:ascii="Times New Roman" w:eastAsia="바탕체"/>
                  <w:color w:val="000000"/>
                  <w:kern w:val="0"/>
                  <w:sz w:val="16"/>
                  <w:szCs w:val="16"/>
                </w:rPr>
                <w:t xml:space="preserve">32,620,110</w:t>
              </w:r>
            </w:ins>
          </w:p>
        </w:tc>
        <w:tc>
          <w:tcPr>
            <w:tcW w:w="1640" w:type="dxa"/>
            <w:tcBorders>
              <w:top w:val="nil"/>
              <w:left w:val="nil"/>
              <w:bottom w:val="single" w:sz="4" w:space="0" w:color="auto"/>
              <w:right w:val="single" w:sz="4" w:space="0" w:color="auto"/>
            </w:tcBorders>
            <w:noWrap/>
            <w:vAlign w:val="center"/>
          </w:tcPr>
          <w:p w14:paraId="7A4B89D1"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41" w:author="코람코 상장리츠팀" w:date="2026-10-07T09:00:00Z">
              <w:r>
                <w:rPr>
                  <w:rFonts w:ascii="Times New Roman" w:eastAsia="바탕체"/>
                  <w:color w:val="000000"/>
                  <w:kern w:val="0"/>
                  <w:sz w:val="16"/>
                  <w:szCs w:val="16"/>
                </w:rPr>
                <w:t xml:space="preserve">제5차 변경합의서(2026.8.14). 예금계좌 근질권</w:t>
              </w:r>
            </w:ins>
          </w:p>
        </w:tc>
      </w:tr>
      <w:tr w:rsidR="006A29C3" w:rsidRPr="009A57C7" w14:paraId="346E2BC8"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100A3075"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42" w:author="코람코 상장리츠팀" w:date="2026-10-07T09:00:00Z">
              <w:r>
                <w:rPr>
                  <w:rFonts w:ascii="Times New Roman" w:eastAsia="바탕체"/>
                  <w:color w:val="000000"/>
                  <w:kern w:val="0"/>
                  <w:sz w:val="16"/>
                  <w:szCs w:val="16"/>
                </w:rPr>
                <w:t xml:space="preserve">지상 3층</w:t>
              </w:r>
            </w:ins>
          </w:p>
        </w:tc>
        <w:tc>
          <w:tcPr>
            <w:tcW w:w="1701" w:type="dxa"/>
            <w:tcBorders>
              <w:top w:val="nil"/>
              <w:left w:val="nil"/>
              <w:bottom w:val="single" w:sz="4" w:space="0" w:color="auto"/>
              <w:right w:val="single" w:sz="4" w:space="0" w:color="auto"/>
            </w:tcBorders>
            <w:noWrap/>
            <w:vAlign w:val="center"/>
          </w:tcPr>
          <w:p w14:paraId="71F1BC63" w14:textId="77777777" w:rsidR="006A29C3" w:rsidRPr="00224183" w:rsidRDefault="006A29C3" w:rsidP="005E1C22">
            <w:pPr>
              <w:snapToGrid w:val="0"/>
              <w:spacing w:line="200" w:lineRule="exact"/>
              <w:jc w:val="center"/>
              <w:rPr>
                <w:rFonts w:ascii="Times New Roman" w:eastAsia="바탕체"/>
                <w:color w:val="000000"/>
                <w:kern w:val="0"/>
                <w:sz w:val="16"/>
                <w:szCs w:val="16"/>
                <w:highlight w:val="yellow"/>
              </w:rPr>
            </w:pPr>
            <w:ins w:id="1143" w:author="코람코 상장리츠팀" w:date="2026-10-07T09:00:00Z">
              <w:r>
                <w:rPr>
                  <w:rFonts w:ascii="Times New Roman" w:eastAsia="바탕체"/>
                  <w:color w:val="000000"/>
                  <w:kern w:val="0"/>
                  <w:sz w:val="16"/>
                  <w:szCs w:val="16"/>
                </w:rPr>
                <w:t xml:space="preserve">주식회사 농심</w:t>
              </w:r>
            </w:ins>
          </w:p>
        </w:tc>
        <w:tc>
          <w:tcPr>
            <w:tcW w:w="2188" w:type="dxa"/>
            <w:tcBorders>
              <w:top w:val="nil"/>
              <w:left w:val="nil"/>
              <w:bottom w:val="single" w:sz="4" w:space="0" w:color="auto"/>
              <w:right w:val="single" w:sz="4" w:space="0" w:color="auto"/>
            </w:tcBorders>
            <w:noWrap/>
            <w:vAlign w:val="center"/>
          </w:tcPr>
          <w:p w14:paraId="61D51188"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44" w:author="코람코 상장리츠팀" w:date="2026-10-07T09:00:00Z">
              <w:r>
                <w:rPr>
                  <w:rFonts w:ascii="Times New Roman" w:eastAsia="바탕체"/>
                  <w:color w:val="000000"/>
                  <w:kern w:val="0"/>
                  <w:sz w:val="16"/>
                  <w:szCs w:val="16"/>
                </w:rPr>
                <w:t xml:space="preserve">642,552,000</w:t>
              </w:r>
            </w:ins>
          </w:p>
        </w:tc>
        <w:tc>
          <w:tcPr>
            <w:tcW w:w="1640" w:type="dxa"/>
            <w:tcBorders>
              <w:top w:val="nil"/>
              <w:left w:val="nil"/>
              <w:bottom w:val="single" w:sz="4" w:space="0" w:color="auto"/>
              <w:right w:val="single" w:sz="4" w:space="0" w:color="auto"/>
            </w:tcBorders>
            <w:noWrap/>
            <w:vAlign w:val="center"/>
          </w:tcPr>
          <w:p w14:paraId="460E7A14"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45" w:author="코람코 상장리츠팀" w:date="2026-10-07T09:00:00Z">
              <w:r>
                <w:rPr>
                  <w:rFonts w:ascii="Times New Roman" w:eastAsia="바탕체"/>
                  <w:color w:val="000000"/>
                  <w:kern w:val="0"/>
                  <w:sz w:val="16"/>
                  <w:szCs w:val="16"/>
                </w:rPr>
                <w:t xml:space="preserve">2024.5.14 임대차계약(2024.8.20 변경). 예금계좌 근질권</w:t>
              </w:r>
            </w:ins>
          </w:p>
        </w:tc>
      </w:tr>
      <w:tr w:rsidR="006A29C3" w:rsidRPr="009A57C7" w14:paraId="03ABD760"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01925B52"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46" w:author="코람코 상장리츠팀" w:date="2026-10-07T09:00:00Z">
              <w:r>
                <w:rPr>
                  <w:rFonts w:ascii="Times New Roman" w:eastAsia="바탕체"/>
                  <w:color w:val="000000"/>
                  <w:kern w:val="0"/>
                  <w:sz w:val="16"/>
                  <w:szCs w:val="16"/>
                </w:rPr>
                <w:t xml:space="preserve">지상 1층 일부</w:t>
              </w:r>
            </w:ins>
          </w:p>
        </w:tc>
        <w:tc>
          <w:tcPr>
            <w:tcW w:w="1701" w:type="dxa"/>
            <w:tcBorders>
              <w:top w:val="nil"/>
              <w:left w:val="nil"/>
              <w:bottom w:val="single" w:sz="4" w:space="0" w:color="auto"/>
              <w:right w:val="single" w:sz="4" w:space="0" w:color="auto"/>
            </w:tcBorders>
            <w:noWrap/>
            <w:vAlign w:val="center"/>
          </w:tcPr>
          <w:p w14:paraId="66C60D16" w14:textId="77777777" w:rsidR="006A29C3" w:rsidRPr="00224183" w:rsidRDefault="006A29C3" w:rsidP="005E1C22">
            <w:pPr>
              <w:snapToGrid w:val="0"/>
              <w:spacing w:line="200" w:lineRule="exact"/>
              <w:jc w:val="center"/>
              <w:rPr>
                <w:rFonts w:ascii="Times New Roman" w:eastAsia="바탕체"/>
                <w:color w:val="000000"/>
                <w:kern w:val="0"/>
                <w:sz w:val="16"/>
                <w:szCs w:val="16"/>
                <w:highlight w:val="yellow"/>
              </w:rPr>
            </w:pPr>
            <w:ins w:id="1147" w:author="코람코 상장리츠팀" w:date="2026-10-07T09:00:00Z">
              <w:r>
                <w:rPr>
                  <w:rFonts w:ascii="Times New Roman" w:eastAsia="바탕체"/>
                  <w:color w:val="000000"/>
                  <w:kern w:val="0"/>
                  <w:sz w:val="16"/>
                  <w:szCs w:val="16"/>
                </w:rPr>
                <w:t xml:space="preserve">주식회사 지오영</w:t>
              </w:r>
            </w:ins>
          </w:p>
        </w:tc>
        <w:tc>
          <w:tcPr>
            <w:tcW w:w="2188" w:type="dxa"/>
            <w:tcBorders>
              <w:top w:val="nil"/>
              <w:left w:val="nil"/>
              <w:bottom w:val="single" w:sz="4" w:space="0" w:color="auto"/>
              <w:right w:val="single" w:sz="4" w:space="0" w:color="auto"/>
            </w:tcBorders>
            <w:noWrap/>
            <w:vAlign w:val="center"/>
          </w:tcPr>
          <w:p w14:paraId="56F0FCF4"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48" w:author="코람코 상장리츠팀" w:date="2026-10-07T09:00:00Z">
              <w:r>
                <w:rPr>
                  <w:rFonts w:ascii="Times New Roman" w:eastAsia="바탕체"/>
                  <w:color w:val="000000"/>
                  <w:kern w:val="0"/>
                  <w:sz w:val="16"/>
                  <w:szCs w:val="16"/>
                </w:rPr>
                <w:t xml:space="preserve">393,456,789</w:t>
              </w:r>
            </w:ins>
          </w:p>
        </w:tc>
        <w:tc>
          <w:tcPr>
            <w:tcW w:w="1640" w:type="dxa"/>
            <w:tcBorders>
              <w:top w:val="nil"/>
              <w:left w:val="nil"/>
              <w:bottom w:val="single" w:sz="4" w:space="0" w:color="auto"/>
              <w:right w:val="single" w:sz="4" w:space="0" w:color="auto"/>
            </w:tcBorders>
            <w:noWrap/>
            <w:vAlign w:val="center"/>
          </w:tcPr>
          <w:p w14:paraId="7624FA86"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49" w:author="코람코 상장리츠팀" w:date="2026-10-07T09:00:00Z">
              <w:r>
                <w:rPr>
                  <w:rFonts w:ascii="Times New Roman" w:eastAsia="바탕체"/>
                  <w:color w:val="000000"/>
                  <w:kern w:val="0"/>
                  <w:sz w:val="16"/>
                  <w:szCs w:val="16"/>
                </w:rPr>
                <w:t xml:space="preserve">2024.12.31 임대차계약. 예금계좌 근질권</w:t>
              </w:r>
            </w:ins>
          </w:p>
        </w:tc>
      </w:tr>
      <w:tr w:rsidR="006A29C3" w:rsidRPr="009A57C7" w14:paraId="22876688"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7272388B"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50" w:author="코람코 상장리츠팀" w:date="2026-10-07T09:00:00Z">
              <w:r>
                <w:rPr>
                  <w:rFonts w:ascii="Times New Roman" w:eastAsia="바탕체"/>
                  <w:color w:val="000000"/>
                  <w:kern w:val="0"/>
                  <w:sz w:val="16"/>
                  <w:szCs w:val="16"/>
                </w:rPr>
                <w:t xml:space="preserve">지상 1층 일부</w:t>
              </w:r>
            </w:ins>
          </w:p>
        </w:tc>
        <w:tc>
          <w:tcPr>
            <w:tcW w:w="1701" w:type="dxa"/>
            <w:tcBorders>
              <w:top w:val="nil"/>
              <w:left w:val="nil"/>
              <w:bottom w:val="single" w:sz="4" w:space="0" w:color="auto"/>
              <w:right w:val="single" w:sz="4" w:space="0" w:color="auto"/>
            </w:tcBorders>
            <w:noWrap/>
            <w:vAlign w:val="center"/>
          </w:tcPr>
          <w:p w14:paraId="22F00EF4" w14:textId="77777777" w:rsidR="006A29C3" w:rsidRPr="00224183" w:rsidRDefault="006A29C3" w:rsidP="005E1C22">
            <w:pPr>
              <w:snapToGrid w:val="0"/>
              <w:spacing w:line="200" w:lineRule="exact"/>
              <w:jc w:val="center"/>
              <w:rPr>
                <w:rFonts w:ascii="Times New Roman" w:eastAsia="바탕체"/>
                <w:color w:val="000000"/>
                <w:kern w:val="0"/>
                <w:sz w:val="16"/>
                <w:szCs w:val="16"/>
                <w:highlight w:val="yellow"/>
              </w:rPr>
            </w:pPr>
            <w:ins w:id="1151" w:author="코람코 상장리츠팀" w:date="2026-10-07T09:00:00Z">
              <w:r>
                <w:rPr>
                  <w:rFonts w:ascii="Times New Roman" w:eastAsia="바탕체"/>
                  <w:color w:val="000000"/>
                  <w:kern w:val="0"/>
                  <w:sz w:val="16"/>
                  <w:szCs w:val="16"/>
                </w:rPr>
                <w:t xml:space="preserve">주식회사 용마로지스</w:t>
              </w:r>
            </w:ins>
          </w:p>
        </w:tc>
        <w:tc>
          <w:tcPr>
            <w:tcW w:w="2188" w:type="dxa"/>
            <w:tcBorders>
              <w:top w:val="nil"/>
              <w:left w:val="nil"/>
              <w:bottom w:val="single" w:sz="4" w:space="0" w:color="auto"/>
              <w:right w:val="single" w:sz="4" w:space="0" w:color="auto"/>
            </w:tcBorders>
            <w:noWrap/>
            <w:vAlign w:val="center"/>
          </w:tcPr>
          <w:p w14:paraId="6E7A7430"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52" w:author="코람코 상장리츠팀" w:date="2026-10-07T09:00:00Z">
              <w:r>
                <w:rPr>
                  <w:rFonts w:ascii="Times New Roman" w:eastAsia="바탕체"/>
                  <w:color w:val="000000"/>
                  <w:kern w:val="0"/>
                  <w:sz w:val="16"/>
                  <w:szCs w:val="16"/>
                </w:rPr>
                <w:t xml:space="preserve">308,178,000</w:t>
              </w:r>
            </w:ins>
          </w:p>
        </w:tc>
        <w:tc>
          <w:tcPr>
            <w:tcW w:w="1640" w:type="dxa"/>
            <w:tcBorders>
              <w:top w:val="nil"/>
              <w:left w:val="nil"/>
              <w:bottom w:val="single" w:sz="4" w:space="0" w:color="auto"/>
              <w:right w:val="single" w:sz="4" w:space="0" w:color="auto"/>
            </w:tcBorders>
            <w:noWrap/>
            <w:vAlign w:val="center"/>
          </w:tcPr>
          <w:p w14:paraId="6AC85590"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53" w:author="코람코 상장리츠팀" w:date="2026-10-07T09:00:00Z">
              <w:r>
                <w:rPr>
                  <w:rFonts w:ascii="Times New Roman" w:eastAsia="바탕체"/>
                  <w:color w:val="000000"/>
                  <w:kern w:val="0"/>
                  <w:sz w:val="16"/>
                  <w:szCs w:val="16"/>
                </w:rPr>
                <w:t xml:space="preserve">2024.10.28 임대차계약. 예금계좌 근질권</w:t>
              </w:r>
            </w:ins>
          </w:p>
        </w:tc>
      </w:tr>
      <w:tr w:rsidR="006A29C3" w:rsidRPr="009A57C7" w14:paraId="2985424A"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3F753491"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54" w:author="코람코 상장리츠팀" w:date="2026-10-07T09:00:00Z">
              <w:r>
                <w:rPr>
                  <w:rFonts w:ascii="Times New Roman" w:eastAsia="바탕체"/>
                  <w:color w:val="000000"/>
                  <w:kern w:val="0"/>
                  <w:sz w:val="16"/>
                  <w:szCs w:val="16"/>
                </w:rPr>
                <w:t xml:space="preserve">지상 8층 일부</w:t>
              </w:r>
            </w:ins>
          </w:p>
        </w:tc>
        <w:tc>
          <w:tcPr>
            <w:tcW w:w="1701" w:type="dxa"/>
            <w:tcBorders>
              <w:top w:val="nil"/>
              <w:left w:val="nil"/>
              <w:bottom w:val="single" w:sz="4" w:space="0" w:color="auto"/>
              <w:right w:val="single" w:sz="4" w:space="0" w:color="auto"/>
            </w:tcBorders>
            <w:noWrap/>
            <w:vAlign w:val="center"/>
          </w:tcPr>
          <w:p w14:paraId="0E6E6B41" w14:textId="77777777" w:rsidR="006A29C3" w:rsidRPr="00224183" w:rsidRDefault="006A29C3" w:rsidP="005E1C22">
            <w:pPr>
              <w:snapToGrid w:val="0"/>
              <w:spacing w:line="200" w:lineRule="exact"/>
              <w:jc w:val="center"/>
              <w:rPr>
                <w:rFonts w:ascii="Times New Roman" w:eastAsia="바탕체"/>
                <w:color w:val="000000"/>
                <w:kern w:val="0"/>
                <w:sz w:val="16"/>
                <w:szCs w:val="16"/>
                <w:highlight w:val="yellow"/>
              </w:rPr>
            </w:pPr>
            <w:ins w:id="1155" w:author="코람코 상장리츠팀" w:date="2026-10-07T09:00:00Z">
              <w:r>
                <w:rPr>
                  <w:rFonts w:ascii="Times New Roman" w:eastAsia="바탕체"/>
                  <w:color w:val="000000"/>
                  <w:kern w:val="0"/>
                  <w:sz w:val="16"/>
                  <w:szCs w:val="16"/>
                </w:rPr>
                <w:t xml:space="preserve">주식회사 키즈밀</w:t>
              </w:r>
            </w:ins>
          </w:p>
        </w:tc>
        <w:tc>
          <w:tcPr>
            <w:tcW w:w="2188" w:type="dxa"/>
            <w:tcBorders>
              <w:top w:val="nil"/>
              <w:left w:val="nil"/>
              <w:bottom w:val="single" w:sz="4" w:space="0" w:color="auto"/>
              <w:right w:val="single" w:sz="4" w:space="0" w:color="auto"/>
            </w:tcBorders>
            <w:noWrap/>
            <w:vAlign w:val="center"/>
          </w:tcPr>
          <w:p w14:paraId="3D156884"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56" w:author="코람코 상장리츠팀" w:date="2026-10-07T09:00:00Z">
              <w:r>
                <w:rPr>
                  <w:rFonts w:ascii="Times New Roman" w:eastAsia="바탕체"/>
                  <w:color w:val="000000"/>
                  <w:kern w:val="0"/>
                  <w:sz w:val="16"/>
                  <w:szCs w:val="16"/>
                </w:rPr>
                <w:t xml:space="preserve">100,000,000</w:t>
              </w:r>
            </w:ins>
          </w:p>
        </w:tc>
        <w:tc>
          <w:tcPr>
            <w:tcW w:w="1640" w:type="dxa"/>
            <w:tcBorders>
              <w:top w:val="nil"/>
              <w:left w:val="nil"/>
              <w:bottom w:val="single" w:sz="4" w:space="0" w:color="auto"/>
              <w:right w:val="single" w:sz="4" w:space="0" w:color="auto"/>
            </w:tcBorders>
            <w:noWrap/>
            <w:vAlign w:val="center"/>
          </w:tcPr>
          <w:p w14:paraId="795769DD"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57" w:author="코람코 상장리츠팀" w:date="2026-10-07T09:00:00Z">
              <w:r>
                <w:rPr>
                  <w:rFonts w:ascii="Times New Roman" w:eastAsia="바탕체"/>
                  <w:color w:val="000000"/>
                  <w:kern w:val="0"/>
                  <w:sz w:val="16"/>
                  <w:szCs w:val="16"/>
                </w:rPr>
                <w:t xml:space="preserve">2024.11.27 임대차계약. 예금계좌 근질권</w:t>
              </w:r>
            </w:ins>
          </w:p>
        </w:tc>
      </w:tr>
      <w:tr w:rsidR="006A29C3" w:rsidRPr="009A57C7" w14:paraId="240AB887" w14:textId="77777777" w:rsidTr="005E1C22">
        <w:trPr>
          <w:trHeight w:val="448"/>
        </w:trPr>
        <w:tc>
          <w:tcPr>
            <w:tcW w:w="2551" w:type="dxa"/>
            <w:tcBorders>
              <w:top w:val="nil"/>
              <w:left w:val="single" w:sz="4" w:space="0" w:color="auto"/>
              <w:bottom w:val="single" w:sz="4" w:space="0" w:color="auto"/>
              <w:right w:val="single" w:sz="4" w:space="0" w:color="auto"/>
            </w:tcBorders>
            <w:noWrap/>
            <w:vAlign w:val="center"/>
          </w:tcPr>
          <w:p w14:paraId="784CE639"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58" w:author="코람코 상장리츠팀" w:date="2026-10-07T09:00:00Z">
              <w:r>
                <w:rPr>
                  <w:rFonts w:ascii="Times New Roman" w:eastAsia="바탕체"/>
                  <w:color w:val="000000"/>
                  <w:kern w:val="0"/>
                  <w:sz w:val="16"/>
                  <w:szCs w:val="16"/>
                </w:rPr>
                <w:t xml:space="preserve">지상 1층 일부(근린생활시설)</w:t>
              </w:r>
            </w:ins>
          </w:p>
        </w:tc>
        <w:tc>
          <w:tcPr>
            <w:tcW w:w="1701" w:type="dxa"/>
            <w:tcBorders>
              <w:top w:val="nil"/>
              <w:left w:val="nil"/>
              <w:bottom w:val="single" w:sz="4" w:space="0" w:color="auto"/>
              <w:right w:val="single" w:sz="4" w:space="0" w:color="auto"/>
            </w:tcBorders>
            <w:noWrap/>
            <w:vAlign w:val="center"/>
          </w:tcPr>
          <w:p w14:paraId="392914A4" w14:textId="77777777" w:rsidR="006A29C3" w:rsidRPr="00224183" w:rsidRDefault="006A29C3" w:rsidP="005E1C22">
            <w:pPr>
              <w:snapToGrid w:val="0"/>
              <w:spacing w:line="200" w:lineRule="exact"/>
              <w:jc w:val="center"/>
              <w:rPr>
                <w:rFonts w:ascii="Times New Roman" w:eastAsia="바탕체"/>
                <w:color w:val="000000"/>
                <w:kern w:val="0"/>
                <w:sz w:val="16"/>
                <w:szCs w:val="16"/>
                <w:highlight w:val="yellow"/>
              </w:rPr>
            </w:pPr>
            <w:ins w:id="1159" w:author="코람코 상장리츠팀" w:date="2026-10-07T09:00:00Z">
              <w:r>
                <w:rPr>
                  <w:rFonts w:ascii="Times New Roman" w:eastAsia="바탕체"/>
                  <w:color w:val="000000"/>
                  <w:kern w:val="0"/>
                  <w:sz w:val="16"/>
                  <w:szCs w:val="16"/>
                </w:rPr>
                <w:t xml:space="preserve">주식회사 아이팜</w:t>
              </w:r>
            </w:ins>
          </w:p>
        </w:tc>
        <w:tc>
          <w:tcPr>
            <w:tcW w:w="2188" w:type="dxa"/>
            <w:tcBorders>
              <w:top w:val="nil"/>
              <w:left w:val="nil"/>
              <w:bottom w:val="single" w:sz="4" w:space="0" w:color="auto"/>
              <w:right w:val="single" w:sz="4" w:space="0" w:color="auto"/>
            </w:tcBorders>
            <w:noWrap/>
            <w:vAlign w:val="center"/>
          </w:tcPr>
          <w:p w14:paraId="78099BD6"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60" w:author="코람코 상장리츠팀" w:date="2026-10-07T09:00:00Z">
              <w:r>
                <w:rPr>
                  <w:rFonts w:ascii="Times New Roman" w:eastAsia="바탕체"/>
                  <w:color w:val="000000"/>
                  <w:kern w:val="0"/>
                  <w:sz w:val="16"/>
                  <w:szCs w:val="16"/>
                </w:rPr>
                <w:t xml:space="preserve">6,224,400</w:t>
              </w:r>
            </w:ins>
          </w:p>
        </w:tc>
        <w:tc>
          <w:tcPr>
            <w:tcW w:w="1640" w:type="dxa"/>
            <w:tcBorders>
              <w:top w:val="nil"/>
              <w:left w:val="nil"/>
              <w:bottom w:val="single" w:sz="4" w:space="0" w:color="auto"/>
              <w:right w:val="single" w:sz="4" w:space="0" w:color="auto"/>
            </w:tcBorders>
            <w:noWrap/>
            <w:vAlign w:val="center"/>
          </w:tcPr>
          <w:p w14:paraId="23AC4CCA" w14:textId="77777777" w:rsidR="006A29C3" w:rsidRPr="00224183" w:rsidRDefault="006A29C3" w:rsidP="005E1C22">
            <w:pPr>
              <w:spacing w:line="200" w:lineRule="exact"/>
              <w:jc w:val="center"/>
              <w:rPr>
                <w:rFonts w:ascii="Times New Roman" w:eastAsia="바탕체"/>
                <w:color w:val="000000"/>
                <w:kern w:val="0"/>
                <w:sz w:val="16"/>
                <w:szCs w:val="16"/>
                <w:highlight w:val="yellow"/>
              </w:rPr>
            </w:pPr>
            <w:ins w:id="1161" w:author="코람코 상장리츠팀" w:date="2026-10-07T09:00:00Z">
              <w:r>
                <w:rPr>
                  <w:rFonts w:ascii="Times New Roman" w:eastAsia="바탕체"/>
                  <w:color w:val="000000"/>
                  <w:kern w:val="0"/>
                  <w:sz w:val="16"/>
                  <w:szCs w:val="16"/>
                </w:rPr>
                <w:t xml:space="preserve">2025.4.25 임대차계약. 질권 미설정(임차인 요청 시 설정)</w:t>
              </w:r>
            </w:ins>
          </w:p>
        </w:tc>
      </w:tr>
      <w:tr w:rsidR="006A29C3" w:rsidRPr="009A57C7" w14:paraId="4B6CCDF3" w14:textId="77777777" w:rsidTr="005E1C22">
        <w:trPr>
          <w:trHeight w:val="577"/>
        </w:trPr>
        <w:tc>
          <w:tcPr>
            <w:tcW w:w="4252" w:type="dxa"/>
            <w:gridSpan w:val="2"/>
            <w:tcBorders>
              <w:top w:val="nil"/>
              <w:left w:val="single" w:sz="4" w:space="0" w:color="auto"/>
              <w:bottom w:val="single" w:sz="4" w:space="0" w:color="auto"/>
              <w:right w:val="single" w:sz="4" w:space="0" w:color="auto"/>
            </w:tcBorders>
            <w:noWrap/>
            <w:vAlign w:val="center"/>
            <w:hideMark/>
          </w:tcPr>
          <w:p w14:paraId="4A55D009" w14:textId="77777777" w:rsidR="006A29C3" w:rsidRPr="00224183" w:rsidRDefault="006A29C3" w:rsidP="005E1C22">
            <w:pPr>
              <w:spacing w:line="200" w:lineRule="exact"/>
              <w:jc w:val="center"/>
              <w:rPr>
                <w:rFonts w:ascii="Times New Roman" w:eastAsia="바탕체"/>
                <w:b/>
                <w:color w:val="000000"/>
                <w:kern w:val="0"/>
                <w:sz w:val="16"/>
                <w:szCs w:val="16"/>
                <w:highlight w:val="yellow"/>
              </w:rPr>
            </w:pPr>
            <w:commentRangeStart w:id="27"/>
            <w:del w:id="1162" w:author="코람코 상장리츠팀" w:date="2026-10-07T09:00:00Z">
              <w:r>
                <w:rPr>
                  <w:rFonts w:ascii="Times New Roman" w:eastAsia="바탕체"/>
                  <w:b/>
                  <w:color w:val="000000"/>
                  <w:kern w:val="0"/>
                  <w:sz w:val="16"/>
                  <w:szCs w:val="16"/>
                  <w:highlight w:val="yellow"/>
                </w:rPr>
                <w:delText xml:space="preserve">선순위 </w:delText>
              </w:r>
            </w:del>
            <w:commentRangeEnd w:id="27"/>
            <w:r>
              <w:rPr>
                <w:rStyle w:val="CommentReference"/>
              </w:rPr>
              <w:commentReference w:id="27"/>
            </w:r>
            <w:r>
              <w:rPr>
                <w:rFonts w:ascii="Times New Roman" w:eastAsia="바탕체"/>
                <w:b/>
                <w:color w:val="000000"/>
                <w:kern w:val="0"/>
                <w:sz w:val="16"/>
                <w:szCs w:val="16"/>
                <w:highlight w:val="yellow"/>
              </w:rPr>
              <w:t xml:space="preserve">임대보증금 합계</w:t>
            </w:r>
          </w:p>
        </w:tc>
        <w:tc>
          <w:tcPr>
            <w:tcW w:w="2188" w:type="dxa"/>
            <w:tcBorders>
              <w:top w:val="nil"/>
              <w:left w:val="nil"/>
              <w:bottom w:val="single" w:sz="4" w:space="0" w:color="auto"/>
              <w:right w:val="single" w:sz="4" w:space="0" w:color="auto"/>
            </w:tcBorders>
            <w:noWrap/>
            <w:vAlign w:val="center"/>
          </w:tcPr>
          <w:p w14:paraId="591ABD90" w14:textId="77777777" w:rsidR="006A29C3" w:rsidRPr="00224183" w:rsidRDefault="006A29C3" w:rsidP="005E1C22">
            <w:pPr>
              <w:spacing w:line="200" w:lineRule="exact"/>
              <w:ind w:firstLineChars="100" w:firstLine="160"/>
              <w:jc w:val="center"/>
              <w:rPr>
                <w:rFonts w:ascii="Times New Roman" w:eastAsia="바탕체"/>
                <w:b/>
                <w:color w:val="000000"/>
                <w:kern w:val="0"/>
                <w:sz w:val="16"/>
                <w:szCs w:val="16"/>
                <w:highlight w:val="yellow"/>
              </w:rPr>
            </w:pPr>
            <w:ins w:id="1163" w:author="코람코 상장리츠팀" w:date="2026-10-07T09:00:00Z">
              <w:r>
                <w:rPr>
                  <w:rFonts w:ascii="Times New Roman" w:eastAsia="바탕체"/>
                  <w:b/>
                  <w:color w:val="000000"/>
                  <w:kern w:val="0"/>
                  <w:sz w:val="16"/>
                  <w:szCs w:val="16"/>
                </w:rPr>
                <w:t xml:space="preserve">7,205,111,707</w:t>
              </w:r>
            </w:ins>
          </w:p>
        </w:tc>
        <w:tc>
          <w:tcPr>
            <w:tcW w:w="1640" w:type="dxa"/>
            <w:tcBorders>
              <w:top w:val="nil"/>
              <w:left w:val="nil"/>
              <w:bottom w:val="single" w:sz="4" w:space="0" w:color="auto"/>
              <w:right w:val="single" w:sz="4" w:space="0" w:color="auto"/>
            </w:tcBorders>
            <w:noWrap/>
            <w:vAlign w:val="center"/>
          </w:tcPr>
          <w:p w14:paraId="71E72469" w14:textId="77777777" w:rsidR="006A29C3" w:rsidRPr="00224183" w:rsidRDefault="006A29C3" w:rsidP="005E1C22">
            <w:pPr>
              <w:spacing w:line="200" w:lineRule="exact"/>
              <w:jc w:val="center"/>
              <w:rPr>
                <w:rFonts w:ascii="Times New Roman" w:eastAsia="바탕체"/>
                <w:b/>
                <w:color w:val="000000"/>
                <w:kern w:val="0"/>
                <w:sz w:val="16"/>
                <w:szCs w:val="16"/>
                <w:highlight w:val="yellow"/>
              </w:rPr>
            </w:pPr>
          </w:p>
        </w:tc>
      </w:tr>
    </w:tbl>
    <w:p w14:paraId="2825BC38" w14:textId="77777777" w:rsidR="006A29C3" w:rsidRPr="00716A5A" w:rsidRDefault="006A29C3" w:rsidP="006A29C3">
      <w:pPr>
        <w:shd w:val="clear" w:color="auto" w:fill="FFFFFF"/>
        <w:snapToGrid w:val="0"/>
        <w:spacing w:line="200" w:lineRule="exact"/>
        <w:textAlignment w:val="baseline"/>
        <w:rPr>
          <w:rFonts w:ascii="바탕체" w:eastAsia="바탕체" w:hAnsi="바탕체" w:cs="굴림"/>
          <w:color w:val="000000"/>
          <w:kern w:val="0"/>
          <w:sz w:val="16"/>
          <w:szCs w:val="16"/>
        </w:rPr>
      </w:pPr>
    </w:p>
    <w:p w14:paraId="48842297" w14:textId="77777777" w:rsidR="00F47E3F" w:rsidRPr="006A29C3" w:rsidRDefault="00F47E3F"/>
    <w:sectPr w:rsidR="00F47E3F" w:rsidRPr="006A29C3" w:rsidSect="006A29C3">
      <w:headerReference w:type="default" r:id="rId6"/>
      <w:footerReference w:type="default" r:id="rId7"/>
      <w:pgSz w:w="11906" w:h="16838"/>
      <w:pgMar w:top="1985" w:right="1701" w:bottom="1701" w:left="1701" w:header="851" w:footer="992" w:gutter="0"/>
      <w:pgNumType w:start="1" w:chapStyle="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코람코 상장리츠팀" w:date="2026-10-07T06:24:18Z" w:initials="KR">
    <w:p w14:paraId="6F4E4A60" w14:textId="77777777">
      <w:r>
        <w:rPr>
          <w:rStyle w:val="CommentReference"/>
        </w:rPr>
        <w:annotationRef/>
      </w:r>
      <w:r>
        <w:rPr>
          <w:color w:val="000000"/>
          <w:sz w:val="20"/>
          <w:szCs w:val="20"/>
        </w:rPr>
        <w:t xml:space="preserve">[사실관계] 위탁자 상호 오기 정정: "위탁관리자부동산투자회사" → "위탁관리부동산투자회사"(자산보관위탁계약서(부동산) 2026-09-29 날인본 기준). 문서 내 모든 표기 동일 정정.</w:t>
      </w:r>
    </w:p>
  </w:comment>
  <w:comment w:id="1" w:author="코람코 상장리츠팀" w:date="2026-10-07T06:24:18Z" w:initials="KR">
    <w:p w14:paraId="62E23660" w14:textId="77777777">
      <w:r>
        <w:rPr>
          <w:rStyle w:val="CommentReference"/>
        </w:rPr>
        <w:annotationRef/>
      </w:r>
      <w:r>
        <w:rPr>
          <w:color w:val="000000"/>
          <w:sz w:val="20"/>
          <w:szCs w:val="20"/>
        </w:rPr>
        <w:t xml:space="preserve">[대출약정 충돌] 대출약정 v16(2026-10-06 중순위 의견본) 제9조 제1항: Tranche A 대주 공동 2순위, Tranche B 대주 공동 3순위, 1순위는 쿠팡 주식회사 임대차보증금 2,132,586,000원 반환채권 담보에 한정. 매매계약 BKL v11 별첨 7.A 제4항(쿠팡 승계동의서)도 거래종결일 당일 같은 금액 한도의 쿠팡 1순위 우선수익권 부여를 전제. 쿠팡과 대주를 구분하기 위해 "대주 우선수익자들" 정의 신설.</w:t>
      </w:r>
    </w:p>
  </w:comment>
  <w:comment w:id="2" w:author="코람코 상장리츠팀" w:date="2026-10-07T06:24:18Z" w:initials="KR">
    <w:p w14:paraId="612F6271" w14:textId="77777777">
      <w:r>
        <w:rPr>
          <w:rStyle w:val="CommentReference"/>
        </w:rPr>
        <w:annotationRef/>
      </w:r>
      <w:r>
        <w:rPr>
          <w:color w:val="000000"/>
          <w:sz w:val="20"/>
          <w:szCs w:val="20"/>
        </w:rPr>
        <w:t xml:space="preserve">[대출약정 충돌] 쿠팡 1순위 우선수익권은 여신거래가 아닌 임대차보증금 반환채권을 담보함(대출약정 v16 제9조 제1항).</w:t>
      </w:r>
    </w:p>
  </w:comment>
  <w:comment w:id="3" w:author="코람코 상장리츠팀" w:date="2026-10-07T06:24:19Z" w:initials="KR">
    <w:p w14:paraId="7664B968" w14:textId="77777777">
      <w:r>
        <w:rPr>
          <w:rStyle w:val="CommentReference"/>
        </w:rPr>
        <w:annotationRef/>
      </w:r>
      <w:r>
        <w:rPr>
          <w:color w:val="000000"/>
          <w:sz w:val="20"/>
          <w:szCs w:val="20"/>
        </w:rPr>
        <w:t xml:space="preserve">[대출약정 충돌] 대출약정 v16 제9조 제1항 괄호: 1순위 우선수익권은 쿠팡 보증금 2,132,586,000원 반환채권 담보에 한함. 쿠팡 승계동의서상 "동일한 우선수익권 금액"이므로 120% 미적용.</w:t>
      </w:r>
    </w:p>
  </w:comment>
  <w:comment w:id="4" w:author="코람코 상장리츠팀" w:date="2026-10-07T06:24:19Z" w:initials="KR">
    <w:p w14:paraId="710403F1" w14:textId="77777777">
      <w:r>
        <w:rPr>
          <w:rStyle w:val="CommentReference"/>
        </w:rPr>
        <w:annotationRef/>
      </w:r>
      <w:r>
        <w:rPr>
          <w:color w:val="000000"/>
          <w:sz w:val="20"/>
          <w:szCs w:val="20"/>
        </w:rPr>
        <w:t xml:space="preserve">[대출약정 충돌] 3단 순위 구조 반영(문구 일반화).</w:t>
      </w:r>
    </w:p>
  </w:comment>
  <w:comment w:id="5" w:author="코람코 상장리츠팀" w:date="2026-10-07T06:24:19Z" w:initials="KR">
    <w:p w14:paraId="39B7374F" w14:textId="77777777">
      <w:r>
        <w:rPr>
          <w:rStyle w:val="CommentReference"/>
        </w:rPr>
        <w:annotationRef/>
      </w:r>
      <w:r>
        <w:rPr>
          <w:color w:val="000000"/>
          <w:sz w:val="20"/>
          <w:szCs w:val="20"/>
        </w:rPr>
        <w:t xml:space="preserve">[대출약정 충돌] 처분요청권은 대출약정상 기한이익상실 등에 따른 대주의 권리이므로 대주 우선수익자들(2·3순위)이 행사. 쿠팡은 정산 시 우선 배당만 받음(제⑤항 신설).</w:t>
      </w:r>
    </w:p>
  </w:comment>
  <w:comment w:id="6" w:author="코람코 상장리츠팀" w:date="2026-10-07T06:24:19Z" w:initials="KR">
    <w:p w14:paraId="469DBDB0" w14:textId="77777777">
      <w:r>
        <w:rPr>
          <w:rStyle w:val="CommentReference"/>
        </w:rPr>
        <w:annotationRef/>
      </w:r>
      <w:r>
        <w:rPr>
          <w:color w:val="000000"/>
          <w:sz w:val="20"/>
          <w:szCs w:val="20"/>
        </w:rPr>
        <w:t xml:space="preserve">[대출약정 충돌] 대출원금 잔액 기준 전체 안분은 순위 구조(대출약정 v16(2026-10-06 중순위 의견본) 제9조 제1항)와 본 특약 제12조의3 제①항(대출약정 제7조 제4항 변제충당 순서)에 반함. 순위별 순차 배분 + 동순위 안분으로 수정.</w:t>
      </w:r>
    </w:p>
  </w:comment>
  <w:comment w:id="7" w:author="코람코 상장리츠팀" w:date="2026-10-07T06:24:19Z" w:initials="KR">
    <w:p w14:paraId="6063D543" w14:textId="77777777">
      <w:r>
        <w:rPr>
          <w:rStyle w:val="CommentReference"/>
        </w:rPr>
        <w:annotationRef/>
      </w:r>
      <w:r>
        <w:rPr>
          <w:color w:val="000000"/>
          <w:sz w:val="20"/>
          <w:szCs w:val="20"/>
        </w:rPr>
        <w:t xml:space="preserve">[대출약정 충돌] 대출약정 v16(2026-10-06 중순위 의견본)상 대주의 의사결정(대주단회의)은 제13조이며, 제15조는 "기타"(완전합의·수정·양도 등) 조항임.</w:t>
      </w:r>
    </w:p>
  </w:comment>
  <w:comment w:id="8" w:author="코람코 상장리츠팀" w:date="2026-10-07T06:24:19Z" w:initials="KR">
    <w:p w14:paraId="71603A42" w14:textId="77777777">
      <w:r>
        <w:rPr>
          <w:rStyle w:val="CommentReference"/>
        </w:rPr>
        <w:annotationRef/>
      </w:r>
      <w:r>
        <w:rPr>
          <w:color w:val="000000"/>
          <w:sz w:val="20"/>
          <w:szCs w:val="20"/>
        </w:rPr>
        <w:t xml:space="preserve">[대출약정 충돌] 쿠팡이 우선수익자로 편입되면 "우선수익자들 동의·결의" 조항에 쿠팡이 포함되어 대출약정 v16 제13조(대주단회의 의사결정) 체계와 충돌. 쿠팡의 권리를 우선 배당으로 한정하는 조항 신설(샘플 2022 교보 특약 제4조 제②항의 후순위 권리 제한 방식 차용). 쿠팡 측 사전 협의·동의 필요.</w:t>
      </w:r>
    </w:p>
  </w:comment>
  <w:comment w:id="9" w:author="코람코 상장리츠팀" w:date="2026-10-07T06:24:19Z" w:initials="KR">
    <w:p w14:paraId="4A4C04B8" w14:textId="77777777">
      <w:r>
        <w:rPr>
          <w:rStyle w:val="CommentReference"/>
        </w:rPr>
        <w:annotationRef/>
      </w:r>
      <w:r>
        <w:rPr>
          <w:color w:val="000000"/>
          <w:sz w:val="20"/>
          <w:szCs w:val="20"/>
        </w:rPr>
        <w:t xml:space="preserve">[대출약정 충돌] 신탁계약서 제7조 제④항("후순위 우선수익자가 없는 경우에 한하여" 변경)은 3단 구조에서 리파이낸싱(대출약정 v16 제11조 제18항, 인출일로부터 24개월) 시 2·3순위 교체를 막음. 신탁 유지 상태에서 교체 가능하도록 신설.</w:t>
      </w:r>
    </w:p>
  </w:comment>
  <w:comment w:id="10" w:author="코람코 상장리츠팀" w:date="2026-10-07T06:24:19Z" w:initials="KR">
    <w:p w14:paraId="50B6ECDF" w14:textId="77777777">
      <w:r>
        <w:rPr>
          <w:rStyle w:val="CommentReference"/>
        </w:rPr>
        <w:annotationRef/>
      </w:r>
      <w:r>
        <w:rPr>
          <w:color w:val="000000"/>
          <w:sz w:val="20"/>
          <w:szCs w:val="20"/>
        </w:rPr>
        <w:t xml:space="preserve">[사실관계] 본건에는 임차인을 위한 선순위 근저당권이 없음. 쿠팡 최초 임대차분은 담보신탁 1순위 우선수익권, 나머지 임차인 보증금은 예금계좌 근질권 (매도인 「임대보증금내역 및 권리설정」 v02 2026-10-01, 법률실사 BKL §5.7). 거래종결일에 매수인 명의 계좌로 재설정(대출약정 v16 제8조 제7항).</w:t>
      </w:r>
    </w:p>
  </w:comment>
  <w:comment w:id="11" w:author="코람코 상장리츠팀" w:date="2026-10-07T06:24:19Z" w:initials="KR">
    <w:p w14:paraId="2ACE82AB" w14:textId="77777777">
      <w:r>
        <w:rPr>
          <w:rStyle w:val="CommentReference"/>
        </w:rPr>
        <w:annotationRef/>
      </w:r>
      <w:r>
        <w:rPr>
          <w:color w:val="000000"/>
          <w:sz w:val="20"/>
          <w:szCs w:val="20"/>
        </w:rPr>
        <w:t xml:space="preserve">[사실관계] 선순위 근저당권 전제 문구 삭제(제①항 수정과 연동). 임대차보증금 반환의무는 제15조 제④항에서 규율.</w:t>
      </w:r>
    </w:p>
  </w:comment>
  <w:comment w:id="12" w:author="코람코 상장리츠팀" w:date="2026-10-07T06:24:19Z" w:initials="KR">
    <w:p w14:paraId="64E3C06D" w14:textId="77777777">
      <w:r>
        <w:rPr>
          <w:rStyle w:val="CommentReference"/>
        </w:rPr>
        <w:annotationRef/>
      </w:r>
      <w:r>
        <w:rPr>
          <w:color w:val="000000"/>
          <w:sz w:val="20"/>
          <w:szCs w:val="20"/>
        </w:rPr>
        <w:t xml:space="preserve">[사실관계] 매매계약 BKL v11 별첨 1: 본건 가설건축물은 건물 7층 소재 3동(강파이프구조, 각 8㎡, 2024.6.4 축조신고, 존치기간 2027.5.30)으로 매도인 소유 → 매수인 승계(건축주 명의변경, 별첨 3). 임차인 설치분이나 토지사용승낙은 확인되지 않음 [확인 필요].</w:t>
      </w:r>
    </w:p>
  </w:comment>
  <w:comment w:id="13" w:author="코람코 상장리츠팀" w:date="2026-10-07T06:24:19Z" w:initials="KR">
    <w:p w14:paraId="3EA531B8" w14:textId="77777777">
      <w:r>
        <w:rPr>
          <w:rStyle w:val="CommentReference"/>
        </w:rPr>
        <w:annotationRef/>
      </w:r>
      <w:r>
        <w:rPr>
          <w:color w:val="000000"/>
          <w:sz w:val="20"/>
          <w:szCs w:val="20"/>
        </w:rPr>
        <w:t xml:space="preserve">[대출약정 충돌] 신탁계약서 제12조(은행이 정하는 방법, 보험수익자 은행)는 대출약정 v16(2026-10-06 중순위 의견본) 제1조 "보험계약" 정의·제11조 제12항(차주 피보험자, 대주 근질권)과 충돌하므로 적용 배제 명시.</w:t>
      </w:r>
    </w:p>
  </w:comment>
  <w:comment w:id="14" w:author="코람코 상장리츠팀" w:date="2026-10-07T06:24:20Z" w:initials="KR">
    <w:p w14:paraId="6331A4C5" w14:textId="77777777">
      <w:r>
        <w:rPr>
          <w:rStyle w:val="CommentReference"/>
        </w:rPr>
        <w:annotationRef/>
      </w:r>
      <w:r>
        <w:rPr>
          <w:color w:val="000000"/>
          <w:sz w:val="20"/>
          <w:szCs w:val="20"/>
        </w:rPr>
        <w:t xml:space="preserve">[대출약정 충돌] 확정일자는 근질권설정계약서가 아닌 보험회사 앞 통지서에 받음(대출약정 v16 제9조 제2항: 인출일 확정일자 통지, 7영업일 승낙서, 10영업일 배서증권). 매도인 패키지보험(FA20254695797000, 한화 50·DB 30·KB 10·메리츠 10 공동인수) 승계 케이스 반영.</w:t>
      </w:r>
    </w:p>
  </w:comment>
  <w:comment w:id="15" w:author="코람코 상장리츠팀" w:date="2026-10-07T06:24:20Z" w:initials="KR">
    <w:p w14:paraId="25EEC527" w14:textId="77777777">
      <w:r>
        <w:rPr>
          <w:rStyle w:val="CommentReference"/>
        </w:rPr>
        <w:annotationRef/>
      </w:r>
      <w:r>
        <w:rPr>
          <w:color w:val="000000"/>
          <w:sz w:val="20"/>
          <w:szCs w:val="20"/>
        </w:rPr>
        <w:t xml:space="preserve">[대출약정 충돌] 수탁자 일방 해지 시 대주 담보(대출약정 v16 제9조 제1항 담보신탁)가 소멸하여 기한이익상실(제12조) 사유로 이어질 수 있음. 해지는 위탁자·우선수익자 전원 동의(제11조 제①항)로 일원화.</w:t>
      </w:r>
    </w:p>
  </w:comment>
  <w:comment w:id="16" w:author="코람코 상장리츠팀" w:date="2026-10-07T06:24:20Z" w:initials="KR">
    <w:p w14:paraId="72E6FF42" w14:textId="77777777">
      <w:r>
        <w:rPr>
          <w:rStyle w:val="CommentReference"/>
        </w:rPr>
        <w:annotationRef/>
      </w:r>
      <w:r>
        <w:rPr>
          <w:color w:val="000000"/>
          <w:sz w:val="20"/>
          <w:szCs w:val="20"/>
        </w:rPr>
        <w:t xml:space="preserve">[대출약정 충돌] 대출 상환만으로 자동 종료되면 쿠팡 1순위 우선수익권이 소멸 → 매매계약 별첨 7.A 제4항·쿠팡 제2차 변경합의서상 담보 유지와 충돌. 대출약정 v16 제11조 제18항 리파이낸싱 시 담보 공백 방지. 리파이낸싱은 제5조 제⑥항(신설)에 따라 신탁 유지 상태에서 우선수익자만 교체.</w:t>
      </w:r>
    </w:p>
  </w:comment>
  <w:comment w:id="17" w:author="코람코 상장리츠팀" w:date="2026-10-07T06:24:20Z" w:initials="KR">
    <w:p w14:paraId="037BD789" w14:textId="77777777">
      <w:r>
        <w:rPr>
          <w:rStyle w:val="CommentReference"/>
        </w:rPr>
        <w:annotationRef/>
      </w:r>
      <w:r>
        <w:rPr>
          <w:color w:val="000000"/>
          <w:sz w:val="20"/>
          <w:szCs w:val="20"/>
        </w:rPr>
        <w:t xml:space="preserve">[대출약정 충돌] 처분요청은 대주 우선수익자들(대출약정 v16 제13조 대주단회의)이 행사. 쿠팡은 제5조 제⑤항(신설)에 따라 의사결정 불참.</w:t>
      </w:r>
    </w:p>
  </w:comment>
  <w:comment w:id="18" w:author="코람코 상장리츠팀" w:date="2026-10-07T06:24:20Z" w:initials="KR">
    <w:p w14:paraId="4823C7AA" w14:textId="77777777">
      <w:r>
        <w:rPr>
          <w:rStyle w:val="CommentReference"/>
        </w:rPr>
        <w:annotationRef/>
      </w:r>
      <w:r>
        <w:rPr>
          <w:color w:val="000000"/>
          <w:sz w:val="20"/>
          <w:szCs w:val="20"/>
        </w:rPr>
        <w:t xml:space="preserve">[대출약정 충돌] 대출약정 v16(2026-10-06 중순위 의견본) 제11조 제4항: 매각대금으로 피담보채무 전액을 상환할 수 있으면 대주 사전 서면동의 없이 매각 가능(제10항 제(2)호 통지, 제7조 제3항 의무적 조기상환). 신탁상 우선수익자 동의 요건과 맞춤.</w:t>
      </w:r>
    </w:p>
  </w:comment>
  <w:comment w:id="19" w:author="코람코 상장리츠팀" w:date="2026-10-07T06:24:20Z" w:initials="KR">
    <w:p w14:paraId="779B4BB0" w14:textId="77777777">
      <w:r>
        <w:rPr>
          <w:rStyle w:val="CommentReference"/>
        </w:rPr>
        <w:annotationRef/>
      </w:r>
      <w:r>
        <w:rPr>
          <w:color w:val="000000"/>
          <w:sz w:val="20"/>
          <w:szCs w:val="20"/>
        </w:rPr>
        <w:t xml:space="preserve">[대출약정 충돌] 우선수익자 3단 순위(대출약정 v16 제9조 제1항)에 따른 정산 순서 명시. 제5조 제③항과 일치.</w:t>
      </w:r>
    </w:p>
  </w:comment>
  <w:comment w:id="20" w:author="코람코 상장리츠팀" w:date="2026-10-07T06:24:20Z" w:initials="KR">
    <w:p w14:paraId="297FA689" w14:textId="77777777">
      <w:r>
        <w:rPr>
          <w:rStyle w:val="CommentReference"/>
        </w:rPr>
        <w:annotationRef/>
      </w:r>
      <w:r>
        <w:rPr>
          <w:color w:val="000000"/>
          <w:sz w:val="20"/>
          <w:szCs w:val="20"/>
        </w:rPr>
        <w:t xml:space="preserve">[대출약정 충돌] 의사결정 주체를 대주 우선수익자들로 정리(제5조 제⑤항 신설과 연동).</w:t>
      </w:r>
    </w:p>
  </w:comment>
  <w:comment w:id="21" w:author="코람코 상장리츠팀" w:date="2026-10-07T06:24:20Z" w:initials="KR">
    <w:p w14:paraId="7A991C82" w14:textId="77777777">
      <w:r>
        <w:rPr>
          <w:rStyle w:val="CommentReference"/>
        </w:rPr>
        <w:annotationRef/>
      </w:r>
      <w:r>
        <w:rPr>
          <w:color w:val="000000"/>
          <w:sz w:val="20"/>
          <w:szCs w:val="20"/>
        </w:rPr>
        <w:t xml:space="preserve">[대출약정 충돌] 쿠팡 최초 임대차분 보증금은 1순위 우선수익권(제12조의3)으로 이미 우선 정산되므로 본 항에서 제외해 이중 배분을 방지.</w:t>
      </w:r>
    </w:p>
  </w:comment>
  <w:comment w:id="22" w:author="코람코 상장리츠팀" w:date="2026-10-07T06:24:20Z" w:initials="KR">
    <w:p w14:paraId="20D9F7AF" w14:textId="77777777">
      <w:r>
        <w:rPr>
          <w:rStyle w:val="CommentReference"/>
        </w:rPr>
        <w:annotationRef/>
      </w:r>
      <w:r>
        <w:rPr>
          <w:color w:val="000000"/>
          <w:sz w:val="20"/>
          <w:szCs w:val="20"/>
        </w:rPr>
        <w:t xml:space="preserve">[대출약정 충돌] 통지처를 우선수익자 3단 구조에 맞춰 수정.</w:t>
      </w:r>
    </w:p>
  </w:comment>
  <w:comment w:id="23" w:author="코람코 상장리츠팀" w:date="2026-10-07T06:24:20Z" w:initials="KR">
    <w:p w14:paraId="25717F98" w14:textId="77777777">
      <w:r>
        <w:rPr>
          <w:rStyle w:val="CommentReference"/>
        </w:rPr>
        <w:annotationRef/>
      </w:r>
      <w:r>
        <w:rPr>
          <w:color w:val="000000"/>
          <w:sz w:val="20"/>
          <w:szCs w:val="20"/>
        </w:rPr>
        <w:t xml:space="preserve">[대출약정 충돌] 1순위 우선수익자 = 쿠팡 주식회사 단독. 법인등록번호·주소·대표자는 쿠팡 측 확인 후 기재.</w:t>
      </w:r>
    </w:p>
  </w:comment>
  <w:comment w:id="24" w:author="코람코 상장리츠팀" w:date="2026-10-07T06:24:20Z" w:initials="KR">
    <w:p w14:paraId="145CC870" w14:textId="77777777">
      <w:r>
        <w:rPr>
          <w:rStyle w:val="CommentReference"/>
        </w:rPr>
        <w:annotationRef/>
      </w:r>
      <w:r>
        <w:rPr>
          <w:color w:val="000000"/>
          <w:sz w:val="20"/>
          <w:szCs w:val="20"/>
        </w:rPr>
        <w:t xml:space="preserve">[대출약정 충돌] Tranche A(공동 2순위)·Tranche B(공동 3순위: 키움캐피탈·엠지캐피탈·DB저축은행) 대주별 서명란을 별첨 1 기준으로 각각 마련.</w:t>
      </w:r>
    </w:p>
  </w:comment>
  <w:comment w:id="25" w:author="코람코 상장리츠팀" w:date="2026-10-07T06:24:20Z" w:initials="KR">
    <w:p w14:paraId="669890D5" w14:textId="77777777">
      <w:r>
        <w:rPr>
          <w:rStyle w:val="CommentReference"/>
        </w:rPr>
        <w:annotationRef/>
      </w:r>
      <w:r>
        <w:rPr>
          <w:color w:val="000000"/>
          <w:sz w:val="20"/>
          <w:szCs w:val="20"/>
        </w:rPr>
        <w:t xml:space="preserve">[대출약정 충돌] 우선수익자 목록(대출약정 v16 제9조 제1항, 대주 구성은 2026-10-06 중순위 의견본 기준). Tranche A 대주별 금액·DB저축은행 정식 상호는 확정 후 기재.</w:t>
      </w:r>
    </w:p>
  </w:comment>
  <w:comment w:id="26" w:author="코람코 상장리츠팀" w:date="2026-10-07T06:24:21Z" w:initials="KR">
    <w:p w14:paraId="295A1344" w14:textId="77777777">
      <w:r>
        <w:rPr>
          <w:rStyle w:val="CommentReference"/>
        </w:rPr>
        <w:annotationRef/>
      </w:r>
      <w:r>
        <w:rPr>
          <w:color w:val="000000"/>
          <w:sz w:val="20"/>
          <w:szCs w:val="20"/>
        </w:rPr>
        <w:t xml:space="preserve">[사실관계] 임대차계약등 내역 기재. 출처: 매도인 「임대보증금 내역 및 권리설정 사항」 v02(2026-10-01, 신한 정기예금 9건 50.66억 + 쿠팡 5~7F 21.33억 = 71.99억), 법률실사 BKL v01 §5(임대차 6건 계약일), 우리은행 계좌개설목록 회신(아이팜 6,224,400원). 보증금 합계 7,205,111,707원(아이팜 포함). 예금계좌 근질권은 거래종결일 매수인 명의 계좌로 재설정 예정(농심은 승계동의서 교부 지연).</w:t>
      </w:r>
    </w:p>
  </w:comment>
  <w:comment w:id="27" w:author="코람코 상장리츠팀" w:date="2026-10-07T06:24:21Z" w:initials="KR">
    <w:p w14:paraId="7F7E6DEB" w14:textId="77777777">
      <w:r>
        <w:rPr>
          <w:rStyle w:val="CommentReference"/>
        </w:rPr>
        <w:annotationRef/>
      </w:r>
      <w:r>
        <w:rPr>
          <w:color w:val="000000"/>
          <w:sz w:val="20"/>
          <w:szCs w:val="20"/>
        </w:rPr>
        <w:t xml:space="preserve">[사실관계] 본건 임대차보증금은 신탁부동산 선순위 담보(근저당)가 아니므로 "선순위" 표기 삭제. 쿠팡 5~7F분만 1순위 우선수익권.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E4A60" w15:done="0"/>
  <w15:commentEx w15:paraId="62E23660" w15:done="0"/>
  <w15:commentEx w15:paraId="612F6271" w15:done="0"/>
  <w15:commentEx w15:paraId="7664B968" w15:done="0"/>
  <w15:commentEx w15:paraId="710403F1" w15:done="0"/>
  <w15:commentEx w15:paraId="39B7374F" w15:done="0"/>
  <w15:commentEx w15:paraId="469DBDB0" w15:done="0"/>
  <w15:commentEx w15:paraId="6063D543" w15:done="0"/>
  <w15:commentEx w15:paraId="71603A42" w15:done="0"/>
  <w15:commentEx w15:paraId="4A4C04B8" w15:done="0"/>
  <w15:commentEx w15:paraId="50B6ECDF" w15:done="0"/>
  <w15:commentEx w15:paraId="2ACE82AB" w15:done="0"/>
  <w15:commentEx w15:paraId="64E3C06D" w15:done="0"/>
  <w15:commentEx w15:paraId="3EA531B8" w15:done="0"/>
  <w15:commentEx w15:paraId="6331A4C5" w15:done="0"/>
  <w15:commentEx w15:paraId="25EEC527" w15:done="0"/>
  <w15:commentEx w15:paraId="72E6FF42" w15:done="0"/>
  <w15:commentEx w15:paraId="037BD789" w15:done="0"/>
  <w15:commentEx w15:paraId="4823C7AA" w15:done="0"/>
  <w15:commentEx w15:paraId="779B4BB0" w15:done="0"/>
  <w15:commentEx w15:paraId="297FA689" w15:done="0"/>
  <w15:commentEx w15:paraId="7A991C82" w15:done="0"/>
  <w15:commentEx w15:paraId="20D9F7AF" w15:done="0"/>
  <w15:commentEx w15:paraId="25717F98" w15:done="0"/>
  <w15:commentEx w15:paraId="145CC870" w15:done="0"/>
  <w15:commentEx w15:paraId="669890D5" w15:done="0"/>
  <w15:commentEx w15:paraId="295A1344" w15:done="0"/>
  <w15:commentEx w15:paraId="7F7E6D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2896F6A" w16cex:dateUtc="2026-10-07T06:24:18Z"/>
  <w16cex:commentExtensible w16cex:durableId="084F0925" w16cex:dateUtc="2026-10-07T06:24:18Z"/>
  <w16cex:commentExtensible w16cex:durableId="18AA9D4F" w16cex:dateUtc="2026-10-07T06:24:18Z"/>
  <w16cex:commentExtensible w16cex:durableId="18D6B6A0" w16cex:dateUtc="2026-10-07T06:24:19Z"/>
  <w16cex:commentExtensible w16cex:durableId="3572E978" w16cex:dateUtc="2026-10-07T06:24:19Z"/>
  <w16cex:commentExtensible w16cex:durableId="1910C42F" w16cex:dateUtc="2026-10-07T06:24:19Z"/>
  <w16cex:commentExtensible w16cex:durableId="51BEC5C6" w16cex:dateUtc="2026-10-07T06:24:19Z"/>
  <w16cex:commentExtensible w16cex:durableId="4D8DE3C8" w16cex:dateUtc="2026-10-07T06:24:19Z"/>
  <w16cex:commentExtensible w16cex:durableId="628CCF99" w16cex:dateUtc="2026-10-07T06:24:19Z"/>
  <w16cex:commentExtensible w16cex:durableId="6CDE2C28" w16cex:dateUtc="2026-10-07T06:24:19Z"/>
  <w16cex:commentExtensible w16cex:durableId="273A71D2" w16cex:dateUtc="2026-10-07T06:24:19Z"/>
  <w16cex:commentExtensible w16cex:durableId="6F213F96" w16cex:dateUtc="2026-10-07T06:24:19Z"/>
  <w16cex:commentExtensible w16cex:durableId="7D702C81" w16cex:dateUtc="2026-10-07T06:24:19Z"/>
  <w16cex:commentExtensible w16cex:durableId="229E34A6" w16cex:dateUtc="2026-10-07T06:24:19Z"/>
  <w16cex:commentExtensible w16cex:durableId="083865B4" w16cex:dateUtc="2026-10-07T06:24:20Z"/>
  <w16cex:commentExtensible w16cex:durableId="255A5D62" w16cex:dateUtc="2026-10-07T06:24:20Z"/>
  <w16cex:commentExtensible w16cex:durableId="277C4C5A" w16cex:dateUtc="2026-10-07T06:24:20Z"/>
  <w16cex:commentExtensible w16cex:durableId="6CA3C95E" w16cex:dateUtc="2026-10-07T06:24:20Z"/>
  <w16cex:commentExtensible w16cex:durableId="2574397B" w16cex:dateUtc="2026-10-07T06:24:20Z"/>
  <w16cex:commentExtensible w16cex:durableId="679C0F1E" w16cex:dateUtc="2026-10-07T06:24:20Z"/>
  <w16cex:commentExtensible w16cex:durableId="463C727C" w16cex:dateUtc="2026-10-07T06:24:20Z"/>
  <w16cex:commentExtensible w16cex:durableId="569C008D" w16cex:dateUtc="2026-10-07T06:24:20Z"/>
  <w16cex:commentExtensible w16cex:durableId="44792FCA" w16cex:dateUtc="2026-10-07T06:24:20Z"/>
  <w16cex:commentExtensible w16cex:durableId="0A013543" w16cex:dateUtc="2026-10-07T06:24:20Z"/>
  <w16cex:commentExtensible w16cex:durableId="5A80EE87" w16cex:dateUtc="2026-10-07T06:24:20Z"/>
  <w16cex:commentExtensible w16cex:durableId="06A04D1F" w16cex:dateUtc="2026-10-07T06:24:20Z"/>
  <w16cex:commentExtensible w16cex:durableId="5B7A5DA0" w16cex:dateUtc="2026-10-07T06:24:21Z"/>
  <w16cex:commentExtensible w16cex:durableId="64B724DE" w16cex:dateUtc="2026-10-07T06:24:2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E4A60" w16cid:durableId="52896F6A"/>
  <w16cid:commentId w16cid:paraId="62E23660" w16cid:durableId="084F0925"/>
  <w16cid:commentId w16cid:paraId="612F6271" w16cid:durableId="18AA9D4F"/>
  <w16cid:commentId w16cid:paraId="7664B968" w16cid:durableId="18D6B6A0"/>
  <w16cid:commentId w16cid:paraId="710403F1" w16cid:durableId="3572E978"/>
  <w16cid:commentId w16cid:paraId="39B7374F" w16cid:durableId="1910C42F"/>
  <w16cid:commentId w16cid:paraId="469DBDB0" w16cid:durableId="51BEC5C6"/>
  <w16cid:commentId w16cid:paraId="6063D543" w16cid:durableId="4D8DE3C8"/>
  <w16cid:commentId w16cid:paraId="71603A42" w16cid:durableId="628CCF99"/>
  <w16cid:commentId w16cid:paraId="4A4C04B8" w16cid:durableId="6CDE2C28"/>
  <w16cid:commentId w16cid:paraId="50B6ECDF" w16cid:durableId="273A71D2"/>
  <w16cid:commentId w16cid:paraId="2ACE82AB" w16cid:durableId="6F213F96"/>
  <w16cid:commentId w16cid:paraId="64E3C06D" w16cid:durableId="7D702C81"/>
  <w16cid:commentId w16cid:paraId="3EA531B8" w16cid:durableId="229E34A6"/>
  <w16cid:commentId w16cid:paraId="6331A4C5" w16cid:durableId="083865B4"/>
  <w16cid:commentId w16cid:paraId="25EEC527" w16cid:durableId="255A5D62"/>
  <w16cid:commentId w16cid:paraId="72E6FF42" w16cid:durableId="277C4C5A"/>
  <w16cid:commentId w16cid:paraId="037BD789" w16cid:durableId="6CA3C95E"/>
  <w16cid:commentId w16cid:paraId="4823C7AA" w16cid:durableId="2574397B"/>
  <w16cid:commentId w16cid:paraId="779B4BB0" w16cid:durableId="679C0F1E"/>
  <w16cid:commentId w16cid:paraId="297FA689" w16cid:durableId="463C727C"/>
  <w16cid:commentId w16cid:paraId="7A991C82" w16cid:durableId="569C008D"/>
  <w16cid:commentId w16cid:paraId="20D9F7AF" w16cid:durableId="44792FCA"/>
  <w16cid:commentId w16cid:paraId="25717F98" w16cid:durableId="0A013543"/>
  <w16cid:commentId w16cid:paraId="145CC870" w16cid:durableId="5A80EE87"/>
  <w16cid:commentId w16cid:paraId="669890D5" w16cid:durableId="06A04D1F"/>
  <w16cid:commentId w16cid:paraId="295A1344" w16cid:durableId="5B7A5DA0"/>
  <w16cid:commentId w16cid:paraId="7F7E6DEB" w16cid:durableId="64B724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한양신명조">
    <w:altName w:val="맑은 고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9AC1" w14:textId="77777777" w:rsidR="006A29C3" w:rsidRPr="00F12666" w:rsidRDefault="006A29C3" w:rsidP="00F12666">
    <w:pPr>
      <w:pStyle w:val="ac"/>
      <w:jc w:val="center"/>
      <w:rPr>
        <w:rFonts w:ascii="Times New Roman"/>
        <w:color w:val="808080"/>
      </w:rPr>
    </w:pPr>
    <w:r w:rsidRPr="00F12666">
      <w:rPr>
        <w:rFonts w:ascii="Times New Roman"/>
        <w:color w:val="808080"/>
      </w:rPr>
      <w:t>-</w:t>
    </w:r>
    <w:r w:rsidRPr="00F12666">
      <w:rPr>
        <w:rFonts w:ascii="Times New Roman"/>
        <w:color w:val="808080"/>
      </w:rPr>
      <w:fldChar w:fldCharType="begin"/>
    </w:r>
    <w:r w:rsidRPr="00F12666">
      <w:rPr>
        <w:rFonts w:ascii="Times New Roman"/>
        <w:color w:val="808080"/>
      </w:rPr>
      <w:instrText>PAGE   \* MERGEFORMAT</w:instrText>
    </w:r>
    <w:r w:rsidRPr="00F12666">
      <w:rPr>
        <w:rFonts w:ascii="Times New Roman"/>
        <w:color w:val="808080"/>
      </w:rPr>
      <w:fldChar w:fldCharType="separate"/>
    </w:r>
    <w:r w:rsidRPr="004969A8">
      <w:rPr>
        <w:rFonts w:ascii="Times New Roman"/>
        <w:noProof/>
        <w:color w:val="808080"/>
        <w:lang w:val="ko-KR"/>
      </w:rPr>
      <w:t>29</w:t>
    </w:r>
    <w:r w:rsidRPr="00F12666">
      <w:rPr>
        <w:rFonts w:ascii="Times New Roman"/>
        <w:color w:val="808080"/>
      </w:rPr>
      <w:fldChar w:fldCharType="end"/>
    </w:r>
    <w:r w:rsidRPr="00F12666">
      <w:rPr>
        <w:rFonts w:ascii="Times New Roman"/>
        <w:color w:val="808080"/>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7B1F" w14:textId="77777777" w:rsidR="006A29C3" w:rsidRPr="00F12666" w:rsidRDefault="006A29C3" w:rsidP="00F12666">
    <w:pPr>
      <w:pStyle w:val="ac"/>
      <w:tabs>
        <w:tab w:val="clear" w:pos="4252"/>
      </w:tabs>
      <w:ind w:right="600"/>
      <w:jc w:val="left"/>
      <w:rPr>
        <w:color w:val="808080"/>
      </w:rPr>
    </w:pPr>
    <w:r>
      <w:rPr>
        <w:rFonts w:hint="eastAsia"/>
        <w:color w:val="A6A6A6"/>
      </w:rPr>
      <w:t>부동산담보신탁계약에 대한 특약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3F3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476E6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2CB1F9E"/>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 w15:restartNumberingAfterBreak="0">
    <w:nsid w:val="17346BD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BAF3636"/>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DAB60DF"/>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0DA09A5"/>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7" w15:restartNumberingAfterBreak="0">
    <w:nsid w:val="24CA12AE"/>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A3275D2"/>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F952A18"/>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880415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94D71B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CFE2F72"/>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3" w15:restartNumberingAfterBreak="0">
    <w:nsid w:val="4010796B"/>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1B446A9"/>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2711F81"/>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BBF2B01"/>
    <w:multiLevelType w:val="hybridMultilevel"/>
    <w:tmpl w:val="AA4EF3B8"/>
    <w:lvl w:ilvl="0" w:tplc="88D61F44">
      <w:start w:val="1"/>
      <w:numFmt w:val="decimal"/>
      <w:lvlText w:val="%1."/>
      <w:lvlJc w:val="left"/>
      <w:pPr>
        <w:ind w:left="1160" w:hanging="360"/>
      </w:pPr>
      <w:rPr>
        <w:rFonts w:ascii="Times New Roman" w:hAnsi="Times New Roman" w:cs="Times New Roman"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7" w15:restartNumberingAfterBreak="0">
    <w:nsid w:val="52C46C05"/>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5FBD1AAD"/>
    <w:multiLevelType w:val="hybridMultilevel"/>
    <w:tmpl w:val="47D62F2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64EF76D6"/>
    <w:multiLevelType w:val="hybridMultilevel"/>
    <w:tmpl w:val="F7C85954"/>
    <w:lvl w:ilvl="0" w:tplc="6D968072">
      <w:start w:val="1"/>
      <w:numFmt w:val="decimal"/>
      <w:lvlText w:val="%1."/>
      <w:lvlJc w:val="left"/>
      <w:pPr>
        <w:tabs>
          <w:tab w:val="num" w:pos="1160"/>
        </w:tabs>
        <w:ind w:left="1160" w:hanging="360"/>
      </w:pPr>
      <w:rPr>
        <w:rFonts w:ascii="Times New Roman" w:hAnsi="Times New Roman" w:cs="Times New Roman" w:hint="default"/>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20" w15:restartNumberingAfterBreak="0">
    <w:nsid w:val="70327814"/>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70426C7D"/>
    <w:multiLevelType w:val="hybridMultilevel"/>
    <w:tmpl w:val="E6B2CF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3943808">
    <w:abstractNumId w:val="19"/>
  </w:num>
  <w:num w:numId="2" w16cid:durableId="442506685">
    <w:abstractNumId w:val="16"/>
  </w:num>
  <w:num w:numId="3" w16cid:durableId="391276373">
    <w:abstractNumId w:val="1"/>
  </w:num>
  <w:num w:numId="4" w16cid:durableId="2037265417">
    <w:abstractNumId w:val="18"/>
  </w:num>
  <w:num w:numId="5" w16cid:durableId="102770693">
    <w:abstractNumId w:val="4"/>
  </w:num>
  <w:num w:numId="6" w16cid:durableId="2122920019">
    <w:abstractNumId w:val="3"/>
  </w:num>
  <w:num w:numId="7" w16cid:durableId="512189576">
    <w:abstractNumId w:val="9"/>
  </w:num>
  <w:num w:numId="8" w16cid:durableId="2069182719">
    <w:abstractNumId w:val="12"/>
  </w:num>
  <w:num w:numId="9" w16cid:durableId="1398018904">
    <w:abstractNumId w:val="13"/>
  </w:num>
  <w:num w:numId="10" w16cid:durableId="1391533478">
    <w:abstractNumId w:val="11"/>
  </w:num>
  <w:num w:numId="11" w16cid:durableId="367487378">
    <w:abstractNumId w:val="2"/>
  </w:num>
  <w:num w:numId="12" w16cid:durableId="1353068715">
    <w:abstractNumId w:val="17"/>
  </w:num>
  <w:num w:numId="13" w16cid:durableId="1490822856">
    <w:abstractNumId w:val="14"/>
  </w:num>
  <w:num w:numId="14" w16cid:durableId="212817105">
    <w:abstractNumId w:val="6"/>
  </w:num>
  <w:num w:numId="15" w16cid:durableId="606498267">
    <w:abstractNumId w:val="5"/>
  </w:num>
  <w:num w:numId="16" w16cid:durableId="730735835">
    <w:abstractNumId w:val="20"/>
  </w:num>
  <w:num w:numId="17" w16cid:durableId="628054478">
    <w:abstractNumId w:val="8"/>
  </w:num>
  <w:num w:numId="18" w16cid:durableId="1245533783">
    <w:abstractNumId w:val="21"/>
  </w:num>
  <w:num w:numId="19" w16cid:durableId="2048991950">
    <w:abstractNumId w:val="10"/>
  </w:num>
  <w:num w:numId="20" w16cid:durableId="1299797828">
    <w:abstractNumId w:val="7"/>
  </w:num>
  <w:num w:numId="21" w16cid:durableId="566259563">
    <w:abstractNumId w:val="15"/>
  </w:num>
  <w:num w:numId="22" w16cid:durableId="1651328327">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9C3"/>
    <w:rsid w:val="00290AA1"/>
    <w:rsid w:val="006A29C3"/>
    <w:rsid w:val="00865EC7"/>
    <w:rsid w:val="00910B42"/>
    <w:rsid w:val="00CD5428"/>
    <w:rsid w:val="00F47E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8D40"/>
  <w15:chartTrackingRefBased/>
  <w15:docId w15:val="{297090B2-435F-4529-B72A-E1799D07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29C3"/>
    <w:pPr>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6A29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semiHidden/>
    <w:unhideWhenUsed/>
    <w:qFormat/>
    <w:rsid w:val="006A29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A29C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A29C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A29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A29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A29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A29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A29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A29C3"/>
    <w:rPr>
      <w:rFonts w:asciiTheme="majorHAnsi" w:eastAsiaTheme="majorEastAsia" w:hAnsiTheme="majorHAnsi" w:cstheme="majorBidi"/>
      <w:color w:val="000000" w:themeColor="text1"/>
      <w:sz w:val="32"/>
      <w:szCs w:val="32"/>
    </w:rPr>
  </w:style>
  <w:style w:type="character" w:customStyle="1" w:styleId="2Char">
    <w:name w:val="제목 2 Char"/>
    <w:basedOn w:val="a0"/>
    <w:link w:val="2"/>
    <w:semiHidden/>
    <w:rsid w:val="006A29C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A29C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A29C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A29C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A29C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A29C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A29C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A29C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A29C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A29C3"/>
    <w:rPr>
      <w:rFonts w:asciiTheme="majorHAnsi" w:eastAsiaTheme="majorEastAsia" w:hAnsiTheme="majorHAnsi" w:cstheme="majorBidi"/>
      <w:spacing w:val="-10"/>
      <w:kern w:val="28"/>
      <w:sz w:val="56"/>
      <w:szCs w:val="56"/>
    </w:rPr>
  </w:style>
  <w:style w:type="paragraph" w:styleId="a4">
    <w:name w:val="Subtitle"/>
    <w:basedOn w:val="a"/>
    <w:next w:val="a"/>
    <w:link w:val="Char0"/>
    <w:qFormat/>
    <w:rsid w:val="006A29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rsid w:val="006A29C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A29C3"/>
    <w:pPr>
      <w:spacing w:before="160"/>
      <w:jc w:val="center"/>
    </w:pPr>
    <w:rPr>
      <w:i/>
      <w:iCs/>
      <w:color w:val="404040" w:themeColor="text1" w:themeTint="BF"/>
    </w:rPr>
  </w:style>
  <w:style w:type="character" w:customStyle="1" w:styleId="Char1">
    <w:name w:val="인용 Char"/>
    <w:basedOn w:val="a0"/>
    <w:link w:val="a5"/>
    <w:uiPriority w:val="29"/>
    <w:rsid w:val="006A29C3"/>
    <w:rPr>
      <w:i/>
      <w:iCs/>
      <w:color w:val="404040" w:themeColor="text1" w:themeTint="BF"/>
    </w:rPr>
  </w:style>
  <w:style w:type="paragraph" w:styleId="a6">
    <w:name w:val="List Paragraph"/>
    <w:basedOn w:val="a"/>
    <w:link w:val="Char2"/>
    <w:uiPriority w:val="34"/>
    <w:qFormat/>
    <w:rsid w:val="006A29C3"/>
    <w:pPr>
      <w:ind w:left="720"/>
      <w:contextualSpacing/>
    </w:pPr>
  </w:style>
  <w:style w:type="character" w:styleId="a7">
    <w:name w:val="Intense Emphasis"/>
    <w:basedOn w:val="a0"/>
    <w:uiPriority w:val="21"/>
    <w:qFormat/>
    <w:rsid w:val="006A29C3"/>
    <w:rPr>
      <w:i/>
      <w:iCs/>
      <w:color w:val="2E74B5" w:themeColor="accent1" w:themeShade="BF"/>
    </w:rPr>
  </w:style>
  <w:style w:type="paragraph" w:styleId="a8">
    <w:name w:val="Intense Quote"/>
    <w:basedOn w:val="a"/>
    <w:next w:val="a"/>
    <w:link w:val="Char3"/>
    <w:uiPriority w:val="30"/>
    <w:qFormat/>
    <w:rsid w:val="006A29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3">
    <w:name w:val="강한 인용 Char"/>
    <w:basedOn w:val="a0"/>
    <w:link w:val="a8"/>
    <w:uiPriority w:val="30"/>
    <w:rsid w:val="006A29C3"/>
    <w:rPr>
      <w:i/>
      <w:iCs/>
      <w:color w:val="2E74B5" w:themeColor="accent1" w:themeShade="BF"/>
    </w:rPr>
  </w:style>
  <w:style w:type="character" w:styleId="a9">
    <w:name w:val="Intense Reference"/>
    <w:basedOn w:val="a0"/>
    <w:uiPriority w:val="32"/>
    <w:qFormat/>
    <w:rsid w:val="006A29C3"/>
    <w:rPr>
      <w:b/>
      <w:bCs/>
      <w:smallCaps/>
      <w:color w:val="2E74B5" w:themeColor="accent1" w:themeShade="BF"/>
      <w:spacing w:val="5"/>
    </w:rPr>
  </w:style>
  <w:style w:type="paragraph" w:styleId="aa">
    <w:name w:val="Balloon Text"/>
    <w:basedOn w:val="a"/>
    <w:link w:val="Char4"/>
    <w:semiHidden/>
    <w:rsid w:val="006A29C3"/>
    <w:rPr>
      <w:rFonts w:ascii="Arial" w:eastAsia="돋움" w:hAnsi="Arial"/>
      <w:sz w:val="18"/>
      <w:szCs w:val="18"/>
    </w:rPr>
  </w:style>
  <w:style w:type="character" w:customStyle="1" w:styleId="Char4">
    <w:name w:val="풍선 도움말 텍스트 Char"/>
    <w:basedOn w:val="a0"/>
    <w:link w:val="aa"/>
    <w:semiHidden/>
    <w:rsid w:val="006A29C3"/>
    <w:rPr>
      <w:rFonts w:ascii="Arial" w:eastAsia="돋움" w:hAnsi="Arial" w:cs="Times New Roman"/>
      <w:sz w:val="18"/>
      <w:szCs w:val="18"/>
      <w14:ligatures w14:val="none"/>
    </w:rPr>
  </w:style>
  <w:style w:type="paragraph" w:styleId="ab">
    <w:name w:val="header"/>
    <w:basedOn w:val="a"/>
    <w:link w:val="Char5"/>
    <w:rsid w:val="006A29C3"/>
    <w:pPr>
      <w:tabs>
        <w:tab w:val="center" w:pos="4252"/>
        <w:tab w:val="right" w:pos="8504"/>
      </w:tabs>
      <w:snapToGrid w:val="0"/>
    </w:pPr>
  </w:style>
  <w:style w:type="character" w:customStyle="1" w:styleId="Char5">
    <w:name w:val="머리글 Char"/>
    <w:basedOn w:val="a0"/>
    <w:link w:val="ab"/>
    <w:rsid w:val="006A29C3"/>
    <w:rPr>
      <w:rFonts w:ascii="바탕" w:eastAsia="바탕" w:hAnsi="Times New Roman" w:cs="Times New Roman"/>
      <w:sz w:val="20"/>
      <w14:ligatures w14:val="none"/>
    </w:rPr>
  </w:style>
  <w:style w:type="paragraph" w:styleId="ac">
    <w:name w:val="footer"/>
    <w:basedOn w:val="a"/>
    <w:link w:val="Char6"/>
    <w:uiPriority w:val="99"/>
    <w:rsid w:val="006A29C3"/>
    <w:pPr>
      <w:tabs>
        <w:tab w:val="center" w:pos="4252"/>
        <w:tab w:val="right" w:pos="8504"/>
      </w:tabs>
      <w:snapToGrid w:val="0"/>
    </w:pPr>
  </w:style>
  <w:style w:type="character" w:customStyle="1" w:styleId="Char6">
    <w:name w:val="바닥글 Char"/>
    <w:basedOn w:val="a0"/>
    <w:link w:val="ac"/>
    <w:uiPriority w:val="99"/>
    <w:rsid w:val="006A29C3"/>
    <w:rPr>
      <w:rFonts w:ascii="바탕" w:eastAsia="바탕" w:hAnsi="Times New Roman" w:cs="Times New Roman"/>
      <w:sz w:val="20"/>
      <w14:ligatures w14:val="none"/>
    </w:rPr>
  </w:style>
  <w:style w:type="character" w:styleId="ad">
    <w:name w:val="page number"/>
    <w:basedOn w:val="a0"/>
    <w:rsid w:val="006A29C3"/>
  </w:style>
  <w:style w:type="paragraph" w:customStyle="1" w:styleId="ae">
    <w:name w:val="바탕글"/>
    <w:basedOn w:val="a"/>
    <w:rsid w:val="006A29C3"/>
    <w:pPr>
      <w:snapToGrid w:val="0"/>
      <w:spacing w:line="360" w:lineRule="auto"/>
    </w:pPr>
    <w:rPr>
      <w:rFonts w:ascii="한양신명조" w:eastAsia="한양신명조" w:hAnsi="한양신명조"/>
      <w:color w:val="000000"/>
      <w:kern w:val="0"/>
      <w:szCs w:val="20"/>
    </w:rPr>
  </w:style>
  <w:style w:type="character" w:styleId="af">
    <w:name w:val="annotation reference"/>
    <w:rsid w:val="006A29C3"/>
    <w:rPr>
      <w:sz w:val="18"/>
      <w:szCs w:val="18"/>
    </w:rPr>
  </w:style>
  <w:style w:type="paragraph" w:styleId="af0">
    <w:name w:val="annotation text"/>
    <w:basedOn w:val="a"/>
    <w:link w:val="Char7"/>
    <w:rsid w:val="006A29C3"/>
    <w:pPr>
      <w:jc w:val="left"/>
    </w:pPr>
  </w:style>
  <w:style w:type="character" w:customStyle="1" w:styleId="Char7">
    <w:name w:val="메모 텍스트 Char"/>
    <w:basedOn w:val="a0"/>
    <w:link w:val="af0"/>
    <w:rsid w:val="006A29C3"/>
    <w:rPr>
      <w:rFonts w:ascii="바탕" w:eastAsia="바탕" w:hAnsi="Times New Roman" w:cs="Times New Roman"/>
      <w:sz w:val="20"/>
      <w14:ligatures w14:val="none"/>
    </w:rPr>
  </w:style>
  <w:style w:type="paragraph" w:styleId="af1">
    <w:name w:val="annotation subject"/>
    <w:basedOn w:val="af0"/>
    <w:next w:val="af0"/>
    <w:link w:val="Char8"/>
    <w:rsid w:val="006A29C3"/>
    <w:rPr>
      <w:b/>
      <w:bCs/>
    </w:rPr>
  </w:style>
  <w:style w:type="character" w:customStyle="1" w:styleId="Char8">
    <w:name w:val="메모 주제 Char"/>
    <w:basedOn w:val="Char7"/>
    <w:link w:val="af1"/>
    <w:rsid w:val="006A29C3"/>
    <w:rPr>
      <w:rFonts w:ascii="바탕" w:eastAsia="바탕" w:hAnsi="Times New Roman" w:cs="Times New Roman"/>
      <w:b/>
      <w:bCs/>
      <w:sz w:val="20"/>
      <w14:ligatures w14:val="none"/>
    </w:rPr>
  </w:style>
  <w:style w:type="paragraph" w:customStyle="1" w:styleId="MS">
    <w:name w:val="MS바탕글"/>
    <w:basedOn w:val="a"/>
    <w:rsid w:val="006A29C3"/>
    <w:pPr>
      <w:shd w:val="clear" w:color="auto" w:fill="FFFFFF"/>
      <w:textAlignment w:val="baseline"/>
    </w:pPr>
    <w:rPr>
      <w:rFonts w:ascii="굴림" w:eastAsia="굴림" w:hAnsi="굴림" w:cs="굴림"/>
      <w:color w:val="000000"/>
      <w:kern w:val="0"/>
      <w:szCs w:val="20"/>
    </w:rPr>
  </w:style>
  <w:style w:type="character" w:styleId="af2">
    <w:name w:val="Hyperlink"/>
    <w:rsid w:val="006A29C3"/>
    <w:rPr>
      <w:color w:val="0000FF"/>
      <w:u w:val="single"/>
    </w:rPr>
  </w:style>
  <w:style w:type="table" w:styleId="af3">
    <w:name w:val="Table Grid"/>
    <w:basedOn w:val="a1"/>
    <w:uiPriority w:val="59"/>
    <w:rsid w:val="006A29C3"/>
    <w:pPr>
      <w:spacing w:after="0"/>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Plain Text"/>
    <w:basedOn w:val="a"/>
    <w:link w:val="Char9"/>
    <w:rsid w:val="006A29C3"/>
    <w:pPr>
      <w:widowControl w:val="0"/>
      <w:wordWrap w:val="0"/>
      <w:autoSpaceDE w:val="0"/>
      <w:autoSpaceDN w:val="0"/>
      <w:adjustRightInd w:val="0"/>
      <w:spacing w:line="360" w:lineRule="atLeast"/>
      <w:textAlignment w:val="baseline"/>
    </w:pPr>
    <w:rPr>
      <w:rFonts w:hAnsi="Courier New"/>
      <w:szCs w:val="20"/>
      <w:lang w:val="x-none" w:eastAsia="x-none"/>
    </w:rPr>
  </w:style>
  <w:style w:type="character" w:customStyle="1" w:styleId="Char9">
    <w:name w:val="글자만 Char"/>
    <w:basedOn w:val="a0"/>
    <w:link w:val="af4"/>
    <w:rsid w:val="006A29C3"/>
    <w:rPr>
      <w:rFonts w:ascii="바탕" w:eastAsia="바탕" w:hAnsi="Courier New" w:cs="Times New Roman"/>
      <w:sz w:val="20"/>
      <w:szCs w:val="20"/>
      <w:lang w:val="x-none" w:eastAsia="x-none"/>
      <w14:ligatures w14:val="none"/>
    </w:rPr>
  </w:style>
  <w:style w:type="paragraph" w:customStyle="1" w:styleId="3CBD5A742C28424DA5172AD252E32316">
    <w:name w:val="3CBD5A742C28424DA5172AD252E32316"/>
    <w:rsid w:val="006A29C3"/>
    <w:pPr>
      <w:spacing w:after="200" w:line="276" w:lineRule="auto"/>
    </w:pPr>
    <w:rPr>
      <w:rFonts w:ascii="맑은 고딕" w:eastAsia="맑은 고딕" w:hAnsi="맑은 고딕" w:cs="Times New Roman"/>
      <w:kern w:val="0"/>
      <w:szCs w:val="22"/>
      <w14:ligatures w14:val="none"/>
    </w:rPr>
  </w:style>
  <w:style w:type="paragraph" w:customStyle="1" w:styleId="10">
    <w:name w:val="본문(중고딕10)"/>
    <w:basedOn w:val="a"/>
    <w:rsid w:val="006A29C3"/>
    <w:pPr>
      <w:widowControl w:val="0"/>
      <w:wordWrap w:val="0"/>
      <w:autoSpaceDE w:val="0"/>
      <w:autoSpaceDN w:val="0"/>
      <w:snapToGrid w:val="0"/>
      <w:spacing w:line="360" w:lineRule="auto"/>
      <w:textAlignment w:val="baseline"/>
    </w:pPr>
    <w:rPr>
      <w:rFonts w:ascii="굴림" w:eastAsia="굴림" w:hAnsi="굴림" w:cs="굴림"/>
      <w:color w:val="000000"/>
      <w:kern w:val="0"/>
      <w:szCs w:val="20"/>
    </w:rPr>
  </w:style>
  <w:style w:type="paragraph" w:styleId="af5">
    <w:name w:val="Date"/>
    <w:basedOn w:val="a"/>
    <w:next w:val="a"/>
    <w:link w:val="Chara"/>
    <w:rsid w:val="006A29C3"/>
  </w:style>
  <w:style w:type="character" w:customStyle="1" w:styleId="Chara">
    <w:name w:val="날짜 Char"/>
    <w:basedOn w:val="a0"/>
    <w:link w:val="af5"/>
    <w:rsid w:val="006A29C3"/>
    <w:rPr>
      <w:rFonts w:ascii="바탕" w:eastAsia="바탕" w:hAnsi="Times New Roman" w:cs="Times New Roman"/>
      <w:sz w:val="20"/>
      <w14:ligatures w14:val="none"/>
    </w:rPr>
  </w:style>
  <w:style w:type="paragraph" w:styleId="af6">
    <w:name w:val="Revision"/>
    <w:hidden/>
    <w:uiPriority w:val="99"/>
    <w:semiHidden/>
    <w:rsid w:val="006A29C3"/>
    <w:pPr>
      <w:spacing w:after="0"/>
    </w:pPr>
    <w:rPr>
      <w:rFonts w:ascii="바탕" w:eastAsia="바탕" w:hAnsi="Times New Roman" w:cs="Times New Roman"/>
      <w:sz w:val="20"/>
      <w14:ligatures w14:val="none"/>
    </w:rPr>
  </w:style>
  <w:style w:type="paragraph" w:styleId="af7">
    <w:name w:val="footnote text"/>
    <w:aliases w:val="fn,footnote text,Footnote ak,ABC 각주"/>
    <w:basedOn w:val="a"/>
    <w:link w:val="Charb"/>
    <w:rsid w:val="006A29C3"/>
    <w:pPr>
      <w:widowControl w:val="0"/>
      <w:wordWrap w:val="0"/>
      <w:autoSpaceDE w:val="0"/>
      <w:autoSpaceDN w:val="0"/>
      <w:snapToGrid w:val="0"/>
      <w:jc w:val="left"/>
    </w:pPr>
    <w:rPr>
      <w:rFonts w:ascii="Times New Roman"/>
      <w:sz w:val="22"/>
      <w:szCs w:val="22"/>
    </w:rPr>
  </w:style>
  <w:style w:type="character" w:customStyle="1" w:styleId="Charb">
    <w:name w:val="각주 텍스트 Char"/>
    <w:aliases w:val="fn Char,footnote text Char,Footnote ak Char,ABC 각주 Char"/>
    <w:basedOn w:val="a0"/>
    <w:link w:val="af7"/>
    <w:rsid w:val="006A29C3"/>
    <w:rPr>
      <w:rFonts w:ascii="Times New Roman" w:eastAsia="바탕" w:hAnsi="Times New Roman" w:cs="Times New Roman"/>
      <w:szCs w:val="22"/>
      <w14:ligatures w14:val="none"/>
    </w:rPr>
  </w:style>
  <w:style w:type="character" w:styleId="af8">
    <w:name w:val="footnote reference"/>
    <w:aliases w:val="Ref,de nota al pie"/>
    <w:rsid w:val="006A29C3"/>
    <w:rPr>
      <w:vertAlign w:val="superscript"/>
    </w:rPr>
  </w:style>
  <w:style w:type="character" w:customStyle="1" w:styleId="Char2">
    <w:name w:val="목록 단락 Char"/>
    <w:link w:val="a6"/>
    <w:uiPriority w:val="34"/>
    <w:rsid w:val="006A29C3"/>
  </w:style>
  <w:style w:type="paragraph" w:styleId="af9">
    <w:name w:val="Normal (Web)"/>
    <w:basedOn w:val="a"/>
    <w:uiPriority w:val="99"/>
    <w:unhideWhenUsed/>
    <w:rsid w:val="006A29C3"/>
    <w:pPr>
      <w:jc w:val="left"/>
    </w:pPr>
    <w:rPr>
      <w:rFonts w:ascii="굴림" w:eastAsia="굴림" w:hAnsi="굴림" w:cs="굴림"/>
      <w:kern w:val="0"/>
      <w:sz w:val="24"/>
    </w:rPr>
  </w:style>
  <w:style w:type="paragraph" w:customStyle="1" w:styleId="333">
    <w:name w:val="333"/>
    <w:basedOn w:val="2"/>
    <w:link w:val="333Char"/>
    <w:qFormat/>
    <w:rsid w:val="006A29C3"/>
    <w:pPr>
      <w:keepLines w:val="0"/>
      <w:spacing w:before="0" w:after="0" w:line="295" w:lineRule="auto"/>
    </w:pPr>
    <w:rPr>
      <w:rFonts w:ascii="Times New Roman" w:eastAsia="바탕체" w:hAnsi="Times New Roman" w:cs="Times New Roman"/>
      <w:b/>
      <w:color w:val="000000"/>
      <w:spacing w:val="6"/>
      <w:kern w:val="0"/>
      <w:sz w:val="22"/>
      <w:szCs w:val="20"/>
    </w:rPr>
  </w:style>
  <w:style w:type="character" w:customStyle="1" w:styleId="333Char">
    <w:name w:val="333 Char"/>
    <w:link w:val="333"/>
    <w:rsid w:val="006A29C3"/>
    <w:rPr>
      <w:rFonts w:ascii="Times New Roman" w:eastAsia="바탕체" w:hAnsi="Times New Roman" w:cs="Times New Roman"/>
      <w:b/>
      <w:color w:val="000000"/>
      <w:spacing w:val="6"/>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 Id="rId11" Type="http://schemas.microsoft.com/office/2011/relationships/commentsExtended" Target="commentsExtended.xml"/><Relationship Id="rId12" Type="http://schemas.microsoft.com/office/2016/09/relationships/commentsIds" Target="commentsIds.xml"/><Relationship Id="rId13" Type="http://schemas.microsoft.com/office/2018/08/relationships/commentsExtensible" Target="commentsExtensi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BB2E4-0BE9-4B89-9CA0-3971EB18B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2806</Words>
  <Characters>9739</Characters>
  <Application>Microsoft Office Word</Application>
  <DocSecurity>0</DocSecurity>
  <Lines>463</Lines>
  <Paragraphs>224</Paragraphs>
  <ScaleCrop>false</ScaleCrop>
  <Company>WOORIBANK</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김소희 (신탁부)</dc:creator>
  <cp:keywords/>
  <dc:description/>
  <cp:lastModifiedBy>김소희 (신탁부)</cp:lastModifiedBy>
  <cp:revision>1</cp:revision>
  <dcterms:created xsi:type="dcterms:W3CDTF">2026-10-07T02:30:00Z</dcterms:created>
  <dcterms:modified xsi:type="dcterms:W3CDTF">2026-10-07T02:30:00Z</dcterms:modified>
</cp:coreProperties>
</file>