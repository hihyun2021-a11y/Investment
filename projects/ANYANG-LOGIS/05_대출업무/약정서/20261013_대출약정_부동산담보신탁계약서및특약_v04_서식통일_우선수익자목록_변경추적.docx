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ore0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255F8" w14:textId="77777777" w:rsidR="00DE42D9" w:rsidRDefault="00DE42D9">
      <w:pPr>
        <w:snapToGrid w:val="0"/>
        <w:spacing w:after="0" w:line="228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70"/>
          <w:szCs w:val="70"/>
        </w:rPr>
      </w:pPr>
    </w:p>
    <w:p w14:paraId="0DC8D98C" w14:textId="77777777" w:rsidR="00DE42D9" w:rsidRDefault="00930A79">
      <w:pPr>
        <w:snapToGrid w:val="0"/>
        <w:spacing w:after="0" w:line="228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40"/>
          <w:szCs w:val="40"/>
        </w:rPr>
      </w:pPr>
      <w:r>
        <w:rPr>
          <w:rFonts w:ascii="Times New Roman" w:eastAsia="Times New Roman" w:hAnsi="Times New Roman"/>
          <w:b/>
          <w:bCs/>
          <w:spacing w:val="-20"/>
          <w:kern w:val="0"/>
          <w:sz w:val="70"/>
          <w:szCs w:val="70"/>
        </w:rPr>
        <w:t xml:space="preserve"> </w:t>
      </w:r>
      <w:r>
        <w:rPr>
          <w:rFonts w:ascii="Times New Roman" w:eastAsia="HY견고딕" w:hAnsi="Times New Roman"/>
          <w:b/>
          <w:bCs/>
          <w:spacing w:val="-20"/>
          <w:kern w:val="0"/>
          <w:sz w:val="70"/>
          <w:szCs w:val="70"/>
        </w:rPr>
        <w:t>부동산담보신탁계약서</w:t>
      </w:r>
    </w:p>
    <w:p w14:paraId="6D4E8A27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b/>
          <w:bCs/>
          <w:spacing w:val="-20"/>
          <w:kern w:val="0"/>
          <w:sz w:val="40"/>
          <w:szCs w:val="40"/>
        </w:rPr>
      </w:pPr>
    </w:p>
    <w:p w14:paraId="7916E024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7DA1CD85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43565EAD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637AFA52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p w14:paraId="7FE21612" w14:textId="77777777" w:rsidR="00DE42D9" w:rsidRDefault="00DE42D9">
      <w:pPr>
        <w:snapToGrid w:val="0"/>
        <w:spacing w:after="0" w:line="240" w:lineRule="auto"/>
        <w:jc w:val="center"/>
        <w:textAlignment w:val="baseline"/>
        <w:rPr>
          <w:rFonts w:ascii="Times New Roman" w:eastAsia="HY견고딕" w:hAnsi="Times New Roman"/>
          <w:kern w:val="0"/>
          <w:sz w:val="40"/>
          <w:szCs w:val="40"/>
        </w:rPr>
      </w:pPr>
    </w:p>
    <w:tbl>
      <w:tblPr>
        <w:tblW w:w="7572" w:type="dxa"/>
        <w:tblInd w:w="936" w:type="dxa"/>
        <w:tblLayout w:type="fixed"/>
        <w:tblCellMar>
          <w:top w:w="23" w:type="dxa"/>
          <w:left w:w="85" w:type="dxa"/>
          <w:bottom w:w="23" w:type="dxa"/>
          <w:right w:w="85" w:type="dxa"/>
        </w:tblCellMar>
        <w:tblLook w:val="04A0" w:firstRow="1" w:lastRow="0" w:firstColumn="1" w:lastColumn="0" w:noHBand="0" w:noVBand="1"/>
      </w:tblPr>
      <w:tblGrid>
        <w:gridCol w:w="3142"/>
        <w:gridCol w:w="4430"/>
      </w:tblGrid>
      <w:tr w:rsidR="00DE42D9" w14:paraId="32944EF5" w14:textId="77777777">
        <w:trPr>
          <w:trHeight w:val="813"/>
        </w:trPr>
        <w:tc>
          <w:tcPr>
            <w:tcW w:w="3142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1F759B2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위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single" w:sz="4" w:space="0" w:color="000000"/>
              <w:bottom w:val="dotted" w:sz="4" w:space="0" w:color="000000"/>
            </w:tcBorders>
            <w:vAlign w:val="center"/>
          </w:tcPr>
          <w:p w14:paraId="7DCE6003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eastAsia="함초롬바탕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코람코라이프로지스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 </w:t>
            </w:r>
          </w:p>
          <w:p w14:paraId="71465769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위탁관리부동산투자회사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</w:tr>
      <w:tr w:rsidR="00DE42D9" w14:paraId="5E8ECBAB" w14:textId="77777777">
        <w:trPr>
          <w:trHeight w:val="1005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7EA5D18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탁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3A6562DF" w14:textId="77777777" w:rsidR="00DE42D9" w:rsidRDefault="00930A79">
            <w:pPr>
              <w:snapToGrid w:val="0"/>
              <w:spacing w:after="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 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우리은행</w:t>
            </w:r>
          </w:p>
        </w:tc>
      </w:tr>
      <w:tr w:rsidR="00DE42D9" w14:paraId="660A9636" w14:textId="77777777">
        <w:trPr>
          <w:trHeight w:val="985"/>
        </w:trPr>
        <w:tc>
          <w:tcPr>
            <w:tcW w:w="3142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272843FA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</w:p>
          <w:p w14:paraId="4EC49407" w14:textId="77777777" w:rsidR="00DE42D9" w:rsidRDefault="00930A79">
            <w:pPr>
              <w:snapToGrid w:val="0"/>
              <w:spacing w:after="0" w:line="360" w:lineRule="auto"/>
              <w:ind w:firstLine="24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</w:t>
            </w:r>
          </w:p>
        </w:tc>
        <w:tc>
          <w:tcPr>
            <w:tcW w:w="4430" w:type="dxa"/>
            <w:tcBorders>
              <w:top w:val="dotted" w:sz="4" w:space="0" w:color="000000"/>
              <w:bottom w:val="dotted" w:sz="4" w:space="0" w:color="000000"/>
            </w:tcBorders>
            <w:vAlign w:val="center"/>
          </w:tcPr>
          <w:p w14:paraId="666FB1F3" w14:textId="77777777" w:rsidR="00DE42D9" w:rsidRDefault="00930A79">
            <w:pPr>
              <w:snapToGrid w:val="0"/>
              <w:spacing w:after="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쿠팡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주식회사</w:t>
            </w:r>
          </w:p>
        </w:tc>
      </w:tr>
      <w:tr w:rsidR="00DE42D9" w14:paraId="74D10F47" w14:textId="77777777">
        <w:trPr>
          <w:trHeight w:val="937"/>
        </w:trPr>
        <w:tc>
          <w:tcPr>
            <w:tcW w:w="3142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3F3174C7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(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공동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)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및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 (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공동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)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제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3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순위</w:t>
            </w:r>
          </w:p>
          <w:p w14:paraId="6759C3FE" w14:textId="77777777" w:rsidR="00DE42D9" w:rsidRDefault="00930A79">
            <w:pPr>
              <w:snapToGrid w:val="0"/>
              <w:spacing w:after="0" w:line="360" w:lineRule="auto"/>
              <w:ind w:firstLine="240"/>
              <w:jc w:val="distribute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우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선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수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익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 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자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4430" w:type="dxa"/>
            <w:tcBorders>
              <w:top w:val="dotted" w:sz="4" w:space="0" w:color="000000"/>
              <w:bottom w:val="single" w:sz="4" w:space="0" w:color="000000"/>
            </w:tcBorders>
            <w:vAlign w:val="center"/>
          </w:tcPr>
          <w:p w14:paraId="79C0CEF9" w14:textId="77777777" w:rsidR="00DE42D9" w:rsidRDefault="00930A79">
            <w:pPr>
              <w:snapToGrid w:val="0"/>
              <w:spacing w:after="0"/>
              <w:jc w:val="center"/>
              <w:textAlignment w:val="baseline"/>
              <w:rPr>
                <w:rFonts w:ascii="Times New Roman" w:eastAsia="함초롬바탕" w:hAnsi="Times New Roman"/>
                <w:b/>
                <w:kern w:val="0"/>
                <w:sz w:val="24"/>
              </w:rPr>
            </w:pP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별첨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 xml:space="preserve">1.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기재</w:t>
            </w: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함초롬바탕" w:hAnsi="Times New Roman"/>
                <w:b/>
                <w:kern w:val="0"/>
                <w:sz w:val="24"/>
                <w:szCs w:val="24"/>
              </w:rPr>
              <w:t>회사들</w:t>
            </w:r>
          </w:p>
        </w:tc>
      </w:tr>
    </w:tbl>
    <w:p w14:paraId="13441B7E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6DF7EA0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7098F66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4CF1CA4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88A783A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33308D6" w14:textId="77777777" w:rsidR="00DE42D9" w:rsidRDefault="00DE42D9">
      <w:pPr>
        <w:snapToGrid w:val="0"/>
        <w:spacing w:after="0" w:line="24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7E6C353" w14:textId="77777777" w:rsidR="00DE42D9" w:rsidRDefault="00930A79">
      <w:pPr>
        <w:snapToGrid w:val="0"/>
        <w:spacing w:after="0" w:line="240" w:lineRule="auto"/>
        <w:jc w:val="center"/>
        <w:textAlignment w:val="baseline"/>
        <w:rPr>
          <w:rFonts w:ascii="Times New Roman" w:eastAsia="바탕체" w:hAnsi="Times New Roman"/>
          <w:kern w:val="0"/>
          <w:sz w:val="22"/>
        </w:rPr>
        <w:sectPr w:rsidR="00DE42D9">
          <w:footerReference w:type="default" r:id="rId7"/>
          <w:pgSz w:w="11906" w:h="16838"/>
          <w:pgMar w:top="1701" w:right="1440" w:bottom="1440" w:left="1440" w:header="0" w:footer="992" w:gutter="0"/>
          <w:cols w:space="720"/>
          <w:formProt w:val="0"/>
          <w:docGrid w:linePitch="360"/>
        </w:sectPr>
      </w:pPr>
      <w:r>
        <w:rPr>
          <w:rFonts w:ascii="Times New Roman" w:eastAsia="바탕체" w:hAnsi="Times New Roman"/>
          <w:noProof/>
          <w:kern w:val="0"/>
          <w:sz w:val="22"/>
          <w:lang w:eastAsia="en-US"/>
        </w:rPr>
        <w:drawing>
          <wp:inline distT="0" distB="0" distL="0" distR="0" wp14:anchorId="6717D04E" wp14:editId="179F306E">
            <wp:extent cx="923290" cy="83756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9" t="-41" r="-39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29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08DD" w14:textId="77777777" w:rsidR="00DE42D9" w:rsidRDefault="00930A79">
      <w:pPr>
        <w:snapToGrid w:val="0"/>
        <w:spacing w:after="0" w:line="360" w:lineRule="auto"/>
        <w:jc w:val="center"/>
        <w:textAlignment w:val="baseline"/>
        <w:rPr>
          <w:rFonts w:ascii="Times New Roman" w:eastAsia="바탕체" w:hAnsi="Times New Roman"/>
          <w:kern w:val="0"/>
          <w:sz w:val="40"/>
          <w:szCs w:val="40"/>
        </w:rPr>
      </w:pPr>
      <w:r>
        <w:rPr>
          <w:rFonts w:ascii="Times New Roman" w:eastAsia="바탕체" w:hAnsi="Times New Roman"/>
          <w:b/>
          <w:bCs/>
          <w:kern w:val="0"/>
          <w:sz w:val="40"/>
          <w:szCs w:val="40"/>
          <w:u w:val="single" w:color="000000"/>
        </w:rPr>
        <w:lastRenderedPageBreak/>
        <w:t>부동산담보신탁계약서</w:t>
      </w:r>
    </w:p>
    <w:p w14:paraId="5FC0EB96" w14:textId="77777777" w:rsidR="00DE42D9" w:rsidRDefault="00DE42D9">
      <w:pPr>
        <w:snapToGrid w:val="0"/>
        <w:spacing w:after="0" w:line="360" w:lineRule="auto"/>
        <w:jc w:val="left"/>
        <w:textAlignment w:val="baseline"/>
        <w:rPr>
          <w:rFonts w:ascii="Times New Roman" w:eastAsia="바탕체" w:hAnsi="Times New Roman"/>
          <w:kern w:val="0"/>
          <w:sz w:val="22"/>
          <w:szCs w:val="40"/>
        </w:rPr>
      </w:pPr>
    </w:p>
    <w:p w14:paraId="071AC984" w14:textId="77777777" w:rsidR="00DE42D9" w:rsidRDefault="00930A79">
      <w:pPr>
        <w:snapToGrid w:val="0"/>
        <w:spacing w:after="0" w:line="360" w:lineRule="auto"/>
        <w:textAlignment w:val="baseline"/>
      </w:pP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color w:val="000000"/>
          <w:sz w:val="22"/>
        </w:rPr>
        <w:t>코람코라이프로지스위탁관리부동산투자회사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목록』의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우리은행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인수함에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부동산담보신탁계약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9B16F46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7068B40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신탁목적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보장하기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담보가치를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채무불이행시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</w:t>
      </w:r>
      <w:r>
        <w:rPr>
          <w:rFonts w:ascii="Times New Roman" w:eastAsia="바탕체" w:hAnsi="Times New Roman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정산하는데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118E04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260EF50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신탁가액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신탁가액은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산정된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1 </w:t>
      </w:r>
      <w:r>
        <w:rPr>
          <w:rFonts w:ascii="Times New Roman" w:eastAsia="바탕체" w:hAnsi="Times New Roman"/>
          <w:kern w:val="0"/>
          <w:sz w:val="22"/>
        </w:rPr>
        <w:t>신탁재산목록』에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금원으로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BC9C314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토지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수탁시점의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건설교통부에서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개별지가</w:t>
      </w:r>
    </w:p>
    <w:p w14:paraId="464DA923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건물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수탁시점의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행정자치부에서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과세시가표준액</w:t>
      </w:r>
    </w:p>
    <w:p w14:paraId="2C5E7982" w14:textId="77777777" w:rsidR="00DE42D9" w:rsidRDefault="00930A79">
      <w:pPr>
        <w:snapToGrid w:val="0"/>
        <w:spacing w:after="0" w:line="360" w:lineRule="auto"/>
        <w:ind w:left="88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호에도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공인된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감정평가법인의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내부규정에서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평가한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가액</w:t>
      </w:r>
    </w:p>
    <w:p w14:paraId="3F68493E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ECEA146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신탁기간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』와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신탁종료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80DB46C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우선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마친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0CF83B4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3FC5C9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수익자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신탁원본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』와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37902A5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연서로써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얻어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전속되며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상속되지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4673C19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77961D9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원본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물상대위로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취득한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임대인으로서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취득</w:t>
      </w:r>
      <w:r>
        <w:rPr>
          <w:rFonts w:ascii="Times New Roman" w:eastAsia="바탕체" w:hAnsi="Times New Roman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보관하는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처분절차와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16ABA8B6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27410A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수익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이익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9AFBBE5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5C8293D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수익권증서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증명하기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AE2FC5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완료한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신탁금액에서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선순위임대차보증금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저당채권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권리설정액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가액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이하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“</w:t>
      </w:r>
      <w:r>
        <w:rPr>
          <w:rFonts w:ascii="Times New Roman" w:eastAsia="바탕체" w:hAnsi="Times New Roman"/>
          <w:kern w:val="0"/>
          <w:sz w:val="22"/>
        </w:rPr>
        <w:t>유효담보가액</w:t>
      </w:r>
      <w:r>
        <w:rPr>
          <w:rFonts w:ascii="Times New Roman" w:eastAsia="바탕체" w:hAnsi="Times New Roman"/>
          <w:kern w:val="0"/>
          <w:sz w:val="22"/>
        </w:rPr>
        <w:t>”</w:t>
      </w:r>
      <w:r>
        <w:rPr>
          <w:rFonts w:ascii="Times New Roman" w:eastAsia="바탕체" w:hAnsi="Times New Roman"/>
          <w:kern w:val="0"/>
          <w:sz w:val="22"/>
        </w:rPr>
        <w:t>이라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담보목적의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0F6DD0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발급을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유효담보가액에서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98A76C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지정하고자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FFBF90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교부순서는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기재되어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8D4CA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신탁목적에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적합하게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동의없이는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타인에게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양도하거나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질권설정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7C149E6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D3CEA19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우선수익자의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우선권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갖는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수익범위는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2) </w:t>
      </w:r>
      <w:r>
        <w:rPr>
          <w:rFonts w:ascii="Times New Roman" w:eastAsia="바탕체" w:hAnsi="Times New Roman"/>
          <w:kern w:val="0"/>
          <w:sz w:val="22"/>
        </w:rPr>
        <w:t>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변동되는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지연손해금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2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발행금액』을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최고한도로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EDBBD2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보증계약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담보설정계약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F4B08A2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신탁원본에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수익권보다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귀속은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C97022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lastRenderedPageBreak/>
        <w:t>④</w:t>
      </w:r>
      <w:r>
        <w:rPr>
          <w:rFonts w:ascii="Times New Roman" w:eastAsia="바탕체" w:hAnsi="Times New Roman"/>
          <w:kern w:val="0"/>
          <w:sz w:val="22"/>
        </w:rPr>
        <w:t>우선수익자가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갖는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종료일까지로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83B2B3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우선수익자는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타인에게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질권의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0F6107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승계인은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AE14D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⑦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처분정산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우선수익권이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차순위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승진한다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061B6DC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FB0FA1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소유권이전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신탁등기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즉시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이전등기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3778BA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등기권리증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인감증명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위임장등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제반서류를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35D8E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8CE7E6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4D39AD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보전관리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점유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사용하고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보존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유지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수선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실질적인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관리행위와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E731A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저당권설정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전세권설정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제한하는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467779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바탕체" w:eastAsia="바탕체" w:hAnsi="바탕체" w:cs="바탕체"/>
          <w:kern w:val="0"/>
          <w:sz w:val="22"/>
        </w:rPr>
        <w:t>·</w:t>
      </w:r>
      <w:r>
        <w:rPr>
          <w:rFonts w:ascii="Times New Roman" w:eastAsia="바탕체" w:hAnsi="Times New Roman"/>
          <w:kern w:val="0"/>
          <w:sz w:val="22"/>
        </w:rPr>
        <w:t>훼손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예상되는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643CC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위배함으로써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손해배상책임에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07CF62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가치보전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행위를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용인</w:t>
      </w:r>
      <w:r>
        <w:rPr>
          <w:rFonts w:ascii="MS Mincho" w:eastAsia="바탕체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협조하여야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4FC687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재산관리기간은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존속하는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신탁기간이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단축되는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241C4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임대차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유효하며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반환의무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임대인으로서의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유지하는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lastRenderedPageBreak/>
        <w:t>임대차계약상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갱신하고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</w:t>
      </w:r>
      <w:r>
        <w:rPr>
          <w:rFonts w:ascii="MS Mincho" w:eastAsia="바탕체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인계하는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0B0091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차임은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보증채무계약상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원리금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충당함을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물상보증인인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그러하다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12165FC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임대차계약기간의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10</w:t>
      </w:r>
      <w:r>
        <w:rPr>
          <w:rFonts w:ascii="Times New Roman" w:eastAsia="바탕체" w:hAnsi="Times New Roman"/>
          <w:kern w:val="0"/>
          <w:sz w:val="22"/>
        </w:rPr>
        <w:t>조제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승낙을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얻어야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19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명도청구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조치사항을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9524DF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효력을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주장할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그로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배상하여야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584CC0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요구가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날인한다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294DCB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⑥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새로운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특약을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3E4826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⑦</w:t>
      </w:r>
      <w:r>
        <w:rPr>
          <w:rFonts w:ascii="Times New Roman" w:eastAsia="바탕체" w:hAnsi="Times New Roman"/>
          <w:kern w:val="0"/>
          <w:sz w:val="22"/>
        </w:rPr>
        <w:t>신규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재임대차보증금이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임대차보증금보다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많은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결과에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특약을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관리하도록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06C1B37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E5CC66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보험계약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존속하는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,</w:t>
      </w:r>
    </w:p>
    <w:p w14:paraId="58332FF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신탁계약체결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보험수익자를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소요되는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EC3C29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근거하여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수령하였을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신탁목적물을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전이라도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보험금으로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23</w:t>
      </w:r>
      <w:r>
        <w:rPr>
          <w:rFonts w:ascii="Times New Roman" w:eastAsia="바탕체" w:hAnsi="Times New Roman"/>
          <w:kern w:val="0"/>
          <w:sz w:val="22"/>
        </w:rPr>
        <w:t>조에서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70BF21D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05440A4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추가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제공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저감되어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채권보전에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예견되는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B40A20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목적물의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추가제공을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거부하거나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994C733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BAAD581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선관주의의무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하자담보책임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보전관리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관리자로서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주의의무를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가진다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3CD97D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발생하더라도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과실에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1480FF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64995B48" w14:textId="77777777" w:rsidR="00DE42D9" w:rsidRDefault="00DE42D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A4FD037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신탁재산에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속하는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금전의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운용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중도금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자본시장과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금융투자업에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관련법령에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바에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관계법령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운용방법을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지정할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12F3BFE0" w14:textId="77777777" w:rsidR="00DE42D9" w:rsidRDefault="00930A79">
      <w:pPr>
        <w:snapToGrid w:val="0"/>
        <w:spacing w:after="0" w:line="360" w:lineRule="auto"/>
        <w:ind w:left="1440" w:hanging="72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</w:t>
      </w:r>
      <w:r>
        <w:rPr>
          <w:rFonts w:ascii="MS Mincho" w:eastAsia="바탕체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운용한다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C14AB73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00221A9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비용의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부담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신탁이익에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제세공과금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유지관리비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금융비용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필요한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D223CA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속하는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부족금액을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상당하다고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4B3DC9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지급시기에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익일부터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상환일까지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고유계정의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연체대출금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이자율을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원금에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3226F6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대지급금과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지연손해금을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금전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수취할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B17FD55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대지급한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계속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거부하는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해지예정을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적정하다고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방법으로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충당할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25E93F3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15EBB9A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계산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수익의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교부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계산기일은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31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신탁종료일로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하고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당해기의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수지계산서를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작성해서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통보하고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신탁수익은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A4FD31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계산기일이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도래하기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매분기별로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가정산할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3630D61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A04EFCB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신탁보수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3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A70295F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발급함으로써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지급의무가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BEFE733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외에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『별지</w:t>
      </w:r>
      <w:r>
        <w:rPr>
          <w:rFonts w:ascii="Times New Roman" w:eastAsia="바탕체" w:hAnsi="Times New Roman"/>
          <w:kern w:val="0"/>
          <w:sz w:val="22"/>
        </w:rPr>
        <w:t xml:space="preserve">3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약정』에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산출한다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D85402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50%</w:t>
      </w:r>
      <w:r>
        <w:rPr>
          <w:rFonts w:ascii="Times New Roman" w:eastAsia="바탕체" w:hAnsi="Times New Roman"/>
          <w:kern w:val="0"/>
          <w:sz w:val="22"/>
        </w:rPr>
        <w:t>를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나머지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50%</w:t>
      </w:r>
      <w:r>
        <w:rPr>
          <w:rFonts w:ascii="Times New Roman" w:eastAsia="바탕체" w:hAnsi="Times New Roman"/>
          <w:kern w:val="0"/>
          <w:sz w:val="22"/>
        </w:rPr>
        <w:t>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계약보증금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BFB13F3" w14:textId="77777777" w:rsidR="00DE42D9" w:rsidRDefault="00930A79">
      <w:pPr>
        <w:snapToGrid w:val="0"/>
        <w:spacing w:after="0" w:line="360" w:lineRule="auto"/>
        <w:ind w:left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바탕;Batang" w:eastAsia="바탕체" w:hAnsi="바탕;Batang" w:cs="바탕;Batang"/>
          <w:kern w:val="0"/>
          <w:sz w:val="22"/>
        </w:rPr>
        <w:t>⑤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신탁보수와는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중개수수료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A392DD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E9F6AE9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19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신탁부동산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처분시기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해당하는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종료전이라도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4D571A4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우선수익자와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채무자간에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여신거래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보증채무약정을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불이행한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주채무자가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보증계약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담보설정계약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불이행한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4B758A4D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</w:p>
    <w:p w14:paraId="7747911F" w14:textId="77777777" w:rsidR="00DE42D9" w:rsidRDefault="00930A79">
      <w:pPr>
        <w:snapToGrid w:val="0"/>
        <w:spacing w:after="0" w:line="360" w:lineRule="auto"/>
        <w:ind w:left="94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담보가치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저감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환가요인이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0F975AB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신탁등기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주택임대차보호법상의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대항력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요청받고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촉구하였으나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이행하지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C7FA2C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서면통지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발송하면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보통의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우송기간이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경과한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도달한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인지하지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처분행위에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못한다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0793872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1B4B01F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처분방법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공개시장에서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유찰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조건으로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수의계약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BD55DA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21</w:t>
      </w:r>
      <w:r>
        <w:rPr>
          <w:rFonts w:ascii="Times New Roman" w:eastAsia="바탕체" w:hAnsi="Times New Roman"/>
          <w:kern w:val="0"/>
          <w:sz w:val="22"/>
        </w:rPr>
        <w:t>조에서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매수희망자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높은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376484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BBE99C3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공매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예정가격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전문기관의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감정평가액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신탁개시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개월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이내로서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가격변동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결정할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A1DB7D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10% </w:t>
      </w:r>
      <w:r>
        <w:rPr>
          <w:rFonts w:ascii="Times New Roman" w:eastAsia="바탕체" w:hAnsi="Times New Roman"/>
          <w:kern w:val="0"/>
          <w:sz w:val="22"/>
        </w:rPr>
        <w:t>해당액을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순차적으로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차감한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12374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826E2C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처분대금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납부기한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30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완납하는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원칙으로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6D587B0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회이상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시도하여도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매수자를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용이하게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확보하기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이해관계인이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가지는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만족시킬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납부기한을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분할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납부하게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예정가격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미만으로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8C33DA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5214440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처분대금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등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정산방법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환가절차에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정산순서는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같이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78442C81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신탁계약과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6A6C4839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가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전기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관리비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보험료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신문공고료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처분잔대금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수납약정일까지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명의로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고지된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조세공과금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571B9A2F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나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재산처분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수수료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미지급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재산관리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수수료</w:t>
      </w:r>
    </w:p>
    <w:p w14:paraId="58F6D0FE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lastRenderedPageBreak/>
        <w:t xml:space="preserve">2. </w:t>
      </w:r>
      <w:r>
        <w:rPr>
          <w:rFonts w:ascii="Times New Roman" w:eastAsia="바탕체" w:hAnsi="Times New Roman"/>
          <w:kern w:val="0"/>
          <w:sz w:val="22"/>
        </w:rPr>
        <w:t>신탁등기전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소액임대차보증금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주택임대차보호법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상가건물임대차보호법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14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</w:p>
    <w:p w14:paraId="0FBC8AE6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신탁등기전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주택임대차보호법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2, </w:t>
      </w:r>
      <w:r>
        <w:rPr>
          <w:rFonts w:ascii="Times New Roman" w:eastAsia="바탕체" w:hAnsi="Times New Roman"/>
          <w:kern w:val="0"/>
          <w:sz w:val="22"/>
        </w:rPr>
        <w:t>상가건물임대차보호법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5</w:t>
      </w:r>
      <w:r>
        <w:rPr>
          <w:rFonts w:ascii="Times New Roman" w:eastAsia="바탕체" w:hAnsi="Times New Roman"/>
          <w:kern w:val="0"/>
          <w:sz w:val="22"/>
        </w:rPr>
        <w:t>조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근저당권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채권최고액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범위내</w:t>
      </w:r>
      <w:r>
        <w:rPr>
          <w:rFonts w:ascii="Times New Roman" w:eastAsia="바탕체" w:hAnsi="Times New Roman"/>
          <w:kern w:val="0"/>
          <w:sz w:val="22"/>
        </w:rPr>
        <w:t xml:space="preserve">), </w:t>
      </w:r>
      <w:r>
        <w:rPr>
          <w:rFonts w:ascii="Times New Roman" w:eastAsia="바탕체" w:hAnsi="Times New Roman"/>
          <w:kern w:val="0"/>
          <w:sz w:val="22"/>
        </w:rPr>
        <w:t>전세권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등기된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피담보채권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단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이들간의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순위는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법령의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F295F3D" w14:textId="77777777" w:rsidR="00DE42D9" w:rsidRDefault="00930A79">
      <w:pPr>
        <w:snapToGrid w:val="0"/>
        <w:spacing w:after="0" w:line="360" w:lineRule="auto"/>
        <w:ind w:left="912" w:hanging="212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spacing w:val="-4"/>
          <w:kern w:val="0"/>
          <w:sz w:val="22"/>
        </w:rPr>
        <w:t xml:space="preserve">4. </w:t>
      </w:r>
      <w:r>
        <w:rPr>
          <w:rFonts w:ascii="Times New Roman" w:eastAsia="바탕체" w:hAnsi="Times New Roman"/>
          <w:spacing w:val="-4"/>
          <w:kern w:val="0"/>
          <w:sz w:val="22"/>
        </w:rPr>
        <w:t>은행에게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반환의무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있는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임대차보증금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중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제</w:t>
      </w:r>
      <w:r>
        <w:rPr>
          <w:rFonts w:ascii="Times New Roman" w:eastAsia="바탕체" w:hAnsi="Times New Roman"/>
          <w:spacing w:val="-4"/>
          <w:kern w:val="0"/>
          <w:sz w:val="22"/>
        </w:rPr>
        <w:t>2</w:t>
      </w:r>
      <w:r>
        <w:rPr>
          <w:rFonts w:ascii="Times New Roman" w:eastAsia="바탕체" w:hAnsi="Times New Roman"/>
          <w:spacing w:val="-4"/>
          <w:kern w:val="0"/>
          <w:sz w:val="22"/>
        </w:rPr>
        <w:t>호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및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제</w:t>
      </w:r>
      <w:r>
        <w:rPr>
          <w:rFonts w:ascii="Times New Roman" w:eastAsia="바탕체" w:hAnsi="Times New Roman"/>
          <w:spacing w:val="-4"/>
          <w:kern w:val="0"/>
          <w:sz w:val="22"/>
        </w:rPr>
        <w:t>3</w:t>
      </w:r>
      <w:r>
        <w:rPr>
          <w:rFonts w:ascii="Times New Roman" w:eastAsia="바탕체" w:hAnsi="Times New Roman"/>
          <w:spacing w:val="-4"/>
          <w:kern w:val="0"/>
          <w:sz w:val="22"/>
        </w:rPr>
        <w:t>호에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해당하지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않는</w:t>
      </w:r>
      <w:r>
        <w:rPr>
          <w:rFonts w:ascii="Times New Roman" w:eastAsia="Times New Roman" w:hAnsi="Times New Roman"/>
          <w:spacing w:val="-4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4"/>
          <w:kern w:val="0"/>
          <w:sz w:val="22"/>
        </w:rPr>
        <w:t>것</w:t>
      </w:r>
    </w:p>
    <w:p w14:paraId="01377E28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5.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채권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48EF7396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 xml:space="preserve">6. </w:t>
      </w:r>
      <w:r>
        <w:rPr>
          <w:rFonts w:ascii="Times New Roman" w:eastAsia="바탕체" w:hAnsi="Times New Roman"/>
          <w:kern w:val="0"/>
          <w:sz w:val="22"/>
        </w:rPr>
        <w:t>순차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변제하고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잔여액이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없으면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25321E08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정산시기는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수납한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EB6E4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계약금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계약해제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위약금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등은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이해관계인에게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관리하며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운용수익금은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정산대금에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포함한다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96373E4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항제</w:t>
      </w: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금액은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매수인의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인수확인서를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제시하였을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지급한다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761BCD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B960A67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24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명도의무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처분절차가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개시되는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주택임대차보호법상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대항력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임차인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점유자에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명도에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적극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협조하여야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6619CEC8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71EC5CC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25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신탁해지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및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책임부담</w:t>
      </w:r>
      <w:r>
        <w:rPr>
          <w:rFonts w:ascii="Times New Roman" w:eastAsia="바탕체" w:hAnsi="Times New Roman"/>
          <w:b/>
          <w:bCs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신탁해지로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발생되었거나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민형사상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모든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완료한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요청할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확인하고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응하여야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296CF3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규정에도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불구하고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경제사정의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변화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담보가치의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하락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달성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신탁사무의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불가능하거나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현저히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곤란한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협의하여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있으며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E9956D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제비용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신탁보수와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손해보상금을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신탁부동산으로부터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공제하거나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청구할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4BA53D5D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신탁법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21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규정한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원인으로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실행으로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환가대금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잔여액을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수령한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23</w:t>
      </w:r>
      <w:r>
        <w:rPr>
          <w:rFonts w:ascii="Times New Roman" w:eastAsia="바탕체" w:hAnsi="Times New Roman"/>
          <w:kern w:val="0"/>
          <w:sz w:val="22"/>
        </w:rPr>
        <w:t>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처분대금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정산방법에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정산한다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D2FE8A9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1FD66FF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26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신탁종료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165290B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25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해지</w:t>
      </w:r>
    </w:p>
    <w:p w14:paraId="20E44DC2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우선수익자간에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거래관계의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</w:t>
      </w:r>
    </w:p>
    <w:p w14:paraId="7187DF3F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19</w:t>
      </w:r>
      <w:r>
        <w:rPr>
          <w:rFonts w:ascii="Times New Roman" w:eastAsia="바탕체" w:hAnsi="Times New Roman"/>
          <w:kern w:val="0"/>
          <w:sz w:val="22"/>
        </w:rPr>
        <w:t>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양수인에게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소유권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이전등기가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경료된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</w:t>
      </w:r>
    </w:p>
    <w:p w14:paraId="048C5C14" w14:textId="77777777" w:rsidR="00DE42D9" w:rsidRDefault="00930A79">
      <w:pPr>
        <w:snapToGrid w:val="0"/>
        <w:spacing w:after="0" w:line="360" w:lineRule="auto"/>
        <w:ind w:left="920" w:hanging="220"/>
        <w:jc w:val="left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4. </w:t>
      </w:r>
      <w:r>
        <w:rPr>
          <w:rFonts w:ascii="Times New Roman" w:eastAsia="바탕체" w:hAnsi="Times New Roman"/>
          <w:kern w:val="0"/>
          <w:sz w:val="22"/>
        </w:rPr>
        <w:t>신탁부동산의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멸실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권리의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목적을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달성할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</w:p>
    <w:p w14:paraId="17B52197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만료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신탁해지로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현상대로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인도한다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1AD66BC9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최종계산에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받도록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통보한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동의한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간주하고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최종계산서에서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생략할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2EF1ADE6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④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종료하는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항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본문을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적용하지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8A92D0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5D30D1D6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27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인감신고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위탁자와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본인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대리인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신탁관계인의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미리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34EEE159" w14:textId="77777777" w:rsidR="00DE42D9" w:rsidRDefault="00930A79">
      <w:pPr>
        <w:snapToGrid w:val="0"/>
        <w:spacing w:after="0" w:line="360" w:lineRule="auto"/>
        <w:ind w:left="697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제반서류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사용된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제출한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육안으로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깊게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비교</w:t>
      </w:r>
      <w:r>
        <w:rPr>
          <w:rFonts w:ascii="MS Mincho" w:eastAsia="바탕체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대조하여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틀림이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것으로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신탁재산의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교부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서명감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위조</w:t>
      </w:r>
      <w:r>
        <w:rPr>
          <w:rFonts w:ascii="MS Mincho" w:eastAsia="바탕체" w:hAnsi="MS Mincho" w:cs="MS Mincho"/>
          <w:kern w:val="0"/>
          <w:sz w:val="22"/>
        </w:rPr>
        <w:t>․</w:t>
      </w:r>
      <w:r>
        <w:rPr>
          <w:rFonts w:ascii="Times New Roman" w:eastAsia="바탕체" w:hAnsi="Times New Roman"/>
          <w:kern w:val="0"/>
          <w:sz w:val="22"/>
        </w:rPr>
        <w:t>변조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도용이나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밖의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다른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사고로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대해서는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4B47EEAB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19C001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28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신고사항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다음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상속인은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사실을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8BB863B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신탁계약서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신고인감의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분실</w:t>
      </w:r>
    </w:p>
    <w:p w14:paraId="4D198184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대리인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신탁관계인의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성명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행위능력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신고인감의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</w:t>
      </w:r>
    </w:p>
    <w:p w14:paraId="668A76FF" w14:textId="77777777" w:rsidR="00DE42D9" w:rsidRDefault="00930A79">
      <w:pPr>
        <w:snapToGrid w:val="0"/>
        <w:spacing w:after="0" w:line="360" w:lineRule="auto"/>
        <w:ind w:left="8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기타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요하는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</w:t>
      </w:r>
    </w:p>
    <w:p w14:paraId="690410DE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지체됨으로써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대하여는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책임을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07F4A1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③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신고를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게을리하여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은행에게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발생한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손해를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lastRenderedPageBreak/>
        <w:t>배상하여야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840B87A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5F201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29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소송수행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바탕;Batang" w:eastAsia="바탕체" w:hAnsi="바탕;Batang" w:cs="바탕;Batang"/>
          <w:kern w:val="0"/>
          <w:sz w:val="22"/>
        </w:rPr>
        <w:t>①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신탁부동산과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관련하여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위탁자로부터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수행요청이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혹은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스스로의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판단으로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소송수속을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01F3CAB" w14:textId="77777777" w:rsidR="00DE42D9" w:rsidRDefault="00930A79">
      <w:pPr>
        <w:snapToGrid w:val="0"/>
        <w:spacing w:after="0" w:line="360" w:lineRule="auto"/>
        <w:ind w:left="700"/>
        <w:textAlignment w:val="baseline"/>
      </w:pPr>
      <w:r>
        <w:rPr>
          <w:rFonts w:ascii="바탕;Batang" w:eastAsia="바탕체" w:hAnsi="바탕;Batang" w:cs="바탕;Batang"/>
          <w:kern w:val="0"/>
          <w:sz w:val="22"/>
        </w:rPr>
        <w:t>②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항의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진행에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인지대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변호사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등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일체의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비용은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부담한다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9674A01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A8EF90E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30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관할법원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은행이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이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신탁계약에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관하여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소송을</w:t>
      </w:r>
      <w:r>
        <w:rPr>
          <w:rFonts w:ascii="Times New Roman" w:eastAsia="Times New Roman" w:hAnsi="Times New Roman"/>
          <w:spacing w:val="-8"/>
          <w:kern w:val="0"/>
          <w:sz w:val="22"/>
        </w:rPr>
        <w:t xml:space="preserve"> </w:t>
      </w:r>
      <w:r>
        <w:rPr>
          <w:rFonts w:ascii="Times New Roman" w:eastAsia="바탕체" w:hAnsi="Times New Roman"/>
          <w:spacing w:val="-8"/>
          <w:kern w:val="0"/>
          <w:sz w:val="22"/>
        </w:rPr>
        <w:t>제</w:t>
      </w:r>
      <w:r>
        <w:rPr>
          <w:rFonts w:ascii="Times New Roman" w:eastAsia="바탕체" w:hAnsi="Times New Roman"/>
          <w:spacing w:val="-16"/>
          <w:kern w:val="0"/>
          <w:sz w:val="22"/>
        </w:rPr>
        <w:t>기</w:t>
      </w:r>
      <w:r>
        <w:rPr>
          <w:rFonts w:ascii="Times New Roman" w:eastAsia="바탕체" w:hAnsi="Times New Roman"/>
          <w:spacing w:val="-8"/>
          <w:kern w:val="0"/>
          <w:sz w:val="22"/>
        </w:rPr>
        <w:t>하</w:t>
      </w:r>
      <w:r>
        <w:rPr>
          <w:rFonts w:ascii="Times New Roman" w:eastAsia="바탕체" w:hAnsi="Times New Roman"/>
          <w:kern w:val="0"/>
          <w:sz w:val="22"/>
        </w:rPr>
        <w:t>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서울중앙지방법원을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관할법원으로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해결한다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>,</w:t>
      </w:r>
      <w:r>
        <w:rPr>
          <w:rFonts w:ascii="Times New Roman" w:eastAsia="바탕체" w:hAnsi="Times New Roman"/>
          <w:spacing w:val="8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소송을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때에는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선택에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주소지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거래하는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영업점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소재지를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관할하는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법원에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09F56F1F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27B4B45B" w14:textId="77777777" w:rsidR="00DE42D9" w:rsidRDefault="00930A79">
      <w:pPr>
        <w:snapToGrid w:val="0"/>
        <w:spacing w:after="0" w:line="360" w:lineRule="auto"/>
        <w:ind w:left="768" w:hanging="768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31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준용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계약서에서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아니한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사항은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관계법령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추가계약서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및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처리하기로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</w:p>
    <w:p w14:paraId="5A77D475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21E7EB2" w14:textId="77777777" w:rsidR="00DE42D9" w:rsidRDefault="00930A79">
      <w:pPr>
        <w:snapToGrid w:val="0"/>
        <w:spacing w:after="0" w:line="360" w:lineRule="auto"/>
        <w:ind w:left="697" w:hanging="697"/>
        <w:textAlignment w:val="baseline"/>
      </w:pPr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32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추가계약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위탁자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수익자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은행은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반하지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내에서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내용을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구체화하거나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당사자들의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권리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의무를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추가적으로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체결할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있다</w:t>
      </w:r>
      <w:r>
        <w:rPr>
          <w:rFonts w:ascii="Times New Roman" w:eastAsia="바탕체" w:hAnsi="Times New Roman"/>
          <w:kern w:val="0"/>
          <w:sz w:val="22"/>
        </w:rPr>
        <w:t xml:space="preserve">. </w:t>
      </w:r>
      <w:r>
        <w:rPr>
          <w:rFonts w:ascii="Times New Roman" w:eastAsia="바탕체" w:hAnsi="Times New Roman"/>
          <w:kern w:val="0"/>
          <w:sz w:val="22"/>
        </w:rPr>
        <w:t>다만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별도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합의가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이루어지지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않는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은행이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지명하는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변호사의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합리적인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의견에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따르기로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26EF459D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44E4E6F" w14:textId="77777777" w:rsidR="00DE42D9" w:rsidRDefault="00930A7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  <w:commentRangeStart w:id="9"/>
      <w:r/>
      <w:r>
        <w:rPr>
          <w:rFonts w:ascii="Times New Roman" w:eastAsia="바탕체" w:hAnsi="Times New Roman"/>
          <w:b/>
          <w:bCs/>
          <w:kern w:val="0"/>
          <w:sz w:val="22"/>
        </w:rPr>
        <w:t>제</w:t>
      </w:r>
      <w:r>
        <w:rPr>
          <w:rFonts w:ascii="Times New Roman" w:eastAsia="바탕체" w:hAnsi="Times New Roman"/>
          <w:b/>
          <w:bCs/>
          <w:kern w:val="0"/>
          <w:sz w:val="22"/>
        </w:rPr>
        <w:t>33</w:t>
      </w:r>
      <w:r>
        <w:rPr>
          <w:rFonts w:ascii="Times New Roman" w:eastAsia="바탕체" w:hAnsi="Times New Roman"/>
          <w:b/>
          <w:bCs/>
          <w:kern w:val="0"/>
          <w:sz w:val="22"/>
        </w:rPr>
        <w:t>조</w:t>
      </w:r>
      <w:r>
        <w:rPr>
          <w:rFonts w:ascii="Times New Roman" w:eastAsia="바탕체" w:hAnsi="Times New Roman"/>
          <w:b/>
          <w:bCs/>
          <w:kern w:val="0"/>
          <w:sz w:val="22"/>
        </w:rPr>
        <w:t>(</w:t>
      </w:r>
      <w:r>
        <w:rPr>
          <w:rFonts w:ascii="Times New Roman" w:eastAsia="바탕체" w:hAnsi="Times New Roman"/>
          <w:b/>
          <w:bCs/>
          <w:kern w:val="0"/>
          <w:sz w:val="22"/>
        </w:rPr>
        <w:t>계약서의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보관</w:t>
      </w:r>
      <w:r>
        <w:rPr>
          <w:rFonts w:ascii="Times New Roman" w:eastAsia="바탕체" w:hAnsi="Times New Roman"/>
          <w:b/>
          <w:bCs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증명하기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신탁계약서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부를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작성하여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del w:id="900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각자</w:delText>
        </w:r>
      </w:del>
      <w:ins w:id="900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t xml:space="preserve">위탁자와 은행이 각각</w:t>
        </w:r>
      </w:ins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서명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또는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기명날인하도록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후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원본은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보관한다</w:t>
      </w:r>
      <w:r>
        <w:rPr>
          <w:rFonts w:ascii="Times New Roman" w:eastAsia="바탕체" w:hAnsi="Times New Roman"/>
          <w:kern w:val="0"/>
          <w:sz w:val="22"/>
        </w:rPr>
        <w:t>.</w:t>
      </w:r>
      <w:r/>
      <w:commentRangeEnd w:id="9"/>
      <w:r>
        <w:rPr>
          <w:rStyle w:val="CommentReference"/>
        </w:rPr>
        <w:commentReference w:id="9"/>
      </w:r>
    </w:p>
    <w:p w14:paraId="0B23CD39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784AF76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84C4511" w14:textId="77777777" w:rsidR="00DE42D9" w:rsidRDefault="00DE42D9">
      <w:pPr>
        <w:snapToGrid w:val="0"/>
        <w:spacing w:after="0" w:line="360" w:lineRule="auto"/>
        <w:ind w:left="697" w:hanging="697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6102791C" w14:textId="77777777" w:rsidR="00DE42D9" w:rsidRDefault="00930A79">
      <w:pPr>
        <w:snapToGrid w:val="0"/>
        <w:spacing w:after="0" w:line="360" w:lineRule="auto"/>
        <w:jc w:val="center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2026</w:t>
      </w:r>
      <w:r>
        <w:rPr>
          <w:rFonts w:ascii="Times New Roman" w:eastAsia="바탕체" w:hAnsi="Times New Roman"/>
          <w:kern w:val="0"/>
          <w:sz w:val="22"/>
        </w:rPr>
        <w:t>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일</w:t>
      </w:r>
    </w:p>
    <w:p w14:paraId="36ED2281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25187F4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CD9745B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4D51A34B" w14:textId="77777777" w:rsidR="00DE42D9" w:rsidRDefault="00930A79">
      <w:pPr>
        <w:tabs>
          <w:tab w:val="left" w:pos="993"/>
        </w:tabs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rPr>
          <w:rFonts w:ascii="Times New Roman" w:eastAsia="바탕체" w:hAnsi="Times New Roman"/>
          <w:kern w:val="0"/>
          <w:sz w:val="22"/>
        </w:rPr>
        <w:tab/>
        <w:t xml:space="preserve">1. </w:t>
      </w:r>
      <w:r>
        <w:rPr>
          <w:rFonts w:ascii="Times New Roman" w:eastAsia="바탕체" w:hAnsi="Times New Roman"/>
          <w:kern w:val="0"/>
          <w:sz w:val="22"/>
        </w:rPr>
        <w:t>우선수익자들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</w:t>
      </w:r>
    </w:p>
    <w:p w14:paraId="4FF26516" w14:textId="77777777" w:rsidR="00DE42D9" w:rsidRDefault="00930A79">
      <w:pPr>
        <w:tabs>
          <w:tab w:val="left" w:pos="993"/>
        </w:tabs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</w:t>
      </w:r>
      <w:r>
        <w:rPr>
          <w:rFonts w:ascii="Times New Roman" w:eastAsia="바탕체" w:hAnsi="Times New Roman"/>
          <w:kern w:val="0"/>
          <w:sz w:val="22"/>
        </w:rPr>
        <w:tab/>
        <w:t xml:space="preserve">1. </w:t>
      </w:r>
      <w:r>
        <w:rPr>
          <w:rFonts w:ascii="Times New Roman" w:eastAsia="바탕체" w:hAnsi="Times New Roman"/>
          <w:kern w:val="0"/>
          <w:sz w:val="22"/>
        </w:rPr>
        <w:t>신탁부동산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목록</w:t>
      </w:r>
    </w:p>
    <w:p w14:paraId="211CEBF7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eastAsia="바탕체"/>
        </w:rPr>
      </w:pPr>
      <w:bookmarkStart w:id="0" w:name="1._부동산의_표시"/>
      <w:bookmarkEnd w:id="0"/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신탁계약의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내용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6D951694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ascii="Times New Roman" w:eastAsia="바탕체" w:hAnsi="Times New Roman"/>
          <w:kern w:val="0"/>
          <w:sz w:val="22"/>
        </w:rPr>
      </w:pPr>
      <w:bookmarkStart w:id="1" w:name="2._계약의_내용"/>
      <w:bookmarkEnd w:id="1"/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신탁보수에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약정</w:t>
      </w:r>
    </w:p>
    <w:p w14:paraId="0B902048" w14:textId="77777777" w:rsidR="00DE42D9" w:rsidRDefault="00930A79">
      <w:pPr>
        <w:snapToGrid w:val="0"/>
        <w:spacing w:after="0" w:line="360" w:lineRule="auto"/>
        <w:ind w:left="280" w:firstLine="713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lastRenderedPageBreak/>
        <w:t xml:space="preserve">4. </w:t>
      </w:r>
      <w:r>
        <w:rPr>
          <w:rFonts w:ascii="Times New Roman" w:eastAsia="바탕체" w:hAnsi="Times New Roman"/>
          <w:bCs/>
          <w:kern w:val="0"/>
          <w:sz w:val="22"/>
        </w:rPr>
        <w:t>여신거래의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내용</w:t>
      </w:r>
      <w:r>
        <w:br w:type="page"/>
      </w:r>
    </w:p>
    <w:p w14:paraId="33332F04" w14:textId="77777777" w:rsidR="00DE42D9" w:rsidRDefault="00930A79">
      <w:pPr>
        <w:widowControl/>
        <w:autoSpaceDE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위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탁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</w:p>
    <w:p w14:paraId="4D9F8385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 </w:t>
      </w:r>
      <w:r>
        <w:rPr>
          <w:rFonts w:ascii="Times New Roman" w:eastAsia="바탕체" w:hAnsi="Times New Roman"/>
          <w:kern w:val="0"/>
          <w:sz w:val="22"/>
        </w:rPr>
        <w:t>서울특별시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강남구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삼성로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511 (</w:t>
      </w:r>
      <w:r>
        <w:rPr>
          <w:rFonts w:ascii="Times New Roman" w:eastAsia="바탕체" w:hAnsi="Times New Roman"/>
          <w:kern w:val="0"/>
          <w:sz w:val="22"/>
        </w:rPr>
        <w:t>삼성동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7B8561B3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 110111-0969954</w:t>
      </w:r>
    </w:p>
    <w:p w14:paraId="47020ECE" w14:textId="77777777" w:rsidR="00DE42D9" w:rsidRDefault="00930A79">
      <w:pPr>
        <w:snapToGrid w:val="0"/>
        <w:spacing w:after="0" w:line="480" w:lineRule="auto"/>
        <w:ind w:left="920" w:hanging="22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color w:val="000000"/>
          <w:sz w:val="22"/>
        </w:rPr>
        <w:t>코람코라이프로지스위탁관리부동산투자회사</w:t>
      </w:r>
    </w:p>
    <w:p w14:paraId="34FEDB90" w14:textId="77777777" w:rsidR="00DE42D9" w:rsidRDefault="00930A79">
      <w:pPr>
        <w:snapToGrid w:val="0"/>
        <w:spacing w:after="0" w:line="480" w:lineRule="auto"/>
        <w:ind w:left="900" w:firstLine="176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이</w:t>
      </w:r>
      <w:r>
        <w:rPr>
          <w:rFonts w:ascii="Times New Roman" w:eastAsia="Times New Roman" w:hAnsi="Times New Roman"/>
          <w:kern w:val="0"/>
          <w:sz w:val="22"/>
        </w:rPr>
        <w:t xml:space="preserve">   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3039FE47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BDCB0E7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C7B4FDB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tbl>
      <w:tblPr>
        <w:tblW w:w="8957" w:type="dxa"/>
        <w:tblInd w:w="159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57"/>
      </w:tblGrid>
      <w:tr w:rsidR="00DE42D9" w14:paraId="18534B13" w14:textId="77777777">
        <w:trPr>
          <w:trHeight w:val="619"/>
        </w:trPr>
        <w:tc>
          <w:tcPr>
            <w:tcW w:w="8957" w:type="dxa"/>
            <w:vAlign w:val="center"/>
          </w:tcPr>
          <w:p w14:paraId="41B35867" w14:textId="77777777" w:rsidR="00DE42D9" w:rsidRDefault="00930A79">
            <w:pPr>
              <w:snapToGrid w:val="0"/>
              <w:spacing w:after="0" w:line="36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설명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들었으며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,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이해하였음</w:t>
            </w:r>
          </w:p>
        </w:tc>
      </w:tr>
      <w:tr w:rsidR="00DE42D9" w14:paraId="4EA6B35F" w14:textId="77777777">
        <w:trPr>
          <w:trHeight w:val="619"/>
        </w:trPr>
        <w:tc>
          <w:tcPr>
            <w:tcW w:w="8957" w:type="dxa"/>
            <w:vAlign w:val="center"/>
          </w:tcPr>
          <w:p w14:paraId="4E73E1B5" w14:textId="77777777" w:rsidR="00DE42D9" w:rsidRDefault="00930A79">
            <w:pPr>
              <w:snapToGrid w:val="0"/>
              <w:spacing w:after="0" w:line="36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본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신탁계약의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설명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들었으며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),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신탁내용을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(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이해하였음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)</w:t>
            </w:r>
          </w:p>
        </w:tc>
      </w:tr>
      <w:tr w:rsidR="00DE42D9" w14:paraId="2F8C1400" w14:textId="77777777">
        <w:trPr>
          <w:trHeight w:val="619"/>
        </w:trPr>
        <w:tc>
          <w:tcPr>
            <w:tcW w:w="8957" w:type="dxa"/>
            <w:vAlign w:val="center"/>
          </w:tcPr>
          <w:p w14:paraId="6C3C1C73" w14:textId="77777777" w:rsidR="00DE42D9" w:rsidRDefault="00930A79">
            <w:pPr>
              <w:snapToGrid w:val="0"/>
              <w:spacing w:after="0" w:line="480" w:lineRule="auto"/>
              <w:ind w:left="920" w:hanging="220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위탁자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 xml:space="preserve">: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000000"/>
                <w:sz w:val="22"/>
              </w:rPr>
              <w:t>코람코라이프로지스위탁관리부동산투자회사</w:t>
            </w:r>
          </w:p>
          <w:p w14:paraId="591C58EB" w14:textId="77777777" w:rsidR="00DE42D9" w:rsidRDefault="00930A79">
            <w:pPr>
              <w:snapToGrid w:val="0"/>
              <w:spacing w:after="0" w:line="360" w:lineRule="auto"/>
              <w:ind w:right="880"/>
              <w:jc w:val="right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대표이사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원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재</w:t>
            </w:r>
            <w:r>
              <w:rPr>
                <w:rFonts w:ascii="Times New Roman" w:eastAsia="Times New Roman" w:hAnsi="Times New Roman"/>
                <w:b/>
                <w:bCs/>
                <w:color w:val="A6A6A6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color w:val="A6A6A6"/>
                <w:kern w:val="0"/>
                <w:sz w:val="22"/>
              </w:rPr>
              <w:t>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Times New Roman" w:hAnsi="Times New Roman"/>
                <w:b/>
                <w:bCs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인</w:t>
            </w:r>
            <w:r>
              <w:rPr>
                <w:rFonts w:ascii="Times New Roman" w:eastAsia="바탕체" w:hAnsi="Times New Roman"/>
                <w:b/>
                <w:bCs/>
                <w:kern w:val="0"/>
                <w:sz w:val="22"/>
              </w:rPr>
              <w:t>)</w:t>
            </w:r>
          </w:p>
        </w:tc>
      </w:tr>
    </w:tbl>
    <w:p w14:paraId="2BE81BAB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027A3688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258AB6DB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</w:rPr>
      </w:pPr>
    </w:p>
    <w:p w14:paraId="5595B2EC" w14:textId="77777777" w:rsidR="00DE42D9" w:rsidRDefault="00930A79">
      <w:pPr>
        <w:widowControl/>
        <w:autoSpaceDE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6AFDDD86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lastRenderedPageBreak/>
        <w:t>수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탁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자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</w:p>
    <w:p w14:paraId="28285D0F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Times New Roman" w:hAnsi="Times New Roman"/>
          <w:kern w:val="0"/>
          <w:sz w:val="22"/>
        </w:rPr>
        <w:t xml:space="preserve">        </w:t>
      </w:r>
      <w:r>
        <w:rPr>
          <w:rFonts w:ascii="Times New Roman" w:eastAsia="바탕체" w:hAnsi="Times New Roman"/>
          <w:kern w:val="0"/>
          <w:sz w:val="22"/>
        </w:rPr>
        <w:t>소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서울특별시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중구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소공로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51(</w:t>
      </w:r>
      <w:r>
        <w:rPr>
          <w:rFonts w:ascii="Times New Roman" w:eastAsia="바탕체" w:hAnsi="Times New Roman"/>
          <w:kern w:val="0"/>
          <w:sz w:val="22"/>
        </w:rPr>
        <w:t>회현동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가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2F86DA33" w14:textId="77777777" w:rsidR="00DE42D9" w:rsidRDefault="00930A79">
      <w:pPr>
        <w:snapToGrid w:val="0"/>
        <w:spacing w:after="0" w:line="360" w:lineRule="auto"/>
        <w:ind w:left="920" w:hanging="220"/>
        <w:textAlignment w:val="baseline"/>
      </w:pPr>
      <w:r>
        <w:rPr>
          <w:rFonts w:ascii="Times New Roman" w:eastAsia="바탕체" w:hAnsi="Times New Roman"/>
          <w:kern w:val="0"/>
          <w:sz w:val="22"/>
        </w:rPr>
        <w:t>법인등록번호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110111-0023393</w:t>
      </w:r>
    </w:p>
    <w:p w14:paraId="636D9085" w14:textId="77777777" w:rsidR="00DE42D9" w:rsidRDefault="00930A79">
      <w:pPr>
        <w:snapToGrid w:val="0"/>
        <w:spacing w:after="0" w:line="360" w:lineRule="auto"/>
        <w:ind w:left="920" w:hanging="220"/>
        <w:textAlignment w:val="baseline"/>
        <w:rPr>
          <w:rFonts w:eastAsia="바탕체"/>
        </w:rPr>
      </w:pPr>
      <w:r>
        <w:rPr>
          <w:rFonts w:ascii="Times New Roman" w:eastAsia="바탕체" w:hAnsi="Times New Roman"/>
          <w:kern w:val="0"/>
          <w:sz w:val="22"/>
        </w:rPr>
        <w:t>법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Times New Roman" w:hAnsi="Times New Roman"/>
          <w:kern w:val="0"/>
          <w:sz w:val="22"/>
        </w:rPr>
        <w:t xml:space="preserve">   </w:t>
      </w:r>
      <w:r>
        <w:rPr>
          <w:rFonts w:ascii="Times New Roman" w:eastAsia="바탕체" w:hAnsi="Times New Roman"/>
          <w:kern w:val="0"/>
          <w:sz w:val="22"/>
        </w:rPr>
        <w:t>명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주식회사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우리은행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7D4E2EC8" w14:textId="77777777" w:rsidR="00DE42D9" w:rsidRDefault="00930A79">
      <w:pPr>
        <w:snapToGrid w:val="0"/>
        <w:spacing w:after="0" w:line="360" w:lineRule="auto"/>
        <w:ind w:left="231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대표이사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완</w:t>
      </w:r>
    </w:p>
    <w:p w14:paraId="3B65A126" w14:textId="77777777" w:rsidR="00DE42D9" w:rsidRDefault="00930A79">
      <w:pPr>
        <w:snapToGrid w:val="0"/>
        <w:spacing w:line="360" w:lineRule="auto"/>
        <w:ind w:firstLine="2640"/>
        <w:textAlignment w:val="baseline"/>
      </w:pPr>
      <w:r>
        <w:rPr>
          <w:rFonts w:ascii="Times New Roman" w:eastAsia="바탕체" w:hAnsi="Times New Roman"/>
          <w:kern w:val="0"/>
          <w:sz w:val="22"/>
        </w:rPr>
        <w:t>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지배인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신탁부장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범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인</w:t>
      </w:r>
      <w:r>
        <w:rPr>
          <w:rFonts w:ascii="Times New Roman" w:eastAsia="바탕체" w:hAnsi="Times New Roman"/>
          <w:kern w:val="0"/>
          <w:sz w:val="22"/>
        </w:rPr>
        <w:t>)</w:t>
      </w:r>
      <w:r>
        <w:br w:type="page"/>
      </w:r>
    </w:p>
    <w:p w14:paraId="44E3F743" w14:textId="77777777" w:rsidR="00DE42D9" w:rsidRDefault="00930A79">
      <w:pPr>
        <w:spacing w:after="0" w:line="360" w:lineRule="auto"/>
        <w:rPr>
          <w:rFonts w:ascii="Times New Roman" w:eastAsia="바탕체" w:hAnsi="Times New Roman"/>
          <w:b/>
          <w:kern w:val="0"/>
          <w:sz w:val="22"/>
          <w:del w:id="9015" w:author="코람코 상장리츠팀" w:date="2026-10-13T09:00:00Z"/>
        </w:rPr>
      </w:pPr>
      <w:commentRangeStart w:id="10"/>
      <w:r/>
      <w:del w:id="9003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lastRenderedPageBreak/>
          <w:delText xml:space="preserve">제</w:delText>
        </w:r>
      </w:del>
      <w:del w:id="9004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</w:delText>
        </w:r>
      </w:del>
      <w:del w:id="9005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1 </w:delText>
        </w:r>
      </w:del>
      <w:del w:id="900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순</w:delText>
        </w:r>
      </w:del>
      <w:del w:id="9007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</w:delText>
        </w:r>
      </w:del>
      <w:del w:id="9008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위</w:delText>
        </w:r>
      </w:del>
      <w:del w:id="9009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    </w:delText>
        </w:r>
      </w:del>
      <w:del w:id="9010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법인등록번호</w:delText>
        </w:r>
      </w:del>
      <w:del w:id="9011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1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</w:delText>
        </w:r>
      </w:del>
      <w:del w:id="9013" w:author="코람코 상장리츠팀" w:date="2026-10-13T09:00:00Z">
        <w:r>
          <w:delText xml:space="preserve"> </w:delText>
        </w:r>
      </w:del>
      <w:del w:id="9014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[*]</w:delText>
        </w:r>
      </w:del>
      <w:r/>
      <w:commentRangeEnd w:id="10"/>
      <w:r>
        <w:rPr>
          <w:rStyle w:val="CommentReference"/>
        </w:rPr>
        <w:commentReference w:id="10"/>
      </w:r>
    </w:p>
    <w:p w14:paraId="7891919D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  <w:del w:id="9023" w:author="코람코 상장리츠팀" w:date="2026-10-13T09:00:00Z"/>
        </w:rPr>
      </w:pPr>
      <w:del w:id="901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우선수익자</w:delText>
        </w:r>
      </w:del>
      <w:del w:id="9017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  </w:delText>
        </w:r>
      </w:del>
      <w:del w:id="9018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주</w:delText>
        </w:r>
      </w:del>
      <w:del w:id="9019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     </w:delText>
        </w:r>
      </w:del>
      <w:del w:id="9020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소</w:delText>
        </w:r>
      </w:del>
      <w:del w:id="9021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2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</w:delText>
        </w:r>
      </w:del>
    </w:p>
    <w:p w14:paraId="038C30CB" w14:textId="77777777" w:rsidR="00DE42D9" w:rsidRDefault="00930A79">
      <w:pPr>
        <w:snapToGrid w:val="0"/>
        <w:spacing w:after="0" w:line="360" w:lineRule="auto"/>
        <w:ind w:firstLine="1701"/>
        <w:textAlignment w:val="baseline"/>
        <w:rPr>
          <w:rFonts w:ascii="Times New Roman" w:eastAsia="바탕체" w:hAnsi="Times New Roman"/>
          <w:kern w:val="0"/>
          <w:sz w:val="22"/>
          <w:del w:id="9034" w:author="코람코 상장리츠팀" w:date="2026-10-13T09:00:00Z"/>
        </w:rPr>
      </w:pPr>
      <w:del w:id="9024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</w:delText>
        </w:r>
      </w:del>
      <w:del w:id="9025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26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27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28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명</w:delText>
        </w:r>
      </w:del>
      <w:del w:id="9029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30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</w:delText>
        </w:r>
      </w:del>
      <w:del w:id="903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쿠팡</w:delText>
        </w:r>
      </w:del>
      <w:del w:id="9032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 </w:delText>
        </w:r>
      </w:del>
      <w:del w:id="903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주식회사</w:delText>
        </w:r>
      </w:del>
    </w:p>
    <w:p w14:paraId="34389FDB" w14:textId="77777777" w:rsidR="00DE42D9" w:rsidRDefault="00930A79">
      <w:pPr>
        <w:snapToGrid w:val="0"/>
        <w:spacing w:after="0" w:line="360" w:lineRule="auto"/>
        <w:ind w:firstLine="3461"/>
        <w:textAlignment w:val="baseline"/>
        <w:rPr>
          <w:rFonts w:ascii="Times New Roman" w:eastAsia="바탕체" w:hAnsi="Times New Roman"/>
          <w:kern w:val="0"/>
          <w:sz w:val="22"/>
          <w:del w:id="9040" w:author="코람코 상장리츠팀" w:date="2026-10-13T09:00:00Z"/>
        </w:rPr>
      </w:pPr>
      <w:del w:id="903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대표이사</w:delText>
        </w:r>
      </w:del>
      <w:del w:id="9036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37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[*]  (</w:delText>
        </w:r>
      </w:del>
      <w:del w:id="9038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39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)</w:delText>
        </w:r>
      </w:del>
    </w:p>
    <w:p w14:paraId="7B5972AA" w14:textId="77777777" w:rsidR="00DE42D9" w:rsidRDefault="00DE42D9">
      <w:pPr>
        <w:widowControl/>
        <w:autoSpaceDE/>
        <w:rPr>
          <w:rFonts w:ascii="Times New Roman" w:eastAsia="바탕체" w:hAnsi="Times New Roman"/>
          <w:kern w:val="0"/>
          <w:sz w:val="22"/>
          <w:del w:id="9041" w:author="코람코 상장리츠팀" w:date="2026-10-13T09:00:00Z"/>
        </w:rPr>
      </w:pPr>
    </w:p>
    <w:p w14:paraId="3190E95B" w14:textId="77777777" w:rsidR="00DE42D9" w:rsidRDefault="00930A79">
      <w:pPr>
        <w:widowControl/>
        <w:autoSpaceDE/>
        <w:rPr>
          <w:rFonts w:ascii="Times New Roman" w:eastAsia="바탕체" w:hAnsi="Times New Roman"/>
          <w:kern w:val="0"/>
          <w:sz w:val="22"/>
          <w:del w:id="9043" w:author="코람코 상장리츠팀" w:date="2026-10-13T09:00:00Z"/>
        </w:rPr>
      </w:pPr>
      <w:del w:id="9042" w:author="코람코 상장리츠팀" w:date="2026-10-13T09:00:00Z">
        <w:r>
          <w:br w:type="page"/>
        </w:r>
      </w:del>
    </w:p>
    <w:p w14:paraId="1F551CCE" w14:textId="77777777" w:rsidR="00DE42D9" w:rsidRDefault="00930A79">
      <w:pPr>
        <w:spacing w:after="0" w:line="360" w:lineRule="auto"/>
        <w:rPr>
          <w:rFonts w:ascii="Times New Roman" w:eastAsia="바탕체" w:hAnsi="Times New Roman"/>
          <w:b/>
          <w:kern w:val="0"/>
          <w:sz w:val="22"/>
          <w:del w:id="9066" w:author="코람코 상장리츠팀" w:date="2026-10-13T09:00:00Z"/>
        </w:rPr>
      </w:pPr>
      <w:del w:id="9044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lastRenderedPageBreak/>
          <w:delText xml:space="preserve">(</w:delText>
        </w:r>
      </w:del>
      <w:del w:id="9045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공동</w:delText>
        </w:r>
      </w:del>
      <w:del w:id="904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) </w:delText>
        </w:r>
      </w:del>
      <w:del w:id="9047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제</w:delText>
        </w:r>
      </w:del>
      <w:del w:id="9048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2 </w:delText>
        </w:r>
      </w:del>
      <w:del w:id="9049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순</w:delText>
        </w:r>
      </w:del>
      <w:del w:id="9050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</w:delText>
        </w:r>
      </w:del>
      <w:del w:id="9051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위</w:delText>
        </w:r>
      </w:del>
      <w:del w:id="9052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</w:delText>
        </w:r>
      </w:del>
      <w:del w:id="9053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및</w:delText>
        </w:r>
      </w:del>
      <w:del w:id="9054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(</w:delText>
        </w:r>
      </w:del>
      <w:del w:id="9055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공동</w:delText>
        </w:r>
      </w:del>
      <w:del w:id="9056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) </w:delText>
        </w:r>
      </w:del>
      <w:del w:id="9057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제</w:delText>
        </w:r>
      </w:del>
      <w:del w:id="9058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3 </w:delText>
        </w:r>
      </w:del>
      <w:del w:id="9059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순</w:delText>
        </w:r>
      </w:del>
      <w:del w:id="9060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 </w:delText>
        </w:r>
      </w:del>
      <w:del w:id="9061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위</w:delText>
        </w:r>
      </w:del>
      <w:del w:id="9062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    </w:delText>
        </w:r>
      </w:del>
      <w:del w:id="906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법인등록번호</w:delText>
        </w:r>
      </w:del>
      <w:del w:id="9064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6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</w:delText>
        </w:r>
      </w:del>
    </w:p>
    <w:p w14:paraId="1F3ECF06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  <w:del w:id="9074" w:author="코람코 상장리츠팀" w:date="2026-10-13T09:00:00Z"/>
        </w:rPr>
      </w:pPr>
      <w:del w:id="9067" w:author="코람코 상장리츠팀" w:date="2026-10-13T09:00:00Z">
        <w:r>
          <w:rPr>
            <w:rFonts w:ascii="Times New Roman" w:eastAsia="바탕체" w:hAnsi="Times New Roman"/>
            <w:b/>
            <w:kern w:val="0"/>
            <w:sz w:val="22"/>
          </w:rPr>
          <w:delText xml:space="preserve">우선수익자</w:delText>
        </w:r>
      </w:del>
      <w:del w:id="9068" w:author="코람코 상장리츠팀" w:date="2026-10-13T09:00:00Z">
        <w:r>
          <w:rPr>
            <w:rFonts w:ascii="Times New Roman" w:eastAsia="Times New Roman" w:hAnsi="Times New Roman"/>
            <w:b/>
            <w:kern w:val="0"/>
            <w:sz w:val="22"/>
          </w:rPr>
          <w:delText xml:space="preserve">     </w:delText>
        </w:r>
      </w:del>
      <w:del w:id="9069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주</w:delText>
        </w:r>
      </w:del>
      <w:del w:id="9070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     </w:delText>
        </w:r>
      </w:del>
      <w:del w:id="907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소</w:delText>
        </w:r>
      </w:del>
      <w:del w:id="9072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7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 </w:delText>
        </w:r>
      </w:del>
    </w:p>
    <w:p w14:paraId="4798D7E5" w14:textId="77777777" w:rsidR="00DE42D9" w:rsidRDefault="00930A79">
      <w:pPr>
        <w:snapToGrid w:val="0"/>
        <w:spacing w:after="0" w:line="360" w:lineRule="auto"/>
        <w:ind w:left="800" w:firstLine="800"/>
        <w:textAlignment w:val="baseline"/>
        <w:rPr>
          <w:rFonts w:ascii="Times New Roman" w:eastAsia="바탕체" w:hAnsi="Times New Roman"/>
          <w:kern w:val="0"/>
          <w:sz w:val="22"/>
          <w:del w:id="9082" w:author="코람코 상장리츠팀" w:date="2026-10-13T09:00:00Z"/>
        </w:rPr>
      </w:pPr>
      <w:del w:id="907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법</w:delText>
        </w:r>
      </w:del>
      <w:del w:id="9076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77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78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  </w:delText>
        </w:r>
      </w:del>
      <w:del w:id="9079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명</w:delText>
        </w:r>
      </w:del>
      <w:del w:id="9080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81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: [*]</w:delText>
        </w:r>
      </w:del>
    </w:p>
    <w:p w14:paraId="4D9F474E" w14:textId="77777777" w:rsidR="00DE42D9" w:rsidRDefault="00930A79">
      <w:pPr>
        <w:snapToGrid w:val="0"/>
        <w:spacing w:after="0" w:line="360" w:lineRule="auto"/>
        <w:ind w:firstLine="3461"/>
        <w:textAlignment w:val="baseline"/>
        <w:rPr>
          <w:rFonts w:ascii="Times New Roman" w:eastAsia="바탕체" w:hAnsi="Times New Roman"/>
          <w:kern w:val="0"/>
          <w:sz w:val="22"/>
          <w:del w:id="9088" w:author="코람코 상장리츠팀" w:date="2026-10-13T09:00:00Z"/>
        </w:rPr>
      </w:pPr>
      <w:del w:id="9083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대표이사</w:delText>
        </w:r>
      </w:del>
      <w:del w:id="9084" w:author="코람코 상장리츠팀" w:date="2026-10-13T09:00:00Z">
        <w:r>
          <w:rPr>
            <w:rFonts w:ascii="Times New Roman" w:eastAsia="Times New Roman" w:hAnsi="Times New Roman"/>
            <w:kern w:val="0"/>
            <w:sz w:val="22"/>
          </w:rPr>
          <w:delText xml:space="preserve"> </w:delText>
        </w:r>
      </w:del>
      <w:del w:id="9085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[*] (</w:delText>
        </w:r>
      </w:del>
      <w:del w:id="9086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인</w:delText>
        </w:r>
      </w:del>
      <w:del w:id="9087" w:author="코람코 상장리츠팀" w:date="2026-10-13T09:00:00Z">
        <w:r>
          <w:rPr>
            <w:rFonts w:ascii="Times New Roman" w:eastAsia="바탕체" w:hAnsi="Times New Roman"/>
            <w:kern w:val="0"/>
            <w:sz w:val="22"/>
          </w:rPr>
          <w:delText xml:space="preserve">)</w:delText>
        </w:r>
      </w:del>
    </w:p>
    <w:p w14:paraId="727F5060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93B794D" w14:textId="77777777" w:rsidR="00DE42D9" w:rsidRDefault="00DE42D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19A92D5B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0A3DC03F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hAnsi="Times New Roman"/>
          <w:b/>
          <w:color w:val="000000"/>
          <w:spacing w:val="6"/>
          <w:kern w:val="0"/>
          <w:sz w:val="22"/>
          <w:szCs w:val="20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별첨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1.</w:t>
      </w:r>
    </w:p>
    <w:p w14:paraId="7E04EF99" w14:textId="77777777" w:rsidR="00DE42D9" w:rsidRDefault="00DE42D9">
      <w:pPr>
        <w:spacing w:line="200" w:lineRule="exact"/>
        <w:jc w:val="center"/>
        <w:rPr>
          <w:rFonts w:ascii="Times New Roman" w:eastAsia="바탕체" w:hAnsi="Times New Roman"/>
          <w:b/>
          <w:color w:val="000000"/>
          <w:spacing w:val="6"/>
          <w:kern w:val="0"/>
          <w:sz w:val="22"/>
          <w:szCs w:val="20"/>
        </w:rPr>
      </w:pPr>
    </w:p>
    <w:p w14:paraId="1E68C20F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우선수익자들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목록</w:t>
      </w:r>
    </w:p>
    <w:p w14:paraId="33E98E7E" w14:textId="77777777" w:rsidR="00DE42D9" w:rsidRDefault="00DE42D9">
      <w:pPr>
        <w:spacing w:line="200" w:lineRule="exact"/>
        <w:rPr>
          <w:rFonts w:ascii="Times New Roman" w:eastAsia="바탕체" w:hAnsi="Times New Roman"/>
          <w:b/>
          <w:bCs/>
          <w:kern w:val="0"/>
          <w:sz w:val="16"/>
          <w:szCs w:val="16"/>
          <w:u w:val="single" w:color="000000"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DE42D9" w14:paraId="5FB8DF11" w14:textId="77777777">
        <w:trPr>
          <w:trHeight w:val="4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20C57D5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1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E925AF9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sz w:val="22"/>
              </w:rPr>
              <w:t>공동</w:t>
            </w:r>
            <w:r>
              <w:rPr>
                <w:rFonts w:ascii="Times New Roman" w:eastAsia="바탕체" w:hAnsi="Times New Roman"/>
                <w:b/>
                <w:sz w:val="22"/>
              </w:rPr>
              <w:t>)2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  <w:r>
              <w:rPr>
                <w:rFonts w:ascii="Times New Roman" w:eastAsia="바탕체" w:hAnsi="Times New Roman"/>
                <w:b/>
                <w:sz w:val="22"/>
              </w:rPr>
              <w:t>(Tranche A)</w:t>
            </w:r>
          </w:p>
        </w:tc>
      </w:tr>
      <w:tr w:rsidR="00DE42D9" w14:paraId="3D90809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527C7F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쿠팡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우선수익권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2,132,586,000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EEE80" w14:textId="77777777" w:rsidR="00DE42D9" w:rsidRDefault="00930A79">
            <w:pPr>
              <w:snapToGrid w:val="0"/>
              <w:spacing w:after="0" w:line="360" w:lineRule="auto"/>
              <w:rPr>
                <w:rFonts w:ascii="Times New Roman" w:eastAsia="바탕체" w:hAnsi="Times New Roman"/>
                <w:b/>
                <w:color w:val="000000"/>
                <w:sz w:val="22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우리은행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del w:id="9501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외</w:delText>
              </w:r>
            </w:del>
            <w:del w:id="9502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 Tranche A </w:delText>
              </w:r>
            </w:del>
            <w:del w:id="9503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대주</w:delText>
              </w:r>
            </w:del>
            <w:del w:id="9504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 [</w:delText>
              </w:r>
            </w:del>
            <w:del w:id="9505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확정</w:delText>
              </w:r>
            </w:del>
            <w:del w:id="9506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 </w:delText>
              </w:r>
            </w:del>
            <w:del w:id="9507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시</w:delText>
              </w:r>
            </w:del>
            <w:del w:id="9508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 </w:delText>
              </w:r>
            </w:del>
            <w:del w:id="9509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기재</w:delText>
              </w:r>
            </w:del>
            <w:del w:id="9510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delText xml:space="preserve">]</w:delText>
              </w:r>
            </w:del>
            <w:ins w:id="9511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</w:rPr>
                <w:t xml:space="preserve">외 21개사</w:t>
              </w:r>
            </w:ins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우선수익권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합계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192,000,000,000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,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120%)</w:t>
            </w:r>
          </w:p>
        </w:tc>
      </w:tr>
      <w:tr w:rsidR="00DE42D9" w14:paraId="055A1176" w14:textId="77777777">
        <w:trPr>
          <w:trHeight w:val="446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BA1DD65" w14:textId="77777777" w:rsidR="00DE42D9" w:rsidRDefault="00930A7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  <w:r>
              <w:rPr>
                <w:rFonts w:ascii="Times New Roman" w:eastAsia="바탕체" w:hAnsi="Times New Roman"/>
                <w:b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sz w:val="22"/>
              </w:rPr>
              <w:t>공동</w:t>
            </w:r>
            <w:r>
              <w:rPr>
                <w:rFonts w:ascii="Times New Roman" w:eastAsia="바탕체" w:hAnsi="Times New Roman"/>
                <w:b/>
                <w:sz w:val="22"/>
              </w:rPr>
              <w:t>)3</w:t>
            </w:r>
            <w:r>
              <w:rPr>
                <w:rFonts w:ascii="Times New Roman" w:eastAsia="바탕체" w:hAnsi="Times New Roman"/>
                <w:b/>
                <w:sz w:val="22"/>
              </w:rPr>
              <w:t>순위우선수익자</w:t>
            </w:r>
            <w:r>
              <w:rPr>
                <w:rFonts w:ascii="Times New Roman" w:eastAsia="바탕체" w:hAnsi="Times New Roman"/>
                <w:b/>
                <w:sz w:val="22"/>
              </w:rPr>
              <w:t>(Tranche B)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B762E7" w14:textId="77777777" w:rsidR="00DE42D9" w:rsidRDefault="00DE42D9">
            <w:pPr>
              <w:spacing w:after="0" w:line="240" w:lineRule="auto"/>
              <w:jc w:val="center"/>
              <w:rPr>
                <w:rFonts w:ascii="Times New Roman" w:eastAsia="바탕체" w:hAnsi="Times New Roman"/>
                <w:b/>
                <w:sz w:val="22"/>
              </w:rPr>
            </w:pPr>
          </w:p>
        </w:tc>
      </w:tr>
      <w:tr w:rsidR="00DE42D9" w14:paraId="17523BE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C91AA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키움캐피탈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24,000,000,000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  <w:p w14:paraId="594D10A1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엠지캐피탈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주식회사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12,000,000,000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  <w:p w14:paraId="7C83E3A6" w14:textId="77777777" w:rsidR="00DE42D9" w:rsidRDefault="00930A79">
            <w:pPr>
              <w:pStyle w:val="a8"/>
              <w:snapToGrid w:val="0"/>
              <w:spacing w:after="0" w:line="360" w:lineRule="auto"/>
              <w:ind w:left="0"/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</w:pPr>
            <w:del w:id="9512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DB</w:delText>
              </w:r>
            </w:del>
            <w:del w:id="9513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저축은행</w:delText>
              </w:r>
            </w:del>
            <w:del w:id="9514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 [</w:delText>
              </w:r>
            </w:del>
            <w:del w:id="9515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정식</w:delText>
              </w:r>
            </w:del>
            <w:del w:id="9516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 </w:delText>
              </w:r>
            </w:del>
            <w:del w:id="9517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상호</w:delText>
              </w:r>
            </w:del>
            <w:del w:id="9518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 </w:delText>
              </w:r>
            </w:del>
            <w:del w:id="9519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확인</w:delText>
              </w:r>
            </w:del>
            <w:del w:id="9520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 </w:delText>
              </w:r>
            </w:del>
            <w:del w:id="9521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필요</w:delText>
              </w:r>
            </w:del>
            <w:del w:id="9522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delText xml:space="preserve">]</w:delText>
              </w:r>
            </w:del>
            <w:ins w:id="9523" w:author="코람코 상장리츠팀" w:date="2026-10-13T12:00:00Z">
              <w:r>
                <w:rPr>
                  <w:rFonts w:ascii="Times New Roman" w:eastAsia="바탕체" w:hAnsi="Times New Roman"/>
                  <w:b/>
                  <w:color w:val="000000"/>
                  <w:sz w:val="22"/>
                  <w:szCs w:val="16"/>
                </w:rPr>
                <w:t xml:space="preserve">주식회사 디비저축은행</w:t>
              </w:r>
            </w:ins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 xml:space="preserve"> 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9,600,000,000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  <w:szCs w:val="16"/>
              </w:rPr>
              <w:t>)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5E79" w14:textId="77777777" w:rsidR="00DE42D9" w:rsidRDefault="00930A79">
            <w:pPr>
              <w:snapToGrid w:val="0"/>
              <w:spacing w:after="0" w:line="360" w:lineRule="auto"/>
              <w:rPr>
                <w:rFonts w:ascii="Times New Roman" w:eastAsia="바탕체" w:hAnsi="Times New Roman"/>
                <w:b/>
                <w:color w:val="000000"/>
                <w:sz w:val="22"/>
              </w:rPr>
            </w:pP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(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각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대출약정금의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120%,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합계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금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45,600,000,000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원</w:t>
            </w:r>
            <w:r>
              <w:rPr>
                <w:rFonts w:ascii="Times New Roman" w:eastAsia="바탕체" w:hAnsi="Times New Roman"/>
                <w:b/>
                <w:color w:val="000000"/>
                <w:sz w:val="22"/>
              </w:rPr>
              <w:t>)</w:t>
            </w:r>
          </w:p>
        </w:tc>
      </w:tr>
    </w:tbl>
    <w:p>
      <w:pPr>
        <w:snapToGrid w:val="0"/>
        <w:spacing w:after="0" w:line="360" w:lineRule="auto"/>
        <w:rPr>
          <w:ins w:id="9524" w:author="코람코 상장리츠팀" w:date="2026-10-13T12:00:00Z"/>
          <w:rFonts w:ascii="Times New Roman" w:hAnsi="Times New Roman" w:cs="Times New Roman" w:eastAsia="바탕체"/>
          <w:b/>
          <w:bCs/>
          <w:color w:val="000000"/>
          <w:kern w:val="0"/>
          <w:sz w:val="22"/>
          <w:szCs w:val="22"/>
        </w:rPr>
      </w:pPr>
      <w:commentRangeStart w:id="19"/>
      <w:r/>
      <w:ins w:id="9525" w:author="코람코 상장리츠팀" w:date="2026-10-13T12:00:00Z">
        <w:r>
          <w:rPr>
            <w:rFonts w:ascii="Times New Roman" w:hAnsi="Times New Roman" w:cs="Times New Roman" w:eastAsia="바탕체"/>
            <w:b/>
            <w:bCs/>
            <w:color w:val="000000"/>
            <w:kern w:val="0"/>
            <w:sz w:val="22"/>
            <w:szCs w:val="22"/>
          </w:rPr>
          <w:t xml:space="preserve">※ 우선수익자별 세부 내역</w:t>
        </w:r>
      </w:ins>
      <w:r/>
      <w:commentRangeEnd w:id="19"/>
      <w:r>
        <w:rPr>
          <w:rStyle w:val="CommentReference"/>
        </w:rPr>
        <w:commentReference w:id="19"/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100"/>
        <w:gridCol w:w="500"/>
        <w:gridCol w:w="2726"/>
        <w:gridCol w:w="1500"/>
        <w:gridCol w:w="1600"/>
        <w:gridCol w:w="1600"/>
      </w:tblGrid>
      <w:tr>
        <w:trPr>
          <w:tblHeader/>
          <w:cantSplit/>
          <w:ins w:id="9526" w:author="코람코 상장리츠팀" w:date="2026-10-13T12:00:00Z"/>
        </w:trPr>
        <w:tc>
          <w:tcPr>
            <w:tcW w:w="11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27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528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순위</w:t>
              </w:r>
            </w:ins>
          </w:p>
        </w:tc>
        <w:tc>
          <w:tcPr>
            <w:tcW w:w="5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29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530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연번</w:t>
              </w:r>
            </w:ins>
          </w:p>
        </w:tc>
        <w:tc>
          <w:tcPr>
            <w:tcW w:w="2726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31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532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우선수익자(상호)</w:t>
              </w:r>
            </w:ins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33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534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법인등록번호</w:t>
              </w:r>
            </w:ins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35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536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대출약정금 등(원)</w:t>
              </w:r>
            </w:ins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37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538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우선수익한도금액(원)</w:t>
              </w:r>
            </w:ins>
          </w:p>
        </w:tc>
      </w:tr>
      <w:tr>
        <w:trPr>
          <w:cantSplit/>
          <w:ins w:id="9539" w:author="코람코 상장리츠팀" w:date="2026-10-13T12:00:00Z"/>
        </w:trPr>
        <w:tc>
          <w:tcPr>
            <w:tcW w:w="11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4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4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제1순위</w:t>
              </w:r>
            </w:ins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4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4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54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4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쿠팡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4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4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4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4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2,132,586,000</w:t>
              </w:r>
            </w:ins>
          </w:p>
          <w:p>
            <w:pPr>
              <w:snapToGrid w:val="0"/>
              <w:spacing w:after="0" w:line="240" w:lineRule="auto"/>
              <w:jc w:val="right"/>
              <w:rPr>
                <w:ins w:id="955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5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(임대차보증금)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5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5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2,132,586,000</w:t>
              </w:r>
            </w:ins>
          </w:p>
        </w:tc>
      </w:tr>
      <w:tr>
        <w:trPr>
          <w:cantSplit/>
          <w:ins w:id="9554" w:author="코람코 상장리츠팀" w:date="2026-10-13T12:00:00Z"/>
        </w:trPr>
        <w:tc>
          <w:tcPr>
            <w:tcW w:w="1100" w:type="dxa"/>
            <w:vMerge w:val="restart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5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(공동)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955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5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제2순위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95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6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(Tranche A)</w:t>
              </w:r>
            </w:ins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6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56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6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우리은행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6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6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110111-0023393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6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6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70,000,000,000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6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7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84,000,000,000</w:t>
              </w:r>
            </w:ins>
          </w:p>
        </w:tc>
      </w:tr>
      <w:tr>
        <w:trPr>
          <w:cantSplit/>
          <w:ins w:id="957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7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5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롯데캐피탈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36,000,000,000</w:t>
              </w:r>
            </w:ins>
          </w:p>
        </w:tc>
      </w:tr>
      <w:tr>
        <w:trPr>
          <w:cantSplit/>
          <w:ins w:id="958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8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8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8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5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8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우리카드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8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9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9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9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59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9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959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9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59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59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59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0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수협은행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0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0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0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0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0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0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960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0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5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1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에스비아이저축은행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1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1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1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1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1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1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961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2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2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2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6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2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2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신용협동조합중앙회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2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2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115041-0000361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2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2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2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3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120,000,000</w:t>
              </w:r>
            </w:ins>
          </w:p>
        </w:tc>
      </w:tr>
      <w:tr>
        <w:trPr>
          <w:cantSplit/>
          <w:ins w:id="963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3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3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7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서로신용협동조합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3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3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124141-0000912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3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4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4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4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4,800,000,000</w:t>
              </w:r>
            </w:ins>
          </w:p>
        </w:tc>
      </w:tr>
      <w:tr>
        <w:trPr>
          <w:cantSplit/>
          <w:ins w:id="964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4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4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4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4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수지신용협동조합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4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5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134541-0000251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5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5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2,800,000,000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5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5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3,360,000,000</w:t>
              </w:r>
            </w:ins>
          </w:p>
        </w:tc>
      </w:tr>
      <w:tr>
        <w:trPr>
          <w:cantSplit/>
          <w:ins w:id="965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5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5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5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9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6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정선신용협동조합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6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144941-0000813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6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6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2,400,000,000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6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6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2,880,000,000</w:t>
              </w:r>
            </w:ins>
          </w:p>
        </w:tc>
      </w:tr>
      <w:tr>
        <w:trPr>
          <w:cantSplit/>
          <w:ins w:id="966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6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6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7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7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7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연희신용협동조합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114544-0000548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1,400,000,000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1,680,000,000</w:t>
              </w:r>
            </w:ins>
          </w:p>
        </w:tc>
      </w:tr>
      <w:tr>
        <w:trPr>
          <w:cantSplit/>
          <w:ins w:id="967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8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금모래신용협동조합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8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8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114541-0000205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8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1,800,000,000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8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9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2,160,000,000</w:t>
              </w:r>
            </w:ins>
          </w:p>
        </w:tc>
      </w:tr>
      <w:tr>
        <w:trPr>
          <w:cantSplit/>
          <w:ins w:id="969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9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9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9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6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9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남인천신용협동조합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69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69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124246-0000663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69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0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0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0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1,200,000,000</w:t>
              </w:r>
            </w:ins>
          </w:p>
        </w:tc>
      </w:tr>
      <w:tr>
        <w:trPr>
          <w:cantSplit/>
          <w:ins w:id="970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0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0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0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0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미호신용협동조합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150141-0004293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1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1,300,000,000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1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1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1,560,000,000</w:t>
              </w:r>
            </w:ins>
          </w:p>
        </w:tc>
      </w:tr>
      <w:tr>
        <w:trPr>
          <w:cantSplit/>
          <w:ins w:id="971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1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1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1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14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2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대구대서신용협동조합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2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2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174241-0001330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2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2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1,300,000,000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2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2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1,560,000,000</w:t>
              </w:r>
            </w:ins>
          </w:p>
        </w:tc>
      </w:tr>
      <w:tr>
        <w:trPr>
          <w:cantSplit/>
          <w:ins w:id="972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2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2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3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15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3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한빛신용협동조합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3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164141-0000724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1,700,000,000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3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3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2,040,000,000</w:t>
              </w:r>
            </w:ins>
          </w:p>
        </w:tc>
      </w:tr>
      <w:tr>
        <w:trPr>
          <w:cantSplit/>
          <w:ins w:id="973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4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4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4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16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4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4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양동행복신용협동조합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4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4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200141-0001719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4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1,900,000,000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4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5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2,280,000,000</w:t>
              </w:r>
            </w:ins>
          </w:p>
        </w:tc>
      </w:tr>
      <w:tr>
        <w:trPr>
          <w:cantSplit/>
          <w:ins w:id="975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5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5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5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17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5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서귀포동부신용협동조합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5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5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224141-0000854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6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1,200,000,000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6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1,440,000,000</w:t>
              </w:r>
            </w:ins>
          </w:p>
        </w:tc>
      </w:tr>
      <w:tr>
        <w:trPr>
          <w:cantSplit/>
          <w:ins w:id="976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6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6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6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18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6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6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광주어룡신용협동조합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6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7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204241-0000963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7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7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2,700,000,000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3,240,000,000</w:t>
              </w:r>
            </w:ins>
          </w:p>
        </w:tc>
      </w:tr>
      <w:tr>
        <w:trPr>
          <w:cantSplit/>
          <w:ins w:id="977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7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19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광주미래신용협동조합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206341-0000232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1,400,000,000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8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8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1,680,000,000</w:t>
              </w:r>
            </w:ins>
          </w:p>
        </w:tc>
      </w:tr>
      <w:tr>
        <w:trPr>
          <w:cantSplit/>
          <w:ins w:id="978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8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8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9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79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9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새안양신용협동조합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79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9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134141-0002411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9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79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79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4,800,000,000</w:t>
              </w:r>
            </w:ins>
          </w:p>
        </w:tc>
      </w:tr>
      <w:tr>
        <w:trPr>
          <w:cantSplit/>
          <w:ins w:id="979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0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0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0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80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0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남수원신용협동조합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0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0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130141-0000914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0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360,000,000</w:t>
              </w:r>
            </w:ins>
          </w:p>
        </w:tc>
      </w:tr>
      <w:tr>
        <w:trPr>
          <w:cantSplit/>
          <w:ins w:id="981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1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1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1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81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1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북인천신용협동조합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1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1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124241-0000076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2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700,000,000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2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2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840,000,000</w:t>
              </w:r>
            </w:ins>
          </w:p>
        </w:tc>
      </w:tr>
      <w:tr>
        <w:trPr>
          <w:cantSplit/>
          <w:ins w:id="9823" w:author="코람코 상장리츠팀" w:date="2026-10-13T12:00:00Z"/>
        </w:trPr>
        <w:tc>
          <w:tcPr>
            <w:tcW w:w="5826" w:type="dxa"/>
            <w:gridSpan w:val="4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24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25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Tranche A 소계 (22개사)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26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27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160,000,000,000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28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29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192,000,000,000</w:t>
              </w:r>
            </w:ins>
          </w:p>
        </w:tc>
      </w:tr>
      <w:tr>
        <w:trPr>
          <w:cantSplit/>
          <w:ins w:id="9830" w:author="코람코 상장리츠팀" w:date="2026-10-13T12:00:00Z"/>
        </w:trPr>
        <w:tc>
          <w:tcPr>
            <w:tcW w:w="1100" w:type="dxa"/>
            <w:vMerge w:val="restart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3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(공동)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98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3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제3순위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98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(Tranche B)</w:t>
              </w:r>
            </w:ins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3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3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83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4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키움캐피탈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4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4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4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4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4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4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24,000,000,000</w:t>
              </w:r>
            </w:ins>
          </w:p>
        </w:tc>
      </w:tr>
      <w:tr>
        <w:trPr>
          <w:cantSplit/>
          <w:ins w:id="984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4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4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5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85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5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엠지캐피탈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5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5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5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5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5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985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6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6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986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6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디비저축은행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6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6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6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6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6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987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9,600,000,000</w:t>
              </w:r>
            </w:ins>
          </w:p>
        </w:tc>
      </w:tr>
      <w:tr>
        <w:trPr>
          <w:cantSplit/>
          <w:ins w:id="9871" w:author="코람코 상장리츠팀" w:date="2026-10-13T12:00:00Z"/>
        </w:trPr>
        <w:tc>
          <w:tcPr>
            <w:tcW w:w="5826" w:type="dxa"/>
            <w:gridSpan w:val="4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72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73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Tranche B 소계 (3개사)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74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75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38,000,000,000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76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77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45,600,000,000</w:t>
              </w:r>
            </w:ins>
          </w:p>
        </w:tc>
      </w:tr>
      <w:tr>
        <w:trPr>
          <w:cantSplit/>
          <w:ins w:id="9878" w:author="코람코 상장리츠팀" w:date="2026-10-13T12:00:00Z"/>
        </w:trPr>
        <w:tc>
          <w:tcPr>
            <w:tcW w:w="5826" w:type="dxa"/>
            <w:gridSpan w:val="4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79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80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합   계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98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9882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9883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239,732,586,000</w:t>
              </w:r>
            </w:ins>
          </w:p>
        </w:tc>
      </w:tr>
    </w:tbl>
    <w:p w14:paraId="48CFB3C7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br w:type="page"/>
      </w:r>
    </w:p>
    <w:p w14:paraId="6330A3FF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5C104B25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신탁부동산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목록</w:t>
      </w:r>
    </w:p>
    <w:p w14:paraId="781FBEA7" w14:textId="77777777" w:rsidR="00DE42D9" w:rsidRDefault="00DE42D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p w14:paraId="74E2024D" w14:textId="77777777" w:rsidR="00DE42D9" w:rsidRDefault="00930A79">
      <w:pPr>
        <w:numPr>
          <w:ilvl w:val="0"/>
          <w:numId w:val="1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본건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토지</w:t>
      </w:r>
    </w:p>
    <w:p w14:paraId="1D7F4B12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934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13670.6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</w:p>
    <w:p w14:paraId="376FB833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934-1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1348.9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</w:p>
    <w:p w14:paraId="53FA3B04" w14:textId="77777777" w:rsidR="00DE42D9" w:rsidRDefault="00930A79">
      <w:pPr>
        <w:snapToGrid w:val="0"/>
        <w:spacing w:after="0" w:line="360" w:lineRule="auto"/>
        <w:ind w:firstLine="220"/>
        <w:textAlignment w:val="baseline"/>
        <w:rPr>
          <w:rFonts w:ascii="Times New Roman" w:eastAsia="바탕체" w:hAnsi="Times New Roman"/>
          <w:bCs/>
          <w:kern w:val="0"/>
          <w:sz w:val="22"/>
        </w:rPr>
      </w:pPr>
      <w:r>
        <w:rPr>
          <w:rFonts w:ascii="Times New Roman" w:eastAsia="바탕체" w:hAnsi="Times New Roman"/>
          <w:bCs/>
          <w:kern w:val="0"/>
          <w:sz w:val="22"/>
        </w:rPr>
        <w:t>경기도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안양시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동안구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관양동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 xml:space="preserve">912-2 </w:t>
      </w:r>
      <w:r>
        <w:rPr>
          <w:rFonts w:ascii="Times New Roman" w:eastAsia="바탕체" w:hAnsi="Times New Roman"/>
          <w:bCs/>
          <w:kern w:val="0"/>
          <w:sz w:val="22"/>
        </w:rPr>
        <w:t>창고용지</w:t>
      </w:r>
      <w:r>
        <w:rPr>
          <w:rFonts w:ascii="Times New Roman" w:eastAsia="Times New Roman" w:hAnsi="Times New Roman"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Cs/>
          <w:kern w:val="0"/>
          <w:sz w:val="22"/>
        </w:rPr>
        <w:t>268.0</w:t>
      </w:r>
      <w:r>
        <w:rPr>
          <w:rFonts w:ascii="Times New Roman" w:eastAsia="바탕체" w:hAnsi="Times New Roman"/>
          <w:bCs/>
          <w:kern w:val="0"/>
          <w:sz w:val="22"/>
        </w:rPr>
        <w:t>㎡</w:t>
      </w:r>
    </w:p>
    <w:p w14:paraId="41B6F5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</w:rPr>
      </w:pPr>
    </w:p>
    <w:p w14:paraId="22E2C897" w14:textId="77777777" w:rsidR="00DE42D9" w:rsidRDefault="00930A79">
      <w:pPr>
        <w:numPr>
          <w:ilvl w:val="0"/>
          <w:numId w:val="1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b/>
          <w:kern w:val="0"/>
          <w:sz w:val="22"/>
        </w:rPr>
      </w:pPr>
      <w:r>
        <w:rPr>
          <w:rFonts w:ascii="Times New Roman" w:eastAsia="바탕체" w:hAnsi="Times New Roman"/>
          <w:b/>
          <w:kern w:val="0"/>
          <w:sz w:val="22"/>
        </w:rPr>
        <w:t>본건</w:t>
      </w:r>
      <w:r>
        <w:rPr>
          <w:rFonts w:ascii="Times New Roman" w:eastAsia="Times New Roman" w:hAnsi="Times New Roman"/>
          <w:b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kern w:val="0"/>
          <w:sz w:val="22"/>
        </w:rPr>
        <w:t>건물</w:t>
      </w:r>
    </w:p>
    <w:p w14:paraId="7136016C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경기도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안양시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관양동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934, 912-2, 934-1 </w:t>
      </w:r>
      <w:r>
        <w:rPr>
          <w:rFonts w:ascii="Times New Roman" w:eastAsia="바탕체" w:hAnsi="Times New Roman"/>
          <w:kern w:val="0"/>
          <w:sz w:val="22"/>
        </w:rPr>
        <w:t>안양물류센터</w:t>
      </w:r>
    </w:p>
    <w:p w14:paraId="3FE191C2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[</w:t>
      </w:r>
      <w:r>
        <w:rPr>
          <w:rFonts w:ascii="Times New Roman" w:eastAsia="바탕체" w:hAnsi="Times New Roman"/>
          <w:kern w:val="0"/>
          <w:sz w:val="22"/>
        </w:rPr>
        <w:t>도로명주소</w:t>
      </w:r>
      <w:r>
        <w:rPr>
          <w:rFonts w:ascii="Times New Roman" w:eastAsia="바탕체" w:hAnsi="Times New Roman"/>
          <w:kern w:val="0"/>
          <w:sz w:val="22"/>
        </w:rPr>
        <w:t xml:space="preserve">] </w:t>
      </w:r>
      <w:r>
        <w:rPr>
          <w:rFonts w:ascii="Times New Roman" w:eastAsia="바탕체" w:hAnsi="Times New Roman"/>
          <w:kern w:val="0"/>
          <w:sz w:val="22"/>
        </w:rPr>
        <w:t>경기도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안양시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동안구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흥안대로</w:t>
      </w:r>
      <w:r>
        <w:rPr>
          <w:rFonts w:ascii="Times New Roman" w:eastAsia="바탕체" w:hAnsi="Times New Roman"/>
          <w:kern w:val="0"/>
          <w:sz w:val="22"/>
        </w:rPr>
        <w:t>439</w:t>
      </w:r>
      <w:r>
        <w:rPr>
          <w:rFonts w:ascii="Times New Roman" w:eastAsia="바탕체" w:hAnsi="Times New Roman"/>
          <w:kern w:val="0"/>
          <w:sz w:val="22"/>
        </w:rPr>
        <w:t>번길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30</w:t>
      </w:r>
    </w:p>
    <w:p w14:paraId="4BA18D54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프리케스트콘크리트구조</w:t>
      </w:r>
      <w:r>
        <w:rPr>
          <w:rFonts w:ascii="Times New Roman" w:eastAsia="바탕체" w:hAnsi="Times New Roman"/>
          <w:kern w:val="0"/>
          <w:sz w:val="22"/>
        </w:rPr>
        <w:t>,</w:t>
      </w:r>
      <w:r>
        <w:rPr>
          <w:rFonts w:ascii="Times New Roman" w:eastAsia="바탕체" w:hAnsi="Times New Roman"/>
          <w:kern w:val="0"/>
          <w:sz w:val="22"/>
        </w:rPr>
        <w:t>철근콘크리트구조</w:t>
      </w:r>
      <w:r>
        <w:rPr>
          <w:rFonts w:ascii="Times New Roman" w:eastAsia="바탕체" w:hAnsi="Times New Roman"/>
          <w:kern w:val="0"/>
          <w:sz w:val="22"/>
        </w:rPr>
        <w:t>, (</w:t>
      </w:r>
      <w:r>
        <w:rPr>
          <w:rFonts w:ascii="Times New Roman" w:eastAsia="바탕체" w:hAnsi="Times New Roman"/>
          <w:kern w:val="0"/>
          <w:sz w:val="22"/>
        </w:rPr>
        <w:t>철근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콘크리트지붕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창고시설</w:t>
      </w:r>
      <w:r>
        <w:rPr>
          <w:rFonts w:ascii="Times New Roman" w:eastAsia="바탕체" w:hAnsi="Times New Roman"/>
          <w:kern w:val="0"/>
          <w:sz w:val="22"/>
        </w:rPr>
        <w:t>,</w:t>
      </w:r>
    </w:p>
    <w:p w14:paraId="0FB79ECB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1,2</w:t>
      </w:r>
      <w:r>
        <w:rPr>
          <w:rFonts w:ascii="Times New Roman" w:eastAsia="바탕체" w:hAnsi="Times New Roman"/>
          <w:kern w:val="0"/>
          <w:sz w:val="22"/>
        </w:rPr>
        <w:t>종근린생활시설</w:t>
      </w:r>
    </w:p>
    <w:p w14:paraId="12538BF8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12,425.68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A2D61BE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지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12,246.75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A0B75CA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7,519.71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14B28FF7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149B872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435AC5B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3A21E8B7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5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10,213.68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41E97D29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6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10,213.76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35736F14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7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8,116.25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28791C4C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8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4,088.9</w:t>
      </w:r>
      <w:r>
        <w:rPr>
          <w:rFonts w:ascii="Times New Roman" w:eastAsia="바탕체" w:hAnsi="Times New Roman"/>
          <w:kern w:val="0"/>
          <w:sz w:val="22"/>
        </w:rPr>
        <w:t>㎡</w:t>
      </w:r>
    </w:p>
    <w:p w14:paraId="493F54C5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옥탑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103.4</w:t>
      </w:r>
      <w:r>
        <w:rPr>
          <w:rFonts w:ascii="Times New Roman" w:eastAsia="바탕체" w:hAnsi="Times New Roman"/>
          <w:kern w:val="0"/>
          <w:sz w:val="22"/>
        </w:rPr>
        <w:t>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연면적제외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1DA3D625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부속건물</w:t>
      </w:r>
    </w:p>
    <w:p w14:paraId="315B1558" w14:textId="77777777" w:rsidR="00DE42D9" w:rsidRDefault="00930A79">
      <w:pPr>
        <w:snapToGrid w:val="0"/>
        <w:spacing w:after="0" w:line="360" w:lineRule="auto"/>
        <w:ind w:left="400"/>
        <w:textAlignment w:val="baseline"/>
      </w:pPr>
      <w:r>
        <w:rPr>
          <w:rFonts w:ascii="Times New Roman" w:eastAsia="바탕체" w:hAnsi="Times New Roman"/>
          <w:kern w:val="0"/>
          <w:sz w:val="22"/>
        </w:rPr>
        <w:t>철근콘크리트구조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단층</w:t>
      </w:r>
    </w:p>
    <w:p w14:paraId="0E4EAAE3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경비실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8.82</w:t>
      </w:r>
      <w:r>
        <w:rPr>
          <w:rFonts w:ascii="Times New Roman" w:eastAsia="바탕체" w:hAnsi="Times New Roman"/>
          <w:kern w:val="0"/>
          <w:sz w:val="22"/>
        </w:rPr>
        <w:t>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br w:type="page"/>
      </w:r>
    </w:p>
    <w:p w14:paraId="7AFE78BD" w14:textId="77777777" w:rsidR="00DE42D9" w:rsidRDefault="00930A79">
      <w:pPr>
        <w:snapToGrid w:val="0"/>
        <w:spacing w:after="0" w:line="360" w:lineRule="auto"/>
        <w:ind w:left="4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2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0F6AE64C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신탁계약의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내용</w:t>
      </w:r>
    </w:p>
    <w:p w14:paraId="13119A00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</w:rPr>
      </w:pPr>
    </w:p>
    <w:p w14:paraId="254DA1CE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1. </w:t>
      </w:r>
      <w:r>
        <w:rPr>
          <w:rFonts w:ascii="Times New Roman" w:eastAsia="바탕체" w:hAnsi="Times New Roman"/>
          <w:kern w:val="0"/>
          <w:sz w:val="22"/>
        </w:rPr>
        <w:t>신탁기간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  <w:highlight w:val="yellow"/>
        </w:rPr>
        <w:t>2026</w:t>
      </w:r>
      <w:r>
        <w:rPr>
          <w:rFonts w:ascii="Times New Roman" w:eastAsia="바탕체" w:hAnsi="Times New Roman"/>
          <w:kern w:val="0"/>
          <w:sz w:val="22"/>
          <w:highlight w:val="yellow"/>
        </w:rPr>
        <w:t>년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월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일부터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20[  ]</w:t>
      </w:r>
      <w:r>
        <w:rPr>
          <w:rFonts w:ascii="Times New Roman" w:eastAsia="바탕체" w:hAnsi="Times New Roman"/>
          <w:kern w:val="0"/>
          <w:sz w:val="22"/>
          <w:highlight w:val="yellow"/>
        </w:rPr>
        <w:t>년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월</w:t>
      </w:r>
      <w:r>
        <w:rPr>
          <w:rFonts w:ascii="Times New Roman" w:eastAsia="Times New Roman" w:hAnsi="Times New Roman"/>
          <w:kern w:val="0"/>
          <w:sz w:val="22"/>
          <w:highlight w:val="yellow"/>
        </w:rPr>
        <w:t xml:space="preserve"> </w:t>
      </w:r>
      <w:r>
        <w:rPr>
          <w:rFonts w:ascii="Times New Roman" w:eastAsia="바탕체" w:hAnsi="Times New Roman"/>
          <w:kern w:val="0"/>
          <w:sz w:val="22"/>
          <w:highlight w:val="yellow"/>
        </w:rPr>
        <w:t>[  ]</w:t>
      </w:r>
      <w:r>
        <w:rPr>
          <w:rFonts w:ascii="Times New Roman" w:eastAsia="바탕체" w:hAnsi="Times New Roman"/>
          <w:kern w:val="0"/>
          <w:sz w:val="22"/>
          <w:highlight w:val="yellow"/>
        </w:rPr>
        <w:t>일까지</w:t>
      </w:r>
    </w:p>
    <w:p w14:paraId="2E453155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바탕체" w:hAnsi="Times New Roman"/>
          <w:kern w:val="0"/>
          <w:sz w:val="22"/>
        </w:rPr>
        <w:tab/>
      </w:r>
      <w:r>
        <w:rPr>
          <w:rFonts w:ascii="Times New Roman" w:eastAsia="바탕체" w:hAnsi="Times New Roman"/>
          <w:kern w:val="0"/>
          <w:sz w:val="22"/>
        </w:rPr>
        <w:tab/>
        <w:t>(</w:t>
      </w:r>
      <w:r>
        <w:rPr>
          <w:rFonts w:ascii="Times New Roman" w:eastAsia="바탕체" w:hAnsi="Times New Roman"/>
          <w:kern w:val="0"/>
          <w:sz w:val="22"/>
        </w:rPr>
        <w:t>「별지</w:t>
      </w: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」의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대출원리금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전액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상환일과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순위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우선수익자의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피담보채권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임대차보증금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반환채권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소멸일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위탁자가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</w:t>
      </w:r>
      <w:r>
        <w:rPr>
          <w:rFonts w:ascii="Times New Roman" w:eastAsia="바탕체" w:hAnsi="Times New Roman"/>
          <w:kern w:val="0"/>
          <w:sz w:val="22"/>
        </w:rPr>
        <w:t>1</w:t>
      </w:r>
      <w:r>
        <w:rPr>
          <w:rFonts w:ascii="Times New Roman" w:eastAsia="바탕체" w:hAnsi="Times New Roman"/>
          <w:kern w:val="0"/>
          <w:sz w:val="22"/>
        </w:rPr>
        <w:t>순위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우선수익자에게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대체담보를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제공한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그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제공일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중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늦은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날까지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자동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연장됨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2F82470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33EB6D0C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 2. </w:t>
      </w:r>
      <w:r>
        <w:rPr>
          <w:rFonts w:ascii="Times New Roman" w:eastAsia="바탕체" w:hAnsi="Times New Roman"/>
          <w:kern w:val="0"/>
          <w:sz w:val="22"/>
        </w:rPr>
        <w:t>수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익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</w:t>
      </w:r>
    </w:p>
    <w:tbl>
      <w:tblPr>
        <w:tblW w:w="8907" w:type="dxa"/>
        <w:tblInd w:w="52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07"/>
        <w:gridCol w:w="1652"/>
        <w:gridCol w:w="3114"/>
        <w:gridCol w:w="2834"/>
      </w:tblGrid>
      <w:tr w:rsidR="00DE42D9" w14:paraId="485F4D2F" w14:textId="77777777">
        <w:trPr>
          <w:trHeight w:val="244"/>
        </w:trPr>
        <w:tc>
          <w:tcPr>
            <w:tcW w:w="13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C3443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구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분</w:t>
            </w:r>
          </w:p>
        </w:tc>
        <w:tc>
          <w:tcPr>
            <w:tcW w:w="4766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31CF08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신탁원본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우선수익자</w:t>
            </w:r>
          </w:p>
        </w:tc>
        <w:tc>
          <w:tcPr>
            <w:tcW w:w="283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844899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b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수익권증서</w:t>
            </w:r>
            <w:r>
              <w:rPr>
                <w:rFonts w:ascii="Times New Roman" w:eastAsia="Times New Roman" w:hAnsi="Times New Roman"/>
                <w:b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b/>
                <w:kern w:val="0"/>
                <w:sz w:val="22"/>
              </w:rPr>
              <w:t>발행금액</w:t>
            </w:r>
          </w:p>
        </w:tc>
      </w:tr>
      <w:tr w:rsidR="00DE42D9" w14:paraId="220B1F95" w14:textId="77777777">
        <w:trPr>
          <w:trHeight w:val="263"/>
        </w:trPr>
        <w:tc>
          <w:tcPr>
            <w:tcW w:w="1307" w:type="dxa"/>
            <w:vMerge w:val="restart"/>
            <w:tcBorders>
              <w:left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0E10E" w14:textId="77777777" w:rsidR="00DE42D9" w:rsidRDefault="00930A7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제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순위</w:t>
            </w:r>
          </w:p>
          <w:p w14:paraId="07668A3D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209D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CF97F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쿠팡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053D3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2,132,586,000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14C73045" w14:textId="77777777">
        <w:trPr>
          <w:trHeight w:val="358"/>
        </w:trPr>
        <w:tc>
          <w:tcPr>
            <w:tcW w:w="1307" w:type="dxa"/>
            <w:vMerge/>
            <w:tcBorders>
              <w:left w:val="single" w:sz="2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C7697A" w14:textId="77777777" w:rsidR="00DE42D9" w:rsidRDefault="00DE42D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2638B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59FA87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CDC2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40DD4417" w14:textId="77777777">
        <w:trPr>
          <w:trHeight w:val="70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9387F5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공동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)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제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순위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</w:p>
          <w:p w14:paraId="0ED3810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우선수익자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096D70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B84C9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commentRangeStart w:id="20"/>
            <w:r/>
            <w:del w:id="988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주식회사</w:delText>
              </w:r>
            </w:del>
            <w:del w:id="988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988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우리은행</w:delText>
              </w:r>
            </w:del>
            <w:del w:id="988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[</w:delText>
              </w:r>
            </w:del>
            <w:del w:id="988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외</w:delText>
              </w:r>
            </w:del>
            <w:del w:id="988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Tranche A </w:delText>
              </w:r>
            </w:del>
            <w:del w:id="989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대주</w:delText>
              </w:r>
            </w:del>
            <w:del w:id="989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989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확정</w:delText>
              </w:r>
            </w:del>
            <w:del w:id="989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989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시</w:delText>
              </w:r>
            </w:del>
            <w:del w:id="989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989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기재</w:delText>
              </w:r>
            </w:del>
            <w:del w:id="989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]</w:delText>
              </w:r>
            </w:del>
            <w:ins w:id="989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주식회사 우리은행</w:t>
              </w:r>
            </w:ins>
            <w:r/>
            <w:commentRangeEnd w:id="20"/>
            <w:r>
              <w:rPr>
                <w:rStyle w:val="CommentReference"/>
              </w:rPr>
              <w:commentReference w:id="20"/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5FDE3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del w:id="9900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[*] (</w:delText>
              </w:r>
            </w:del>
            <w:del w:id="9901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대주별</w:delText>
              </w:r>
            </w:del>
            <w:del w:id="9902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</w:delText>
              </w:r>
            </w:del>
            <w:del w:id="9903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대출약정금의</w:delText>
              </w:r>
            </w:del>
            <w:del w:id="9904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120%, </w:delText>
              </w:r>
            </w:del>
            <w:del w:id="9905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합계</w:delText>
              </w:r>
            </w:del>
            <w:del w:id="9906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</w:delText>
              </w:r>
            </w:del>
            <w:del w:id="9907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금</w:delText>
              </w:r>
            </w:del>
            <w:del w:id="9908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192,000,000,000</w:delText>
              </w:r>
            </w:del>
            <w:del w:id="9909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원</w:delText>
              </w:r>
            </w:del>
            <w:del w:id="9910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)</w:delText>
              </w:r>
            </w:del>
            <w:ins w:id="991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금84,000,000,000원</w:t>
              </w:r>
            </w:ins>
          </w:p>
        </w:tc>
      </w:tr>
      <w:tr w:rsidR="00DE42D9" w14:paraId="27AE40D6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8A0B37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DCDCD3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106C0E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89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110111-0023393</w:t>
              </w:r>
            </w:ins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0E5A63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01E0C9F6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FA2669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A06DBA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9E3B67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롯데캐피탈 주식회사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9DF8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금36,000,000,000원</w:t>
              </w:r>
            </w:ins>
          </w:p>
        </w:tc>
      </w:tr>
      <w:tr w:rsidR="00DE42D9" w14:paraId="24E636F8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B0914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C1F908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7B872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FC44B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51A53D0E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D78B02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C8712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D691F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주식회사 우리카드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B3F3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금12,000,000,000원</w:t>
              </w:r>
            </w:ins>
          </w:p>
        </w:tc>
      </w:tr>
      <w:tr w:rsidR="00DE42D9" w14:paraId="6FC64214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2429B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610CF9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3B8ED7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E3948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770F2553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E1F23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1585E4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E3CD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수협은행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31DD9A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2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금12,000,000,000원</w:t>
              </w:r>
            </w:ins>
          </w:p>
        </w:tc>
      </w:tr>
      <w:tr w:rsidR="00DE42D9" w14:paraId="2684B417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17CCD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9953D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F362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1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4D4CB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511C2062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DA568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F5275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CB3DE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2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주식회사 에스비아이저축은행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119F6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2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금12,000,000,000원</w:t>
              </w:r>
            </w:ins>
          </w:p>
        </w:tc>
      </w:tr>
      <w:tr w:rsidR="00DE42D9" w14:paraId="179E08A2" w14:textId="77777777">
        <w:trPr>
          <w:trHeight w:val="55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1328C4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0FC6E3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4DCA95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2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[*]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6180F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992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2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2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992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2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2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신용협동조합중앙회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3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3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금120,000,000원</w:t>
              </w:r>
            </w:ins>
          </w:p>
        </w:tc>
      </w:tr>
      <w:tr w:rsidR="00DE42D9">
        <w:trPr>
          <w:trHeight w:val="55"/>
          <w:ins w:id="993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3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3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3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3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3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115041-0000361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3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993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4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4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994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4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4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서로신용협동조합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4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4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금4,800,000,000원</w:t>
              </w:r>
            </w:ins>
          </w:p>
        </w:tc>
      </w:tr>
      <w:tr w:rsidR="00DE42D9">
        <w:trPr>
          <w:trHeight w:val="55"/>
          <w:ins w:id="994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4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4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5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5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5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124141-0000912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5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995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5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5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995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5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5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수지신용협동조합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6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6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금3,360,000,000원</w:t>
              </w:r>
            </w:ins>
          </w:p>
        </w:tc>
      </w:tr>
      <w:tr w:rsidR="00DE42D9">
        <w:trPr>
          <w:trHeight w:val="55"/>
          <w:ins w:id="996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6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6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6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6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6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134541-0000251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6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996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7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7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997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7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7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정선신용협동조합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7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7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금2,880,000,000원</w:t>
              </w:r>
            </w:ins>
          </w:p>
        </w:tc>
      </w:tr>
      <w:tr w:rsidR="00DE42D9">
        <w:trPr>
          <w:trHeight w:val="55"/>
          <w:ins w:id="997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7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7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8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8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8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144941-0000813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8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998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8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8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998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8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8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연희신용협동조합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9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9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금1,680,000,000원</w:t>
              </w:r>
            </w:ins>
          </w:p>
        </w:tc>
      </w:tr>
      <w:tr w:rsidR="00DE42D9">
        <w:trPr>
          <w:trHeight w:val="55"/>
          <w:ins w:id="999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999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999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9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9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999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114544-0000548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999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999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0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0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0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0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0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금모래신용협동조합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0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0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금2,160,000,000원</w:t>
              </w:r>
            </w:ins>
          </w:p>
        </w:tc>
      </w:tr>
      <w:tr w:rsidR="00DE42D9">
        <w:trPr>
          <w:trHeight w:val="55"/>
          <w:ins w:id="1000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0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0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1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1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1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114541-0000205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1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01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1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1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1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1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1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남인천신용협동조합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2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2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금1,200,000,000원</w:t>
              </w:r>
            </w:ins>
          </w:p>
        </w:tc>
      </w:tr>
      <w:tr w:rsidR="00DE42D9">
        <w:trPr>
          <w:trHeight w:val="55"/>
          <w:ins w:id="1002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2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2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2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2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2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124246-0000663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2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02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3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3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3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3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3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미호신용협동조합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3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3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금1,560,000,000원</w:t>
              </w:r>
            </w:ins>
          </w:p>
        </w:tc>
      </w:tr>
      <w:tr w:rsidR="00DE42D9">
        <w:trPr>
          <w:trHeight w:val="55"/>
          <w:ins w:id="1003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3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3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4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4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4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150141-0004293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4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04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4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4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4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4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4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대구대서신용협동조합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5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5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금1,560,000,000원</w:t>
              </w:r>
            </w:ins>
          </w:p>
        </w:tc>
      </w:tr>
      <w:tr w:rsidR="00DE42D9">
        <w:trPr>
          <w:trHeight w:val="55"/>
          <w:ins w:id="1005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5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5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5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5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5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174241-0001330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5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05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6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6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6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6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6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한빛신용협동조합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6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6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금2,040,000,000원</w:t>
              </w:r>
            </w:ins>
          </w:p>
        </w:tc>
      </w:tr>
      <w:tr w:rsidR="00DE42D9">
        <w:trPr>
          <w:trHeight w:val="55"/>
          <w:ins w:id="1006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6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6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7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7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7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164141-0000724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7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07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7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7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7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7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7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양동행복신용협동조합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8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8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금2,280,000,000원</w:t>
              </w:r>
            </w:ins>
          </w:p>
        </w:tc>
      </w:tr>
      <w:tr w:rsidR="00DE42D9">
        <w:trPr>
          <w:trHeight w:val="55"/>
          <w:ins w:id="1008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8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8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8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8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8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200141-0001719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8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08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9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9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09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9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9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서귀포동부신용협동조합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09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09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금1,440,000,000원</w:t>
              </w:r>
            </w:ins>
          </w:p>
        </w:tc>
      </w:tr>
      <w:tr w:rsidR="00DE42D9">
        <w:trPr>
          <w:trHeight w:val="55"/>
          <w:ins w:id="1009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09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09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0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0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0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224141-0000854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0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10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0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0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10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0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0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광주어룡신용협동조합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1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1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금3,240,000,000원</w:t>
              </w:r>
            </w:ins>
          </w:p>
        </w:tc>
      </w:tr>
      <w:tr w:rsidR="00DE42D9">
        <w:trPr>
          <w:trHeight w:val="55"/>
          <w:ins w:id="1011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1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1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1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1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1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204241-0000963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1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11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2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2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12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2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2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광주미래신용협동조합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2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2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금1,680,000,000원</w:t>
              </w:r>
            </w:ins>
          </w:p>
        </w:tc>
      </w:tr>
      <w:tr w:rsidR="00DE42D9">
        <w:trPr>
          <w:trHeight w:val="55"/>
          <w:ins w:id="1012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2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2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3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3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3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206341-0000232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3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13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3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3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13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3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3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새안양신용협동조합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4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4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금4,800,000,000원</w:t>
              </w:r>
            </w:ins>
          </w:p>
        </w:tc>
      </w:tr>
      <w:tr w:rsidR="00DE42D9">
        <w:trPr>
          <w:trHeight w:val="55"/>
          <w:ins w:id="1014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4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4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4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4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4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134141-0002411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4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149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5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51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15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5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5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남수원신용협동조합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5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5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금360,000,000원</w:t>
              </w:r>
            </w:ins>
          </w:p>
        </w:tc>
      </w:tr>
      <w:tr w:rsidR="00DE42D9">
        <w:trPr>
          <w:trHeight w:val="55"/>
          <w:ins w:id="10157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5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59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6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61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6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130141-0000914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6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>
        <w:trPr>
          <w:trHeight w:val="94"/>
          <w:ins w:id="10164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65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66" w:author="코람코 상장리츠팀" w:date="2026-10-13T12:00:00Z"/>
                <w:rFonts w:ascii="Times New Roman" w:hAnsi="Times New Roman"/>
                <w:color w:val="000000"/>
                <w:kern w:val="0"/>
                <w:sz w:val="22"/>
              </w:rPr>
            </w:pPr>
            <w:ins w:id="1016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상 호</w:t>
              </w:r>
            </w:ins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6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6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북인천신용협동조합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70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7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금840,000,000원</w:t>
              </w:r>
            </w:ins>
          </w:p>
        </w:tc>
      </w:tr>
      <w:tr w:rsidR="00DE42D9">
        <w:trPr>
          <w:trHeight w:val="55"/>
          <w:ins w:id="10172" w:author="코람코 상장리츠팀" w:date="2026-10-13T12:00:00Z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ins w:id="10173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rPr>
                <w:ins w:id="10174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7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법인등록번호</w:t>
              </w:r>
            </w:ins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76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  <w:ins w:id="1017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124241-0000076</w:t>
              </w:r>
            </w:ins>
          </w:p>
        </w:tc>
        <w:tc>
          <w:tcPr>
            <w:tcW w:w="2834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178" w:author="코람코 상장리츠팀" w:date="2026-10-13T12:00:00Z"/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6D1F6C21" w14:textId="77777777">
        <w:trPr>
          <w:trHeight w:val="70"/>
        </w:trPr>
        <w:tc>
          <w:tcPr>
            <w:tcW w:w="1307" w:type="dxa"/>
            <w:vMerge w:val="restart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BDF47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>(공동) 제3순위</w:t>
            </w:r>
          </w:p>
          <w:p w14:paraId="265822E4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Times New Roman" w:hAnsi="Times New Roman"/>
                <w:color w:val="000000"/>
                <w:kern w:val="0"/>
                <w:sz w:val="22"/>
              </w:rPr>
              <w:t>우선수익자(Tranche B)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3F5E5F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14185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키움캐피탈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5789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24,000,000,000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626A6C22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841576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384A3B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845E4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227189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17F84BAB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C34C9D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5EEAF8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668EDF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엠지캐피탈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주식회사</w:t>
            </w:r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7D9CE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12,000,000,000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7516C96E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7B9020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54ED86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8F59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6349E6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  <w:tr w:rsidR="00DE42D9" w14:paraId="7CC9B5E5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A68BE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D0E42B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상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호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2" w:space="0" w:color="000000"/>
              <w:bottom w:val="dotted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CE005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del w:id="10179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DB</w:delText>
              </w:r>
            </w:del>
            <w:del w:id="10180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저축은행</w:delText>
              </w:r>
            </w:del>
            <w:del w:id="10181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[</w:delText>
              </w:r>
            </w:del>
            <w:del w:id="10182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정식</w:delText>
              </w:r>
            </w:del>
            <w:del w:id="10183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</w:delText>
              </w:r>
            </w:del>
            <w:del w:id="10184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상호</w:delText>
              </w:r>
            </w:del>
            <w:del w:id="10185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</w:delText>
              </w:r>
            </w:del>
            <w:del w:id="10186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확인</w:delText>
              </w:r>
            </w:del>
            <w:del w:id="10187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 </w:delText>
              </w:r>
            </w:del>
            <w:del w:id="10188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필요</w:delText>
              </w:r>
            </w:del>
            <w:del w:id="10189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delText xml:space="preserve">]</w:delText>
              </w:r>
            </w:del>
            <w:ins w:id="10190" w:author="코람코 상장리츠팀" w:date="2026-10-13T12:00:00Z">
              <w:r>
                <w:rPr>
                  <w:rFonts w:ascii="Times New Roman" w:eastAsia="바탕체" w:hAnsi="Times New Roman"/>
                  <w:color w:val="000000"/>
                  <w:kern w:val="0"/>
                  <w:sz w:val="22"/>
                </w:rPr>
                <w:t xml:space="preserve">주식회사 디비저축은행</w:t>
              </w:r>
            </w:ins>
          </w:p>
        </w:tc>
        <w:tc>
          <w:tcPr>
            <w:tcW w:w="2834" w:type="dxa"/>
            <w:vMerge w:val="restart"/>
            <w:tcBorders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0D93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9,600,000,000</w:t>
            </w: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원</w:t>
            </w:r>
          </w:p>
        </w:tc>
      </w:tr>
      <w:tr w:rsidR="00DE42D9" w14:paraId="2D712934" w14:textId="77777777">
        <w:trPr>
          <w:trHeight w:val="94"/>
        </w:trPr>
        <w:tc>
          <w:tcPr>
            <w:tcW w:w="1307" w:type="dxa"/>
            <w:vMerge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5404C1" w14:textId="77777777" w:rsidR="00DE42D9" w:rsidRDefault="00DE42D9">
            <w:pPr>
              <w:widowControl/>
              <w:autoSpaceDE/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  <w:tc>
          <w:tcPr>
            <w:tcW w:w="1652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4755F9" w14:textId="77777777" w:rsidR="00DE42D9" w:rsidRDefault="00930A79">
            <w:pPr>
              <w:snapToGrid w:val="0"/>
              <w:spacing w:after="0" w:line="240" w:lineRule="auto"/>
              <w:jc w:val="center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법인등록번호</w:t>
            </w:r>
          </w:p>
        </w:tc>
        <w:tc>
          <w:tcPr>
            <w:tcW w:w="3114" w:type="dxa"/>
            <w:tcBorders>
              <w:top w:val="dotted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BA26F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color w:val="000000"/>
                <w:kern w:val="0"/>
                <w:sz w:val="22"/>
              </w:rPr>
              <w:t>[*]</w:t>
            </w:r>
          </w:p>
        </w:tc>
        <w:tc>
          <w:tcPr>
            <w:tcW w:w="2834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74E48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color w:val="000000"/>
                <w:kern w:val="0"/>
                <w:sz w:val="22"/>
              </w:rPr>
            </w:pPr>
          </w:p>
        </w:tc>
      </w:tr>
    </w:tbl>
    <w:p w14:paraId="69466EE7" w14:textId="77777777" w:rsidR="00DE42D9" w:rsidRDefault="00DE42D9">
      <w:pPr>
        <w:snapToGrid w:val="0"/>
        <w:spacing w:after="0" w:line="24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tbl>
      <w:tblPr>
        <w:tblW w:w="8930" w:type="dxa"/>
        <w:tblInd w:w="528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842"/>
        <w:gridCol w:w="6096"/>
        <w:gridCol w:w="992"/>
      </w:tblGrid>
      <w:tr w:rsidR="00DE42D9" w14:paraId="2C90DBAA" w14:textId="77777777">
        <w:trPr>
          <w:trHeight w:val="336"/>
        </w:trPr>
        <w:tc>
          <w:tcPr>
            <w:tcW w:w="7938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E198AE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;Gulim" w:eastAsia="굴림;Gulim" w:hAnsi="굴림;Gulim" w:cs="굴림;Gulim"/>
                <w:color w:val="000000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신탁원본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및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신탁이익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수익자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44F2AAD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굴림;Gulim" w:eastAsia="굴림;Gulim" w:hAnsi="굴림;Gulim" w:cs="굴림;Gulim"/>
                <w:color w:val="000000"/>
                <w:kern w:val="0"/>
                <w:sz w:val="24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고</w:t>
            </w:r>
          </w:p>
        </w:tc>
      </w:tr>
      <w:tr w:rsidR="00DE42D9" w14:paraId="19CE5C5A" w14:textId="77777777">
        <w:trPr>
          <w:trHeight w:val="336"/>
        </w:trPr>
        <w:tc>
          <w:tcPr>
            <w:tcW w:w="1842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14:paraId="4C47CF4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상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호</w:t>
            </w:r>
          </w:p>
        </w:tc>
        <w:tc>
          <w:tcPr>
            <w:tcW w:w="609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E73A9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코람코라이프로지스위탁관리부동산투자회사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36C0B436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</w:tr>
      <w:tr w:rsidR="00DE42D9" w14:paraId="79178C29" w14:textId="77777777">
        <w:trPr>
          <w:trHeight w:val="336"/>
        </w:trPr>
        <w:tc>
          <w:tcPr>
            <w:tcW w:w="184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9AF4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법인등록번호</w:t>
            </w:r>
          </w:p>
        </w:tc>
        <w:tc>
          <w:tcPr>
            <w:tcW w:w="609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A8614AE" w14:textId="77777777" w:rsidR="00DE42D9" w:rsidRDefault="00930A79">
            <w:pPr>
              <w:snapToGrid w:val="0"/>
              <w:spacing w:after="0" w:line="240" w:lineRule="auto"/>
              <w:ind w:firstLine="22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110111-0969954</w:t>
            </w:r>
          </w:p>
        </w:tc>
        <w:tc>
          <w:tcPr>
            <w:tcW w:w="992" w:type="dxa"/>
            <w:vMerge/>
            <w:tcBorders>
              <w:top w:val="single" w:sz="4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4D4218B" w14:textId="77777777" w:rsidR="00DE42D9" w:rsidRDefault="00DE42D9">
            <w:pPr>
              <w:snapToGrid w:val="0"/>
              <w:spacing w:after="0" w:line="360" w:lineRule="auto"/>
              <w:jc w:val="center"/>
              <w:textAlignment w:val="baseline"/>
              <w:rPr>
                <w:rFonts w:ascii="굴림체" w:eastAsia="굴림체" w:hAnsi="굴림체" w:cs="굴림;Gulim"/>
                <w:color w:val="000000"/>
                <w:kern w:val="0"/>
                <w:sz w:val="24"/>
              </w:rPr>
            </w:pPr>
          </w:p>
        </w:tc>
      </w:tr>
    </w:tbl>
    <w:p w14:paraId="176909B7" w14:textId="77777777" w:rsidR="00DE42D9" w:rsidRDefault="00DE42D9">
      <w:pPr>
        <w:widowControl/>
        <w:autoSpaceDE/>
        <w:spacing w:after="0" w:line="360" w:lineRule="auto"/>
        <w:jc w:val="left"/>
        <w:rPr>
          <w:rFonts w:ascii="Times New Roman" w:eastAsia="바탕체" w:hAnsi="Times New Roman"/>
          <w:kern w:val="0"/>
          <w:sz w:val="22"/>
        </w:rPr>
      </w:pPr>
    </w:p>
    <w:p w14:paraId="33A67F08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3. </w:t>
      </w:r>
      <w:r>
        <w:rPr>
          <w:rFonts w:ascii="Times New Roman" w:eastAsia="바탕체" w:hAnsi="Times New Roman"/>
          <w:kern w:val="0"/>
          <w:sz w:val="22"/>
        </w:rPr>
        <w:t>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자</w:t>
      </w:r>
    </w:p>
    <w:p w14:paraId="15642FAC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  <w:sz w:val="22"/>
        </w:rPr>
      </w:pPr>
      <w:r>
        <w:rPr>
          <w:rFonts w:ascii="Times New Roman" w:eastAsia="바탕체" w:hAnsi="Times New Roman" w:cs="Times New Roman"/>
          <w:sz w:val="24"/>
          <w:szCs w:val="24"/>
        </w:rPr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상</w:t>
      </w:r>
      <w:r>
        <w:rPr>
          <w:rFonts w:ascii="Times New Roman" w:eastAsia="Times New Roman" w:hAnsi="Times New Roman" w:cs="Times New Roman"/>
          <w:sz w:val="22"/>
        </w:rPr>
        <w:t xml:space="preserve">        </w:t>
      </w:r>
      <w:r>
        <w:rPr>
          <w:rFonts w:ascii="Times New Roman" w:eastAsia="바탕체" w:hAnsi="Times New Roman" w:cs="Times New Roman"/>
          <w:sz w:val="22"/>
        </w:rPr>
        <w:t>호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 xml:space="preserve">: </w:t>
      </w:r>
      <w:r>
        <w:rPr>
          <w:rFonts w:ascii="Times New Roman" w:eastAsia="바탕체" w:hAnsi="Times New Roman" w:cs="Times New Roman"/>
          <w:sz w:val="22"/>
        </w:rPr>
        <w:t>주식회사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/>
          <w:sz w:val="22"/>
        </w:rPr>
        <w:t>코람코라이프로지스위탁관리부동산투자회사</w:t>
      </w:r>
    </w:p>
    <w:p w14:paraId="3F85A430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  <w:sz w:val="22"/>
        </w:rPr>
      </w:pPr>
      <w:r>
        <w:rPr>
          <w:rFonts w:ascii="Times New Roman" w:eastAsia="바탕체" w:hAnsi="Times New Roman" w:cs="Times New Roman"/>
          <w:sz w:val="24"/>
          <w:szCs w:val="24"/>
        </w:rPr>
        <w:lastRenderedPageBreak/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법인등록번호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: 110111-0969954</w:t>
      </w:r>
    </w:p>
    <w:p w14:paraId="04F8A2F4" w14:textId="77777777" w:rsidR="00DE42D9" w:rsidRDefault="00930A79">
      <w:pPr>
        <w:pStyle w:val="ab"/>
        <w:spacing w:line="336" w:lineRule="auto"/>
        <w:ind w:left="200" w:firstLine="24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/>
          <w:sz w:val="24"/>
          <w:szCs w:val="24"/>
        </w:rPr>
        <w:t>▪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</w:rPr>
        <w:t>주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바탕체" w:hAnsi="Times New Roman" w:cs="Times New Roman"/>
        </w:rPr>
        <w:t>소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바탕체" w:hAnsi="Times New Roman" w:cs="Times New Roman"/>
        </w:rPr>
        <w:t xml:space="preserve">: </w:t>
      </w:r>
      <w:r>
        <w:rPr>
          <w:rFonts w:ascii="Times New Roman" w:eastAsia="바탕체" w:hAnsi="Times New Roman" w:cs="Times New Roman"/>
          <w:sz w:val="22"/>
        </w:rPr>
        <w:t>서울시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강남구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삼성로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511 (</w:t>
      </w:r>
      <w:r>
        <w:rPr>
          <w:rFonts w:ascii="Times New Roman" w:eastAsia="바탕체" w:hAnsi="Times New Roman" w:cs="Times New Roman"/>
          <w:sz w:val="22"/>
        </w:rPr>
        <w:t>삼성동</w:t>
      </w:r>
      <w:r>
        <w:rPr>
          <w:rFonts w:ascii="Times New Roman" w:eastAsia="바탕체" w:hAnsi="Times New Roman" w:cs="Times New Roman"/>
          <w:sz w:val="22"/>
        </w:rPr>
        <w:t>)</w:t>
      </w:r>
    </w:p>
    <w:p w14:paraId="51901221" w14:textId="77777777" w:rsidR="00DE42D9" w:rsidRDefault="00DE42D9">
      <w:pPr>
        <w:pStyle w:val="ab"/>
        <w:spacing w:line="336" w:lineRule="auto"/>
        <w:ind w:left="200" w:firstLine="200"/>
        <w:rPr>
          <w:rFonts w:ascii="Times New Roman" w:eastAsia="바탕체" w:hAnsi="Times New Roman" w:cs="Times New Roman"/>
        </w:rPr>
      </w:pPr>
    </w:p>
    <w:p w14:paraId="1F144B44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4.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발행금액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신탁원본의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우선수익권</w:t>
      </w:r>
      <w:r>
        <w:rPr>
          <w:rFonts w:ascii="Times New Roman" w:eastAsia="바탕체" w:hAnsi="Times New Roman"/>
          <w:kern w:val="0"/>
          <w:sz w:val="22"/>
        </w:rPr>
        <w:t>)</w:t>
      </w:r>
    </w:p>
    <w:p w14:paraId="689829EC" w14:textId="77777777" w:rsidR="00DE42D9" w:rsidRDefault="00930A79">
      <w:pPr>
        <w:pStyle w:val="ab"/>
        <w:ind w:firstLine="480"/>
      </w:pPr>
      <w:r>
        <w:rPr>
          <w:rFonts w:eastAsia="굴림체" w:cs="굴림체"/>
          <w:sz w:val="24"/>
          <w:szCs w:val="24"/>
        </w:rPr>
        <w:t>▪</w:t>
      </w:r>
      <w:r>
        <w:rPr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우선수익권증서</w:t>
      </w:r>
      <w:r>
        <w:rPr>
          <w:rFonts w:ascii="Times New Roman" w:eastAsia="바탕체" w:hAnsi="Times New Roman" w:cs="Times New Roman"/>
          <w:sz w:val="22"/>
        </w:rPr>
        <w:t>(</w:t>
      </w:r>
      <w:r>
        <w:rPr>
          <w:rFonts w:ascii="Times New Roman" w:eastAsia="바탕체" w:hAnsi="Times New Roman" w:cs="Times New Roman"/>
          <w:sz w:val="22"/>
        </w:rPr>
        <w:t>총액</w:t>
      </w:r>
      <w:r>
        <w:rPr>
          <w:rFonts w:ascii="Times New Roman" w:eastAsia="바탕체" w:hAnsi="Times New Roman" w:cs="Times New Roman"/>
          <w:sz w:val="22"/>
        </w:rPr>
        <w:t xml:space="preserve">)  : </w:t>
      </w:r>
      <w:r>
        <w:rPr>
          <w:rFonts w:ascii="Times New Roman" w:eastAsia="바탕체" w:hAnsi="Times New Roman" w:cs="Times New Roman"/>
          <w:sz w:val="22"/>
        </w:rPr>
        <w:t>금</w:t>
      </w: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Times New Roman" w:eastAsia="바탕체" w:hAnsi="Times New Roman" w:cs="Times New Roman"/>
          <w:sz w:val="22"/>
        </w:rPr>
        <w:t>이천삼백구십칠억삼천이백오십팔만육천원정</w:t>
      </w:r>
      <w:r>
        <w:rPr>
          <w:rFonts w:ascii="Times New Roman" w:eastAsia="바탕체" w:hAnsi="Times New Roman" w:cs="Times New Roman"/>
          <w:sz w:val="22"/>
        </w:rPr>
        <w:t>(</w:t>
      </w:r>
      <w:r>
        <w:rPr>
          <w:rFonts w:ascii="바탕체" w:eastAsia="바탕체" w:hAnsi="바탕체" w:cs="Times New Roman"/>
          <w:sz w:val="22"/>
        </w:rPr>
        <w:t xml:space="preserve">\ </w:t>
      </w:r>
      <w:r>
        <w:rPr>
          <w:rFonts w:ascii="Times New Roman" w:eastAsia="바탕체" w:hAnsi="Times New Roman" w:cs="Times New Roman"/>
          <w:sz w:val="22"/>
        </w:rPr>
        <w:t>239,732,586,000)</w:t>
      </w:r>
    </w:p>
    <w:p w14:paraId="308D21BF" w14:textId="77777777" w:rsidR="00DE42D9" w:rsidRDefault="00930A79">
      <w:pPr>
        <w:pStyle w:val="ab"/>
        <w:ind w:firstLine="480"/>
      </w:pPr>
      <w:r>
        <w:rPr>
          <w:rFonts w:ascii="Times New Roman" w:eastAsia="바탕체" w:hAnsi="Times New Roman" w:cs="Times New Roman"/>
          <w:sz w:val="24"/>
          <w:szCs w:val="24"/>
        </w:rPr>
        <w:t xml:space="preserve">  (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1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쿠팡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주식회사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2,132,586,000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/ (</w:t>
      </w:r>
      <w:r>
        <w:rPr>
          <w:rFonts w:ascii="Times New Roman" w:eastAsia="바탕체" w:hAnsi="Times New Roman" w:cs="Times New Roman"/>
          <w:sz w:val="24"/>
          <w:szCs w:val="24"/>
        </w:rPr>
        <w:t>공동</w:t>
      </w:r>
      <w:r>
        <w:rPr>
          <w:rFonts w:ascii="Times New Roman" w:eastAsia="바탕체" w:hAnsi="Times New Roman" w:cs="Times New Roman"/>
          <w:sz w:val="24"/>
          <w:szCs w:val="24"/>
        </w:rPr>
        <w:t xml:space="preserve">) 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2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Tranche A </w:t>
      </w:r>
      <w:r>
        <w:rPr>
          <w:rFonts w:ascii="Times New Roman" w:eastAsia="바탕체" w:hAnsi="Times New Roman" w:cs="Times New Roman"/>
          <w:sz w:val="24"/>
          <w:szCs w:val="24"/>
        </w:rPr>
        <w:t>대주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192,000,000,000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/ (</w:t>
      </w:r>
      <w:r>
        <w:rPr>
          <w:rFonts w:ascii="Times New Roman" w:eastAsia="바탕체" w:hAnsi="Times New Roman" w:cs="Times New Roman"/>
          <w:sz w:val="24"/>
          <w:szCs w:val="24"/>
        </w:rPr>
        <w:t>공동</w:t>
      </w:r>
      <w:r>
        <w:rPr>
          <w:rFonts w:ascii="Times New Roman" w:eastAsia="바탕체" w:hAnsi="Times New Roman" w:cs="Times New Roman"/>
          <w:sz w:val="24"/>
          <w:szCs w:val="24"/>
        </w:rPr>
        <w:t xml:space="preserve">) </w:t>
      </w:r>
      <w:r>
        <w:rPr>
          <w:rFonts w:ascii="Times New Roman" w:eastAsia="바탕체" w:hAnsi="Times New Roman" w:cs="Times New Roman"/>
          <w:sz w:val="24"/>
          <w:szCs w:val="24"/>
        </w:rPr>
        <w:t>제</w:t>
      </w:r>
      <w:r>
        <w:rPr>
          <w:rFonts w:ascii="Times New Roman" w:eastAsia="바탕체" w:hAnsi="Times New Roman" w:cs="Times New Roman"/>
          <w:sz w:val="24"/>
          <w:szCs w:val="24"/>
        </w:rPr>
        <w:t>3</w:t>
      </w:r>
      <w:r>
        <w:rPr>
          <w:rFonts w:ascii="Times New Roman" w:eastAsia="바탕체" w:hAnsi="Times New Roman" w:cs="Times New Roman"/>
          <w:sz w:val="24"/>
          <w:szCs w:val="24"/>
        </w:rPr>
        <w:t>순위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Tranche B </w:t>
      </w:r>
      <w:r>
        <w:rPr>
          <w:rFonts w:ascii="Times New Roman" w:eastAsia="바탕체" w:hAnsi="Times New Roman" w:cs="Times New Roman"/>
          <w:sz w:val="24"/>
          <w:szCs w:val="24"/>
        </w:rPr>
        <w:t>대주</w:t>
      </w:r>
      <w:r>
        <w:rPr>
          <w:rFonts w:ascii="Times New Roman" w:eastAsia="바탕체" w:hAnsi="Times New Roman" w:cs="Times New Roman"/>
          <w:sz w:val="24"/>
          <w:szCs w:val="24"/>
        </w:rPr>
        <w:t xml:space="preserve"> </w:t>
      </w:r>
      <w:r>
        <w:rPr>
          <w:rFonts w:ascii="Times New Roman" w:eastAsia="바탕체" w:hAnsi="Times New Roman" w:cs="Times New Roman"/>
          <w:sz w:val="24"/>
          <w:szCs w:val="24"/>
        </w:rPr>
        <w:t>금</w:t>
      </w:r>
      <w:r>
        <w:rPr>
          <w:rFonts w:ascii="Times New Roman" w:eastAsia="바탕체" w:hAnsi="Times New Roman" w:cs="Times New Roman"/>
          <w:sz w:val="24"/>
          <w:szCs w:val="24"/>
        </w:rPr>
        <w:t>45,600,000,000</w:t>
      </w:r>
      <w:r>
        <w:rPr>
          <w:rFonts w:ascii="Times New Roman" w:eastAsia="바탕체" w:hAnsi="Times New Roman" w:cs="Times New Roman"/>
          <w:sz w:val="24"/>
          <w:szCs w:val="24"/>
        </w:rPr>
        <w:t>원</w:t>
      </w:r>
      <w:r>
        <w:rPr>
          <w:rFonts w:ascii="Times New Roman" w:eastAsia="바탕체" w:hAnsi="Times New Roman" w:cs="Times New Roman"/>
          <w:sz w:val="24"/>
          <w:szCs w:val="24"/>
        </w:rPr>
        <w:t>)</w:t>
      </w:r>
    </w:p>
    <w:p w14:paraId="31545C2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0C600DC0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5. </w:t>
      </w:r>
      <w:r>
        <w:rPr>
          <w:rFonts w:ascii="Times New Roman" w:eastAsia="바탕체" w:hAnsi="Times New Roman"/>
          <w:kern w:val="0"/>
          <w:sz w:val="22"/>
        </w:rPr>
        <w:t>계약일자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: 2026</w:t>
      </w:r>
      <w:r>
        <w:rPr>
          <w:rFonts w:ascii="Times New Roman" w:eastAsia="바탕체" w:hAnsi="Times New Roman"/>
          <w:kern w:val="0"/>
          <w:sz w:val="22"/>
        </w:rPr>
        <w:t>년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[*]</w:t>
      </w:r>
      <w:r>
        <w:rPr>
          <w:rFonts w:ascii="Times New Roman" w:eastAsia="바탕체" w:hAnsi="Times New Roman"/>
          <w:kern w:val="0"/>
          <w:sz w:val="22"/>
        </w:rPr>
        <w:t>일</w:t>
      </w:r>
      <w:r>
        <w:br w:type="page"/>
      </w:r>
    </w:p>
    <w:p w14:paraId="5BFC4076" w14:textId="77777777" w:rsidR="00DE42D9" w:rsidRDefault="00930A79">
      <w:pPr>
        <w:snapToGrid w:val="0"/>
        <w:spacing w:after="0" w:line="360" w:lineRule="auto"/>
        <w:textAlignment w:val="baseline"/>
        <w:outlineLvl w:val="0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</w:t>
      </w:r>
      <w:bookmarkStart w:id="2" w:name="별첨_3&gt;"/>
      <w:bookmarkEnd w:id="2"/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3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7741D42B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신탁보수에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관한</w:t>
      </w:r>
      <w:r>
        <w:rPr>
          <w:rFonts w:ascii="Times New Roman" w:eastAsia="Times New Roman" w:hAnsi="Times New Roman"/>
          <w:b/>
          <w:bCs/>
          <w:kern w:val="0"/>
          <w:sz w:val="30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30"/>
          <w:szCs w:val="30"/>
          <w:u w:val="single" w:color="000000"/>
        </w:rPr>
        <w:t>약정</w:t>
      </w:r>
    </w:p>
    <w:p w14:paraId="337565A4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p w14:paraId="39C90D56" w14:textId="77777777" w:rsidR="00DE42D9" w:rsidRDefault="00930A79">
      <w:pPr>
        <w:numPr>
          <w:ilvl w:val="0"/>
          <w:numId w:val="2"/>
        </w:num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관리보수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: </w:t>
      </w:r>
      <w:r>
        <w:rPr>
          <w:rFonts w:ascii="Times New Roman" w:eastAsia="바탕체" w:hAnsi="Times New Roman"/>
          <w:kern w:val="0"/>
          <w:sz w:val="22"/>
        </w:rPr>
        <w:t>금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오천만원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sz w:val="22"/>
        </w:rPr>
        <w:t>￦</w:t>
      </w:r>
      <w:r>
        <w:rPr>
          <w:rFonts w:ascii="Times New Roman" w:eastAsia="바탕체" w:hAnsi="Times New Roman"/>
          <w:kern w:val="0"/>
          <w:sz w:val="22"/>
        </w:rPr>
        <w:t xml:space="preserve">50,000,000), </w:t>
      </w:r>
      <w:r>
        <w:rPr>
          <w:rFonts w:ascii="Times New Roman" w:eastAsia="바탕체" w:hAnsi="Times New Roman"/>
          <w:kern w:val="0"/>
          <w:sz w:val="22"/>
        </w:rPr>
        <w:t>부가가치세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없음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71115E07" w14:textId="77777777" w:rsidR="00DE42D9" w:rsidRDefault="00DE42D9">
      <w:pPr>
        <w:snapToGrid w:val="0"/>
        <w:spacing w:after="0" w:line="360" w:lineRule="auto"/>
        <w:ind w:left="465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42511ED1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sz w:val="22"/>
        </w:rPr>
        <w:t xml:space="preserve">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1.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수익권증서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발행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시마다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별도로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산정하여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일시에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선납한다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D17FD8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  </w:t>
      </w:r>
      <w:r>
        <w:rPr>
          <w:rFonts w:ascii="Times New Roman" w:eastAsia="바탕체" w:hAnsi="Times New Roman"/>
          <w:kern w:val="0"/>
          <w:sz w:val="22"/>
        </w:rPr>
        <w:t xml:space="preserve">2. </w:t>
      </w:r>
      <w:r>
        <w:rPr>
          <w:rFonts w:ascii="Times New Roman" w:eastAsia="바탕체" w:hAnsi="Times New Roman"/>
          <w:kern w:val="0"/>
          <w:sz w:val="22"/>
        </w:rPr>
        <w:t>관리보수는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신탁기간의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증감</w:t>
      </w:r>
      <w:r>
        <w:rPr>
          <w:rFonts w:ascii="Times New Roman" w:eastAsia="바탕체" w:hAnsi="Times New Roman"/>
          <w:kern w:val="0"/>
          <w:sz w:val="22"/>
        </w:rPr>
        <w:t>(</w:t>
      </w:r>
      <w:r>
        <w:rPr>
          <w:rFonts w:ascii="Times New Roman" w:eastAsia="바탕체" w:hAnsi="Times New Roman"/>
          <w:kern w:val="0"/>
          <w:sz w:val="22"/>
        </w:rPr>
        <w:t>기간연장</w:t>
      </w:r>
      <w:r>
        <w:rPr>
          <w:rFonts w:ascii="Times New Roman" w:eastAsia="바탕체" w:hAnsi="Times New Roman"/>
          <w:kern w:val="0"/>
          <w:sz w:val="22"/>
        </w:rPr>
        <w:t xml:space="preserve">, </w:t>
      </w:r>
      <w:r>
        <w:rPr>
          <w:rFonts w:ascii="Times New Roman" w:eastAsia="바탕체" w:hAnsi="Times New Roman"/>
          <w:kern w:val="0"/>
          <w:sz w:val="22"/>
        </w:rPr>
        <w:t>중도해지</w:t>
      </w:r>
      <w:r>
        <w:rPr>
          <w:rFonts w:ascii="Times New Roman" w:eastAsia="바탕체" w:hAnsi="Times New Roman"/>
          <w:kern w:val="0"/>
          <w:sz w:val="22"/>
        </w:rPr>
        <w:t>)</w:t>
      </w:r>
      <w:r>
        <w:rPr>
          <w:rFonts w:ascii="Times New Roman" w:eastAsia="바탕체" w:hAnsi="Times New Roman"/>
          <w:kern w:val="0"/>
          <w:sz w:val="22"/>
        </w:rPr>
        <w:t>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관계없이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일시납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정액으로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5C6640CB" w14:textId="77777777" w:rsidR="00DE42D9" w:rsidRDefault="00DE42D9">
      <w:pPr>
        <w:pStyle w:val="ab"/>
        <w:spacing w:line="336" w:lineRule="auto"/>
        <w:ind w:left="700" w:hanging="700"/>
        <w:rPr>
          <w:rFonts w:ascii="Times New Roman" w:eastAsia="바탕체" w:hAnsi="Times New Roman" w:cs="Times New Roman"/>
          <w:sz w:val="22"/>
        </w:rPr>
      </w:pPr>
    </w:p>
    <w:p w14:paraId="59D08549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 xml:space="preserve"> 2. </w:t>
      </w: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바탕체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처분보수</w:t>
      </w:r>
    </w:p>
    <w:tbl>
      <w:tblPr>
        <w:tblW w:w="8947" w:type="dxa"/>
        <w:tblInd w:w="454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82"/>
        <w:gridCol w:w="2983"/>
        <w:gridCol w:w="2982"/>
      </w:tblGrid>
      <w:tr w:rsidR="00DE42D9" w14:paraId="150DC6B9" w14:textId="77777777">
        <w:trPr>
          <w:trHeight w:val="363"/>
        </w:trPr>
        <w:tc>
          <w:tcPr>
            <w:tcW w:w="2982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2F961DAF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가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격</w:t>
            </w:r>
          </w:p>
        </w:tc>
        <w:tc>
          <w:tcPr>
            <w:tcW w:w="596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FD861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율</w:t>
            </w:r>
          </w:p>
        </w:tc>
      </w:tr>
      <w:tr w:rsidR="00DE42D9" w14:paraId="3605B905" w14:textId="77777777">
        <w:trPr>
          <w:trHeight w:val="363"/>
        </w:trPr>
        <w:tc>
          <w:tcPr>
            <w:tcW w:w="2982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4C8D5AAF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DCBD3E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불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처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시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54F34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보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전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액</w:t>
            </w:r>
          </w:p>
        </w:tc>
      </w:tr>
      <w:tr w:rsidR="00DE42D9" w14:paraId="1F049EC3" w14:textId="77777777">
        <w:trPr>
          <w:trHeight w:val="757"/>
        </w:trPr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497C092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CC36D0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8/1,000</w:t>
            </w:r>
          </w:p>
        </w:tc>
        <w:tc>
          <w:tcPr>
            <w:tcW w:w="2982" w:type="dxa"/>
            <w:tcBorders>
              <w:top w:val="single" w:sz="2" w:space="0" w:color="000000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03A135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-</w:t>
            </w:r>
          </w:p>
        </w:tc>
      </w:tr>
      <w:tr w:rsidR="00DE42D9" w14:paraId="7FA6FBA4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F4B747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5CC08420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7/1,000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099999D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1D375BE1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4410BA1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50BFD367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A1E087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7F6924C1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FCC856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1425AE6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49FBED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70BC5F20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7FB3FA7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369CBF4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4/1,000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366235F2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5447F000" w14:textId="77777777">
        <w:trPr>
          <w:trHeight w:val="757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59A4324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억원초과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500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억원까지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0A0E80F1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3/1,000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4" w:space="0" w:color="FFFFFF"/>
              <w:right w:val="single" w:sz="2" w:space="0" w:color="000000"/>
            </w:tcBorders>
            <w:vAlign w:val="center"/>
          </w:tcPr>
          <w:p w14:paraId="69754E41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1,660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  <w:tr w:rsidR="00DE42D9" w14:paraId="097370F3" w14:textId="77777777">
        <w:trPr>
          <w:trHeight w:val="888"/>
        </w:trPr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CF086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500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억원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초과</w:t>
            </w:r>
          </w:p>
        </w:tc>
        <w:tc>
          <w:tcPr>
            <w:tcW w:w="2983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82B13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2/1,000</w:t>
            </w:r>
          </w:p>
        </w:tc>
        <w:tc>
          <w:tcPr>
            <w:tcW w:w="2982" w:type="dxa"/>
            <w:tcBorders>
              <w:top w:val="single" w:sz="4" w:space="0" w:color="FFFFFF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D625C3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6,660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만원</w:t>
            </w:r>
          </w:p>
        </w:tc>
      </w:tr>
    </w:tbl>
    <w:p w14:paraId="2CC0DC37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</w:p>
    <w:p w14:paraId="7DCCFDD2" w14:textId="77777777" w:rsidR="00DE42D9" w:rsidRDefault="00930A79">
      <w:pPr>
        <w:snapToGrid w:val="0"/>
        <w:spacing w:after="0" w:line="360" w:lineRule="auto"/>
        <w:ind w:left="700" w:hanging="700"/>
        <w:textAlignment w:val="baseline"/>
      </w:pP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신탁재산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처분보수는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기준금액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단계별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보수를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누적</w:t>
      </w:r>
      <w:r>
        <w:rPr>
          <w:rFonts w:ascii="Times New Roman" w:eastAsia="Times New Roman" w:hAnsi="Times New Roman"/>
          <w:b/>
          <w:bCs/>
          <w:kern w:val="0"/>
          <w:sz w:val="22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2"/>
        </w:rPr>
        <w:t>산정</w:t>
      </w:r>
      <w:r>
        <w:rPr>
          <w:rFonts w:ascii="Times New Roman" w:eastAsia="바탕체" w:hAnsi="Times New Roman"/>
          <w:kern w:val="0"/>
          <w:sz w:val="22"/>
        </w:rPr>
        <w:t>한다</w:t>
      </w:r>
      <w:r>
        <w:rPr>
          <w:rFonts w:ascii="Times New Roman" w:eastAsia="바탕체" w:hAnsi="Times New Roman"/>
          <w:kern w:val="0"/>
          <w:sz w:val="22"/>
        </w:rPr>
        <w:t>.</w:t>
      </w:r>
    </w:p>
    <w:p w14:paraId="3C326B4F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</w:t>
      </w:r>
      <w:r>
        <w:rPr>
          <w:rFonts w:ascii="Times New Roman" w:eastAsia="바탕체" w:hAnsi="Times New Roman"/>
          <w:kern w:val="0"/>
          <w:sz w:val="22"/>
        </w:rPr>
        <w:t>주</w:t>
      </w:r>
      <w:r>
        <w:rPr>
          <w:rFonts w:ascii="Times New Roman" w:eastAsia="바탕체" w:hAnsi="Times New Roman"/>
          <w:kern w:val="0"/>
          <w:sz w:val="22"/>
        </w:rPr>
        <w:t xml:space="preserve">) </w:t>
      </w:r>
      <w:r>
        <w:rPr>
          <w:rFonts w:ascii="Times New Roman" w:eastAsia="바탕체" w:hAnsi="Times New Roman"/>
          <w:kern w:val="0"/>
          <w:sz w:val="22"/>
        </w:rPr>
        <w:t>처분보수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예시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–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공매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날찰가격</w:t>
      </w:r>
      <w:r>
        <w:rPr>
          <w:rFonts w:ascii="Times New Roman" w:eastAsia="Times New Roman" w:hAnsi="Times New Roman"/>
          <w:kern w:val="0"/>
          <w:sz w:val="22"/>
        </w:rPr>
        <w:t xml:space="preserve">  </w:t>
      </w:r>
      <w:r>
        <w:rPr>
          <w:rFonts w:ascii="Times New Roman" w:eastAsia="바탕체" w:hAnsi="Times New Roman"/>
          <w:kern w:val="0"/>
          <w:sz w:val="22"/>
        </w:rPr>
        <w:t>10</w:t>
      </w:r>
      <w:r>
        <w:rPr>
          <w:rFonts w:ascii="Times New Roman" w:eastAsia="바탕체" w:hAnsi="Times New Roman"/>
          <w:kern w:val="0"/>
          <w:sz w:val="22"/>
        </w:rPr>
        <w:t>억원인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경우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</w:p>
    <w:p w14:paraId="754B7FA7" w14:textId="77777777" w:rsidR="00DE42D9" w:rsidRDefault="00930A79">
      <w:pPr>
        <w:snapToGrid w:val="0"/>
        <w:spacing w:after="0" w:line="360" w:lineRule="auto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Times New Roman" w:hAnsi="Times New Roman"/>
          <w:kern w:val="0"/>
          <w:sz w:val="22"/>
        </w:rPr>
        <w:t xml:space="preserve">          </w:t>
      </w:r>
      <w:r>
        <w:rPr>
          <w:rFonts w:ascii="Times New Roman" w:eastAsia="바탕체" w:hAnsi="Times New Roman"/>
          <w:kern w:val="0"/>
          <w:sz w:val="22"/>
        </w:rPr>
        <w:t>[1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 xml:space="preserve">* 8/1,000] </w:t>
      </w:r>
    </w:p>
    <w:p w14:paraId="6C6D0E38" w14:textId="77777777" w:rsidR="00DE42D9" w:rsidRDefault="00930A79">
      <w:pPr>
        <w:snapToGrid w:val="0"/>
        <w:spacing w:after="0" w:line="360" w:lineRule="auto"/>
        <w:ind w:firstLine="88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+ [4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* 7/1,000] + 10</w:t>
      </w:r>
      <w:r>
        <w:rPr>
          <w:rFonts w:ascii="Times New Roman" w:eastAsia="바탕체" w:hAnsi="Times New Roman"/>
          <w:kern w:val="0"/>
          <w:sz w:val="22"/>
        </w:rPr>
        <w:t>만원</w:t>
      </w:r>
    </w:p>
    <w:p w14:paraId="2EC7718E" w14:textId="77777777" w:rsidR="00DE42D9" w:rsidRDefault="00930A79">
      <w:pPr>
        <w:snapToGrid w:val="0"/>
        <w:spacing w:after="0" w:line="360" w:lineRule="auto"/>
        <w:ind w:firstLine="880"/>
        <w:textAlignment w:val="baseline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t>+ [5</w:t>
      </w:r>
      <w:r>
        <w:rPr>
          <w:rFonts w:ascii="Times New Roman" w:eastAsia="바탕체" w:hAnsi="Times New Roman"/>
          <w:kern w:val="0"/>
          <w:sz w:val="22"/>
        </w:rPr>
        <w:t>억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* 6/1,000] + 60</w:t>
      </w:r>
      <w:r>
        <w:rPr>
          <w:rFonts w:ascii="Times New Roman" w:eastAsia="바탕체" w:hAnsi="Times New Roman"/>
          <w:kern w:val="0"/>
          <w:sz w:val="22"/>
        </w:rPr>
        <w:t>만원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= 730</w:t>
      </w:r>
      <w:r>
        <w:rPr>
          <w:rFonts w:ascii="Times New Roman" w:eastAsia="바탕체" w:hAnsi="Times New Roman"/>
          <w:kern w:val="0"/>
          <w:sz w:val="22"/>
        </w:rPr>
        <w:t>만원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br w:type="page"/>
      </w:r>
    </w:p>
    <w:p w14:paraId="345C2E20" w14:textId="77777777" w:rsidR="00DE42D9" w:rsidRDefault="00930A79">
      <w:pPr>
        <w:snapToGrid w:val="0"/>
        <w:spacing w:after="0" w:line="360" w:lineRule="auto"/>
        <w:ind w:left="697" w:hanging="697"/>
        <w:textAlignment w:val="baseline"/>
        <w:outlineLvl w:val="0"/>
        <w:rPr>
          <w:rFonts w:ascii="Times New Roman" w:eastAsia="바탕체" w:hAnsi="Times New Roman"/>
          <w:kern w:val="0"/>
          <w:sz w:val="22"/>
        </w:rPr>
      </w:pPr>
      <w:r>
        <w:rPr>
          <w:rFonts w:ascii="Times New Roman" w:eastAsia="바탕체" w:hAnsi="Times New Roman"/>
          <w:kern w:val="0"/>
          <w:sz w:val="22"/>
        </w:rPr>
        <w:lastRenderedPageBreak/>
        <w:t>【</w:t>
      </w:r>
      <w:bookmarkStart w:id="3" w:name="별첨_4&gt;"/>
      <w:bookmarkEnd w:id="3"/>
      <w:r>
        <w:rPr>
          <w:rFonts w:ascii="Times New Roman" w:eastAsia="바탕체" w:hAnsi="Times New Roman"/>
          <w:kern w:val="0"/>
          <w:sz w:val="22"/>
        </w:rPr>
        <w:t>별지</w:t>
      </w:r>
      <w:r>
        <w:rPr>
          <w:rFonts w:ascii="Times New Roman" w:eastAsia="Times New Roman" w:hAnsi="Times New Roman"/>
          <w:kern w:val="0"/>
          <w:sz w:val="22"/>
        </w:rPr>
        <w:t xml:space="preserve"> </w:t>
      </w:r>
      <w:r>
        <w:rPr>
          <w:rFonts w:ascii="Times New Roman" w:eastAsia="바탕체" w:hAnsi="Times New Roman"/>
          <w:kern w:val="0"/>
          <w:sz w:val="22"/>
        </w:rPr>
        <w:t>4</w:t>
      </w:r>
      <w:r>
        <w:rPr>
          <w:rFonts w:ascii="Times New Roman" w:eastAsia="바탕체" w:hAnsi="Times New Roman"/>
          <w:kern w:val="0"/>
          <w:sz w:val="22"/>
        </w:rPr>
        <w:t>】</w:t>
      </w:r>
    </w:p>
    <w:p w14:paraId="4F625DC9" w14:textId="77777777" w:rsidR="00DE42D9" w:rsidRDefault="00930A79">
      <w:pPr>
        <w:snapToGrid w:val="0"/>
        <w:spacing w:after="0" w:line="360" w:lineRule="auto"/>
        <w:ind w:left="700" w:hanging="700"/>
        <w:jc w:val="center"/>
        <w:textAlignment w:val="baseline"/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</w:pP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여신거래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주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  <w:vertAlign w:val="superscript"/>
        </w:rPr>
        <w:t>1)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의</w:t>
      </w:r>
      <w:r>
        <w:rPr>
          <w:rFonts w:ascii="Times New Roman" w:eastAsia="Times New Roman" w:hAnsi="Times New Roman"/>
          <w:b/>
          <w:bCs/>
          <w:kern w:val="0"/>
          <w:sz w:val="28"/>
          <w:szCs w:val="30"/>
          <w:u w:val="single" w:color="000000"/>
        </w:rPr>
        <w:t xml:space="preserve"> </w:t>
      </w:r>
      <w:r>
        <w:rPr>
          <w:rFonts w:ascii="Times New Roman" w:eastAsia="바탕체" w:hAnsi="Times New Roman"/>
          <w:b/>
          <w:bCs/>
          <w:kern w:val="0"/>
          <w:sz w:val="28"/>
          <w:szCs w:val="30"/>
          <w:u w:val="single" w:color="000000"/>
        </w:rPr>
        <w:t>내용</w:t>
      </w:r>
    </w:p>
    <w:p w14:paraId="0BB4D1E6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b/>
          <w:bCs/>
          <w:kern w:val="0"/>
          <w:sz w:val="22"/>
          <w:szCs w:val="30"/>
          <w:u w:val="single" w:color="000000"/>
        </w:rPr>
      </w:pPr>
    </w:p>
    <w:tbl>
      <w:tblPr>
        <w:tblW w:w="10046" w:type="dxa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94"/>
        <w:gridCol w:w="1134"/>
        <w:gridCol w:w="2410"/>
        <w:gridCol w:w="850"/>
        <w:gridCol w:w="2268"/>
        <w:gridCol w:w="1295"/>
        <w:gridCol w:w="1295"/>
      </w:tblGrid>
      <w:tr w:rsidR="00DE42D9" w14:paraId="67AC8AD6" w14:textId="77777777">
        <w:trPr>
          <w:trHeight w:val="443"/>
          <w:jc w:val="center"/>
        </w:trPr>
        <w:tc>
          <w:tcPr>
            <w:tcW w:w="7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E50AEB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E0B33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채무자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2247F04B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대출기관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CDA2046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  <w:p w14:paraId="1714EBA8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종류</w:t>
            </w: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18A157C9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금액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00B18600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신규일</w:t>
            </w:r>
          </w:p>
        </w:tc>
        <w:tc>
          <w:tcPr>
            <w:tcW w:w="12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14:paraId="356E6885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만기일</w:t>
            </w:r>
          </w:p>
        </w:tc>
      </w:tr>
      <w:tr w:rsidR="00DE42D9" w14:paraId="4BB5CB2B" w14:textId="77777777">
        <w:trPr>
          <w:trHeight w:val="380"/>
          <w:jc w:val="center"/>
        </w:trPr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15714D9" w14:textId="77777777" w:rsidR="00DE42D9" w:rsidRDefault="00930A7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2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4C7B24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sz w:val="22"/>
              </w:rPr>
            </w:pPr>
            <w:r>
              <w:rPr>
                <w:rFonts w:ascii="Times New Roman" w:eastAsia="바탕체" w:hAnsi="Times New Roman"/>
                <w:sz w:val="22"/>
              </w:rPr>
              <w:t>주식회사</w:t>
            </w:r>
            <w:r>
              <w:rPr>
                <w:rFonts w:ascii="Times New Roman" w:eastAsia="Times New Roman" w:hAnsi="Times New Roman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sz w:val="22"/>
              </w:rPr>
              <w:t>코람코라이프로지스위탁관리부동산투자회사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C0E574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commentRangeStart w:id="21"/>
            <w:r/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우리은행</w:t>
            </w:r>
            <w:r/>
            <w:commentRangeEnd w:id="21"/>
            <w:r>
              <w:rPr>
                <w:rStyle w:val="CommentReference"/>
              </w:rPr>
              <w:commentReference w:id="21"/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D364B2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19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Tranche A </w:delText>
              </w:r>
            </w:del>
            <w:del w:id="1019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대출</w:delText>
              </w:r>
            </w:del>
            <w:ins w:id="1019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A-2 대출</w:t>
              </w:r>
            </w:ins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6EEF32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19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 (Tranche A </w:delText>
              </w:r>
            </w:del>
            <w:del w:id="1019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합계</w:delText>
              </w:r>
            </w:del>
            <w:del w:id="1019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1019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금</w:delText>
              </w:r>
            </w:del>
            <w:del w:id="1019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160,000,000,000</w:delText>
              </w:r>
            </w:del>
            <w:del w:id="1019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원</w:delText>
              </w:r>
            </w:del>
            <w:del w:id="1020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)</w:delText>
              </w:r>
            </w:del>
            <w:ins w:id="1020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금70,000,000,000원</w:t>
              </w:r>
            </w:ins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7F24DD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5A23AC7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37FEC73D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8401986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E1FE88B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929058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0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0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롯데캐피탈 주식회사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5C698D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0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0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EE12BF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0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0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금30,000,000,000원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1F5FA83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0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0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3C56D4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1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1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 w14:paraId="41D7DBAE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42E45B4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E34DC5D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CF6AAB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1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1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주식회사 우리카드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DFEDFA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1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1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5D7E37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1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1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금10,000,000,000원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3E0A3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1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1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1A025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2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2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 w14:paraId="0C56BF04" w14:textId="77777777">
        <w:trPr>
          <w:trHeight w:val="380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1137E87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33E9AC21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67D327A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2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2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수협은행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C06268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2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2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301937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2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2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금10,000,000,000원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E83F8F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2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2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7F27A9D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3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3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 w14:paraId="5A8DF174" w14:textId="77777777">
        <w:trPr>
          <w:trHeight w:val="303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6EAB818" w14:textId="77777777"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5A5610A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4887AE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3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3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주식회사 에스비아이저축은행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DFA13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3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3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38CF1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3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3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금10,000,000,000원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6E695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3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3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CC3EB1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24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[*]</w:delText>
              </w:r>
            </w:del>
            <w:ins w:id="1024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242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24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244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4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4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신용협동조합중앙회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4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4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4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5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5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5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5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5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255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25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257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5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5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서로신용협동조합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6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6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6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6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금4,000,000,000원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6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6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6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6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268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26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270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7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7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수지신용협동조합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7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7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7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7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금2,800,000,000원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7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7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7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8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281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28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283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8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8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정선신용협동조합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8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8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8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8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금2,400,000,000원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9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9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9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9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294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29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296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9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29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연희신용협동조합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29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0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0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0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금1,400,000,000원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0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0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0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0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07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0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09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1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1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금모래신용협동조합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1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1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1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1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금1,800,000,000원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1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1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1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1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20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2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22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2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2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남인천신용협동조합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2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2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2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2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2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3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3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3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33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3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35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3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3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미호신용협동조합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3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3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4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4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금1,300,000,000원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4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4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4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4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46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4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48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4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5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대구대서신용협동조합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5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5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5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5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금1,300,000,000원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5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5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5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5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59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6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61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6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6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한빛신용협동조합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6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6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6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6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금1,700,000,000원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6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6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7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7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72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7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74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7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7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양동행복신용협동조합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7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7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7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8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금1,900,000,000원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8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8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8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8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85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8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387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8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8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서귀포동부신용협동조합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9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9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9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9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금1,200,000,000원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9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9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39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39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398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39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400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0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0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광주어룡신용협동조합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0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0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0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0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금2,700,000,000원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0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0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0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1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411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41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413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1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1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광주미래신용협동조합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1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1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1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1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금1,400,000,000원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2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2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2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2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424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42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426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2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2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새안양신용협동조합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2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3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3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3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금4,000,000,000원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3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3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3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3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437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43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439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40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4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남수원신용협동조합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42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4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44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4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금300,000,000원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46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4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48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4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>
        <w:trPr>
          <w:trHeight w:val="303"/>
          <w:jc w:val="center"/>
          <w:ins w:id="10450" w:author="코람코 상장리츠팀" w:date="2026-10-13T12:00:00Z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ind w:left="700" w:hanging="700"/>
              <w:jc w:val="center"/>
              <w:textAlignment w:val="baseline"/>
              <w:rPr>
                <w:ins w:id="1045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ins w:id="10452" w:author="코람코 상장리츠팀" w:date="2026-10-13T12:00:00Z"/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53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5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북인천신용협동조합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55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5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Tranche A-1 대출</w:t>
              </w:r>
            </w:ins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57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5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금700,000,000원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59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6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</w:t>
              </w:r>
            </w:ins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ins w:id="10461" w:author="코람코 상장리츠팀" w:date="2026-10-13T12:00:00Z"/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ins w:id="1046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인출일로부터 24개월</w:t>
              </w:r>
            </w:ins>
          </w:p>
        </w:tc>
      </w:tr>
      <w:tr w:rsidR="00DE42D9" w14:paraId="6EE5C661" w14:textId="77777777">
        <w:trPr>
          <w:trHeight w:val="304"/>
          <w:jc w:val="center"/>
        </w:trPr>
        <w:tc>
          <w:tcPr>
            <w:tcW w:w="794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274D16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3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순위</w:t>
            </w: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91085F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FAFCB4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키움캐피탈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4BBD573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C799F2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20,000,000,000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9699EE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401AA0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0D3786CD" w14:textId="77777777">
        <w:trPr>
          <w:trHeight w:val="304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FF87BA2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AABF48D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1D1CB6C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엠지캐피탈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주식회사</w:t>
            </w:r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5875ADFF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35A0FF9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10,000,000,000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C79B8D6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64B4F568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1BF18486" w14:textId="77777777">
        <w:trPr>
          <w:trHeight w:val="304"/>
          <w:jc w:val="center"/>
        </w:trPr>
        <w:tc>
          <w:tcPr>
            <w:tcW w:w="794" w:type="dxa"/>
            <w:vMerge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63B2F28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478CCC5A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41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F8862B9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del w:id="1046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DB</w:delText>
              </w:r>
            </w:del>
            <w:del w:id="1046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저축은행</w:delText>
              </w:r>
            </w:del>
            <w:del w:id="10465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[</w:delText>
              </w:r>
            </w:del>
            <w:del w:id="10466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정식</w:delText>
              </w:r>
            </w:del>
            <w:del w:id="10467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10468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상호</w:delText>
              </w:r>
            </w:del>
            <w:del w:id="10469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10470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확인</w:delText>
              </w:r>
            </w:del>
            <w:del w:id="10471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 </w:delText>
              </w:r>
            </w:del>
            <w:del w:id="10472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필요</w:delText>
              </w:r>
            </w:del>
            <w:del w:id="10473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delText xml:space="preserve">]</w:delText>
              </w:r>
            </w:del>
            <w:ins w:id="10474" w:author="코람코 상장리츠팀" w:date="2026-10-13T12:00:00Z">
              <w:r>
                <w:rPr>
                  <w:rFonts w:ascii="Times New Roman" w:eastAsia="바탕체" w:hAnsi="Times New Roman"/>
                  <w:kern w:val="0"/>
                  <w:sz w:val="22"/>
                </w:rPr>
                <w:t xml:space="preserve">주식회사 디비저축은행</w:t>
              </w:r>
            </w:ins>
          </w:p>
        </w:tc>
        <w:tc>
          <w:tcPr>
            <w:tcW w:w="85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2E403EB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Tranche B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대출</w:t>
            </w:r>
          </w:p>
        </w:tc>
        <w:tc>
          <w:tcPr>
            <w:tcW w:w="226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71B35895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8,000,000,000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원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85A455E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</w:t>
            </w:r>
          </w:p>
        </w:tc>
        <w:tc>
          <w:tcPr>
            <w:tcW w:w="1295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vAlign w:val="center"/>
          </w:tcPr>
          <w:p w14:paraId="0A23D6BB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  <w:highlight w:val="yellow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인출일로부터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 xml:space="preserve"> 24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개월</w:t>
            </w:r>
          </w:p>
        </w:tc>
      </w:tr>
      <w:tr w:rsidR="00DE42D9" w14:paraId="70295C87" w14:textId="77777777">
        <w:trPr>
          <w:trHeight w:val="635"/>
          <w:jc w:val="center"/>
        </w:trPr>
        <w:tc>
          <w:tcPr>
            <w:tcW w:w="4338" w:type="dxa"/>
            <w:gridSpan w:val="3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1B75D230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합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 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계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0D362F" w14:textId="77777777" w:rsidR="00DE42D9" w:rsidRDefault="00DE42D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E46C23" w14:textId="77777777" w:rsidR="00DE42D9" w:rsidRDefault="00930A79">
            <w:pPr>
              <w:snapToGrid w:val="0"/>
              <w:spacing w:after="0" w:line="240" w:lineRule="auto"/>
              <w:jc w:val="center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  <w:r>
              <w:rPr>
                <w:rFonts w:ascii="Times New Roman" w:eastAsia="바탕체" w:hAnsi="Times New Roman"/>
                <w:kern w:val="0"/>
                <w:sz w:val="22"/>
              </w:rPr>
              <w:t>금</w:t>
            </w:r>
            <w:r>
              <w:rPr>
                <w:rFonts w:ascii="Times New Roman" w:eastAsia="Times New Roman" w:hAnsi="Times New Roman"/>
                <w:kern w:val="0"/>
                <w:sz w:val="22"/>
              </w:rPr>
              <w:t xml:space="preserve"> 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일천구백팔십억원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(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￦</w:t>
            </w:r>
            <w:r>
              <w:rPr>
                <w:rFonts w:ascii="Times New Roman" w:eastAsia="바탕체" w:hAnsi="Times New Roman"/>
                <w:kern w:val="0"/>
                <w:sz w:val="22"/>
              </w:rPr>
              <w:t>198,000,000,000)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1543FF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  <w:tc>
          <w:tcPr>
            <w:tcW w:w="129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E59D6" w14:textId="77777777" w:rsidR="00DE42D9" w:rsidRDefault="00DE42D9">
            <w:pPr>
              <w:snapToGrid w:val="0"/>
              <w:spacing w:after="0" w:line="240" w:lineRule="auto"/>
              <w:textAlignment w:val="baseline"/>
              <w:rPr>
                <w:rFonts w:ascii="Times New Roman" w:eastAsia="바탕체" w:hAnsi="Times New Roman"/>
                <w:kern w:val="0"/>
                <w:sz w:val="22"/>
              </w:rPr>
            </w:pPr>
          </w:p>
        </w:tc>
      </w:tr>
    </w:tbl>
    <w:p w14:paraId="7DCF958F" w14:textId="77777777" w:rsidR="00DE42D9" w:rsidRDefault="00DE42D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i/>
          <w:iCs/>
          <w:kern w:val="0"/>
          <w:sz w:val="22"/>
        </w:rPr>
      </w:pPr>
    </w:p>
    <w:p w14:paraId="1FA98C28" w14:textId="77777777" w:rsidR="00DE42D9" w:rsidRDefault="00930A79">
      <w:pPr>
        <w:snapToGrid w:val="0"/>
        <w:spacing w:after="0" w:line="360" w:lineRule="auto"/>
        <w:ind w:left="700" w:hanging="700"/>
        <w:textAlignment w:val="baseline"/>
        <w:rPr>
          <w:rFonts w:ascii="Times New Roman" w:eastAsia="바탕체" w:hAnsi="Times New Roman"/>
          <w:i/>
          <w:iCs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1) </w:t>
      </w:r>
      <w:r>
        <w:rPr>
          <w:rFonts w:ascii="Times New Roman" w:eastAsia="바탕체" w:hAnsi="Times New Roman"/>
          <w:i/>
          <w:iCs/>
          <w:kern w:val="0"/>
          <w:sz w:val="22"/>
        </w:rPr>
        <w:t>위</w:t>
      </w:r>
      <w:r>
        <w:rPr>
          <w:rFonts w:ascii="Times New Roman" w:eastAsia="바탕체" w:hAnsi="Times New Roman"/>
          <w:i/>
          <w:iCs/>
          <w:kern w:val="0"/>
          <w:sz w:val="22"/>
        </w:rPr>
        <w:t>“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</w:t>
      </w:r>
      <w:r>
        <w:rPr>
          <w:rFonts w:ascii="Times New Roman" w:eastAsia="바탕체" w:hAnsi="Times New Roman"/>
          <w:i/>
          <w:iCs/>
          <w:kern w:val="0"/>
          <w:sz w:val="22"/>
        </w:rPr>
        <w:t>”</w:t>
      </w:r>
      <w:r>
        <w:rPr>
          <w:rFonts w:ascii="Times New Roman" w:eastAsia="바탕체" w:hAnsi="Times New Roman"/>
          <w:i/>
          <w:iCs/>
          <w:kern w:val="0"/>
          <w:sz w:val="22"/>
        </w:rPr>
        <w:t>라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함은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그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명칭을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불문하고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현재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및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장래의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여신거래와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관련하여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      </w:t>
      </w:r>
    </w:p>
    <w:p w14:paraId="4672A216" w14:textId="77777777" w:rsidR="00DE42D9" w:rsidRDefault="00930A79">
      <w:pPr>
        <w:snapToGrid w:val="0"/>
        <w:spacing w:after="0" w:line="360" w:lineRule="auto"/>
        <w:ind w:left="200" w:firstLine="220"/>
        <w:textAlignment w:val="baseline"/>
        <w:rPr>
          <w:rFonts w:ascii="Times New Roman" w:eastAsia="바탕체" w:hAnsi="Times New Roman"/>
          <w:i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채무자와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우선수익자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사이에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체결된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각종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계약을</w:t>
      </w:r>
      <w:r>
        <w:rPr>
          <w:rFonts w:ascii="Times New Roman" w:eastAsia="Times New Roman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말합니다</w:t>
      </w:r>
      <w:r>
        <w:rPr>
          <w:rFonts w:ascii="Times New Roman" w:eastAsia="바탕체" w:hAnsi="Times New Roman"/>
          <w:i/>
          <w:iCs/>
          <w:kern w:val="0"/>
          <w:sz w:val="22"/>
        </w:rPr>
        <w:t>.</w:t>
      </w:r>
    </w:p>
    <w:p w14:paraId="36C111BD" w14:textId="77777777" w:rsidR="00DE42D9" w:rsidRDefault="00930A79">
      <w:pPr>
        <w:snapToGrid w:val="0"/>
        <w:spacing w:after="0" w:line="360" w:lineRule="auto"/>
        <w:ind w:left="200" w:firstLine="220"/>
        <w:textAlignment w:val="baseline"/>
        <w:rPr>
          <w:rFonts w:ascii="Times New Roman" w:eastAsia="바탕체" w:hAnsi="Times New Roman"/>
          <w:i/>
          <w:kern w:val="0"/>
          <w:sz w:val="22"/>
        </w:rPr>
      </w:pPr>
      <w:r>
        <w:rPr>
          <w:rFonts w:ascii="Times New Roman" w:eastAsia="바탕체" w:hAnsi="Times New Roman"/>
          <w:i/>
          <w:iCs/>
          <w:kern w:val="0"/>
          <w:sz w:val="22"/>
        </w:rPr>
        <w:t>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2) </w:t>
      </w:r>
      <w:r>
        <w:rPr>
          <w:rFonts w:ascii="Times New Roman" w:eastAsia="바탕체" w:hAnsi="Times New Roman"/>
          <w:i/>
          <w:iCs/>
          <w:kern w:val="0"/>
          <w:sz w:val="22"/>
        </w:rPr>
        <w:t>제</w:t>
      </w:r>
      <w:r>
        <w:rPr>
          <w:rFonts w:ascii="Times New Roman" w:eastAsia="바탕체" w:hAnsi="Times New Roman"/>
          <w:i/>
          <w:iCs/>
          <w:kern w:val="0"/>
          <w:sz w:val="22"/>
        </w:rPr>
        <w:t>1</w:t>
      </w:r>
      <w:r>
        <w:rPr>
          <w:rFonts w:ascii="Times New Roman" w:eastAsia="바탕체" w:hAnsi="Times New Roman"/>
          <w:i/>
          <w:iCs/>
          <w:kern w:val="0"/>
          <w:sz w:val="22"/>
        </w:rPr>
        <w:t>순위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우선수익자</w:t>
      </w:r>
      <w:r>
        <w:rPr>
          <w:rFonts w:ascii="Times New Roman" w:eastAsia="바탕체" w:hAnsi="Times New Roman"/>
          <w:i/>
          <w:iCs/>
          <w:kern w:val="0"/>
          <w:sz w:val="22"/>
        </w:rPr>
        <w:t>(</w:t>
      </w:r>
      <w:r>
        <w:rPr>
          <w:rFonts w:ascii="Times New Roman" w:eastAsia="바탕체" w:hAnsi="Times New Roman"/>
          <w:i/>
          <w:iCs/>
          <w:kern w:val="0"/>
          <w:sz w:val="22"/>
        </w:rPr>
        <w:t>쿠팡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주식회사</w:t>
      </w:r>
      <w:r>
        <w:rPr>
          <w:rFonts w:ascii="Times New Roman" w:eastAsia="바탕체" w:hAnsi="Times New Roman"/>
          <w:i/>
          <w:iCs/>
          <w:kern w:val="0"/>
          <w:sz w:val="22"/>
        </w:rPr>
        <w:t>)</w:t>
      </w:r>
      <w:r>
        <w:rPr>
          <w:rFonts w:ascii="Times New Roman" w:eastAsia="바탕체" w:hAnsi="Times New Roman"/>
          <w:i/>
          <w:iCs/>
          <w:kern w:val="0"/>
          <w:sz w:val="22"/>
        </w:rPr>
        <w:t>의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우선수익권은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여신거래가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아니라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, </w:t>
      </w:r>
      <w:r>
        <w:rPr>
          <w:rFonts w:ascii="Times New Roman" w:eastAsia="바탕체" w:hAnsi="Times New Roman"/>
          <w:i/>
          <w:iCs/>
          <w:kern w:val="0"/>
          <w:sz w:val="22"/>
        </w:rPr>
        <w:t>위탁자가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승계하는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2024</w:t>
      </w:r>
      <w:r>
        <w:rPr>
          <w:rFonts w:ascii="Times New Roman" w:eastAsia="바탕체" w:hAnsi="Times New Roman"/>
          <w:i/>
          <w:iCs/>
          <w:kern w:val="0"/>
          <w:sz w:val="22"/>
        </w:rPr>
        <w:t>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2</w:t>
      </w:r>
      <w:r>
        <w:rPr>
          <w:rFonts w:ascii="Times New Roman" w:eastAsia="바탕체" w:hAnsi="Times New Roman"/>
          <w:i/>
          <w:iCs/>
          <w:kern w:val="0"/>
          <w:sz w:val="22"/>
        </w:rPr>
        <w:t>월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5</w:t>
      </w:r>
      <w:r>
        <w:rPr>
          <w:rFonts w:ascii="Times New Roman" w:eastAsia="바탕체" w:hAnsi="Times New Roman"/>
          <w:i/>
          <w:iCs/>
          <w:kern w:val="0"/>
          <w:sz w:val="22"/>
        </w:rPr>
        <w:t>일자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임대차계약</w:t>
      </w:r>
      <w:r>
        <w:rPr>
          <w:rFonts w:ascii="Times New Roman" w:eastAsia="바탕체" w:hAnsi="Times New Roman"/>
          <w:i/>
          <w:iCs/>
          <w:kern w:val="0"/>
          <w:sz w:val="22"/>
        </w:rPr>
        <w:t>(</w:t>
      </w:r>
      <w:r>
        <w:rPr>
          <w:rFonts w:ascii="Times New Roman" w:eastAsia="바탕체" w:hAnsi="Times New Roman"/>
          <w:i/>
          <w:iCs/>
          <w:kern w:val="0"/>
          <w:sz w:val="22"/>
        </w:rPr>
        <w:t>지상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5~7</w:t>
      </w:r>
      <w:r>
        <w:rPr>
          <w:rFonts w:ascii="Times New Roman" w:eastAsia="바탕체" w:hAnsi="Times New Roman"/>
          <w:i/>
          <w:iCs/>
          <w:kern w:val="0"/>
          <w:sz w:val="22"/>
        </w:rPr>
        <w:t>층</w:t>
      </w:r>
      <w:r>
        <w:rPr>
          <w:rFonts w:ascii="Times New Roman" w:eastAsia="바탕체" w:hAnsi="Times New Roman"/>
          <w:i/>
          <w:iCs/>
          <w:kern w:val="0"/>
          <w:sz w:val="22"/>
        </w:rPr>
        <w:t>)</w:t>
      </w:r>
      <w:r>
        <w:rPr>
          <w:rFonts w:ascii="Times New Roman" w:eastAsia="바탕체" w:hAnsi="Times New Roman"/>
          <w:i/>
          <w:iCs/>
          <w:kern w:val="0"/>
          <w:sz w:val="22"/>
        </w:rPr>
        <w:t>상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임대차보증금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금</w:t>
      </w:r>
      <w:r>
        <w:rPr>
          <w:rFonts w:ascii="Times New Roman" w:eastAsia="바탕체" w:hAnsi="Times New Roman"/>
          <w:i/>
          <w:iCs/>
          <w:kern w:val="0"/>
          <w:sz w:val="22"/>
        </w:rPr>
        <w:t>2,132,586,000</w:t>
      </w:r>
      <w:r>
        <w:rPr>
          <w:rFonts w:ascii="Times New Roman" w:eastAsia="바탕체" w:hAnsi="Times New Roman"/>
          <w:i/>
          <w:iCs/>
          <w:kern w:val="0"/>
          <w:sz w:val="22"/>
        </w:rPr>
        <w:t>원의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반환채권을</w:t>
      </w:r>
      <w:r>
        <w:rPr>
          <w:rFonts w:ascii="Times New Roman" w:eastAsia="바탕체" w:hAnsi="Times New Roman"/>
          <w:i/>
          <w:iCs/>
          <w:kern w:val="0"/>
          <w:sz w:val="22"/>
        </w:rPr>
        <w:t xml:space="preserve"> </w:t>
      </w:r>
      <w:r>
        <w:rPr>
          <w:rFonts w:ascii="Times New Roman" w:eastAsia="바탕체" w:hAnsi="Times New Roman"/>
          <w:i/>
          <w:iCs/>
          <w:kern w:val="0"/>
          <w:sz w:val="22"/>
        </w:rPr>
        <w:t>담보한다</w:t>
      </w:r>
      <w:r>
        <w:rPr>
          <w:rFonts w:ascii="Times New Roman" w:eastAsia="바탕체" w:hAnsi="Times New Roman"/>
          <w:i/>
          <w:iCs/>
          <w:kern w:val="0"/>
          <w:sz w:val="22"/>
        </w:rPr>
        <w:t>.</w:t>
      </w:r>
    </w:p>
    <w:p w14:paraId="27D26125" w14:textId="77777777" w:rsidR="00DE42D9" w:rsidRDefault="00DE42D9">
      <w:pPr>
        <w:widowControl/>
        <w:autoSpaceDE/>
        <w:rPr>
          <w:rFonts w:ascii="Times New Roman" w:eastAsia="바탕체" w:hAnsi="Times New Roman"/>
          <w:i/>
          <w:kern w:val="0"/>
          <w:sz w:val="22"/>
        </w:rPr>
        <w:sectPr w:rsidR="00DE42D9">
          <w:headerReference w:type="default" r:id="rId9"/>
          <w:footerReference w:type="default" r:id="rId10"/>
          <w:footerReference w:type="first" r:id="rId11"/>
          <w:pgSz w:w="11906" w:h="16838"/>
          <w:pgMar w:top="1701" w:right="1440" w:bottom="1440" w:left="1440" w:header="851" w:footer="992" w:gutter="0"/>
          <w:pgNumType w:start="1"/>
          <w:cols w:space="720"/>
          <w:formProt w:val="0"/>
          <w:docGrid w:linePitch="360"/>
        </w:sectPr>
      </w:pPr>
    </w:p>
    <w:p w14:paraId="4CE587FB" w14:textId="77777777" w:rsidR="00930A79" w:rsidRPr="00404F2D" w:rsidRDefault="00930A79" w:rsidP="006A29C3">
      <w:pPr>
        <w:pStyle w:val="TKSubtitle"/>
        <w:snapToGrid w:val="0"/>
        <w:spacing w:line="360" w:lineRule="auto" w:after="0"/>
        <w:rPr>
          <w:rFonts w:ascii="Times New Roman" w:hAnsi="Times New Roman" w:cs="Times New Roman" w:eastAsia="바탕체"/>
          <w:b/>
          <w:sz w:val="40"/>
          <w:szCs w:val="40"/>
        </w:rPr>
      </w:pPr>
      <w:commentRangeStart w:id="24"/>
      <w:r/>
      <w:r w:rsidRPr="00404F2D">
        <w:rPr>
          <w:rFonts w:ascii="Times New Roman" w:hAnsi="Times New Roman" w:cs="Times New Roman" w:eastAsia="바탕체"/>
          <w:b/>
          <w:color w:val="000000"/>
          <w:sz w:val="40"/>
          <w:szCs w:val="40"/>
          <w:u w:val="single"/>
        </w:rPr>
        <w:lastRenderedPageBreak/>
        <w:t>부동산담보신탁계약에</w:t>
      </w:r>
      <w:r w:rsidRPr="00404F2D">
        <w:rPr>
          <w:rFonts w:ascii="Times New Roman" w:hAnsi="Times New Roman" w:cs="Times New Roman" w:eastAsia="바탕체"/>
          <w:b/>
          <w:color w:val="000000"/>
          <w:sz w:val="40"/>
          <w:szCs w:val="40"/>
          <w:u w:val="single"/>
        </w:rPr>
        <w:t xml:space="preserve"> </w:t>
      </w:r>
      <w:r w:rsidRPr="00404F2D">
        <w:rPr>
          <w:rFonts w:ascii="Times New Roman" w:hAnsi="Times New Roman" w:cs="Times New Roman" w:eastAsia="바탕체"/>
          <w:b/>
          <w:color w:val="000000"/>
          <w:sz w:val="40"/>
          <w:szCs w:val="40"/>
          <w:u w:val="single"/>
        </w:rPr>
        <w:t>대한</w:t>
      </w:r>
      <w:r w:rsidRPr="00404F2D">
        <w:rPr>
          <w:rFonts w:ascii="Times New Roman" w:hAnsi="Times New Roman" w:cs="Times New Roman" w:eastAsia="바탕체"/>
          <w:b/>
          <w:color w:val="000000"/>
          <w:sz w:val="40"/>
          <w:szCs w:val="40"/>
          <w:u w:val="single"/>
        </w:rPr>
        <w:t xml:space="preserve"> </w:t>
      </w:r>
      <w:r w:rsidRPr="00404F2D">
        <w:rPr>
          <w:rFonts w:ascii="Times New Roman" w:hAnsi="Times New Roman" w:cs="Times New Roman" w:eastAsia="바탕체"/>
          <w:b/>
          <w:color w:val="000000"/>
          <w:sz w:val="40"/>
          <w:szCs w:val="40"/>
          <w:u w:val="single"/>
        </w:rPr>
        <w:t>특약</w:t>
      </w:r>
      <w:r/>
      <w:commentRangeEnd w:id="24"/>
      <w:r>
        <w:rPr>
          <w:rStyle w:val="CommentReference"/>
        </w:rPr>
        <w:commentReference w:id="24"/>
      </w:r>
    </w:p>
    <w:p w14:paraId="1C9E8339" w14:textId="77777777" w:rsidR="00930A79" w:rsidRPr="00404F2D" w:rsidRDefault="00930A79" w:rsidP="006A29C3">
      <w:pPr>
        <w:pStyle w:val="TKNormal"/>
        <w:snapToGrid w:val="0"/>
        <w:spacing w:line="360" w:lineRule="auto" w:after="0"/>
        <w:jc w:val="distribute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081CEFC9" w14:textId="77777777" w:rsidR="00930A79" w:rsidRPr="00404F2D" w:rsidRDefault="00930A79" w:rsidP="006A29C3">
      <w:pPr>
        <w:pStyle w:val="TKNormal"/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i/>
          <w:color w:val="00B0F0"/>
          <w:sz w:val="22"/>
          <w:szCs w:val="22"/>
        </w:rPr>
      </w:pPr>
      <w:commentRangeStart w:id="11"/>
      <w:r>
        <w:rPr>
          <w:rFonts w:ascii="Times New Roman" w:hAnsi="Times New Roman" w:cs="Times New Roman" w:eastAsia="바탕체"/>
          <w:sz w:val="22"/>
          <w:szCs w:val="22"/>
        </w:rPr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주식회사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코람코라이프로지스위탁관리부동산투자회사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(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이하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“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위탁자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”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라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함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)</w:t>
      </w:r>
      <w:del w:id="9089" w:author="코람코 상장리츠팀" w:date="2026-10-13T09:00:00Z">
        <w:r w:rsidRPr="00404F2D"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, </w:delText>
        </w:r>
      </w:del>
      <w:ins w:id="9090" w:author="코람코 상장리츠팀" w:date="2026-10-13T09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t xml:space="preserve">와 </w:t>
        </w:r>
      </w:ins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주식회사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우리은행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(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소관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: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신탁부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,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이하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“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수탁자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”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라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함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)</w:t>
      </w:r>
      <w:del w:id="9091" w:author="코람코 상장리츠팀" w:date="2026-10-13T09:00:00Z">
        <w:r w:rsidRPr="00404F2D"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,</w:delText>
        </w:r>
      </w:del>
      <w:del w:id="9092" w:author="코람코 상장리츠팀" w:date="2026-10-13T09:00:00Z">
        <w:r w:rsidRPr="00404F2D">
          <w:rPr>
            <w:rFonts w:ascii="Times New Roman" w:eastAsia="바탕체" w:hAnsi="Times New Roman" w:cs="Times New Roman"/>
            <w:sz w:val="22"/>
            <w:szCs w:val="22"/>
          </w:rPr>
          <w:delText xml:space="preserve"> </w:delText>
        </w:r>
      </w:del>
      <w:del w:id="909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쿠팡</w:delText>
        </w:r>
      </w:del>
      <w:del w:id="909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09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주식회사</w:delText>
        </w:r>
      </w:del>
      <w:del w:id="909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(</w:delText>
        </w:r>
      </w:del>
      <w:del w:id="909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이하</w:delText>
        </w:r>
      </w:del>
      <w:del w:id="909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09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“</w:delText>
        </w:r>
      </w:del>
      <w:del w:id="910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1</w:delText>
        </w:r>
      </w:del>
      <w:del w:id="910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0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0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우선수익자”라</w:delText>
        </w:r>
      </w:del>
      <w:del w:id="910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0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함</w:delText>
        </w:r>
      </w:del>
      <w:del w:id="910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), </w:delText>
        </w:r>
      </w:del>
      <w:del w:id="910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별첨</w:delText>
        </w:r>
      </w:del>
      <w:del w:id="910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1.</w:delText>
        </w:r>
      </w:del>
      <w:del w:id="910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에</w:delText>
        </w:r>
      </w:del>
      <w:del w:id="911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1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공동</w:delText>
        </w:r>
      </w:del>
      <w:del w:id="911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2</w:delText>
        </w:r>
      </w:del>
      <w:del w:id="911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1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1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우선수익자로</w:delText>
        </w:r>
      </w:del>
      <w:del w:id="911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1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기재된</w:delText>
        </w:r>
      </w:del>
      <w:del w:id="911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1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회사들</w:delText>
        </w:r>
      </w:del>
      <w:del w:id="912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(</w:delText>
        </w:r>
      </w:del>
      <w:del w:id="912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이하</w:delText>
        </w:r>
      </w:del>
      <w:del w:id="912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2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총칭하여</w:delText>
        </w:r>
      </w:del>
      <w:del w:id="912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2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“</w:delText>
        </w:r>
      </w:del>
      <w:del w:id="912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2</w:delText>
        </w:r>
      </w:del>
      <w:del w:id="912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2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2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우선수익자”라</w:delText>
        </w:r>
      </w:del>
      <w:del w:id="913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3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함</w:delText>
        </w:r>
      </w:del>
      <w:del w:id="913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), </w:delText>
        </w:r>
      </w:del>
      <w:del w:id="913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별첨</w:delText>
        </w:r>
      </w:del>
      <w:del w:id="913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1.</w:delText>
        </w:r>
      </w:del>
      <w:del w:id="913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에</w:delText>
        </w:r>
      </w:del>
      <w:del w:id="913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3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공동</w:delText>
        </w:r>
      </w:del>
      <w:del w:id="913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3</w:delText>
        </w:r>
      </w:del>
      <w:del w:id="913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4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4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우선수익자로</w:delText>
        </w:r>
      </w:del>
      <w:del w:id="914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4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기재된</w:delText>
        </w:r>
      </w:del>
      <w:del w:id="914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4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회사들</w:delText>
        </w:r>
      </w:del>
      <w:del w:id="914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(</w:delText>
        </w:r>
      </w:del>
      <w:del w:id="914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이하</w:delText>
        </w:r>
      </w:del>
      <w:del w:id="914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4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총칭하여</w:delText>
        </w:r>
      </w:del>
      <w:del w:id="915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5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“</w:delText>
        </w:r>
      </w:del>
      <w:del w:id="915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3</w:delText>
        </w:r>
      </w:del>
      <w:del w:id="915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5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5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우선수익자”라</w:delText>
        </w:r>
      </w:del>
      <w:del w:id="915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5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하고</w:delText>
        </w:r>
      </w:del>
      <w:del w:id="915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, 2</w:delText>
        </w:r>
      </w:del>
      <w:del w:id="915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6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6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</w:delText>
        </w:r>
      </w:del>
      <w:del w:id="916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6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및</w:delText>
        </w:r>
      </w:del>
      <w:del w:id="916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3</w:delText>
        </w:r>
      </w:del>
      <w:del w:id="916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6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6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우선수익자를</w:delText>
        </w:r>
      </w:del>
      <w:del w:id="916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6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총칭하여</w:delText>
        </w:r>
      </w:del>
      <w:del w:id="917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7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“대주</w:delText>
        </w:r>
      </w:del>
      <w:del w:id="917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7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우선수익자들”이라</w:delText>
        </w:r>
      </w:del>
      <w:del w:id="917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7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하며</w:delText>
        </w:r>
      </w:del>
      <w:del w:id="917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, 1</w:delText>
        </w:r>
      </w:del>
      <w:del w:id="917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7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7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</w:delText>
        </w:r>
      </w:del>
      <w:del w:id="918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, 2</w:delText>
        </w:r>
      </w:del>
      <w:del w:id="918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8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8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</w:delText>
        </w:r>
      </w:del>
      <w:del w:id="918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8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및</w:delText>
        </w:r>
      </w:del>
      <w:del w:id="918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3</w:delText>
        </w:r>
      </w:del>
      <w:del w:id="918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순위</w:delText>
        </w:r>
      </w:del>
      <w:del w:id="918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8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우선수익자를</w:delText>
        </w:r>
      </w:del>
      <w:del w:id="919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91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개별적으로</w:delText>
        </w:r>
      </w:del>
      <w:del w:id="9192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93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“우선수익자”</w:delText>
        </w:r>
      </w:del>
      <w:del w:id="9194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, </w:delText>
        </w:r>
      </w:del>
      <w:del w:id="9195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총칭하여</w:delText>
        </w:r>
      </w:del>
      <w:del w:id="9196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97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“우선수익자들”이라</w:delText>
        </w:r>
      </w:del>
      <w:del w:id="9198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 </w:delText>
        </w:r>
      </w:del>
      <w:del w:id="9199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함</w:delText>
        </w:r>
      </w:del>
      <w:del w:id="9200" w:author="코람코 상장리츠팀" w:date="2026-10-13T09:00:00Z">
        <w:r w:rsidRPr="00404F2D">
          <w:rPr>
            <w:rFonts w:ascii="Times New Roman" w:eastAsia="바탕체" w:hint="eastAsia" w:hAnsi="Times New Roman" w:cs="Times New Roman"/>
            <w:color w:val="000000"/>
            <w:sz w:val="22"/>
            <w:szCs w:val="22"/>
          </w:rPr>
          <w:delText xml:space="preserve">)</w:delText>
        </w:r>
      </w:del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은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202</w:t>
      </w:r>
      <w:r w:rsidRPr="00404F2D">
        <w:rPr>
          <w:rFonts w:ascii="Times New Roman" w:hint="eastAsia" w:hAnsi="Times New Roman" w:cs="Times New Roman" w:eastAsia="바탕체"/>
          <w:color w:val="000000"/>
          <w:sz w:val="22"/>
          <w:szCs w:val="22"/>
        </w:rPr>
        <w:t>6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년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sz w:val="22"/>
          <w:szCs w:val="22"/>
        </w:rPr>
        <w:t>[*]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월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sz w:val="22"/>
          <w:szCs w:val="22"/>
        </w:rPr>
        <w:t>[*]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일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체결한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부동산담보신탁계약서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(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이하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“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신탁계약서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”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라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함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)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에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추가하여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다음과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같이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약정한다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(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이하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“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sz w:val="22"/>
          <w:szCs w:val="22"/>
        </w:rPr>
        <w:t>특약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”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이라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하고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신탁계약서와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본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특약을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총칭하여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“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본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신탁계약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”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이라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함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).</w:t>
      </w:r>
      <w:ins w:id="9201" w:author="코람코 상장리츠팀" w:date="2026-10-13T09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t xml:space="preserve"> 본 신탁계약에서 쿠팡 주식회사를 “1순위 우선수익자”라 하고, 별첨 1.에 공동 2순위 우선수익자로 기재된 회사들을 총칭하여 “2순위 우선수익자”, 별첨 1.에 공동 3순위 우선수익자로 기재된 회사들을 총칭하여 “3순위 우선수익자”라 하며, 2순위 우선수익자 및 3순위 우선수익자를 총칭하여 “대주 우선수익자들”, 1순위 우선수익자, 2순위 우선수익자 및 3순위 우선수익자를 개별적으로 “우선수익자”, 총칭하여 “우선수익자들”이라 한다.</w:t>
        </w:r>
      </w:ins>
      <w:r>
        <w:rPr>
          <w:rFonts w:ascii="Times New Roman" w:hAnsi="Times New Roman" w:cs="Times New Roman" w:eastAsia="바탕체"/>
          <w:sz w:val="22"/>
          <w:szCs w:val="22"/>
        </w:rPr>
      </w:r>
      <w:commentRangeEnd w:id="11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1"/>
      </w:r>
    </w:p>
    <w:p w14:paraId="5927AFD6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629178F6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조【특약의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목적】</w:t>
      </w:r>
    </w:p>
    <w:p w14:paraId="01DA5581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구체화하고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권리의무관계를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명확히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필요한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사항을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정함을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목적으로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>
      <w:pPr>
        <w:pStyle w:val="TKNormal"/>
        <w:snapToGrid w:val="0"/>
        <w:spacing w:line="360" w:lineRule="auto" w:after="0"/>
        <w:rPr>
          <w:ins w:id="9202" w:author="코람코 상장리츠팀" w:date="2026-10-13T09:00:00Z"/>
          <w:rFonts w:ascii="Times New Roman" w:hAnsi="Times New Roman" w:cs="Times New Roman" w:eastAsia="바탕체"/>
          <w:sz w:val="22"/>
          <w:szCs w:val="22"/>
        </w:rPr>
      </w:pPr>
      <w:commentRangeStart w:id="12"/>
      <w:r>
        <w:rPr>
          <w:rFonts w:ascii="Times New Roman" w:hAnsi="Times New Roman" w:cs="Times New Roman" w:eastAsia="바탕체"/>
          <w:sz w:val="22"/>
          <w:szCs w:val="22"/>
        </w:rPr>
      </w:r>
      <w:ins w:id="9203" w:author="코람코 상장리츠팀" w:date="2026-10-13T09:00:00Z">
        <w:r>
          <w:rPr>
            <w:rFonts w:ascii="Times New Roman" w:eastAsia="바탕체" w:hAnsi="Times New Roman" w:hint="eastAsia" w:cs="Times New Roman"/>
            <w:b/>
            <w:color w:val="000000"/>
            <w:sz w:val="22"/>
            <w:szCs w:val="22"/>
          </w:rPr>
          <w:t xml:space="preserve">제1조의2【우선수익자의 지위】</w:t>
        </w:r>
      </w:ins>
      <w:r>
        <w:rPr>
          <w:rFonts w:ascii="Times New Roman" w:hAnsi="Times New Roman" w:cs="Times New Roman" w:eastAsia="바탕체"/>
          <w:sz w:val="22"/>
          <w:szCs w:val="22"/>
        </w:rPr>
      </w:r>
      <w:commentRangeEnd w:id="12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2"/>
      </w:r>
    </w:p>
    <w:p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ins w:id="9204" w:author="코람코 상장리츠팀" w:date="2026-10-13T09:00:00Z"/>
          <w:rFonts w:ascii="Times New Roman" w:hAnsi="Times New Roman" w:cs="Times New Roman" w:eastAsia="바탕체"/>
          <w:sz w:val="22"/>
          <w:szCs w:val="22"/>
        </w:rPr>
      </w:pPr>
      <w:ins w:id="9205" w:author="코람코 상장리츠팀" w:date="2026-10-13T09:00:00Z">
        <w:r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t xml:space="preserve">① 우선수익자들은 본 신탁계약의 당사자가 아니며, 위탁자의 지정에 따라 별첨 1.에 기재된 순위 및 우선수익한도금액으로 본 신탁계약상 우선수익권을 취득한다. 수탁자는 신탁등기 시 별첨 1.에 따라 우선수익자들을 신탁원부에 기재하고, 본 특약 제4조에 따라 수익권증서를 발급한다.</w:t>
        </w:r>
      </w:ins>
    </w:p>
    <w:p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ins w:id="9206" w:author="코람코 상장리츠팀" w:date="2026-10-13T09:00:00Z"/>
          <w:rFonts w:ascii="Times New Roman" w:hAnsi="Times New Roman" w:cs="Times New Roman" w:eastAsia="바탕체"/>
          <w:sz w:val="22"/>
          <w:szCs w:val="22"/>
        </w:rPr>
      </w:pPr>
      <w:ins w:id="9207" w:author="코람코 상장리츠팀" w:date="2026-10-13T09:00:00Z">
        <w:r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t xml:space="preserve">② 신탁계약서 및 본 특약 중 우선수익자들의 권리에 관한 규정은 우선수익자들을 위하여 그 효력이 있다. 신탁계약서 및 본 특약 중 우선수익자들의 확인, 동의, 승낙 또는 이의 불제기에 관한 규정은 우선수익자가 수익권증서를 수령한 때(대주 우선수익자들의 경우 대출약정서 체결 시를 포함한다) 해당 우선수익자가 이를 승낙한 것으로 본다.</w:t>
        </w:r>
      </w:ins>
    </w:p>
    <w:p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ins w:id="9208" w:author="코람코 상장리츠팀" w:date="2026-10-13T09:00:00Z"/>
          <w:rFonts w:ascii="Times New Roman" w:hAnsi="Times New Roman" w:cs="Times New Roman" w:eastAsia="바탕체"/>
          <w:sz w:val="22"/>
          <w:szCs w:val="22"/>
        </w:rPr>
      </w:pPr>
      <w:ins w:id="9209" w:author="코람코 상장리츠팀" w:date="2026-10-13T09:00:00Z">
        <w:r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t xml:space="preserve">③ 위탁자와 수탁자는 우선수익자들(해당 변경이 특정 우선수익자의 권리에만 영향을 미치는 경우에는 해당 우선수익자)의 사전 서면 동의 없이 신탁계약서 및 본 특약을 변경하거나 해지할 수 없다.</w:t>
        </w:r>
      </w:ins>
    </w:p>
    <w:p w14:paraId="300EEB10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475C9D4E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bookmarkStart w:id="4" w:name="[문서의_처음]"/>
      <w:bookmarkEnd w:id="4"/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2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조【신탁가액】</w:t>
      </w:r>
    </w:p>
    <w:p w14:paraId="470B97AC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한국회계기준원의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기업회계기준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105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개정공표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(’10.12.30)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신탁가액은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인수시점에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장부금액으로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장부금액을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순서에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신탁가액을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인식한다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22C66F43" w14:textId="77777777" w:rsidR="00930A79" w:rsidRPr="00404F2D" w:rsidRDefault="00930A79">
      <w:pPr>
        <w:pStyle w:val="TKNormal"/>
        <w:numPr>
          <w:ilvl w:val="0"/>
          <w:numId w:val="4"/>
        </w:numPr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kern w:val="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위탁자의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취득원가</w:t>
      </w:r>
    </w:p>
    <w:p w14:paraId="31A725A6" w14:textId="77777777" w:rsidR="00930A79" w:rsidRPr="00404F2D" w:rsidRDefault="00930A79">
      <w:pPr>
        <w:pStyle w:val="TKNormal"/>
        <w:numPr>
          <w:ilvl w:val="0"/>
          <w:numId w:val="4"/>
        </w:numPr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kern w:val="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부동산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가격공시에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관한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법률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제</w:t>
      </w:r>
      <w:r w:rsidRPr="00404F2D">
        <w:rPr>
          <w:rFonts w:ascii="Times New Roman" w:eastAsia="바탕체" w:hAnsi="Times New Roman" w:cs="Times New Roman"/>
          <w:color w:val="000000"/>
          <w:kern w:val="0"/>
          <w:sz w:val="22"/>
          <w:szCs w:val="22"/>
        </w:rPr>
        <w:t>10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조에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개별공시지가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(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건물의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경우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지방세법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제</w:t>
      </w:r>
      <w:r w:rsidRPr="00404F2D">
        <w:rPr>
          <w:rFonts w:ascii="Times New Roman" w:eastAsia="바탕체" w:hAnsi="Times New Roman" w:cs="Times New Roman"/>
          <w:color w:val="000000"/>
          <w:kern w:val="0"/>
          <w:sz w:val="22"/>
          <w:szCs w:val="22"/>
        </w:rPr>
        <w:t>110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조에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시가표준액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)</w:t>
      </w:r>
    </w:p>
    <w:p w14:paraId="745C0FA4" w14:textId="77777777" w:rsidR="00930A79" w:rsidRPr="00404F2D" w:rsidRDefault="00930A79">
      <w:pPr>
        <w:pStyle w:val="TKNormal"/>
        <w:numPr>
          <w:ilvl w:val="0"/>
          <w:numId w:val="4"/>
        </w:numPr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kern w:val="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인수시점의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kern w:val="0"/>
          <w:sz w:val="22"/>
          <w:szCs w:val="22"/>
        </w:rPr>
        <w:t>공정가치</w:t>
      </w:r>
    </w:p>
    <w:p w14:paraId="0AD10B94" w14:textId="77777777" w:rsidR="00930A79" w:rsidRPr="00404F2D" w:rsidRDefault="00930A79" w:rsidP="006A29C3">
      <w:pPr>
        <w:pStyle w:val="TKNormal"/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</w:p>
    <w:p w14:paraId="10B5F021" w14:textId="77777777" w:rsidR="00930A79" w:rsidRPr="00404F2D" w:rsidRDefault="00930A79" w:rsidP="006A29C3">
      <w:pPr>
        <w:pStyle w:val="TKNormal"/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shd w:val="clear" w:color="auto" w:fill="FFFFFF"/>
        </w:rPr>
        <w:t>조【수익권의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shd w:val="clear" w:color="auto" w:fill="FFFFFF"/>
        </w:rPr>
        <w:t>종류】</w:t>
      </w:r>
    </w:p>
    <w:p w14:paraId="2EC9E0C8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구분한다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11C11461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우선수익권의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회수액의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범위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『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별지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4.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내용』에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기재된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대출약정서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변제하여야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대출원리금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모든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중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변제되지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지급받을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우선수익권증서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발행금액을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한도로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다만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,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우선수익권의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내용은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2024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5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일자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변경계약을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포함함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중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2,132,586,000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내에서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지급받을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권리로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373777CC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『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별지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2.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내용』에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기재된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신탁원본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신탁이익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라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회수액의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범위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완료된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남은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지급받을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65FBAD8A" w14:textId="77777777" w:rsidR="00930A79" w:rsidRPr="00404F2D" w:rsidRDefault="00930A79">
      <w:pPr>
        <w:pStyle w:val="TKNormal"/>
        <w:numPr>
          <w:ilvl w:val="0"/>
          <w:numId w:val="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이익의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보전이나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원금의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보전을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33D7E93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Cs/>
          <w:kern w:val="0"/>
          <w:sz w:val="22"/>
          <w:szCs w:val="22"/>
        </w:rPr>
      </w:pPr>
    </w:p>
    <w:p w14:paraId="692D6F0B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4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조【수익권증서】</w:t>
      </w:r>
    </w:p>
    <w:p w14:paraId="0F09E832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7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제②항에도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『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별지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4.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내용』의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여신금액에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담보한도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설정비율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대출약정서상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대출약정금의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120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%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의미함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적용한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우선수익한도금액으로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lastRenderedPageBreak/>
        <w:t>우선수익자들에게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수익권증서를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발행하여야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다만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,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우선수익한도금액은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2,132,586,000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원으로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0A1D7F90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발행되는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수익권증서는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수익권의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증거로서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발행되며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어떠한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경우에도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유통을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전제로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증권의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형태로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발행될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</w:p>
    <w:p w14:paraId="28B37009" w14:textId="77777777" w:rsidR="00930A79" w:rsidRPr="00404F2D" w:rsidRDefault="00930A79">
      <w:pPr>
        <w:pStyle w:val="TKNormal"/>
        <w:numPr>
          <w:ilvl w:val="0"/>
          <w:numId w:val="7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양도하거나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제공할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06DDD001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06817BD3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5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조【수익자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및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우선수익자에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관한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사항】</w:t>
      </w:r>
    </w:p>
    <w:p w14:paraId="30780FBE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추가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지정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변경으로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인하여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어느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수익권증서상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우선수익한도금액이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변경될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우려가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있는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선순위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우선수익자가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추가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지정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변경되는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경우의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후순위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우선수익자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포함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서면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동의를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받아야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서면요청에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추가로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지정되거나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변경된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우선수익한도금액이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변경된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기존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우선수익자에게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수익권증서를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새롭게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발행하여야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신탁원부의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필요한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절차에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협력하기로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</w:p>
    <w:p w14:paraId="0900A772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hAnsi="Times New Roman" w:hint="eastAsia" w:ascii="Times New Roman" w:cs="Times New Roman" w:eastAsia="바탕체"/>
          <w:i/>
          <w:color w:val="000000"/>
          <w:sz w:val="22"/>
          <w:szCs w:val="22"/>
        </w:rPr>
        <w:t xml:space="preserve"> </w:t>
      </w:r>
      <w:r w:rsidRPr="00404F2D">
        <w:rPr>
          <w:rFonts w:hAnsi="Times New Roman" w:hint="eastAsia" w:ascii="Times New Roman" w:cs="Times New Roman" w:eastAsia="바탕체"/>
          <w:color w:val="000000"/>
          <w:sz w:val="22"/>
          <w:szCs w:val="22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12</w:t>
      </w:r>
      <w:r w:rsidRPr="00404F2D">
        <w:rPr>
          <w:rFonts w:ascii="Times New Roman" w:hAnsi="Times New Roman" w:cs="Times New Roman" w:eastAsia="바탕체"/>
          <w:color w:val="000000"/>
          <w:sz w:val="22"/>
          <w:szCs w:val="22"/>
        </w:rPr>
        <w:t>조</w:t>
      </w:r>
      <w:r w:rsidRPr="00404F2D">
        <w:rPr>
          <w:rFonts w:hAnsi="Times New Roman" w:hint="eastAsia" w:ascii="Times New Roman" w:cs="Times New Roman" w:eastAsia="바탕체"/>
          <w:color w:val="000000"/>
          <w:sz w:val="22"/>
          <w:szCs w:val="22"/>
        </w:rPr>
        <w:t xml:space="preserve"> </w:t>
      </w:r>
      <w:r w:rsidRPr="00404F2D">
        <w:rPr>
          <w:rFonts w:hAnsi="Times New Roman" w:hint="eastAsia" w:ascii="Times New Roman" w:cs="Times New Roman" w:eastAsia="바탕체"/>
          <w:color w:val="000000"/>
          <w:sz w:val="22"/>
          <w:szCs w:val="22"/>
        </w:rPr>
        <w:t>제</w:t>
      </w:r>
      <w:r w:rsidRPr="00404F2D">
        <w:rPr>
          <w:rFonts w:hAnsi="Times New Roman" w:ascii="Times New Roman" w:cs="Times New Roman" w:eastAsia="바탕체"/>
          <w:color w:val="000000"/>
          <w:sz w:val="22"/>
          <w:szCs w:val="22"/>
        </w:rPr>
        <w:t>①</w:t>
      </w:r>
      <w:r w:rsidRPr="00404F2D">
        <w:rPr>
          <w:rFonts w:hAnsi="Times New Roman" w:hint="eastAsia" w:ascii="Times New Roman" w:cs="Times New Roman" w:eastAsia="바탕체"/>
          <w:sz w:val="22"/>
          <w:szCs w:val="22"/>
        </w:rPr>
        <w:t>항</w:t>
      </w:r>
      <w:r w:rsidRPr="00404F2D">
        <w:rPr>
          <w:rFonts w:ascii="Times New Roman" w:hint="eastAsia" w:hAnsi="Times New Roman" w:cs="Times New Roman" w:eastAsia="바탕체"/>
          <w:bCs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sz w:val="22"/>
          <w:szCs w:val="22"/>
        </w:rPr>
        <w:t>각</w:t>
      </w:r>
      <w:r w:rsidRPr="00404F2D">
        <w:rPr>
          <w:rFonts w:ascii="Times New Roman" w:hint="eastAsia" w:hAnsi="Times New Roman" w:cs="Times New Roman" w:eastAsia="바탕체"/>
          <w:bCs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sz w:val="22"/>
          <w:szCs w:val="22"/>
        </w:rPr>
        <w:t>호의</w:t>
      </w:r>
      <w:r w:rsidRPr="00404F2D">
        <w:rPr>
          <w:rFonts w:ascii="Times New Roman" w:hint="eastAsia" w:hAnsi="Times New Roman" w:cs="Times New Roman" w:eastAsia="바탕체"/>
          <w:bCs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kern w:val="0"/>
          <w:sz w:val="22"/>
          <w:szCs w:val="22"/>
          <w:shd w:val="clear" w:color="auto" w:fill="FFFFFF"/>
        </w:rPr>
        <w:t>사유가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발생하는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경우에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한하여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우선수익자들은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대출약정서에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신탁계약서『별지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1.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목록』에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기재된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요청할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처분요청권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).</w:t>
      </w:r>
    </w:p>
    <w:p w14:paraId="79247576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12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처분사유로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처분대금을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, 2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, 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순서로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배분하되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같은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순위의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사이에서는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정산시점의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『별지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4.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내용』에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기재된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대출원금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잔액을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기준으로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안분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배분하기로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6BB20CA" w14:textId="77777777" w:rsidR="00930A7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처분요청권을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결정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판단이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필요한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달리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명시되지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대출약정서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13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구성된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대주단회의를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통해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정하기로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53E58EAB" w14:textId="77777777" w:rsidR="00DE42D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처분대금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등의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정산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제③항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지급받을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권리만을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가지며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특약상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우선수익자들의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처분요청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처분방법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등의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협의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동의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의사결정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2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포함하되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참여하지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다만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제①항에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해지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우선수익한도금액을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감액하는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변경은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사전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서면동의를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받아야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289F132F" w14:textId="77777777" w:rsidR="00DE42D9" w:rsidRPr="00404F2D" w:rsidRDefault="00930A79">
      <w:pPr>
        <w:pStyle w:val="TKNormal"/>
        <w:numPr>
          <w:ilvl w:val="0"/>
          <w:numId w:val="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7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제④항에도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대출약정서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18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리파이낸싱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대출약정서에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대출채권의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양도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등으로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변경하는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해지하지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해당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변경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지정할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있으며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lastRenderedPageBreak/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요청에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변경된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수익권증서를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발행하여야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동의는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요하지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79AFBC7A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Cs/>
          <w:kern w:val="0"/>
          <w:sz w:val="22"/>
          <w:szCs w:val="22"/>
        </w:rPr>
      </w:pPr>
    </w:p>
    <w:p w14:paraId="65DE7C52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6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조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【신탁부동산의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변경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등】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</w:p>
    <w:p w14:paraId="23543420" w14:textId="77777777" w:rsidR="00930A79" w:rsidRPr="00404F2D" w:rsidRDefault="00930A79">
      <w:pPr>
        <w:pStyle w:val="TKNormal"/>
        <w:numPr>
          <w:ilvl w:val="0"/>
          <w:numId w:val="2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신탁계약서에도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자산보관위탁계약에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우선수익자들의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동의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승낙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없이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다음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1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해당하는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행위를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</w:p>
    <w:p w14:paraId="70607D66" w14:textId="77777777" w:rsidR="00930A79" w:rsidRPr="00404F2D" w:rsidRDefault="00930A79">
      <w:pPr>
        <w:pStyle w:val="TKNormal"/>
        <w:numPr>
          <w:ilvl w:val="0"/>
          <w:numId w:val="5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신탁부동산과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관련하여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건축허가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기타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인허가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등을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받고자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하는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경우</w:t>
      </w:r>
    </w:p>
    <w:p w14:paraId="40B7A0B9" w14:textId="77777777" w:rsidR="00930A79" w:rsidRPr="00404F2D" w:rsidRDefault="00930A79">
      <w:pPr>
        <w:pStyle w:val="TKNormal"/>
        <w:numPr>
          <w:ilvl w:val="0"/>
          <w:numId w:val="5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위탁자와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수탁자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간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체결된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자산보관위탁계약에서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정한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업무를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처리하는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경우</w:t>
      </w:r>
    </w:p>
    <w:p w14:paraId="5F9DBDFC" w14:textId="77777777" w:rsidR="00930A79" w:rsidRPr="00404F2D" w:rsidRDefault="00930A79">
      <w:pPr>
        <w:pStyle w:val="TKNormal"/>
        <w:numPr>
          <w:ilvl w:val="0"/>
          <w:numId w:val="2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자산보관위탁계약에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토지사용승낙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용도변경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인허가에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취하는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한정되지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행사하는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그러한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권한의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행사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바탕으로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업무처리에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일체의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제기하지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18E5226" w14:textId="77777777" w:rsidR="00930A79" w:rsidRPr="00404F2D" w:rsidRDefault="00930A79">
      <w:pPr>
        <w:pStyle w:val="TKNormal"/>
        <w:numPr>
          <w:ilvl w:val="0"/>
          <w:numId w:val="23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위탁자는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본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특약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및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대출약정서에서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별도로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허용하고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있는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경우를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제외하고는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,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우선수익자들의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동의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또는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사전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승낙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>없이는</w:t>
      </w:r>
      <w:r w:rsidRPr="00404F2D">
        <w:rPr>
          <w:rFonts w:ascii="Times New Roman" w:eastAsia="바탕체" w:hint="eastAsia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신탁부동산에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대하여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저당권설정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전세권설정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등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소유권을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제한하는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행위나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신탁부동산의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훼손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등으로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인해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가치를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저감하는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행위를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할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없다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.</w:t>
      </w:r>
    </w:p>
    <w:p w14:paraId="0BF26156" w14:textId="77777777" w:rsidR="00930A79" w:rsidRPr="00404F2D" w:rsidRDefault="00930A79" w:rsidP="006A29C3">
      <w:pPr>
        <w:pStyle w:val="TKNormal"/>
        <w:snapToGrid w:val="0"/>
        <w:spacing w:line="360" w:lineRule="auto" w:after="0"/>
        <w:ind w:left="1160"/>
        <w:rPr>
          <w:rFonts w:ascii="Times New Roman" w:hAnsi="Times New Roman" w:cs="Times New Roman" w:eastAsia="바탕체"/>
          <w:b/>
          <w:color w:val="000000"/>
          <w:sz w:val="22"/>
          <w:szCs w:val="22"/>
        </w:rPr>
      </w:pPr>
    </w:p>
    <w:p w14:paraId="6C8CD870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i/>
          <w:color w:val="C00000"/>
          <w:sz w:val="22"/>
          <w:szCs w:val="22"/>
        </w:rPr>
      </w:pPr>
      <w:r w:rsidRPr="00404F2D">
        <w:rPr>
          <w:rFonts w:ascii="Times New Roman" w:hAnsi="Times New Roman" w:hint="eastAsia" w:cs="Times New Roman" w:eastAsia="바탕체"/>
          <w:b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6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조의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2</w:t>
      </w:r>
      <w:r w:rsidRPr="00404F2D">
        <w:rPr>
          <w:rFonts w:ascii="Times New Roman" w:eastAsia="바탕체" w:hAnsi="Times New Roman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sz w:val="22"/>
          <w:szCs w:val="22"/>
        </w:rPr>
        <w:t>【선순위</w:t>
      </w:r>
      <w:r w:rsidRPr="00404F2D">
        <w:rPr>
          <w:rFonts w:ascii="Times New Roman" w:eastAsia="바탕체" w:hAnsi="Times New Roman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sz w:val="22"/>
          <w:szCs w:val="22"/>
        </w:rPr>
        <w:t>제한물권</w:t>
      </w:r>
      <w:r w:rsidRPr="00404F2D">
        <w:rPr>
          <w:rFonts w:ascii="Times New Roman" w:eastAsia="바탕체" w:hint="eastAsia" w:hAnsi="Times New Roman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/>
          <w:sz w:val="22"/>
          <w:szCs w:val="22"/>
        </w:rPr>
        <w:t>등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】</w:t>
      </w:r>
    </w:p>
    <w:p w14:paraId="7258235E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점유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목적으로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토지사용승낙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“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shd w:val="clear" w:color="auto" w:fill="FFFFFF"/>
        </w:rPr>
        <w:t>임대차계약등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임차인의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반환채권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중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쿠팡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주식회사의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2024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5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일자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임대차계약상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반환채권은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우선수익권으로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밖의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반환채권은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명의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예금계좌에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질권으로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담보되며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주식회사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아이팜은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미설정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),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신탁부동산에는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임대차계약등에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근저당권이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설정되어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있지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아니함을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확인한다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3A51AF88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승낙이나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근저당권의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6AC7BAE9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highlight w:val="yellow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수탁자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우선수익자들은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체결일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현재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highlight w:val="yellow"/>
        </w:rPr>
        <w:t>&lt;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highlight w:val="yellow"/>
        </w:rPr>
        <w:t>별지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highlight w:val="yellow"/>
        </w:rPr>
        <w:t xml:space="preserve">&gt; </w:t>
      </w:r>
      <w:r w:rsidRPr="00404F2D">
        <w:rPr>
          <w:rFonts w:ascii="Times New Roman" w:hint="eastAsia" w:hAnsi="Times New Roman" w:cs="Times New Roman" w:eastAsia="바탕체"/>
          <w:b/>
          <w:color w:val="000000"/>
          <w:kern w:val="0"/>
          <w:sz w:val="22"/>
          <w:szCs w:val="22"/>
          <w:highlight w:val="yellow"/>
        </w:rPr>
        <w:t>임대차계약등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내역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기재와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>같이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신탁부동산인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건물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7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층에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매도인으로부터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승계하는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가설건축물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동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(2024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6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4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일자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가설건축물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축조신고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신고번호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2024-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건축과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-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가설건축물축조신고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-40,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존치기간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2027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5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30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존재하는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사실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>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>인지하고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>있음을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>확인한다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highlight w:val="yellow"/>
          <w:shd w:val="clear" w:color="auto" w:fill="FFFFFF"/>
        </w:rPr>
        <w:t>.</w:t>
      </w:r>
    </w:p>
    <w:p w14:paraId="0B5A79EE" w14:textId="77777777" w:rsidR="00930A79" w:rsidRPr="00404F2D" w:rsidRDefault="00930A79">
      <w:pPr>
        <w:pStyle w:val="TKNormal"/>
        <w:numPr>
          <w:ilvl w:val="0"/>
          <w:numId w:val="21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승낙이나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허용된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{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“</w:t>
      </w:r>
      <w:r w:rsidRPr="00404F2D">
        <w:rPr>
          <w:rFonts w:ascii="Times New Roman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>허용된</w:t>
      </w:r>
      <w:r w:rsidRPr="00404F2D">
        <w:rPr>
          <w:rFonts w:ascii="Times New Roman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>부담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(i)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임대차계약등에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설정되었거나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계약에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임차권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전세권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근저당권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질권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임차인이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설치한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가설건축물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(ii)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간에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(iii)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(iv)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법령에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}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절차에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협조하여야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명확히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존재하는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허용된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간에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lastRenderedPageBreak/>
        <w:t>설정계약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“</w:t>
      </w:r>
      <w:r w:rsidRPr="00404F2D">
        <w:rPr>
          <w:rFonts w:ascii="Times New Roman" w:hint="eastAsia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>본건</w:t>
      </w:r>
      <w:r w:rsidRPr="00404F2D">
        <w:rPr>
          <w:rFonts w:ascii="Times New Roman" w:hint="eastAsia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>여신거래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담보보다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선순위로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이후에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임대차계약등에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부담이나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허용된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여신거래에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담보보다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후순위로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설정되는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채권최고액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담보금액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금액에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특별한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제한을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받지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2904478D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</w:p>
    <w:p w14:paraId="2439A685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7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조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【신탁부동산의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추가】</w:t>
      </w:r>
    </w:p>
    <w:p w14:paraId="52B5FBEE" w14:textId="77777777" w:rsidR="00930A79" w:rsidRPr="00404F2D" w:rsidRDefault="00930A79">
      <w:pPr>
        <w:pStyle w:val="TKNormal"/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6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이후에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변형하여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건물을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신축하려고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서면승낙을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얻어야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건물이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완공되는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즉시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앞으로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소유권보존등기를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경료하여야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소유권보존등기가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경료된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즉시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건축물을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앞으로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원인으로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소유권이전등기를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경료하여야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별도의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절차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없이도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토지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건축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중인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건물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시설물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완성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미완성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신탁계약상의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2A8EBB78" w14:textId="77777777" w:rsidR="00930A79" w:rsidRPr="00404F2D" w:rsidRDefault="00930A79">
      <w:pPr>
        <w:pStyle w:val="TKNormal"/>
        <w:numPr>
          <w:ilvl w:val="0"/>
          <w:numId w:val="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신축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건물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사용승인미필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인감증명서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미제출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귀책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사유로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추가신탁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등기를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경료하지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못할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않는다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0BAB48C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</w:p>
    <w:p w14:paraId="55AD436A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8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조【보험계약에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대한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특약】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</w:p>
    <w:p w14:paraId="73000A34" w14:textId="77777777" w:rsidR="00930A79" w:rsidRPr="007B4163" w:rsidRDefault="00930A79" w:rsidP="006A29C3">
      <w:pPr>
        <w:pStyle w:val="TKNormal"/>
        <w:snapToGrid w:val="0"/>
        <w:spacing w:line="360" w:lineRule="auto" w:after="0"/>
        <w:ind w:leftChars="354" w:left="708"/>
        <w:rPr>
          <w:rFonts w:ascii="Times New Roman" w:eastAsia="바탕체" w:hAnsi="Times New Roman" w:cs="Times New Roman"/>
          <w:bCs/>
          <w:color w:val="5B9BD5"/>
          <w:sz w:val="22"/>
          <w:szCs w:val="22"/>
        </w:rPr>
      </w:pP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신탁계약서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12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조는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신탁계약에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적용하지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아니하며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,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자산관리회사가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정하는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방법으로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신탁부동산에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관한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보험계약을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자유롭게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관리할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단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7B4163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보험금청구권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보험계약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해지로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인한</w:t>
      </w:r>
      <w:r w:rsidRPr="007B4163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반환금청구권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기타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보험계약에서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발생하는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보험자에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대한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일체의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채권에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대하여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우선수익자들에게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근질권을</w:t>
      </w:r>
      <w:r w:rsidRPr="007B4163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설정하고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7B4163">
        <w:rPr>
          <w:rFonts w:ascii="Times New Roman" w:hAnsi="Times New Roman" w:hint="eastAsia" w:cs="Times New Roman" w:eastAsia="바탕체"/>
          <w:color w:val="000000"/>
          <w:sz w:val="22"/>
          <w:szCs w:val="22"/>
        </w:rPr>
        <w:t>수탁자에게</w:t>
      </w:r>
      <w:r w:rsidRPr="007B4163">
        <w:rPr>
          <w:rFonts w:ascii="Times New Roman" w:hAnsi="Times New Roman" w:hint="eastAsia" w:cs="Times New Roman" w:eastAsia="바탕체"/>
          <w:color w:val="00000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대출약정서에서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정한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기한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내에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해당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근질권설정계약서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및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확정일자부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근질권설정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통지서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사본을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제출하기로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한다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.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위탁자가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신탁부동산에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관하여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매도인이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가입한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보험계약을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승계하는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경우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(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공동인수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보험회사가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있는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경우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그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전부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또는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이를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대리하는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간사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보험회사에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대한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통지를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포함함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)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에도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같다</w:t>
      </w:r>
      <w:r w:rsidRPr="007B4163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.</w:t>
      </w:r>
    </w:p>
    <w:p w14:paraId="63945EC8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Cs/>
          <w:color w:val="C00000"/>
          <w:sz w:val="22"/>
          <w:szCs w:val="22"/>
        </w:rPr>
      </w:pPr>
    </w:p>
    <w:p w14:paraId="4E04FC1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9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조【세무】</w:t>
      </w:r>
    </w:p>
    <w:p w14:paraId="3047EB9A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세무업무는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5226465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216557D1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10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조【책임면제】</w:t>
      </w:r>
    </w:p>
    <w:p w14:paraId="47E6A918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8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사해신탁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채권자취소권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행사에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취소된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않는다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배상하여야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76F1D216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지위를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원인으로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자로부터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손해배상청구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청구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화재발생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공작물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사해행위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취소판결에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가액배상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원인을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않는다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당할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소송으로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모든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비용과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변제하여야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이행하지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우선수익자들에게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서면으로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이행을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최고할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있다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다만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이유로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신탁계약의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해지는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11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제①항에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따른다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36158410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신탁기간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중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신탁종료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하자를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원인으로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발생하더라도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않는다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72782D34" w14:textId="77777777" w:rsidR="00930A79" w:rsidRPr="00404F2D" w:rsidRDefault="00930A79">
      <w:pPr>
        <w:pStyle w:val="TKNormal"/>
        <w:numPr>
          <w:ilvl w:val="0"/>
          <w:numId w:val="1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lastRenderedPageBreak/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해당하는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않는다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76B2A77" w14:textId="4826435F" w:rsidR="00930A79" w:rsidRPr="00404F2D" w:rsidRDefault="007B4163">
      <w:pPr>
        <w:pStyle w:val="TKNormal"/>
        <w:numPr>
          <w:ilvl w:val="0"/>
          <w:numId w:val="11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commentRangeStart w:id="5"/>
      <w:ins w:id="6" w:author="이원준 차장(법무팀)" w:date="2026-10-08T16:24:00Z" w16du:dateUtc="2026-10-08T07:24:00Z">
        <w:r>
          <w:rPr>
            <w:rFonts w:ascii="Times New Roman" w:eastAsia="바탕체" w:hAnsi="Times New Roman" w:hint="eastAsia" w:cs="Times New Roman"/>
            <w:sz w:val="22"/>
            <w:szCs w:val="22"/>
          </w:rPr>
          <w:t xml:space="preserve">수탁자가 선관주의의무를 다하여 신탁계약서에 따라 업무를 처리하였음에도 수탁자에게 발생한 손해 </w:t>
        </w:r>
      </w:ins>
      <w:commentRangeEnd w:id="5"/>
      <w:r w:rsidRPr="00404F2D">
        <w:rPr>
          <w:rStyle w:val="ad"/>
          <w:rFonts w:ascii="Times New Roman" w:eastAsia="바탕체" w:hAnsi="Times New Roman" w:hint="eastAsia" w:cs="Times New Roman"/>
          <w:sz w:val="22"/>
          <w:szCs w:val="22"/>
        </w:rPr>
        <w:commentReference w:id="5"/>
      </w:r>
      <w:del w:id="7" w:author="이원준 차장(법무팀)" w:date="2026-10-08T16:25:00Z" w16du:dateUtc="2026-10-08T07:25:00Z"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>신탁계약서에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 xml:space="preserve"> 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>의한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 xml:space="preserve"> 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>행위로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 xml:space="preserve"> 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>발생한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 xml:space="preserve"> </w:delText>
        </w:r>
        <w:r w:rsidR="00930A79" w:rsidRPr="00404F2D" w:rsidDel="007B4163">
          <w:rPr>
            <w:rFonts w:ascii="Times New Roman" w:eastAsia="바탕체" w:hAnsi="Times New Roman" w:hint="eastAsia" w:cs="Times New Roman"/>
            <w:sz w:val="22"/>
            <w:szCs w:val="22"/>
          </w:rPr>
          <w:delText>손해</w:delText>
        </w:r>
      </w:del>
    </w:p>
    <w:p w14:paraId="3548D366" w14:textId="77777777" w:rsidR="00930A79" w:rsidRPr="00404F2D" w:rsidRDefault="00930A79">
      <w:pPr>
        <w:pStyle w:val="TKNormal"/>
        <w:numPr>
          <w:ilvl w:val="0"/>
          <w:numId w:val="11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위탁자와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동의가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있거나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요청에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의한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수탁자의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행위에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의하여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발생한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손해</w:t>
      </w:r>
    </w:p>
    <w:p w14:paraId="45E2C46D" w14:textId="77777777" w:rsidR="00930A79" w:rsidRPr="00404F2D" w:rsidRDefault="00930A79">
      <w:pPr>
        <w:pStyle w:val="TKNormal"/>
        <w:numPr>
          <w:ilvl w:val="0"/>
          <w:numId w:val="11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위탁자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및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/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또는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우선수익자가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사전에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고지하지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않은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사항과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관련하여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수탁자가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이를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인지하지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못하여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발생한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손해</w:t>
      </w:r>
    </w:p>
    <w:p w14:paraId="2796514E" w14:textId="77777777" w:rsidR="00930A79" w:rsidRPr="00404F2D" w:rsidRDefault="00930A79">
      <w:pPr>
        <w:pStyle w:val="TKNormal"/>
        <w:numPr>
          <w:ilvl w:val="0"/>
          <w:numId w:val="11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sz w:val="22"/>
          <w:szCs w:val="22"/>
        </w:rPr>
        <w:t>신탁등기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위탁자가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(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국세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지방세</w:t>
      </w:r>
      <w:r w:rsidRPr="00404F2D">
        <w:rPr>
          <w:rFonts w:ascii="Times New Roman" w:eastAsia="바탕체" w:hAnsi="Times New Roman" w:cs="Times New Roman"/>
          <w:sz w:val="22"/>
          <w:szCs w:val="22"/>
        </w:rPr>
        <w:t>)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완납증명서를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제출하지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못하여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신탁등기를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하지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못하는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경우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위탁자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수익자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들이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입는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손해</w:t>
      </w:r>
    </w:p>
    <w:p w14:paraId="4CB9F0A8" w14:textId="77777777" w:rsidR="00930A79" w:rsidRPr="00404F2D" w:rsidRDefault="00930A79">
      <w:pPr>
        <w:pStyle w:val="TKNormal"/>
        <w:numPr>
          <w:ilvl w:val="0"/>
          <w:numId w:val="11"/>
        </w:numPr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sz w:val="22"/>
          <w:szCs w:val="22"/>
        </w:rPr>
        <w:t>수탁자를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납부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의무자로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하는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세금의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미납에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따른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위탁자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수익자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우선수익자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들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의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손해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(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신탁부동산의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처분도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포함하나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이에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한하지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아니함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)</w:t>
      </w:r>
    </w:p>
    <w:p w14:paraId="14523646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30F8DBB8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11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조【신탁의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해지】</w:t>
      </w:r>
    </w:p>
    <w:p w14:paraId="5611F5D6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25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신탁기간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종료여부와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관계없이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서면동의로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등기를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말소하고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이전한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매도인으로서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자유롭게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매각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A110456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우선수익자들의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대출원리금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상환이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완료되고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반환채권이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소멸한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우선수익자에게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대체담보를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제공한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경우를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포함함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12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실행되어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완료된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신탁기간이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만료되는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것으로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별도의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표시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없이도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자동적으로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종료된다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9E018CE" w14:textId="77777777" w:rsidR="00930A79" w:rsidRPr="00404F2D" w:rsidRDefault="00930A79">
      <w:pPr>
        <w:pStyle w:val="TKNormal"/>
        <w:numPr>
          <w:ilvl w:val="0"/>
          <w:numId w:val="1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종료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포함하며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한정되지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당사자간의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분쟁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민원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소송의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준하는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우려되는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득한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연기하고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필요자금을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유보하거나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공탁할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정산내역서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확인서를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제출함으로써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필요자금의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유보나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공탁을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갈음할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35246E34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51A492C9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12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조【신탁부동산의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처분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(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담보권의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실행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)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】</w:t>
      </w:r>
    </w:p>
    <w:p w14:paraId="31A01751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commentRangeStart w:id="13"/>
      <w:r>
        <w:rPr>
          <w:rFonts w:ascii="Times New Roman" w:hAnsi="Times New Roman" w:cs="Times New Roman" w:eastAsia="바탕체"/>
          <w:sz w:val="22"/>
          <w:szCs w:val="22"/>
        </w:rPr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13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제②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16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⑤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19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다음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해당하는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사유가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발생한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경우에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한하여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우선수익자들은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5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신탁기간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종료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전이라도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요청할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있고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따라야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  <w:del w:id="9210" w:author="코람코 상장리츠팀" w:date="2026-10-13T09:00:00Z">
        <w:r w:rsidRPr="00404F2D">
          <w:rPr>
            <w:rFonts w:ascii="Times New Roman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11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단</w:delText>
        </w:r>
      </w:del>
      <w:del w:id="9212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,</w:delText>
        </w:r>
      </w:del>
      <w:del w:id="9213" w:author="코람코 상장리츠팀" w:date="2026-10-13T09:00:00Z">
        <w:r w:rsidRPr="00404F2D">
          <w:rPr>
            <w:rFonts w:ascii="Times New Roman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14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본</w:delText>
        </w:r>
      </w:del>
      <w:del w:id="9215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16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항</w:delText>
        </w:r>
      </w:del>
      <w:del w:id="9217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18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제</w:delText>
        </w:r>
      </w:del>
      <w:del w:id="9219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2</w:delText>
        </w:r>
      </w:del>
      <w:del w:id="9220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호의</w:delText>
        </w:r>
      </w:del>
      <w:del w:id="9221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22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경우에는</w:delText>
        </w:r>
      </w:del>
      <w:del w:id="9223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24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위탁자의</w:delText>
        </w:r>
      </w:del>
      <w:del w:id="9225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26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사전</w:delText>
        </w:r>
      </w:del>
      <w:del w:id="9227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28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동의가</w:delText>
        </w:r>
      </w:del>
      <w:del w:id="9229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30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있어야</w:delText>
        </w:r>
      </w:del>
      <w:del w:id="9231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32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한다</w:delText>
        </w:r>
      </w:del>
      <w:del w:id="9233" w:author="코람코 상장리츠팀" w:date="2026-10-13T09:00:00Z">
        <w:r w:rsidRPr="00404F2D">
          <w:rPr>
            <w:rFonts w:ascii="Times New Roman" w:hint="eastAsia" w:hAnsi="Times New Roman" w:cs="Times New Roman" w:eastAsia="바탕체"/>
            <w:color w:val="000000"/>
            <w:kern w:val="0"/>
            <w:sz w:val="22"/>
            <w:szCs w:val="22"/>
            <w:shd w:val="clear" w:color="auto" w:fill="FFFFFF"/>
          </w:rPr>
          <w:delText xml:space="preserve">.</w:delText>
        </w:r>
      </w:del>
      <w:r>
        <w:rPr>
          <w:rFonts w:ascii="Times New Roman" w:hAnsi="Times New Roman" w:cs="Times New Roman" w:eastAsia="바탕체"/>
          <w:sz w:val="22"/>
          <w:szCs w:val="22"/>
        </w:rPr>
      </w:r>
      <w:commentRangeEnd w:id="13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3"/>
      </w:r>
    </w:p>
    <w:p w14:paraId="65AB4049" w14:textId="77777777" w:rsidR="00930A79" w:rsidRPr="00404F2D" w:rsidRDefault="00930A79">
      <w:pPr>
        <w:pStyle w:val="TKNormal"/>
        <w:numPr>
          <w:ilvl w:val="0"/>
          <w:numId w:val="14"/>
        </w:numPr>
        <w:snapToGrid w:val="0"/>
        <w:spacing w:line="360" w:lineRule="auto" w:after="0"/>
        <w:rPr>
          <w:rFonts w:ascii="Times New Roman" w:hAnsi="Times New Roman" w:cs="Times New Roman" w:eastAsia="바탕체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대출약정서에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정한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 w:rsidRPr="00404F2D">
        <w:rPr>
          <w:rFonts w:ascii="Times New Roman" w:hAnsi="Times New Roman" w:hint="eastAsia" w:cs="Times New Roman" w:eastAsia="바탕체"/>
          <w:sz w:val="22"/>
          <w:szCs w:val="22"/>
        </w:rPr>
        <w:t>차주</w:t>
      </w:r>
      <w:r w:rsidRPr="00404F2D">
        <w:rPr>
          <w:rFonts w:ascii="Times New Roman" w:hAnsi="Times New Roman" w:cs="Times New Roman" w:eastAsia="바탕체"/>
          <w:sz w:val="22"/>
          <w:szCs w:val="22"/>
        </w:rPr>
        <w:t>(</w:t>
      </w:r>
      <w:r w:rsidRPr="00404F2D">
        <w:rPr>
          <w:rFonts w:ascii="Times New Roman" w:hAnsi="Times New Roman" w:cs="Times New Roman" w:eastAsia="바탕체"/>
          <w:sz w:val="22"/>
          <w:szCs w:val="22"/>
        </w:rPr>
        <w:t>위탁자</w:t>
      </w:r>
      <w:r w:rsidRPr="00404F2D">
        <w:rPr>
          <w:rFonts w:ascii="Times New Roman" w:hAnsi="Times New Roman" w:cs="Times New Roman" w:eastAsia="바탕체"/>
          <w:sz w:val="22"/>
          <w:szCs w:val="22"/>
        </w:rPr>
        <w:t>)</w:t>
      </w:r>
      <w:r w:rsidRPr="00404F2D">
        <w:rPr>
          <w:rFonts w:ascii="Times New Roman" w:hAnsi="Times New Roman" w:cs="Times New Roman" w:eastAsia="바탕체"/>
          <w:sz w:val="22"/>
          <w:szCs w:val="22"/>
        </w:rPr>
        <w:t>의</w:t>
      </w:r>
      <w:r w:rsidRPr="00404F2D">
        <w:rPr>
          <w:rFonts w:ascii="Times New Roman" w:hAnsi="Times New Roman" w:cs="Times New Roman" w:eastAsia="바탕체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sz w:val="22"/>
          <w:szCs w:val="22"/>
        </w:rPr>
        <w:t>기한의</w:t>
      </w:r>
      <w:r w:rsidRPr="00404F2D">
        <w:rPr>
          <w:rFonts w:ascii="Times New Roman" w:hAnsi="Times New Roman" w:cs="Times New Roman" w:eastAsia="바탕체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sz w:val="22"/>
          <w:szCs w:val="22"/>
        </w:rPr>
        <w:t>이익이</w:t>
      </w:r>
      <w:r w:rsidRPr="00404F2D">
        <w:rPr>
          <w:rFonts w:ascii="Times New Roman" w:hAnsi="Times New Roman" w:hint="eastAsia" w:cs="Times New Roman" w:eastAsia="바탕체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sz w:val="22"/>
          <w:szCs w:val="22"/>
        </w:rPr>
        <w:t>상실된</w:t>
      </w:r>
      <w:r w:rsidRPr="00404F2D">
        <w:rPr>
          <w:rFonts w:ascii="Times New Roman" w:hAnsi="Times New Roman" w:cs="Times New Roman" w:eastAsia="바탕체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sz w:val="22"/>
          <w:szCs w:val="22"/>
        </w:rPr>
        <w:t>경우</w:t>
      </w:r>
    </w:p>
    <w:p w14:paraId="75CE23C2" w14:textId="6EA9BBEC" w:rsidR="00930A79" w:rsidRPr="00404F2D" w:rsidRDefault="00930A79">
      <w:pPr>
        <w:pStyle w:val="TKNormal"/>
        <w:numPr>
          <w:ilvl w:val="0"/>
          <w:numId w:val="14"/>
        </w:numPr>
        <w:snapToGrid w:val="0"/>
        <w:spacing w:line="360" w:lineRule="auto" w:after="0"/>
        <w:rPr>
          <w:rFonts w:ascii="Times New Roman" w:hAnsi="Times New Roman" w:cs="Times New Roman" w:eastAsia="바탕체"/>
          <w:sz w:val="22"/>
          <w:del w:id="9249" w:author="코람코 상장리츠팀" w:date="2026-10-13T09:00:00Z"/>
          <w:szCs w:val="22"/>
        </w:rPr>
      </w:pPr>
      <w:commentRangeStart w:id="14"/>
      <w:r>
        <w:rPr>
          <w:rFonts w:ascii="Times New Roman" w:hAnsi="Times New Roman" w:cs="Times New Roman" w:eastAsia="바탕체"/>
          <w:sz w:val="22"/>
          <w:szCs w:val="22"/>
        </w:rPr>
      </w:r>
      <w:del w:id="9234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위탁자가</w:delText>
        </w:r>
      </w:del>
      <w:del w:id="9235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 </w:delText>
        </w:r>
      </w:del>
      <w:del w:id="9236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본</w:delText>
        </w:r>
      </w:del>
      <w:del w:id="9237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 </w:delText>
        </w:r>
      </w:del>
      <w:commentRangeStart w:id="8"/>
      <w:del w:id="9238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신탁계약</w:delText>
        </w:r>
      </w:del>
      <w:ins w:id="9" w:author="이원준 차장(법무팀)" w:date="2026-10-08T16:31:00Z" w16du:dateUtc="2026-10-08T07:31:00Z">
        <w:del w:id="9239" w:author="코람코 상장리츠팀" w:date="2026-10-13T09:00:00Z">
          <w:r w:rsidR="00EF4A2E">
            <w:rPr>
              <w:rFonts w:ascii="Times New Roman" w:hAnsi="Times New Roman" w:hint="eastAsia" w:cs="Times New Roman" w:eastAsia="바탕체"/>
              <w:sz w:val="22"/>
              <w:szCs w:val="22"/>
            </w:rPr>
            <w:delText xml:space="preserve">의</w:delText>
          </w:r>
        </w:del>
        <w:del w:id="9240" w:author="코람코 상장리츠팀" w:date="2026-10-13T09:00:00Z">
          <w:r w:rsidR="00EF4A2E">
            <w:rPr>
              <w:rFonts w:ascii="Times New Roman" w:hAnsi="Times New Roman" w:hint="eastAsia" w:cs="Times New Roman" w:eastAsia="바탕체"/>
              <w:sz w:val="22"/>
              <w:szCs w:val="22"/>
            </w:rPr>
            <w:delText xml:space="preserve"> </w:delText>
          </w:r>
        </w:del>
        <w:del w:id="9241" w:author="코람코 상장리츠팀" w:date="2026-10-13T09:00:00Z">
          <w:r w:rsidR="00EF4A2E">
            <w:rPr>
              <w:rFonts w:ascii="Times New Roman" w:hAnsi="Times New Roman" w:hint="eastAsia" w:cs="Times New Roman" w:eastAsia="바탕체"/>
              <w:sz w:val="22"/>
              <w:szCs w:val="22"/>
            </w:rPr>
            <w:delText xml:space="preserve">중요한</w:delText>
          </w:r>
        </w:del>
        <w:del w:id="9242" w:author="코람코 상장리츠팀" w:date="2026-10-13T09:00:00Z">
          <w:r w:rsidR="00EF4A2E">
            <w:rPr>
              <w:rFonts w:ascii="Times New Roman" w:hAnsi="Times New Roman" w:hint="eastAsia" w:cs="Times New Roman" w:eastAsia="바탕체"/>
              <w:sz w:val="22"/>
              <w:szCs w:val="22"/>
            </w:rPr>
            <w:delText xml:space="preserve"> </w:delText>
          </w:r>
        </w:del>
        <w:del w:id="9243" w:author="코람코 상장리츠팀" w:date="2026-10-13T09:00:00Z">
          <w:r w:rsidR="00EF4A2E">
            <w:rPr>
              <w:rFonts w:ascii="Times New Roman" w:hAnsi="Times New Roman" w:hint="eastAsia" w:cs="Times New Roman" w:eastAsia="바탕체"/>
              <w:sz w:val="22"/>
              <w:szCs w:val="22"/>
            </w:rPr>
            <w:delText xml:space="preserve">사항을</w:delText>
          </w:r>
        </w:del>
      </w:ins>
      <w:del w:id="10" w:author="이원준 차장(법무팀)" w:date="2026-10-08T16:31:00Z" w16du:dateUtc="2026-10-08T07:31:00Z">
        <w:r w:rsidRPr="00404F2D" w:rsidDel="00EF4A2E">
          <w:rPr>
            <w:rFonts w:ascii="Times New Roman" w:hAnsi="Times New Roman" w:cs="Times New Roman" w:eastAsia="바탕체"/>
            <w:sz w:val="22"/>
            <w:szCs w:val="22"/>
          </w:rPr>
          <w:delText>을</w:delText>
        </w:r>
      </w:del>
      <w:del w:id="9244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 </w:delText>
        </w:r>
      </w:del>
      <w:commentRangeEnd w:id="8"/>
      <w:del w:id="9245" w:author="코람코 상장리츠팀" w:date="2026-10-13T09:00:00Z">
        <w:r w:rsidR="00EF4A2E" w:rsidRPr="00404F2D">
          <w:rPr>
            <w:rStyle w:val="ad"/>
            <w:rFonts w:ascii="Times New Roman" w:hAnsi="Times New Roman" w:cs="Times New Roman" w:eastAsia="바탕체"/>
            <w:sz w:val="22"/>
            <w:szCs w:val="22"/>
          </w:rPr>
          <w:commentReference w:id="8"/>
        </w:r>
      </w:del>
      <w:del w:id="9246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위반한</w:delText>
        </w:r>
      </w:del>
      <w:del w:id="9247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 </w:delText>
        </w:r>
      </w:del>
      <w:del w:id="9248" w:author="코람코 상장리츠팀" w:date="2026-10-13T09:00:00Z">
        <w:r w:rsidRPr="00404F2D">
          <w:rPr>
            <w:rFonts w:ascii="Times New Roman" w:hAnsi="Times New Roman" w:cs="Times New Roman" w:eastAsia="바탕체"/>
            <w:sz w:val="22"/>
            <w:szCs w:val="22"/>
          </w:rPr>
          <w:delText xml:space="preserve">경우</w:delText>
        </w:r>
      </w:del>
      <w:r>
        <w:rPr>
          <w:rFonts w:ascii="Times New Roman" w:hAnsi="Times New Roman" w:cs="Times New Roman" w:eastAsia="바탕체"/>
          <w:sz w:val="22"/>
          <w:szCs w:val="22"/>
        </w:rPr>
      </w:r>
      <w:commentRangeEnd w:id="14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4"/>
      </w:r>
    </w:p>
    <w:p w14:paraId="003EB142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필요시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자문기관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법무법인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회계법인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감정평가법인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선정할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있으며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소요되는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비용은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처분대금에서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지급하기로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정산순서는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23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제①항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비용과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동일한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순서로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</w:p>
    <w:p w14:paraId="0022D41F" w14:textId="77777777" w:rsidR="00930A79" w:rsidRPr="00404F2D" w:rsidRDefault="00930A79">
      <w:pPr>
        <w:pStyle w:val="TKNormal"/>
        <w:numPr>
          <w:ilvl w:val="0"/>
          <w:numId w:val="13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20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내지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22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호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사유로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신탁부동산이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처분되는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신탁부동산의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처분시기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처분방법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lastRenderedPageBreak/>
        <w:t>대금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매수인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처분절차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처분방법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은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들이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협의하여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정하기로</w:t>
      </w:r>
      <w:r w:rsidRPr="00404F2D">
        <w:rPr>
          <w:rFonts w:ascii="Times New Roman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</w:p>
    <w:p w14:paraId="53306402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</w:p>
    <w:p w14:paraId="0279722A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hint="eastAsia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12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2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【신탁부동산의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처분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(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임의처분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)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】</w:t>
      </w:r>
    </w:p>
    <w:p w14:paraId="081D7420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시기를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불문하고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일부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전부를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처분하고자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경우로서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요청하고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신탁기간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종료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전이라도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매수인과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매매계약을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매매계약에서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바에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매수인에게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이전하는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절차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거쳐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처분하기로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다만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해당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처분대금으로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대출약정서상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우선수익자들에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피담보채무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전액을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상환할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있는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경우에는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우선수익자들의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동의를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요하지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아니하며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우선수익자들에게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서면으로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통지하여야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대하여는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매수인이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지위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반환채무를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승계하고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대체담보를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제공하거나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해당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반환하는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것으로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동의에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갈음한다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.</w:t>
      </w:r>
    </w:p>
    <w:p w14:paraId="6CFCB250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20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eastAsia="바탕체" w:hint="eastAsia" w:hAnsi="Times New Roman" w:cs="Times New Roman"/>
          <w:bCs/>
          <w:color w:val="000000"/>
          <w:sz w:val="22"/>
          <w:szCs w:val="22"/>
        </w:rPr>
        <w:t>본</w:t>
      </w:r>
      <w:r w:rsidRPr="00404F2D">
        <w:rPr>
          <w:rFonts w:ascii="Times New Roman" w:eastAsia="바탕체" w:hint="eastAsia" w:hAnsi="Times New Roman" w:cs="Times New Roman"/>
          <w:bCs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Cs/>
          <w:color w:val="000000"/>
          <w:sz w:val="22"/>
          <w:szCs w:val="22"/>
        </w:rPr>
        <w:t>조</w:t>
      </w:r>
      <w:r w:rsidRPr="00404F2D">
        <w:rPr>
          <w:rFonts w:ascii="Times New Roman" w:eastAsia="바탕체" w:hint="eastAsia" w:hAnsi="Times New Roman" w:cs="Times New Roman"/>
          <w:bCs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Cs/>
          <w:color w:val="000000"/>
          <w:sz w:val="22"/>
          <w:szCs w:val="22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sz w:val="22"/>
          <w:szCs w:val="22"/>
        </w:rPr>
        <w:t>①항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처분방법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정하기로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35518ADC" w14:textId="77777777" w:rsidR="00930A79" w:rsidRPr="00404F2D" w:rsidRDefault="00930A79">
      <w:pPr>
        <w:pStyle w:val="TKNormal"/>
        <w:numPr>
          <w:ilvl w:val="0"/>
          <w:numId w:val="24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제①항에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신탁부동산이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처분되는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『별지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3.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신탁보수에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관한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약정』에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신탁재산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처분보수가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발생하지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않는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것으로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color w:val="000000"/>
          <w:kern w:val="0"/>
          <w:sz w:val="22"/>
          <w:szCs w:val="22"/>
          <w:shd w:val="clear" w:color="auto" w:fill="FFFFFF"/>
        </w:rPr>
        <w:t>.</w:t>
      </w:r>
    </w:p>
    <w:p w14:paraId="1448E288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hAnsi="Times New Roman" w:cs="Times New Roman" w:eastAsia="바탕체"/>
          <w:b/>
          <w:bCs/>
          <w:color w:val="000000"/>
          <w:kern w:val="0"/>
          <w:sz w:val="22"/>
          <w:shd w:val="clear" w:color="auto" w:fill="FFFFFF"/>
          <w:szCs w:val="22"/>
        </w:rPr>
      </w:pPr>
    </w:p>
    <w:p w14:paraId="4B272F42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hint="eastAsia" w:hAnsi="Times New Roman" w:cs="Times New Roman" w:eastAsia="바탕체"/>
          <w:b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12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3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【신탁부동산의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처분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(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정산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및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신탁종료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)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】</w:t>
      </w:r>
    </w:p>
    <w:p w14:paraId="394CC521" w14:textId="77777777" w:rsidR="00930A79" w:rsidRPr="00404F2D" w:rsidRDefault="00930A79">
      <w:pPr>
        <w:pStyle w:val="TKNormal"/>
        <w:numPr>
          <w:ilvl w:val="0"/>
          <w:numId w:val="2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조의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처분대금의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정산은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순서를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따르기로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하되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23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5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채권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’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은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1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채권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, 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채권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, 3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채권의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순서로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하고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대주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우선수익자들에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대한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충당은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구체적으로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대출약정서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7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조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4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항의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변제충당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순서를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따르는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것으로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한다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</w:rPr>
        <w:t>.</w:t>
      </w:r>
    </w:p>
    <w:p w14:paraId="513347C6" w14:textId="77777777" w:rsidR="00930A79" w:rsidRPr="00404F2D" w:rsidRDefault="00930A79">
      <w:pPr>
        <w:pStyle w:val="TKNormal"/>
        <w:numPr>
          <w:ilvl w:val="0"/>
          <w:numId w:val="2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u w:val="single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조의</w:t>
      </w:r>
      <w:r w:rsidRPr="00404F2D">
        <w:rPr>
          <w:rFonts w:ascii="Times New Roman" w:hAnsi="Times New Roman" w:cs="Times New Roman" w:eastAsia="바탕체"/>
          <w:bCs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에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처분으로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인하여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매수인에게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소유권이전등기가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경료된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때에는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신탁부동산에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한하여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신탁계약서가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일부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종료된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것으로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본다</w:t>
      </w:r>
      <w:r w:rsidRPr="00404F2D">
        <w:rPr>
          <w:rFonts w:ascii="Times New Roman" w:hint="eastAsia" w:hAnsi="Times New Roman" w:cs="Times New Roman" w:eastAsia="바탕체"/>
          <w:bCs/>
          <w:kern w:val="0"/>
          <w:sz w:val="22"/>
          <w:szCs w:val="22"/>
          <w:shd w:val="clear" w:color="auto" w:fill="FFFFFF"/>
        </w:rPr>
        <w:t>.</w:t>
      </w:r>
    </w:p>
    <w:p w14:paraId="3755470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u w:val="single"/>
          <w:szCs w:val="22"/>
        </w:rPr>
      </w:pPr>
    </w:p>
    <w:p w14:paraId="5D92B80D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13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조【처분대금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납부방법】</w:t>
      </w:r>
    </w:p>
    <w:p w14:paraId="60ABA2C3" w14:textId="77777777" w:rsidR="00930A79" w:rsidRPr="00404F2D" w:rsidRDefault="00930A79">
      <w:pPr>
        <w:pStyle w:val="TKNormal"/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처분대금은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계약을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날로부터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개월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완납하는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것을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원칙으로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338FFD17" w14:textId="77777777" w:rsidR="00930A79" w:rsidRPr="00404F2D" w:rsidRDefault="00930A79">
      <w:pPr>
        <w:pStyle w:val="TKNormal"/>
        <w:numPr>
          <w:ilvl w:val="0"/>
          <w:numId w:val="15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제①항에도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매수자를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용이하게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확보하기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>대주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받아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처분대금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납부기한을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연장하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거나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분할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납부하게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35ED2490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65A06D8B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14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조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지방세법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개정에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따른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특약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】</w:t>
      </w:r>
    </w:p>
    <w:p w14:paraId="56976767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9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서류를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국세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지방세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과세완납증명서를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제출하여야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과세완납증명서를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등기소에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제출하기로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966C891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과세완납증명서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지연으로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신탁등기가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지연되어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lastRenderedPageBreak/>
        <w:t>탁자의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귀책사유가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729169A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10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추가하여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실질적인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/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수익자로서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지방세법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개정에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명의로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고지되는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주체임을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인식하고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납부하기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세금고지서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수령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포함하나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이행하여야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0E54E711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③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명의로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고지되는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고유재산으로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체납처분이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있음을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인지하고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이의를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제기하지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6A3137D6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제④항에도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체납세금에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고유재산으로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세금을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일체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제기하지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7D380393" w14:textId="77777777" w:rsidR="00930A79" w:rsidRPr="00404F2D" w:rsidRDefault="00930A79">
      <w:pPr>
        <w:pStyle w:val="TKNormal"/>
        <w:numPr>
          <w:ilvl w:val="0"/>
          <w:numId w:val="16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납세의무자로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미납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채무가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성립하였으나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당시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납부기한이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도래하지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조세도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있음에도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요청하는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들이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방법으로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조세상당액이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예치된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응할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예치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업무처리에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이의를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제기할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정산내역서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확인서를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제출함으로써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조세상당액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예치를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갈음할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68EE21C0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napToGrid w:val="0"/>
        <w:spacing w:line="360" w:lineRule="auto" w:after="0"/>
        <w:ind w:left="1156" w:hanging="357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sz w:val="22"/>
          <w:szCs w:val="22"/>
        </w:rPr>
        <w:t>신탁재산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내에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조세납부에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충당하기에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충분한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금전이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있는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경우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조세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상당액을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수탁자에게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예치하여야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한다</w:t>
      </w:r>
      <w:r w:rsidRPr="00404F2D">
        <w:rPr>
          <w:rFonts w:ascii="Times New Roman" w:eastAsia="바탕체" w:hAnsi="Times New Roman" w:cs="Times New Roman"/>
          <w:sz w:val="22"/>
          <w:szCs w:val="22"/>
        </w:rPr>
        <w:t>.</w:t>
      </w:r>
    </w:p>
    <w:p w14:paraId="1291ACA0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napToGrid w:val="0"/>
        <w:spacing w:line="360" w:lineRule="auto" w:after="0"/>
        <w:ind w:left="1156" w:hanging="357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sz w:val="22"/>
          <w:szCs w:val="22"/>
        </w:rPr>
        <w:t>신탁재산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내에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조세를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납부하기에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충분한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금전이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없는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경우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위탁자는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인정하는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방법에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따라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금액</w:t>
      </w:r>
      <w:r w:rsidRPr="00404F2D">
        <w:rPr>
          <w:rFonts w:ascii="Times New Roman" w:eastAsia="바탕체" w:hAnsi="Times New Roman" w:cs="Times New Roman"/>
          <w:sz w:val="22"/>
          <w:szCs w:val="22"/>
        </w:rPr>
        <w:t>(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현금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이행보증보험증권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등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세금납부를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위하여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즉시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현금화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가능한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수단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등</w:t>
      </w:r>
      <w:r w:rsidRPr="00404F2D">
        <w:rPr>
          <w:rFonts w:ascii="Times New Roman" w:eastAsia="바탕체" w:hAnsi="Times New Roman" w:cs="Times New Roman"/>
          <w:sz w:val="22"/>
          <w:szCs w:val="22"/>
        </w:rPr>
        <w:t>)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수탁자에게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예치하여야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한다</w:t>
      </w:r>
      <w:r w:rsidRPr="00404F2D">
        <w:rPr>
          <w:rFonts w:ascii="Times New Roman" w:eastAsia="바탕체" w:hAnsi="Times New Roman" w:cs="Times New Roman"/>
          <w:sz w:val="22"/>
          <w:szCs w:val="22"/>
        </w:rPr>
        <w:t>.</w:t>
      </w:r>
    </w:p>
    <w:p w14:paraId="799842D9" w14:textId="77777777" w:rsidR="00930A79" w:rsidRPr="00404F2D" w:rsidRDefault="00930A79">
      <w:pPr>
        <w:pStyle w:val="TKNormal"/>
        <w:numPr>
          <w:ilvl w:val="0"/>
          <w:numId w:val="17"/>
        </w:numPr>
        <w:wordWrap w:val="0"/>
        <w:autoSpaceDE w:val="0"/>
        <w:autoSpaceDN w:val="0"/>
        <w:snapToGrid w:val="0"/>
        <w:spacing w:line="360" w:lineRule="auto" w:after="0"/>
        <w:ind w:left="1156" w:hanging="357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sz w:val="22"/>
          <w:szCs w:val="22"/>
        </w:rPr>
        <w:t>위탁자가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제</w:t>
      </w:r>
      <w:r w:rsidRPr="00404F2D">
        <w:rPr>
          <w:rFonts w:ascii="Times New Roman" w:eastAsia="바탕체" w:hAnsi="Times New Roman" w:cs="Times New Roman"/>
          <w:sz w:val="22"/>
          <w:szCs w:val="22"/>
        </w:rPr>
        <w:t>1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호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및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제</w:t>
      </w:r>
      <w:r w:rsidRPr="00404F2D">
        <w:rPr>
          <w:rFonts w:ascii="Times New Roman" w:eastAsia="바탕체" w:hAnsi="Times New Roman" w:cs="Times New Roman"/>
          <w:sz w:val="22"/>
          <w:szCs w:val="22"/>
        </w:rPr>
        <w:t>2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호에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따라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금전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등을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수탁자에게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예치하는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경우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전년도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조세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액의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120%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수준</w:t>
      </w:r>
      <w:r w:rsidRPr="00404F2D">
        <w:rPr>
          <w:rFonts w:ascii="Times New Roman" w:eastAsia="바탕체" w:hAnsi="Times New Roman" w:cs="Times New Roman"/>
          <w:sz w:val="22"/>
          <w:szCs w:val="22"/>
        </w:rPr>
        <w:t>(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해당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조세납부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남는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금액은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신탁계약에서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정한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바에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따라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반환하고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해당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조세납부를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위하여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부족한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경우에는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위탁자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또는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수익자가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수탁자에게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그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부족분을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지급한다</w:t>
      </w:r>
      <w:r w:rsidRPr="00404F2D">
        <w:rPr>
          <w:rFonts w:ascii="Times New Roman" w:eastAsia="바탕체" w:hAnsi="Times New Roman" w:cs="Times New Roman"/>
          <w:sz w:val="22"/>
          <w:szCs w:val="22"/>
        </w:rPr>
        <w:t>.)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수탁자에게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예치하는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것을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원칙으로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하나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,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과세기준금액의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급등락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등의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경우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예치금액수준은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수탁자가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조정할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수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있다</w:t>
      </w:r>
      <w:r w:rsidRPr="00404F2D">
        <w:rPr>
          <w:rFonts w:ascii="Times New Roman" w:eastAsia="바탕체" w:hAnsi="Times New Roman" w:cs="Times New Roman"/>
          <w:sz w:val="22"/>
          <w:szCs w:val="22"/>
        </w:rPr>
        <w:t>.</w:t>
      </w:r>
    </w:p>
    <w:p w14:paraId="61497F08" w14:textId="77777777" w:rsidR="00930A79" w:rsidRPr="00404F2D" w:rsidRDefault="00930A79" w:rsidP="006A29C3">
      <w:pPr>
        <w:pStyle w:val="TKNormal"/>
        <w:snapToGrid w:val="0"/>
        <w:spacing w:line="360" w:lineRule="auto" w:after="0"/>
        <w:ind w:leftChars="200" w:left="880" w:hangingChars="200" w:hanging="480"/>
        <w:rPr>
          <w:rFonts w:ascii="Times New Roman" w:eastAsia="바탕체" w:hAnsi="Times New Roman" w:cs="Times New Roman"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</w:p>
    <w:p w14:paraId="5B9B4E04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b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>15</w:t>
      </w:r>
      <w:r w:rsidRPr="00404F2D">
        <w:rPr>
          <w:rFonts w:ascii="Times New Roman" w:eastAsia="바탕체" w:hAnsi="Times New Roman" w:cs="Times New Roman"/>
          <w:b/>
          <w:sz w:val="22"/>
          <w:szCs w:val="22"/>
        </w:rPr>
        <w:t>조</w:t>
      </w:r>
      <w:r w:rsidRPr="00404F2D">
        <w:rPr>
          <w:rFonts w:ascii="Times New Roman" w:eastAsia="바탕체" w:hAnsi="Times New Roman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>【신탁부동산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>관리에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>대한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sz w:val="22"/>
          <w:szCs w:val="22"/>
        </w:rPr>
        <w:t>특약</w:t>
      </w:r>
      <w:r w:rsidRPr="00404F2D">
        <w:rPr>
          <w:rFonts w:ascii="Times New Roman" w:eastAsia="바탕체" w:hAnsi="Times New Roman" w:hint="eastAsia" w:cs="Times New Roman"/>
          <w:sz w:val="22"/>
          <w:szCs w:val="22"/>
        </w:rPr>
        <w:t>】</w:t>
      </w:r>
    </w:p>
    <w:p w14:paraId="700CCFCF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등기상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관리하고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모든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·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권한을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갖고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있으며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모든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비용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권리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의무를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368D28AB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10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6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조에도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승낙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변경사항에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통지함으로써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방법에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임대인으로서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변경계약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임대하거나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직접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점유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있으며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임대차보증금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관리비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취득한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금원을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자산보관기관에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보관위탁하거나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이득을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직접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취할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명확히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lastRenderedPageBreak/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수취하는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임대차보증금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모든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금원은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아니하고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대출약정서상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대출원리금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상환에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충당되지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처분대금을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(1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순위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우선수익권으로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담보되는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2,132,586,000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원은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제외함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바로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다음이자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5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바로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순위로서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수익권보다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것으로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05DF452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현재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&lt;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별지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&gt;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기재의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이외의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존재하지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아니함을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확인한다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F72E394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②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여타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규정에도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불구하고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임대차보증금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반환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의무는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있으며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임차인이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임대차보증금을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반환을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요구할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자신의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비용과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책임으로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임대차보증금을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반환하고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면책시키기로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5916CEC" w14:textId="77777777" w:rsidR="00930A79" w:rsidRPr="00404F2D" w:rsidRDefault="00930A79">
      <w:pPr>
        <w:pStyle w:val="TKNormal"/>
        <w:numPr>
          <w:ilvl w:val="0"/>
          <w:numId w:val="20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임차인에게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물건이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담보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목적으로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신탁되었다는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취지의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사실을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인지시켜야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그러한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인지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채무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불이행시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임대차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770C7080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</w:p>
    <w:p w14:paraId="3344C561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16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조【신탁보수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및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등기비용</w:t>
      </w:r>
      <w:r w:rsidRPr="00404F2D">
        <w:rPr>
          <w:rFonts w:ascii="Times New Roman" w:eastAsia="바탕체" w:hAnsi="Times New Roman" w:cs="Times New Roman"/>
          <w:b/>
          <w:color w:val="000000"/>
          <w:sz w:val="22"/>
          <w:szCs w:val="22"/>
        </w:rPr>
        <w:t>】</w:t>
      </w:r>
    </w:p>
    <w:p w14:paraId="7054DCD9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신규체결에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관리보수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소유권이전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신탁등기비용은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02A95D08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5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신탁원부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변경등기를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관리보수로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일백오십만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(1,500,000)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추가로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지급하기로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변경등기비용은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해당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협의하여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부담하기로한다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3662BA79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commentRangeStart w:id="15"/>
      <w:r>
        <w:rPr>
          <w:rFonts w:ascii="Times New Roman" w:hAnsi="Times New Roman" w:cs="Times New Roman" w:eastAsia="바탕체"/>
          <w:sz w:val="22"/>
          <w:szCs w:val="22"/>
        </w:rPr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1</w:t>
      </w:r>
      <w:del w:id="9250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, 2</w:delText>
        </w:r>
      </w:del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처분보수는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23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처분대금에서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정산할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>
        <w:rPr>
          <w:rFonts w:ascii="Times New Roman" w:hAnsi="Times New Roman" w:cs="Times New Roman" w:eastAsia="바탕체"/>
          <w:sz w:val="22"/>
          <w:szCs w:val="22"/>
        </w:rPr>
      </w:r>
      <w:commentRangeEnd w:id="15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5"/>
      </w:r>
    </w:p>
    <w:p w14:paraId="04988124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신탁보수는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어떠한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사유를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불문하고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반환되지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699EE9A3" w14:textId="77777777" w:rsidR="00930A79" w:rsidRPr="00404F2D" w:rsidRDefault="00930A79">
      <w:pPr>
        <w:pStyle w:val="TKNormal"/>
        <w:numPr>
          <w:ilvl w:val="0"/>
          <w:numId w:val="18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따른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신탁보수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등기비용은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별도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협의키로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10760ED3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1C236AC1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17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조【효력】</w:t>
      </w:r>
    </w:p>
    <w:p w14:paraId="15C32723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효력은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신탁재산이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형질변경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합필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면적이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지번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면적에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유효하게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존속한다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7AC125F4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일부가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무효인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나머지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부분은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계속하여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효력을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가진다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5EDA0357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상호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충돌하는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6CBF0AA0" w14:textId="77777777" w:rsidR="00930A79" w:rsidRPr="00404F2D" w:rsidRDefault="00930A79">
      <w:pPr>
        <w:pStyle w:val="TKNormal"/>
        <w:numPr>
          <w:ilvl w:val="0"/>
          <w:numId w:val="19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신탁관련법령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신탁법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자본시장과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금융투자업에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법률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동법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하위법규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)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금융투자업규정에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위배될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법령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감독규정에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78079D26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5724B2EA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18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조【간인대체의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합의】</w:t>
      </w:r>
    </w:p>
    <w:p w14:paraId="35F09B71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commentRangeStart w:id="16"/>
      <w:r>
        <w:rPr>
          <w:rFonts w:ascii="Times New Roman" w:hAnsi="Times New Roman" w:cs="Times New Roman" w:eastAsia="바탕체"/>
          <w:sz w:val="22"/>
          <w:szCs w:val="22"/>
        </w:rPr>
      </w:r>
      <w:del w:id="9251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lastRenderedPageBreak/>
          <w:delText xml:space="preserve">신탁계약서</w:delText>
        </w:r>
      </w:del>
      <w:del w:id="9252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53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및</w:delText>
        </w:r>
      </w:del>
      <w:del w:id="9254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55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본</w:delText>
        </w:r>
      </w:del>
      <w:del w:id="9256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57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특약의</w:delText>
        </w:r>
      </w:del>
      <w:del w:id="9258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 </w:delText>
        </w:r>
      </w:del>
      <w:del w:id="9259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당사자들은</w:delText>
        </w:r>
      </w:del>
      <w:ins w:id="9260" w:author="코람코 상장리츠팀" w:date="2026-10-13T09:00:00Z">
        <w:r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t xml:space="preserve">위탁자와 수탁자는</w:t>
        </w:r>
      </w:ins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간인을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del w:id="9261" w:author="코람코 상장리츠팀" w:date="2026-10-13T09:00:00Z">
        <w:r w:rsidRPr="00404F2D"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delText xml:space="preserve">당사자들이</w:delText>
        </w:r>
      </w:del>
      <w:ins w:id="9262" w:author="코람코 상장리츠팀" w:date="2026-10-13T09:00:00Z">
        <w:r>
          <w:rPr>
            <w:rFonts w:ascii="Times New Roman" w:hint="eastAsia" w:hAnsi="Times New Roman" w:cs="Times New Roman" w:eastAsia="바탕체"/>
            <w:bCs/>
            <w:color w:val="000000"/>
            <w:kern w:val="0"/>
            <w:sz w:val="22"/>
            <w:szCs w:val="22"/>
            <w:shd w:val="clear" w:color="auto" w:fill="FFFFFF"/>
          </w:rPr>
          <w:t xml:space="preserve">위탁자와 수탁자가</w:t>
        </w:r>
      </w:ins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합의하여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지정하는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직인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천공으로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대체하기로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>
        <w:rPr>
          <w:rFonts w:ascii="Times New Roman" w:hAnsi="Times New Roman" w:cs="Times New Roman" w:eastAsia="바탕체"/>
          <w:sz w:val="22"/>
          <w:szCs w:val="22"/>
        </w:rPr>
      </w:r>
      <w:commentRangeEnd w:id="16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6"/>
      </w:r>
    </w:p>
    <w:p w14:paraId="6A880F1F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00B906A3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hAnsi="Times New Roman" w:cs="Times New Roman" w:eastAsia="바탕체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19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【통지】</w:t>
      </w:r>
      <w:r w:rsidRPr="00404F2D">
        <w:rPr>
          <w:rFonts w:hint="eastAsia" w:ascii="Times New Roman" w:hAnsi="Times New Roman" w:cs="Times New Roman" w:eastAsia="바탕체"/>
          <w:sz w:val="22"/>
          <w:szCs w:val="22"/>
        </w:rPr>
        <w:t xml:space="preserve"> </w:t>
      </w:r>
    </w:p>
    <w:p w14:paraId="55403DAE" w14:textId="77777777" w:rsidR="00930A79" w:rsidRPr="00404F2D" w:rsidRDefault="00930A79" w:rsidP="006A29C3">
      <w:pPr>
        <w:pStyle w:val="TKListParagraph"/>
        <w:tabs>
          <w:tab w:val="left" w:pos="400"/>
          <w:tab w:val="left" w:pos="800"/>
          <w:tab w:val="left" w:pos="1600"/>
          <w:tab w:val="left" w:pos="2400"/>
          <w:tab w:val="left" w:pos="3200"/>
        </w:tabs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발송이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요구되거나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허용되는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모든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통지는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다음의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주소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통지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서류의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수령을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당사자가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서면으로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지정한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주소로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직접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교부하거나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요금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선납의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등기우편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팩시밀리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전자우편으로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팩시밀리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전자우편으로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송부하는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그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수령을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확인하는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팩시밀리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전자우편으로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받아야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1C8B2B55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tbl>
      <w:tblPr>
        <w:tblStyle w:val="TKNormalTable"/>
        <w:tblW w:w="0" w:type="auto"/>
        <w:jc w:val="right"/>
        <w:tblLook w:val="04A0" w:firstRow="1" w:lastRow="0" w:firstColumn="1" w:lastColumn="0" w:noHBand="0" w:noVBand="1"/>
      </w:tblPr>
      <w:tblGrid>
        <w:gridCol w:w="3896"/>
        <w:gridCol w:w="4608"/>
      </w:tblGrid>
      <w:tr w:rsidR="006A29C3" w:rsidRPr="00404F2D" w14:paraId="64A3EFD3" w14:textId="77777777" w:rsidTr="005E1C22">
        <w:trPr>
          <w:jc w:val="right"/>
        </w:trPr>
        <w:tc>
          <w:tcPr>
            <w:tcW w:w="1486" w:type="dxa"/>
          </w:tcPr>
          <w:p w14:paraId="220A292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위탁자</w:t>
            </w:r>
          </w:p>
          <w:p w14:paraId="7AD8BB3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679414B6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36EB6634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7FBCBBCB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067D51F6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10BDFD8C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</w:p>
          <w:p w14:paraId="63B499A8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수탁자</w:t>
            </w:r>
          </w:p>
        </w:tc>
        <w:tc>
          <w:tcPr>
            <w:tcW w:w="6485" w:type="dxa"/>
          </w:tcPr>
          <w:p w14:paraId="2277ABE8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주식회사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sz w:val="24"/>
              </w:rPr>
              <w:t>코람코라이프로지스위탁관리부동산투자회사</w:t>
            </w:r>
            <w:r w:rsidRPr="00404F2D">
              <w:rPr>
                <w:rFonts w:ascii="Times New Roman" w:eastAsia="바탕체"/>
                <w:b/>
                <w:sz w:val="24"/>
              </w:rPr>
              <w:t xml:space="preserve"> </w:t>
            </w:r>
          </w:p>
          <w:p w14:paraId="640AB00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주소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서울특별시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강남구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kern w:val="0"/>
                <w:sz w:val="24"/>
              </w:rPr>
              <w:t>삼성로</w:t>
            </w:r>
            <w:r w:rsidRPr="00404F2D">
              <w:rPr>
                <w:rFonts w:ascii="Times New Roman" w:eastAsia="바탕체"/>
                <w:kern w:val="0"/>
                <w:sz w:val="24"/>
              </w:rPr>
              <w:t xml:space="preserve"> 51</w:t>
            </w:r>
            <w:r w:rsidRPr="00404F2D">
              <w:rPr>
                <w:rFonts w:ascii="Times New Roman" w:eastAsia="바탕체" w:hint="eastAsia"/>
                <w:kern w:val="0"/>
                <w:sz w:val="24"/>
              </w:rPr>
              <w:t xml:space="preserve">1 </w:t>
            </w:r>
            <w:r w:rsidRPr="00404F2D">
              <w:rPr>
                <w:rFonts w:ascii="Times New Roman" w:eastAsia="바탕체"/>
                <w:kern w:val="0"/>
                <w:sz w:val="24"/>
              </w:rPr>
              <w:t>(</w:t>
            </w:r>
            <w:r w:rsidRPr="00404F2D">
              <w:rPr>
                <w:rFonts w:ascii="Times New Roman" w:eastAsia="바탕체"/>
                <w:kern w:val="0"/>
                <w:sz w:val="24"/>
              </w:rPr>
              <w:t>삼성동</w:t>
            </w:r>
            <w:r w:rsidRPr="00404F2D">
              <w:rPr>
                <w:rFonts w:ascii="Times New Roman" w:eastAsia="바탕체"/>
                <w:kern w:val="0"/>
                <w:sz w:val="24"/>
              </w:rPr>
              <w:t>)</w:t>
            </w:r>
          </w:p>
          <w:p w14:paraId="090F169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참조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[*]</w:t>
            </w:r>
          </w:p>
          <w:p w14:paraId="22E18A5A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전화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[*]</w:t>
            </w:r>
          </w:p>
          <w:p w14:paraId="418551B9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int="eastAsia"/>
                <w:sz w:val="24"/>
                <w:szCs w:val="24"/>
              </w:rPr>
            </w:pPr>
            <w:r w:rsidRPr="00404F2D">
              <w:rPr>
                <w:rFonts w:ascii="Times New Roman" w:eastAsia="바탕체" w:hint="eastAsia"/>
                <w:sz w:val="24"/>
                <w:szCs w:val="24"/>
              </w:rPr>
              <w:t>팩스번호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 xml:space="preserve"> :</w:t>
            </w:r>
            <w:r w:rsidRPr="00404F2D">
              <w:rPr>
                <w:rFonts w:ascii="Times New Roman" w:eastAsia="바탕체"/>
                <w:sz w:val="24"/>
                <w:szCs w:val="24"/>
              </w:rPr>
              <w:t xml:space="preserve"> 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>[*]</w:t>
            </w:r>
          </w:p>
          <w:p w14:paraId="329CF46F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kern w:val="2"/>
                <w:sz w:val="24"/>
                <w:szCs w:val="24"/>
              </w:rPr>
            </w:pPr>
            <w:r w:rsidRPr="00404F2D">
              <w:rPr>
                <w:rFonts w:ascii="Times New Roman" w:eastAsia="바탕체" w:hAnsi="Times New Roman"/>
                <w:sz w:val="24"/>
                <w:szCs w:val="24"/>
              </w:rPr>
              <w:t>전자우편</w:t>
            </w:r>
            <w:r w:rsidRPr="00404F2D">
              <w:rPr>
                <w:rFonts w:ascii="Times New Roman" w:eastAsia="바탕체" w:hAnsi="Times New Roman"/>
                <w:kern w:val="2"/>
                <w:sz w:val="24"/>
                <w:szCs w:val="24"/>
              </w:rPr>
              <w:t xml:space="preserve">: </w:t>
            </w:r>
            <w:r w:rsidRPr="00404F2D">
              <w:rPr>
                <w:rFonts w:ascii="Times New Roman" w:eastAsia="바탕체" w:hint="eastAsia"/>
                <w:sz w:val="24"/>
                <w:szCs w:val="24"/>
              </w:rPr>
              <w:t>[*]</w:t>
            </w:r>
          </w:p>
          <w:p w14:paraId="4A5A1214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sz w:val="24"/>
                <w:szCs w:val="24"/>
              </w:rPr>
            </w:pPr>
          </w:p>
          <w:p w14:paraId="7C74553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주식회사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우리은행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 xml:space="preserve"> </w:t>
            </w:r>
          </w:p>
          <w:p w14:paraId="15F70C69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주소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서울</w:t>
            </w:r>
            <w:r w:rsidRPr="00404F2D">
              <w:rPr>
                <w:rFonts w:ascii="Times New Roman" w:eastAsia="바탕체"/>
                <w:kern w:val="0"/>
                <w:sz w:val="24"/>
              </w:rPr>
              <w:t>특별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시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중구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소공로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51(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회현동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1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가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)</w:t>
            </w:r>
          </w:p>
          <w:p w14:paraId="41A3C660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참조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신탁부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차장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김소희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 xml:space="preserve"> </w:t>
            </w:r>
          </w:p>
          <w:p w14:paraId="42FE2D7D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전화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02-2002-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3889</w:t>
            </w:r>
          </w:p>
          <w:p w14:paraId="2C23DB5E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팩스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 : 0505-003-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5269</w:t>
            </w:r>
          </w:p>
          <w:p w14:paraId="76A37F82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color w:val="000000"/>
                <w:sz w:val="24"/>
              </w:rPr>
            </w:pPr>
            <w:r w:rsidRPr="00404F2D">
              <w:rPr>
                <w:rFonts w:ascii="Times New Roman" w:eastAsia="바탕체"/>
                <w:color w:val="000000"/>
                <w:sz w:val="24"/>
              </w:rPr>
              <w:t>전자우편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 xml:space="preserve">: </w:t>
            </w:r>
            <w:r w:rsidRPr="00404F2D">
              <w:rPr>
                <w:rFonts w:ascii="Times New Roman" w:eastAsia="바탕체" w:hint="eastAsia"/>
                <w:color w:val="000000"/>
                <w:sz w:val="24"/>
              </w:rPr>
              <w:t>banker.ksh</w:t>
            </w:r>
            <w:r w:rsidRPr="00404F2D">
              <w:rPr>
                <w:rFonts w:ascii="Times New Roman" w:eastAsia="바탕체"/>
                <w:color w:val="000000"/>
                <w:sz w:val="24"/>
              </w:rPr>
              <w:t>@wooribank.com</w:t>
            </w:r>
          </w:p>
          <w:p w14:paraId="795FA0AC" w14:textId="77777777" w:rsidR="00930A79" w:rsidRPr="00404F2D" w:rsidRDefault="00930A79" w:rsidP="005E1C22">
            <w:pPr>
              <w:pStyle w:val="TK"/>
              <w:spacing w:line="200" w:lineRule="exact"/>
              <w:rPr>
                <w:rFonts w:ascii="Times New Roman" w:eastAsia="바탕체" w:hAnsi="Times New Roman"/>
                <w:sz w:val="24"/>
                <w:szCs w:val="24"/>
              </w:rPr>
            </w:pPr>
          </w:p>
        </w:tc>
      </w:tr>
      <w:tr w:rsidR="006A29C3" w:rsidRPr="00404F2D" w14:paraId="15E77612" w14:textId="77777777" w:rsidTr="005E1C22">
        <w:trPr>
          <w:jc w:val="right"/>
        </w:trPr>
        <w:tc>
          <w:tcPr>
            <w:tcW w:w="1486" w:type="dxa"/>
          </w:tcPr>
          <w:p w14:paraId="00346FE9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1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</w:t>
            </w:r>
            <w:r w:rsidRPr="00404F2D">
              <w:rPr>
                <w:rFonts w:ascii="Times New Roman" w:eastAsia="바탕체"/>
                <w:b/>
                <w:sz w:val="24"/>
              </w:rPr>
              <w:t>우선수익자</w:t>
            </w:r>
            <w:r w:rsidRPr="00404F2D">
              <w:rPr>
                <w:rFonts w:ascii="Times New Roman" w:eastAsia="바탕체"/>
                <w:b/>
                <w:sz w:val="24"/>
              </w:rPr>
              <w:t>(</w:t>
            </w:r>
            <w:r w:rsidRPr="00404F2D">
              <w:rPr>
                <w:rFonts w:ascii="Times New Roman" w:eastAsia="바탕체"/>
                <w:b/>
                <w:sz w:val="24"/>
              </w:rPr>
              <w:t>쿠팡</w:t>
            </w:r>
            <w:r w:rsidRPr="00404F2D">
              <w:rPr>
                <w:rFonts w:ascii="Times New Roman" w:eastAsia="바탕체"/>
                <w:b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sz w:val="24"/>
              </w:rPr>
              <w:t>주식회사</w:t>
            </w:r>
            <w:r w:rsidRPr="00404F2D">
              <w:rPr>
                <w:rFonts w:ascii="Times New Roman" w:eastAsia="바탕체"/>
                <w:b/>
                <w:sz w:val="24"/>
              </w:rPr>
              <w:t>)</w:t>
            </w:r>
          </w:p>
          <w:p w14:paraId="76B5F397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color w:val="000000"/>
                <w:sz w:val="24"/>
              </w:rPr>
            </w:pPr>
          </w:p>
        </w:tc>
        <w:tc>
          <w:tcPr>
            <w:tcW w:w="6485" w:type="dxa"/>
          </w:tcPr>
          <w:p w14:paraId="3D4EDFAB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sz w:val="24"/>
                <w:highlight w:val="yellow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별첨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2.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와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같음</w:t>
            </w:r>
          </w:p>
        </w:tc>
      </w:tr>
      <w:tr w:rsidR="006A29C3" w:rsidRPr="00404F2D" w14:paraId="6D8DC774" w14:textId="77777777" w:rsidTr="005E1C22">
        <w:trPr>
          <w:jc w:val="right"/>
        </w:trPr>
        <w:tc>
          <w:tcPr>
            <w:tcW w:w="1486" w:type="dxa"/>
          </w:tcPr>
          <w:p w14:paraId="6BA946EF" w14:textId="77777777" w:rsidR="00930A79" w:rsidRPr="00404F2D" w:rsidRDefault="00930A79" w:rsidP="005E1C22">
            <w:pPr>
              <w:pStyle w:val="TKNormal"/>
              <w:spacing w:line="200" w:lineRule="exact"/>
              <w:rPr>
                <w:rFonts w:ascii="Times New Roman" w:eastAsia="바탕체"/>
                <w:b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sz w:val="24"/>
              </w:rPr>
              <w:t>(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공동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)2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순위·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(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공동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)3</w:t>
            </w:r>
            <w:r w:rsidRPr="00404F2D">
              <w:rPr>
                <w:rFonts w:ascii="Times New Roman" w:eastAsia="바탕체" w:hint="eastAsia"/>
                <w:b/>
                <w:sz w:val="24"/>
              </w:rPr>
              <w:t>순위우선수익자</w:t>
            </w:r>
          </w:p>
        </w:tc>
        <w:tc>
          <w:tcPr>
            <w:tcW w:w="6485" w:type="dxa"/>
          </w:tcPr>
          <w:p w14:paraId="58133A15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24"/>
              </w:rPr>
            </w:pP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별첨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/>
                <w:b/>
                <w:color w:val="000000"/>
                <w:sz w:val="24"/>
              </w:rPr>
              <w:t>2.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와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 xml:space="preserve"> </w:t>
            </w:r>
            <w:r w:rsidRPr="00404F2D">
              <w:rPr>
                <w:rFonts w:ascii="Times New Roman" w:eastAsia="바탕체" w:hint="eastAsia"/>
                <w:b/>
                <w:color w:val="000000"/>
                <w:sz w:val="24"/>
              </w:rPr>
              <w:t>같음</w:t>
            </w:r>
          </w:p>
          <w:p w14:paraId="74A809D3" w14:textId="77777777" w:rsidR="00930A79" w:rsidRPr="00404F2D" w:rsidRDefault="00930A79" w:rsidP="005E1C22">
            <w:pPr>
              <w:pStyle w:val="TKNormal"/>
              <w:spacing w:line="200" w:lineRule="exact"/>
              <w:jc w:val="left"/>
              <w:rPr>
                <w:rFonts w:ascii="Times New Roman" w:eastAsia="바탕체"/>
                <w:b/>
                <w:color w:val="000000"/>
                <w:sz w:val="24"/>
              </w:rPr>
            </w:pPr>
          </w:p>
        </w:tc>
      </w:tr>
    </w:tbl>
    <w:p w14:paraId="7329AB3E" w14:textId="77777777" w:rsidR="00930A79" w:rsidRPr="00404F2D" w:rsidRDefault="00930A79" w:rsidP="006A29C3">
      <w:pPr>
        <w:pStyle w:val="TKNormal"/>
        <w:tabs>
          <w:tab w:val="left" w:pos="1277"/>
        </w:tabs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209B5E5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color w:val="000000"/>
          <w:sz w:val="22"/>
          <w:szCs w:val="22"/>
        </w:rPr>
      </w:pP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제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20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조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b/>
          <w:color w:val="000000"/>
          <w:sz w:val="22"/>
          <w:szCs w:val="22"/>
        </w:rPr>
        <w:t>【기타사항】</w:t>
      </w:r>
    </w:p>
    <w:p w14:paraId="037EE9FB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신탁등기에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필요한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일체의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서류를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제출하여야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36E2E267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신탁부동산과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민원이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처리하도록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민원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대응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처리에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요청에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특약의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범위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내에서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협조하기로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신탁법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법령에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명시되어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않은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사항에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대해서는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우선수익자들이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협의하여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정한다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3914674E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상호나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로고를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사용할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5ECBE5AA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귀책사유가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해임할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F368BCA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우선수익자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포함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포기하더라도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신탁사무처리비용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신탁보수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무과실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등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비용상환청구권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기타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부담하거나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부담할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금전적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배상책임을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면하지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수익자가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수익권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포기의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의사표시를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소급효는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7A9DA6D6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위탁자는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주소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및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연락처가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변경될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즉시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알려야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해태하여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발생하는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손해는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. </w:t>
      </w:r>
    </w:p>
    <w:p w14:paraId="0D165383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lastRenderedPageBreak/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체결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원본이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(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팩스본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복사문서로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”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이라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함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)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업무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진행시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사본문서에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대해서는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동일한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내용의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원본의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존재와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원본의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성립과정에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다툼이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없음을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확인한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것으로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간주하여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업무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처리키로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2C8E6E21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수탁자는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떠한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위탁자에게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지급의무가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있는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비용을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대지급할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의무를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부담하지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부득이한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사유로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신탁사무처리비용을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대지급한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경우에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16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hint="eastAsia" w:asci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③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항이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적용된다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</w:p>
    <w:p w14:paraId="6F23C1E6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10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③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⑦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23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hAnsi="Times New Roman" w:cs="Times New Roman" w:hint="eastAsia" w:ascii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항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4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,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24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조는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신탁계약서에서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각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삭제하며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,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신탁계약에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적용</w:t>
      </w:r>
      <w:r w:rsidRPr="00404F2D">
        <w:rPr>
          <w:rFonts w:ascii="Times New Roman" w:hint="eastAsia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지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아니한다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49D2938F" w14:textId="77777777" w:rsidR="00930A79" w:rsidRPr="00404F2D" w:rsidRDefault="00930A79">
      <w:pPr>
        <w:pStyle w:val="TKNormal"/>
        <w:numPr>
          <w:ilvl w:val="0"/>
          <w:numId w:val="22"/>
        </w:numPr>
        <w:tabs>
          <w:tab w:val="left" w:pos="400"/>
          <w:tab w:val="left" w:pos="800"/>
          <w:tab w:val="left" w:pos="1600"/>
          <w:tab w:val="left" w:pos="2400"/>
          <w:tab w:val="left" w:pos="3200"/>
        </w:tabs>
        <w:wordWrap w:val="0"/>
        <w:autoSpaceDE w:val="0"/>
        <w:autoSpaceDN w:val="0"/>
        <w:snapToGrid w:val="0"/>
        <w:spacing w:after="0" w:line="360" w:lineRule="auto"/>
        <w:rPr>
          <w:rFonts w:ascii="Times New Roman" w:hAnsi="Times New Roman" w:cs="Times New Roman" w:eastAsia="바탕체"/>
          <w:bCs/>
          <w:color w:val="000000"/>
          <w:kern w:val="0"/>
          <w:sz w:val="22"/>
          <w:shd w:val="clear" w:color="auto" w:fill="FFFFFF"/>
          <w:szCs w:val="22"/>
        </w:rPr>
      </w:pP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본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신탁계약과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관련하여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분쟁이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발생할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경우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서울중앙지방법원을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1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심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전속적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합의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관할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법원으로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 xml:space="preserve"> 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한다</w:t>
      </w:r>
      <w:r w:rsidRPr="00404F2D">
        <w:rPr>
          <w:rFonts w:ascii="Times New Roman" w:hAnsi="Times New Roman" w:cs="Times New Roman" w:eastAsia="바탕체"/>
          <w:bCs/>
          <w:color w:val="000000"/>
          <w:kern w:val="0"/>
          <w:sz w:val="22"/>
          <w:szCs w:val="22"/>
          <w:shd w:val="clear" w:color="auto" w:fill="FFFFFF"/>
        </w:rPr>
        <w:t>.</w:t>
      </w:r>
    </w:p>
    <w:p w14:paraId="2E73AA4B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2658D4D1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38E91A09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  <w:commentRangeStart w:id="17"/>
      <w:r>
        <w:rPr>
          <w:rFonts w:ascii="Times New Roman" w:hAnsi="Times New Roman" w:cs="Times New Roman" w:eastAsia="바탕체"/>
          <w:sz w:val="22"/>
          <w:szCs w:val="22"/>
        </w:rPr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>본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>특약이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>체결된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>증거로써</w:t>
      </w:r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  <w:del w:id="9263" w:author="코람코 상장리츠팀" w:date="2026-10-13T09:00:00Z">
        <w:r w:rsidRPr="00404F2D">
          <w:rPr>
            <w:rFonts w:ascii="Times New Roman" w:eastAsia="바탕체" w:hAnsi="Times New Roman" w:hint="eastAsia" w:cs="Times New Roman"/>
            <w:color w:val="000000"/>
            <w:sz w:val="22"/>
            <w:szCs w:val="22"/>
          </w:rPr>
          <w:delText xml:space="preserve">당사자들은</w:delText>
        </w:r>
      </w:del>
      <w:ins w:id="9264" w:author="코람코 상장리츠팀" w:date="2026-10-13T09:00:00Z">
        <w:r>
          <w:rPr>
            <w:rFonts w:ascii="Times New Roman" w:eastAsia="바탕체" w:hAnsi="Times New Roman" w:hint="eastAsia" w:cs="Times New Roman"/>
            <w:color w:val="000000"/>
            <w:sz w:val="22"/>
            <w:szCs w:val="22"/>
          </w:rPr>
          <w:t xml:space="preserve">위탁자와 수탁자는</w:t>
        </w:r>
      </w:ins>
      <w:r w:rsidRPr="00404F2D">
        <w:rPr>
          <w:rFonts w:ascii="Times New Roman" w:eastAsia="바탕체" w:hAnsi="Times New Roman" w:hint="eastAsia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본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특약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1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부를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작성하여</w:t>
      </w:r>
      <w:ins w:id="9265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t xml:space="preserve"> 각각 기명날인한 후</w:t>
        </w:r>
      </w:ins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위탁자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가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원본을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보관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하기로</w:t>
      </w:r>
      <w:r w:rsidRPr="00404F2D">
        <w:rPr>
          <w:rFonts w:ascii="Times New Roman" w:eastAsia="바탕체" w:hAnsi="Times New Roman" w:cs="Times New Roman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sz w:val="22"/>
          <w:szCs w:val="22"/>
        </w:rPr>
        <w:t>한다</w:t>
      </w:r>
      <w:r w:rsidRPr="00404F2D">
        <w:rPr>
          <w:rFonts w:ascii="Times New Roman" w:eastAsia="바탕체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 w:eastAsia="바탕체"/>
          <w:sz w:val="22"/>
          <w:szCs w:val="22"/>
        </w:rPr>
      </w:r>
      <w:commentRangeEnd w:id="17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7"/>
      </w:r>
    </w:p>
    <w:p w14:paraId="6198A961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38A6CD79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72256FA0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213830B5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03B152AB" w14:textId="77777777" w:rsidR="00930A79" w:rsidRPr="00404F2D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color w:val="000000"/>
          <w:sz w:val="22"/>
          <w:szCs w:val="22"/>
        </w:rPr>
      </w:pP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202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6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년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[*]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월</w:t>
      </w:r>
      <w:r w:rsidRPr="00404F2D"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[*]</w:t>
      </w:r>
      <w:r w:rsidRPr="00404F2D">
        <w:rPr>
          <w:rFonts w:ascii="Times New Roman" w:eastAsia="바탕체" w:hAnsi="Times New Roman" w:cs="Times New Roman"/>
          <w:color w:val="000000"/>
          <w:sz w:val="22"/>
          <w:szCs w:val="22"/>
        </w:rPr>
        <w:t>일</w:t>
      </w:r>
    </w:p>
    <w:p w14:paraId="44BD2577" w14:textId="77777777" w:rsidR="00930A79" w:rsidRPr="00404F2D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27531AAD" w14:textId="77777777" w:rsidR="00930A79" w:rsidRPr="00404F2D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3A332D86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b/>
          <w:kern w:val="0"/>
          <w:sz w:val="22"/>
          <w:szCs w:val="22"/>
        </w:rPr>
      </w:pPr>
    </w:p>
    <w:p w14:paraId="58663CE1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b/>
          <w:kern w:val="0"/>
          <w:sz w:val="22"/>
          <w:szCs w:val="22"/>
        </w:rPr>
      </w:pPr>
    </w:p>
    <w:p w14:paraId="653A5D5A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b/>
          <w:kern w:val="0"/>
          <w:sz w:val="22"/>
          <w:szCs w:val="22"/>
        </w:rPr>
      </w:pPr>
    </w:p>
    <w:p w14:paraId="0B1C28D4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b/>
          <w:kern w:val="0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t>위</w:t>
      </w:r>
      <w:r w:rsidRPr="00404F2D">
        <w:rPr>
          <w:rFonts w:ascii="Times New Roman" w:eastAsia="바탕체" w:hAnsi="Times New Roman" w:cs="Times New Roman"/>
          <w:b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t>탁</w:t>
      </w:r>
      <w:r w:rsidRPr="00404F2D">
        <w:rPr>
          <w:rFonts w:ascii="Times New Roman" w:eastAsia="바탕체" w:hAnsi="Times New Roman" w:cs="Times New Roman"/>
          <w:b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t>자</w:t>
      </w:r>
      <w:r w:rsidRPr="00404F2D"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t xml:space="preserve">      </w:t>
      </w:r>
      <w:r w:rsidRPr="00404F2D">
        <w:rPr>
          <w:rFonts w:ascii="Times New Roman" w:eastAsia="바탕체" w:hAnsi="Times New Roman" w:cs="Times New Roman"/>
          <w:b/>
          <w:kern w:val="0"/>
          <w:sz w:val="22"/>
          <w:szCs w:val="22"/>
        </w:rPr>
        <w:t xml:space="preserve"> </w:t>
      </w:r>
    </w:p>
    <w:p w14:paraId="52570C67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b/>
          <w:kern w:val="0"/>
          <w:sz w:val="22"/>
          <w:szCs w:val="22"/>
        </w:rPr>
      </w:pPr>
    </w:p>
    <w:p w14:paraId="7083BEE1" w14:textId="77777777" w:rsidR="00930A79" w:rsidRPr="00404F2D" w:rsidRDefault="00930A79" w:rsidP="006A29C3">
      <w:pPr>
        <w:pStyle w:val="TKNormal"/>
        <w:tabs>
          <w:tab w:val="left" w:pos="3402"/>
        </w:tabs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법인등록번호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: 110111-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0969954</w:t>
      </w:r>
    </w:p>
    <w:p w14:paraId="093EBA6C" w14:textId="77777777" w:rsidR="00930A79" w:rsidRPr="00404F2D" w:rsidRDefault="00930A79" w:rsidP="006A29C3">
      <w:pPr>
        <w:pStyle w:val="TKNormal"/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주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     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소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: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서울특별시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강남구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삼성로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51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1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(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삼성동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)</w:t>
      </w:r>
    </w:p>
    <w:p w14:paraId="46827E4D" w14:textId="77777777" w:rsidR="00930A79" w:rsidRPr="00404F2D" w:rsidRDefault="00930A79" w:rsidP="006A29C3">
      <w:pPr>
        <w:pStyle w:val="TKNormal"/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법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인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명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: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주식회사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코람코라이프로지스위탁관리부동산투자회사</w:t>
      </w:r>
    </w:p>
    <w:p w14:paraId="17342B3D" w14:textId="77777777" w:rsidR="00930A79" w:rsidRPr="00404F2D" w:rsidRDefault="00930A79" w:rsidP="006A29C3">
      <w:pPr>
        <w:pStyle w:val="TKNormal"/>
        <w:snapToGrid w:val="0"/>
        <w:spacing w:line="360" w:lineRule="auto" w:after="0"/>
        <w:ind w:leftChars="567" w:left="1134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대표이사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원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재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이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     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(</w:t>
      </w:r>
      <w:r w:rsidRPr="00404F2D">
        <w:rPr>
          <w:rFonts w:ascii="Times New Roman" w:eastAsia="바탕체" w:hint="eastAsia" w:hAnsi="Times New Roman" w:cs="Times New Roman"/>
          <w:kern w:val="0"/>
          <w:sz w:val="22"/>
          <w:szCs w:val="22"/>
        </w:rPr>
        <w:t>인</w:t>
      </w:r>
      <w:r w:rsidRPr="00404F2D">
        <w:rPr>
          <w:rFonts w:ascii="Times New Roman" w:eastAsia="바탕체" w:hAnsi="Times New Roman" w:cs="Times New Roman"/>
          <w:kern w:val="0"/>
          <w:sz w:val="22"/>
          <w:szCs w:val="22"/>
        </w:rPr>
        <w:t>)</w:t>
      </w:r>
    </w:p>
    <w:p w14:paraId="476B7FC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</w:p>
    <w:p w14:paraId="0211CD1D" w14:textId="77777777" w:rsidR="00930A79" w:rsidRPr="00404F2D" w:rsidRDefault="00930A79" w:rsidP="006A29C3">
      <w:pPr>
        <w:pStyle w:val="TKNormal"/>
        <w:tabs>
          <w:tab w:val="left" w:pos="5298"/>
        </w:tabs>
        <w:snapToGrid w:val="0"/>
        <w:spacing w:line="360" w:lineRule="auto" w:after="0"/>
        <w:ind w:firstLineChars="1500" w:firstLine="3600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Ansi="Times New Roman" w:cs="Times New Roman"/>
          <w:sz w:val="22"/>
          <w:szCs w:val="22"/>
        </w:rPr>
        <w:tab/>
      </w:r>
    </w:p>
    <w:tbl>
      <w:tblPr>
        <w:tblStyle w:val="TKNormalTable"/>
        <w:tblOverlap w:val="never"/>
        <w:tblW w:w="0" w:type="auto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6A29C3" w:rsidRPr="00404F2D" w14:paraId="2EAD1D86" w14:textId="77777777" w:rsidTr="005E1C22">
        <w:trPr>
          <w:trHeight w:val="593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F68083" w14:textId="77777777" w:rsidR="00930A79" w:rsidRPr="00404F2D" w:rsidRDefault="00930A79" w:rsidP="005E1C22">
            <w:pPr>
              <w:pStyle w:val="TKNormal"/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4"/>
              </w:rPr>
            </w:pP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본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신탁계약의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설명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들었으며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,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이해하였음</w:t>
            </w:r>
          </w:p>
        </w:tc>
      </w:tr>
      <w:tr w:rsidR="006A29C3" w:rsidRPr="00404F2D" w14:paraId="70F3B8A8" w14:textId="77777777" w:rsidTr="005E1C22">
        <w:trPr>
          <w:trHeight w:val="361"/>
        </w:trPr>
        <w:tc>
          <w:tcPr>
            <w:tcW w:w="8708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5278DE" w14:textId="77777777" w:rsidR="00930A79" w:rsidRPr="00404F2D" w:rsidRDefault="00930A79" w:rsidP="005E1C22">
            <w:pPr>
              <w:pStyle w:val="TKNormal"/>
              <w:shd w:val="clear" w:color="auto" w:fill="FFFFFF"/>
              <w:snapToGrid w:val="0"/>
              <w:spacing w:line="200" w:lineRule="exact"/>
              <w:textAlignment w:val="baseline"/>
              <w:rPr>
                <w:rFonts w:ascii="바탕체" w:eastAsia="바탕체" w:hAnsi="바탕체" w:cs="굴림"/>
                <w:color w:val="000000"/>
                <w:kern w:val="0"/>
                <w:sz w:val="24"/>
              </w:rPr>
            </w:pP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본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신탁계약의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( 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설명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들었으며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), 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>신탁내용을</w:t>
            </w:r>
            <w:r w:rsidRPr="00404F2D">
              <w:rPr>
                <w:rFonts w:ascii="바탕체" w:eastAsia="바탕체" w:hAnsi="바탕체" w:cs="굴림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 xml:space="preserve">(  </w:t>
            </w:r>
            <w:r w:rsidRPr="00404F2D">
              <w:rPr>
                <w:rFonts w:ascii="바탕체" w:eastAsia="바탕체" w:hAnsi="바탕체" w:cs="굴림"/>
                <w:b/>
                <w:bCs/>
                <w:color w:val="CCCCCC"/>
                <w:kern w:val="0"/>
                <w:sz w:val="24"/>
                <w:shd w:val="clear" w:color="auto" w:fill="FFFFFF"/>
              </w:rPr>
              <w:t>이해하였음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CCCCCC"/>
                <w:kern w:val="0"/>
                <w:sz w:val="24"/>
                <w:shd w:val="clear" w:color="auto" w:fill="FFFFFF"/>
              </w:rPr>
              <w:t xml:space="preserve">  </w:t>
            </w:r>
            <w:r w:rsidRPr="00404F2D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hd w:val="clear" w:color="auto" w:fill="FFFFFF"/>
              </w:rPr>
              <w:t>)</w:t>
            </w:r>
          </w:p>
        </w:tc>
      </w:tr>
    </w:tbl>
    <w:p w14:paraId="51000755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bCs/>
          <w:kern w:val="0"/>
          <w:sz w:val="22"/>
          <w:szCs w:val="22"/>
        </w:rPr>
      </w:pPr>
    </w:p>
    <w:p w14:paraId="09261CED" w14:textId="77777777" w:rsidR="00930A79" w:rsidRPr="00404F2D" w:rsidRDefault="00930A79" w:rsidP="006A29C3">
      <w:pPr>
        <w:pStyle w:val="TKNormal"/>
        <w:snapToGrid w:val="0"/>
        <w:spacing w:line="360" w:lineRule="auto" w:after="0"/>
        <w:ind w:firstLineChars="1500" w:firstLine="3604"/>
        <w:textAlignment w:val="baseline"/>
        <w:rPr>
          <w:rFonts w:ascii="Times New Roman" w:eastAsia="바탕체" w:hAnsi="Times New Roman" w:cs="Times New Roman"/>
          <w:b/>
          <w:bCs/>
          <w:kern w:val="0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위탁자</w:t>
      </w:r>
      <w:r w:rsidRPr="00404F2D">
        <w:rPr>
          <w:rFonts w:ascii="Times New Roman" w:eastAsia="바탕체" w:hAnsi="Times New Roman" w:cs="Times New Roman"/>
          <w:b/>
          <w:bCs/>
          <w:kern w:val="0"/>
          <w:sz w:val="22"/>
          <w:szCs w:val="22"/>
        </w:rPr>
        <w:t xml:space="preserve"> : 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주식회사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bCs/>
          <w:kern w:val="0"/>
          <w:sz w:val="22"/>
          <w:szCs w:val="22"/>
        </w:rPr>
        <w:t>코람코라이프로지스위탁관리부동산투자회사</w:t>
      </w:r>
    </w:p>
    <w:p w14:paraId="163069CC" w14:textId="77777777" w:rsidR="00930A79" w:rsidRPr="00404F2D" w:rsidRDefault="00930A79" w:rsidP="006A29C3">
      <w:pPr>
        <w:pStyle w:val="TKNormal"/>
        <w:snapToGrid w:val="0"/>
        <w:spacing w:line="360" w:lineRule="auto" w:after="0"/>
        <w:ind w:firstLineChars="2500" w:firstLine="6006"/>
        <w:rPr>
          <w:rFonts w:ascii="Times New Roman" w:eastAsia="바탕체" w:hAnsi="Times New Roman" w:cs="Times New Roman"/>
          <w:sz w:val="22"/>
          <w:szCs w:val="22"/>
        </w:rPr>
      </w:pP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대표이사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원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재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이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 xml:space="preserve"> </w:t>
      </w:r>
      <w:r w:rsidRPr="00404F2D">
        <w:rPr>
          <w:rFonts w:ascii="Times New Roman" w:eastAsia="바탕체" w:hAnsi="Times New Roman" w:cs="Times New Roman"/>
          <w:b/>
          <w:bCs/>
          <w:kern w:val="0"/>
          <w:sz w:val="22"/>
          <w:szCs w:val="22"/>
        </w:rPr>
        <w:t>(</w:t>
      </w:r>
      <w:r w:rsidRPr="00404F2D">
        <w:rPr>
          <w:rFonts w:ascii="Times New Roman" w:eastAsia="바탕체" w:hint="eastAsia" w:hAnsi="Times New Roman" w:cs="Times New Roman"/>
          <w:b/>
          <w:bCs/>
          <w:kern w:val="0"/>
          <w:sz w:val="22"/>
          <w:szCs w:val="22"/>
        </w:rPr>
        <w:t>인</w:t>
      </w:r>
      <w:r w:rsidRPr="00404F2D">
        <w:rPr>
          <w:rFonts w:ascii="Times New Roman" w:eastAsia="바탕체" w:hAnsi="Times New Roman" w:cs="Times New Roman"/>
          <w:b/>
          <w:bCs/>
          <w:kern w:val="0"/>
          <w:sz w:val="22"/>
          <w:szCs w:val="22"/>
        </w:rPr>
        <w:t>)</w:t>
      </w:r>
    </w:p>
    <w:p w14:paraId="5A57655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</w:p>
    <w:p w14:paraId="65D79737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</w:p>
    <w:p w14:paraId="1AD1064E" w14:textId="77777777" w:rsidR="00930A79" w:rsidRPr="00404F2D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</w:p>
    <w:p w14:paraId="5FEB9256" w14:textId="77777777" w:rsidR="00930A79" w:rsidRPr="000A7798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sz w:val="22"/>
          <w:szCs w:val="22"/>
        </w:rPr>
      </w:pPr>
    </w:p>
    <w:p w14:paraId="6B59C954" w14:textId="77777777" w:rsidR="00930A79" w:rsidRPr="000A7798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Ansi="Times New Roman" w:cs="Times New Roman"/>
          <w:b/>
          <w:kern w:val="0"/>
          <w:sz w:val="22"/>
          <w:szCs w:val="22"/>
        </w:rPr>
        <w:br w:type="page"/>
      </w:r>
      <w:r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lastRenderedPageBreak/>
        <w:t>수</w:t>
      </w:r>
      <w:r>
        <w:rPr>
          <w:rFonts w:ascii="Times New Roman" w:eastAsia="바탕체" w:hAnsi="Times New Roman" w:cs="Times New Roman"/>
          <w:b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t>탁</w:t>
      </w:r>
      <w:r>
        <w:rPr>
          <w:rFonts w:ascii="Times New Roman" w:eastAsia="바탕체" w:hAnsi="Times New Roman" w:cs="Times New Roman"/>
          <w:b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b/>
          <w:kern w:val="0"/>
          <w:sz w:val="22"/>
          <w:szCs w:val="22"/>
        </w:rPr>
        <w:t>자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   </w:t>
      </w:r>
    </w:p>
    <w:p w14:paraId="6E8D7E6B" w14:textId="77777777" w:rsidR="00930A79" w:rsidRPr="000A7798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</w:rPr>
      </w:pPr>
    </w:p>
    <w:p w14:paraId="4537C615" w14:textId="77777777" w:rsidR="00930A79" w:rsidRPr="000A7798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법인등록번호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: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>110111-0023393</w:t>
      </w:r>
    </w:p>
    <w:p w14:paraId="07B6ED2C" w14:textId="77777777" w:rsidR="00930A79" w:rsidRPr="000A7798" w:rsidRDefault="00930A79" w:rsidP="006A29C3">
      <w:pPr>
        <w:pStyle w:val="TKNormal"/>
        <w:snapToGrid w:val="0"/>
        <w:spacing w:line="360" w:lineRule="auto" w:after="0"/>
        <w:ind w:left="899" w:hangingChars="562" w:hanging="899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주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     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소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: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서울특별시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중구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소공로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51(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회현동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>1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가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>)</w:t>
      </w:r>
    </w:p>
    <w:p w14:paraId="0FB566C9" w14:textId="77777777" w:rsidR="00930A79" w:rsidRPr="000A7798" w:rsidRDefault="00930A79" w:rsidP="006A29C3">
      <w:pPr>
        <w:pStyle w:val="TKNormal"/>
        <w:snapToGrid w:val="0"/>
        <w:spacing w:line="360" w:lineRule="auto" w:after="0"/>
        <w:ind w:left="899" w:hangingChars="562" w:hanging="899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법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인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 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명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: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주식회사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우리은행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</w:p>
    <w:p w14:paraId="3D34F088" w14:textId="77777777" w:rsidR="00930A79" w:rsidRPr="00CB47F8" w:rsidRDefault="00930A79" w:rsidP="006A29C3">
      <w:pPr>
        <w:pStyle w:val="TKNormal"/>
        <w:snapToGrid w:val="0"/>
        <w:spacing w:line="360" w:lineRule="auto" w:after="0"/>
        <w:ind w:leftChars="449" w:left="898" w:firstLineChars="147" w:firstLine="235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대표이사</w:t>
      </w:r>
      <w:r>
        <w:rPr>
          <w:rFonts w:ascii="Times New Roman" w:eastAsia="바탕체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정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진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완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</w:p>
    <w:p w14:paraId="32FC5E22" w14:textId="77777777" w:rsidR="00930A79" w:rsidRPr="000A7798" w:rsidRDefault="00930A79" w:rsidP="006A29C3">
      <w:pPr>
        <w:pStyle w:val="TKNormal"/>
        <w:snapToGrid w:val="0"/>
        <w:spacing w:line="360" w:lineRule="auto" w:after="0"/>
        <w:ind w:leftChars="449" w:left="898" w:firstLineChars="147" w:firstLine="235"/>
        <w:textAlignment w:val="baseline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위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지배인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신탁부장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손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상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범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 xml:space="preserve"> (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인</w:t>
      </w:r>
      <w:r>
        <w:rPr>
          <w:rFonts w:ascii="Times New Roman" w:eastAsia="바탕체" w:hint="eastAsia" w:hAnsi="Times New Roman" w:cs="Times New Roman"/>
          <w:kern w:val="0"/>
          <w:sz w:val="22"/>
          <w:szCs w:val="22"/>
        </w:rPr>
        <w:t>)</w:t>
      </w:r>
    </w:p>
    <w:p w14:paraId="16B41832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276" w:author="코람코 상장리츠팀" w:date="2026-10-13T09:00:00Z"/>
        </w:rPr>
      </w:pPr>
      <w:commentRangeStart w:id="18"/>
      <w:r>
        <w:rPr>
          <w:rFonts w:ascii="Times New Roman" w:hAnsi="Times New Roman" w:cs="Times New Roman" w:eastAsia="바탕체"/>
          <w:sz w:val="22"/>
          <w:szCs w:val="22"/>
        </w:rPr>
      </w:r>
      <w:del w:id="9266" w:author="코람코 상장리츠팀" w:date="2026-10-13T09:00:00Z">
        <w:r>
          <w:rPr>
            <w:rFonts w:ascii="Times New Roman" w:eastAsia="바탕체" w:hAnsi="Times New Roman" w:cs="Times New Roman"/>
            <w:b/>
            <w:kern w:val="0"/>
            <w:sz w:val="22"/>
            <w:szCs w:val="22"/>
          </w:rPr>
          <w:br w:type="page"/>
        </w:r>
      </w:del>
      <w:del w:id="9267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lastRenderedPageBreak/>
          <w:delText xml:space="preserve">1</w:delText>
        </w:r>
      </w:del>
      <w:del w:id="9268" w:author="코람코 상장리츠팀" w:date="2026-10-13T09:00:00Z">
        <w:r>
          <w:rPr>
            <w:rFonts w:ascii="Times New Roman" w:eastAsia="바탕체" w:hAnsi="Times New Roman" w:cs="Times New Roman"/>
            <w:b/>
            <w:kern w:val="0"/>
            <w:sz w:val="22"/>
            <w:szCs w:val="22"/>
          </w:rPr>
          <w:delText xml:space="preserve"> </w:delText>
        </w:r>
      </w:del>
      <w:del w:id="9269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순</w:delText>
        </w:r>
      </w:del>
      <w:del w:id="9270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 </w:delText>
        </w:r>
      </w:del>
      <w:del w:id="9271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위</w:delText>
        </w:r>
      </w:del>
      <w:del w:id="9272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 </w:delText>
        </w:r>
      </w:del>
      <w:del w:id="9273" w:author="코람코 상장리츠팀" w:date="2026-10-13T09:00:00Z">
        <w:r w:rsidRPr="00404F2D"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  <w:fitText w:val="1210" w:id="-365240832"/>
          </w:rPr>
          <w:delText xml:space="preserve">우선수익</w:delText>
        </w:r>
      </w:del>
      <w:del w:id="9274" w:author="코람코 상장리츠팀" w:date="2026-10-13T09:00:00Z">
        <w:r w:rsidRPr="00404F2D"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  <w:fitText w:val="1210" w:id="-365240832"/>
          </w:rPr>
          <w:delText xml:space="preserve">자</w:delText>
        </w:r>
      </w:del>
      <w:del w:id="9275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</w:delText>
        </w:r>
      </w:del>
      <w:r>
        <w:rPr>
          <w:rFonts w:ascii="Times New Roman" w:hAnsi="Times New Roman" w:cs="Times New Roman" w:eastAsia="바탕체"/>
          <w:sz w:val="22"/>
          <w:szCs w:val="22"/>
        </w:rPr>
      </w:r>
      <w:commentRangeEnd w:id="18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18"/>
      </w:r>
    </w:p>
    <w:p w14:paraId="1610E17A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277" w:author="코람코 상장리츠팀" w:date="2026-10-13T09:00:00Z"/>
        </w:rPr>
      </w:pPr>
    </w:p>
    <w:p w14:paraId="20A6B859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281" w:author="코람코 상장리츠팀" w:date="2026-10-13T09:00:00Z"/>
        </w:rPr>
      </w:pPr>
      <w:del w:id="9278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법인등록번호</w:delText>
        </w:r>
      </w:del>
      <w:del w:id="9279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: </w:delText>
        </w:r>
      </w:del>
      <w:del w:id="9280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[*]</w:delText>
        </w:r>
      </w:del>
    </w:p>
    <w:p w14:paraId="36FAFC8F" w14:textId="77777777" w:rsidR="00930A79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del w:id="9287" w:author="코람코 상장리츠팀" w:date="2026-10-13T09:00:00Z"/>
          <w:szCs w:val="22"/>
        </w:rPr>
      </w:pPr>
      <w:del w:id="9282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주</w:delText>
        </w:r>
      </w:del>
      <w:del w:id="9283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      </w:delText>
        </w:r>
      </w:del>
      <w:del w:id="9284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소</w:delText>
        </w:r>
      </w:del>
      <w:del w:id="9285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: </w:delText>
        </w:r>
      </w:del>
      <w:del w:id="9286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[*]</w:delText>
        </w:r>
      </w:del>
    </w:p>
    <w:p w14:paraId="55B7C5B3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297" w:author="코람코 상장리츠팀" w:date="2026-10-13T09:00:00Z"/>
        </w:rPr>
      </w:pPr>
      <w:del w:id="9288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법</w:delText>
        </w:r>
      </w:del>
      <w:del w:id="9289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 </w:delText>
        </w:r>
      </w:del>
      <w:del w:id="9290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인</w:delText>
        </w:r>
      </w:del>
      <w:del w:id="9291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 </w:delText>
        </w:r>
      </w:del>
      <w:del w:id="9292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명</w:delText>
        </w:r>
      </w:del>
      <w:del w:id="9293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: </w:delText>
        </w:r>
      </w:del>
      <w:del w:id="9294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쿠팡</w:delText>
        </w:r>
      </w:del>
      <w:del w:id="9295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 </w:delText>
        </w:r>
      </w:del>
      <w:del w:id="9296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주식회사</w:delText>
        </w:r>
      </w:del>
    </w:p>
    <w:p w14:paraId="0628565F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ind w:leftChars="567" w:left="1134"/>
        <w:rPr>
          <w:rFonts w:ascii="Times New Roman" w:eastAsia="바탕체" w:hAnsi="Times New Roman" w:cs="Times New Roman"/>
          <w:kern w:val="0"/>
          <w:sz w:val="22"/>
          <w:szCs w:val="22"/>
          <w:del w:id="9304" w:author="코람코 상장리츠팀" w:date="2026-10-13T09:00:00Z"/>
        </w:rPr>
      </w:pPr>
      <w:del w:id="9298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대표자</w:delText>
        </w:r>
      </w:del>
      <w:del w:id="9299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 [*]        </w:delText>
        </w:r>
      </w:del>
      <w:del w:id="9300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</w:delText>
        </w:r>
      </w:del>
      <w:del w:id="9301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tab/>
          <w:delText xml:space="preserve">(</w:delText>
        </w:r>
      </w:del>
      <w:del w:id="9302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인</w:delText>
        </w:r>
      </w:del>
      <w:del w:id="9303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)</w:delText>
        </w:r>
      </w:del>
    </w:p>
    <w:p w14:paraId="54863508" w14:textId="77777777" w:rsidR="00930A79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b/>
          <w:kern w:val="0"/>
          <w:sz w:val="22"/>
          <w:szCs w:val="22"/>
          <w:del w:id="9305" w:author="코람코 상장리츠팀" w:date="2026-10-13T09:00:00Z"/>
        </w:rPr>
      </w:pPr>
    </w:p>
    <w:p w14:paraId="3BAD486D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320" w:author="코람코 상장리츠팀" w:date="2026-10-13T09:00:00Z"/>
        </w:rPr>
      </w:pPr>
      <w:del w:id="9306" w:author="코람코 상장리츠팀" w:date="2026-10-13T09:00:00Z">
        <w:r>
          <w:rPr>
            <w:rFonts w:ascii="Times New Roman" w:eastAsia="바탕체" w:hAnsi="Times New Roman" w:cs="Times New Roman"/>
            <w:b/>
            <w:kern w:val="0"/>
            <w:sz w:val="22"/>
            <w:szCs w:val="22"/>
          </w:rPr>
          <w:br w:type="page"/>
        </w:r>
      </w:del>
      <w:del w:id="9307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lastRenderedPageBreak/>
          <w:delText xml:space="preserve">(</w:delText>
        </w:r>
      </w:del>
      <w:del w:id="9308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공동</w:delText>
        </w:r>
      </w:del>
      <w:del w:id="9309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) 2</w:delText>
        </w:r>
      </w:del>
      <w:del w:id="9310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순위</w:delText>
        </w:r>
      </w:del>
      <w:del w:id="9311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 </w:delText>
        </w:r>
      </w:del>
      <w:del w:id="9312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및</w:delText>
        </w:r>
      </w:del>
      <w:del w:id="9313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 (</w:delText>
        </w:r>
      </w:del>
      <w:del w:id="9314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공동</w:delText>
        </w:r>
      </w:del>
      <w:del w:id="9315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) 3</w:delText>
        </w:r>
      </w:del>
      <w:del w:id="9316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순위</w:delText>
        </w:r>
      </w:del>
      <w:del w:id="9317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 </w:delText>
        </w:r>
      </w:del>
      <w:del w:id="9318" w:author="코람코 상장리츠팀" w:date="2026-10-13T09:00:00Z">
        <w:r>
          <w:rPr>
            <w:rFonts w:ascii="Times New Roman" w:eastAsia="바탕체" w:hint="eastAsia" w:hAnsi="Times New Roman" w:cs="Times New Roman"/>
            <w:b/>
            <w:kern w:val="0"/>
            <w:sz w:val="22"/>
            <w:szCs w:val="22"/>
          </w:rPr>
          <w:delText xml:space="preserve">우선수익자</w:delText>
        </w:r>
      </w:del>
      <w:del w:id="9319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</w:delText>
        </w:r>
      </w:del>
    </w:p>
    <w:p w14:paraId="01C0533F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321" w:author="코람코 상장리츠팀" w:date="2026-10-13T09:00:00Z"/>
        </w:rPr>
      </w:pPr>
    </w:p>
    <w:p w14:paraId="4A463C9A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325" w:author="코람코 상장리츠팀" w:date="2026-10-13T09:00:00Z"/>
        </w:rPr>
      </w:pPr>
      <w:del w:id="9322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법인등록번호</w:delText>
        </w:r>
      </w:del>
      <w:del w:id="9323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: </w:delText>
        </w:r>
      </w:del>
      <w:del w:id="9324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[*]</w:delText>
        </w:r>
      </w:del>
    </w:p>
    <w:p w14:paraId="038FB9F1" w14:textId="77777777" w:rsidR="00930A79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del w:id="9331" w:author="코람코 상장리츠팀" w:date="2026-10-13T09:00:00Z"/>
          <w:szCs w:val="22"/>
        </w:rPr>
      </w:pPr>
      <w:del w:id="9326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주</w:delText>
        </w:r>
      </w:del>
      <w:del w:id="9327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      </w:delText>
        </w:r>
      </w:del>
      <w:del w:id="9328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소</w:delText>
        </w:r>
      </w:del>
      <w:del w:id="9329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: </w:delText>
        </w:r>
      </w:del>
      <w:del w:id="9330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[*]</w:delText>
        </w:r>
      </w:del>
    </w:p>
    <w:p w14:paraId="3BDCFC70" w14:textId="77777777" w:rsidR="00930A79" w:rsidRPr="000A7798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rPr>
          <w:rFonts w:ascii="Times New Roman" w:eastAsia="바탕체" w:hAnsi="Times New Roman" w:cs="Times New Roman"/>
          <w:kern w:val="0"/>
          <w:sz w:val="22"/>
          <w:szCs w:val="22"/>
          <w:del w:id="9339" w:author="코람코 상장리츠팀" w:date="2026-10-13T09:00:00Z"/>
        </w:rPr>
      </w:pPr>
      <w:del w:id="9332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법</w:delText>
        </w:r>
      </w:del>
      <w:del w:id="9333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 </w:delText>
        </w:r>
      </w:del>
      <w:del w:id="9334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인</w:delText>
        </w:r>
      </w:del>
      <w:del w:id="9335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 </w:delText>
        </w:r>
      </w:del>
      <w:del w:id="9336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명</w:delText>
        </w:r>
      </w:del>
      <w:del w:id="9337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: </w:delText>
        </w:r>
      </w:del>
      <w:del w:id="9338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[*]</w:delText>
        </w:r>
      </w:del>
    </w:p>
    <w:p w14:paraId="27CD1CC5" w14:textId="77777777" w:rsidR="00930A79" w:rsidRDefault="00930A79" w:rsidP="006A29C3">
      <w:pPr>
        <w:pStyle w:val="TKNormal"/>
        <w:tabs>
          <w:tab w:val="left" w:pos="3332"/>
        </w:tabs>
        <w:snapToGrid w:val="0"/>
        <w:spacing w:line="360" w:lineRule="auto" w:after="0"/>
        <w:ind w:leftChars="567" w:left="1134"/>
        <w:rPr>
          <w:rFonts w:ascii="Times New Roman" w:eastAsia="바탕체" w:hAnsi="Times New Roman" w:cs="Times New Roman"/>
          <w:kern w:val="0"/>
          <w:sz w:val="22"/>
          <w:szCs w:val="22"/>
          <w:del w:id="9346" w:author="코람코 상장리츠팀" w:date="2026-10-13T09:00:00Z"/>
        </w:rPr>
      </w:pPr>
      <w:del w:id="9340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대표자</w:delText>
        </w:r>
      </w:del>
      <w:del w:id="9341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 [*]        </w:delText>
        </w:r>
      </w:del>
      <w:del w:id="9342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  </w:delText>
        </w:r>
      </w:del>
      <w:del w:id="9343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tab/>
          <w:delText xml:space="preserve">(</w:delText>
        </w:r>
      </w:del>
      <w:del w:id="9344" w:author="코람코 상장리츠팀" w:date="2026-10-13T09:00:00Z">
        <w:r>
          <w:rPr>
            <w:rFonts w:ascii="Times New Roman" w:eastAsia="바탕체" w:hint="eastAsia" w:hAnsi="Times New Roman" w:cs="Times New Roman"/>
            <w:kern w:val="0"/>
            <w:sz w:val="22"/>
            <w:szCs w:val="22"/>
          </w:rPr>
          <w:delText xml:space="preserve">인</w:delText>
        </w:r>
      </w:del>
      <w:del w:id="9345" w:author="코람코 상장리츠팀" w:date="2026-10-13T09:00:00Z">
        <w:r>
          <w:rPr>
            <w:rFonts w:ascii="Times New Roman" w:eastAsia="바탕체" w:hAnsi="Times New Roman" w:cs="Times New Roman"/>
            <w:kern w:val="0"/>
            <w:sz w:val="22"/>
            <w:szCs w:val="22"/>
          </w:rPr>
          <w:delText xml:space="preserve">)</w:delText>
        </w:r>
      </w:del>
    </w:p>
    <w:p w14:paraId="02D5815E" w14:textId="77777777" w:rsidR="00930A79" w:rsidRPr="00AE3364" w:rsidRDefault="00930A79" w:rsidP="006A29C3">
      <w:pPr>
        <w:pStyle w:val="TKNormal"/>
        <w:snapToGrid w:val="0"/>
        <w:spacing w:after="0" w:line="360" w:lineRule="auto"/>
        <w:jc w:val="left"/>
        <w:rPr>
          <w:rFonts w:ascii="Times New Roman" w:eastAsia="바탕체" w:hAnsi="Times New Roman" w:cs="Times New Roman"/>
          <w:kern w:val="0"/>
          <w:sz w:val="22"/>
          <w:szCs w:val="22"/>
        </w:rPr>
      </w:pPr>
      <w:r>
        <w:rPr>
          <w:rFonts w:ascii="Times New Roman" w:eastAsia="바탕체" w:hAnsi="Times New Roman" w:cs="Times New Roman"/>
          <w:kern w:val="0"/>
          <w:sz w:val="22"/>
          <w:szCs w:val="22"/>
        </w:rPr>
        <w:br w:type="page"/>
      </w:r>
      <w:r>
        <w:rPr>
          <w:rFonts w:ascii="Times New Roman" w:eastAsia="바탕체" w:hint="eastAsia" w:hAnsi="Times New Roman" w:cs="Times New Roman"/>
          <w:b/>
          <w:sz w:val="22"/>
          <w:szCs w:val="22"/>
        </w:rPr>
        <w:lastRenderedPageBreak/>
        <w:t>별첨</w:t>
      </w:r>
      <w:r>
        <w:rPr>
          <w:rFonts w:ascii="Times New Roman" w:eastAsia="바탕체" w:hint="eastAsia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b/>
          <w:sz w:val="22"/>
          <w:szCs w:val="22"/>
        </w:rPr>
        <w:t>1.</w:t>
      </w:r>
    </w:p>
    <w:p w14:paraId="53D0B7C8" w14:textId="77777777" w:rsidR="00930A79" w:rsidRPr="00F15B0C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b/>
          <w:color w:val="000000"/>
          <w:spacing w:val="6"/>
          <w:sz w:val="22"/>
          <w:szCs w:val="22"/>
        </w:rPr>
      </w:pPr>
    </w:p>
    <w:p w14:paraId="09275C30" w14:textId="77777777" w:rsidR="00930A79" w:rsidRPr="00F15B0C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>우선수익자들</w:t>
      </w: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 xml:space="preserve"> </w:t>
      </w:r>
      <w:r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  <w:t>목록</w:t>
      </w:r>
    </w:p>
    <w:p w14:paraId="46085077" w14:textId="77777777" w:rsidR="00930A79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sz w:val="22"/>
          <w:szCs w:val="22"/>
        </w:rPr>
      </w:pPr>
    </w:p>
    <w:p w14:paraId="4803B375" w14:textId="77777777" w:rsidR="00930A79" w:rsidRPr="00F15B0C" w:rsidRDefault="00930A79" w:rsidP="006A29C3">
      <w:pPr>
        <w:pStyle w:val="TKNormal"/>
        <w:widowControl w:val="0"/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1. 1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순위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우선수익자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: 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쿠팡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주식회사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(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우선수익한도금액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금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2,132,586,000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원</w:t>
      </w:r>
      <w:r>
        <w:rPr>
          <w:rFonts w:ascii="Times New Roman" w:eastAsia="바탕체" w:hint="eastAsia" w:hAnsi="Times New Roman" w:cs="Times New Roman"/>
          <w:color w:val="000000"/>
          <w:sz w:val="22"/>
          <w:szCs w:val="22"/>
        </w:rPr>
        <w:t>)</w:t>
      </w:r>
    </w:p>
    <w:p w14:paraId="51085B41" w14:textId="77777777" w:rsidR="00DE42D9" w:rsidRDefault="00930A79">
      <w:pPr>
        <w:pStyle w:val="TKNormal"/>
        <w:widowControl w:val="0"/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2.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공동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2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순위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우선수익자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(Tranche A):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주식회사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우리은행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del w:id="10475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외</w:delText>
        </w:r>
      </w:del>
      <w:del w:id="10476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Tranche A </w:delText>
        </w:r>
      </w:del>
      <w:del w:id="10477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대주</w:delText>
        </w:r>
      </w:del>
      <w:del w:id="10478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[</w:delText>
        </w:r>
      </w:del>
      <w:del w:id="10479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확정</w:delText>
        </w:r>
      </w:del>
      <w:del w:id="10480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</w:delText>
        </w:r>
      </w:del>
      <w:del w:id="10481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시</w:delText>
        </w:r>
      </w:del>
      <w:del w:id="10482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</w:delText>
        </w:r>
      </w:del>
      <w:del w:id="10483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기재</w:delText>
        </w:r>
      </w:del>
      <w:del w:id="10484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]</w:delText>
        </w:r>
      </w:del>
      <w:ins w:id="10485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t xml:space="preserve">외 21개사</w:t>
        </w:r>
      </w:ins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(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우선수익한도금액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합계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192,000,000,000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각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대출약정금의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120%)</w:t>
      </w:r>
    </w:p>
    <w:p w14:paraId="48A1BEF4" w14:textId="77777777" w:rsidR="00DE42D9" w:rsidRDefault="00930A79">
      <w:pPr>
        <w:pStyle w:val="TKNormal"/>
        <w:widowControl w:val="0"/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3.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공동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3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순위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우선수익자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(Tranche B):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키움캐피탈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주식회사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(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24,000,000,000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),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엠지캐피탈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주식회사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(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12,000,000,000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), </w:t>
      </w:r>
      <w:del w:id="10486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DB</w:delText>
        </w:r>
      </w:del>
      <w:del w:id="10487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저축은행</w:delText>
        </w:r>
      </w:del>
      <w:del w:id="10488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[</w:delText>
        </w:r>
      </w:del>
      <w:del w:id="10489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정식</w:delText>
        </w:r>
      </w:del>
      <w:del w:id="10490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</w:delText>
        </w:r>
      </w:del>
      <w:del w:id="10491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상호</w:delText>
        </w:r>
      </w:del>
      <w:del w:id="10492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</w:delText>
        </w:r>
      </w:del>
      <w:del w:id="10493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확인</w:delText>
        </w:r>
      </w:del>
      <w:del w:id="10494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 </w:delText>
        </w:r>
      </w:del>
      <w:del w:id="10495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필요</w:delText>
        </w:r>
      </w:del>
      <w:del w:id="10496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delText xml:space="preserve">]</w:delText>
        </w:r>
      </w:del>
      <w:ins w:id="10497" w:author="코람코 상장리츠팀" w:date="2026-10-13T12:00:00Z">
        <w:r>
          <w:rPr>
            <w:rFonts w:ascii="Times New Roman" w:eastAsia="바탕체" w:hAnsi="Times New Roman" w:cs="Times New Roman"/>
            <w:color w:val="000000"/>
            <w:sz w:val="22"/>
            <w:szCs w:val="22"/>
          </w:rPr>
          <w:t xml:space="preserve">주식회사 디비저축은행</w:t>
        </w:r>
      </w:ins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(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9,600,000,000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) (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합계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금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45,600,000,000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원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각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>대출약정금의</w:t>
      </w:r>
      <w:r>
        <w:rPr>
          <w:rFonts w:ascii="Times New Roman" w:eastAsia="바탕체" w:hAnsi="Times New Roman" w:cs="Times New Roman"/>
          <w:color w:val="000000"/>
          <w:sz w:val="22"/>
          <w:szCs w:val="22"/>
        </w:rPr>
        <w:t xml:space="preserve"> 120%)</w:t>
      </w:r>
    </w:p>
    <w:p>
      <w:pPr>
        <w:snapToGrid w:val="0"/>
        <w:spacing w:after="0" w:line="360" w:lineRule="auto"/>
        <w:rPr>
          <w:ins w:id="10498" w:author="코람코 상장리츠팀" w:date="2026-10-13T12:00:00Z"/>
          <w:rFonts w:ascii="Times New Roman" w:hAnsi="Times New Roman" w:cs="Times New Roman" w:eastAsia="바탕체"/>
          <w:b/>
          <w:bCs/>
          <w:color w:val="000000"/>
          <w:kern w:val="0"/>
          <w:sz w:val="22"/>
          <w:szCs w:val="22"/>
        </w:rPr>
      </w:pPr>
      <w:commentRangeStart w:id="22"/>
      <w:r>
        <w:rPr>
          <w:rFonts w:ascii="Times New Roman" w:hAnsi="Times New Roman" w:cs="Times New Roman" w:eastAsia="바탕체"/>
          <w:sz w:val="22"/>
          <w:szCs w:val="22"/>
        </w:rPr>
      </w:r>
      <w:ins w:id="10499" w:author="코람코 상장리츠팀" w:date="2026-10-13T12:00:00Z">
        <w:r>
          <w:rPr>
            <w:rFonts w:ascii="Times New Roman" w:hAnsi="Times New Roman" w:cs="Times New Roman" w:eastAsia="바탕체"/>
            <w:b/>
            <w:bCs/>
            <w:color w:val="000000"/>
            <w:kern w:val="0"/>
            <w:sz w:val="22"/>
            <w:szCs w:val="22"/>
          </w:rPr>
          <w:t xml:space="preserve">※ 우선수익자별 세부 내역</w:t>
        </w:r>
      </w:ins>
      <w:r>
        <w:rPr>
          <w:rFonts w:ascii="Times New Roman" w:hAnsi="Times New Roman" w:cs="Times New Roman" w:eastAsia="바탕체"/>
          <w:sz w:val="22"/>
          <w:szCs w:val="22"/>
        </w:rPr>
      </w:r>
      <w:commentRangeEnd w:id="22"/>
      <w:r>
        <w:rPr>
          <w:rStyle w:val="CommentReference"/>
          <w:rFonts w:ascii="Times New Roman" w:hAnsi="Times New Roman" w:cs="Times New Roman" w:eastAsia="바탕체"/>
          <w:sz w:val="22"/>
          <w:szCs w:val="22"/>
        </w:rPr>
        <w:commentReference w:id="22"/>
      </w:r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1100"/>
        <w:gridCol w:w="500"/>
        <w:gridCol w:w="2726"/>
        <w:gridCol w:w="1500"/>
        <w:gridCol w:w="1600"/>
        <w:gridCol w:w="1600"/>
      </w:tblGrid>
      <w:tr>
        <w:trPr>
          <w:tblHeader/>
          <w:cantSplit/>
          <w:ins w:id="10500" w:author="코람코 상장리츠팀" w:date="2026-10-13T12:00:00Z"/>
        </w:trPr>
        <w:tc>
          <w:tcPr>
            <w:tcW w:w="11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01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502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순위</w:t>
              </w:r>
            </w:ins>
          </w:p>
        </w:tc>
        <w:tc>
          <w:tcPr>
            <w:tcW w:w="5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03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504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연번</w:t>
              </w:r>
            </w:ins>
          </w:p>
        </w:tc>
        <w:tc>
          <w:tcPr>
            <w:tcW w:w="2726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05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506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우선수익자(상호)</w:t>
              </w:r>
            </w:ins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07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508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법인등록번호</w:t>
              </w:r>
            </w:ins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09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510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대출약정금 등(원)</w:t>
              </w:r>
            </w:ins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11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512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우선수익한도금액(원)</w:t>
              </w:r>
            </w:ins>
          </w:p>
        </w:tc>
      </w:tr>
      <w:tr>
        <w:trPr>
          <w:cantSplit/>
          <w:ins w:id="10513" w:author="코람코 상장리츠팀" w:date="2026-10-13T12:00:00Z"/>
        </w:trPr>
        <w:tc>
          <w:tcPr>
            <w:tcW w:w="11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1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1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제1순위</w:t>
              </w:r>
            </w:ins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1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1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1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1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쿠팡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2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2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2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2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2,132,586,000</w:t>
              </w:r>
            </w:ins>
          </w:p>
          <w:p>
            <w:pPr>
              <w:snapToGrid w:val="0"/>
              <w:spacing w:after="0" w:line="240" w:lineRule="auto"/>
              <w:jc w:val="right"/>
              <w:rPr>
                <w:ins w:id="1052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2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(임대차보증금)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2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2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2,132,586,000</w:t>
              </w:r>
            </w:ins>
          </w:p>
        </w:tc>
      </w:tr>
      <w:tr>
        <w:trPr>
          <w:cantSplit/>
          <w:ins w:id="10528" w:author="코람코 상장리츠팀" w:date="2026-10-13T12:00:00Z"/>
        </w:trPr>
        <w:tc>
          <w:tcPr>
            <w:tcW w:w="1100" w:type="dxa"/>
            <w:vMerge w:val="restart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2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3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(공동)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5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3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제2순위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5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3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(Tranche A)</w:t>
              </w:r>
            </w:ins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3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3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우리은행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3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4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110111-0023393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4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4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70,000,000,000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4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4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84,000,000,000</w:t>
              </w:r>
            </w:ins>
          </w:p>
        </w:tc>
      </w:tr>
      <w:tr>
        <w:trPr>
          <w:cantSplit/>
          <w:ins w:id="1054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4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4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4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5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롯데캐피탈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5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5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5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5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5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36,000,000,000</w:t>
              </w:r>
            </w:ins>
          </w:p>
        </w:tc>
      </w:tr>
      <w:tr>
        <w:trPr>
          <w:cantSplit/>
          <w:ins w:id="1055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5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6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6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우리카드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6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6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6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6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6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6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1056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7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7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7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수협은행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1058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8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5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8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8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에스비아이저축은행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8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8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9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59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9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1059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9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9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6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59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59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신용협동조합중앙회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59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0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115041-0000361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0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0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0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0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120,000,000</w:t>
              </w:r>
            </w:ins>
          </w:p>
        </w:tc>
      </w:tr>
      <w:tr>
        <w:trPr>
          <w:cantSplit/>
          <w:ins w:id="1060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0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0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7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서로신용협동조합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1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124141-0000912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1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1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1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1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4,800,000,000</w:t>
              </w:r>
            </w:ins>
          </w:p>
        </w:tc>
      </w:tr>
      <w:tr>
        <w:trPr>
          <w:cantSplit/>
          <w:ins w:id="1061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1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2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2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2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수지신용협동조합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2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2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134541-0000251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2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2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2,800,000,000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2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2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3,360,000,000</w:t>
              </w:r>
            </w:ins>
          </w:p>
        </w:tc>
      </w:tr>
      <w:tr>
        <w:trPr>
          <w:cantSplit/>
          <w:ins w:id="1062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3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3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9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3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정선신용협동조합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144941-0000813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3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3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2,400,000,000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3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4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2,880,000,000</w:t>
              </w:r>
            </w:ins>
          </w:p>
        </w:tc>
      </w:tr>
      <w:tr>
        <w:trPr>
          <w:cantSplit/>
          <w:ins w:id="1064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4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4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4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4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4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연희신용협동조합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4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114544-0000548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4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5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1,400,000,000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5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5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1,680,000,000</w:t>
              </w:r>
            </w:ins>
          </w:p>
        </w:tc>
      </w:tr>
      <w:tr>
        <w:trPr>
          <w:cantSplit/>
          <w:ins w:id="1065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5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5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5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5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금모래신용협동조합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6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114541-0000205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6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1,800,000,000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6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6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2,160,000,000</w:t>
              </w:r>
            </w:ins>
          </w:p>
        </w:tc>
      </w:tr>
      <w:tr>
        <w:trPr>
          <w:cantSplit/>
          <w:ins w:id="1066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6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6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6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6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7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남인천신용협동조합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7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7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124246-0000663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1,200,000,000</w:t>
              </w:r>
            </w:ins>
          </w:p>
        </w:tc>
      </w:tr>
      <w:tr>
        <w:trPr>
          <w:cantSplit/>
          <w:ins w:id="1067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7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미호신용협동조합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150141-0004293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8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8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1,300,000,000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8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1,560,000,000</w:t>
              </w:r>
            </w:ins>
          </w:p>
        </w:tc>
      </w:tr>
      <w:tr>
        <w:trPr>
          <w:cantSplit/>
          <w:ins w:id="1068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9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9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9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14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69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9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대구대서신용협동조합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6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9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174241-0001330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9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69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1,300,000,000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69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0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1,560,000,000</w:t>
              </w:r>
            </w:ins>
          </w:p>
        </w:tc>
      </w:tr>
      <w:tr>
        <w:trPr>
          <w:cantSplit/>
          <w:ins w:id="1070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0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0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0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15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0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0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한빛신용협동조합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0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164141-0000724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1,700,000,000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1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2,040,000,000</w:t>
              </w:r>
            </w:ins>
          </w:p>
        </w:tc>
      </w:tr>
      <w:tr>
        <w:trPr>
          <w:cantSplit/>
          <w:ins w:id="1071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1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1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1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16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1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1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양동행복신용협동조합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2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200141-0001719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2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2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1,900,000,000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2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2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2,280,000,000</w:t>
              </w:r>
            </w:ins>
          </w:p>
        </w:tc>
      </w:tr>
      <w:tr>
        <w:trPr>
          <w:cantSplit/>
          <w:ins w:id="1072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2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2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2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17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2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3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서귀포동부신용협동조합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3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224141-0000854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3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1,200,000,000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1,440,000,000</w:t>
              </w:r>
            </w:ins>
          </w:p>
        </w:tc>
      </w:tr>
      <w:tr>
        <w:trPr>
          <w:cantSplit/>
          <w:ins w:id="10737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3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3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4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18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4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4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광주어룡신용협동조합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4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4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204241-0000963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4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4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2,700,000,000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4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3,240,000,000</w:t>
              </w:r>
            </w:ins>
          </w:p>
        </w:tc>
      </w:tr>
      <w:tr>
        <w:trPr>
          <w:cantSplit/>
          <w:ins w:id="10749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5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5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5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19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5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5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광주미래신용협동조합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5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206341-0000232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5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5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1,400,000,000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6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1,680,000,000</w:t>
              </w:r>
            </w:ins>
          </w:p>
        </w:tc>
      </w:tr>
      <w:tr>
        <w:trPr>
          <w:cantSplit/>
          <w:ins w:id="1076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6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6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6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6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6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새안양신용협동조합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6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6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134141-0002411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6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7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7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7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4,800,000,000</w:t>
              </w:r>
            </w:ins>
          </w:p>
        </w:tc>
      </w:tr>
      <w:tr>
        <w:trPr>
          <w:cantSplit/>
          <w:ins w:id="1077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7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남수원신용협동조합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130141-0000914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360,000,000</w:t>
              </w:r>
            </w:ins>
          </w:p>
        </w:tc>
      </w:tr>
      <w:tr>
        <w:trPr>
          <w:cantSplit/>
          <w:ins w:id="10785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8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8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78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9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북인천신용협동조합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9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9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124241-0000076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9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9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700,000,000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7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79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840,000,000</w:t>
              </w:r>
            </w:ins>
          </w:p>
        </w:tc>
      </w:tr>
      <w:tr>
        <w:trPr>
          <w:cantSplit/>
          <w:ins w:id="10797" w:author="코람코 상장리츠팀" w:date="2026-10-13T12:00:00Z"/>
        </w:trPr>
        <w:tc>
          <w:tcPr>
            <w:tcW w:w="5826" w:type="dxa"/>
            <w:gridSpan w:val="4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798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799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Tranche A 소계 (22개사)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00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01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160,000,000,000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02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03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192,000,000,000</w:t>
              </w:r>
            </w:ins>
          </w:p>
        </w:tc>
      </w:tr>
      <w:tr>
        <w:trPr>
          <w:cantSplit/>
          <w:ins w:id="10804" w:author="코람코 상장리츠팀" w:date="2026-10-13T12:00:00Z"/>
        </w:trPr>
        <w:tc>
          <w:tcPr>
            <w:tcW w:w="1100" w:type="dxa"/>
            <w:vMerge w:val="restart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0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0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(공동)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8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0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제3순위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8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(Tranche B)</w:t>
              </w:r>
            </w:ins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1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81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1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키움캐피탈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1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1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1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1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2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24,000,000,000</w:t>
              </w:r>
            </w:ins>
          </w:p>
        </w:tc>
      </w:tr>
      <w:tr>
        <w:trPr>
          <w:cantSplit/>
          <w:ins w:id="10821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2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2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2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2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82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2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엠지캐피탈 주식회사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2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2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2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3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10,000,000,000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3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12,000,000,000</w:t>
              </w:r>
            </w:ins>
          </w:p>
        </w:tc>
      </w:tr>
      <w:tr>
        <w:trPr>
          <w:cantSplit/>
          <w:ins w:id="10833" w:author="코람코 상장리츠팀" w:date="2026-10-13T12:00:00Z"/>
        </w:trPr>
        <w:tc>
          <w:tcPr>
            <w:tcW w:w="11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3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3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3</w:t>
              </w:r>
            </w:ins>
          </w:p>
        </w:tc>
        <w:tc>
          <w:tcPr>
            <w:tcW w:w="27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83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3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주식회사 디비저축은행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3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4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[*]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4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4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8,000,000,000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4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  <w:ins w:id="1084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8"/>
                  <w:szCs w:val="18"/>
                </w:rPr>
                <w:t xml:space="preserve">9,600,000,000</w:t>
              </w:r>
            </w:ins>
          </w:p>
        </w:tc>
      </w:tr>
      <w:tr>
        <w:trPr>
          <w:cantSplit/>
          <w:ins w:id="10845" w:author="코람코 상장리츠팀" w:date="2026-10-13T12:00:00Z"/>
        </w:trPr>
        <w:tc>
          <w:tcPr>
            <w:tcW w:w="5826" w:type="dxa"/>
            <w:gridSpan w:val="4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46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47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Tranche B 소계 (3개사)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48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49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38,000,000,000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50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51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45,600,000,000</w:t>
              </w:r>
            </w:ins>
          </w:p>
        </w:tc>
      </w:tr>
      <w:tr>
        <w:trPr>
          <w:cantSplit/>
          <w:ins w:id="10852" w:author="코람코 상장리츠팀" w:date="2026-10-13T12:00:00Z"/>
        </w:trPr>
        <w:tc>
          <w:tcPr>
            <w:tcW w:w="5826" w:type="dxa"/>
            <w:gridSpan w:val="4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53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54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합   계</w:t>
              </w:r>
            </w:ins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5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00" w:type="dxa"/>
            <w:vAlign w:val="center"/>
          </w:tcPr>
          <w:p>
            <w:pPr>
              <w:snapToGrid w:val="0"/>
              <w:spacing w:after="0" w:line="240" w:lineRule="auto"/>
              <w:jc w:val="right"/>
              <w:rPr>
                <w:ins w:id="10856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8"/>
                <w:szCs w:val="18"/>
              </w:rPr>
            </w:pPr>
            <w:ins w:id="10857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8"/>
                  <w:szCs w:val="18"/>
                </w:rPr>
                <w:t xml:space="preserve">239,732,586,000</w:t>
              </w:r>
            </w:ins>
          </w:p>
        </w:tc>
      </w:tr>
    </w:tbl>
    <w:p w14:paraId="00277787" w14:textId="77777777" w:rsidR="00930A79" w:rsidRPr="00526D76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sz w:val="22"/>
          <w:szCs w:val="22"/>
        </w:rPr>
      </w:pPr>
    </w:p>
    <w:p w14:paraId="05212434" w14:textId="77777777" w:rsidR="00930A79" w:rsidRPr="00F15B0C" w:rsidRDefault="00930A79" w:rsidP="006A29C3">
      <w:pPr>
        <w:pStyle w:val="TKNormal"/>
        <w:snapToGrid w:val="0"/>
        <w:spacing w:line="360" w:lineRule="auto" w:after="0"/>
        <w:rPr>
          <w:rFonts w:ascii="Times New Roman" w:hAnsi="Times New Roman" w:cs="Times New Roman" w:eastAsia="바탕체"/>
          <w:b/>
          <w:color w:val="000000"/>
          <w:spacing w:val="6"/>
          <w:kern w:val="0"/>
          <w:sz w:val="22"/>
          <w:szCs w:val="22"/>
        </w:rPr>
      </w:pPr>
      <w:r>
        <w:rPr>
          <w:rFonts w:ascii="Times New Roman" w:eastAsia="바탕체" w:hAnsi="Times New Roman" w:cs="Times New Roman"/>
          <w:b/>
          <w:sz w:val="22"/>
          <w:szCs w:val="22"/>
        </w:rPr>
        <w:br w:type="page"/>
      </w:r>
      <w:r>
        <w:rPr>
          <w:rFonts w:ascii="Times New Roman" w:eastAsia="바탕체" w:hint="eastAsia" w:hAnsi="Times New Roman" w:cs="Times New Roman"/>
          <w:b/>
          <w:sz w:val="22"/>
          <w:szCs w:val="22"/>
        </w:rPr>
        <w:lastRenderedPageBreak/>
        <w:t>별첨</w:t>
      </w:r>
      <w:r>
        <w:rPr>
          <w:rFonts w:ascii="Times New Roman" w:eastAsia="바탕체" w:hint="eastAsia" w:hAnsi="Times New Roman" w:cs="Times New Roman"/>
          <w:b/>
          <w:sz w:val="22"/>
          <w:szCs w:val="22"/>
        </w:rPr>
        <w:t xml:space="preserve"> </w:t>
      </w:r>
      <w:r>
        <w:rPr>
          <w:rFonts w:ascii="Times New Roman" w:eastAsia="바탕체" w:hAnsi="Times New Roman" w:cs="Times New Roman"/>
          <w:b/>
          <w:sz w:val="22"/>
          <w:szCs w:val="22"/>
        </w:rPr>
        <w:t>2.</w:t>
      </w:r>
    </w:p>
    <w:p w14:paraId="63768E2C" w14:textId="77777777" w:rsidR="00930A79" w:rsidRPr="00F15B0C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b/>
          <w:color w:val="000000"/>
          <w:spacing w:val="6"/>
          <w:sz w:val="22"/>
          <w:szCs w:val="22"/>
        </w:rPr>
      </w:pPr>
      <w:bookmarkStart w:id="11" w:name="_Toc502851467"/>
      <w:bookmarkStart w:id="12" w:name="_Toc502851615"/>
      <w:bookmarkStart w:id="13" w:name="_Toc508289791"/>
      <w:bookmarkStart w:id="14" w:name="_Toc508910848"/>
      <w:bookmarkStart w:id="15" w:name="_Toc519184549"/>
      <w:bookmarkStart w:id="16" w:name="_Toc10017017"/>
    </w:p>
    <w:p w14:paraId="5639076F" w14:textId="77777777" w:rsidR="00930A79" w:rsidRPr="00F15B0C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</w:pPr>
      <w:commentRangeStart w:id="23"/>
      <w:r>
        <w:rPr>
          <w:rFonts w:ascii="Times New Roman" w:hAnsi="Times New Roman" w:cs="Times New Roman" w:eastAsia="바탕체"/>
          <w:sz w:val="30"/>
          <w:szCs w:val="30"/>
        </w:rPr>
      </w: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>우선수익자들의</w:t>
      </w: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 xml:space="preserve"> </w:t>
      </w:r>
      <w:r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  <w:t>통지처</w:t>
      </w:r>
      <w:r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  <w:t xml:space="preserve"> </w:t>
      </w:r>
      <w:r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  <w:t>목록</w:t>
      </w:r>
      <w:bookmarkEnd w:id="11"/>
      <w:bookmarkEnd w:id="12"/>
      <w:bookmarkEnd w:id="13"/>
      <w:bookmarkEnd w:id="14"/>
      <w:bookmarkEnd w:id="15"/>
      <w:bookmarkEnd w:id="16"/>
      <w:r>
        <w:rPr>
          <w:rFonts w:ascii="Times New Roman" w:hAnsi="Times New Roman" w:cs="Times New Roman" w:eastAsia="바탕체"/>
          <w:sz w:val="30"/>
          <w:szCs w:val="30"/>
        </w:rPr>
      </w:r>
      <w:commentRangeEnd w:id="23"/>
      <w:r>
        <w:rPr>
          <w:rStyle w:val="CommentReference"/>
          <w:rFonts w:ascii="Times New Roman" w:hAnsi="Times New Roman" w:cs="Times New Roman" w:eastAsia="바탕체"/>
          <w:sz w:val="30"/>
          <w:szCs w:val="30"/>
        </w:rPr>
        <w:commentReference w:id="23"/>
      </w:r>
    </w:p>
    <w:p w14:paraId="64DF1207" w14:textId="77777777" w:rsidR="00930A79" w:rsidRDefault="00930A79" w:rsidP="006A29C3">
      <w:pPr>
        <w:pStyle w:val="TKNormal"/>
        <w:widowControl w:val="0"/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</w:p>
    <w:p w14:paraId="5CC3752D" w14:textId="77777777" w:rsidR="00930A79" w:rsidRPr="00F15B0C" w:rsidRDefault="00930A79" w:rsidP="006A29C3">
      <w:pPr>
        <w:pStyle w:val="TKNormal"/>
        <w:widowControl w:val="0"/>
        <w:wordWrap w:val="0"/>
        <w:autoSpaceDE w:val="0"/>
        <w:autoSpaceDN w:val="0"/>
        <w:snapToGrid w:val="0"/>
        <w:spacing w:line="360" w:lineRule="auto" w:after="0"/>
        <w:rPr>
          <w:rFonts w:ascii="Times New Roman" w:eastAsia="바탕체" w:hAnsi="Times New Roman" w:cs="Times New Roman"/>
          <w:color w:val="000000"/>
          <w:sz w:val="22"/>
          <w:szCs w:val="22"/>
        </w:rPr>
      </w:pPr>
      <w:del w:id="10858" w:author="코람코 상장리츠팀" w:date="2026-10-13T12:00:00Z">
        <w:r>
          <w:rPr>
            <w:rFonts w:ascii="Times New Roman" w:eastAsia="바탕체" w:hint="eastAsia" w:hAnsi="Times New Roman" w:cs="Times New Roman"/>
            <w:color w:val="000000"/>
            <w:sz w:val="22"/>
            <w:szCs w:val="22"/>
            <w:highlight w:val="yellow"/>
          </w:rPr>
          <w:delText xml:space="preserve">[*]</w:delText>
        </w:r>
      </w:del>
    </w:p>
    <w:tbl>
      <w:tblPr>
        <w:tblW w:w="902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</w:tblPr>
      <w:tblGrid>
        <w:gridCol w:w="800"/>
        <w:gridCol w:w="1500"/>
        <w:gridCol w:w="2300"/>
        <w:gridCol w:w="1000"/>
        <w:gridCol w:w="1300"/>
        <w:gridCol w:w="2126"/>
      </w:tblGrid>
      <w:tr>
        <w:trPr>
          <w:tblHeader/>
          <w:cantSplit/>
          <w:ins w:id="10859" w:author="코람코 상장리츠팀" w:date="2026-10-13T12:00:00Z"/>
        </w:trPr>
        <w:tc>
          <w:tcPr>
            <w:tcW w:w="8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60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6"/>
                <w:szCs w:val="16"/>
              </w:rPr>
            </w:pPr>
            <w:ins w:id="10861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순위</w:t>
              </w:r>
            </w:ins>
          </w:p>
        </w:tc>
        <w:tc>
          <w:tcPr>
            <w:tcW w:w="15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62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6"/>
                <w:szCs w:val="16"/>
              </w:rPr>
            </w:pPr>
            <w:ins w:id="10863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우선수익자</w:t>
              </w:r>
            </w:ins>
          </w:p>
        </w:tc>
        <w:tc>
          <w:tcPr>
            <w:tcW w:w="23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64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6"/>
                <w:szCs w:val="16"/>
              </w:rPr>
            </w:pPr>
            <w:ins w:id="10865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주소</w:t>
              </w:r>
            </w:ins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66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6"/>
                <w:szCs w:val="16"/>
              </w:rPr>
            </w:pPr>
            <w:ins w:id="10867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담당자</w:t>
              </w:r>
            </w:ins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68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6"/>
                <w:szCs w:val="16"/>
              </w:rPr>
            </w:pPr>
            <w:ins w:id="10869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전화 / 팩스</w:t>
              </w:r>
            </w:ins>
          </w:p>
        </w:tc>
        <w:tc>
          <w:tcPr>
            <w:tcW w:w="2126" w:type="dxa"/>
            <w:shd w:val="clear" w:color="auto" w:fill="F2F2F2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70" w:author="코람코 상장리츠팀" w:date="2026-10-13T12:00:00Z"/>
                <w:rFonts w:ascii="Times New Roman" w:hAnsi="Times New Roman" w:cs="Times New Roman" w:eastAsia="바탕체"/>
                <w:b/>
                <w:bCs/>
                <w:color w:val="000000"/>
                <w:kern w:val="0"/>
                <w:sz w:val="16"/>
                <w:szCs w:val="16"/>
              </w:rPr>
            </w:pPr>
            <w:ins w:id="10871" w:author="코람코 상장리츠팀" w:date="2026-10-13T12:00:00Z">
              <w:r>
                <w:rPr>
                  <w:rFonts w:ascii="Times New Roman" w:hAnsi="Times New Roman" w:cs="Times New Roman" w:eastAsia="바탕체"/>
                  <w:b/>
                  <w:bCs/>
                  <w:color w:val="000000"/>
                  <w:kern w:val="0"/>
                  <w:sz w:val="16"/>
                  <w:szCs w:val="16"/>
                </w:rPr>
                <w:t xml:space="preserve">전자우편</w:t>
              </w:r>
            </w:ins>
          </w:p>
        </w:tc>
      </w:tr>
      <w:tr>
        <w:trPr>
          <w:cantSplit/>
          <w:ins w:id="10872" w:author="코람코 상장리츠팀" w:date="2026-10-13T12:00:00Z"/>
        </w:trPr>
        <w:tc>
          <w:tcPr>
            <w:tcW w:w="8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제1순위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8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쿠팡 주식회사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[*]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[*]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[*]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[*]</w:t>
              </w:r>
            </w:ins>
          </w:p>
        </w:tc>
      </w:tr>
      <w:tr>
        <w:trPr>
          <w:cantSplit/>
          <w:ins w:id="10885" w:author="코람코 상장리츠팀" w:date="2026-10-13T12:00:00Z"/>
        </w:trPr>
        <w:tc>
          <w:tcPr>
            <w:tcW w:w="800" w:type="dxa"/>
            <w:vMerge w:val="restart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8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8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(공동)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88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8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제2순위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89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9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(Tranche A)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89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9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주식회사 우리은행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89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9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영등포구 여의대로 108, 34층(여의도동, 파크원)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9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9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이인환 과장, 홍진경 과장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89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89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02-2002-5921 / 02-2002-4567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0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0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gsk3150@wooribank.com</w:t>
              </w:r>
            </w:ins>
          </w:p>
          <w:p>
            <w:pPr>
              <w:snapToGrid w:val="0"/>
              <w:spacing w:after="0" w:line="240" w:lineRule="auto"/>
              <w:jc w:val="left"/>
              <w:rPr>
                <w:ins w:id="1090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0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jkhong@wooribank.com</w:t>
              </w:r>
            </w:ins>
          </w:p>
        </w:tc>
      </w:tr>
      <w:tr>
        <w:trPr>
          <w:cantSplit/>
          <w:ins w:id="10904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0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0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0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롯데캐피탈 주식회사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0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0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서울시 강남구 테헤란로 142 ARC PLACE 9층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1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1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곽경호 책임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1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1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02-3451-0168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1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1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kyungho.kwak@lotte.net</w:t>
              </w:r>
            </w:ins>
          </w:p>
          <w:p>
            <w:pPr>
              <w:snapToGrid w:val="0"/>
              <w:spacing w:after="0" w:line="240" w:lineRule="auto"/>
              <w:jc w:val="left"/>
              <w:rPr>
                <w:ins w:id="1091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1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lottecap_corp3@lotte.net</w:t>
              </w:r>
            </w:ins>
          </w:p>
        </w:tc>
      </w:tr>
      <w:tr>
        <w:trPr>
          <w:cantSplit/>
          <w:ins w:id="10918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2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2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주식회사 우리카드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2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2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종로구 종로1길50(중학동) 케이트윈타워 A동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2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2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강민구 과장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2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2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02-6968-3531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92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2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(F) 0505-001-8544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3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3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kangmg@wooricard.com</w:t>
              </w:r>
            </w:ins>
          </w:p>
        </w:tc>
      </w:tr>
      <w:tr>
        <w:trPr>
          <w:cantSplit/>
          <w:ins w:id="10932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3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3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3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수협은행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3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3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동작구 동작대로 43,1층 수협은행 사당역지점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3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3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이진용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4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4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02-874-8781(내선:4518)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94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4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(F) 02-585-7745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4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4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rinyong2@suhyup-bank.com</w:t>
              </w:r>
            </w:ins>
          </w:p>
        </w:tc>
      </w:tr>
      <w:tr>
        <w:trPr>
          <w:cantSplit/>
          <w:ins w:id="10946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4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4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주식회사 에스비아이저축은행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5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5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서울시 중구 을지로 5길 26, 9층 (수하동, 미래에셋센터원빌딩 동관)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5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5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이정민 매니저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5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5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02-3416-4828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095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5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(F) 02-2136-0293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5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5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ljm88@sbisb.co.kr</w:t>
              </w:r>
            </w:ins>
          </w:p>
        </w:tc>
      </w:tr>
      <w:tr>
        <w:trPr>
          <w:cantSplit/>
          <w:ins w:id="10960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6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6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6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신용협동조합중앙회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6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6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중구 소월로 10 단암빌딩 14층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6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6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안소진 대리(투자관리)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6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6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02-590-5849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7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7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sjahn@cu.co.kr</w:t>
              </w:r>
            </w:ins>
          </w:p>
          <w:p>
            <w:pPr>
              <w:snapToGrid w:val="0"/>
              <w:spacing w:after="0" w:line="240" w:lineRule="auto"/>
              <w:jc w:val="left"/>
              <w:rPr>
                <w:ins w:id="1097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7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cuf1803@cu.co.kr</w:t>
              </w:r>
            </w:ins>
          </w:p>
        </w:tc>
      </w:tr>
      <w:tr>
        <w:trPr>
          <w:cantSplit/>
          <w:ins w:id="10974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7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7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서로신용협동조합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7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7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인천광역시 서해구 가정로 288(석남동)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8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8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장성진 과장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8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8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032-574-0166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8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8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SJin87@cu.co.kr</w:t>
              </w:r>
            </w:ins>
          </w:p>
        </w:tc>
      </w:tr>
      <w:tr>
        <w:trPr>
          <w:cantSplit/>
          <w:ins w:id="10986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8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8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수지신용협동조합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9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9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경기도 용인시 수지구 문정로 7번길 8 1층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9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9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권영욱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9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9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031-262-6801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099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099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suji_youngwook@naver.com</w:t>
              </w:r>
            </w:ins>
          </w:p>
        </w:tc>
      </w:tr>
      <w:tr>
        <w:trPr>
          <w:cantSplit/>
          <w:ins w:id="10998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099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0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0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정선신용협동조합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0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0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강원특별자치도 정선군 정선읍 봉양6길 31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0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0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장용현 주임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0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0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033-563-0760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0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0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cu04008@cu.co.kr</w:t>
              </w:r>
            </w:ins>
          </w:p>
        </w:tc>
      </w:tr>
      <w:tr>
        <w:trPr>
          <w:cantSplit/>
          <w:ins w:id="11010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1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1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연희신용협동조합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1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1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서대문구 연희로 64-22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1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1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양주성 과장, 박준희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1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1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02-323-2636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2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2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cu01221@cu.co.kr</w:t>
              </w:r>
            </w:ins>
          </w:p>
        </w:tc>
      </w:tr>
      <w:tr>
        <w:trPr>
          <w:cantSplit/>
          <w:ins w:id="11022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2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2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2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금모래신용협동조합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2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2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서울시 서대문구 가재울미래로 11 (남가좌동)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2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2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정덕호 주임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3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3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02-376-2036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3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3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jeong0576@cu.co.kr</w:t>
              </w:r>
            </w:ins>
          </w:p>
        </w:tc>
      </w:tr>
      <w:tr>
        <w:trPr>
          <w:cantSplit/>
          <w:ins w:id="11034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3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3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3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남인천신용협동조합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3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3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인천시 부평구 배곶로 64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4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4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임인희 차장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4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4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032-437-9563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4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4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hee4977@cu.co.kr</w:t>
              </w:r>
            </w:ins>
          </w:p>
        </w:tc>
      </w:tr>
      <w:tr>
        <w:trPr>
          <w:cantSplit/>
          <w:ins w:id="11046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4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4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4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미호신용협동조합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5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5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충청도 청주시 흥덕구 강내면 태성탑연로 448-10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5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5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이주희 차장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5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5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043-232-2652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5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5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cu05053@cu.co.kr</w:t>
              </w:r>
            </w:ins>
          </w:p>
        </w:tc>
      </w:tr>
      <w:tr>
        <w:trPr>
          <w:cantSplit/>
          <w:ins w:id="11058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6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6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대구대서신용협동조합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6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6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대구 서구 서대구로305, 1층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6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6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곽경열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6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6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053-351-9500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6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6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kklcome@cu.co.kr</w:t>
              </w:r>
            </w:ins>
          </w:p>
        </w:tc>
      </w:tr>
      <w:tr>
        <w:trPr>
          <w:cantSplit/>
          <w:ins w:id="11070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7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7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7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한빛신용협동조합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7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7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대전 대덕구 계족산로81번길 87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7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7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구진숙 차장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7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7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042-627-4501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8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8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cjlover1804@cu.co.kr</w:t>
              </w:r>
            </w:ins>
          </w:p>
        </w:tc>
      </w:tr>
      <w:tr>
        <w:trPr>
          <w:cantSplit/>
          <w:ins w:id="11082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8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8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양동행복신용협동조합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8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8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전남광주통합특별시 서구 천변좌로 238(양동)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8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8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안혜진 과장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9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9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062-454-6514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9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9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080762002002@cu.co.kr</w:t>
              </w:r>
            </w:ins>
          </w:p>
        </w:tc>
      </w:tr>
      <w:tr>
        <w:trPr>
          <w:cantSplit/>
          <w:ins w:id="11094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0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9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9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서귀포동부신용협동조합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09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09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제주특별자치도 서귀포시 효돈로 136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0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0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홍영기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0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0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064-767-2820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0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0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cu11008@cu.co.kr</w:t>
              </w:r>
            </w:ins>
          </w:p>
        </w:tc>
      </w:tr>
      <w:tr>
        <w:trPr>
          <w:cantSplit/>
          <w:ins w:id="11106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0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0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광주어룡신용협동조합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1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1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전남광주통합특별시 광산구 송정로 15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1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1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박태훈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1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1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062-720-8811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1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1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hoon91@cu.co.kr</w:t>
              </w:r>
            </w:ins>
          </w:p>
        </w:tc>
      </w:tr>
      <w:tr>
        <w:trPr>
          <w:cantSplit/>
          <w:ins w:id="11118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1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2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2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광주미래신용협동조합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2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2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전남광주통합특별시 북구 북문대로 153 (운암동)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2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2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박민성 사원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2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2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062-515-0070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2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2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pmsok101999@cu.co.kr</w:t>
              </w:r>
            </w:ins>
          </w:p>
        </w:tc>
      </w:tr>
      <w:tr>
        <w:trPr>
          <w:cantSplit/>
          <w:ins w:id="11130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3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3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3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새안양신용협동조합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3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3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경기도 안양시 만안구 장내로 120번길 22(안양동)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3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3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이필승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3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3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031-446-1101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4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4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cu03112@cu.co.kr</w:t>
              </w:r>
            </w:ins>
          </w:p>
          <w:p>
            <w:pPr>
              <w:snapToGrid w:val="0"/>
              <w:spacing w:after="0" w:line="240" w:lineRule="auto"/>
              <w:jc w:val="left"/>
              <w:rPr>
                <w:ins w:id="1114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4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09protos@cu.co.kr</w:t>
              </w:r>
            </w:ins>
          </w:p>
        </w:tc>
      </w:tr>
      <w:tr>
        <w:trPr>
          <w:cantSplit/>
          <w:ins w:id="11144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4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4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4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남수원신용협동조합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4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4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경기도 수원시 팔달구 효원로 177(인계동) 1층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5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5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이지운 과장, 김지선 대리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5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5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031-238-0107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5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5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krlejw@naver.com</w:t>
              </w:r>
            </w:ins>
          </w:p>
          <w:p>
            <w:pPr>
              <w:snapToGrid w:val="0"/>
              <w:spacing w:after="0" w:line="240" w:lineRule="auto"/>
              <w:jc w:val="left"/>
              <w:rPr>
                <w:ins w:id="1115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5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jisunya86@naver.com</w:t>
              </w:r>
            </w:ins>
          </w:p>
        </w:tc>
      </w:tr>
      <w:tr>
        <w:trPr>
          <w:cantSplit/>
          <w:ins w:id="11158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5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6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6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북인천신용협동조합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6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63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인천광역시 부평구 후정로 8, 상가2동 B04호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64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65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김희승 과장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6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67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032-516-8101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68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69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kkhs101@nate.com</w:t>
              </w:r>
            </w:ins>
          </w:p>
          <w:p>
            <w:pPr>
              <w:snapToGrid w:val="0"/>
              <w:spacing w:after="0" w:line="240" w:lineRule="auto"/>
              <w:jc w:val="left"/>
              <w:rPr>
                <w:ins w:id="11170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71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cu03236@cu.co.kr</w:t>
              </w:r>
            </w:ins>
          </w:p>
        </w:tc>
      </w:tr>
      <w:tr>
        <w:trPr>
          <w:cantSplit/>
          <w:ins w:id="11172" w:author="코람코 상장리츠팀" w:date="2026-10-13T12:00:00Z"/>
        </w:trPr>
        <w:tc>
          <w:tcPr>
            <w:tcW w:w="800" w:type="dxa"/>
            <w:vMerge w:val="restart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7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7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(공동)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117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7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제3순위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117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7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(Tranche B)</w:t>
              </w:r>
            </w:ins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7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8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키움캐피탈 주식회사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8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8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영등포구 여의대로 66, 17층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8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8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이승근 주임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8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8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02-780-4295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118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8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(F) 02-780-1517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8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9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tmd283@kiwoomcapital.com</w:t>
              </w:r>
            </w:ins>
          </w:p>
        </w:tc>
      </w:tr>
      <w:tr>
        <w:trPr>
          <w:cantSplit/>
          <w:ins w:id="11191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92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9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9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엠지캐피탈 주식회사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19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9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중구 남대문로 55, MG파이낸스센터 12층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9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19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박소현 과장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19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0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02-2200-7423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120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0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(F) 02-511-3021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20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0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sopark@mgcap.co.kr</w:t>
              </w:r>
            </w:ins>
          </w:p>
        </w:tc>
      </w:tr>
      <w:tr>
        <w:trPr>
          <w:cantSplit/>
          <w:ins w:id="11205" w:author="코람코 상장리츠팀" w:date="2026-10-13T12:00:00Z"/>
        </w:trPr>
        <w:tc>
          <w:tcPr>
            <w:tcW w:w="800" w:type="dxa"/>
            <w:vMerge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206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5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20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0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주식회사 디비저축은행</w:t>
              </w:r>
            </w:ins>
          </w:p>
        </w:tc>
        <w:tc>
          <w:tcPr>
            <w:tcW w:w="2300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209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10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서울특별시 중구 남대문로 113, 다동</w:t>
              </w:r>
            </w:ins>
          </w:p>
        </w:tc>
        <w:tc>
          <w:tcPr>
            <w:tcW w:w="10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211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12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정성범 선임</w:t>
              </w:r>
            </w:ins>
          </w:p>
        </w:tc>
        <w:tc>
          <w:tcPr>
            <w:tcW w:w="1300" w:type="dxa"/>
            <w:vAlign w:val="center"/>
          </w:tcPr>
          <w:p>
            <w:pPr>
              <w:snapToGrid w:val="0"/>
              <w:spacing w:after="0" w:line="240" w:lineRule="auto"/>
              <w:jc w:val="center"/>
              <w:rPr>
                <w:ins w:id="11213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14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02-3705-1759</w:t>
              </w:r>
            </w:ins>
          </w:p>
          <w:p>
            <w:pPr>
              <w:snapToGrid w:val="0"/>
              <w:spacing w:after="0" w:line="240" w:lineRule="auto"/>
              <w:jc w:val="center"/>
              <w:rPr>
                <w:ins w:id="11215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16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(F) 02-3705-1850</w:t>
              </w:r>
            </w:ins>
          </w:p>
        </w:tc>
        <w:tc>
          <w:tcPr>
            <w:tcW w:w="2126" w:type="dxa"/>
            <w:vAlign w:val="center"/>
          </w:tcPr>
          <w:p>
            <w:pPr>
              <w:snapToGrid w:val="0"/>
              <w:spacing w:after="0" w:line="240" w:lineRule="auto"/>
              <w:jc w:val="left"/>
              <w:rPr>
                <w:ins w:id="11217" w:author="코람코 상장리츠팀" w:date="2026-10-13T12:00:00Z"/>
                <w:rFonts w:ascii="Times New Roman" w:hAnsi="Times New Roman" w:cs="Times New Roman" w:eastAsia="바탕체"/>
                <w:color w:val="000000"/>
                <w:kern w:val="0"/>
                <w:sz w:val="16"/>
                <w:szCs w:val="16"/>
              </w:rPr>
            </w:pPr>
            <w:ins w:id="11218" w:author="코람코 상장리츠팀" w:date="2026-10-13T12:00:00Z">
              <w:r>
                <w:rPr>
                  <w:rFonts w:ascii="Times New Roman" w:hAnsi="Times New Roman" w:cs="Times New Roman" w:eastAsia="바탕체"/>
                  <w:color w:val="000000"/>
                  <w:kern w:val="0"/>
                  <w:sz w:val="16"/>
                  <w:szCs w:val="16"/>
                </w:rPr>
                <w:t xml:space="preserve">seongbeom4730j@dbgroup.co.kr</w:t>
              </w:r>
            </w:ins>
          </w:p>
        </w:tc>
      </w:tr>
    </w:tbl>
    <w:p w14:paraId="517328FF" w14:textId="77777777" w:rsidR="00930A79" w:rsidRPr="000A7798" w:rsidRDefault="00930A79" w:rsidP="006A29C3">
      <w:pPr>
        <w:pStyle w:val="TKNormal"/>
        <w:snapToGrid w:val="0"/>
        <w:spacing w:after="0" w:line="360" w:lineRule="auto"/>
        <w:jc w:val="left"/>
        <w:rPr>
          <w:rFonts w:ascii="Times New Roman" w:eastAsia="바탕체" w:hAnsi="Times New Roman" w:cs="Times New Roman"/>
          <w:b/>
          <w:sz w:val="22"/>
          <w:szCs w:val="22"/>
        </w:rPr>
      </w:pPr>
      <w:r>
        <w:rPr>
          <w:rFonts w:ascii="Times New Roman" w:eastAsia="바탕체" w:hAnsi="Times New Roman" w:cs="Times New Roman"/>
          <w:sz w:val="22"/>
          <w:szCs w:val="22"/>
        </w:rPr>
        <w:br w:type="page"/>
      </w:r>
      <w:r>
        <w:rPr>
          <w:rFonts w:ascii="Times New Roman" w:eastAsia="바탕체" w:hAnsi="Times New Roman" w:hint="eastAsia" w:cs="Times New Roman"/>
          <w:b/>
          <w:sz w:val="22"/>
          <w:szCs w:val="22"/>
        </w:rPr>
        <w:lastRenderedPageBreak/>
        <w:t xml:space="preserve">&lt; </w:t>
      </w:r>
      <w:r>
        <w:rPr>
          <w:rFonts w:ascii="Times New Roman" w:eastAsia="바탕체" w:hAnsi="Times New Roman" w:hint="eastAsia" w:cs="Times New Roman"/>
          <w:b/>
          <w:sz w:val="22"/>
          <w:szCs w:val="22"/>
        </w:rPr>
        <w:t>별</w:t>
      </w:r>
      <w:r>
        <w:rPr>
          <w:rFonts w:ascii="Times New Roman" w:eastAsia="바탕체" w:hAnsi="Times New Roman" w:hint="eastAsia" w:cs="Times New Roman"/>
          <w:b/>
          <w:sz w:val="22"/>
          <w:szCs w:val="22"/>
        </w:rPr>
        <w:t xml:space="preserve"> </w:t>
      </w:r>
      <w:r>
        <w:rPr>
          <w:rFonts w:ascii="Times New Roman" w:eastAsia="바탕체" w:hAnsi="Times New Roman" w:hint="eastAsia" w:cs="Times New Roman"/>
          <w:b/>
          <w:sz w:val="22"/>
          <w:szCs w:val="22"/>
        </w:rPr>
        <w:t>지</w:t>
      </w:r>
      <w:r>
        <w:rPr>
          <w:rFonts w:ascii="Times New Roman" w:eastAsia="바탕체" w:hAnsi="Times New Roman" w:hint="eastAsia" w:cs="Times New Roman"/>
          <w:b/>
          <w:sz w:val="22"/>
          <w:szCs w:val="22"/>
        </w:rPr>
        <w:t xml:space="preserve"> &gt;</w:t>
      </w:r>
    </w:p>
    <w:p w14:paraId="49F89CD2" w14:textId="77777777" w:rsidR="00930A79" w:rsidRPr="000A7798" w:rsidRDefault="00930A79" w:rsidP="006A29C3">
      <w:pPr>
        <w:pStyle w:val="TKNormal"/>
        <w:snapToGrid w:val="0"/>
        <w:spacing w:line="360" w:lineRule="auto" w:after="0"/>
        <w:rPr>
          <w:rFonts w:ascii="Times New Roman" w:eastAsia="바탕체" w:hAnsi="Times New Roman" w:cs="Times New Roman"/>
          <w:b/>
          <w:sz w:val="22"/>
          <w:szCs w:val="22"/>
        </w:rPr>
      </w:pPr>
    </w:p>
    <w:p w14:paraId="61A50A7D" w14:textId="77777777" w:rsidR="00930A79" w:rsidRPr="000A7798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>임대차계약등</w:t>
      </w: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 xml:space="preserve"> </w:t>
      </w:r>
      <w:r>
        <w:rPr>
          <w:rFonts w:ascii="Times New Roman" w:eastAsia="바탕체" w:hAnsi="Times New Roman" w:hint="eastAsia" w:cs="Times New Roman"/>
          <w:b/>
          <w:color w:val="000000"/>
          <w:sz w:val="30"/>
          <w:szCs w:val="30"/>
          <w:u w:val="single"/>
        </w:rPr>
        <w:t>내역</w:t>
      </w:r>
    </w:p>
    <w:p w14:paraId="13905453" w14:textId="77777777" w:rsidR="00930A79" w:rsidRPr="000A7798" w:rsidRDefault="00930A79" w:rsidP="006A29C3">
      <w:pPr>
        <w:pStyle w:val="TKNormal"/>
        <w:snapToGrid w:val="0"/>
        <w:spacing w:line="360" w:lineRule="auto" w:after="0"/>
        <w:jc w:val="center"/>
        <w:rPr>
          <w:rFonts w:ascii="Times New Roman" w:eastAsia="바탕체" w:hAnsi="Times New Roman" w:cs="Times New Roman"/>
          <w:b/>
          <w:color w:val="000000"/>
          <w:sz w:val="22"/>
          <w:szCs w:val="22"/>
          <w:u w:val="single"/>
        </w:rPr>
      </w:pPr>
    </w:p>
    <w:p w14:paraId="22FFB1BF" w14:textId="77777777" w:rsidR="00930A79" w:rsidRPr="00AE3364" w:rsidRDefault="00930A79" w:rsidP="006A29C3">
      <w:pPr>
        <w:pStyle w:val="TKListParagraph"/>
        <w:snapToGrid w:val="0"/>
        <w:spacing w:line="360" w:lineRule="auto" w:after="0"/>
        <w:ind w:left="400"/>
        <w:rPr>
          <w:rFonts w:ascii="Times New Roman" w:eastAsia="바탕체" w:hAnsi="Times New Roman" w:cs="Times New Roman"/>
          <w:sz w:val="22"/>
          <w:szCs w:val="22"/>
          <w:highlight w:val="yellow"/>
        </w:rPr>
      </w:pPr>
      <w:r>
        <w:rPr>
          <w:rFonts w:ascii="Times New Roman" w:eastAsia="바탕체" w:hAnsi="Times New Roman" w:hint="eastAsia" w:cs="Times New Roman"/>
          <w:sz w:val="22"/>
          <w:szCs w:val="22"/>
        </w:rPr>
        <w:t>■</w:t>
      </w:r>
      <w:r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>
        <w:rPr>
          <w:rFonts w:ascii="Times New Roman" w:eastAsia="바탕체" w:hAnsi="Times New Roman" w:hint="eastAsia" w:cs="Times New Roman"/>
          <w:sz w:val="22"/>
          <w:szCs w:val="22"/>
        </w:rPr>
        <w:t>부동산</w:t>
      </w:r>
      <w:r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  <w:r>
        <w:rPr>
          <w:rFonts w:ascii="Times New Roman" w:eastAsia="바탕체" w:hAnsi="Times New Roman" w:hint="eastAsia" w:cs="Times New Roman"/>
          <w:sz w:val="22"/>
          <w:szCs w:val="22"/>
        </w:rPr>
        <w:t>소재지</w:t>
      </w:r>
      <w:r>
        <w:rPr>
          <w:rFonts w:ascii="Times New Roman" w:eastAsia="바탕체" w:hAnsi="Times New Roman" w:hint="eastAsia" w:cs="Times New Roman"/>
          <w:sz w:val="22"/>
          <w:szCs w:val="22"/>
        </w:rPr>
        <w:t xml:space="preserve"> : </w:t>
      </w:r>
      <w:r>
        <w:rPr>
          <w:rFonts w:ascii="Times New Roman" w:eastAsia="바탕체" w:hAnsi="Times New Roman" w:cs="Times New Roman"/>
          <w:sz w:val="22"/>
          <w:szCs w:val="22"/>
          <w:highlight w:val="yellow"/>
        </w:rPr>
        <w:t>경기도</w:t>
      </w:r>
      <w:r>
        <w:rPr>
          <w:rFonts w:ascii="Times New Roman" w:eastAsia="바탕체" w:hAnsi="Times New Roman" w:cs="Times New Roman"/>
          <w:sz w:val="22"/>
          <w:szCs w:val="22"/>
          <w:highlight w:val="yellow"/>
        </w:rPr>
        <w:t xml:space="preserve"> 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>안양시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 xml:space="preserve"> 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>동안구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 xml:space="preserve"> 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>관양동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 xml:space="preserve"> 934, 912-2, 934-1 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>안양물류센터</w:t>
      </w:r>
      <w:r>
        <w:rPr>
          <w:rFonts w:ascii="Times New Roman" w:eastAsia="바탕체" w:hint="eastAsia" w:hAnsi="Times New Roman" w:cs="Times New Roman"/>
          <w:sz w:val="22"/>
          <w:szCs w:val="22"/>
          <w:highlight w:val="yellow"/>
        </w:rPr>
        <w:t xml:space="preserve"> </w:t>
      </w:r>
    </w:p>
    <w:p w14:paraId="4652ABB3" w14:textId="77777777" w:rsidR="00930A79" w:rsidRDefault="00930A79" w:rsidP="006A29C3">
      <w:pPr>
        <w:pStyle w:val="TKListParagraph"/>
        <w:snapToGrid w:val="0"/>
        <w:spacing w:line="360" w:lineRule="auto" w:after="0"/>
        <w:ind w:left="400" w:firstLineChars="200" w:firstLine="320"/>
        <w:rPr>
          <w:rFonts w:ascii="Times New Roman" w:eastAsia="바탕체" w:hAnsi="Times New Roman" w:cs="Times New Roman"/>
          <w:sz w:val="22"/>
          <w:szCs w:val="22"/>
        </w:rPr>
      </w:pP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[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도로명주소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 xml:space="preserve">] 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경기도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 xml:space="preserve"> 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안양시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 xml:space="preserve"> 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동안구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 xml:space="preserve"> 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흥안대로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 xml:space="preserve"> 439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>번길</w:t>
      </w:r>
      <w:r>
        <w:rPr>
          <w:rFonts w:ascii="Times New Roman" w:eastAsia="바탕체" w:hAnsi="Times New Roman" w:hint="eastAsia" w:cs="Times New Roman"/>
          <w:sz w:val="22"/>
          <w:szCs w:val="22"/>
          <w:highlight w:val="yellow"/>
        </w:rPr>
        <w:t xml:space="preserve"> 30</w:t>
      </w:r>
      <w:r>
        <w:rPr>
          <w:rFonts w:ascii="Times New Roman" w:eastAsia="바탕체" w:hAnsi="Times New Roman" w:hint="eastAsia" w:cs="Times New Roman"/>
          <w:sz w:val="22"/>
          <w:szCs w:val="22"/>
        </w:rPr>
        <w:t xml:space="preserve"> </w:t>
      </w:r>
    </w:p>
    <w:p w14:paraId="6C91DE85" w14:textId="77777777" w:rsidR="00930A79" w:rsidRPr="009A57C7" w:rsidRDefault="00930A79" w:rsidP="006A29C3">
      <w:pPr>
        <w:pStyle w:val="TKListParagraph"/>
        <w:snapToGrid w:val="0"/>
        <w:spacing w:line="360" w:lineRule="auto" w:after="0"/>
        <w:ind w:left="400"/>
        <w:rPr>
          <w:rFonts w:ascii="Times New Roman" w:hAnsi="Times New Roman" w:cs="Times New Roman" w:eastAsia="바탕체"/>
          <w:sz w:val="22"/>
          <w:szCs w:val="22"/>
        </w:rPr>
      </w:pPr>
    </w:p>
    <w:p w14:paraId="3312951F" w14:textId="77777777" w:rsidR="00930A79" w:rsidRPr="007D117B" w:rsidRDefault="00930A79" w:rsidP="006A29C3">
      <w:pPr>
        <w:pStyle w:val="TK"/>
        <w:snapToGrid w:val="0"/>
        <w:spacing w:line="360" w:lineRule="auto" w:after="0"/>
        <w:ind w:right="500"/>
        <w:rPr>
          <w:rFonts w:ascii="Times New Roman" w:eastAsia="바탕체" w:hAnsi="Times New Roman" w:cs="Times New Roman"/>
          <w:sz w:val="22"/>
          <w:szCs w:val="22"/>
        </w:rPr>
      </w:pPr>
    </w:p>
    <w:p w14:paraId="6AEF8307" w14:textId="77777777" w:rsidR="00930A79" w:rsidRPr="000A7798" w:rsidRDefault="00930A79" w:rsidP="006A29C3">
      <w:pPr>
        <w:pStyle w:val="TK"/>
        <w:tabs>
          <w:tab w:val="left" w:pos="7938"/>
        </w:tabs>
        <w:snapToGrid w:val="0"/>
        <w:spacing w:line="360" w:lineRule="auto" w:after="0"/>
        <w:ind w:right="500"/>
        <w:jc w:val="right"/>
        <w:rPr>
          <w:rFonts w:ascii="Times New Roman" w:eastAsia="바탕체" w:hAnsi="Times New Roman" w:cs="Times New Roman"/>
          <w:sz w:val="22"/>
          <w:szCs w:val="22"/>
        </w:rPr>
      </w:pPr>
      <w:r>
        <w:rPr>
          <w:rFonts w:ascii="Times New Roman" w:eastAsia="바탕체" w:hAnsi="Times New Roman" w:hint="eastAsia" w:cs="Times New Roman"/>
          <w:sz w:val="22"/>
          <w:szCs w:val="22"/>
        </w:rPr>
        <w:t xml:space="preserve"> (</w:t>
      </w:r>
      <w:r>
        <w:rPr>
          <w:rFonts w:ascii="Times New Roman" w:eastAsia="바탕체" w:hAnsi="Times New Roman" w:hint="eastAsia" w:cs="Times New Roman"/>
          <w:sz w:val="22"/>
          <w:szCs w:val="22"/>
        </w:rPr>
        <w:t>단위</w:t>
      </w:r>
      <w:r>
        <w:rPr>
          <w:rFonts w:ascii="Times New Roman" w:eastAsia="바탕체" w:hAnsi="Times New Roman" w:hint="eastAsia" w:cs="Times New Roman"/>
          <w:sz w:val="22"/>
          <w:szCs w:val="22"/>
        </w:rPr>
        <w:t xml:space="preserve"> : </w:t>
      </w:r>
      <w:r>
        <w:rPr>
          <w:rFonts w:ascii="Times New Roman" w:eastAsia="바탕체" w:hAnsi="Times New Roman" w:hint="eastAsia" w:cs="Times New Roman"/>
          <w:sz w:val="22"/>
          <w:szCs w:val="22"/>
        </w:rPr>
        <w:t>원</w:t>
      </w:r>
      <w:r>
        <w:rPr>
          <w:rFonts w:ascii="Times New Roman" w:eastAsia="바탕체" w:hAnsi="Times New Roman" w:hint="eastAsia" w:cs="Times New Roman"/>
          <w:sz w:val="22"/>
          <w:szCs w:val="22"/>
        </w:rPr>
        <w:t>)</w:t>
      </w:r>
    </w:p>
    <w:tbl>
      <w:tblPr>
        <w:tblStyle w:val="TKNormalTable"/>
        <w:tblW w:w="8080" w:type="dxa"/>
        <w:tblInd w:w="383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188"/>
        <w:gridCol w:w="1640"/>
      </w:tblGrid>
      <w:tr w:rsidR="006A29C3" w:rsidRPr="009A57C7" w14:paraId="0FC6B9F8" w14:textId="77777777" w:rsidTr="005E1C22">
        <w:trPr>
          <w:trHeight w:val="469"/>
        </w:trPr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182894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임대부동산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07D9F5D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임차인</w:t>
            </w:r>
          </w:p>
        </w:tc>
        <w:tc>
          <w:tcPr>
            <w:tcW w:w="2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4FB9DD2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보증금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EEAF6"/>
            <w:noWrap/>
            <w:vAlign w:val="center"/>
            <w:hideMark/>
          </w:tcPr>
          <w:p w14:paraId="2866EE0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비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  <w:t>고</w:t>
            </w:r>
          </w:p>
        </w:tc>
      </w:tr>
      <w:tr w:rsidR="006A29C3" w:rsidRPr="009A57C7" w14:paraId="0B5FE1E1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92BBF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5~7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01143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52E6C4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2,132,586,000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6BEC96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2024.2.5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최초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본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신탁계약상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순위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우선수익권</w:t>
            </w:r>
          </w:p>
        </w:tc>
      </w:tr>
      <w:tr w:rsidR="006A29C3" w:rsidRPr="009A57C7" w14:paraId="36AEBF77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692EBB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4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32AC66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0CB7A0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832,222,008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D1E43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(2024.3.28).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위탁자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명의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01CE69D8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40AE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2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521AA0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D4518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786,801,600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79290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(2024.12.23).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7564E669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F3A8A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5AD61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494CA4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988,315,200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DE05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(2024.12.23).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3984DBD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844F4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지하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2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A1363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B6B97F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982,155,600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712C7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4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(2025.11.24).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9390CC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AFF70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사무실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증평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632DE" w14:textId="77777777" w:rsidR="00930A79" w:rsidRPr="00224183" w:rsidDel="00EE3384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쿠팡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A5DEC" w14:textId="77777777" w:rsidR="00930A79" w:rsidRPr="00224183" w:rsidDel="00EE3384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32,620,110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21D01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5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차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변경합의서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(2026.8.14).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6789E2AA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AAE80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3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46349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농심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19BF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642,552,000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958A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2024.5.14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(2024.8.20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변경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).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73A25D52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98D3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3B61AD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지오영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F1CD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393,456,789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31D29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2024.12.31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3231C115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E3122B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CCD5E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용마로지스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F6F8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308,178,000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59855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2024.10.28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29A9A41F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9120E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8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C66B3D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키즈밀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0D004A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100,000,000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0FDE8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2024.11.27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예금계좌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근질권</w:t>
            </w:r>
          </w:p>
        </w:tc>
      </w:tr>
      <w:tr w:rsidR="006A29C3" w:rsidRPr="009A57C7" w14:paraId="1731F580" w14:textId="77777777" w:rsidTr="005E1C22">
        <w:trPr>
          <w:trHeight w:val="448"/>
        </w:trPr>
        <w:tc>
          <w:tcPr>
            <w:tcW w:w="2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9EFE2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지상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1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층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일부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근린생활시설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449AE6" w14:textId="77777777" w:rsidR="00930A79" w:rsidRPr="00224183" w:rsidRDefault="00930A79" w:rsidP="005E1C22">
            <w:pPr>
              <w:pStyle w:val="TKNormal"/>
              <w:snapToGrid w:val="0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주식회사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아이팜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755AD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6,224,400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9EABCF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2025.4.25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임대차계약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질권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미설정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임차인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요청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시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설정</w:t>
            </w:r>
            <w:r>
              <w:rPr>
                <w:rFonts w:ascii="Times New Roman" w:eastAsia="바탕체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6A29C3" w:rsidRPr="009A57C7" w14:paraId="6FFDB2AA" w14:textId="77777777" w:rsidTr="005E1C22">
        <w:trPr>
          <w:trHeight w:val="577"/>
        </w:trPr>
        <w:tc>
          <w:tcPr>
            <w:tcW w:w="42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3E60C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임대보증금</w:t>
            </w: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 xml:space="preserve"> </w:t>
            </w: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  <w:t>합계</w:t>
            </w:r>
          </w:p>
        </w:tc>
        <w:tc>
          <w:tcPr>
            <w:tcW w:w="21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D3D31" w14:textId="77777777" w:rsidR="00930A79" w:rsidRPr="00224183" w:rsidRDefault="00930A79" w:rsidP="005E1C22">
            <w:pPr>
              <w:pStyle w:val="TKNormal"/>
              <w:spacing w:line="200" w:lineRule="exact"/>
              <w:ind w:firstLineChars="100" w:firstLine="160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  <w:r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</w:rPr>
              <w:t>7,205,111,707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14AC1" w14:textId="77777777" w:rsidR="00930A79" w:rsidRPr="00224183" w:rsidRDefault="00930A79" w:rsidP="005E1C22">
            <w:pPr>
              <w:pStyle w:val="TKNormal"/>
              <w:spacing w:line="200" w:lineRule="exact"/>
              <w:jc w:val="center"/>
              <w:rPr>
                <w:rFonts w:ascii="Times New Roman" w:eastAsia="바탕체"/>
                <w:b/>
                <w:color w:val="000000"/>
                <w:kern w:val="0"/>
                <w:sz w:val="16"/>
                <w:szCs w:val="16"/>
                <w:highlight w:val="yellow"/>
              </w:rPr>
            </w:pPr>
          </w:p>
        </w:tc>
      </w:tr>
    </w:tbl>
    <w:p w14:paraId="72BC1AD1" w14:textId="77777777" w:rsidR="00930A79" w:rsidRPr="00716A5A" w:rsidRDefault="00930A79" w:rsidP="006A29C3">
      <w:pPr>
        <w:pStyle w:val="TKNormal"/>
        <w:shd w:val="clear" w:color="auto" w:fill="FFFFFF"/>
        <w:snapToGrid w:val="0"/>
        <w:spacing w:line="360" w:lineRule="auto" w:after="0"/>
        <w:textAlignment w:val="baseline"/>
        <w:rPr>
          <w:rFonts w:ascii="Times New Roman" w:eastAsia="바탕체" w:hAnsi="Times New Roman" w:cs="Times New Roman"/>
          <w:color w:val="000000"/>
          <w:kern w:val="0"/>
          <w:sz w:val="22"/>
          <w:szCs w:val="22"/>
        </w:rPr>
      </w:pPr>
    </w:p>
    <w:p w14:paraId="355DB5E5" w14:textId="77777777" w:rsidR="00930A79" w:rsidRPr="006A29C3" w:rsidRDefault="00930A79">
      <w:pPr>
        <w:pStyle w:val="TKNormal"/>
        <w:snapToGrid w:val="0"/>
        <w:spacing w:after="0" w:line="360" w:lineRule="auto"/>
        <w:rPr>
          <w:rFonts w:ascii="Times New Roman" w:hAnsi="Times New Roman" w:cs="Times New Roman" w:eastAsia="바탕체"/>
          <w:sz w:val="22"/>
          <w:szCs w:val="22"/>
        </w:rPr>
      </w:pPr>
    </w:p>
    <w:sectPr w:rsidR="00F47E3F" w:rsidRPr="006A29C3" w:rsidSect="006A29C3">
      <w:headerReference w:type="default" r:id="rId16"/>
      <w:footerReference w:type="default" r:id="rId17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이원준 차장(법무팀)" w:date="2026-10-08T16:25:00Z" w:initials="이원">
    <w:p w14:paraId="69F8A7BB" w14:textId="77777777" w:rsidR="007B4163" w:rsidRDefault="007B4163" w:rsidP="007B4163">
      <w:pPr>
        <w:pStyle w:val="ae"/>
      </w:pPr>
      <w:r>
        <w:rPr>
          <w:rStyle w:val="ad"/>
        </w:rPr>
        <w:annotationRef/>
      </w:r>
      <w:r>
        <w:t>‘신탁계약서에 의한 행위로 발생한 손해' 가 다소 추상적이고 그 범위가 넓어 수정하였습니다.</w:t>
      </w:r>
    </w:p>
  </w:comment>
  <w:comment w:id="8" w:author="이원준 차장(법무팀)" w:date="2026-10-08T16:31:00Z" w:initials="이원">
    <w:p w14:paraId="039699A2" w14:textId="77777777" w:rsidR="00EF4A2E" w:rsidRDefault="00EF4A2E" w:rsidP="00EF4A2E">
      <w:pPr>
        <w:pStyle w:val="ae"/>
      </w:pPr>
      <w:r>
        <w:rPr>
          <w:rStyle w:val="ad"/>
        </w:rPr>
        <w:annotationRef/>
      </w:r>
      <w:r>
        <w:t>신탁계약을 위반한 사실만으로 처분 요청권한을 부여하는 것은 다소 불합리한바, 내용 부가하였습니다.</w:t>
      </w:r>
    </w:p>
  </w:comment>
  <w:comment w:id="9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신탁계약의 당사자를 위탁자·수탁자(은행)로 한정합니다. 신탁계약서·특약에 우선수익자가 당사자로 기재되면 신탁등기 시 등기관이 우선수익자 전원의 간인을 요구할 수 있다는 법무사 의견에 따른 변경입니다. 대주 우선수익자가 25개사(Tranche A 22개사(신협 조합 17곳 포함)·Tranche B 3개사, 통지처 목록 261012 vf 기준)라 전원 간인은 현실적으로 어렵습니다. 우선수익자는 별첨 1의 지정과 수익권증서 발급으로 지위를 취득합니다(특약 제1조의2 신설).</w:t>
      </w:r>
    </w:p>
  </w:comment>
  <w:comment w:id="10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본계약 서명란에서 1순위(쿠팡) 및 공동 2·3순위 우선수익자 기명날인란을 삭제합니다. 신탁계약서는 위탁자·수탁자만 기명날인합니다. 우선수익자 명단·순위·한도금액은 별첨 1(우선수익자들 목록)에 그대로 둡니다.</w:t>
      </w:r>
    </w:p>
  </w:comment>
  <w:comment w:id="11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특약 전문의 약정 당사자를 위탁자·수탁자로 한정했습니다. 우선수익자 관련 정의(1순위·2순위·3순위·대주 우선수익자들·우선수익자들)는 당사자 열거에서 빼고 정의 문장으로 옮겨 내용은 그대로 유지합니다.</w:t>
      </w:r>
    </w:p>
  </w:comment>
  <w:comment w:id="12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[신설] 우선수익자가 당사자에서 빠지더라도 권리 보호와 기존 조항의 효력을 유지하기 위한 조항입니다. ① 우선수익권 취득 근거(위탁자 지정·별첨 1·수익권증서) ② 특약 중 우선수익자들의 확인·이의 불제기 조항(제6조 제④항, 제6조의2, 제14조, 제20조 등)이 수익권증서 수령·대출약정 체결로 승낙된 것으로 봄 ③ 우선수익자 동의 없는 신탁계약 변경·해지 금지(대주 보호). ※ 문언은 BKL(대주 측) 및 우리은행 신탁부 확인이 필요합니다(내부 검토안).</w:t>
      </w:r>
    </w:p>
  </w:comment>
  <w:comment w:id="13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[변경 요청 반영] 제2호(위탁자의 본 신탁계약 위반 시 처분요청) 삭제에 따라 '단, 본 항 제2호의 경우에는 위탁자의 사전 동의가 있어야 한다' 단서도 삭제합니다. 처분사유는 대출약정서상 기한의 이익 상실(제1호)로 한정되며, 대출약정 제12조(기한이익상실)와 일치합니다.</w:t>
      </w:r>
    </w:p>
  </w:comment>
  <w:comment w:id="14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[변경 요청 반영] 제2호 '위탁자가 본 신탁계약의 중요한 사항을 위반한 경우'를 삭제합니다(법무팀 10/08 '중요한 사항' 수정분 포함). 신탁계약 위반은 대출약정상 의무 위반·치유기간(30영업일) 미치유 시 기한이익상실 사유로 포섭되므로, 신탁계약만으로 별도 처분사유를 두지 않습니다.</w:t>
      </w:r>
    </w:p>
  </w:comment>
  <w:comment w:id="15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[연동 정리] 제12조 제1항 제2호 삭제에 따라 처분보수 근거 조항을 '제1호'로 맞춥니다.</w:t>
      </w:r>
    </w:p>
  </w:comment>
  <w:comment w:id="16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간인은 위탁자·수탁자 간 합의로 지정하는 자의 직인 또는 천공으로 대체합니다. 우선수익자 간인은 필요 없다는 점을 분명히 하는 변경입니다. 실제 등기 실무(간인 요구 여부)는 법무사·등기소 확인이 필요합니다.</w:t>
      </w:r>
    </w:p>
  </w:comment>
  <w:comment w:id="17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특약 기명날인 당사자를 위탁자·수탁자로 명시합니다.</w:t>
      </w:r>
    </w:p>
  </w:comment>
  <w:comment w:id="18" w:author="코람코 상장리츠팀" w:initials="KR" w:date="2026-10-13T07:49:46Z">
    <w:p>
      <w:pPr>
        <w:pStyle w:val="CommentText"/>
      </w:pPr>
      <w:r>
        <w:rPr>
          <w:rStyle w:val="CommentReference"/>
        </w:rPr>
        <w:annotationRef/>
      </w:r>
      <w:r>
        <w:t>[당사자 정리] 특약 서명란에서 1순위(쿠팡) 및 공동 2·3순위 우선수익자 기명날인란을 삭제합니다. 위탁자·수탁자만 기명날인합니다.</w:t>
      </w:r>
    </w:p>
  </w:comment>
  <w:comment w:id="19" w:author="코람코 상장리츠팀" w:initials="KR" w:date="2026-10-13T08:20:36Z">
    <w:p>
      <w:pPr>
        <w:pStyle w:val="CommentText"/>
      </w:pPr>
      <w:r>
        <w:rPr>
          <w:rStyle w:val="CommentReference"/>
        </w:rPr>
        <w:annotationRef/>
      </w:r>
      <w:r>
        <w:t>[우선수익자 목록 기재] 통지처 및 수수료 자료(20261012 vf, INDEX #81) 기준입니다. 선순위(Tranche A) 22개사 1,600억원(Tranche A-2 변동: 우리은행 700억원, 나머지 21개사 Tranche A-1 고정), 중순위(Tranche B) 3개사 380억원. 우선수익한도금액은 각 대출약정금의 120%로 계산했습니다(Tranche A 합계 1,920억원, Tranche B 456억원, 1순위 포함 총 2,397억3,258만6천원 = 별지 2 제4항 총액과 일치). 상호는 정식 법인명으로 기재했습니다(SBI저축은행 → 주식회사 에스비아이저축은행, 디비저축은행 → 주식회사 디비저축은행, 서로신협 '(주간)' 표기 삭제; BKL 법률실사 표기 기준). 법인등록번호는 우리은행(기존 기재값)과 신협 17곳(신협통지처(최종) 시트)만 기재했고, 롯데캐피탈·우리카드·수협은행·에스비아이저축은행·Tranche B 3개사·쿠팡은 [*]입니다. 각 사의 법인등기사항증명서를 받아 기재해야 합니다. 대주 구성이 최종 확정된 것인지 BKL·우리은행에 확인이 필요합니다.</w:t>
      </w:r>
    </w:p>
  </w:comment>
  <w:comment w:id="20" w:author="코람코 상장리츠팀" w:initials="KR" w:date="2026-10-13T08:20:36Z">
    <w:p>
      <w:pPr>
        <w:pStyle w:val="CommentText"/>
      </w:pPr>
      <w:r>
        <w:rPr>
          <w:rStyle w:val="CommentReference"/>
        </w:rPr>
        <w:annotationRef/>
      </w:r>
      <w:r>
        <w:t>[별지 2 수익자 기재] (공동) 제2순위 Tranche A 대주 22개사를 상호·법인등록번호·수익권증서 발행금액(대출약정금의 120%)으로 채웠습니다(기존 5칸 + 17쌍 행 추가). 발행금액 합계 금192,000,000,000원. 법인등록번호 [*]는 등기사항증명서 수령 후 기재합니다. 근거: 대주통지처및수수료 vf(INDEX #81).</w:t>
      </w:r>
    </w:p>
  </w:comment>
  <w:comment w:id="21" w:author="코람코 상장리츠팀" w:initials="KR" w:date="2026-10-13T08:20:36Z">
    <w:p>
      <w:pPr>
        <w:pStyle w:val="CommentText"/>
      </w:pPr>
      <w:r>
        <w:rPr>
          <w:rStyle w:val="CommentReference"/>
        </w:rPr>
        <w:annotationRef/>
      </w:r>
      <w:r>
        <w:t>[별지 4 여신거래 기재] Tranche A 22개사(우리은행 Tranche A-2 변동 700억원, 나머지 21개사 Tranche A-1 고정, 합계 1,600억원)와 Tranche B 3개사(380억원)를 대주별로 기재했습니다(17행 추가). 합계 금198,000,000,000원은 기존 합계행과 일치합니다. 신규일·만기일은 대출약정서 기준(인출일, 인출일로부터 24개월)입니다.</w:t>
      </w:r>
    </w:p>
  </w:comment>
  <w:comment w:id="22" w:author="코람코 상장리츠팀" w:initials="KR" w:date="2026-10-13T08:20:37Z">
    <w:p>
      <w:pPr>
        <w:pStyle w:val="CommentText"/>
      </w:pPr>
      <w:r>
        <w:rPr>
          <w:rStyle w:val="CommentReference"/>
        </w:rPr>
        <w:annotationRef/>
      </w:r>
      <w:r>
        <w:t>[우선수익자 목록 기재] 본계약 별첨 1과 같은 표입니다. 통지처 및 수수료 자료(20261012 vf, INDEX #81) 기준입니다. 선순위(Tranche A) 22개사 1,600억원(Tranche A-2 변동: 우리은행 700억원, 나머지 21개사 Tranche A-1 고정), 중순위(Tranche B) 3개사 380억원. 우선수익한도금액은 각 대출약정금의 120%로 계산했습니다(Tranche A 합계 1,920억원, Tranche B 456억원, 1순위 포함 총 2,397억3,258만6천원 = 별지 2 제4항 총액과 일치). 상호는 정식 법인명으로 기재했습니다(SBI저축은행 → 주식회사 에스비아이저축은행, 디비저축은행 → 주식회사 디비저축은행, 서로신협 '(주간)' 표기 삭제; BKL 법률실사 표기 기준). 법인등록번호는 우리은행(기존 기재값)과 신협 17곳(신협통지처(최종) 시트)만 기재했고, 롯데캐피탈·우리카드·수협은행·에스비아이저축은행·Tranche B 3개사·쿠팡은 [*]입니다. 각 사의 법인등기사항증명서를 받아 기재해야 합니다. 대주 구성이 최종 확정된 것인지 BKL·우리은행에 확인이 필요합니다.</w:t>
      </w:r>
    </w:p>
  </w:comment>
  <w:comment w:id="23" w:author="코람코 상장리츠팀" w:initials="KR" w:date="2026-10-13T08:20:37Z">
    <w:p>
      <w:pPr>
        <w:pStyle w:val="CommentText"/>
      </w:pPr>
      <w:r>
        <w:rPr>
          <w:rStyle w:val="CommentReference"/>
        </w:rPr>
        <w:annotationRef/>
      </w:r>
      <w:r>
        <w:t>[통지처 목록 기재] 대주통지처및수수료 vf(20261012, INDEX #81) 선순위 시트 통지처(22개사)·중순위 시트 통지처(3개사)를 옮겼습니다. ① 담당자 휴대전화 번호와 원리금 수취계좌는 넣지 않았습니다. 특약·별첨이 신탁원부로 등기소에 제출·열람될 수 있기 때문이며, 휴대전화는 대출약정서 통지처에서 관리합니다. 기재가 필요하면 말씀해 주세요. ② 우리은행 주소의 '의의도동'은 '여의도동'으로 바로잡았습니다(엑셀 원문 오기). ③ 1순위 쿠팡 주식회사 통지처는 [미접수]이므로 [*]로 두었습니다(임대차계약서 통지 조항 또는 쿠팡 회신으로 확인 필요). ④ 특약 제19조 통지처 표의 '별첨 2.와 같음'과 연결됩니다.</w:t>
      </w:r>
    </w:p>
  </w:comment>
  <w:comment w:id="24" w:author="코람코 상장리츠팀" w:initials="KR" w:date="2026-10-13T08:20:37Z">
    <w:p>
      <w:pPr>
        <w:pStyle w:val="CommentText"/>
      </w:pPr>
      <w:r>
        <w:rPr>
          <w:rStyle w:val="CommentReference"/>
        </w:rPr>
        <w:annotationRef/>
      </w:r>
      <w:r>
        <w:t>[서식 통일] 특약·별첨·별지 본문을 본계약 첫 페이지 서식으로 맞췄습니다(내용 변경 없음, 변경추적 미표시): 줄간격 1.5줄(종전 일부 문단 '고정 10pt'로 12pt 글자가 겹쳐 보이던 문제 해소)·문단 뒤 0pt, 글꼴 바탕체/Times New Roman 11pt(종전 바탕·바탕체 혼용 12pt, 일부 8pt), 제목 20pt·별첨 제목 15pt 굵게 밑줄, 여백 위 30mm·좌우하 25.4mm(종전 위 35mm·좌우하 30mm). 대상 문단 217개. 표 안 서식은 그대로 두었습니다.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F8A7BB" w15:done="0"/>
  <w15:commentEx w15:paraId="039699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45E105" w16cex:dateUtc="2026-10-08T07:25:00Z"/>
  <w16cex:commentExtensible w16cex:durableId="18FB8B43" w16cex:dateUtc="2026-10-08T07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F8A7BB" w16cid:durableId="3445E105"/>
  <w16cid:commentId w16cid:paraId="039699A2" w16cid:durableId="18FB8B4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954A" w14:textId="77777777" w:rsidR="00930A79" w:rsidRDefault="00930A79">
      <w:pPr>
        <w:spacing w:after="0" w:line="240" w:lineRule="auto"/>
      </w:pPr>
      <w:r>
        <w:separator/>
      </w:r>
    </w:p>
  </w:endnote>
  <w:endnote w:type="continuationSeparator" w:id="0">
    <w:p w14:paraId="6DBEAAA2" w14:textId="77777777" w:rsidR="00930A79" w:rsidRDefault="00930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FreeSans">
    <w:panose1 w:val="00000000000000000000"/>
    <w:charset w:val="00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;Gulim">
    <w:altName w:val="바탕"/>
    <w:panose1 w:val="00000000000000000000"/>
    <w:charset w:val="81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;Batang">
    <w:altName w:val="바탕"/>
    <w:panose1 w:val="00000000000000000000"/>
    <w:charset w:val="81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WenQuanYi Zen He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2995" w14:textId="77777777" w:rsidR="00DE42D9" w:rsidRDefault="00DE42D9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C2D06" w14:textId="77777777" w:rsidR="00DE42D9" w:rsidRDefault="00930A79">
    <w:pPr>
      <w:pStyle w:val="aa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21</w:t>
    </w:r>
    <w:r>
      <w:rPr>
        <w:rFonts w:ascii="Times New Roman" w:hAnsi="Times New Roman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4198E" w14:textId="77777777" w:rsidR="00DE42D9" w:rsidRDefault="00DE42D9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8368C" w14:textId="77777777" w:rsidR="00930A79" w:rsidRPr="00F12666" w:rsidRDefault="00930A79" w:rsidP="00F12666">
    <w:pPr>
      <w:pStyle w:val="TKfooter"/>
      <w:jc w:val="center"/>
      <w:rPr>
        <w:rFonts w:ascii="Times New Roman"/>
        <w:color w:val="808080"/>
      </w:rPr>
    </w:pPr>
    <w:r w:rsidRPr="00F12666">
      <w:rPr>
        <w:rFonts w:ascii="Times New Roman"/>
        <w:color w:val="808080"/>
      </w:rPr>
      <w:t>-</w:t>
    </w:r>
    <w:r w:rsidRPr="00F12666">
      <w:rPr>
        <w:rFonts w:ascii="Times New Roman"/>
        <w:color w:val="808080"/>
      </w:rPr>
      <w:fldChar w:fldCharType="begin"/>
    </w:r>
    <w:r w:rsidRPr="00F12666">
      <w:rPr>
        <w:rFonts w:ascii="Times New Roman"/>
        <w:color w:val="808080"/>
      </w:rPr>
      <w:instrText>PAGE   \* MERGEFORMAT</w:instrText>
    </w:r>
    <w:r w:rsidRPr="00F12666">
      <w:rPr>
        <w:rFonts w:ascii="Times New Roman"/>
        <w:color w:val="808080"/>
      </w:rPr>
      <w:fldChar w:fldCharType="separate"/>
    </w:r>
    <w:r w:rsidRPr="004969A8">
      <w:rPr>
        <w:rFonts w:ascii="Times New Roman"/>
        <w:noProof/>
        <w:color w:val="808080"/>
        <w:lang w:val="ko-KR"/>
      </w:rPr>
      <w:t>29</w:t>
    </w:r>
    <w:r w:rsidRPr="00F12666">
      <w:rPr>
        <w:rFonts w:ascii="Times New Roman"/>
        <w:color w:val="808080"/>
      </w:rPr>
      <w:fldChar w:fldCharType="end"/>
    </w:r>
    <w:r w:rsidRPr="00F12666">
      <w:rPr>
        <w:rFonts w:ascii="Times New Roman"/>
        <w:color w:val="808080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9032" w14:textId="77777777" w:rsidR="00930A79" w:rsidRDefault="00930A79">
      <w:pPr>
        <w:spacing w:after="0" w:line="240" w:lineRule="auto"/>
      </w:pPr>
      <w:r>
        <w:separator/>
      </w:r>
    </w:p>
  </w:footnote>
  <w:footnote w:type="continuationSeparator" w:id="0">
    <w:p w14:paraId="6C146BEF" w14:textId="77777777" w:rsidR="00930A79" w:rsidRDefault="00930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A2BD" w14:textId="77777777" w:rsidR="00DE42D9" w:rsidRDefault="00DE42D9">
    <w:pPr>
      <w:pStyle w:val="a9"/>
      <w:spacing w:after="0"/>
      <w:jc w:val="right"/>
      <w:rPr>
        <w:rFonts w:ascii="Times New Roman" w:eastAsia="바탕;Batang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00070" w14:textId="77777777" w:rsidR="00930A79" w:rsidRPr="00F12666" w:rsidRDefault="00930A79" w:rsidP="00F12666">
    <w:pPr>
      <w:pStyle w:val="TKfooter"/>
      <w:tabs>
        <w:tab w:val="clear" w:pos="4252"/>
      </w:tabs>
      <w:ind w:right="600"/>
      <w:jc w:val="left"/>
      <w:rPr>
        <w:color w:val="808080"/>
      </w:rPr>
    </w:pPr>
    <w:r>
      <w:rPr>
        <w:rFonts w:hint="eastAsia"/>
        <w:color w:val="A6A6A6"/>
      </w:rPr>
      <w:t>부동산담보신탁계약에</w:t>
    </w:r>
    <w:r>
      <w:rPr>
        <w:rFonts w:hint="eastAsia"/>
        <w:color w:val="A6A6A6"/>
      </w:rPr>
      <w:t xml:space="preserve"> </w:t>
    </w:r>
    <w:r>
      <w:rPr>
        <w:rFonts w:hint="eastAsia"/>
        <w:color w:val="A6A6A6"/>
      </w:rPr>
      <w:t>대한</w:t>
    </w:r>
    <w:r>
      <w:rPr>
        <w:rFonts w:hint="eastAsia"/>
        <w:color w:val="A6A6A6"/>
      </w:rPr>
      <w:t xml:space="preserve"> </w:t>
    </w:r>
    <w:r>
      <w:rPr>
        <w:rFonts w:hint="eastAsia"/>
        <w:color w:val="A6A6A6"/>
      </w:rPr>
      <w:t>특약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3F3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476E6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1B57C28"/>
    <w:multiLevelType w:val="multilevel"/>
    <w:tmpl w:val="DB6A0BE6"/>
    <w:lvl w:ilvl="0">
      <w:start w:val="1"/>
      <w:numFmt w:val="decimal"/>
      <w:lvlText w:val="%1."/>
      <w:lvlJc w:val="left"/>
      <w:pPr>
        <w:tabs>
          <w:tab w:val="num" w:pos="0"/>
        </w:tabs>
        <w:ind w:left="400" w:hanging="4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CB1F9E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4" w15:restartNumberingAfterBreak="0">
    <w:nsid w:val="17346BD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BAF3636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DAB60DF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0DA09A5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" w15:restartNumberingAfterBreak="0">
    <w:nsid w:val="24CA12AE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A3275D2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F952A18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80415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94D71B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CFE2F72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4" w15:restartNumberingAfterBreak="0">
    <w:nsid w:val="4010796B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1B446A9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2711F81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4BBF2B01"/>
    <w:multiLevelType w:val="hybridMultilevel"/>
    <w:tmpl w:val="AA4EF3B8"/>
    <w:lvl w:ilvl="0" w:tplc="88D61F44">
      <w:start w:val="1"/>
      <w:numFmt w:val="decimal"/>
      <w:lvlText w:val="%1."/>
      <w:lvlJc w:val="left"/>
      <w:pPr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8" w15:restartNumberingAfterBreak="0">
    <w:nsid w:val="4FB64275"/>
    <w:multiLevelType w:val="multilevel"/>
    <w:tmpl w:val="85848A16"/>
    <w:lvl w:ilvl="0">
      <w:start w:val="1"/>
      <w:numFmt w:val="decimal"/>
      <w:lvlText w:val="%1."/>
      <w:lvlJc w:val="left"/>
      <w:pPr>
        <w:tabs>
          <w:tab w:val="num" w:pos="0"/>
        </w:tabs>
        <w:ind w:left="465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2C46C05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FBD1AAD"/>
    <w:multiLevelType w:val="hybridMultilevel"/>
    <w:tmpl w:val="47D62F24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4EF76D6"/>
    <w:multiLevelType w:val="hybridMultilevel"/>
    <w:tmpl w:val="F7C85954"/>
    <w:lvl w:ilvl="0" w:tplc="6D968072">
      <w:start w:val="1"/>
      <w:numFmt w:val="decimal"/>
      <w:lvlText w:val="%1."/>
      <w:lvlJc w:val="left"/>
      <w:pPr>
        <w:tabs>
          <w:tab w:val="num" w:pos="1160"/>
        </w:tabs>
        <w:ind w:left="11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800"/>
        </w:tabs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22" w15:restartNumberingAfterBreak="0">
    <w:nsid w:val="70327814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0426C7D"/>
    <w:multiLevelType w:val="hybridMultilevel"/>
    <w:tmpl w:val="E6B2CFD6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DB723F4"/>
    <w:multiLevelType w:val="multilevel"/>
    <w:tmpl w:val="F594E3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2066462">
    <w:abstractNumId w:val="2"/>
  </w:num>
  <w:num w:numId="2" w16cid:durableId="915558001">
    <w:abstractNumId w:val="18"/>
  </w:num>
  <w:num w:numId="3" w16cid:durableId="700860711">
    <w:abstractNumId w:val="24"/>
  </w:num>
  <w:num w:numId="4" w16cid:durableId="3943808">
    <w:abstractNumId w:val="21"/>
  </w:num>
  <w:num w:numId="5" w16cid:durableId="442506685">
    <w:abstractNumId w:val="17"/>
  </w:num>
  <w:num w:numId="6" w16cid:durableId="391276373">
    <w:abstractNumId w:val="1"/>
  </w:num>
  <w:num w:numId="7" w16cid:durableId="2037265417">
    <w:abstractNumId w:val="20"/>
  </w:num>
  <w:num w:numId="8" w16cid:durableId="102770693">
    <w:abstractNumId w:val="5"/>
  </w:num>
  <w:num w:numId="9" w16cid:durableId="2122920019">
    <w:abstractNumId w:val="4"/>
  </w:num>
  <w:num w:numId="10" w16cid:durableId="512189576">
    <w:abstractNumId w:val="10"/>
  </w:num>
  <w:num w:numId="11" w16cid:durableId="2069182719">
    <w:abstractNumId w:val="13"/>
  </w:num>
  <w:num w:numId="12" w16cid:durableId="1398018904">
    <w:abstractNumId w:val="14"/>
  </w:num>
  <w:num w:numId="13" w16cid:durableId="1391533478">
    <w:abstractNumId w:val="12"/>
  </w:num>
  <w:num w:numId="14" w16cid:durableId="367487378">
    <w:abstractNumId w:val="3"/>
  </w:num>
  <w:num w:numId="15" w16cid:durableId="1353068715">
    <w:abstractNumId w:val="19"/>
  </w:num>
  <w:num w:numId="16" w16cid:durableId="1490822856">
    <w:abstractNumId w:val="15"/>
  </w:num>
  <w:num w:numId="17" w16cid:durableId="212817105">
    <w:abstractNumId w:val="7"/>
  </w:num>
  <w:num w:numId="18" w16cid:durableId="606498267">
    <w:abstractNumId w:val="6"/>
  </w:num>
  <w:num w:numId="19" w16cid:durableId="730735835">
    <w:abstractNumId w:val="22"/>
  </w:num>
  <w:num w:numId="20" w16cid:durableId="628054478">
    <w:abstractNumId w:val="9"/>
  </w:num>
  <w:num w:numId="21" w16cid:durableId="1245533783">
    <w:abstractNumId w:val="23"/>
  </w:num>
  <w:num w:numId="22" w16cid:durableId="2048991950">
    <w:abstractNumId w:val="11"/>
  </w:num>
  <w:num w:numId="23" w16cid:durableId="1299797828">
    <w:abstractNumId w:val="8"/>
  </w:num>
  <w:num w:numId="24" w16cid:durableId="566259563">
    <w:abstractNumId w:val="16"/>
  </w:num>
  <w:num w:numId="25" w16cid:durableId="165132832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이원준 차장(법무팀)">
    <w15:presenceInfo w15:providerId="AD" w15:userId="S::wjlee@koramco.com::7abbaf9e-8e82-4d5a-8a20-5974a280de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trackRevisions/>
  <w:defaultTabStop w:val="80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2D9"/>
    <w:rsid w:val="00404F2D"/>
    <w:rsid w:val="00553F6C"/>
    <w:rsid w:val="007B4163"/>
    <w:rsid w:val="00930A79"/>
    <w:rsid w:val="00BC758E"/>
    <w:rsid w:val="00DE42D9"/>
    <w:rsid w:val="00E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3DDC7"/>
  <w15:docId w15:val="{39268430-AD89-4B97-AA50-B26C10BC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EastAsia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spacing w:after="200" w:line="276" w:lineRule="auto"/>
      <w:jc w:val="both"/>
    </w:pPr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2z0">
    <w:name w:val="WW8Num2z0"/>
    <w:qFormat/>
    <w:rPr>
      <w:rFonts w:ascii="바탕체" w:eastAsia="바탕체" w:hAnsi="바탕체" w:cs="굴림;Gulim"/>
    </w:rPr>
  </w:style>
  <w:style w:type="character" w:customStyle="1" w:styleId="WW8Num2z1">
    <w:name w:val="WW8Num2z1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b w:val="0"/>
    </w:rPr>
  </w:style>
  <w:style w:type="character" w:customStyle="1" w:styleId="WW8Num6z0">
    <w:name w:val="WW8Num6z0"/>
    <w:qFormat/>
  </w:style>
  <w:style w:type="character" w:customStyle="1" w:styleId="WW8Num7z0">
    <w:name w:val="WW8Num7z0"/>
    <w:qFormat/>
    <w:rPr>
      <w:rFonts w:ascii="Wingdings" w:hAnsi="Wingdings" w:cs="Wingdings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</w:style>
  <w:style w:type="character" w:customStyle="1" w:styleId="WW8Num11z0">
    <w:name w:val="WW8Num11z0"/>
    <w:qFormat/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b w:val="0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Wingdings" w:hAnsi="Wingdings" w:cs="Wingdings"/>
    </w:rPr>
  </w:style>
  <w:style w:type="character" w:customStyle="1" w:styleId="Char">
    <w:name w:val="풍선 도움말 텍스트 Char"/>
    <w:qFormat/>
    <w:rPr>
      <w:rFonts w:ascii="맑은 고딕" w:eastAsia="맑은 고딕" w:hAnsi="맑은 고딕" w:cs="Times New Roman"/>
      <w:sz w:val="18"/>
      <w:szCs w:val="18"/>
    </w:rPr>
  </w:style>
  <w:style w:type="character" w:customStyle="1" w:styleId="Char0">
    <w:name w:val="본문 Char"/>
    <w:qFormat/>
    <w:rPr>
      <w:rFonts w:ascii="바탕;Batang" w:eastAsia="바탕;Batang" w:hAnsi="바탕;Batang" w:cs="Times New Roman"/>
      <w:color w:val="000000"/>
      <w:kern w:val="0"/>
      <w:sz w:val="19"/>
      <w:szCs w:val="19"/>
      <w:lang w:val="en-US"/>
    </w:rPr>
  </w:style>
  <w:style w:type="character" w:customStyle="1" w:styleId="Char1">
    <w:name w:val="머리글 Char"/>
    <w:basedOn w:val="a0"/>
    <w:qFormat/>
  </w:style>
  <w:style w:type="character" w:customStyle="1" w:styleId="Char2">
    <w:name w:val="바닥글 Char"/>
    <w:basedOn w:val="a0"/>
    <w:qFormat/>
  </w:style>
  <w:style w:type="character" w:styleId="a3">
    <w:name w:val="Hyperlink"/>
    <w:rPr>
      <w:color w:val="0000FF"/>
      <w:u w:val="single"/>
    </w:rPr>
  </w:style>
  <w:style w:type="character" w:customStyle="1" w:styleId="Char3">
    <w:name w:val="목록 단락 Char"/>
    <w:qFormat/>
    <w:rPr>
      <w:kern w:val="2"/>
      <w:szCs w:val="22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WenQuanYi Zen Hei" w:hAnsi="Liberation Sans" w:cs="FreeSans"/>
      <w:sz w:val="28"/>
      <w:szCs w:val="28"/>
    </w:rPr>
  </w:style>
  <w:style w:type="paragraph" w:styleId="a4">
    <w:name w:val="Body Text"/>
    <w:basedOn w:val="a"/>
    <w:pPr>
      <w:spacing w:after="0" w:line="307" w:lineRule="atLeast"/>
      <w:jc w:val="left"/>
    </w:pPr>
    <w:rPr>
      <w:rFonts w:ascii="바탕;Batang" w:eastAsia="바탕;Batang" w:hAnsi="바탕;Batang"/>
      <w:color w:val="000000"/>
      <w:kern w:val="0"/>
      <w:sz w:val="19"/>
      <w:szCs w:val="19"/>
    </w:rPr>
  </w:style>
  <w:style w:type="paragraph" w:styleId="a5">
    <w:name w:val="List"/>
    <w:basedOn w:val="a4"/>
    <w:rPr>
      <w:rFonts w:cs="Free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7">
    <w:name w:val="Balloon Text"/>
    <w:basedOn w:val="a"/>
    <w:qFormat/>
    <w:pPr>
      <w:spacing w:after="0" w:line="240" w:lineRule="auto"/>
    </w:pPr>
    <w:rPr>
      <w:sz w:val="18"/>
      <w:szCs w:val="18"/>
    </w:rPr>
  </w:style>
  <w:style w:type="paragraph" w:styleId="a8">
    <w:name w:val="List Paragraph"/>
    <w:basedOn w:val="a"/>
    <w:qFormat/>
    <w:pPr>
      <w:ind w:left="800"/>
    </w:p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9">
    <w:name w:val="header"/>
    <w:basedOn w:val="a"/>
    <w:pPr>
      <w:snapToGrid w:val="0"/>
    </w:pPr>
  </w:style>
  <w:style w:type="paragraph" w:styleId="aa">
    <w:name w:val="footer"/>
    <w:basedOn w:val="a"/>
    <w:pPr>
      <w:snapToGrid w:val="0"/>
    </w:pPr>
  </w:style>
  <w:style w:type="paragraph" w:customStyle="1" w:styleId="ab">
    <w:name w:val="바탕글"/>
    <w:basedOn w:val="a"/>
    <w:qFormat/>
    <w:pPr>
      <w:snapToGrid w:val="0"/>
      <w:spacing w:after="0" w:line="360" w:lineRule="auto"/>
      <w:textAlignment w:val="baseline"/>
    </w:pPr>
    <w:rPr>
      <w:rFonts w:ascii="굴림;Gulim" w:eastAsia="굴림;Gulim" w:hAnsi="굴림;Gulim" w:cs="굴림;Gulim"/>
      <w:color w:val="000000"/>
      <w:kern w:val="0"/>
      <w:szCs w:val="20"/>
    </w:r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paragraph" w:customStyle="1" w:styleId="TKNormal">
    <w:name w:val="TK Normal"/>
    <w:qFormat/>
    <w:rsid w:val="006A29C3"/>
    <w:pPr>
      <w:jc w:val="both"/>
    </w:pPr>
    <w:rPr>
      <w:rFonts w:ascii="바탕" w:eastAsia="바탕" w:hAnsi="Times New Roman" w:cs="Times New Roman"/>
      <w:kern w:val="2"/>
      <w:sz w:val="20"/>
      <w:lang w:eastAsia="ko-KR" w:bidi="ar-SA"/>
    </w:rPr>
  </w:style>
  <w:style w:type="paragraph" w:customStyle="1" w:styleId="TKheading1">
    <w:name w:val="TK heading 1"/>
    <w:basedOn w:val="TKNormal"/>
    <w:next w:val="TKNormal"/>
    <w:link w:val="TK1Char"/>
    <w:uiPriority w:val="9"/>
    <w:qFormat/>
    <w:rsid w:val="006A29C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customStyle="1" w:styleId="TKheading2">
    <w:name w:val="TK heading 2"/>
    <w:basedOn w:val="TKNormal"/>
    <w:next w:val="TKNormal"/>
    <w:link w:val="TK2Char"/>
    <w:semiHidden/>
    <w:unhideWhenUsed/>
    <w:qFormat/>
    <w:rsid w:val="006A2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TKheading3">
    <w:name w:val="TK heading 3"/>
    <w:basedOn w:val="TKNormal"/>
    <w:next w:val="TKNormal"/>
    <w:link w:val="TK3Char"/>
    <w:uiPriority w:val="9"/>
    <w:semiHidden/>
    <w:unhideWhenUsed/>
    <w:qFormat/>
    <w:rsid w:val="006A2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customStyle="1" w:styleId="TKheading4">
    <w:name w:val="TK heading 4"/>
    <w:basedOn w:val="TKNormal"/>
    <w:next w:val="TKNormal"/>
    <w:link w:val="TK4Char"/>
    <w:uiPriority w:val="9"/>
    <w:semiHidden/>
    <w:unhideWhenUsed/>
    <w:qFormat/>
    <w:rsid w:val="006A29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5">
    <w:name w:val="TK heading 5"/>
    <w:basedOn w:val="TKNormal"/>
    <w:next w:val="TKNormal"/>
    <w:link w:val="TK5Char"/>
    <w:uiPriority w:val="9"/>
    <w:semiHidden/>
    <w:unhideWhenUsed/>
    <w:qFormat/>
    <w:rsid w:val="006A29C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6">
    <w:name w:val="TK heading 6"/>
    <w:basedOn w:val="TKNormal"/>
    <w:next w:val="TKNormal"/>
    <w:link w:val="TK6Char"/>
    <w:uiPriority w:val="9"/>
    <w:semiHidden/>
    <w:unhideWhenUsed/>
    <w:qFormat/>
    <w:rsid w:val="006A29C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7">
    <w:name w:val="TK heading 7"/>
    <w:basedOn w:val="TKNormal"/>
    <w:next w:val="TKNormal"/>
    <w:link w:val="TK7Char"/>
    <w:uiPriority w:val="9"/>
    <w:semiHidden/>
    <w:unhideWhenUsed/>
    <w:qFormat/>
    <w:rsid w:val="006A29C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8">
    <w:name w:val="TK heading 8"/>
    <w:basedOn w:val="TKNormal"/>
    <w:next w:val="TKNormal"/>
    <w:link w:val="TK8Char"/>
    <w:uiPriority w:val="9"/>
    <w:semiHidden/>
    <w:unhideWhenUsed/>
    <w:qFormat/>
    <w:rsid w:val="006A29C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customStyle="1" w:styleId="TKheading9">
    <w:name w:val="TK heading 9"/>
    <w:basedOn w:val="TKNormal"/>
    <w:next w:val="TKNormal"/>
    <w:link w:val="TK9Char"/>
    <w:uiPriority w:val="9"/>
    <w:semiHidden/>
    <w:unhideWhenUsed/>
    <w:qFormat/>
    <w:rsid w:val="006A29C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customStyle="1" w:styleId="TKDefaultParagraphFont">
    <w:name w:val="TK Default Paragraph Font"/>
    <w:uiPriority w:val="1"/>
    <w:semiHidden/>
    <w:unhideWhenUsed/>
  </w:style>
  <w:style w:type="table" w:customStyle="1" w:styleId="TKNormalTable">
    <w:name w:val="TK 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TKNoList">
    <w:name w:val="TK No List"/>
    <w:uiPriority w:val="99"/>
    <w:semiHidden/>
    <w:unhideWhenUsed/>
  </w:style>
  <w:style w:type="character" w:customStyle="1" w:styleId="TK1Char">
    <w:name w:val="TK 제목 1 Char"/>
    <w:basedOn w:val="TKDefaultParagraphFont"/>
    <w:link w:val="TKheading1"/>
    <w:uiPriority w:val="9"/>
    <w:rsid w:val="006A29C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TK2Char">
    <w:name w:val="TK 제목 2 Char"/>
    <w:basedOn w:val="TKDefaultParagraphFont"/>
    <w:link w:val="TKheading2"/>
    <w:semiHidden/>
    <w:rsid w:val="006A29C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TK3Char">
    <w:name w:val="TK 제목 3 Char"/>
    <w:basedOn w:val="TKDefaultParagraphFont"/>
    <w:link w:val="TKheading3"/>
    <w:uiPriority w:val="9"/>
    <w:semiHidden/>
    <w:rsid w:val="006A29C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TK4Char">
    <w:name w:val="TK 제목 4 Char"/>
    <w:basedOn w:val="TKDefaultParagraphFont"/>
    <w:link w:val="TKheading4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5Char">
    <w:name w:val="TK 제목 5 Char"/>
    <w:basedOn w:val="TKDefaultParagraphFont"/>
    <w:link w:val="TKheading5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6Char">
    <w:name w:val="TK 제목 6 Char"/>
    <w:basedOn w:val="TKDefaultParagraphFont"/>
    <w:link w:val="TKheading6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7Char">
    <w:name w:val="TK 제목 7 Char"/>
    <w:basedOn w:val="TKDefaultParagraphFont"/>
    <w:link w:val="TKheading7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8Char">
    <w:name w:val="TK 제목 8 Char"/>
    <w:basedOn w:val="TKDefaultParagraphFont"/>
    <w:link w:val="TKheading8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character" w:customStyle="1" w:styleId="TK9Char">
    <w:name w:val="TK 제목 9 Char"/>
    <w:basedOn w:val="TKDefaultParagraphFont"/>
    <w:link w:val="TKheading9"/>
    <w:uiPriority w:val="9"/>
    <w:semiHidden/>
    <w:rsid w:val="006A29C3"/>
    <w:rPr>
      <w:rFonts w:asciiTheme="majorHAnsi" w:eastAsiaTheme="majorEastAsia" w:hAnsiTheme="majorHAnsi" w:cstheme="majorBidi"/>
      <w:color w:val="000000" w:themeColor="text1"/>
    </w:rPr>
  </w:style>
  <w:style w:type="paragraph" w:customStyle="1" w:styleId="TKTitle">
    <w:name w:val="TK Title"/>
    <w:basedOn w:val="TKNormal"/>
    <w:next w:val="TKNormal"/>
    <w:link w:val="TKChar"/>
    <w:uiPriority w:val="10"/>
    <w:qFormat/>
    <w:rsid w:val="006A29C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KChar">
    <w:name w:val="TK 제목 Char"/>
    <w:basedOn w:val="TKDefaultParagraphFont"/>
    <w:link w:val="TKTitle"/>
    <w:uiPriority w:val="10"/>
    <w:rsid w:val="006A2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TKSubtitle">
    <w:name w:val="TK Subtitle"/>
    <w:basedOn w:val="TKNormal"/>
    <w:next w:val="TKNormal"/>
    <w:link w:val="TKChar0"/>
    <w:qFormat/>
    <w:rsid w:val="006A2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TKChar0">
    <w:name w:val="TK 부제 Char"/>
    <w:basedOn w:val="TKDefaultParagraphFont"/>
    <w:link w:val="TKSubtitle"/>
    <w:rsid w:val="006A2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TKQuote">
    <w:name w:val="TK Quote"/>
    <w:basedOn w:val="TKNormal"/>
    <w:next w:val="TKNormal"/>
    <w:link w:val="TKChar1"/>
    <w:uiPriority w:val="29"/>
    <w:qFormat/>
    <w:rsid w:val="006A2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KChar1">
    <w:name w:val="TK 인용 Char"/>
    <w:basedOn w:val="TKDefaultParagraphFont"/>
    <w:link w:val="TKQuote"/>
    <w:uiPriority w:val="29"/>
    <w:rsid w:val="006A29C3"/>
    <w:rPr>
      <w:i/>
      <w:iCs/>
      <w:color w:val="404040" w:themeColor="text1" w:themeTint="BF"/>
    </w:rPr>
  </w:style>
  <w:style w:type="paragraph" w:customStyle="1" w:styleId="TKListParagraph">
    <w:name w:val="TK List Paragraph"/>
    <w:basedOn w:val="TKNormal"/>
    <w:link w:val="TKChar2"/>
    <w:uiPriority w:val="34"/>
    <w:qFormat/>
    <w:rsid w:val="006A29C3"/>
    <w:pPr>
      <w:ind w:left="720"/>
      <w:contextualSpacing/>
    </w:pPr>
  </w:style>
  <w:style w:type="character" w:customStyle="1" w:styleId="TKIntenseEmphasis">
    <w:name w:val="TK Intense Emphasis"/>
    <w:basedOn w:val="TKDefaultParagraphFont"/>
    <w:uiPriority w:val="21"/>
    <w:qFormat/>
    <w:rsid w:val="006A29C3"/>
    <w:rPr>
      <w:i/>
      <w:iCs/>
      <w:color w:val="117A02" w:themeColor="accent1" w:themeShade="BF"/>
    </w:rPr>
  </w:style>
  <w:style w:type="paragraph" w:customStyle="1" w:styleId="TKIntenseQuote">
    <w:name w:val="TK Intense Quote"/>
    <w:basedOn w:val="TKNormal"/>
    <w:next w:val="TKNormal"/>
    <w:link w:val="TKChar3"/>
    <w:uiPriority w:val="30"/>
    <w:qFormat/>
    <w:rsid w:val="006A29C3"/>
    <w:pPr>
      <w:pBdr>
        <w:top w:val="single" w:sz="4" w:space="10" w:color="117A02" w:themeColor="accent1" w:themeShade="BF"/>
        <w:bottom w:val="single" w:sz="4" w:space="10" w:color="117A02" w:themeColor="accent1" w:themeShade="BF"/>
      </w:pBdr>
      <w:spacing w:before="360" w:after="360"/>
      <w:ind w:left="864" w:right="864"/>
      <w:jc w:val="center"/>
    </w:pPr>
    <w:rPr>
      <w:i/>
      <w:iCs/>
      <w:color w:val="117A02" w:themeColor="accent1" w:themeShade="BF"/>
    </w:rPr>
  </w:style>
  <w:style w:type="character" w:customStyle="1" w:styleId="TKChar3">
    <w:name w:val="TK 강한 인용 Char"/>
    <w:basedOn w:val="TKDefaultParagraphFont"/>
    <w:link w:val="TKIntenseQuote"/>
    <w:uiPriority w:val="30"/>
    <w:rsid w:val="006A29C3"/>
    <w:rPr>
      <w:i/>
      <w:iCs/>
      <w:color w:val="117A02" w:themeColor="accent1" w:themeShade="BF"/>
    </w:rPr>
  </w:style>
  <w:style w:type="character" w:customStyle="1" w:styleId="TKIntenseReference">
    <w:name w:val="TK Intense Reference"/>
    <w:basedOn w:val="TKDefaultParagraphFont"/>
    <w:uiPriority w:val="32"/>
    <w:qFormat/>
    <w:rsid w:val="006A29C3"/>
    <w:rPr>
      <w:b/>
      <w:bCs/>
      <w:smallCaps/>
      <w:color w:val="117A02" w:themeColor="accent1" w:themeShade="BF"/>
      <w:spacing w:val="5"/>
    </w:rPr>
  </w:style>
  <w:style w:type="paragraph" w:customStyle="1" w:styleId="TKBalloonText">
    <w:name w:val="TK Balloon Text"/>
    <w:basedOn w:val="TKNormal"/>
    <w:link w:val="TKChar4"/>
    <w:semiHidden/>
    <w:rsid w:val="006A29C3"/>
    <w:rPr>
      <w:rFonts w:ascii="Arial" w:eastAsia="돋움" w:hAnsi="Arial"/>
      <w:sz w:val="18"/>
      <w:szCs w:val="18"/>
    </w:rPr>
  </w:style>
  <w:style w:type="character" w:customStyle="1" w:styleId="TKChar4">
    <w:name w:val="TK 풍선 도움말 텍스트 Char"/>
    <w:basedOn w:val="TKDefaultParagraphFont"/>
    <w:link w:val="TKBalloonText"/>
    <w:semiHidden/>
    <w:rsid w:val="006A29C3"/>
    <w:rPr>
      <w:rFonts w:ascii="Arial" w:eastAsia="돋움" w:hAnsi="Arial" w:cs="Times New Roman"/>
      <w:sz w:val="18"/>
      <w:szCs w:val="18"/>
      <w14:ligatures w14:val="none"/>
    </w:rPr>
  </w:style>
  <w:style w:type="paragraph" w:customStyle="1" w:styleId="TKheader">
    <w:name w:val="TK header"/>
    <w:basedOn w:val="TKNormal"/>
    <w:link w:val="TKChar5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TKChar5">
    <w:name w:val="TK 머리글 Char"/>
    <w:basedOn w:val="TKDefaultParagraphFont"/>
    <w:link w:val="TKheader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footer">
    <w:name w:val="TK footer"/>
    <w:basedOn w:val="TKNormal"/>
    <w:link w:val="TKChar6"/>
    <w:uiPriority w:val="99"/>
    <w:rsid w:val="006A29C3"/>
    <w:pPr>
      <w:tabs>
        <w:tab w:val="center" w:pos="4252"/>
        <w:tab w:val="right" w:pos="8504"/>
      </w:tabs>
      <w:snapToGrid w:val="0"/>
    </w:pPr>
  </w:style>
  <w:style w:type="character" w:customStyle="1" w:styleId="TKChar6">
    <w:name w:val="TK 바닥글 Char"/>
    <w:basedOn w:val="TKDefaultParagraphFont"/>
    <w:link w:val="TKfooter"/>
    <w:uiPriority w:val="99"/>
    <w:rsid w:val="006A29C3"/>
    <w:rPr>
      <w:rFonts w:ascii="바탕" w:eastAsia="바탕" w:hAnsi="Times New Roman" w:cs="Times New Roman"/>
      <w:sz w:val="20"/>
      <w14:ligatures w14:val="none"/>
    </w:rPr>
  </w:style>
  <w:style w:type="character" w:customStyle="1" w:styleId="TKpagenumber">
    <w:name w:val="TK page number"/>
    <w:basedOn w:val="TKDefaultParagraphFont"/>
    <w:rsid w:val="006A29C3"/>
  </w:style>
  <w:style w:type="paragraph" w:customStyle="1" w:styleId="TK">
    <w:name w:val="TK 바탕글"/>
    <w:basedOn w:val="TKNormal"/>
    <w:rsid w:val="006A29C3"/>
    <w:pPr>
      <w:snapToGrid w:val="0"/>
      <w:spacing w:line="360" w:lineRule="auto"/>
    </w:pPr>
    <w:rPr>
      <w:rFonts w:ascii="한양신명조" w:eastAsia="한양신명조" w:hAnsi="한양신명조"/>
      <w:color w:val="000000"/>
      <w:kern w:val="0"/>
      <w:szCs w:val="20"/>
    </w:rPr>
  </w:style>
  <w:style w:type="character" w:customStyle="1" w:styleId="TKannotationreference">
    <w:name w:val="TK annotation reference"/>
    <w:rsid w:val="006A29C3"/>
    <w:rPr>
      <w:sz w:val="18"/>
      <w:szCs w:val="18"/>
    </w:rPr>
  </w:style>
  <w:style w:type="paragraph" w:customStyle="1" w:styleId="TKannotationtext">
    <w:name w:val="TK annotation text"/>
    <w:basedOn w:val="TKNormal"/>
    <w:link w:val="TKChar7"/>
    <w:rsid w:val="006A29C3"/>
    <w:pPr>
      <w:jc w:val="left"/>
    </w:pPr>
  </w:style>
  <w:style w:type="character" w:customStyle="1" w:styleId="TKChar7">
    <w:name w:val="TK 메모 텍스트 Char"/>
    <w:basedOn w:val="TKDefaultParagraphFont"/>
    <w:link w:val="TKannotationtext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annotationsubject">
    <w:name w:val="TK annotation subject"/>
    <w:basedOn w:val="TKannotationtext"/>
    <w:next w:val="TKannotationtext"/>
    <w:link w:val="TKChar8"/>
    <w:rsid w:val="006A29C3"/>
    <w:rPr>
      <w:b/>
      <w:bCs/>
    </w:rPr>
  </w:style>
  <w:style w:type="character" w:customStyle="1" w:styleId="TKChar8">
    <w:name w:val="TK 메모 주제 Char"/>
    <w:basedOn w:val="TKChar7"/>
    <w:link w:val="TKannotationsubject"/>
    <w:rsid w:val="006A29C3"/>
    <w:rPr>
      <w:rFonts w:ascii="바탕" w:eastAsia="바탕" w:hAnsi="Times New Roman" w:cs="Times New Roman"/>
      <w:b/>
      <w:bCs/>
      <w:sz w:val="20"/>
      <w14:ligatures w14:val="none"/>
    </w:rPr>
  </w:style>
  <w:style w:type="paragraph" w:customStyle="1" w:styleId="TKMS">
    <w:name w:val="TK MS바탕글"/>
    <w:basedOn w:val="TKNormal"/>
    <w:rsid w:val="006A29C3"/>
    <w:pPr>
      <w:shd w:val="clear" w:color="auto" w:fill="FFFFFF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TKHyperlink">
    <w:name w:val="TK Hyperlink"/>
    <w:rsid w:val="006A29C3"/>
    <w:rPr>
      <w:color w:val="0000FF"/>
      <w:u w:val="single"/>
    </w:rPr>
  </w:style>
  <w:style w:type="table" w:customStyle="1" w:styleId="TKTableGrid">
    <w:name w:val="TK Table Grid"/>
    <w:basedOn w:val="TKNormalTable"/>
    <w:uiPriority w:val="59"/>
    <w:rsid w:val="006A29C3"/>
    <w:rPr>
      <w:rFonts w:ascii="Times New Roman" w:eastAsia="바탕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KPlainText">
    <w:name w:val="TK Plain Text"/>
    <w:basedOn w:val="TKNormal"/>
    <w:link w:val="TKChar9"/>
    <w:rsid w:val="006A29C3"/>
    <w:pPr>
      <w:widowControl w:val="0"/>
      <w:wordWrap w:val="0"/>
      <w:autoSpaceDE w:val="0"/>
      <w:autoSpaceDN w:val="0"/>
      <w:adjustRightInd w:val="0"/>
      <w:spacing w:line="360" w:lineRule="atLeast"/>
      <w:textAlignment w:val="baseline"/>
    </w:pPr>
    <w:rPr>
      <w:rFonts w:hAnsi="Courier New"/>
      <w:szCs w:val="20"/>
      <w:lang w:val="x-none" w:eastAsia="x-none"/>
    </w:rPr>
  </w:style>
  <w:style w:type="character" w:customStyle="1" w:styleId="TKChar9">
    <w:name w:val="TK 글자만 Char"/>
    <w:basedOn w:val="TKDefaultParagraphFont"/>
    <w:link w:val="TKPlainText"/>
    <w:rsid w:val="006A29C3"/>
    <w:rPr>
      <w:rFonts w:ascii="바탕" w:eastAsia="바탕" w:hAnsi="Courier New" w:cs="Times New Roman"/>
      <w:sz w:val="20"/>
      <w:szCs w:val="20"/>
      <w:lang w:val="x-none" w:eastAsia="x-none"/>
      <w14:ligatures w14:val="none"/>
    </w:rPr>
  </w:style>
  <w:style w:type="paragraph" w:customStyle="1" w:styleId="TK3CBD5A742C28424DA5172AD252E32316">
    <w:name w:val="TK 3CBD5A742C28424DA5172AD252E32316"/>
    <w:rsid w:val="006A29C3"/>
    <w:pPr>
      <w:spacing w:after="200" w:line="276" w:lineRule="auto"/>
    </w:pPr>
    <w:rPr>
      <w:rFonts w:ascii="맑은 고딕" w:eastAsia="맑은 고딕" w:hAnsi="맑은 고딕" w:cs="Times New Roman"/>
      <w:szCs w:val="22"/>
    </w:rPr>
  </w:style>
  <w:style w:type="paragraph" w:customStyle="1" w:styleId="TK10">
    <w:name w:val="TK 본문(중고딕10)"/>
    <w:basedOn w:val="TKNormal"/>
    <w:rsid w:val="006A29C3"/>
    <w:pPr>
      <w:widowControl w:val="0"/>
      <w:wordWrap w:val="0"/>
      <w:autoSpaceDE w:val="0"/>
      <w:autoSpaceDN w:val="0"/>
      <w:snapToGrid w:val="0"/>
      <w:spacing w:line="360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TKDate">
    <w:name w:val="TK Date"/>
    <w:basedOn w:val="TKNormal"/>
    <w:next w:val="TKNormal"/>
    <w:link w:val="TKChara"/>
    <w:rsid w:val="006A29C3"/>
  </w:style>
  <w:style w:type="character" w:customStyle="1" w:styleId="TKChara">
    <w:name w:val="TK 날짜 Char"/>
    <w:basedOn w:val="TKDefaultParagraphFont"/>
    <w:link w:val="TKDate"/>
    <w:rsid w:val="006A29C3"/>
    <w:rPr>
      <w:rFonts w:ascii="바탕" w:eastAsia="바탕" w:hAnsi="Times New Roman" w:cs="Times New Roman"/>
      <w:sz w:val="20"/>
      <w14:ligatures w14:val="none"/>
    </w:rPr>
  </w:style>
  <w:style w:type="paragraph" w:customStyle="1" w:styleId="TKRevision">
    <w:name w:val="TK Revision"/>
    <w:hidden/>
    <w:uiPriority w:val="99"/>
    <w:semiHidden/>
    <w:rsid w:val="006A29C3"/>
    <w:rPr>
      <w:rFonts w:ascii="바탕" w:eastAsia="바탕" w:hAnsi="Times New Roman" w:cs="Times New Roman"/>
      <w:sz w:val="20"/>
    </w:rPr>
  </w:style>
  <w:style w:type="paragraph" w:customStyle="1" w:styleId="TKfootnotetext">
    <w:name w:val="TK footnote text"/>
    <w:aliases w:val="fn,footnote text,Footnote ak,ABC 각주"/>
    <w:basedOn w:val="TKNormal"/>
    <w:link w:val="TKCharb"/>
    <w:rsid w:val="006A29C3"/>
    <w:pPr>
      <w:widowControl w:val="0"/>
      <w:wordWrap w:val="0"/>
      <w:autoSpaceDE w:val="0"/>
      <w:autoSpaceDN w:val="0"/>
      <w:snapToGrid w:val="0"/>
      <w:jc w:val="left"/>
    </w:pPr>
    <w:rPr>
      <w:rFonts w:ascii="Times New Roman"/>
      <w:sz w:val="22"/>
      <w:szCs w:val="22"/>
    </w:rPr>
  </w:style>
  <w:style w:type="character" w:customStyle="1" w:styleId="TKCharb">
    <w:name w:val="TK 각주 텍스트 Char"/>
    <w:aliases w:val="fn Char,footnote text Char,Footnote ak Char,ABC 각주 Char"/>
    <w:basedOn w:val="TKDefaultParagraphFont"/>
    <w:link w:val="TKfootnotetext"/>
    <w:rsid w:val="006A29C3"/>
    <w:rPr>
      <w:rFonts w:ascii="Times New Roman" w:eastAsia="바탕" w:hAnsi="Times New Roman" w:cs="Times New Roman"/>
      <w:szCs w:val="22"/>
      <w14:ligatures w14:val="none"/>
    </w:rPr>
  </w:style>
  <w:style w:type="character" w:customStyle="1" w:styleId="TKfootnotereference">
    <w:name w:val="TK footnote reference"/>
    <w:aliases w:val="Ref,de nota al pie"/>
    <w:rsid w:val="006A29C3"/>
    <w:rPr>
      <w:vertAlign w:val="superscript"/>
    </w:rPr>
  </w:style>
  <w:style w:type="character" w:customStyle="1" w:styleId="TKChar2">
    <w:name w:val="TK 목록 단락 Char"/>
    <w:link w:val="TKListParagraph"/>
    <w:uiPriority w:val="34"/>
    <w:rsid w:val="006A29C3"/>
  </w:style>
  <w:style w:type="paragraph" w:customStyle="1" w:styleId="TKNormalWeb">
    <w:name w:val="TK Normal (Web)"/>
    <w:basedOn w:val="TKNormal"/>
    <w:uiPriority w:val="99"/>
    <w:unhideWhenUsed/>
    <w:rsid w:val="006A29C3"/>
    <w:pPr>
      <w:jc w:val="left"/>
    </w:pPr>
    <w:rPr>
      <w:rFonts w:ascii="굴림" w:eastAsia="굴림" w:hAnsi="굴림" w:cs="굴림"/>
      <w:kern w:val="0"/>
      <w:sz w:val="24"/>
    </w:rPr>
  </w:style>
  <w:style w:type="paragraph" w:customStyle="1" w:styleId="TK333">
    <w:name w:val="TK 333"/>
    <w:basedOn w:val="TKheading2"/>
    <w:link w:val="TK333Char"/>
    <w:qFormat/>
    <w:rsid w:val="006A29C3"/>
    <w:pPr>
      <w:keepLines w:val="0"/>
      <w:spacing w:before="0" w:after="0" w:line="295" w:lineRule="auto"/>
    </w:pPr>
    <w:rPr>
      <w:rFonts w:ascii="Times New Roman" w:eastAsia="바탕체" w:hAnsi="Times New Roman" w:cs="Times New Roman"/>
      <w:b/>
      <w:color w:val="000000"/>
      <w:spacing w:val="6"/>
      <w:kern w:val="0"/>
      <w:sz w:val="22"/>
      <w:szCs w:val="20"/>
    </w:rPr>
  </w:style>
  <w:style w:type="character" w:customStyle="1" w:styleId="TK333Char">
    <w:name w:val="TK 333 Char"/>
    <w:link w:val="TK333"/>
    <w:rsid w:val="006A29C3"/>
    <w:rPr>
      <w:rFonts w:ascii="Times New Roman" w:eastAsia="바탕체" w:hAnsi="Times New Roman" w:cs="Times New Roman"/>
      <w:b/>
      <w:color w:val="000000"/>
      <w:spacing w:val="6"/>
      <w:kern w:val="0"/>
      <w:szCs w:val="20"/>
      <w14:ligatures w14:val="none"/>
    </w:rPr>
  </w:style>
  <w:style w:type="paragraph" w:styleId="ac">
    <w:name w:val="Revision"/>
    <w:hidden/>
    <w:uiPriority w:val="99"/>
    <w:semiHidden/>
    <w:rsid w:val="007B4163"/>
    <w:pPr>
      <w:suppressAutoHyphens w:val="0"/>
    </w:pPr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character" w:styleId="ad">
    <w:name w:val="annotation reference"/>
    <w:basedOn w:val="a0"/>
    <w:uiPriority w:val="99"/>
    <w:semiHidden/>
    <w:unhideWhenUsed/>
    <w:rsid w:val="007B4163"/>
    <w:rPr>
      <w:sz w:val="18"/>
      <w:szCs w:val="18"/>
    </w:rPr>
  </w:style>
  <w:style w:type="paragraph" w:styleId="ae">
    <w:name w:val="annotation text"/>
    <w:basedOn w:val="a"/>
    <w:link w:val="Char4"/>
    <w:uiPriority w:val="99"/>
    <w:unhideWhenUsed/>
    <w:rsid w:val="007B4163"/>
    <w:pPr>
      <w:jc w:val="left"/>
    </w:pPr>
  </w:style>
  <w:style w:type="character" w:customStyle="1" w:styleId="Char4">
    <w:name w:val="메모 텍스트 Char"/>
    <w:basedOn w:val="a0"/>
    <w:link w:val="ae"/>
    <w:uiPriority w:val="99"/>
    <w:rsid w:val="007B4163"/>
    <w:rPr>
      <w:rFonts w:ascii="맑은 고딕" w:eastAsia="맑은 고딕" w:hAnsi="맑은 고딕" w:cs="Times New Roman"/>
      <w:kern w:val="2"/>
      <w:sz w:val="20"/>
      <w:szCs w:val="22"/>
      <w:lang w:eastAsia="ko-KR" w:bidi="ar-SA"/>
    </w:rPr>
  </w:style>
  <w:style w:type="paragraph" w:styleId="af">
    <w:name w:val="annotation subject"/>
    <w:basedOn w:val="ae"/>
    <w:next w:val="ae"/>
    <w:link w:val="Char5"/>
    <w:uiPriority w:val="99"/>
    <w:semiHidden/>
    <w:unhideWhenUsed/>
    <w:rsid w:val="007B4163"/>
    <w:rPr>
      <w:b/>
      <w:bCs/>
    </w:rPr>
  </w:style>
  <w:style w:type="character" w:customStyle="1" w:styleId="Char5">
    <w:name w:val="메모 주제 Char"/>
    <w:basedOn w:val="Char4"/>
    <w:link w:val="af"/>
    <w:uiPriority w:val="99"/>
    <w:semiHidden/>
    <w:rsid w:val="007B4163"/>
    <w:rPr>
      <w:rFonts w:ascii="맑은 고딕" w:eastAsia="맑은 고딕" w:hAnsi="맑은 고딕" w:cs="Times New Roman"/>
      <w:b/>
      <w:bCs/>
      <w:kern w:val="2"/>
      <w:sz w:val="20"/>
      <w:szCs w:val="22"/>
      <w:lang w:eastAsia="ko-K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microsoft.com/office/2011/relationships/commentsExtended" Target="commentsExtended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omments" Target="comments.xml"/><Relationship Id="rId17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돋움"/>
        <a:cs typeface="DejaVu Sans"/>
      </a:majorFont>
      <a:minorFont>
        <a:latin typeface="Arial"/>
        <a:ea typeface="바탕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6802</Words>
  <Characters>22586</Characters>
  <Application>Microsoft Office Word</Application>
  <DocSecurity>0</DocSecurity>
  <Lines>1328</Lines>
  <Paragraphs>576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 원준</dc:creator>
  <cp:lastModifiedBy>코람코 상장리츠팀</cp:lastModifiedBy>
  <cp:revision>2</cp:revision>
  <dcterms:created xsi:type="dcterms:W3CDTF">2026-10-08T07:41:00Z</dcterms:created>
  <dcterms:modified xsi:type="dcterms:W3CDTF">2026-10-08T07:41:00Z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2021-06-17T19:31:00Z</dcterms:created>
  <dc:creator>woori</dc:creator>
  <dc:description/>
  <cp:keywords/>
  <dc:language>en-US</dc:language>
  <cp:lastModifiedBy>김소희 (신탁부)</cp:lastModifiedBy>
  <cp:lastPrinted>2017-11-15T15:24:00Z</cp:lastPrinted>
  <dcterms:modified xsi:type="dcterms:W3CDTF">2026-10-07T02:05:00Z</dcterms:modified>
  <cp:revision>19</cp:revision>
  <dc:subject/>
  <dc:title/>
</cp:coreProperties>
</file>