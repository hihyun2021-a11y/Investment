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B324" w14:textId="4182BD67" w:rsidR="007E0F4B" w:rsidRPr="00AD167D" w:rsidRDefault="007E0F4B" w:rsidP="004A39E3">
      <w:pPr>
        <w:spacing w:line="276" w:lineRule="auto"/>
        <w:jc w:val="center"/>
        <w:rPr>
          <w:sz w:val="28"/>
          <w:szCs w:val="32"/>
        </w:rPr>
      </w:pPr>
      <w:r w:rsidRPr="00AD167D">
        <w:rPr>
          <w:rFonts w:hint="eastAsia"/>
          <w:sz w:val="28"/>
          <w:szCs w:val="32"/>
        </w:rPr>
        <w:t>주주서한</w:t>
      </w:r>
    </w:p>
    <w:p w14:paraId="7E5FFB00" w14:textId="77777777" w:rsidR="007E0F4B" w:rsidRPr="00AD167D" w:rsidRDefault="007E0F4B" w:rsidP="004A39E3">
      <w:pPr>
        <w:spacing w:line="276" w:lineRule="auto"/>
      </w:pPr>
    </w:p>
    <w:p w14:paraId="095D23FF" w14:textId="72E5EA4A" w:rsidR="006F3EB2" w:rsidRDefault="006F3EB2" w:rsidP="004A39E3">
      <w:pPr>
        <w:spacing w:after="0" w:line="276" w:lineRule="auto"/>
        <w:rPr>
          <w:ins w:id="0" w:author="문민식 부장(상장리츠팀)" w:date="2026-10-28T13:05:00Z" w16du:dateUtc="2026-10-28T04:05:00Z"/>
        </w:rPr>
      </w:pPr>
      <w:proofErr w:type="spellStart"/>
      <w:ins w:id="1" w:author="문민식 부장(상장리츠팀)" w:date="2026-10-28T13:05:00Z" w16du:dateUtc="2026-10-28T04:05:00Z">
        <w:r>
          <w:rPr>
            <w:rFonts w:hint="eastAsia"/>
          </w:rPr>
          <w:t>코람코라이프인프라리츠</w:t>
        </w:r>
        <w:proofErr w:type="spellEnd"/>
        <w:r>
          <w:rPr>
            <w:rFonts w:hint="eastAsia"/>
          </w:rPr>
          <w:t xml:space="preserve"> </w:t>
        </w:r>
        <w:proofErr w:type="spellStart"/>
        <w:r>
          <w:rPr>
            <w:rFonts w:hint="eastAsia"/>
          </w:rPr>
          <w:t>주주님들</w:t>
        </w:r>
        <w:proofErr w:type="spellEnd"/>
        <w:r>
          <w:rPr>
            <w:rFonts w:hint="eastAsia"/>
          </w:rPr>
          <w:t xml:space="preserve"> </w:t>
        </w:r>
        <w:proofErr w:type="gramStart"/>
        <w:r>
          <w:rPr>
            <w:rFonts w:hint="eastAsia"/>
          </w:rPr>
          <w:t>안녕하십니까.</w:t>
        </w:r>
        <w:proofErr w:type="gramEnd"/>
      </w:ins>
    </w:p>
    <w:p w14:paraId="67FFC555" w14:textId="423BC0B8" w:rsidR="00C9688B" w:rsidRPr="00AD167D" w:rsidRDefault="00C9688B" w:rsidP="004A39E3">
      <w:pPr>
        <w:spacing w:after="0" w:line="276" w:lineRule="auto"/>
      </w:pPr>
      <w:del w:id="2" w:author="문민식 부장(상장리츠팀)" w:date="2026-10-28T13:04:00Z" w16du:dateUtc="2026-10-28T04:04:00Z">
        <w:r w:rsidRPr="00AD167D" w:rsidDel="006F3EB2">
          <w:rPr>
            <w:rFonts w:hint="eastAsia"/>
          </w:rPr>
          <w:delText>존경하는 주주 여러분,</w:delText>
        </w:r>
      </w:del>
    </w:p>
    <w:p w14:paraId="5A423D99" w14:textId="77777777" w:rsidR="00C9688B" w:rsidRPr="00AD167D" w:rsidRDefault="00C9688B" w:rsidP="004A39E3">
      <w:pPr>
        <w:spacing w:after="0" w:line="276" w:lineRule="auto"/>
      </w:pPr>
      <w:r w:rsidRPr="00AD167D">
        <w:rPr>
          <w:rFonts w:hint="eastAsia"/>
        </w:rPr>
        <w:t xml:space="preserve">항상 </w:t>
      </w:r>
      <w:proofErr w:type="spellStart"/>
      <w:r w:rsidRPr="00AD167D">
        <w:rPr>
          <w:rFonts w:hint="eastAsia"/>
        </w:rPr>
        <w:t>코람코라이프인프라리츠에</w:t>
      </w:r>
      <w:proofErr w:type="spellEnd"/>
      <w:r w:rsidRPr="00AD167D">
        <w:rPr>
          <w:rFonts w:hint="eastAsia"/>
        </w:rPr>
        <w:t xml:space="preserve"> 보내주시는 신뢰와 성원에 깊이 감사드립니다.</w:t>
      </w:r>
    </w:p>
    <w:p w14:paraId="3A41E9C1" w14:textId="7D52CC04" w:rsidR="00C9688B" w:rsidRPr="00AD167D" w:rsidRDefault="00C9688B" w:rsidP="004A39E3">
      <w:pPr>
        <w:spacing w:after="0" w:line="276" w:lineRule="auto"/>
      </w:pPr>
      <w:r w:rsidRPr="00AD167D">
        <w:rPr>
          <w:rFonts w:hint="eastAsia"/>
        </w:rPr>
        <w:t>최근 당사의 주가 하락으로 주주 여러분께서 느끼실 우려</w:t>
      </w:r>
      <w:del w:id="3" w:author="문민식 부장(상장리츠팀)" w:date="2026-10-28T11:44:00Z" w16du:dateUtc="2026-10-28T02:44:00Z">
        <w:r w:rsidRPr="00AD167D" w:rsidDel="00966921">
          <w:rPr>
            <w:rFonts w:hint="eastAsia"/>
          </w:rPr>
          <w:delText>와 실망을</w:delText>
        </w:r>
      </w:del>
      <w:ins w:id="4" w:author="문민식 부장(상장리츠팀)" w:date="2026-10-28T11:44:00Z" w16du:dateUtc="2026-10-28T02:44:00Z">
        <w:r w:rsidR="00966921">
          <w:rPr>
            <w:rFonts w:hint="eastAsia"/>
          </w:rPr>
          <w:t>를</w:t>
        </w:r>
      </w:ins>
      <w:r w:rsidRPr="00AD167D">
        <w:rPr>
          <w:rFonts w:hint="eastAsia"/>
        </w:rPr>
        <w:t xml:space="preserve"> 무겁게 받아들이고 있습니다. </w:t>
      </w:r>
    </w:p>
    <w:p w14:paraId="6B994259" w14:textId="75E0CF75" w:rsidR="00C9688B" w:rsidRPr="00AD167D" w:rsidRDefault="00C9688B" w:rsidP="004A39E3">
      <w:pPr>
        <w:spacing w:after="0" w:line="276" w:lineRule="auto"/>
      </w:pPr>
      <w:r w:rsidRPr="00AD167D">
        <w:rPr>
          <w:rFonts w:hint="eastAsia"/>
        </w:rPr>
        <w:t xml:space="preserve">당사의 </w:t>
      </w:r>
      <w:r w:rsidR="000A055A" w:rsidRPr="00F37687">
        <w:t>주가는 2026년 10월 2</w:t>
      </w:r>
      <w:ins w:id="5" w:author="안 용현(Yonghyeon,Ahn)" w:date="2026-10-28T14:40:00Z" w16du:dateUtc="2026-10-28T05:40:00Z">
        <w:r w:rsidR="00F37687">
          <w:rPr>
            <w:rFonts w:hint="eastAsia"/>
          </w:rPr>
          <w:t>6</w:t>
        </w:r>
      </w:ins>
      <w:del w:id="6" w:author="안 용현(Yonghyeon,Ahn)" w:date="2026-10-28T14:39:00Z" w16du:dateUtc="2026-10-28T05:39:00Z">
        <w:r w:rsidR="00C26DE2" w:rsidRPr="00F37687" w:rsidDel="00F37687">
          <w:delText>6</w:delText>
        </w:r>
      </w:del>
      <w:r w:rsidR="000A055A" w:rsidRPr="00F37687">
        <w:t xml:space="preserve">일 </w:t>
      </w:r>
      <w:r w:rsidR="00C26DE2" w:rsidRPr="00F37687">
        <w:rPr>
          <w:rFonts w:hint="eastAsia"/>
        </w:rPr>
        <w:t>종가</w:t>
      </w:r>
      <w:r w:rsidR="00C26DE2" w:rsidRPr="00F37687">
        <w:t xml:space="preserve"> </w:t>
      </w:r>
      <w:r w:rsidR="000A055A" w:rsidRPr="00F37687">
        <w:t>기준 3,</w:t>
      </w:r>
      <w:r w:rsidR="00C26DE2" w:rsidRPr="00F37687">
        <w:t>630</w:t>
      </w:r>
      <w:r w:rsidR="000A055A" w:rsidRPr="00F37687">
        <w:t>원으로</w:t>
      </w:r>
      <w:r w:rsidRPr="00F37687">
        <w:rPr>
          <w:rFonts w:hint="eastAsia"/>
        </w:rPr>
        <w:t>,</w:t>
      </w:r>
      <w:r w:rsidR="000A055A" w:rsidRPr="00AD167D">
        <w:t xml:space="preserve"> 52주 최고가(4,950원) 대비 약 2</w:t>
      </w:r>
      <w:r w:rsidR="00C26DE2" w:rsidRPr="00AD167D">
        <w:rPr>
          <w:rFonts w:hint="eastAsia"/>
        </w:rPr>
        <w:t>6</w:t>
      </w:r>
      <w:r w:rsidR="000A055A" w:rsidRPr="00AD167D">
        <w:t>% 하락하였</w:t>
      </w:r>
      <w:r w:rsidRPr="00AD167D">
        <w:rPr>
          <w:rFonts w:hint="eastAsia"/>
        </w:rPr>
        <w:t>으며</w:t>
      </w:r>
      <w:r w:rsidR="000A055A" w:rsidRPr="00AD167D">
        <w:t xml:space="preserve">, 주당 순자산가치의 약 </w:t>
      </w:r>
      <w:r w:rsidR="00C26DE2" w:rsidRPr="00AD167D">
        <w:rPr>
          <w:rFonts w:hint="eastAsia"/>
        </w:rPr>
        <w:t>77</w:t>
      </w:r>
      <w:r w:rsidR="000A055A" w:rsidRPr="00AD167D">
        <w:t>% 수준(PBR 0.</w:t>
      </w:r>
      <w:r w:rsidR="00C26DE2" w:rsidRPr="00AD167D">
        <w:rPr>
          <w:rFonts w:hint="eastAsia"/>
        </w:rPr>
        <w:t>8</w:t>
      </w:r>
      <w:r w:rsidR="000A055A" w:rsidRPr="00AD167D">
        <w:t xml:space="preserve">배)에서 거래되고 있습니다. </w:t>
      </w:r>
    </w:p>
    <w:p w14:paraId="4B3B9077" w14:textId="13A68DF5" w:rsidR="00C9688B" w:rsidRPr="00AD167D" w:rsidRDefault="000A055A" w:rsidP="004A39E3">
      <w:pPr>
        <w:spacing w:after="0" w:line="276" w:lineRule="auto"/>
      </w:pPr>
      <w:r w:rsidRPr="00AD167D">
        <w:t>반면 당사의 펀더멘털</w:t>
      </w:r>
      <w:r w:rsidR="00C9688B" w:rsidRPr="00AD167D">
        <w:rPr>
          <w:rFonts w:hint="eastAsia"/>
        </w:rPr>
        <w:t xml:space="preserve">은 안정적으로 유지되고 있습니다. </w:t>
      </w:r>
      <w:r w:rsidRPr="00AD167D">
        <w:t xml:space="preserve">차입금 </w:t>
      </w:r>
      <w:proofErr w:type="spellStart"/>
      <w:r w:rsidRPr="00AD167D">
        <w:t>리파이낸싱</w:t>
      </w:r>
      <w:proofErr w:type="spellEnd"/>
      <w:r w:rsidRPr="00AD167D">
        <w:t xml:space="preserve"> 시점은 2027년 6월 이후로 당분간 금리 변동 부담이 </w:t>
      </w:r>
      <w:r w:rsidR="00C9688B" w:rsidRPr="00AD167D">
        <w:rPr>
          <w:rFonts w:hint="eastAsia"/>
        </w:rPr>
        <w:t>제한적이며</w:t>
      </w:r>
      <w:r w:rsidRPr="00AD167D">
        <w:t xml:space="preserve">, 보유자산 임대율은 </w:t>
      </w:r>
      <w:r w:rsidR="00C26DE2" w:rsidRPr="00AD167D">
        <w:rPr>
          <w:rFonts w:hint="eastAsia"/>
        </w:rPr>
        <w:t>98.9</w:t>
      </w:r>
      <w:r w:rsidRPr="00AD167D">
        <w:t xml:space="preserve">%, LTV는 </w:t>
      </w:r>
      <w:r w:rsidR="00C26DE2" w:rsidRPr="00AD167D">
        <w:rPr>
          <w:rFonts w:hint="eastAsia"/>
        </w:rPr>
        <w:t>50.1</w:t>
      </w:r>
      <w:r w:rsidRPr="00AD167D">
        <w:t>%</w:t>
      </w:r>
      <w:r w:rsidR="00C9688B" w:rsidRPr="00AD167D">
        <w:rPr>
          <w:rFonts w:hint="eastAsia"/>
        </w:rPr>
        <w:t xml:space="preserve"> 수준입니다.</w:t>
      </w:r>
      <w:r w:rsidRPr="00AD167D">
        <w:t xml:space="preserve"> 최근 </w:t>
      </w:r>
      <w:r w:rsidR="00C9688B" w:rsidRPr="00AD167D">
        <w:rPr>
          <w:rFonts w:hint="eastAsia"/>
        </w:rPr>
        <w:t xml:space="preserve">주가 </w:t>
      </w:r>
      <w:r w:rsidRPr="00AD167D">
        <w:t>하락</w:t>
      </w:r>
      <w:ins w:id="7" w:author="문민식 부장(상장리츠팀)" w:date="2026-10-28T11:43:00Z" w16du:dateUtc="2026-10-28T02:43:00Z">
        <w:r w:rsidR="00966921">
          <w:rPr>
            <w:rFonts w:hint="eastAsia"/>
          </w:rPr>
          <w:t xml:space="preserve"> 주요 원인</w:t>
        </w:r>
      </w:ins>
      <w:r w:rsidRPr="00AD167D">
        <w:t xml:space="preserve">은 일부 </w:t>
      </w:r>
      <w:del w:id="8" w:author="문민식 부장(상장리츠팀)" w:date="2026-10-28T11:43:00Z" w16du:dateUtc="2026-10-28T02:43:00Z">
        <w:r w:rsidRPr="00AD167D" w:rsidDel="00966921">
          <w:delText>기관</w:delText>
        </w:r>
      </w:del>
      <w:r w:rsidRPr="00AD167D">
        <w:t>투자자</w:t>
      </w:r>
      <w:r w:rsidR="00C9688B" w:rsidRPr="00AD167D">
        <w:rPr>
          <w:rFonts w:hint="eastAsia"/>
        </w:rPr>
        <w:t>의</w:t>
      </w:r>
      <w:r w:rsidRPr="00AD167D">
        <w:t xml:space="preserve"> 타 리츠 유상증자 참여</w:t>
      </w:r>
      <w:del w:id="9" w:author="문민식 부장(상장리츠팀)" w:date="2026-10-28T11:43:00Z" w16du:dateUtc="2026-10-28T02:43:00Z">
        <w:r w:rsidRPr="00AD167D" w:rsidDel="00966921">
          <w:delText xml:space="preserve"> 등</w:delText>
        </w:r>
      </w:del>
      <w:r w:rsidR="00C9688B" w:rsidRPr="00AD167D">
        <w:rPr>
          <w:rFonts w:hint="eastAsia"/>
        </w:rPr>
        <w:t>에 따른</w:t>
      </w:r>
      <w:r w:rsidRPr="00AD167D">
        <w:t xml:space="preserve"> </w:t>
      </w:r>
      <w:del w:id="10" w:author="문민식 부장(상장리츠팀)" w:date="2026-10-28T11:43:00Z" w16du:dateUtc="2026-10-28T02:43:00Z">
        <w:r w:rsidRPr="00AD167D" w:rsidDel="00966921">
          <w:delText xml:space="preserve">보유 주식 </w:delText>
        </w:r>
      </w:del>
      <w:r w:rsidRPr="00AD167D">
        <w:t>매도</w:t>
      </w:r>
      <w:r w:rsidR="00C9688B" w:rsidRPr="00AD167D">
        <w:rPr>
          <w:rFonts w:hint="eastAsia"/>
        </w:rPr>
        <w:t xml:space="preserve"> 등</w:t>
      </w:r>
      <w:r w:rsidRPr="00AD167D">
        <w:t xml:space="preserve"> 일시적 수급 불균형의 영향이 큰 것으로 파악하고 있습니다.</w:t>
      </w:r>
      <w:r w:rsidRPr="00AD167D">
        <w:br/>
      </w:r>
    </w:p>
    <w:p w14:paraId="6368D30A" w14:textId="4602B0D3" w:rsidR="000A055A" w:rsidRPr="00AD167D" w:rsidRDefault="000A055A" w:rsidP="004A39E3">
      <w:pPr>
        <w:spacing w:after="0" w:line="276" w:lineRule="auto"/>
      </w:pPr>
      <w:r w:rsidRPr="00AD167D">
        <w:t xml:space="preserve">현재 주가 기준 당사의 시가배당률은 연 약 </w:t>
      </w:r>
      <w:r w:rsidR="00C26DE2" w:rsidRPr="00AD167D">
        <w:rPr>
          <w:rFonts w:hint="eastAsia"/>
        </w:rPr>
        <w:t>9.0</w:t>
      </w:r>
      <w:r w:rsidRPr="00AD167D">
        <w:t xml:space="preserve">%(최근 2개 반기 배당 합계 326원 기준)에 이릅니다. 당사는 </w:t>
      </w:r>
      <w:ins w:id="11" w:author="문민식 부장(상장리츠팀)" w:date="2026-10-28T11:48:00Z" w16du:dateUtc="2026-10-28T02:48:00Z">
        <w:r w:rsidR="00966921">
          <w:rPr>
            <w:rFonts w:hint="eastAsia"/>
          </w:rPr>
          <w:t xml:space="preserve">안정적인 배당 실적과 자산가치가 주가에 </w:t>
        </w:r>
      </w:ins>
      <w:ins w:id="12" w:author="문민식 부장(상장리츠팀)" w:date="2026-10-28T11:49:00Z" w16du:dateUtc="2026-10-28T02:49:00Z">
        <w:r w:rsidR="00966921">
          <w:rPr>
            <w:rFonts w:hint="eastAsia"/>
          </w:rPr>
          <w:t xml:space="preserve">충분히 반영될 수 있도록 </w:t>
        </w:r>
      </w:ins>
      <w:del w:id="13" w:author="문민식 부장(상장리츠팀)" w:date="2026-10-28T11:49:00Z" w16du:dateUtc="2026-10-28T02:49:00Z">
        <w:r w:rsidRPr="00AD167D" w:rsidDel="00966921">
          <w:delText>이 괴리를 해소하</w:delText>
        </w:r>
        <w:r w:rsidR="00C9688B" w:rsidRPr="00AD167D" w:rsidDel="00966921">
          <w:rPr>
            <w:rFonts w:hint="eastAsia"/>
          </w:rPr>
          <w:delText xml:space="preserve">기 위해 </w:delText>
        </w:r>
      </w:del>
      <w:r w:rsidRPr="00AD167D">
        <w:t>'</w:t>
      </w:r>
      <w:r w:rsidR="00C9688B" w:rsidRPr="00AD167D">
        <w:rPr>
          <w:rFonts w:hint="eastAsia"/>
        </w:rPr>
        <w:t xml:space="preserve">기존 주주의 </w:t>
      </w:r>
      <w:del w:id="14" w:author="문민식 부장(상장리츠팀)" w:date="2026-10-28T11:46:00Z" w16du:dateUtc="2026-10-28T02:46:00Z">
        <w:r w:rsidRPr="00AD167D" w:rsidDel="00966921">
          <w:delText xml:space="preserve">희석 없는 </w:delText>
        </w:r>
      </w:del>
      <w:ins w:id="15" w:author="문민식 부장(상장리츠팀)" w:date="2026-10-28T11:46:00Z" w16du:dateUtc="2026-10-28T02:46:00Z">
        <w:r w:rsidR="00966921">
          <w:rPr>
            <w:rFonts w:hint="eastAsia"/>
          </w:rPr>
          <w:t xml:space="preserve">이익을 고려한 </w:t>
        </w:r>
      </w:ins>
      <w:del w:id="16" w:author="문민식 부장(상장리츠팀)" w:date="2026-10-28T11:49:00Z" w16du:dateUtc="2026-10-28T02:49:00Z">
        <w:r w:rsidRPr="00AD167D" w:rsidDel="00966921">
          <w:delText xml:space="preserve">배당 </w:delText>
        </w:r>
      </w:del>
      <w:r w:rsidRPr="00AD167D">
        <w:t xml:space="preserve">성장'과 '예측 가능한 </w:t>
      </w:r>
      <w:r w:rsidR="00C9688B" w:rsidRPr="00AD167D">
        <w:rPr>
          <w:rFonts w:hint="eastAsia"/>
        </w:rPr>
        <w:t xml:space="preserve">안정적 </w:t>
      </w:r>
      <w:r w:rsidRPr="00AD167D">
        <w:t>배당'</w:t>
      </w:r>
      <w:r w:rsidR="00C9688B" w:rsidRPr="00AD167D">
        <w:rPr>
          <w:rFonts w:hint="eastAsia"/>
        </w:rPr>
        <w:t xml:space="preserve">을 </w:t>
      </w:r>
      <w:ins w:id="17" w:author="문민식 부장(상장리츠팀)" w:date="2026-10-28T11:49:00Z" w16du:dateUtc="2026-10-28T02:49:00Z">
        <w:r w:rsidR="00966921">
          <w:rPr>
            <w:rFonts w:hint="eastAsia"/>
          </w:rPr>
          <w:t xml:space="preserve">주요 운용 방향으로 설정하고 </w:t>
        </w:r>
      </w:ins>
      <w:del w:id="18" w:author="문민식 부장(상장리츠팀)" w:date="2026-10-28T11:49:00Z" w16du:dateUtc="2026-10-28T02:49:00Z">
        <w:r w:rsidR="004944A6" w:rsidRPr="00AD167D" w:rsidDel="00966921">
          <w:rPr>
            <w:rFonts w:hint="eastAsia"/>
          </w:rPr>
          <w:delText xml:space="preserve">핵심 운용 원칙으로 보고 </w:delText>
        </w:r>
      </w:del>
      <w:r w:rsidR="004944A6" w:rsidRPr="00AD167D">
        <w:rPr>
          <w:rFonts w:hint="eastAsia"/>
        </w:rPr>
        <w:t>있으</w:t>
      </w:r>
      <w:r w:rsidRPr="00AD167D">
        <w:t xml:space="preserve">며, </w:t>
      </w:r>
      <w:r w:rsidR="004944A6" w:rsidRPr="00AD167D">
        <w:rPr>
          <w:rFonts w:hint="eastAsia"/>
        </w:rPr>
        <w:t xml:space="preserve">주요 추진현황과 향후 계획을 아래와 같이 말씀드리고자 합니다. </w:t>
      </w:r>
    </w:p>
    <w:p w14:paraId="24FFA214" w14:textId="77777777" w:rsidR="0039631C" w:rsidRPr="00AD167D" w:rsidRDefault="0039631C" w:rsidP="004A39E3">
      <w:pPr>
        <w:spacing w:after="0" w:line="276" w:lineRule="auto"/>
      </w:pPr>
    </w:p>
    <w:p w14:paraId="4CEEEB98" w14:textId="0ABD7B06" w:rsidR="004944A6" w:rsidRPr="00AD167D" w:rsidRDefault="004944A6" w:rsidP="004A39E3">
      <w:pPr>
        <w:spacing w:after="0" w:line="276" w:lineRule="auto"/>
        <w:rPr>
          <w:b/>
          <w:bCs/>
        </w:rPr>
      </w:pPr>
      <w:r w:rsidRPr="00AD167D">
        <w:rPr>
          <w:rFonts w:hint="eastAsia"/>
          <w:b/>
          <w:bCs/>
        </w:rPr>
        <w:t>1. 기존 주주의 지분 희석</w:t>
      </w:r>
      <w:r w:rsidR="00721F9D" w:rsidRPr="00AD167D">
        <w:rPr>
          <w:rFonts w:hint="eastAsia"/>
          <w:b/>
          <w:bCs/>
        </w:rPr>
        <w:t>(유상증자)</w:t>
      </w:r>
      <w:r w:rsidRPr="00AD167D">
        <w:rPr>
          <w:rFonts w:hint="eastAsia"/>
          <w:b/>
          <w:bCs/>
        </w:rPr>
        <w:t xml:space="preserve"> 없는 </w:t>
      </w:r>
      <w:r w:rsidR="00721F9D" w:rsidRPr="00AD167D">
        <w:rPr>
          <w:rFonts w:hint="eastAsia"/>
          <w:b/>
          <w:bCs/>
        </w:rPr>
        <w:t>투자 진행</w:t>
      </w:r>
    </w:p>
    <w:p w14:paraId="57CCDE29" w14:textId="50237B9C" w:rsidR="004944A6" w:rsidRPr="00AD167D" w:rsidRDefault="000A055A" w:rsidP="004A39E3">
      <w:pPr>
        <w:spacing w:after="0" w:line="276" w:lineRule="auto"/>
      </w:pPr>
      <w:r w:rsidRPr="00AD167D">
        <w:t xml:space="preserve">2026년 상반기 </w:t>
      </w:r>
      <w:ins w:id="19" w:author="문민식 부장(상장리츠팀)" w:date="2026-10-28T11:52:00Z" w16du:dateUtc="2026-10-28T02:52:00Z">
        <w:r w:rsidR="00966921">
          <w:rPr>
            <w:rFonts w:hint="eastAsia"/>
          </w:rPr>
          <w:t>현대자동차 보유 전국 11개 사</w:t>
        </w:r>
      </w:ins>
      <w:ins w:id="20" w:author="문민식 부장(상장리츠팀)" w:date="2026-10-28T11:55:00Z" w16du:dateUtc="2026-10-28T02:55:00Z">
        <w:r w:rsidR="000D0871">
          <w:rPr>
            <w:rFonts w:hint="eastAsia"/>
          </w:rPr>
          <w:t>업</w:t>
        </w:r>
      </w:ins>
      <w:ins w:id="21" w:author="문민식 부장(상장리츠팀)" w:date="2026-10-28T11:52:00Z" w16du:dateUtc="2026-10-28T02:52:00Z">
        <w:r w:rsidR="00966921">
          <w:rPr>
            <w:rFonts w:hint="eastAsia"/>
          </w:rPr>
          <w:t>거점</w:t>
        </w:r>
      </w:ins>
      <w:ins w:id="22" w:author="문민식 부장(상장리츠팀)" w:date="2026-10-28T11:59:00Z" w16du:dateUtc="2026-10-28T02:59:00Z">
        <w:r w:rsidR="000D0871">
          <w:rPr>
            <w:rFonts w:hint="eastAsia"/>
          </w:rPr>
          <w:t>을 기초자산으로 하는</w:t>
        </w:r>
      </w:ins>
      <w:ins w:id="23" w:author="문민식 부장(상장리츠팀)" w:date="2026-10-28T11:52:00Z" w16du:dateUtc="2026-10-28T02:52:00Z">
        <w:r w:rsidR="00966921">
          <w:rPr>
            <w:rFonts w:hint="eastAsia"/>
          </w:rPr>
          <w:t xml:space="preserve"> 유동화</w:t>
        </w:r>
      </w:ins>
      <w:del w:id="24" w:author="문민식 부장(상장리츠팀)" w:date="2026-10-28T11:55:00Z" w16du:dateUtc="2026-10-28T02:55:00Z">
        <w:r w:rsidRPr="00AD167D" w:rsidDel="000D0871">
          <w:delText xml:space="preserve">현대차 자산 유동화 </w:delText>
        </w:r>
      </w:del>
      <w:r w:rsidRPr="00AD167D">
        <w:t>투자</w:t>
      </w:r>
      <w:del w:id="25" w:author="문민식 부장(상장리츠팀)" w:date="2026-10-28T11:59:00Z" w16du:dateUtc="2026-10-28T02:59:00Z">
        <w:r w:rsidRPr="00AD167D" w:rsidDel="000D0871">
          <w:delText>와</w:delText>
        </w:r>
      </w:del>
      <w:ins w:id="26" w:author="문민식 부장(상장리츠팀)" w:date="2026-10-28T11:59:00Z" w16du:dateUtc="2026-10-28T02:59:00Z">
        <w:r w:rsidR="000D0871">
          <w:rPr>
            <w:rFonts w:hint="eastAsia"/>
          </w:rPr>
          <w:t xml:space="preserve">, </w:t>
        </w:r>
      </w:ins>
      <w:del w:id="27" w:author="문민식 부장(상장리츠팀)" w:date="2026-10-28T11:59:00Z" w16du:dateUtc="2026-10-28T02:59:00Z">
        <w:r w:rsidRPr="00AD167D" w:rsidDel="000D0871">
          <w:delText xml:space="preserve"> </w:delText>
        </w:r>
      </w:del>
      <w:r w:rsidRPr="00AD167D">
        <w:t>하반기 안양물류센터</w:t>
      </w:r>
      <w:ins w:id="28" w:author="문민식 부장(상장리츠팀)" w:date="2026-10-28T12:14:00Z" w16du:dateUtc="2026-10-28T03:14:00Z">
        <w:r w:rsidR="00AE6769">
          <w:rPr>
            <w:rFonts w:hint="eastAsia"/>
          </w:rPr>
          <w:t xml:space="preserve"> </w:t>
        </w:r>
      </w:ins>
      <w:ins w:id="29" w:author="문민식 부장(상장리츠팀)" w:date="2026-10-28T11:58:00Z" w16du:dateUtc="2026-10-28T02:58:00Z">
        <w:r w:rsidR="000D0871">
          <w:rPr>
            <w:rFonts w:hint="eastAsia"/>
          </w:rPr>
          <w:t>투자</w:t>
        </w:r>
      </w:ins>
      <w:ins w:id="30" w:author="문민식 부장(상장리츠팀)" w:date="2026-10-28T12:15:00Z" w16du:dateUtc="2026-10-28T03:15:00Z">
        <w:r w:rsidR="00AE6769">
          <w:rPr>
            <w:rFonts w:hint="eastAsia"/>
          </w:rPr>
          <w:t>는</w:t>
        </w:r>
      </w:ins>
      <w:del w:id="31" w:author="문민식 부장(상장리츠팀)" w:date="2026-10-28T11:58:00Z" w16du:dateUtc="2026-10-28T02:58:00Z">
        <w:r w:rsidRPr="00AD167D" w:rsidDel="000D0871">
          <w:delText xml:space="preserve"> 편입</w:delText>
        </w:r>
      </w:del>
      <w:del w:id="32" w:author="문민식 부장(상장리츠팀)" w:date="2026-10-28T12:14:00Z" w16du:dateUtc="2026-10-28T03:14:00Z">
        <w:r w:rsidRPr="00AD167D" w:rsidDel="00AE6769">
          <w:delText>은</w:delText>
        </w:r>
      </w:del>
      <w:r w:rsidRPr="00AD167D">
        <w:t xml:space="preserve"> 모두 </w:t>
      </w:r>
      <w:ins w:id="33" w:author="문민식 부장(상장리츠팀)" w:date="2026-10-28T11:57:00Z" w16du:dateUtc="2026-10-28T02:57:00Z">
        <w:r w:rsidR="000D0871">
          <w:rPr>
            <w:rFonts w:hint="eastAsia"/>
          </w:rPr>
          <w:t xml:space="preserve">별도의 </w:t>
        </w:r>
      </w:ins>
      <w:r w:rsidRPr="00AD167D">
        <w:t>유상증자 없이 진행</w:t>
      </w:r>
      <w:del w:id="34" w:author="문민식 부장(상장리츠팀)" w:date="2026-10-28T11:57:00Z" w16du:dateUtc="2026-10-28T02:57:00Z">
        <w:r w:rsidRPr="00AD167D" w:rsidDel="000D0871">
          <w:delText>합니다</w:delText>
        </w:r>
      </w:del>
      <w:ins w:id="35" w:author="문민식 부장(상장리츠팀)" w:date="2026-10-28T11:57:00Z" w16du:dateUtc="2026-10-28T02:57:00Z">
        <w:r w:rsidR="000D0871">
          <w:rPr>
            <w:rFonts w:hint="eastAsia"/>
          </w:rPr>
          <w:t>하였습니다</w:t>
        </w:r>
      </w:ins>
      <w:r w:rsidRPr="00AD167D">
        <w:t xml:space="preserve">. </w:t>
      </w:r>
    </w:p>
    <w:p w14:paraId="1C6EFABF" w14:textId="171D3A04" w:rsidR="004944A6" w:rsidRPr="00AD167D" w:rsidRDefault="00CE4271" w:rsidP="004A39E3">
      <w:pPr>
        <w:spacing w:after="0" w:line="276" w:lineRule="auto"/>
      </w:pPr>
      <w:r w:rsidRPr="00AD167D">
        <w:rPr>
          <w:rFonts w:hint="eastAsia"/>
        </w:rPr>
        <w:t xml:space="preserve">두 건의 투자로 </w:t>
      </w:r>
      <w:r w:rsidR="000A055A" w:rsidRPr="00AD167D">
        <w:t xml:space="preserve">당사의 유휴 LTV 여력을 활용해 총 </w:t>
      </w:r>
      <w:r w:rsidRPr="00AD167D">
        <w:rPr>
          <w:rFonts w:hint="eastAsia"/>
        </w:rPr>
        <w:t>1,509</w:t>
      </w:r>
      <w:r w:rsidR="000A055A" w:rsidRPr="00AD167D">
        <w:t xml:space="preserve">억원을 연 </w:t>
      </w:r>
      <w:r w:rsidRPr="00AD167D">
        <w:rPr>
          <w:rFonts w:hint="eastAsia"/>
        </w:rPr>
        <w:t>5.7</w:t>
      </w:r>
      <w:r w:rsidR="000A055A" w:rsidRPr="00AD167D">
        <w:t xml:space="preserve">%에 조달하고, 이를 연 </w:t>
      </w:r>
      <w:r w:rsidRPr="00AD167D">
        <w:rPr>
          <w:rFonts w:hint="eastAsia"/>
        </w:rPr>
        <w:t>7.10</w:t>
      </w:r>
      <w:r w:rsidR="000A055A" w:rsidRPr="00AD167D">
        <w:t xml:space="preserve">% </w:t>
      </w:r>
      <w:r w:rsidRPr="00AD167D">
        <w:rPr>
          <w:rFonts w:hint="eastAsia"/>
        </w:rPr>
        <w:t xml:space="preserve">확정 배당 </w:t>
      </w:r>
      <w:r w:rsidR="000A055A" w:rsidRPr="00AD167D">
        <w:t xml:space="preserve">수익률의 자(子)리츠 지분에 투자하는 구조입니다. </w:t>
      </w:r>
      <w:r w:rsidR="004944A6" w:rsidRPr="00AD167D">
        <w:rPr>
          <w:rFonts w:hint="eastAsia"/>
        </w:rPr>
        <w:t xml:space="preserve">이를 통해 신주 발행에 따른 기존 주주의 지분 희석 없이 </w:t>
      </w:r>
      <w:r w:rsidR="000A055A" w:rsidRPr="00AD167D">
        <w:t>조달금리와 투자수익률</w:t>
      </w:r>
      <w:r w:rsidR="004944A6" w:rsidRPr="00AD167D">
        <w:rPr>
          <w:rFonts w:hint="eastAsia"/>
        </w:rPr>
        <w:t xml:space="preserve"> 간</w:t>
      </w:r>
      <w:r w:rsidR="000A055A" w:rsidRPr="00AD167D">
        <w:t xml:space="preserve"> 차이</w:t>
      </w:r>
      <w:r w:rsidR="004944A6" w:rsidRPr="00AD167D">
        <w:rPr>
          <w:rFonts w:hint="eastAsia"/>
        </w:rPr>
        <w:t>를</w:t>
      </w:r>
      <w:r w:rsidR="000A055A" w:rsidRPr="00AD167D">
        <w:t xml:space="preserve"> </w:t>
      </w:r>
      <w:r w:rsidR="004944A6" w:rsidRPr="00AD167D">
        <w:rPr>
          <w:rFonts w:hint="eastAsia"/>
        </w:rPr>
        <w:t xml:space="preserve">활용하여 </w:t>
      </w:r>
      <w:r w:rsidR="000A055A" w:rsidRPr="00AD167D">
        <w:t>주당 배당</w:t>
      </w:r>
      <w:r w:rsidR="004944A6" w:rsidRPr="00AD167D">
        <w:rPr>
          <w:rFonts w:hint="eastAsia"/>
        </w:rPr>
        <w:t xml:space="preserve">가능재원을 확대하고자 합니다. </w:t>
      </w:r>
      <w:r w:rsidR="000A055A" w:rsidRPr="00AD167D">
        <w:br/>
      </w:r>
    </w:p>
    <w:p w14:paraId="2D17B185" w14:textId="7D651B85" w:rsidR="004944A6" w:rsidRPr="00AD167D" w:rsidRDefault="000A055A" w:rsidP="004A39E3">
      <w:pPr>
        <w:spacing w:after="0" w:line="276" w:lineRule="auto"/>
      </w:pPr>
      <w:r w:rsidRPr="00AD167D">
        <w:t xml:space="preserve">두 건의 투자로 향후 10년간 연평균 약 </w:t>
      </w:r>
      <w:r w:rsidR="00CE4271" w:rsidRPr="00AD167D">
        <w:rPr>
          <w:rFonts w:hint="eastAsia"/>
        </w:rPr>
        <w:t>21</w:t>
      </w:r>
      <w:r w:rsidRPr="00AD167D">
        <w:t xml:space="preserve">억원의 당기순이익 증가와 배당수익률 약 </w:t>
      </w:r>
      <w:r w:rsidR="00C26DE2" w:rsidRPr="00AD167D">
        <w:rPr>
          <w:rFonts w:hint="eastAsia"/>
        </w:rPr>
        <w:t>0.</w:t>
      </w:r>
      <w:r w:rsidR="00CE4271" w:rsidRPr="00AD167D">
        <w:rPr>
          <w:rFonts w:hint="eastAsia"/>
        </w:rPr>
        <w:t>43</w:t>
      </w:r>
      <w:r w:rsidRPr="00AD167D">
        <w:t xml:space="preserve">%p 상승을 기대하고 있습니다. </w:t>
      </w:r>
    </w:p>
    <w:p w14:paraId="7C4EC30F" w14:textId="77777777" w:rsidR="000A055A" w:rsidRPr="00AD167D" w:rsidRDefault="000A055A" w:rsidP="004A39E3">
      <w:pPr>
        <w:spacing w:after="0" w:line="276" w:lineRule="auto"/>
      </w:pPr>
    </w:p>
    <w:p w14:paraId="65B5B261" w14:textId="6F815AC4" w:rsidR="004944A6" w:rsidRPr="00AD167D" w:rsidRDefault="004944A6" w:rsidP="004A39E3">
      <w:pPr>
        <w:spacing w:after="0" w:line="276" w:lineRule="auto"/>
        <w:rPr>
          <w:b/>
          <w:bCs/>
        </w:rPr>
      </w:pPr>
      <w:r w:rsidRPr="00AD167D">
        <w:rPr>
          <w:rFonts w:hint="eastAsia"/>
          <w:b/>
          <w:bCs/>
        </w:rPr>
        <w:lastRenderedPageBreak/>
        <w:t xml:space="preserve">2. 안정적인 배당 유지 및 </w:t>
      </w:r>
      <w:ins w:id="36" w:author="문민식 부장(상장리츠팀)" w:date="2026-10-28T12:31:00Z" w16du:dateUtc="2026-10-28T03:31:00Z">
        <w:r w:rsidR="00910DC6">
          <w:rPr>
            <w:rFonts w:hint="eastAsia"/>
            <w:b/>
            <w:bCs/>
          </w:rPr>
          <w:t>지속가능한 배당구조 구축</w:t>
        </w:r>
      </w:ins>
      <w:del w:id="37" w:author="문민식 부장(상장리츠팀)" w:date="2026-10-28T12:30:00Z" w16du:dateUtc="2026-10-28T03:30:00Z">
        <w:r w:rsidRPr="00AD167D" w:rsidDel="00910DC6">
          <w:rPr>
            <w:rFonts w:hint="eastAsia"/>
            <w:b/>
            <w:bCs/>
          </w:rPr>
          <w:delText>경상</w:delText>
        </w:r>
      </w:del>
      <w:del w:id="38" w:author="문민식 부장(상장리츠팀)" w:date="2026-10-28T12:31:00Z" w16du:dateUtc="2026-10-28T03:31:00Z">
        <w:r w:rsidRPr="00AD167D" w:rsidDel="00910DC6">
          <w:rPr>
            <w:rFonts w:hint="eastAsia"/>
            <w:b/>
            <w:bCs/>
          </w:rPr>
          <w:delText>배당</w:delText>
        </w:r>
      </w:del>
      <w:del w:id="39" w:author="문민식 부장(상장리츠팀)" w:date="2026-10-28T12:30:00Z" w16du:dateUtc="2026-10-28T03:30:00Z">
        <w:r w:rsidRPr="00AD167D" w:rsidDel="00910DC6">
          <w:rPr>
            <w:rFonts w:hint="eastAsia"/>
            <w:b/>
            <w:bCs/>
          </w:rPr>
          <w:delText xml:space="preserve"> 확대</w:delText>
        </w:r>
      </w:del>
    </w:p>
    <w:p w14:paraId="5467AD45" w14:textId="309F0412" w:rsidR="004944A6" w:rsidRPr="00AD167D" w:rsidRDefault="000A055A" w:rsidP="004A39E3">
      <w:pPr>
        <w:spacing w:after="0" w:line="276" w:lineRule="auto"/>
      </w:pPr>
      <w:r w:rsidRPr="00AD167D">
        <w:t>당사가 제시한 배당정책은</w:t>
      </w:r>
      <w:r w:rsidRPr="00AD167D">
        <w:rPr>
          <w:rFonts w:hint="eastAsia"/>
        </w:rPr>
        <w:t xml:space="preserve"> </w:t>
      </w:r>
      <w:r w:rsidRPr="00AD167D">
        <w:t>계획대로 이행되고 있습니다. 2026년 상반기(제12기) 배당 163원을 지급하였으며, 하반기(제</w:t>
      </w:r>
      <w:del w:id="40" w:author="문민식 부장(상장리츠팀)" w:date="2026-10-28T13:26:00Z" w16du:dateUtc="2026-10-28T04:26:00Z">
        <w:r w:rsidRPr="00AD167D" w:rsidDel="000F6B11">
          <w:delText>14</w:delText>
        </w:r>
      </w:del>
      <w:ins w:id="41" w:author="문민식 부장(상장리츠팀)" w:date="2026-10-28T13:26:00Z" w16du:dateUtc="2026-10-28T04:26:00Z">
        <w:r w:rsidR="000F6B11">
          <w:rPr>
            <w:rFonts w:hint="eastAsia"/>
          </w:rPr>
          <w:t>13</w:t>
        </w:r>
      </w:ins>
      <w:r w:rsidRPr="00AD167D">
        <w:t xml:space="preserve">기, 2026년 6~11월)에도 164원 배당을 예정하고 있습니다. </w:t>
      </w:r>
    </w:p>
    <w:p w14:paraId="7FD039CE" w14:textId="31607672" w:rsidR="000A055A" w:rsidRPr="008D3C29" w:rsidRDefault="000A055A" w:rsidP="004A39E3">
      <w:pPr>
        <w:spacing w:after="0" w:line="276" w:lineRule="auto"/>
        <w:rPr>
          <w:strike/>
          <w:rPrChange w:id="42" w:author="이정주 이사(상장리츠팀)" w:date="2026-10-28T13:17:00Z" w16du:dateUtc="2026-10-28T04:17:00Z">
            <w:rPr/>
          </w:rPrChange>
        </w:rPr>
      </w:pPr>
      <w:r w:rsidRPr="00AD167D">
        <w:t>2027년까지의 배당 재원은 다음과 같습니다.</w:t>
      </w:r>
      <w:r w:rsidRPr="00AD167D">
        <w:br/>
        <w:t>→ 2026년 하반기(제</w:t>
      </w:r>
      <w:del w:id="43" w:author="문민식 부장(상장리츠팀)" w:date="2026-10-28T13:25:00Z" w16du:dateUtc="2026-10-28T04:25:00Z">
        <w:r w:rsidRPr="00AD167D" w:rsidDel="000F6B11">
          <w:delText>14</w:delText>
        </w:r>
      </w:del>
      <w:ins w:id="44" w:author="문민식 부장(상장리츠팀)" w:date="2026-10-28T13:25:00Z" w16du:dateUtc="2026-10-28T04:25:00Z">
        <w:r w:rsidR="000F6B11">
          <w:rPr>
            <w:rFonts w:hint="eastAsia"/>
          </w:rPr>
          <w:t>13</w:t>
        </w:r>
      </w:ins>
      <w:r w:rsidRPr="00AD167D">
        <w:t>기): 양천주유소 매각</w:t>
      </w:r>
      <w:del w:id="45" w:author="문민식 부장(상장리츠팀)" w:date="2026-10-28T12:17:00Z" w16du:dateUtc="2026-10-28T03:17:00Z">
        <w:r w:rsidRPr="00AD167D" w:rsidDel="00AE6769">
          <w:delText>으로</w:delText>
        </w:r>
      </w:del>
      <w:ins w:id="46" w:author="문민식 부장(상장리츠팀)" w:date="2026-10-28T12:17:00Z" w16du:dateUtc="2026-10-28T03:17:00Z">
        <w:r w:rsidR="00AE6769">
          <w:rPr>
            <w:rFonts w:hint="eastAsia"/>
          </w:rPr>
          <w:t xml:space="preserve">을 통해 </w:t>
        </w:r>
      </w:ins>
      <w:del w:id="47" w:author="문민식 부장(상장리츠팀)" w:date="2026-10-28T12:18:00Z" w16du:dateUtc="2026-10-28T03:18:00Z">
        <w:r w:rsidRPr="00AD167D" w:rsidDel="00AE6769">
          <w:delText xml:space="preserve"> </w:delText>
        </w:r>
      </w:del>
      <w:r w:rsidRPr="00AD167D">
        <w:t>금리 상승</w:t>
      </w:r>
      <w:del w:id="48" w:author="문민식 부장(상장리츠팀)" w:date="2026-10-28T12:18:00Z" w16du:dateUtc="2026-10-28T03:18:00Z">
        <w:r w:rsidRPr="00AD167D" w:rsidDel="00AE6769">
          <w:delText>분</w:delText>
        </w:r>
      </w:del>
      <w:ins w:id="49" w:author="문민식 부장(상장리츠팀)" w:date="2026-10-28T12:18:00Z" w16du:dateUtc="2026-10-28T03:18:00Z">
        <w:r w:rsidR="00AE6769">
          <w:rPr>
            <w:rFonts w:hint="eastAsia"/>
          </w:rPr>
          <w:t>에 따른 금융비용 부담을 완화하고, 주당</w:t>
        </w:r>
      </w:ins>
      <w:del w:id="50" w:author="문민식 부장(상장리츠팀)" w:date="2026-10-28T12:18:00Z" w16du:dateUtc="2026-10-28T03:18:00Z">
        <w:r w:rsidRPr="00AD167D" w:rsidDel="00AE6769">
          <w:delText>을 상쇄하고 일부 자본준비금 전입을 더해</w:delText>
        </w:r>
      </w:del>
      <w:r w:rsidRPr="00AD167D">
        <w:t xml:space="preserve"> 164원 배당 예정(현재 주가 기준 연 환산 시가배당률 약 </w:t>
      </w:r>
      <w:r w:rsidR="00954642" w:rsidRPr="00AD167D">
        <w:rPr>
          <w:rFonts w:hint="eastAsia"/>
        </w:rPr>
        <w:t>9.0%</w:t>
      </w:r>
      <w:ins w:id="51" w:author="문민식 부장(상장리츠팀)" w:date="2026-10-28T12:17:00Z" w16du:dateUtc="2026-10-28T03:17:00Z">
        <w:r w:rsidR="00AE6769">
          <w:rPr>
            <w:rFonts w:hint="eastAsia"/>
          </w:rPr>
          <w:t>)</w:t>
        </w:r>
      </w:ins>
      <w:r w:rsidRPr="00AD167D">
        <w:br/>
        <w:t>→ 2027년 상반기(제</w:t>
      </w:r>
      <w:del w:id="52" w:author="문민식 부장(상장리츠팀)" w:date="2026-10-28T13:25:00Z" w16du:dateUtc="2026-10-28T04:25:00Z">
        <w:r w:rsidRPr="00AD167D" w:rsidDel="000F6B11">
          <w:delText>15</w:delText>
        </w:r>
      </w:del>
      <w:ins w:id="53" w:author="문민식 부장(상장리츠팀)" w:date="2026-10-28T13:25:00Z" w16du:dateUtc="2026-10-28T04:25:00Z">
        <w:r w:rsidR="000F6B11">
          <w:rPr>
            <w:rFonts w:hint="eastAsia"/>
          </w:rPr>
          <w:t>14</w:t>
        </w:r>
      </w:ins>
      <w:r w:rsidRPr="00AD167D">
        <w:t>기): 현재 입찰 진행 중인 주유소 19곳 매각</w:t>
      </w:r>
      <w:del w:id="54" w:author="문민식 부장(상장리츠팀)" w:date="2026-10-28T12:27:00Z" w16du:dateUtc="2026-10-28T03:27:00Z">
        <w:r w:rsidRPr="00AD167D" w:rsidDel="00910DC6">
          <w:delText>(입찰 마감 2026년 11월 19일)</w:delText>
        </w:r>
      </w:del>
      <w:ins w:id="55" w:author="문민식 부장(상장리츠팀)" w:date="2026-10-28T12:19:00Z" w16du:dateUtc="2026-10-28T03:19:00Z">
        <w:r w:rsidR="00AE6769">
          <w:rPr>
            <w:rFonts w:hint="eastAsia"/>
          </w:rPr>
          <w:t>을 통해</w:t>
        </w:r>
      </w:ins>
      <w:del w:id="56" w:author="문민식 부장(상장리츠팀)" w:date="2026-10-28T12:19:00Z" w16du:dateUtc="2026-10-28T03:19:00Z">
        <w:r w:rsidRPr="00AD167D" w:rsidDel="00AE6769">
          <w:delText xml:space="preserve"> 재원으로</w:delText>
        </w:r>
      </w:del>
      <w:r w:rsidRPr="00AD167D">
        <w:t xml:space="preserve"> </w:t>
      </w:r>
      <w:ins w:id="57" w:author="문민식 부장(상장리츠팀)" w:date="2026-10-28T12:26:00Z" w16du:dateUtc="2026-10-28T03:26:00Z">
        <w:r w:rsidR="00910DC6">
          <w:rPr>
            <w:rFonts w:hint="eastAsia"/>
          </w:rPr>
          <w:t xml:space="preserve">배당재원을 </w:t>
        </w:r>
        <w:r w:rsidR="00910DC6" w:rsidRPr="00F37687">
          <w:rPr>
            <w:rFonts w:hint="eastAsia"/>
          </w:rPr>
          <w:t xml:space="preserve">확보하고, 주당 </w:t>
        </w:r>
      </w:ins>
      <w:r w:rsidRPr="00F37687">
        <w:t>164원 배당 예정</w:t>
      </w:r>
      <w:ins w:id="58" w:author="문민식 부장(상장리츠팀)" w:date="2026-10-28T12:27:00Z" w16du:dateUtc="2026-10-28T03:27:00Z">
        <w:del w:id="59" w:author="안 용현(Yonghyeon,Ahn)" w:date="2026-10-28T15:00:00Z" w16du:dateUtc="2026-10-28T06:00:00Z">
          <w:r w:rsidR="00910DC6" w:rsidRPr="00F37687" w:rsidDel="003B0C2B">
            <w:delText>(입찰 마감</w:delText>
          </w:r>
          <w:r w:rsidR="00910DC6" w:rsidRPr="00F37687" w:rsidDel="003B0C2B">
            <w:rPr>
              <w:rFonts w:hint="eastAsia"/>
            </w:rPr>
            <w:delText>일:</w:delText>
          </w:r>
          <w:r w:rsidR="00910DC6" w:rsidRPr="00F37687" w:rsidDel="003B0C2B">
            <w:delText xml:space="preserve"> 2026년 11월 19일)</w:delText>
          </w:r>
        </w:del>
      </w:ins>
      <w:r w:rsidRPr="00F37687">
        <w:br/>
        <w:t>→ 2027년 하반기(제</w:t>
      </w:r>
      <w:del w:id="60" w:author="문민식 부장(상장리츠팀)" w:date="2026-10-28T13:25:00Z" w16du:dateUtc="2026-10-28T04:25:00Z">
        <w:r w:rsidRPr="00F37687" w:rsidDel="000F6B11">
          <w:delText>16</w:delText>
        </w:r>
      </w:del>
      <w:ins w:id="61" w:author="문민식 부장(상장리츠팀)" w:date="2026-10-28T13:25:00Z" w16du:dateUtc="2026-10-28T04:25:00Z">
        <w:r w:rsidR="000F6B11" w:rsidRPr="00F37687">
          <w:rPr>
            <w:rPrChange w:id="62" w:author="안 용현(Yonghyeon,Ahn)" w:date="2026-10-28T14:40:00Z" w16du:dateUtc="2026-10-28T05:40:00Z">
              <w:rPr>
                <w:highlight w:val="yellow"/>
              </w:rPr>
            </w:rPrChange>
          </w:rPr>
          <w:t>15</w:t>
        </w:r>
      </w:ins>
      <w:r w:rsidRPr="00F37687">
        <w:t>기): 비산주유소 매각차익</w:t>
      </w:r>
      <w:ins w:id="63" w:author="안 용현(Yonghyeon,Ahn)" w:date="2026-10-28T14:38:00Z" w16du:dateUtc="2026-10-28T05:38:00Z">
        <w:r w:rsidR="00F37687" w:rsidRPr="00F37687">
          <w:rPr>
            <w:rFonts w:hint="eastAsia"/>
            <w:rPrChange w:id="64" w:author="안 용현(Yonghyeon,Ahn)" w:date="2026-10-28T14:40:00Z" w16du:dateUtc="2026-10-28T05:40:00Z">
              <w:rPr>
                <w:rFonts w:hint="eastAsia"/>
                <w:highlight w:val="yellow"/>
              </w:rPr>
            </w:rPrChange>
          </w:rPr>
          <w:t>을</w:t>
        </w:r>
      </w:ins>
      <w:ins w:id="65" w:author="문민식 부장(상장리츠팀)" w:date="2026-10-28T12:27:00Z" w16du:dateUtc="2026-10-28T03:27:00Z">
        <w:del w:id="66" w:author="안 용현(Yonghyeon,Ahn)" w:date="2026-10-28T14:38:00Z" w16du:dateUtc="2026-10-28T05:38:00Z">
          <w:r w:rsidR="00910DC6" w:rsidRPr="00F37687" w:rsidDel="00F37687">
            <w:rPr>
              <w:strike/>
              <w:rPrChange w:id="67" w:author="안 용현(Yonghyeon,Ahn)" w:date="2026-10-28T14:40:00Z" w16du:dateUtc="2026-10-28T05:40:00Z">
                <w:rPr/>
              </w:rPrChange>
            </w:rPr>
            <w:delText xml:space="preserve"> 등</w:delText>
          </w:r>
          <w:r w:rsidR="00910DC6" w:rsidRPr="00F37687" w:rsidDel="00F37687">
            <w:rPr>
              <w:rFonts w:hint="eastAsia"/>
            </w:rPr>
            <w:delText>을</w:delText>
          </w:r>
        </w:del>
        <w:r w:rsidR="00910DC6" w:rsidRPr="00F37687">
          <w:t xml:space="preserve"> 바탕으로 </w:t>
        </w:r>
      </w:ins>
      <w:ins w:id="68" w:author="이정주 이사(상장리츠팀)" w:date="2026-10-28T13:17:00Z" w16du:dateUtc="2026-10-28T04:17:00Z">
        <w:r w:rsidR="008D3C29" w:rsidRPr="00F37687">
          <w:rPr>
            <w:rFonts w:hint="eastAsia"/>
          </w:rPr>
          <w:t>특별</w:t>
        </w:r>
      </w:ins>
      <w:ins w:id="69" w:author="문민식 부장(상장리츠팀)" w:date="2026-10-28T12:27:00Z" w16du:dateUtc="2026-10-28T03:27:00Z">
        <w:r w:rsidR="00910DC6" w:rsidRPr="00F37687">
          <w:rPr>
            <w:rFonts w:hint="eastAsia"/>
          </w:rPr>
          <w:t>배당</w:t>
        </w:r>
        <w:r w:rsidR="00910DC6" w:rsidRPr="00F37687">
          <w:t xml:space="preserve"> 재원</w:t>
        </w:r>
        <w:del w:id="70" w:author="이정주 이사(상장리츠팀)" w:date="2026-10-28T13:17:00Z" w16du:dateUtc="2026-10-28T04:17:00Z">
          <w:r w:rsidR="00910DC6" w:rsidRPr="00F37687" w:rsidDel="008D3C29">
            <w:rPr>
              <w:rFonts w:hint="eastAsia"/>
            </w:rPr>
            <w:delText>을</w:delText>
          </w:r>
        </w:del>
        <w:r w:rsidR="00910DC6" w:rsidRPr="00F37687">
          <w:t xml:space="preserve"> 확보</w:t>
        </w:r>
        <w:del w:id="71" w:author="안 용현(Yonghyeon,Ahn)" w:date="2026-10-28T14:38:00Z" w16du:dateUtc="2026-10-28T05:38:00Z">
          <w:r w:rsidR="00910DC6" w:rsidRPr="008D3C29" w:rsidDel="00F37687">
            <w:rPr>
              <w:rFonts w:hint="eastAsia"/>
              <w:strike/>
              <w:highlight w:val="yellow"/>
              <w:rPrChange w:id="72" w:author="이정주 이사(상장리츠팀)" w:date="2026-10-28T13:17:00Z" w16du:dateUtc="2026-10-28T04:17:00Z">
                <w:rPr>
                  <w:rFonts w:hint="eastAsia"/>
                </w:rPr>
              </w:rPrChange>
            </w:rPr>
            <w:delText>하고</w:delText>
          </w:r>
          <w:r w:rsidR="00910DC6" w:rsidRPr="008D3C29" w:rsidDel="00F37687">
            <w:rPr>
              <w:strike/>
              <w:rPrChange w:id="73" w:author="이정주 이사(상장리츠팀)" w:date="2026-10-28T13:17:00Z" w16du:dateUtc="2026-10-28T04:17:00Z">
                <w:rPr/>
              </w:rPrChange>
            </w:rPr>
            <w:delText xml:space="preserve">, </w:delText>
          </w:r>
        </w:del>
      </w:ins>
      <w:del w:id="74" w:author="안 용현(Yonghyeon,Ahn)" w:date="2026-10-28T14:38:00Z" w16du:dateUtc="2026-10-28T05:38:00Z">
        <w:r w:rsidRPr="008D3C29" w:rsidDel="00F37687">
          <w:rPr>
            <w:strike/>
            <w:rPrChange w:id="75" w:author="이정주 이사(상장리츠팀)" w:date="2026-10-28T13:17:00Z" w16du:dateUtc="2026-10-28T04:17:00Z">
              <w:rPr/>
            </w:rPrChange>
          </w:rPr>
          <w:delText xml:space="preserve">으로 </w:delText>
        </w:r>
      </w:del>
      <w:ins w:id="76" w:author="문민식 부장(상장리츠팀)" w:date="2026-10-28T12:27:00Z" w16du:dateUtc="2026-10-28T03:27:00Z">
        <w:del w:id="77" w:author="안 용현(Yonghyeon,Ahn)" w:date="2026-10-28T14:38:00Z" w16du:dateUtc="2026-10-28T05:38:00Z">
          <w:r w:rsidR="00910DC6" w:rsidRPr="008D3C29" w:rsidDel="00F37687">
            <w:rPr>
              <w:rFonts w:hint="eastAsia"/>
              <w:strike/>
              <w:rPrChange w:id="78" w:author="이정주 이사(상장리츠팀)" w:date="2026-10-28T13:17:00Z" w16du:dateUtc="2026-10-28T04:17:00Z">
                <w:rPr>
                  <w:rFonts w:hint="eastAsia"/>
                </w:rPr>
              </w:rPrChange>
            </w:rPr>
            <w:delText>주당</w:delText>
          </w:r>
          <w:r w:rsidR="00910DC6" w:rsidRPr="008D3C29" w:rsidDel="00F37687">
            <w:rPr>
              <w:strike/>
              <w:rPrChange w:id="79" w:author="이정주 이사(상장리츠팀)" w:date="2026-10-28T13:17:00Z" w16du:dateUtc="2026-10-28T04:17:00Z">
                <w:rPr/>
              </w:rPrChange>
            </w:rPr>
            <w:delText xml:space="preserve"> </w:delText>
          </w:r>
        </w:del>
      </w:ins>
      <w:del w:id="80" w:author="안 용현(Yonghyeon,Ahn)" w:date="2026-10-28T14:38:00Z" w16du:dateUtc="2026-10-28T05:38:00Z">
        <w:r w:rsidRPr="008D3C29" w:rsidDel="00F37687">
          <w:rPr>
            <w:strike/>
            <w:rPrChange w:id="81" w:author="이정주 이사(상장리츠팀)" w:date="2026-10-28T13:17:00Z" w16du:dateUtc="2026-10-28T04:17:00Z">
              <w:rPr/>
            </w:rPrChange>
          </w:rPr>
          <w:delText>164원 배당이 가능할 것으로 판단</w:delText>
        </w:r>
      </w:del>
      <w:ins w:id="82" w:author="문민식 부장(상장리츠팀)" w:date="2026-10-28T12:27:00Z" w16du:dateUtc="2026-10-28T03:27:00Z">
        <w:del w:id="83" w:author="안 용현(Yonghyeon,Ahn)" w:date="2026-10-28T14:38:00Z" w16du:dateUtc="2026-10-28T05:38:00Z">
          <w:r w:rsidR="00910DC6" w:rsidRPr="008D3C29" w:rsidDel="00F37687">
            <w:rPr>
              <w:strike/>
              <w:rPrChange w:id="84" w:author="이정주 이사(상장리츠팀)" w:date="2026-10-28T13:17:00Z" w16du:dateUtc="2026-10-28T04:17:00Z">
                <w:rPr/>
              </w:rPrChange>
            </w:rPr>
            <w:delText xml:space="preserve"> 예정</w:delText>
          </w:r>
        </w:del>
      </w:ins>
    </w:p>
    <w:p w14:paraId="30B2DFD0" w14:textId="1C5DF193" w:rsidR="00910DC6" w:rsidRDefault="000A055A" w:rsidP="004A39E3">
      <w:pPr>
        <w:spacing w:after="0" w:line="276" w:lineRule="auto"/>
        <w:rPr>
          <w:ins w:id="85" w:author="문민식 부장(상장리츠팀)" w:date="2026-10-28T12:29:00Z" w16du:dateUtc="2026-10-28T03:29:00Z"/>
        </w:rPr>
      </w:pPr>
      <w:r w:rsidRPr="00AD167D">
        <w:br/>
      </w:r>
      <w:ins w:id="86" w:author="문민식 부장(상장리츠팀)" w:date="2026-10-28T12:29:00Z" w16du:dateUtc="2026-10-28T03:29:00Z">
        <w:r w:rsidR="00910DC6">
          <w:rPr>
            <w:rFonts w:hint="eastAsia"/>
          </w:rPr>
          <w:t xml:space="preserve">당사는 신규 투자자산 편입에 따른 임대수익 및 </w:t>
        </w:r>
        <w:proofErr w:type="spellStart"/>
        <w:r w:rsidR="00910DC6">
          <w:rPr>
            <w:rFonts w:hint="eastAsia"/>
          </w:rPr>
          <w:t>자리츠</w:t>
        </w:r>
        <w:proofErr w:type="spellEnd"/>
        <w:r w:rsidR="00910DC6">
          <w:rPr>
            <w:rFonts w:hint="eastAsia"/>
          </w:rPr>
          <w:t xml:space="preserve"> 배당수익 확대와 기존 주유소 자산의 전략적 매각 및 재투자를 병행하여 배당 재원을 지속적으로 확충해 나가겠습니다. 이를 통해 안정적인 현금흐름에 기반한 지속가능한 배당구조를 구축하고, </w:t>
        </w:r>
        <w:proofErr w:type="spellStart"/>
        <w:r w:rsidR="00910DC6">
          <w:rPr>
            <w:rFonts w:hint="eastAsia"/>
          </w:rPr>
          <w:t>중장기적인</w:t>
        </w:r>
        <w:proofErr w:type="spellEnd"/>
        <w:r w:rsidR="00910DC6">
          <w:rPr>
            <w:rFonts w:hint="eastAsia"/>
          </w:rPr>
          <w:t xml:space="preserve"> 주주가치 제고에 힘쓰겠습니다.</w:t>
        </w:r>
      </w:ins>
    </w:p>
    <w:p w14:paraId="56B1BDEC" w14:textId="6E0A67FC" w:rsidR="004944A6" w:rsidRPr="00AD167D" w:rsidDel="00910DC6" w:rsidRDefault="004944A6" w:rsidP="004A39E3">
      <w:pPr>
        <w:spacing w:after="0" w:line="276" w:lineRule="auto"/>
        <w:rPr>
          <w:del w:id="87" w:author="문민식 부장(상장리츠팀)" w:date="2026-10-28T12:29:00Z" w16du:dateUtc="2026-10-28T03:29:00Z"/>
        </w:rPr>
      </w:pPr>
      <w:del w:id="88" w:author="문민식 부장(상장리츠팀)" w:date="2026-10-28T12:29:00Z" w16du:dateUtc="2026-10-28T03:29:00Z">
        <w:r w:rsidRPr="00AD167D" w:rsidDel="00910DC6">
          <w:rPr>
            <w:rFonts w:hint="eastAsia"/>
          </w:rPr>
          <w:delText xml:space="preserve">한편, </w:delText>
        </w:r>
        <w:r w:rsidR="000A055A" w:rsidRPr="00AD167D" w:rsidDel="00910DC6">
          <w:delText>위 배당의 일부는 자산 매각차익과 자본준비금 전입에서 나옵니다. 당사는 임대수익과 자리츠 배당수익만으로 충당되는 '경상배당'과 매각차익에 의한 '특별배당'을 앞으로 IR 자료에서 구분</w:delText>
        </w:r>
        <w:r w:rsidRPr="00AD167D" w:rsidDel="00910DC6">
          <w:rPr>
            <w:rFonts w:hint="eastAsia"/>
          </w:rPr>
          <w:delText>하여 안내드리겠습니다.</w:delText>
        </w:r>
        <w:r w:rsidR="000A055A" w:rsidRPr="00AD167D" w:rsidDel="00910DC6">
          <w:delText xml:space="preserve"> </w:delText>
        </w:r>
      </w:del>
    </w:p>
    <w:p w14:paraId="44464FCF" w14:textId="29B504F7" w:rsidR="000A055A" w:rsidRPr="00AD167D" w:rsidDel="00910DC6" w:rsidRDefault="000A055A" w:rsidP="004A39E3">
      <w:pPr>
        <w:spacing w:after="0" w:line="276" w:lineRule="auto"/>
        <w:rPr>
          <w:del w:id="89" w:author="문민식 부장(상장리츠팀)" w:date="2026-10-28T12:29:00Z" w16du:dateUtc="2026-10-28T03:29:00Z"/>
        </w:rPr>
      </w:pPr>
      <w:del w:id="90" w:author="문민식 부장(상장리츠팀)" w:date="2026-10-28T12:29:00Z" w16du:dateUtc="2026-10-28T03:29:00Z">
        <w:r w:rsidRPr="00AD167D" w:rsidDel="00910DC6">
          <w:delText xml:space="preserve">올해 두 건의 </w:delText>
        </w:r>
        <w:r w:rsidR="004944A6" w:rsidRPr="00AD167D" w:rsidDel="00910DC6">
          <w:rPr>
            <w:rFonts w:hint="eastAsia"/>
          </w:rPr>
          <w:delText xml:space="preserve">신규 </w:delText>
        </w:r>
        <w:r w:rsidRPr="00AD167D" w:rsidDel="00910DC6">
          <w:delText>투자</w:delText>
        </w:r>
        <w:r w:rsidR="004944A6" w:rsidRPr="00AD167D" w:rsidDel="00910DC6">
          <w:rPr>
            <w:rFonts w:hint="eastAsia"/>
          </w:rPr>
          <w:delText>자산이</w:delText>
        </w:r>
        <w:r w:rsidRPr="00AD167D" w:rsidDel="00910DC6">
          <w:delText xml:space="preserve"> 편입되면 경상배당은 반기 약 </w:delText>
        </w:r>
        <w:r w:rsidR="00011CA0" w:rsidRPr="00AD167D" w:rsidDel="00910DC6">
          <w:rPr>
            <w:rFonts w:hint="eastAsia"/>
          </w:rPr>
          <w:delText xml:space="preserve">95원에서 </w:delText>
        </w:r>
        <w:r w:rsidR="00E30C60" w:rsidRPr="00AD167D" w:rsidDel="00910DC6">
          <w:rPr>
            <w:rFonts w:hint="eastAsia"/>
          </w:rPr>
          <w:delText>106</w:delText>
        </w:r>
        <w:r w:rsidRPr="00AD167D" w:rsidDel="00910DC6">
          <w:delText>원 수준으로 올라서며, 나머지는 주유소 매각</w:delText>
        </w:r>
        <w:r w:rsidR="00721F9D" w:rsidRPr="00AD167D" w:rsidDel="00910DC6">
          <w:rPr>
            <w:rFonts w:hint="eastAsia"/>
          </w:rPr>
          <w:delText>차익</w:delText>
        </w:r>
        <w:r w:rsidR="004803D8" w:rsidRPr="00AD167D" w:rsidDel="00910DC6">
          <w:rPr>
            <w:rFonts w:hint="eastAsia"/>
          </w:rPr>
          <w:delText xml:space="preserve"> 및</w:delText>
        </w:r>
        <w:r w:rsidR="00721F9D" w:rsidRPr="00AD167D" w:rsidDel="00910DC6">
          <w:rPr>
            <w:rFonts w:hint="eastAsia"/>
          </w:rPr>
          <w:delText xml:space="preserve"> 매각 후 원본</w:delText>
        </w:r>
        <w:r w:rsidRPr="00AD167D" w:rsidDel="00910DC6">
          <w:delText xml:space="preserve"> 재투자를 통해 2028년까지 </w:delText>
        </w:r>
        <w:r w:rsidR="004944A6" w:rsidRPr="00AD167D" w:rsidDel="00910DC6">
          <w:rPr>
            <w:rFonts w:hint="eastAsia"/>
          </w:rPr>
          <w:delText xml:space="preserve">단계적으로 </w:delText>
        </w:r>
        <w:r w:rsidRPr="00AD167D" w:rsidDel="00910DC6">
          <w:delText>메워 나가는 것이 목표</w:delText>
        </w:r>
        <w:r w:rsidR="004944A6" w:rsidRPr="00AD167D" w:rsidDel="00910DC6">
          <w:rPr>
            <w:rFonts w:hint="eastAsia"/>
          </w:rPr>
          <w:delText>이며, 이를 통해 안정적인 현금흐름에 기반한 지속가능한 배당구조를 구축하겠습니다.</w:delText>
        </w:r>
      </w:del>
    </w:p>
    <w:p w14:paraId="210C0C83" w14:textId="77777777" w:rsidR="007E0F4B" w:rsidRPr="00AD167D" w:rsidRDefault="007E0F4B" w:rsidP="004A39E3">
      <w:pPr>
        <w:spacing w:after="0" w:line="276" w:lineRule="auto"/>
      </w:pPr>
    </w:p>
    <w:p w14:paraId="379EDB8C" w14:textId="5A5D4E9A" w:rsidR="000A055A" w:rsidRPr="00AD167D" w:rsidRDefault="004944A6" w:rsidP="004A39E3">
      <w:pPr>
        <w:spacing w:after="0" w:line="276" w:lineRule="auto"/>
        <w:rPr>
          <w:b/>
          <w:bCs/>
        </w:rPr>
      </w:pPr>
      <w:r w:rsidRPr="00AD167D">
        <w:rPr>
          <w:rFonts w:hint="eastAsia"/>
          <w:b/>
          <w:bCs/>
        </w:rPr>
        <w:t xml:space="preserve">3. 주유소 자산 매각 및 </w:t>
      </w:r>
      <w:del w:id="91" w:author="문민식 부장(상장리츠팀)" w:date="2026-10-28T12:37:00Z" w16du:dateUtc="2026-10-28T03:37:00Z">
        <w:r w:rsidRPr="00AD167D" w:rsidDel="002C727C">
          <w:rPr>
            <w:rFonts w:hint="eastAsia"/>
            <w:b/>
            <w:bCs/>
          </w:rPr>
          <w:delText xml:space="preserve">성장자산 </w:delText>
        </w:r>
      </w:del>
      <w:r w:rsidRPr="00AD167D">
        <w:rPr>
          <w:rFonts w:hint="eastAsia"/>
          <w:b/>
          <w:bCs/>
        </w:rPr>
        <w:t>재투자</w:t>
      </w:r>
      <w:ins w:id="92" w:author="문민식 부장(상장리츠팀)" w:date="2026-10-28T12:37:00Z" w16du:dateUtc="2026-10-28T03:37:00Z">
        <w:r w:rsidR="002C727C">
          <w:rPr>
            <w:rFonts w:hint="eastAsia"/>
            <w:b/>
            <w:bCs/>
          </w:rPr>
          <w:t>를 통한 포트폴리오 재편</w:t>
        </w:r>
      </w:ins>
      <w:del w:id="93" w:author="문민식 부장(상장리츠팀)" w:date="2026-10-28T12:37:00Z" w16du:dateUtc="2026-10-28T03:37:00Z">
        <w:r w:rsidRPr="00AD167D" w:rsidDel="002C727C">
          <w:rPr>
            <w:rFonts w:hint="eastAsia"/>
            <w:b/>
            <w:bCs/>
          </w:rPr>
          <w:delText xml:space="preserve"> 확대</w:delText>
        </w:r>
      </w:del>
    </w:p>
    <w:p w14:paraId="4ADCBEDE" w14:textId="15107698" w:rsidR="004944A6" w:rsidRPr="00AD167D" w:rsidRDefault="000A055A" w:rsidP="004A39E3">
      <w:pPr>
        <w:spacing w:after="0" w:line="276" w:lineRule="auto"/>
      </w:pPr>
      <w:r w:rsidRPr="00AD167D">
        <w:t>현대차 자산 유동화</w:t>
      </w:r>
      <w:r w:rsidR="004944A6" w:rsidRPr="00AD167D">
        <w:rPr>
          <w:rFonts w:hint="eastAsia"/>
        </w:rPr>
        <w:t xml:space="preserve"> 투자</w:t>
      </w:r>
      <w:r w:rsidRPr="00AD167D">
        <w:t>와 안양물류센터 지분투자</w:t>
      </w:r>
      <w:del w:id="94" w:author="문민식 부장(상장리츠팀)" w:date="2026-10-28T13:27:00Z" w16du:dateUtc="2026-10-28T04:27:00Z">
        <w:r w:rsidR="004944A6" w:rsidRPr="00AD167D" w:rsidDel="000F6B11">
          <w:rPr>
            <w:rFonts w:hint="eastAsia"/>
          </w:rPr>
          <w:delText>를</w:delText>
        </w:r>
      </w:del>
      <w:del w:id="95" w:author="문민식 부장(상장리츠팀)" w:date="2026-10-28T13:28:00Z" w16du:dateUtc="2026-10-28T04:28:00Z">
        <w:r w:rsidR="004944A6" w:rsidRPr="00AD167D" w:rsidDel="000F6B11">
          <w:rPr>
            <w:rFonts w:hint="eastAsia"/>
          </w:rPr>
          <w:delText xml:space="preserve"> 통해</w:delText>
        </w:r>
      </w:del>
      <w:ins w:id="96" w:author="문민식 부장(상장리츠팀)" w:date="2026-10-28T13:28:00Z" w16du:dateUtc="2026-10-28T04:28:00Z">
        <w:r w:rsidR="000F6B11">
          <w:rPr>
            <w:rFonts w:hint="eastAsia"/>
          </w:rPr>
          <w:t>를 통하여</w:t>
        </w:r>
      </w:ins>
      <w:r w:rsidRPr="00AD167D">
        <w:t xml:space="preserve"> </w:t>
      </w:r>
      <w:ins w:id="97" w:author="문민식 부장(상장리츠팀)" w:date="2026-10-28T12:34:00Z" w16du:dateUtc="2026-10-28T03:34:00Z">
        <w:del w:id="98" w:author="안 용현(Yonghyeon,Ahn)" w:date="2026-10-28T14:38:00Z" w16du:dateUtc="2026-10-28T05:38:00Z">
          <w:r w:rsidR="00910DC6" w:rsidRPr="00F37687" w:rsidDel="00F37687">
            <w:rPr>
              <w:rFonts w:hint="eastAsia"/>
              <w:strike/>
              <w:rPrChange w:id="99" w:author="안 용현(Yonghyeon,Ahn)" w:date="2026-10-28T14:41:00Z" w16du:dateUtc="2026-10-28T05:41:00Z">
                <w:rPr>
                  <w:rFonts w:hint="eastAsia"/>
                </w:rPr>
              </w:rPrChange>
            </w:rPr>
            <w:delText>포트폴리오의</w:delText>
          </w:r>
          <w:r w:rsidR="00910DC6" w:rsidRPr="00F37687" w:rsidDel="00F37687">
            <w:rPr>
              <w:strike/>
              <w:rPrChange w:id="100" w:author="안 용현(Yonghyeon,Ahn)" w:date="2026-10-28T14:41:00Z" w16du:dateUtc="2026-10-28T05:41:00Z">
                <w:rPr/>
              </w:rPrChange>
            </w:rPr>
            <w:delText xml:space="preserve"> </w:delText>
          </w:r>
          <w:r w:rsidR="00910DC6" w:rsidRPr="00F37687" w:rsidDel="00F37687">
            <w:rPr>
              <w:rFonts w:hint="eastAsia"/>
              <w:strike/>
              <w:rPrChange w:id="101" w:author="안 용현(Yonghyeon,Ahn)" w:date="2026-10-28T14:41:00Z" w16du:dateUtc="2026-10-28T05:41:00Z">
                <w:rPr>
                  <w:rFonts w:hint="eastAsia"/>
                </w:rPr>
              </w:rPrChange>
            </w:rPr>
            <w:delText>다변화와</w:delText>
          </w:r>
          <w:r w:rsidR="00910DC6" w:rsidRPr="00F37687" w:rsidDel="00F37687">
            <w:rPr>
              <w:strike/>
              <w:rPrChange w:id="102" w:author="안 용현(Yonghyeon,Ahn)" w:date="2026-10-28T14:41:00Z" w16du:dateUtc="2026-10-28T05:41:00Z">
                <w:rPr/>
              </w:rPrChange>
            </w:rPr>
            <w:delText xml:space="preserve"> </w:delText>
          </w:r>
        </w:del>
      </w:ins>
      <w:ins w:id="103" w:author="이정주 이사(상장리츠팀)" w:date="2026-10-28T13:11:00Z" w16du:dateUtc="2026-10-28T04:11:00Z">
        <w:del w:id="104" w:author="안 용현(Yonghyeon,Ahn)" w:date="2026-10-28T14:38:00Z" w16du:dateUtc="2026-10-28T05:38:00Z">
          <w:r w:rsidR="00A30170" w:rsidRPr="00F37687" w:rsidDel="00F37687">
            <w:delText xml:space="preserve"> </w:delText>
          </w:r>
        </w:del>
        <w:proofErr w:type="spellStart"/>
        <w:r w:rsidR="00A30170" w:rsidRPr="00F37687">
          <w:rPr>
            <w:rFonts w:hint="eastAsia"/>
          </w:rPr>
          <w:t>성장섹터로</w:t>
        </w:r>
        <w:proofErr w:type="spellEnd"/>
        <w:r w:rsidR="00A30170" w:rsidRPr="00F37687">
          <w:t xml:space="preserve"> </w:t>
        </w:r>
      </w:ins>
      <w:ins w:id="105" w:author="이정주 이사(상장리츠팀)" w:date="2026-10-28T13:12:00Z" w16du:dateUtc="2026-10-28T04:12:00Z">
        <w:r w:rsidR="00A30170" w:rsidRPr="00F37687">
          <w:rPr>
            <w:rFonts w:hint="eastAsia"/>
          </w:rPr>
          <w:t>자산을</w:t>
        </w:r>
        <w:r w:rsidR="00A30170" w:rsidRPr="00F37687">
          <w:t xml:space="preserve"> </w:t>
        </w:r>
      </w:ins>
      <w:ins w:id="106" w:author="이정주 이사(상장리츠팀)" w:date="2026-10-28T13:11:00Z" w16du:dateUtc="2026-10-28T04:11:00Z">
        <w:r w:rsidR="00A30170" w:rsidRPr="00F37687">
          <w:rPr>
            <w:rFonts w:hint="eastAsia"/>
          </w:rPr>
          <w:t>재배</w:t>
        </w:r>
      </w:ins>
      <w:ins w:id="107" w:author="이정주 이사(상장리츠팀)" w:date="2026-10-28T13:12:00Z" w16du:dateUtc="2026-10-28T04:12:00Z">
        <w:r w:rsidR="00A30170" w:rsidRPr="00F37687">
          <w:rPr>
            <w:rFonts w:hint="eastAsia"/>
          </w:rPr>
          <w:t>치하고</w:t>
        </w:r>
        <w:r w:rsidR="00A30170" w:rsidRPr="00F37687">
          <w:t xml:space="preserve"> </w:t>
        </w:r>
      </w:ins>
      <w:ins w:id="108" w:author="문민식 부장(상장리츠팀)" w:date="2026-10-28T12:34:00Z" w16du:dateUtc="2026-10-28T03:34:00Z">
        <w:del w:id="109" w:author="안 용현(Yonghyeon,Ahn)" w:date="2026-10-28T14:38:00Z" w16du:dateUtc="2026-10-28T05:38:00Z">
          <w:r w:rsidR="00910DC6" w:rsidRPr="00F37687" w:rsidDel="00F37687">
            <w:rPr>
              <w:rFonts w:hint="eastAsia"/>
            </w:rPr>
            <w:delText>안정적인</w:delText>
          </w:r>
          <w:r w:rsidR="00910DC6" w:rsidRPr="00F37687" w:rsidDel="00F37687">
            <w:delText xml:space="preserve"> </w:delText>
          </w:r>
        </w:del>
      </w:ins>
      <w:proofErr w:type="spellStart"/>
      <w:ins w:id="110" w:author="이정주 이사(상장리츠팀)" w:date="2026-10-28T13:14:00Z" w16du:dateUtc="2026-10-28T04:14:00Z">
        <w:r w:rsidR="00A91A74" w:rsidRPr="00F37687">
          <w:rPr>
            <w:rFonts w:hint="eastAsia"/>
            <w:rPrChange w:id="111" w:author="안 용현(Yonghyeon,Ahn)" w:date="2026-10-28T14:41:00Z" w16du:dateUtc="2026-10-28T05:41:00Z">
              <w:rPr>
                <w:rFonts w:hint="eastAsia"/>
                <w:strike/>
                <w:highlight w:val="yellow"/>
              </w:rPr>
            </w:rPrChange>
          </w:rPr>
          <w:t>우량한</w:t>
        </w:r>
        <w:proofErr w:type="spellEnd"/>
        <w:r w:rsidR="00A91A74" w:rsidRPr="00F37687">
          <w:rPr>
            <w:rPrChange w:id="112" w:author="안 용현(Yonghyeon,Ahn)" w:date="2026-10-28T14:41:00Z" w16du:dateUtc="2026-10-28T05:41:00Z">
              <w:rPr>
                <w:strike/>
                <w:highlight w:val="yellow"/>
              </w:rPr>
            </w:rPrChange>
          </w:rPr>
          <w:t xml:space="preserve"> 스폰서 유치를 통해</w:t>
        </w:r>
        <w:r w:rsidR="00A91A74" w:rsidRPr="00F37687">
          <w:rPr>
            <w:color w:val="0070C0"/>
            <w:rPrChange w:id="113" w:author="안 용현(Yonghyeon,Ahn)" w:date="2026-10-28T14:41:00Z" w16du:dateUtc="2026-10-28T05:41:00Z">
              <w:rPr>
                <w:strike/>
                <w:highlight w:val="yellow"/>
              </w:rPr>
            </w:rPrChange>
          </w:rPr>
          <w:t xml:space="preserve"> </w:t>
        </w:r>
      </w:ins>
      <w:del w:id="114" w:author="이정주 이사(상장리츠팀)" w:date="2026-10-28T13:14:00Z" w16du:dateUtc="2026-10-28T04:14:00Z">
        <w:r w:rsidRPr="00F37687" w:rsidDel="00A91A74">
          <w:delText xml:space="preserve">안정적인 </w:delText>
        </w:r>
      </w:del>
      <w:r w:rsidRPr="00F37687">
        <w:t>현금흐름</w:t>
      </w:r>
      <w:ins w:id="115" w:author="이정주 이사(상장리츠팀)" w:date="2026-10-28T13:14:00Z" w16du:dateUtc="2026-10-28T04:14:00Z">
        <w:r w:rsidR="00A91A74" w:rsidRPr="00F37687">
          <w:rPr>
            <w:rFonts w:hint="eastAsia"/>
            <w:rPrChange w:id="116" w:author="안 용현(Yonghyeon,Ahn)" w:date="2026-10-28T14:41:00Z" w16du:dateUtc="2026-10-28T05:41:00Z">
              <w:rPr>
                <w:rFonts w:hint="eastAsia"/>
                <w:highlight w:val="yellow"/>
              </w:rPr>
            </w:rPrChange>
          </w:rPr>
          <w:t>의</w:t>
        </w:r>
        <w:r w:rsidR="00A91A74" w:rsidRPr="00F37687">
          <w:rPr>
            <w:rPrChange w:id="117" w:author="안 용현(Yonghyeon,Ahn)" w:date="2026-10-28T14:41:00Z" w16du:dateUtc="2026-10-28T05:41:00Z">
              <w:rPr>
                <w:highlight w:val="yellow"/>
              </w:rPr>
            </w:rPrChange>
          </w:rPr>
          <w:t xml:space="preserve"> 안정성을</w:t>
        </w:r>
      </w:ins>
      <w:r w:rsidRPr="00F37687">
        <w:t xml:space="preserve"> </w:t>
      </w:r>
      <w:del w:id="118" w:author="안 용현(Yonghyeon,Ahn)" w:date="2026-10-28T14:38:00Z" w16du:dateUtc="2026-10-28T05:38:00Z">
        <w:r w:rsidRPr="00F37687" w:rsidDel="00F37687">
          <w:rPr>
            <w:strike/>
            <w:rPrChange w:id="119" w:author="안 용현(Yonghyeon,Ahn)" w:date="2026-10-28T14:41:00Z" w16du:dateUtc="2026-10-28T05:41:00Z">
              <w:rPr/>
            </w:rPrChange>
          </w:rPr>
          <w:delText>기반을</w:delText>
        </w:r>
        <w:r w:rsidRPr="00F37687" w:rsidDel="00F37687">
          <w:delText xml:space="preserve"> </w:delText>
        </w:r>
      </w:del>
      <w:ins w:id="120" w:author="문민식 부장(상장리츠팀)" w:date="2026-10-28T12:34:00Z" w16du:dateUtc="2026-10-28T03:34:00Z">
        <w:r w:rsidR="00910DC6" w:rsidRPr="00F37687">
          <w:rPr>
            <w:rFonts w:hint="eastAsia"/>
          </w:rPr>
          <w:t>한층</w:t>
        </w:r>
        <w:r w:rsidR="00910DC6" w:rsidRPr="00F37687">
          <w:t xml:space="preserve"> 강화하였습니다.</w:t>
        </w:r>
        <w:r w:rsidR="00910DC6" w:rsidRPr="00F37687">
          <w:rPr>
            <w:rFonts w:hint="eastAsia"/>
          </w:rPr>
          <w:t xml:space="preserve"> </w:t>
        </w:r>
      </w:ins>
      <w:del w:id="121" w:author="문민식 부장(상장리츠팀)" w:date="2026-10-28T12:32:00Z" w16du:dateUtc="2026-10-28T03:32:00Z">
        <w:r w:rsidRPr="00F37687" w:rsidDel="00910DC6">
          <w:delText>확보함</w:delText>
        </w:r>
      </w:del>
      <w:del w:id="122" w:author="문민식 부장(상장리츠팀)" w:date="2026-10-28T12:34:00Z" w16du:dateUtc="2026-10-28T03:34:00Z">
        <w:r w:rsidRPr="00F37687" w:rsidDel="00910DC6">
          <w:delText xml:space="preserve">에 따라, </w:delText>
        </w:r>
      </w:del>
      <w:ins w:id="123" w:author="문민식 부장(상장리츠팀)" w:date="2026-10-28T12:34:00Z" w16du:dateUtc="2026-10-28T03:34:00Z">
        <w:r w:rsidR="00910DC6" w:rsidRPr="00F37687">
          <w:rPr>
            <w:rFonts w:hint="eastAsia"/>
          </w:rPr>
          <w:t xml:space="preserve">이를 바탕으로 </w:t>
        </w:r>
      </w:ins>
      <w:ins w:id="124" w:author="문민식 부장(상장리츠팀)" w:date="2026-10-28T12:36:00Z" w16du:dateUtc="2026-10-28T03:36:00Z">
        <w:r w:rsidR="002C727C" w:rsidRPr="00F37687">
          <w:rPr>
            <w:rFonts w:hint="eastAsia"/>
          </w:rPr>
          <w:t xml:space="preserve">포트폴리오 재편을 가속화하고, </w:t>
        </w:r>
      </w:ins>
      <w:ins w:id="125" w:author="문민식 부장(상장리츠팀)" w:date="2026-10-28T12:32:00Z" w16du:dateUtc="2026-10-28T03:32:00Z">
        <w:r w:rsidR="00910DC6" w:rsidRPr="00F37687">
          <w:rPr>
            <w:rFonts w:hint="eastAsia"/>
          </w:rPr>
          <w:t xml:space="preserve">기존 </w:t>
        </w:r>
      </w:ins>
      <w:r w:rsidRPr="00F37687">
        <w:t>주유소 자산</w:t>
      </w:r>
      <w:ins w:id="126" w:author="문민식 부장(상장리츠팀)" w:date="2026-10-28T12:36:00Z" w16du:dateUtc="2026-10-28T03:36:00Z">
        <w:r w:rsidR="002C727C" w:rsidRPr="00F37687">
          <w:rPr>
            <w:rFonts w:hint="eastAsia"/>
          </w:rPr>
          <w:t>의</w:t>
        </w:r>
      </w:ins>
      <w:r w:rsidRPr="00F37687">
        <w:t xml:space="preserve"> 매각</w:t>
      </w:r>
      <w:r w:rsidRPr="00AD167D">
        <w:t xml:space="preserve">을 </w:t>
      </w:r>
      <w:ins w:id="127" w:author="문민식 부장(상장리츠팀)" w:date="2026-10-28T12:35:00Z" w16du:dateUtc="2026-10-28T03:35:00Z">
        <w:r w:rsidR="00910DC6">
          <w:rPr>
            <w:rFonts w:hint="eastAsia"/>
          </w:rPr>
          <w:t>앞당</w:t>
        </w:r>
      </w:ins>
      <w:del w:id="128" w:author="문민식 부장(상장리츠팀)" w:date="2026-10-28T12:35:00Z" w16du:dateUtc="2026-10-28T03:35:00Z">
        <w:r w:rsidRPr="00AD167D" w:rsidDel="00910DC6">
          <w:delText>한층 앞당</w:delText>
        </w:r>
      </w:del>
      <w:r w:rsidRPr="00AD167D">
        <w:t xml:space="preserve">길 수 있게 되었습니다. </w:t>
      </w:r>
    </w:p>
    <w:p w14:paraId="1ACC1CC2" w14:textId="4F12E340" w:rsidR="004944A6" w:rsidRPr="00AD167D" w:rsidRDefault="004944A6" w:rsidP="004A39E3">
      <w:pPr>
        <w:spacing w:after="0" w:line="276" w:lineRule="auto"/>
      </w:pPr>
      <w:r w:rsidRPr="00AD167D">
        <w:rPr>
          <w:rFonts w:hint="eastAsia"/>
        </w:rPr>
        <w:t xml:space="preserve">당사는 </w:t>
      </w:r>
      <w:r w:rsidR="000A055A" w:rsidRPr="00AD167D">
        <w:t xml:space="preserve">내년부터 </w:t>
      </w:r>
      <w:r w:rsidRPr="00AD167D">
        <w:rPr>
          <w:rFonts w:hint="eastAsia"/>
        </w:rPr>
        <w:t>기존 책임</w:t>
      </w:r>
      <w:r w:rsidR="000A055A" w:rsidRPr="00AD167D">
        <w:t>임대차</w:t>
      </w:r>
      <w:r w:rsidR="000A055A" w:rsidRPr="00AD167D">
        <w:rPr>
          <w:rFonts w:hint="eastAsia"/>
        </w:rPr>
        <w:t xml:space="preserve"> </w:t>
      </w:r>
      <w:r w:rsidR="000A055A" w:rsidRPr="00AD167D">
        <w:t xml:space="preserve">만기(‘2030년 6월) 이전까지 입지가 </w:t>
      </w:r>
      <w:proofErr w:type="spellStart"/>
      <w:r w:rsidR="000A055A" w:rsidRPr="00AD167D">
        <w:t>우량한</w:t>
      </w:r>
      <w:proofErr w:type="spellEnd"/>
      <w:r w:rsidR="000A055A" w:rsidRPr="00AD167D">
        <w:t xml:space="preserve"> 주유소를 제외한 자산을 순차적으로 매각하고, 매각대금은 성장자산 재투자와 주주환원에 </w:t>
      </w:r>
      <w:r w:rsidRPr="00AD167D">
        <w:rPr>
          <w:rFonts w:hint="eastAsia"/>
        </w:rPr>
        <w:t>활용</w:t>
      </w:r>
      <w:del w:id="129" w:author="문민식 부장(상장리츠팀)" w:date="2026-10-28T12:33:00Z" w16du:dateUtc="2026-10-28T03:33:00Z">
        <w:r w:rsidRPr="00AD167D" w:rsidDel="00910DC6">
          <w:rPr>
            <w:rFonts w:hint="eastAsia"/>
          </w:rPr>
          <w:delText>하</w:delText>
        </w:r>
      </w:del>
      <w:ins w:id="130" w:author="문민식 부장(상장리츠팀)" w:date="2026-10-28T12:33:00Z" w16du:dateUtc="2026-10-28T03:33:00Z">
        <w:r w:rsidR="00910DC6">
          <w:rPr>
            <w:rFonts w:hint="eastAsia"/>
          </w:rPr>
          <w:t xml:space="preserve">할 계획입니다. 이를 통해 </w:t>
        </w:r>
      </w:ins>
      <w:del w:id="131" w:author="문민식 부장(상장리츠팀)" w:date="2026-10-28T12:33:00Z" w16du:dateUtc="2026-10-28T03:33:00Z">
        <w:r w:rsidRPr="00AD167D" w:rsidDel="00910DC6">
          <w:rPr>
            <w:rFonts w:hint="eastAsia"/>
          </w:rPr>
          <w:delText xml:space="preserve">여 </w:delText>
        </w:r>
      </w:del>
      <w:r w:rsidRPr="00AD167D">
        <w:rPr>
          <w:rFonts w:hint="eastAsia"/>
        </w:rPr>
        <w:t>포트폴리오의 수익성과 안정성을 높이</w:t>
      </w:r>
      <w:ins w:id="132" w:author="문민식 부장(상장리츠팀)" w:date="2026-10-28T12:33:00Z" w16du:dateUtc="2026-10-28T03:33:00Z">
        <w:r w:rsidR="00910DC6">
          <w:rPr>
            <w:rFonts w:hint="eastAsia"/>
          </w:rPr>
          <w:t>는 동시에</w:t>
        </w:r>
      </w:ins>
      <w:del w:id="133" w:author="문민식 부장(상장리츠팀)" w:date="2026-10-28T12:33:00Z" w16du:dateUtc="2026-10-28T03:33:00Z">
        <w:r w:rsidRPr="00AD167D" w:rsidDel="00910DC6">
          <w:rPr>
            <w:rFonts w:hint="eastAsia"/>
          </w:rPr>
          <w:delText>고,</w:delText>
        </w:r>
      </w:del>
      <w:r w:rsidRPr="00AD167D">
        <w:rPr>
          <w:rFonts w:hint="eastAsia"/>
        </w:rPr>
        <w:t xml:space="preserve"> </w:t>
      </w:r>
      <w:proofErr w:type="spellStart"/>
      <w:r w:rsidRPr="00AD167D">
        <w:rPr>
          <w:rFonts w:hint="eastAsia"/>
        </w:rPr>
        <w:t>중장기적인</w:t>
      </w:r>
      <w:proofErr w:type="spellEnd"/>
      <w:r w:rsidRPr="00AD167D">
        <w:rPr>
          <w:rFonts w:hint="eastAsia"/>
        </w:rPr>
        <w:t xml:space="preserve"> 배당 성장 기반을 강화하겠습니다. </w:t>
      </w:r>
    </w:p>
    <w:p w14:paraId="6FE97967" w14:textId="566B0809" w:rsidR="000A055A" w:rsidRPr="00AD167D" w:rsidRDefault="004944A6" w:rsidP="004A39E3">
      <w:pPr>
        <w:spacing w:after="0" w:line="276" w:lineRule="auto"/>
      </w:pPr>
      <w:r w:rsidRPr="00AD167D">
        <w:rPr>
          <w:rFonts w:hint="eastAsia"/>
        </w:rPr>
        <w:t xml:space="preserve">아울러, 자산 </w:t>
      </w:r>
      <w:r w:rsidR="000A055A" w:rsidRPr="00AD167D">
        <w:t xml:space="preserve">매각 과정에서는 임차인인 HD현대오일뱅크와 긴밀히 협의하여 </w:t>
      </w:r>
      <w:r w:rsidRPr="00AD167D">
        <w:rPr>
          <w:rFonts w:hint="eastAsia"/>
        </w:rPr>
        <w:t xml:space="preserve">기존 임대차계약의 안정적인 이행과 자산 운영의 연속성을 </w:t>
      </w:r>
      <w:r w:rsidR="000A055A" w:rsidRPr="00AD167D">
        <w:t>유지하겠습니다.</w:t>
      </w:r>
    </w:p>
    <w:p w14:paraId="7A6D5184" w14:textId="77777777" w:rsidR="000A055A" w:rsidRPr="00AD167D" w:rsidRDefault="000A055A" w:rsidP="004A39E3">
      <w:pPr>
        <w:spacing w:after="0" w:line="276" w:lineRule="auto"/>
      </w:pPr>
    </w:p>
    <w:p w14:paraId="30798693" w14:textId="57127F66" w:rsidR="004944A6" w:rsidRPr="00AD167D" w:rsidRDefault="004944A6" w:rsidP="004A39E3">
      <w:pPr>
        <w:spacing w:after="0" w:line="276" w:lineRule="auto"/>
        <w:rPr>
          <w:b/>
          <w:bCs/>
        </w:rPr>
      </w:pPr>
      <w:r w:rsidRPr="00AD167D">
        <w:rPr>
          <w:rFonts w:hint="eastAsia"/>
          <w:b/>
          <w:bCs/>
        </w:rPr>
        <w:t xml:space="preserve">4. 재무건전성 </w:t>
      </w:r>
      <w:del w:id="134" w:author="문민식 부장(상장리츠팀)" w:date="2026-10-28T12:50:00Z" w16du:dateUtc="2026-10-28T03:50:00Z">
        <w:r w:rsidRPr="00AD167D" w:rsidDel="00040BB1">
          <w:rPr>
            <w:rFonts w:hint="eastAsia"/>
            <w:b/>
            <w:bCs/>
          </w:rPr>
          <w:delText>유지</w:delText>
        </w:r>
      </w:del>
      <w:ins w:id="135" w:author="문민식 부장(상장리츠팀)" w:date="2026-10-28T12:50:00Z" w16du:dateUtc="2026-10-28T03:50:00Z">
        <w:r w:rsidR="00040BB1">
          <w:rPr>
            <w:rFonts w:hint="eastAsia"/>
            <w:b/>
            <w:bCs/>
          </w:rPr>
          <w:t>관리</w:t>
        </w:r>
      </w:ins>
      <w:r w:rsidRPr="00AD167D">
        <w:rPr>
          <w:rFonts w:hint="eastAsia"/>
          <w:b/>
          <w:bCs/>
        </w:rPr>
        <w:t xml:space="preserve"> 및 자산가치의 </w:t>
      </w:r>
      <w:del w:id="136" w:author="문민식 부장(상장리츠팀)" w:date="2026-10-28T12:50:00Z" w16du:dateUtc="2026-10-28T03:50:00Z">
        <w:r w:rsidRPr="00AD167D" w:rsidDel="00040BB1">
          <w:rPr>
            <w:rFonts w:hint="eastAsia"/>
            <w:b/>
            <w:bCs/>
          </w:rPr>
          <w:delText>투명성 제고</w:delText>
        </w:r>
      </w:del>
      <w:ins w:id="137" w:author="문민식 부장(상장리츠팀)" w:date="2026-10-28T12:50:00Z" w16du:dateUtc="2026-10-28T03:50:00Z">
        <w:r w:rsidR="00040BB1">
          <w:rPr>
            <w:rFonts w:hint="eastAsia"/>
            <w:b/>
            <w:bCs/>
          </w:rPr>
          <w:t>시장가치 반영</w:t>
        </w:r>
      </w:ins>
    </w:p>
    <w:p w14:paraId="27AEBCBD" w14:textId="65EF1B7C" w:rsidR="004944A6" w:rsidRPr="00AD167D" w:rsidRDefault="004944A6" w:rsidP="004A39E3">
      <w:pPr>
        <w:spacing w:after="0" w:line="276" w:lineRule="auto"/>
      </w:pPr>
      <w:r w:rsidRPr="00AD167D">
        <w:rPr>
          <w:rFonts w:hint="eastAsia"/>
        </w:rPr>
        <w:t xml:space="preserve">당사는 </w:t>
      </w:r>
      <w:ins w:id="138" w:author="문민식 부장(상장리츠팀)" w:date="2026-10-28T12:45:00Z" w16du:dateUtc="2026-10-28T03:45:00Z">
        <w:r w:rsidR="002C727C">
          <w:rPr>
            <w:rFonts w:hint="eastAsia"/>
          </w:rPr>
          <w:t xml:space="preserve">별도의 </w:t>
        </w:r>
      </w:ins>
      <w:r w:rsidR="000A055A" w:rsidRPr="00AD167D">
        <w:t xml:space="preserve">유상증자 없이 </w:t>
      </w:r>
      <w:r w:rsidRPr="00AD167D">
        <w:rPr>
          <w:rFonts w:hint="eastAsia"/>
        </w:rPr>
        <w:t xml:space="preserve">기존 </w:t>
      </w:r>
      <w:r w:rsidR="000A055A" w:rsidRPr="00AD167D">
        <w:t>차입 여력</w:t>
      </w:r>
      <w:r w:rsidRPr="00AD167D">
        <w:rPr>
          <w:rFonts w:hint="eastAsia"/>
        </w:rPr>
        <w:t xml:space="preserve">을 활용하여 신규 </w:t>
      </w:r>
      <w:r w:rsidR="000A055A" w:rsidRPr="00AD167D">
        <w:t>자산을 편입함</w:t>
      </w:r>
      <w:ins w:id="139" w:author="문민식 부장(상장리츠팀)" w:date="2026-10-28T12:45:00Z" w16du:dateUtc="2026-10-28T03:45:00Z">
        <w:r w:rsidR="002C727C">
          <w:rPr>
            <w:rFonts w:hint="eastAsia"/>
          </w:rPr>
          <w:t>으로써 배당 여</w:t>
        </w:r>
      </w:ins>
      <w:ins w:id="140" w:author="문민식 부장(상장리츠팀)" w:date="2026-10-28T12:46:00Z" w16du:dateUtc="2026-10-28T03:46:00Z">
        <w:r w:rsidR="00040BB1">
          <w:rPr>
            <w:rFonts w:hint="eastAsia"/>
          </w:rPr>
          <w:t xml:space="preserve">력을 확대하였습니다. 다만, 이 과정에서 </w:t>
        </w:r>
      </w:ins>
      <w:del w:id="141" w:author="문민식 부장(상장리츠팀)" w:date="2026-10-28T12:49:00Z" w16du:dateUtc="2026-10-28T03:49:00Z">
        <w:r w:rsidR="000A055A" w:rsidRPr="00AD167D" w:rsidDel="00040BB1">
          <w:delText xml:space="preserve">에 따라 주당 배당은 </w:delText>
        </w:r>
        <w:r w:rsidRPr="00AD167D" w:rsidDel="00040BB1">
          <w:rPr>
            <w:rFonts w:hint="eastAsia"/>
          </w:rPr>
          <w:delText xml:space="preserve">확대되는 반면, </w:delText>
        </w:r>
      </w:del>
      <w:ins w:id="142" w:author="문민식 부장(상장리츠팀)" w:date="2026-10-28T12:49:00Z" w16du:dateUtc="2026-10-28T03:49:00Z">
        <w:r w:rsidR="00040BB1">
          <w:rPr>
            <w:rFonts w:hint="eastAsia"/>
          </w:rPr>
          <w:t>차입금</w:t>
        </w:r>
      </w:ins>
      <w:ins w:id="143" w:author="문민식 부장(상장리츠팀)" w:date="2026-10-28T12:51:00Z" w16du:dateUtc="2026-10-28T03:51:00Z">
        <w:r w:rsidR="00040BB1">
          <w:rPr>
            <w:rFonts w:hint="eastAsia"/>
          </w:rPr>
          <w:t xml:space="preserve"> 증가에 따라 부채비율이 상승하였</w:t>
        </w:r>
        <w:r w:rsidR="00040BB1">
          <w:rPr>
            <w:rFonts w:hint="eastAsia"/>
          </w:rPr>
          <w:lastRenderedPageBreak/>
          <w:t xml:space="preserve">으나, 보유자산의 시장가치 상승분은 현행 원가모형에 따른 재무제표에 충분히 반영되지 않는 측면이 있습니다. </w:t>
        </w:r>
      </w:ins>
      <w:del w:id="144" w:author="문민식 부장(상장리츠팀)" w:date="2026-10-28T12:51:00Z" w16du:dateUtc="2026-10-28T03:51:00Z">
        <w:r w:rsidR="000A055A" w:rsidRPr="00AD167D" w:rsidDel="00040BB1">
          <w:delText>장부</w:delText>
        </w:r>
        <w:r w:rsidRPr="00AD167D" w:rsidDel="00040BB1">
          <w:rPr>
            <w:rFonts w:hint="eastAsia"/>
          </w:rPr>
          <w:delText xml:space="preserve">상 </w:delText>
        </w:r>
        <w:r w:rsidR="000A055A" w:rsidRPr="00AD167D" w:rsidDel="00040BB1">
          <w:delText>부채비율은 상승</w:delText>
        </w:r>
        <w:r w:rsidR="000A055A" w:rsidRPr="00AD167D" w:rsidDel="00040BB1">
          <w:rPr>
            <w:rFonts w:hint="eastAsia"/>
          </w:rPr>
          <w:delText xml:space="preserve">하게 </w:delText>
        </w:r>
        <w:r w:rsidR="000A055A" w:rsidRPr="00AD167D" w:rsidDel="00040BB1">
          <w:delText>됩니다.</w:delText>
        </w:r>
      </w:del>
      <w:r w:rsidR="000A055A" w:rsidRPr="00AD167D">
        <w:t xml:space="preserve"> </w:t>
      </w:r>
    </w:p>
    <w:p w14:paraId="087A1C88" w14:textId="77F3C99A" w:rsidR="004944A6" w:rsidRPr="00AD167D" w:rsidRDefault="000A055A" w:rsidP="004A39E3">
      <w:pPr>
        <w:spacing w:after="0" w:line="276" w:lineRule="auto"/>
      </w:pPr>
      <w:del w:id="145" w:author="문민식 부장(상장리츠팀)" w:date="2026-10-28T12:51:00Z" w16du:dateUtc="2026-10-28T03:51:00Z">
        <w:r w:rsidRPr="00AD167D" w:rsidDel="00040BB1">
          <w:rPr>
            <w:rFonts w:hint="eastAsia"/>
          </w:rPr>
          <w:delText>현재 원가모형</w:delText>
        </w:r>
      </w:del>
      <w:del w:id="146" w:author="문민식 부장(상장리츠팀)" w:date="2026-10-28T12:47:00Z" w16du:dateUtc="2026-10-28T03:47:00Z">
        <w:r w:rsidR="004944A6" w:rsidRPr="00AD167D" w:rsidDel="00040BB1">
          <w:rPr>
            <w:rFonts w:hint="eastAsia"/>
          </w:rPr>
          <w:delText>을 적용한</w:delText>
        </w:r>
        <w:r w:rsidR="007E0F4B" w:rsidRPr="00AD167D" w:rsidDel="00040BB1">
          <w:rPr>
            <w:rFonts w:hint="eastAsia"/>
          </w:rPr>
          <w:delText xml:space="preserve"> </w:delText>
        </w:r>
        <w:r w:rsidRPr="00AD167D" w:rsidDel="00040BB1">
          <w:rPr>
            <w:rFonts w:hint="eastAsia"/>
          </w:rPr>
          <w:delText>재무제표는</w:delText>
        </w:r>
      </w:del>
      <w:del w:id="147" w:author="문민식 부장(상장리츠팀)" w:date="2026-10-28T12:48:00Z" w16du:dateUtc="2026-10-28T03:48:00Z">
        <w:r w:rsidRPr="00AD167D" w:rsidDel="00040BB1">
          <w:rPr>
            <w:rFonts w:hint="eastAsia"/>
          </w:rPr>
          <w:delText xml:space="preserve"> 보유자산의 </w:delText>
        </w:r>
        <w:r w:rsidR="004944A6" w:rsidRPr="00AD167D" w:rsidDel="00040BB1">
          <w:rPr>
            <w:rFonts w:hint="eastAsia"/>
          </w:rPr>
          <w:delText>시장</w:delText>
        </w:r>
        <w:r w:rsidRPr="00AD167D" w:rsidDel="00040BB1">
          <w:rPr>
            <w:rFonts w:hint="eastAsia"/>
          </w:rPr>
          <w:delText>가치를 충분히 반영하지 못하</w:delText>
        </w:r>
        <w:r w:rsidR="004944A6" w:rsidRPr="00AD167D" w:rsidDel="00040BB1">
          <w:rPr>
            <w:rFonts w:hint="eastAsia"/>
          </w:rPr>
          <w:delText xml:space="preserve">는 </w:delText>
        </w:r>
      </w:del>
      <w:del w:id="148" w:author="문민식 부장(상장리츠팀)" w:date="2026-10-28T12:51:00Z" w16du:dateUtc="2026-10-28T03:51:00Z">
        <w:r w:rsidR="004944A6" w:rsidRPr="00AD167D" w:rsidDel="00040BB1">
          <w:rPr>
            <w:rFonts w:hint="eastAsia"/>
          </w:rPr>
          <w:delText>측면이</w:delText>
        </w:r>
        <w:r w:rsidRPr="00AD167D" w:rsidDel="00040BB1">
          <w:rPr>
            <w:rFonts w:hint="eastAsia"/>
          </w:rPr>
          <w:delText xml:space="preserve"> 있어,</w:delText>
        </w:r>
      </w:del>
      <w:ins w:id="149" w:author="문민식 부장(상장리츠팀)" w:date="2026-10-28T12:51:00Z" w16du:dateUtc="2026-10-28T03:51:00Z">
        <w:r w:rsidR="00040BB1">
          <w:rPr>
            <w:rFonts w:hint="eastAsia"/>
          </w:rPr>
          <w:t xml:space="preserve">이에 </w:t>
        </w:r>
        <w:del w:id="150" w:author="안 용현(Yonghyeon,Ahn)" w:date="2026-10-28T14:38:00Z" w16du:dateUtc="2026-10-28T05:38:00Z">
          <w:r w:rsidR="00040BB1" w:rsidRPr="00F37687" w:rsidDel="00F37687">
            <w:rPr>
              <w:rFonts w:hint="eastAsia"/>
            </w:rPr>
            <w:delText>단사는</w:delText>
          </w:r>
        </w:del>
      </w:ins>
      <w:ins w:id="151" w:author="이정주 이사(상장리츠팀)" w:date="2026-10-28T13:10:00Z" w16du:dateUtc="2026-10-28T04:10:00Z">
        <w:r w:rsidR="00A30170" w:rsidRPr="00F37687">
          <w:rPr>
            <w:rFonts w:hint="eastAsia"/>
            <w:rPrChange w:id="152" w:author="안 용현(Yonghyeon,Ahn)" w:date="2026-10-28T14:41:00Z" w16du:dateUtc="2026-10-28T05:41:00Z">
              <w:rPr>
                <w:rFonts w:hint="eastAsia"/>
                <w:strike/>
              </w:rPr>
            </w:rPrChange>
          </w:rPr>
          <w:t>당사는</w:t>
        </w:r>
      </w:ins>
      <w:r w:rsidRPr="00AD167D">
        <w:t xml:space="preserve"> 2026년 하반기(</w:t>
      </w:r>
      <w:del w:id="153" w:author="문민식 부장(상장리츠팀)" w:date="2026-10-28T13:26:00Z" w16du:dateUtc="2026-10-28T04:26:00Z">
        <w:r w:rsidRPr="00AD167D" w:rsidDel="000F6B11">
          <w:delText>14</w:delText>
        </w:r>
      </w:del>
      <w:ins w:id="154" w:author="문민식 부장(상장리츠팀)" w:date="2026-10-28T13:26:00Z" w16du:dateUtc="2026-10-28T04:26:00Z">
        <w:r w:rsidR="000F6B11">
          <w:rPr>
            <w:rFonts w:hint="eastAsia"/>
          </w:rPr>
          <w:t>13</w:t>
        </w:r>
      </w:ins>
      <w:r w:rsidRPr="00AD167D">
        <w:t xml:space="preserve">기)부터는 투자부동산에 공정가치평가모형을 적용하여 </w:t>
      </w:r>
      <w:ins w:id="155" w:author="문민식 부장(상장리츠팀)" w:date="2026-10-28T12:48:00Z" w16du:dateUtc="2026-10-28T03:48:00Z">
        <w:r w:rsidR="00040BB1">
          <w:rPr>
            <w:rFonts w:hint="eastAsia"/>
          </w:rPr>
          <w:t xml:space="preserve">보유자산의 시장가치를 재무제표에 보다 충실히 반영하고자 합니다. </w:t>
        </w:r>
      </w:ins>
      <w:del w:id="156" w:author="문민식 부장(상장리츠팀)" w:date="2026-10-28T12:48:00Z" w16du:dateUtc="2026-10-28T03:48:00Z">
        <w:r w:rsidRPr="00AD167D" w:rsidDel="00040BB1">
          <w:delText xml:space="preserve">자산가치와 </w:delText>
        </w:r>
        <w:r w:rsidR="004944A6" w:rsidRPr="00AD167D" w:rsidDel="00040BB1">
          <w:rPr>
            <w:rFonts w:hint="eastAsia"/>
          </w:rPr>
          <w:delText xml:space="preserve">재무현황을 보다 </w:delText>
        </w:r>
        <w:r w:rsidRPr="00AD167D" w:rsidDel="00040BB1">
          <w:delText xml:space="preserve">투명하게 </w:delText>
        </w:r>
        <w:r w:rsidR="004944A6" w:rsidRPr="00AD167D" w:rsidDel="00040BB1">
          <w:rPr>
            <w:rFonts w:hint="eastAsia"/>
          </w:rPr>
          <w:delText>제공하고자 합니다.</w:delText>
        </w:r>
        <w:r w:rsidRPr="00AD167D" w:rsidDel="00040BB1">
          <w:delText xml:space="preserve"> </w:delText>
        </w:r>
      </w:del>
    </w:p>
    <w:p w14:paraId="3D8639D2" w14:textId="0EAC0176" w:rsidR="000A055A" w:rsidRPr="00AD167D" w:rsidDel="00040BB1" w:rsidRDefault="000A055A" w:rsidP="004A39E3">
      <w:pPr>
        <w:spacing w:after="0" w:line="276" w:lineRule="auto"/>
        <w:rPr>
          <w:del w:id="157" w:author="문민식 부장(상장리츠팀)" w:date="2026-10-28T12:49:00Z" w16du:dateUtc="2026-10-28T03:49:00Z"/>
        </w:rPr>
      </w:pPr>
      <w:r w:rsidRPr="00AD167D">
        <w:t xml:space="preserve">현재 </w:t>
      </w:r>
      <w:proofErr w:type="spellStart"/>
      <w:r w:rsidRPr="00AD167D">
        <w:t>감평가</w:t>
      </w:r>
      <w:proofErr w:type="spellEnd"/>
      <w:r w:rsidRPr="00AD167D">
        <w:t xml:space="preserve"> 기준 LTV는 약 </w:t>
      </w:r>
      <w:r w:rsidR="00CE4271" w:rsidRPr="00AD167D">
        <w:rPr>
          <w:rFonts w:hint="eastAsia"/>
        </w:rPr>
        <w:t>50.1</w:t>
      </w:r>
      <w:r w:rsidRPr="00AD167D">
        <w:t>%로 당사 내부</w:t>
      </w:r>
      <w:r w:rsidR="004944A6" w:rsidRPr="00AD167D">
        <w:rPr>
          <w:rFonts w:hint="eastAsia"/>
        </w:rPr>
        <w:t xml:space="preserve"> 관리</w:t>
      </w:r>
      <w:r w:rsidR="007E0F4B" w:rsidRPr="00AD167D">
        <w:rPr>
          <w:rFonts w:hint="eastAsia"/>
        </w:rPr>
        <w:t xml:space="preserve"> </w:t>
      </w:r>
      <w:r w:rsidRPr="00AD167D">
        <w:t>한도</w:t>
      </w:r>
      <w:ins w:id="158" w:author="문민식 부장(상장리츠팀)" w:date="2026-10-28T12:51:00Z" w16du:dateUtc="2026-10-28T03:51:00Z">
        <w:r w:rsidR="00040BB1">
          <w:rPr>
            <w:rFonts w:hint="eastAsia"/>
          </w:rPr>
          <w:t xml:space="preserve">인 </w:t>
        </w:r>
      </w:ins>
      <w:del w:id="159" w:author="문민식 부장(상장리츠팀)" w:date="2026-10-28T12:51:00Z" w16du:dateUtc="2026-10-28T03:51:00Z">
        <w:r w:rsidRPr="00AD167D" w:rsidDel="00040BB1">
          <w:delText>(</w:delText>
        </w:r>
      </w:del>
      <w:r w:rsidRPr="00AD167D">
        <w:rPr>
          <w:rFonts w:hint="eastAsia"/>
        </w:rPr>
        <w:t>63</w:t>
      </w:r>
      <w:r w:rsidRPr="00AD167D">
        <w:t>%</w:t>
      </w:r>
      <w:del w:id="160" w:author="문민식 부장(상장리츠팀)" w:date="2026-10-28T12:51:00Z" w16du:dateUtc="2026-10-28T03:51:00Z">
        <w:r w:rsidRPr="00AD167D" w:rsidDel="00040BB1">
          <w:delText>)</w:delText>
        </w:r>
      </w:del>
      <w:r w:rsidRPr="00AD167D">
        <w:t xml:space="preserve"> 이내</w:t>
      </w:r>
      <w:r w:rsidR="004944A6" w:rsidRPr="00AD167D">
        <w:rPr>
          <w:rFonts w:hint="eastAsia"/>
        </w:rPr>
        <w:t>에서 안정적으로 관리되고 있습니다.</w:t>
      </w:r>
      <w:ins w:id="161" w:author="문민식 부장(상장리츠팀)" w:date="2026-10-28T12:49:00Z" w16du:dateUtc="2026-10-28T03:49:00Z">
        <w:r w:rsidR="00040BB1">
          <w:rPr>
            <w:rFonts w:hint="eastAsia"/>
          </w:rPr>
          <w:t xml:space="preserve"> </w:t>
        </w:r>
      </w:ins>
    </w:p>
    <w:p w14:paraId="48FC87B5" w14:textId="2F882E17" w:rsidR="0074348C" w:rsidRPr="00AD167D" w:rsidRDefault="0074348C" w:rsidP="004A39E3">
      <w:pPr>
        <w:spacing w:after="0" w:line="276" w:lineRule="auto"/>
      </w:pPr>
      <w:del w:id="162" w:author="문민식 부장(상장리츠팀)" w:date="2026-10-28T12:52:00Z" w16du:dateUtc="2026-10-28T03:52:00Z">
        <w:r w:rsidRPr="00AD167D" w:rsidDel="00040BB1">
          <w:rPr>
            <w:rFonts w:hint="eastAsia"/>
          </w:rPr>
          <w:delText xml:space="preserve">당사는 </w:delText>
        </w:r>
      </w:del>
      <w:r w:rsidRPr="00AD167D">
        <w:rPr>
          <w:rFonts w:hint="eastAsia"/>
        </w:rPr>
        <w:t xml:space="preserve">앞으로도 적정 수준의 재무건전성을 유지하는 한편, 보유자산의 실질적인 가치가 </w:t>
      </w:r>
      <w:ins w:id="163" w:author="문민식 부장(상장리츠팀)" w:date="2026-10-28T12:52:00Z" w16du:dateUtc="2026-10-28T03:52:00Z">
        <w:r w:rsidR="00040BB1">
          <w:rPr>
            <w:rFonts w:hint="eastAsia"/>
          </w:rPr>
          <w:t xml:space="preserve">재무정보에 적절히 반영될 수 </w:t>
        </w:r>
      </w:ins>
      <w:del w:id="164" w:author="문민식 부장(상장리츠팀)" w:date="2026-10-28T12:52:00Z" w16du:dateUtc="2026-10-28T03:52:00Z">
        <w:r w:rsidRPr="00AD167D" w:rsidDel="00040BB1">
          <w:rPr>
            <w:rFonts w:hint="eastAsia"/>
          </w:rPr>
          <w:delText xml:space="preserve">투자자에게 정확하게 전달될 수 </w:delText>
        </w:r>
      </w:del>
      <w:r w:rsidRPr="00AD167D">
        <w:rPr>
          <w:rFonts w:hint="eastAsia"/>
        </w:rPr>
        <w:t>있도록 노력하겠습니다.</w:t>
      </w:r>
    </w:p>
    <w:p w14:paraId="74A76242" w14:textId="77777777" w:rsidR="007E0F4B" w:rsidRPr="00AD167D" w:rsidRDefault="007E0F4B" w:rsidP="004A39E3">
      <w:pPr>
        <w:spacing w:after="0" w:line="276" w:lineRule="auto"/>
      </w:pPr>
    </w:p>
    <w:p w14:paraId="29A0FBA1" w14:textId="71D01067" w:rsidR="0074348C" w:rsidRPr="00AD167D" w:rsidDel="00040BB1" w:rsidRDefault="0074348C" w:rsidP="004A39E3">
      <w:pPr>
        <w:spacing w:after="0" w:line="276" w:lineRule="auto"/>
        <w:rPr>
          <w:del w:id="165" w:author="문민식 부장(상장리츠팀)" w:date="2026-10-28T12:52:00Z" w16du:dateUtc="2026-10-28T03:52:00Z"/>
          <w:b/>
          <w:bCs/>
        </w:rPr>
      </w:pPr>
      <w:del w:id="166" w:author="문민식 부장(상장리츠팀)" w:date="2026-10-28T12:52:00Z" w16du:dateUtc="2026-10-28T03:52:00Z">
        <w:r w:rsidRPr="00AD167D" w:rsidDel="00040BB1">
          <w:rPr>
            <w:rFonts w:hint="eastAsia"/>
            <w:b/>
            <w:bCs/>
          </w:rPr>
          <w:delText>5. 주주가치 제고를 위한 자산관리보수 체계 개선</w:delText>
        </w:r>
      </w:del>
    </w:p>
    <w:p w14:paraId="324A7DF7" w14:textId="197A932A" w:rsidR="0074348C" w:rsidRPr="00AD167D" w:rsidDel="00040BB1" w:rsidRDefault="0074348C" w:rsidP="004A39E3">
      <w:pPr>
        <w:spacing w:after="0" w:line="276" w:lineRule="auto"/>
        <w:rPr>
          <w:del w:id="167" w:author="문민식 부장(상장리츠팀)" w:date="2026-10-28T12:52:00Z" w16du:dateUtc="2026-10-28T03:52:00Z"/>
        </w:rPr>
      </w:pPr>
      <w:del w:id="168" w:author="문민식 부장(상장리츠팀)" w:date="2026-10-28T12:52:00Z" w16du:dateUtc="2026-10-28T03:52:00Z">
        <w:r w:rsidRPr="00AD167D" w:rsidDel="00040BB1">
          <w:rPr>
            <w:rFonts w:hint="eastAsia"/>
          </w:rPr>
          <w:delText>당사는 추진하는 자</w:delText>
        </w:r>
        <w:r w:rsidR="000A055A" w:rsidRPr="00AD167D" w:rsidDel="00040BB1">
          <w:delText xml:space="preserve">(子)리츠 지분투자는 자리츠 단계의 차입금리 상승이 모(母)리츠로 그대로 전이되는 것을 일부 완충할 수 있어 배당 예측가능성이 높고, 지금과 같은 고금리 시기에 적합한 투자방식이라고 판단하고 있습니다. </w:delText>
        </w:r>
      </w:del>
    </w:p>
    <w:p w14:paraId="087AA31B" w14:textId="6336352E" w:rsidR="0074348C" w:rsidRPr="00AD167D" w:rsidDel="00040BB1" w:rsidRDefault="000A055A" w:rsidP="004A39E3">
      <w:pPr>
        <w:spacing w:after="0" w:line="276" w:lineRule="auto"/>
        <w:rPr>
          <w:del w:id="169" w:author="문민식 부장(상장리츠팀)" w:date="2026-10-28T12:52:00Z" w16du:dateUtc="2026-10-28T03:52:00Z"/>
        </w:rPr>
      </w:pPr>
      <w:del w:id="170" w:author="문민식 부장(상장리츠팀)" w:date="2026-10-28T12:52:00Z" w16du:dateUtc="2026-10-28T03:52:00Z">
        <w:r w:rsidRPr="00AD167D" w:rsidDel="00040BB1">
          <w:delText xml:space="preserve">다만 이 구조에서는 모리츠와 자리츠 양쪽에서 운용보수가 발생할 수 있습니다. </w:delText>
        </w:r>
      </w:del>
    </w:p>
    <w:p w14:paraId="57C25646" w14:textId="1CF6F5E1" w:rsidR="000A055A" w:rsidRPr="00AD167D" w:rsidDel="00040BB1" w:rsidRDefault="000A055A" w:rsidP="004A39E3">
      <w:pPr>
        <w:spacing w:after="0" w:line="276" w:lineRule="auto"/>
        <w:rPr>
          <w:del w:id="171" w:author="문민식 부장(상장리츠팀)" w:date="2026-10-28T12:52:00Z" w16du:dateUtc="2026-10-28T03:52:00Z"/>
        </w:rPr>
      </w:pPr>
      <w:del w:id="172" w:author="문민식 부장(상장리츠팀)" w:date="2026-10-28T12:52:00Z" w16du:dateUtc="2026-10-28T03:52:00Z">
        <w:r w:rsidRPr="00AD167D" w:rsidDel="00040BB1">
          <w:delText xml:space="preserve">당사는 지난 2026년 </w:delText>
        </w:r>
        <w:r w:rsidR="00AB41D0" w:rsidRPr="00AD167D" w:rsidDel="00040BB1">
          <w:rPr>
            <w:rFonts w:hint="eastAsia"/>
          </w:rPr>
          <w:delText>4</w:delText>
        </w:r>
        <w:r w:rsidRPr="00AD167D" w:rsidDel="00040BB1">
          <w:delText xml:space="preserve">월 </w:delText>
        </w:r>
        <w:r w:rsidR="00AB41D0" w:rsidRPr="00AD167D" w:rsidDel="00040BB1">
          <w:rPr>
            <w:rFonts w:hint="eastAsia"/>
          </w:rPr>
          <w:delText>2</w:delText>
        </w:r>
        <w:r w:rsidRPr="00AD167D" w:rsidDel="00040BB1">
          <w:delText xml:space="preserve">일 </w:delText>
        </w:r>
        <w:r w:rsidR="00AB41D0" w:rsidRPr="00AD167D" w:rsidDel="00040BB1">
          <w:rPr>
            <w:rFonts w:hint="eastAsia"/>
          </w:rPr>
          <w:delText xml:space="preserve">삼성증권 Corp-Day 정기 </w:delText>
        </w:r>
        <w:r w:rsidRPr="00AD167D" w:rsidDel="00040BB1">
          <w:delText xml:space="preserve">IR에서 말씀드린 대로 자리츠 단계에서 발생하는 운용보수는 모리츠 보수에서 전액 차감하여 주주님께 보수가 이중으로 부담되지 않도록 </w:delText>
        </w:r>
        <w:r w:rsidR="0074348C" w:rsidRPr="00AD167D" w:rsidDel="00040BB1">
          <w:rPr>
            <w:rFonts w:hint="eastAsia"/>
          </w:rPr>
          <w:delText>할 계획입니다.</w:delText>
        </w:r>
        <w:r w:rsidRPr="00AD167D" w:rsidDel="00040BB1">
          <w:delText xml:space="preserve"> 이를 계약으로 확정하기 위한 안건을 2027년 2월 정기주주총회에 상정하겠습니다.</w:delText>
        </w:r>
      </w:del>
    </w:p>
    <w:p w14:paraId="1328878B" w14:textId="0713442E" w:rsidR="0074348C" w:rsidRPr="00AD167D" w:rsidDel="00040BB1" w:rsidRDefault="000A055A" w:rsidP="004A39E3">
      <w:pPr>
        <w:spacing w:after="0" w:line="276" w:lineRule="auto"/>
        <w:rPr>
          <w:del w:id="173" w:author="문민식 부장(상장리츠팀)" w:date="2026-10-28T12:52:00Z" w16du:dateUtc="2026-10-28T03:52:00Z"/>
        </w:rPr>
      </w:pPr>
      <w:del w:id="174" w:author="문민식 부장(상장리츠팀)" w:date="2026-10-28T12:52:00Z" w16du:dateUtc="2026-10-28T03:52:00Z">
        <w:r w:rsidRPr="00AD167D" w:rsidDel="00040BB1">
          <w:delText xml:space="preserve">또한 2020년 상장 당시 체결한 자산관리위탁계약은 안정적 배당에 초점이 맞춰져 있어, 2026년 현재의 시장 환경과 주주님의 기대에 부합하지 않는 부분이 있습니다. </w:delText>
        </w:r>
      </w:del>
    </w:p>
    <w:p w14:paraId="6BE5A5CB" w14:textId="5217DD7E" w:rsidR="000A055A" w:rsidRPr="00AD167D" w:rsidDel="00040BB1" w:rsidRDefault="0074348C" w:rsidP="004A39E3">
      <w:pPr>
        <w:spacing w:after="0" w:line="276" w:lineRule="auto"/>
        <w:rPr>
          <w:del w:id="175" w:author="문민식 부장(상장리츠팀)" w:date="2026-10-28T12:52:00Z" w16du:dateUtc="2026-10-28T03:52:00Z"/>
        </w:rPr>
      </w:pPr>
      <w:del w:id="176" w:author="문민식 부장(상장리츠팀)" w:date="2026-10-28T12:52:00Z" w16du:dateUtc="2026-10-28T03:52:00Z">
        <w:r w:rsidRPr="00AD167D" w:rsidDel="00040BB1">
          <w:rPr>
            <w:rFonts w:hint="eastAsia"/>
          </w:rPr>
          <w:delText xml:space="preserve">이에 </w:delText>
        </w:r>
        <w:r w:rsidR="000A055A" w:rsidRPr="00AD167D" w:rsidDel="00040BB1">
          <w:delText xml:space="preserve">당사는 </w:delText>
        </w:r>
        <w:r w:rsidR="00AD167D" w:rsidRPr="00AD167D" w:rsidDel="00040BB1">
          <w:delText>‘</w:delText>
        </w:r>
        <w:r w:rsidR="000A055A" w:rsidRPr="00AD167D" w:rsidDel="00040BB1">
          <w:delText>주당</w:delText>
        </w:r>
        <w:r w:rsidRPr="00AD167D" w:rsidDel="00040BB1">
          <w:rPr>
            <w:rFonts w:hint="eastAsia"/>
          </w:rPr>
          <w:delText xml:space="preserve"> </w:delText>
        </w:r>
        <w:r w:rsidR="000A055A" w:rsidRPr="00AD167D" w:rsidDel="00040BB1">
          <w:delText>배당</w:delText>
        </w:r>
        <w:r w:rsidRPr="00AD167D" w:rsidDel="00040BB1">
          <w:rPr>
            <w:rFonts w:hint="eastAsia"/>
          </w:rPr>
          <w:delText xml:space="preserve"> </w:delText>
        </w:r>
        <w:r w:rsidR="000A055A" w:rsidRPr="00AD167D" w:rsidDel="00040BB1">
          <w:delText>·</w:delText>
        </w:r>
        <w:r w:rsidRPr="00AD167D" w:rsidDel="00040BB1">
          <w:rPr>
            <w:rFonts w:hint="eastAsia"/>
          </w:rPr>
          <w:delText xml:space="preserve"> </w:delText>
        </w:r>
        <w:r w:rsidR="000A055A" w:rsidRPr="00AD167D" w:rsidDel="00040BB1">
          <w:delText>주</w:delText>
        </w:r>
        <w:r w:rsidRPr="00AD167D" w:rsidDel="00040BB1">
          <w:rPr>
            <w:rFonts w:hint="eastAsia"/>
          </w:rPr>
          <w:delText>주</w:delText>
        </w:r>
        <w:r w:rsidR="000A055A" w:rsidRPr="00AD167D" w:rsidDel="00040BB1">
          <w:delText>가치제고와 부합하게 자산관리위탁 연동 구조로의 전환</w:delText>
        </w:r>
        <w:r w:rsidR="00AD167D" w:rsidRPr="00AD167D" w:rsidDel="00040BB1">
          <w:delText>’</w:delText>
        </w:r>
        <w:r w:rsidR="000A055A" w:rsidRPr="00AD167D" w:rsidDel="00040BB1">
          <w:delText>을 포함한 계약 변경을 검토 하고 있으며, 2026년 12월까지 방향을 확정하여 공시 및 IR을 통해 설명드린 뒤 2027년 2월 정기주주총회에 안건으로 상정하겠습니다.</w:delText>
        </w:r>
      </w:del>
    </w:p>
    <w:p w14:paraId="4AAD2F6B" w14:textId="70F1A49C" w:rsidR="000A055A" w:rsidRPr="00AD167D" w:rsidDel="00040BB1" w:rsidRDefault="000A055A" w:rsidP="004A39E3">
      <w:pPr>
        <w:spacing w:after="0" w:line="276" w:lineRule="auto"/>
        <w:rPr>
          <w:del w:id="177" w:author="문민식 부장(상장리츠팀)" w:date="2026-10-28T12:52:00Z" w16du:dateUtc="2026-10-28T03:52:00Z"/>
        </w:rPr>
      </w:pPr>
    </w:p>
    <w:p w14:paraId="5E43D5D0" w14:textId="3A8F8989" w:rsidR="005859AA" w:rsidRPr="00AD167D" w:rsidRDefault="005859AA" w:rsidP="004A39E3">
      <w:pPr>
        <w:spacing w:after="0" w:line="276" w:lineRule="auto"/>
      </w:pPr>
      <w:del w:id="178" w:author="문민식 부장(상장리츠팀)" w:date="2026-10-28T12:52:00Z" w16du:dateUtc="2026-10-28T03:52:00Z">
        <w:r w:rsidRPr="00AD167D" w:rsidDel="00040BB1">
          <w:rPr>
            <w:b/>
            <w:bCs/>
          </w:rPr>
          <w:delText>6</w:delText>
        </w:r>
      </w:del>
      <w:ins w:id="179" w:author="문민식 부장(상장리츠팀)" w:date="2026-10-28T12:52:00Z" w16du:dateUtc="2026-10-28T03:52:00Z">
        <w:r w:rsidR="00040BB1">
          <w:rPr>
            <w:rFonts w:hint="eastAsia"/>
            <w:b/>
            <w:bCs/>
          </w:rPr>
          <w:t>5</w:t>
        </w:r>
      </w:ins>
      <w:r w:rsidRPr="00AD167D">
        <w:rPr>
          <w:b/>
          <w:bCs/>
        </w:rPr>
        <w:t xml:space="preserve">. </w:t>
      </w:r>
      <w:r w:rsidR="0074348C" w:rsidRPr="00AD167D">
        <w:rPr>
          <w:rFonts w:hint="eastAsia"/>
          <w:b/>
          <w:bCs/>
        </w:rPr>
        <w:t>향후 주요 추진 일정</w:t>
      </w:r>
      <w:r w:rsidRPr="00AD167D">
        <w:rPr>
          <w:b/>
          <w:bCs/>
        </w:rPr>
        <w:br/>
      </w:r>
      <w:r w:rsidRPr="00AD167D">
        <w:t xml:space="preserve">→ 2026년 </w:t>
      </w:r>
      <w:r w:rsidRPr="00AD167D">
        <w:rPr>
          <w:rFonts w:hint="eastAsia"/>
        </w:rPr>
        <w:t>10</w:t>
      </w:r>
      <w:r w:rsidRPr="00AD167D">
        <w:t xml:space="preserve">월 </w:t>
      </w:r>
      <w:r w:rsidRPr="00AD167D">
        <w:rPr>
          <w:rFonts w:hint="eastAsia"/>
        </w:rPr>
        <w:t>2</w:t>
      </w:r>
      <w:r w:rsidRPr="00AD167D">
        <w:t>9일: 안양물류센터 거래 종결</w:t>
      </w:r>
      <w:del w:id="180" w:author="문민식 부장(상장리츠팀)" w:date="2026-10-28T12:53:00Z" w16du:dateUtc="2026-10-28T03:53:00Z">
        <w:r w:rsidRPr="00AD167D" w:rsidDel="00040BB1">
          <w:delText>,</w:delText>
        </w:r>
      </w:del>
    </w:p>
    <w:p w14:paraId="58D8ECBA" w14:textId="27198835" w:rsidR="006C5A80" w:rsidRPr="00AD167D" w:rsidDel="00040BB1" w:rsidRDefault="005859AA" w:rsidP="006F3EB2">
      <w:pPr>
        <w:spacing w:after="0" w:line="276" w:lineRule="auto"/>
        <w:rPr>
          <w:del w:id="181" w:author="문민식 부장(상장리츠팀)" w:date="2026-10-28T12:55:00Z" w16du:dateUtc="2026-10-28T03:55:00Z"/>
        </w:rPr>
      </w:pPr>
      <w:r w:rsidRPr="00AD167D">
        <w:t>→ 2026년 11월 19일: 주유소 19곳 매각 입찰 마감 (</w:t>
      </w:r>
      <w:del w:id="182" w:author="문민식 부장(상장리츠팀)" w:date="2026-10-28T12:54:00Z" w16du:dateUtc="2026-10-28T03:54:00Z">
        <w:r w:rsidRPr="00AD167D" w:rsidDel="00040BB1">
          <w:delText>결과</w:delText>
        </w:r>
      </w:del>
      <w:ins w:id="183" w:author="문민식 부장(상장리츠팀)" w:date="2026-10-28T12:54:00Z" w16du:dateUtc="2026-10-28T03:54:00Z">
        <w:r w:rsidR="00040BB1">
          <w:rPr>
            <w:rFonts w:hint="eastAsia"/>
          </w:rPr>
          <w:t>매매계약</w:t>
        </w:r>
      </w:ins>
      <w:r w:rsidRPr="00AD167D">
        <w:t xml:space="preserve"> 확정 시 공시</w:t>
      </w:r>
      <w:ins w:id="184" w:author="문민식 부장(상장리츠팀)" w:date="2026-10-28T12:54:00Z" w16du:dateUtc="2026-10-28T03:54:00Z">
        <w:r w:rsidR="00040BB1">
          <w:rPr>
            <w:rFonts w:hint="eastAsia"/>
          </w:rPr>
          <w:t xml:space="preserve"> 예</w:t>
        </w:r>
      </w:ins>
      <w:ins w:id="185" w:author="문민식 부장(상장리츠팀)" w:date="2026-10-28T12:55:00Z" w16du:dateUtc="2026-10-28T03:55:00Z">
        <w:r w:rsidR="00040BB1">
          <w:rPr>
            <w:rFonts w:hint="eastAsia"/>
          </w:rPr>
          <w:t>정</w:t>
        </w:r>
      </w:ins>
      <w:r w:rsidRPr="00AD167D">
        <w:t>)</w:t>
      </w:r>
      <w:r w:rsidRPr="00AD167D">
        <w:br/>
        <w:t xml:space="preserve">→ 2026년 11월 30일: </w:t>
      </w:r>
      <w:r w:rsidR="007E0F4B" w:rsidRPr="00AD167D">
        <w:rPr>
          <w:rFonts w:hint="eastAsia"/>
        </w:rPr>
        <w:t>제</w:t>
      </w:r>
      <w:del w:id="186" w:author="문민식 부장(상장리츠팀)" w:date="2026-10-28T13:25:00Z" w16du:dateUtc="2026-10-28T04:25:00Z">
        <w:r w:rsidR="007E0F4B" w:rsidRPr="00AD167D" w:rsidDel="000F6B11">
          <w:rPr>
            <w:rFonts w:hint="eastAsia"/>
          </w:rPr>
          <w:delText>14</w:delText>
        </w:r>
      </w:del>
      <w:ins w:id="187" w:author="문민식 부장(상장리츠팀)" w:date="2026-10-28T13:25:00Z" w16du:dateUtc="2026-10-28T04:25:00Z">
        <w:r w:rsidR="000F6B11">
          <w:rPr>
            <w:rFonts w:hint="eastAsia"/>
          </w:rPr>
          <w:t>13</w:t>
        </w:r>
      </w:ins>
      <w:r w:rsidR="007E0F4B" w:rsidRPr="00AD167D">
        <w:rPr>
          <w:rFonts w:hint="eastAsia"/>
        </w:rPr>
        <w:t xml:space="preserve">기 </w:t>
      </w:r>
      <w:r w:rsidR="006C5A80" w:rsidRPr="00AD167D">
        <w:rPr>
          <w:rFonts w:hint="eastAsia"/>
        </w:rPr>
        <w:t>결산</w:t>
      </w:r>
      <w:r w:rsidRPr="00AD167D">
        <w:br/>
      </w:r>
      <w:del w:id="188" w:author="문민식 부장(상장리츠팀)" w:date="2026-10-28T12:55:00Z" w16du:dateUtc="2026-10-28T03:55:00Z">
        <w:r w:rsidRPr="00AD167D" w:rsidDel="00040BB1">
          <w:delText>→ 2026년 12월: 자산관리계약 변경 방향 확정</w:delText>
        </w:r>
        <w:r w:rsidR="0074348C" w:rsidRPr="00AD167D" w:rsidDel="00040BB1">
          <w:rPr>
            <w:rFonts w:hint="eastAsia"/>
          </w:rPr>
          <w:delText xml:space="preserve"> 및 안내</w:delText>
        </w:r>
      </w:del>
    </w:p>
    <w:p w14:paraId="23164D07" w14:textId="50247611" w:rsidR="0074348C" w:rsidRPr="00AD167D" w:rsidDel="00040BB1" w:rsidRDefault="0074348C" w:rsidP="00040BB1">
      <w:pPr>
        <w:spacing w:after="0" w:line="276" w:lineRule="auto"/>
        <w:rPr>
          <w:del w:id="189" w:author="문민식 부장(상장리츠팀)" w:date="2026-10-28T12:55:00Z" w16du:dateUtc="2026-10-28T03:55:00Z"/>
        </w:rPr>
      </w:pPr>
      <w:del w:id="190" w:author="문민식 부장(상장리츠팀)" w:date="2026-10-28T12:55:00Z" w16du:dateUtc="2026-10-28T03:55:00Z">
        <w:r w:rsidRPr="00AD167D" w:rsidDel="00040BB1">
          <w:delText>→</w:delText>
        </w:r>
        <w:r w:rsidRPr="00AD167D" w:rsidDel="00040BB1">
          <w:rPr>
            <w:rFonts w:hint="eastAsia"/>
          </w:rPr>
          <w:delText xml:space="preserve"> 2027년 1월: 자산관리위탁계약 변경에 따른 국토부 변경인가 접수</w:delText>
        </w:r>
      </w:del>
    </w:p>
    <w:p w14:paraId="45536551" w14:textId="4DA07379" w:rsidR="006C5A80" w:rsidRPr="00AD167D" w:rsidDel="006F3EB2" w:rsidRDefault="006C5A80" w:rsidP="004A39E3">
      <w:pPr>
        <w:spacing w:after="0" w:line="276" w:lineRule="auto"/>
        <w:rPr>
          <w:del w:id="191" w:author="문민식 부장(상장리츠팀)" w:date="2026-10-28T12:55:00Z" w16du:dateUtc="2026-10-28T03:55:00Z"/>
        </w:rPr>
      </w:pPr>
      <w:del w:id="192" w:author="문민식 부장(상장리츠팀)" w:date="2026-10-28T12:55:00Z" w16du:dateUtc="2026-10-28T03:55:00Z">
        <w:r w:rsidRPr="00AD167D" w:rsidDel="006F3EB2">
          <w:delText>→ 2027년 2월: 정기주주총회 —자산관리계약 변경</w:delText>
        </w:r>
        <w:r w:rsidR="007E0F4B" w:rsidRPr="00AD167D" w:rsidDel="006F3EB2">
          <w:rPr>
            <w:rFonts w:hint="eastAsia"/>
          </w:rPr>
          <w:delText>(운용보수 중복방지)</w:delText>
        </w:r>
        <w:r w:rsidRPr="00AD167D" w:rsidDel="006F3EB2">
          <w:delText xml:space="preserve"> 안건 상정</w:delText>
        </w:r>
      </w:del>
    </w:p>
    <w:p w14:paraId="41595F07" w14:textId="2904359A" w:rsidR="0074348C" w:rsidRPr="00AD167D" w:rsidRDefault="006C5A80" w:rsidP="004A39E3">
      <w:pPr>
        <w:spacing w:after="0" w:line="276" w:lineRule="auto"/>
      </w:pPr>
      <w:r w:rsidRPr="00AD167D">
        <w:t xml:space="preserve">→ 2026년 </w:t>
      </w:r>
      <w:r w:rsidRPr="00AD167D">
        <w:rPr>
          <w:rFonts w:hint="eastAsia"/>
        </w:rPr>
        <w:t>2</w:t>
      </w:r>
      <w:r w:rsidRPr="00AD167D">
        <w:t xml:space="preserve">월 </w:t>
      </w:r>
      <w:r w:rsidRPr="00AD167D">
        <w:rPr>
          <w:rFonts w:hint="eastAsia"/>
        </w:rPr>
        <w:t>28</w:t>
      </w:r>
      <w:r w:rsidRPr="00AD167D">
        <w:t>일: 제</w:t>
      </w:r>
      <w:del w:id="193" w:author="문민식 부장(상장리츠팀)" w:date="2026-10-28T13:25:00Z" w16du:dateUtc="2026-10-28T04:25:00Z">
        <w:r w:rsidRPr="00AD167D" w:rsidDel="000F6B11">
          <w:delText>14</w:delText>
        </w:r>
      </w:del>
      <w:ins w:id="194" w:author="문민식 부장(상장리츠팀)" w:date="2026-10-28T13:25:00Z" w16du:dateUtc="2026-10-28T04:25:00Z">
        <w:r w:rsidR="000F6B11">
          <w:rPr>
            <w:rFonts w:hint="eastAsia"/>
          </w:rPr>
          <w:t>13</w:t>
        </w:r>
      </w:ins>
      <w:r w:rsidRPr="00AD167D">
        <w:t>기 배당기준일 (164원 예정)</w:t>
      </w:r>
      <w:r w:rsidR="005859AA" w:rsidRPr="00AD167D">
        <w:br/>
        <w:t xml:space="preserve">→ 2027년 6월: 차입금 </w:t>
      </w:r>
      <w:proofErr w:type="spellStart"/>
      <w:r w:rsidR="005859AA" w:rsidRPr="00AD167D">
        <w:t>리파이낸싱</w:t>
      </w:r>
      <w:proofErr w:type="spellEnd"/>
      <w:r w:rsidR="005859AA" w:rsidRPr="00AD167D">
        <w:br/>
      </w:r>
    </w:p>
    <w:p w14:paraId="2C0C535B" w14:textId="3A61FA18" w:rsidR="0074348C" w:rsidRPr="00AD167D" w:rsidRDefault="006F3EB2" w:rsidP="004A39E3">
      <w:pPr>
        <w:spacing w:after="0" w:line="276" w:lineRule="auto"/>
      </w:pPr>
      <w:ins w:id="195" w:author="문민식 부장(상장리츠팀)" w:date="2026-10-28T12:56:00Z" w16du:dateUtc="2026-10-28T03:56:00Z">
        <w:r>
          <w:rPr>
            <w:rFonts w:hint="eastAsia"/>
          </w:rPr>
          <w:t xml:space="preserve">상기 배당 계획 및 주요 추진일정은 자산 매각 결과, </w:t>
        </w:r>
      </w:ins>
      <w:del w:id="196" w:author="문민식 부장(상장리츠팀)" w:date="2026-10-28T12:56:00Z" w16du:dateUtc="2026-10-28T03:56:00Z">
        <w:r w:rsidR="005859AA" w:rsidRPr="00AD167D" w:rsidDel="006F3EB2">
          <w:delText xml:space="preserve">위 배당 예정액과 일정은 자산 매각 결과, </w:delText>
        </w:r>
      </w:del>
      <w:r w:rsidR="005859AA" w:rsidRPr="00AD167D">
        <w:t>금리</w:t>
      </w:r>
      <w:r w:rsidR="0074348C" w:rsidRPr="00AD167D">
        <w:rPr>
          <w:rFonts w:hint="eastAsia"/>
        </w:rPr>
        <w:t xml:space="preserve"> </w:t>
      </w:r>
      <w:ins w:id="197" w:author="문민식 부장(상장리츠팀)" w:date="2026-10-28T12:56:00Z" w16du:dateUtc="2026-10-28T03:56:00Z">
        <w:r>
          <w:rPr>
            <w:rFonts w:hint="eastAsia"/>
          </w:rPr>
          <w:t xml:space="preserve">변동 </w:t>
        </w:r>
      </w:ins>
      <w:del w:id="198" w:author="문민식 부장(상장리츠팀)" w:date="2026-10-28T12:57:00Z" w16du:dateUtc="2026-10-28T03:57:00Z">
        <w:r w:rsidR="0074348C" w:rsidRPr="00AD167D" w:rsidDel="006F3EB2">
          <w:rPr>
            <w:rFonts w:hint="eastAsia"/>
          </w:rPr>
          <w:delText>및</w:delText>
        </w:r>
        <w:r w:rsidR="005859AA" w:rsidRPr="00AD167D" w:rsidDel="006F3EB2">
          <w:delText xml:space="preserve"> 인허가 일정 </w:delText>
        </w:r>
      </w:del>
      <w:r w:rsidR="005859AA" w:rsidRPr="00AD167D">
        <w:t>등</w:t>
      </w:r>
      <w:ins w:id="199" w:author="문민식 부장(상장리츠팀)" w:date="2026-10-28T12:57:00Z" w16du:dateUtc="2026-10-28T03:57:00Z">
        <w:r>
          <w:rPr>
            <w:rFonts w:hint="eastAsia"/>
          </w:rPr>
          <w:t xml:space="preserve"> 제반 여건에 따라 </w:t>
        </w:r>
      </w:ins>
      <w:del w:id="200" w:author="문민식 부장(상장리츠팀)" w:date="2026-10-28T12:57:00Z" w16du:dateUtc="2026-10-28T03:57:00Z">
        <w:r w:rsidR="005859AA" w:rsidRPr="00AD167D" w:rsidDel="006F3EB2">
          <w:delText xml:space="preserve">에 따라 </w:delText>
        </w:r>
      </w:del>
      <w:r w:rsidR="005859AA" w:rsidRPr="00AD167D">
        <w:t xml:space="preserve">변동될 수 있으며, </w:t>
      </w:r>
      <w:ins w:id="201" w:author="문민식 부장(상장리츠팀)" w:date="2026-10-28T12:57:00Z" w16du:dateUtc="2026-10-28T03:57:00Z">
        <w:r>
          <w:rPr>
            <w:rFonts w:hint="eastAsia"/>
          </w:rPr>
          <w:t xml:space="preserve">주요 </w:t>
        </w:r>
      </w:ins>
      <w:r w:rsidR="005859AA" w:rsidRPr="00AD167D">
        <w:t xml:space="preserve">확정 사항은 </w:t>
      </w:r>
      <w:ins w:id="202" w:author="문민식 부장(상장리츠팀)" w:date="2026-10-28T12:57:00Z" w16du:dateUtc="2026-10-28T03:57:00Z">
        <w:r>
          <w:rPr>
            <w:rFonts w:hint="eastAsia"/>
          </w:rPr>
          <w:t xml:space="preserve">관련 법령에 따라 </w:t>
        </w:r>
      </w:ins>
      <w:r w:rsidR="005859AA" w:rsidRPr="00AD167D">
        <w:t>공시</w:t>
      </w:r>
      <w:ins w:id="203" w:author="문민식 부장(상장리츠팀)" w:date="2026-10-28T12:57:00Z" w16du:dateUtc="2026-10-28T03:57:00Z">
        <w:r>
          <w:rPr>
            <w:rFonts w:hint="eastAsia"/>
          </w:rPr>
          <w:t xml:space="preserve"> 등을</w:t>
        </w:r>
      </w:ins>
      <w:del w:id="204" w:author="문민식 부장(상장리츠팀)" w:date="2026-10-28T12:57:00Z" w16du:dateUtc="2026-10-28T03:57:00Z">
        <w:r w:rsidR="005859AA" w:rsidRPr="00AD167D" w:rsidDel="006F3EB2">
          <w:delText>를</w:delText>
        </w:r>
      </w:del>
      <w:r w:rsidR="005859AA" w:rsidRPr="00AD167D">
        <w:t xml:space="preserve"> 통해 </w:t>
      </w:r>
      <w:del w:id="205" w:author="문민식 부장(상장리츠팀)" w:date="2026-10-28T12:57:00Z" w16du:dateUtc="2026-10-28T03:57:00Z">
        <w:r w:rsidR="005859AA" w:rsidRPr="00AD167D" w:rsidDel="006F3EB2">
          <w:delText>알려</w:delText>
        </w:r>
      </w:del>
      <w:proofErr w:type="spellStart"/>
      <w:ins w:id="206" w:author="문민식 부장(상장리츠팀)" w:date="2026-10-28T12:57:00Z" w16du:dateUtc="2026-10-28T03:57:00Z">
        <w:r>
          <w:rPr>
            <w:rFonts w:hint="eastAsia"/>
          </w:rPr>
          <w:t>안내</w:t>
        </w:r>
      </w:ins>
      <w:r w:rsidR="005859AA" w:rsidRPr="00AD167D">
        <w:t>드리겠습니다</w:t>
      </w:r>
      <w:proofErr w:type="spellEnd"/>
      <w:r w:rsidR="005859AA" w:rsidRPr="00AD167D">
        <w:t>.</w:t>
      </w:r>
      <w:r w:rsidR="005859AA" w:rsidRPr="00AD167D">
        <w:br/>
      </w:r>
    </w:p>
    <w:p w14:paraId="4099A237" w14:textId="79EB0DE7" w:rsidR="0074348C" w:rsidRPr="00AD167D" w:rsidRDefault="0074348C" w:rsidP="004A39E3">
      <w:pPr>
        <w:spacing w:after="0" w:line="276" w:lineRule="auto"/>
      </w:pPr>
      <w:r w:rsidRPr="00AD167D">
        <w:rPr>
          <w:rFonts w:hint="eastAsia"/>
        </w:rPr>
        <w:t>주주 여러분,</w:t>
      </w:r>
    </w:p>
    <w:p w14:paraId="402A74D6" w14:textId="28F98EC4" w:rsidR="0074348C" w:rsidRPr="00AD167D" w:rsidRDefault="0074348C" w:rsidP="004A39E3">
      <w:pPr>
        <w:spacing w:after="0" w:line="276" w:lineRule="auto"/>
      </w:pPr>
      <w:r w:rsidRPr="00AD167D">
        <w:rPr>
          <w:rFonts w:hint="eastAsia"/>
        </w:rPr>
        <w:t>당사는 현재의 주가 수준</w:t>
      </w:r>
      <w:ins w:id="207" w:author="문민식 부장(상장리츠팀)" w:date="2026-10-28T12:57:00Z" w16du:dateUtc="2026-10-28T03:57:00Z">
        <w:r w:rsidR="006F3EB2">
          <w:rPr>
            <w:rFonts w:hint="eastAsia"/>
          </w:rPr>
          <w:t>에 대한 주주 여러분의 우려</w:t>
        </w:r>
      </w:ins>
      <w:ins w:id="208" w:author="문민식 부장(상장리츠팀)" w:date="2026-10-28T13:00:00Z" w16du:dateUtc="2026-10-28T04:00:00Z">
        <w:r w:rsidR="006F3EB2">
          <w:rPr>
            <w:rFonts w:hint="eastAsia"/>
          </w:rPr>
          <w:t xml:space="preserve">에 깊이 공감하고 </w:t>
        </w:r>
      </w:ins>
      <w:del w:id="209" w:author="문민식 부장(상장리츠팀)" w:date="2026-10-28T12:58:00Z" w16du:dateUtc="2026-10-28T03:58:00Z">
        <w:r w:rsidRPr="00AD167D" w:rsidDel="006F3EB2">
          <w:rPr>
            <w:rFonts w:hint="eastAsia"/>
          </w:rPr>
          <w:delText xml:space="preserve">과 보유자산의 내재가치 사이에 괴리가 존재하고 있음을 충분히 </w:delText>
        </w:r>
      </w:del>
      <w:del w:id="210" w:author="문민식 부장(상장리츠팀)" w:date="2026-10-28T12:59:00Z" w16du:dateUtc="2026-10-28T03:59:00Z">
        <w:r w:rsidRPr="00AD167D" w:rsidDel="006F3EB2">
          <w:rPr>
            <w:rFonts w:hint="eastAsia"/>
          </w:rPr>
          <w:delText>인식하고</w:delText>
        </w:r>
      </w:del>
      <w:del w:id="211" w:author="문민식 부장(상장리츠팀)" w:date="2026-10-28T13:00:00Z" w16du:dateUtc="2026-10-28T04:00:00Z">
        <w:r w:rsidRPr="00AD167D" w:rsidDel="006F3EB2">
          <w:rPr>
            <w:rFonts w:hint="eastAsia"/>
          </w:rPr>
          <w:delText xml:space="preserve"> </w:delText>
        </w:r>
      </w:del>
      <w:r w:rsidRPr="00AD167D">
        <w:rPr>
          <w:rFonts w:hint="eastAsia"/>
        </w:rPr>
        <w:t xml:space="preserve">있으며, </w:t>
      </w:r>
      <w:ins w:id="212" w:author="문민식 부장(상장리츠팀)" w:date="2026-10-28T12:58:00Z" w16du:dateUtc="2026-10-28T03:58:00Z">
        <w:r w:rsidR="006F3EB2">
          <w:rPr>
            <w:rFonts w:hint="eastAsia"/>
          </w:rPr>
          <w:t xml:space="preserve">보유 자산의 가치와 운용 성과가 시장에서 </w:t>
        </w:r>
      </w:ins>
      <w:ins w:id="213" w:author="문민식 부장(상장리츠팀)" w:date="2026-10-28T12:59:00Z" w16du:dateUtc="2026-10-28T03:59:00Z">
        <w:r w:rsidR="006F3EB2">
          <w:rPr>
            <w:rFonts w:hint="eastAsia"/>
          </w:rPr>
          <w:t>충분히</w:t>
        </w:r>
      </w:ins>
      <w:ins w:id="214" w:author="문민식 부장(상장리츠팀)" w:date="2026-10-28T12:58:00Z" w16du:dateUtc="2026-10-28T03:58:00Z">
        <w:r w:rsidR="006F3EB2">
          <w:rPr>
            <w:rFonts w:hint="eastAsia"/>
          </w:rPr>
          <w:t xml:space="preserve"> 평가받을 수 있도록 최선을 다</w:t>
        </w:r>
      </w:ins>
      <w:del w:id="215" w:author="문민식 부장(상장리츠팀)" w:date="2026-10-28T12:58:00Z" w16du:dateUtc="2026-10-28T03:58:00Z">
        <w:r w:rsidRPr="00AD167D" w:rsidDel="006F3EB2">
          <w:rPr>
            <w:rFonts w:hint="eastAsia"/>
          </w:rPr>
          <w:delText>이를 해소하기 위한 노력을 지속</w:delText>
        </w:r>
      </w:del>
      <w:r w:rsidRPr="00AD167D">
        <w:rPr>
          <w:rFonts w:hint="eastAsia"/>
        </w:rPr>
        <w:t>하겠습니다.</w:t>
      </w:r>
    </w:p>
    <w:p w14:paraId="73978B15" w14:textId="4DCA468C" w:rsidR="0074348C" w:rsidRPr="00AD167D" w:rsidRDefault="0074348C" w:rsidP="004A39E3">
      <w:pPr>
        <w:spacing w:after="0" w:line="276" w:lineRule="auto"/>
      </w:pPr>
      <w:r w:rsidRPr="00AD167D">
        <w:rPr>
          <w:rFonts w:hint="eastAsia"/>
        </w:rPr>
        <w:t xml:space="preserve">앞으로도 안정적인 배당을 유지하는 </w:t>
      </w:r>
      <w:ins w:id="216" w:author="문민식 부장(상장리츠팀)" w:date="2026-10-28T13:00:00Z" w16du:dateUtc="2026-10-28T04:00:00Z">
        <w:r w:rsidR="006F3EB2">
          <w:rPr>
            <w:rFonts w:hint="eastAsia"/>
          </w:rPr>
          <w:t xml:space="preserve">한편, </w:t>
        </w:r>
      </w:ins>
      <w:del w:id="217" w:author="문민식 부장(상장리츠팀)" w:date="2026-10-28T13:00:00Z" w16du:dateUtc="2026-10-28T04:00:00Z">
        <w:r w:rsidRPr="00AD167D" w:rsidDel="006F3EB2">
          <w:rPr>
            <w:rFonts w:hint="eastAsia"/>
          </w:rPr>
          <w:delText xml:space="preserve">동시에 </w:delText>
        </w:r>
      </w:del>
      <w:r w:rsidRPr="00AD167D">
        <w:rPr>
          <w:rFonts w:hint="eastAsia"/>
        </w:rPr>
        <w:t xml:space="preserve">신규 투자와 자산 </w:t>
      </w:r>
      <w:proofErr w:type="spellStart"/>
      <w:r w:rsidRPr="00AD167D">
        <w:rPr>
          <w:rFonts w:hint="eastAsia"/>
        </w:rPr>
        <w:t>매각</w:t>
      </w:r>
      <w:ins w:id="218" w:author="문민식 부장(상장리츠팀)" w:date="2026-10-28T13:00:00Z" w16du:dateUtc="2026-10-28T04:00:00Z">
        <w:r w:rsidR="006F3EB2">
          <w:rPr>
            <w:rFonts w:asciiTheme="minorEastAsia" w:hAnsiTheme="minorEastAsia" w:hint="eastAsia"/>
          </w:rPr>
          <w:t>ㆍ</w:t>
        </w:r>
        <w:r w:rsidR="006F3EB2">
          <w:rPr>
            <w:rFonts w:hint="eastAsia"/>
          </w:rPr>
          <w:t>재투자를</w:t>
        </w:r>
        <w:proofErr w:type="spellEnd"/>
        <w:r w:rsidR="006F3EB2">
          <w:rPr>
            <w:rFonts w:hint="eastAsia"/>
          </w:rPr>
          <w:t xml:space="preserve"> </w:t>
        </w:r>
      </w:ins>
      <w:del w:id="219" w:author="문민식 부장(상장리츠팀)" w:date="2026-10-28T13:00:00Z" w16du:dateUtc="2026-10-28T04:00:00Z">
        <w:r w:rsidRPr="00AD167D" w:rsidDel="006F3EB2">
          <w:rPr>
            <w:rFonts w:hint="eastAsia"/>
          </w:rPr>
          <w:delText xml:space="preserve">을 </w:delText>
        </w:r>
      </w:del>
      <w:r w:rsidRPr="00AD167D">
        <w:rPr>
          <w:rFonts w:hint="eastAsia"/>
        </w:rPr>
        <w:t xml:space="preserve">통한 </w:t>
      </w:r>
      <w:ins w:id="220" w:author="문민식 부장(상장리츠팀)" w:date="2026-10-28T13:00:00Z" w16du:dateUtc="2026-10-28T04:00:00Z">
        <w:r w:rsidR="006F3EB2">
          <w:rPr>
            <w:rFonts w:hint="eastAsia"/>
          </w:rPr>
          <w:t xml:space="preserve">포트폴리오 </w:t>
        </w:r>
      </w:ins>
      <w:r w:rsidRPr="00AD167D">
        <w:rPr>
          <w:rFonts w:hint="eastAsia"/>
        </w:rPr>
        <w:t>수익성 개선, 재무건전성 관리</w:t>
      </w:r>
      <w:del w:id="221" w:author="문민식 부장(상장리츠팀)" w:date="2026-10-28T13:00:00Z" w16du:dateUtc="2026-10-28T04:00:00Z">
        <w:r w:rsidRPr="00AD167D" w:rsidDel="006F3EB2">
          <w:rPr>
            <w:rFonts w:hint="eastAsia"/>
          </w:rPr>
          <w:delText xml:space="preserve"> 및 주주가치에 연동되는 보수체계 확립을</w:delText>
        </w:r>
      </w:del>
      <w:ins w:id="222" w:author="문민식 부장(상장리츠팀)" w:date="2026-10-28T13:00:00Z" w16du:dateUtc="2026-10-28T04:00:00Z">
        <w:r w:rsidR="006F3EB2">
          <w:rPr>
            <w:rFonts w:hint="eastAsia"/>
          </w:rPr>
          <w:t>를</w:t>
        </w:r>
      </w:ins>
      <w:r w:rsidRPr="00AD167D">
        <w:rPr>
          <w:rFonts w:hint="eastAsia"/>
        </w:rPr>
        <w:t xml:space="preserve"> 통해 시장의 신뢰를 높여 나가겠습니다.</w:t>
      </w:r>
    </w:p>
    <w:p w14:paraId="202EF5C7" w14:textId="77777777" w:rsidR="006F3EB2" w:rsidRDefault="006F3EB2" w:rsidP="004A39E3">
      <w:pPr>
        <w:spacing w:after="0" w:line="276" w:lineRule="auto"/>
        <w:rPr>
          <w:ins w:id="223" w:author="문민식 부장(상장리츠팀)" w:date="2026-10-28T13:01:00Z" w16du:dateUtc="2026-10-28T04:01:00Z"/>
        </w:rPr>
      </w:pPr>
    </w:p>
    <w:p w14:paraId="0546DCEE" w14:textId="77777777" w:rsidR="006F3EB2" w:rsidRDefault="005859AA" w:rsidP="004A39E3">
      <w:pPr>
        <w:spacing w:after="0" w:line="276" w:lineRule="auto"/>
        <w:rPr>
          <w:ins w:id="224" w:author="문민식 부장(상장리츠팀)" w:date="2026-10-28T13:01:00Z" w16du:dateUtc="2026-10-28T04:01:00Z"/>
        </w:rPr>
      </w:pPr>
      <w:del w:id="225" w:author="문민식 부장(상장리츠팀)" w:date="2026-10-28T13:01:00Z" w16du:dateUtc="2026-10-28T04:01:00Z">
        <w:r w:rsidRPr="00AD167D" w:rsidDel="006F3EB2">
          <w:delText>주주님의 신뢰가 당사의 가장 큰 자산입니다</w:delText>
        </w:r>
      </w:del>
      <w:ins w:id="226" w:author="문민식 부장(상장리츠팀)" w:date="2026-10-28T13:01:00Z" w16du:dateUtc="2026-10-28T04:01:00Z">
        <w:r w:rsidR="006F3EB2">
          <w:rPr>
            <w:rFonts w:hint="eastAsia"/>
          </w:rPr>
          <w:t>변함없는 신뢰와 성원에 다시 한번 감사드립니다</w:t>
        </w:r>
      </w:ins>
      <w:r w:rsidRPr="00AD167D">
        <w:t xml:space="preserve">. </w:t>
      </w:r>
    </w:p>
    <w:p w14:paraId="31881B71" w14:textId="18B9A5AE" w:rsidR="00B1414C" w:rsidRPr="00AD167D" w:rsidDel="006F3EB2" w:rsidRDefault="005859AA" w:rsidP="004A39E3">
      <w:pPr>
        <w:spacing w:after="0" w:line="276" w:lineRule="auto"/>
        <w:rPr>
          <w:del w:id="227" w:author="문민식 부장(상장리츠팀)" w:date="2026-10-28T13:01:00Z" w16du:dateUtc="2026-10-28T04:01:00Z"/>
        </w:rPr>
      </w:pPr>
      <w:del w:id="228" w:author="문민식 부장(상장리츠팀)" w:date="2026-10-28T13:01:00Z" w16du:dateUtc="2026-10-28T04:01:00Z">
        <w:r w:rsidRPr="00AD167D" w:rsidDel="006F3EB2">
          <w:delText>궁금하신 점은 언제든 IR 담당(</w:delText>
        </w:r>
        <w:r w:rsidR="007E0F4B" w:rsidRPr="00AD167D" w:rsidDel="006F3EB2">
          <w:rPr>
            <w:rFonts w:hint="eastAsia"/>
          </w:rPr>
          <w:delText>02-787-0105</w:delText>
        </w:r>
        <w:r w:rsidRPr="00AD167D" w:rsidDel="006F3EB2">
          <w:delText>)으로 문의해 주시기 바랍니다. 감사합니다.</w:delText>
        </w:r>
      </w:del>
    </w:p>
    <w:p w14:paraId="630FF36F" w14:textId="018316FD" w:rsidR="00B1414C" w:rsidRPr="00AD167D" w:rsidDel="006F3EB2" w:rsidRDefault="00B1414C" w:rsidP="004A39E3">
      <w:pPr>
        <w:spacing w:after="0" w:line="276" w:lineRule="auto"/>
        <w:rPr>
          <w:del w:id="229" w:author="문민식 부장(상장리츠팀)" w:date="2026-10-28T13:01:00Z" w16du:dateUtc="2026-10-28T04:01:00Z"/>
        </w:rPr>
      </w:pPr>
    </w:p>
    <w:p w14:paraId="1FDC4D22" w14:textId="25558CEC" w:rsidR="005859AA" w:rsidRPr="005859AA" w:rsidDel="007F386A" w:rsidRDefault="005859AA" w:rsidP="006F3EB2">
      <w:pPr>
        <w:spacing w:after="0" w:line="276" w:lineRule="auto"/>
        <w:jc w:val="right"/>
        <w:rPr>
          <w:del w:id="230" w:author="안 용현(Yonghyeon,Ahn)" w:date="2026-10-28T14:41:00Z" w16du:dateUtc="2026-10-28T05:41:00Z"/>
        </w:rPr>
      </w:pPr>
      <w:r w:rsidRPr="00AD167D">
        <w:br/>
        <w:t xml:space="preserve">2026년 </w:t>
      </w:r>
      <w:r w:rsidR="007E0F4B" w:rsidRPr="00AD167D">
        <w:rPr>
          <w:rFonts w:hint="eastAsia"/>
        </w:rPr>
        <w:t>10</w:t>
      </w:r>
      <w:r w:rsidRPr="00AD167D">
        <w:t xml:space="preserve">월 </w:t>
      </w:r>
      <w:proofErr w:type="gramStart"/>
      <w:r w:rsidR="00AD167D" w:rsidRPr="00AD167D">
        <w:rPr>
          <w:rFonts w:hint="eastAsia"/>
        </w:rPr>
        <w:t>[</w:t>
      </w:r>
      <w:r w:rsidR="007E0F4B" w:rsidRPr="00AD167D">
        <w:rPr>
          <w:rFonts w:hint="eastAsia"/>
        </w:rPr>
        <w:t xml:space="preserve">  </w:t>
      </w:r>
      <w:r w:rsidR="00AD167D" w:rsidRPr="00AD167D">
        <w:rPr>
          <w:rFonts w:hint="eastAsia"/>
        </w:rPr>
        <w:t>]</w:t>
      </w:r>
      <w:proofErr w:type="gramEnd"/>
      <w:r w:rsidRPr="00AD167D">
        <w:t>일</w:t>
      </w:r>
      <w:del w:id="231" w:author="안 용현(Yonghyeon,Ahn)" w:date="2026-10-28T14:41:00Z" w16du:dateUtc="2026-10-28T05:41:00Z">
        <w:r w:rsidRPr="00AD167D" w:rsidDel="007F386A">
          <w:br/>
        </w:r>
      </w:del>
      <w:del w:id="232" w:author="문민식 부장(상장리츠팀)" w:date="2026-10-28T13:03:00Z" w16du:dateUtc="2026-10-28T04:03:00Z">
        <w:r w:rsidRPr="00AD167D" w:rsidDel="006F3EB2">
          <w:delText xml:space="preserve">코람코라이프인프라리츠 운용역 </w:delText>
        </w:r>
        <w:r w:rsidR="00B1414C" w:rsidRPr="00AD167D" w:rsidDel="006F3EB2">
          <w:rPr>
            <w:rFonts w:hint="eastAsia"/>
          </w:rPr>
          <w:delText>일동</w:delText>
        </w:r>
        <w:r w:rsidRPr="00AD167D" w:rsidDel="006F3EB2">
          <w:delText xml:space="preserve"> 드림</w:delText>
        </w:r>
      </w:del>
    </w:p>
    <w:p w14:paraId="6A844527" w14:textId="77777777" w:rsidR="000A055A" w:rsidRDefault="000A055A">
      <w:pPr>
        <w:spacing w:after="0" w:line="276" w:lineRule="auto"/>
        <w:jc w:val="right"/>
        <w:rPr>
          <w:ins w:id="233" w:author="문민식 부장(상장리츠팀)" w:date="2026-10-28T13:03:00Z" w16du:dateUtc="2026-10-28T04:03:00Z"/>
        </w:rPr>
        <w:pPrChange w:id="234" w:author="안 용현(Yonghyeon,Ahn)" w:date="2026-10-28T14:41:00Z" w16du:dateUtc="2026-10-28T05:41:00Z">
          <w:pPr>
            <w:spacing w:after="0" w:line="276" w:lineRule="auto"/>
          </w:pPr>
        </w:pPrChange>
      </w:pPr>
    </w:p>
    <w:p w14:paraId="0EF00FED" w14:textId="58DC5A35" w:rsidR="006F3EB2" w:rsidRDefault="006F3EB2" w:rsidP="006F3EB2">
      <w:pPr>
        <w:spacing w:after="0" w:line="276" w:lineRule="auto"/>
        <w:jc w:val="right"/>
        <w:rPr>
          <w:ins w:id="235" w:author="문민식 부장(상장리츠팀)" w:date="2026-10-28T13:04:00Z" w16du:dateUtc="2026-10-28T04:04:00Z"/>
        </w:rPr>
      </w:pPr>
      <w:ins w:id="236" w:author="문민식 부장(상장리츠팀)" w:date="2026-10-28T13:04:00Z" w16du:dateUtc="2026-10-28T04:04:00Z">
        <w:r>
          <w:rPr>
            <w:rFonts w:hint="eastAsia"/>
          </w:rPr>
          <w:t>자산관리회사 (주)</w:t>
        </w:r>
        <w:proofErr w:type="spellStart"/>
        <w:r>
          <w:rPr>
            <w:rFonts w:hint="eastAsia"/>
          </w:rPr>
          <w:t>코람코자산신탁</w:t>
        </w:r>
        <w:proofErr w:type="spellEnd"/>
      </w:ins>
    </w:p>
    <w:p w14:paraId="234E5B35" w14:textId="3CAFBBD4" w:rsidR="006F3EB2" w:rsidDel="007F386A" w:rsidRDefault="006F3EB2" w:rsidP="007F386A">
      <w:pPr>
        <w:spacing w:after="0" w:line="276" w:lineRule="auto"/>
        <w:jc w:val="right"/>
        <w:rPr>
          <w:del w:id="237" w:author="안 용현(Yonghyeon,Ahn)" w:date="2026-10-28T14:41:00Z" w16du:dateUtc="2026-10-28T05:41:00Z"/>
        </w:rPr>
      </w:pPr>
      <w:proofErr w:type="spellStart"/>
      <w:ins w:id="238" w:author="문민식 부장(상장리츠팀)" w:date="2026-10-28T13:04:00Z" w16du:dateUtc="2026-10-28T04:04:00Z">
        <w:r>
          <w:rPr>
            <w:rFonts w:hint="eastAsia"/>
          </w:rPr>
          <w:t>코람코라이프인프라리츠팀</w:t>
        </w:r>
        <w:proofErr w:type="spellEnd"/>
        <w:r>
          <w:rPr>
            <w:rFonts w:hint="eastAsia"/>
          </w:rPr>
          <w:t xml:space="preserve"> 드림</w:t>
        </w:r>
      </w:ins>
    </w:p>
    <w:p w14:paraId="622E69A1" w14:textId="77777777" w:rsidR="007F386A" w:rsidRDefault="007F386A" w:rsidP="006F3EB2">
      <w:pPr>
        <w:spacing w:after="0" w:line="276" w:lineRule="auto"/>
        <w:jc w:val="right"/>
        <w:rPr>
          <w:ins w:id="239" w:author="안 용현(Yonghyeon,Ahn)" w:date="2026-10-28T14:41:00Z" w16du:dateUtc="2026-10-28T05:41:00Z"/>
        </w:rPr>
      </w:pPr>
    </w:p>
    <w:p w14:paraId="140679F9" w14:textId="77777777" w:rsidR="007F386A" w:rsidRDefault="007F386A" w:rsidP="006F3EB2">
      <w:pPr>
        <w:spacing w:after="0" w:line="276" w:lineRule="auto"/>
        <w:jc w:val="right"/>
        <w:rPr>
          <w:ins w:id="240" w:author="안 용현(Yonghyeon,Ahn)" w:date="2026-10-28T14:41:00Z" w16du:dateUtc="2026-10-28T05:41:00Z"/>
        </w:rPr>
      </w:pPr>
    </w:p>
    <w:p w14:paraId="3A36F170" w14:textId="77777777" w:rsidR="006F3EB2" w:rsidDel="007F386A" w:rsidRDefault="006F3EB2" w:rsidP="004A39E3">
      <w:pPr>
        <w:spacing w:after="0" w:line="276" w:lineRule="auto"/>
        <w:rPr>
          <w:ins w:id="241" w:author="문민식 부장(상장리츠팀)" w:date="2026-10-28T13:05:00Z" w16du:dateUtc="2026-10-28T04:05:00Z"/>
          <w:del w:id="242" w:author="안 용현(Yonghyeon,Ahn)" w:date="2026-10-28T14:41:00Z" w16du:dateUtc="2026-10-28T05:41:00Z"/>
        </w:rPr>
      </w:pPr>
    </w:p>
    <w:p w14:paraId="612DCA6A" w14:textId="77777777" w:rsidR="006F3EB2" w:rsidRDefault="006F3EB2">
      <w:pPr>
        <w:spacing w:after="0" w:line="276" w:lineRule="auto"/>
        <w:jc w:val="right"/>
        <w:rPr>
          <w:ins w:id="243" w:author="문민식 부장(상장리츠팀)" w:date="2026-10-28T13:05:00Z" w16du:dateUtc="2026-10-28T04:05:00Z"/>
        </w:rPr>
        <w:pPrChange w:id="244" w:author="안 용현(Yonghyeon,Ahn)" w:date="2026-10-28T14:41:00Z" w16du:dateUtc="2026-10-28T05:41:00Z">
          <w:pPr>
            <w:spacing w:after="0" w:line="276" w:lineRule="auto"/>
          </w:pPr>
        </w:pPrChange>
      </w:pPr>
    </w:p>
    <w:p w14:paraId="55A38511" w14:textId="4E17176B" w:rsidR="006F3EB2" w:rsidRDefault="006F3EB2" w:rsidP="006F3EB2">
      <w:pPr>
        <w:spacing w:after="0" w:line="276" w:lineRule="auto"/>
        <w:jc w:val="center"/>
        <w:rPr>
          <w:ins w:id="245" w:author="문민식 부장(상장리츠팀)" w:date="2026-10-28T13:05:00Z" w16du:dateUtc="2026-10-28T04:05:00Z"/>
        </w:rPr>
      </w:pPr>
      <w:ins w:id="246" w:author="문민식 부장(상장리츠팀)" w:date="2026-10-28T13:05:00Z" w16du:dateUtc="2026-10-28T04:05:00Z">
        <w:r>
          <w:lastRenderedPageBreak/>
          <w:t>㈜</w:t>
        </w:r>
        <w:proofErr w:type="spellStart"/>
        <w:r>
          <w:rPr>
            <w:rFonts w:hint="eastAsia"/>
          </w:rPr>
          <w:t>코람코라이프인프라위탁관리부동산투자회사</w:t>
        </w:r>
        <w:proofErr w:type="spellEnd"/>
      </w:ins>
    </w:p>
    <w:p w14:paraId="03EC81D6" w14:textId="77777777" w:rsidR="006F3EB2" w:rsidRDefault="006F3EB2" w:rsidP="004A39E3">
      <w:pPr>
        <w:spacing w:after="0" w:line="276" w:lineRule="auto"/>
        <w:rPr>
          <w:ins w:id="247" w:author="문민식 부장(상장리츠팀)" w:date="2026-10-28T13:03:00Z" w16du:dateUtc="2026-10-28T04:03:00Z"/>
        </w:rPr>
      </w:pPr>
    </w:p>
    <w:p w14:paraId="07D5503F" w14:textId="41D4527B" w:rsidR="006F3EB2" w:rsidRPr="005859AA" w:rsidRDefault="006F3EB2" w:rsidP="004A39E3">
      <w:pPr>
        <w:spacing w:after="0" w:line="276" w:lineRule="auto"/>
      </w:pPr>
      <w:ins w:id="248" w:author="문민식 부장(상장리츠팀)" w:date="2026-10-28T13:03:00Z" w16du:dateUtc="2026-10-28T04:03:00Z">
        <w:r>
          <w:rPr>
            <w:rFonts w:hint="eastAsia"/>
          </w:rPr>
          <w:t>주주 문의: 02-787-0105</w:t>
        </w:r>
      </w:ins>
    </w:p>
    <w:sectPr w:rsidR="006F3EB2" w:rsidRPr="005859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026C5" w14:textId="77777777" w:rsidR="00934090" w:rsidRDefault="00934090" w:rsidP="00C26DE2">
      <w:pPr>
        <w:spacing w:after="0"/>
      </w:pPr>
      <w:r>
        <w:separator/>
      </w:r>
    </w:p>
  </w:endnote>
  <w:endnote w:type="continuationSeparator" w:id="0">
    <w:p w14:paraId="1D70EBE9" w14:textId="77777777" w:rsidR="00934090" w:rsidRDefault="00934090" w:rsidP="00C26D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9301" w14:textId="77777777" w:rsidR="00934090" w:rsidRDefault="00934090" w:rsidP="00C26DE2">
      <w:pPr>
        <w:spacing w:after="0"/>
      </w:pPr>
      <w:r>
        <w:separator/>
      </w:r>
    </w:p>
  </w:footnote>
  <w:footnote w:type="continuationSeparator" w:id="0">
    <w:p w14:paraId="42C9D4A4" w14:textId="77777777" w:rsidR="00934090" w:rsidRDefault="00934090" w:rsidP="00C26DE2">
      <w:pPr>
        <w:spacing w:after="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문민식 부장(상장리츠팀)">
    <w15:presenceInfo w15:providerId="AD" w15:userId="S::moon@koramco.com::dc82781d-671f-4bc3-9c15-f72e4a7014c2"/>
  </w15:person>
  <w15:person w15:author="안 용현(Yonghyeon,Ahn)">
    <w15:presenceInfo w15:providerId="Windows Live" w15:userId="8b8453e97f026ad7"/>
  </w15:person>
  <w15:person w15:author="이정주 이사(상장리츠팀)">
    <w15:presenceInfo w15:providerId="AD" w15:userId="S::joo@koramco.com::2edcdd4e-4e50-4a2a-bee1-8a892efbc8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revisionView w:markup="0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5A"/>
    <w:rsid w:val="00011CA0"/>
    <w:rsid w:val="00040BB1"/>
    <w:rsid w:val="000559C1"/>
    <w:rsid w:val="000670B5"/>
    <w:rsid w:val="000A055A"/>
    <w:rsid w:val="000A6135"/>
    <w:rsid w:val="000C274C"/>
    <w:rsid w:val="000D0871"/>
    <w:rsid w:val="000D41E4"/>
    <w:rsid w:val="000F6B11"/>
    <w:rsid w:val="00187135"/>
    <w:rsid w:val="001A754C"/>
    <w:rsid w:val="001E266A"/>
    <w:rsid w:val="002C727C"/>
    <w:rsid w:val="00331D0E"/>
    <w:rsid w:val="00357566"/>
    <w:rsid w:val="0039631C"/>
    <w:rsid w:val="003B0C2B"/>
    <w:rsid w:val="003E1B7A"/>
    <w:rsid w:val="003F4FBC"/>
    <w:rsid w:val="004803D8"/>
    <w:rsid w:val="00492E65"/>
    <w:rsid w:val="004944A6"/>
    <w:rsid w:val="004A39E3"/>
    <w:rsid w:val="00515BDD"/>
    <w:rsid w:val="005859AA"/>
    <w:rsid w:val="00591B15"/>
    <w:rsid w:val="005F49EB"/>
    <w:rsid w:val="006460B7"/>
    <w:rsid w:val="006C5A80"/>
    <w:rsid w:val="006F3EB2"/>
    <w:rsid w:val="00721F9D"/>
    <w:rsid w:val="0074348C"/>
    <w:rsid w:val="007C4347"/>
    <w:rsid w:val="007D196F"/>
    <w:rsid w:val="007E0F4B"/>
    <w:rsid w:val="007F386A"/>
    <w:rsid w:val="00805F30"/>
    <w:rsid w:val="0088121E"/>
    <w:rsid w:val="008D3C29"/>
    <w:rsid w:val="00906B51"/>
    <w:rsid w:val="00910DC6"/>
    <w:rsid w:val="0091794F"/>
    <w:rsid w:val="00934090"/>
    <w:rsid w:val="00954642"/>
    <w:rsid w:val="00966921"/>
    <w:rsid w:val="00A30170"/>
    <w:rsid w:val="00A91A74"/>
    <w:rsid w:val="00AB41D0"/>
    <w:rsid w:val="00AD167D"/>
    <w:rsid w:val="00AD36AC"/>
    <w:rsid w:val="00AE6769"/>
    <w:rsid w:val="00B009C7"/>
    <w:rsid w:val="00B1414C"/>
    <w:rsid w:val="00B23499"/>
    <w:rsid w:val="00C26DE2"/>
    <w:rsid w:val="00C9688B"/>
    <w:rsid w:val="00CE4271"/>
    <w:rsid w:val="00D607A4"/>
    <w:rsid w:val="00E30004"/>
    <w:rsid w:val="00E30C60"/>
    <w:rsid w:val="00E675FB"/>
    <w:rsid w:val="00E93BD5"/>
    <w:rsid w:val="00EE1E60"/>
    <w:rsid w:val="00F37687"/>
    <w:rsid w:val="00FB1DAF"/>
    <w:rsid w:val="00FB3D7A"/>
    <w:rsid w:val="00FC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F7EBF"/>
  <w15:chartTrackingRefBased/>
  <w15:docId w15:val="{E7A3F20B-FBDD-4AA9-AD93-DAC4985F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05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0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0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05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05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05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05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05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05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05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05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05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0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0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05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0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0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05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05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05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0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05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055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26D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26DE2"/>
  </w:style>
  <w:style w:type="paragraph" w:styleId="ab">
    <w:name w:val="footer"/>
    <w:basedOn w:val="a"/>
    <w:link w:val="Char4"/>
    <w:uiPriority w:val="99"/>
    <w:unhideWhenUsed/>
    <w:rsid w:val="00C26D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26DE2"/>
  </w:style>
  <w:style w:type="paragraph" w:styleId="ac">
    <w:name w:val="Revision"/>
    <w:hidden/>
    <w:uiPriority w:val="99"/>
    <w:semiHidden/>
    <w:rsid w:val="00C9688B"/>
    <w:pPr>
      <w:spacing w:after="0"/>
    </w:pPr>
  </w:style>
  <w:style w:type="character" w:styleId="ad">
    <w:name w:val="annotation reference"/>
    <w:basedOn w:val="a0"/>
    <w:uiPriority w:val="99"/>
    <w:semiHidden/>
    <w:unhideWhenUsed/>
    <w:rsid w:val="00721F9D"/>
    <w:rPr>
      <w:sz w:val="18"/>
      <w:szCs w:val="18"/>
    </w:rPr>
  </w:style>
  <w:style w:type="paragraph" w:styleId="ae">
    <w:name w:val="annotation text"/>
    <w:basedOn w:val="a"/>
    <w:link w:val="Char5"/>
    <w:uiPriority w:val="99"/>
    <w:unhideWhenUsed/>
    <w:rsid w:val="00721F9D"/>
  </w:style>
  <w:style w:type="character" w:customStyle="1" w:styleId="Char5">
    <w:name w:val="메모 텍스트 Char"/>
    <w:basedOn w:val="a0"/>
    <w:link w:val="ae"/>
    <w:uiPriority w:val="99"/>
    <w:rsid w:val="00721F9D"/>
  </w:style>
  <w:style w:type="paragraph" w:styleId="af">
    <w:name w:val="annotation subject"/>
    <w:basedOn w:val="ae"/>
    <w:next w:val="ae"/>
    <w:link w:val="Char6"/>
    <w:uiPriority w:val="99"/>
    <w:semiHidden/>
    <w:unhideWhenUsed/>
    <w:rsid w:val="00721F9D"/>
    <w:rPr>
      <w:b/>
      <w:bCs/>
    </w:rPr>
  </w:style>
  <w:style w:type="character" w:customStyle="1" w:styleId="Char6">
    <w:name w:val="메모 주제 Char"/>
    <w:basedOn w:val="Char5"/>
    <w:link w:val="af"/>
    <w:uiPriority w:val="99"/>
    <w:semiHidden/>
    <w:rsid w:val="00721F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이정주 이사(상장리츠팀)</dc:creator>
  <cp:keywords/>
  <dc:description/>
  <cp:lastModifiedBy>안 용현(Yonghyeon,Ahn)</cp:lastModifiedBy>
  <cp:revision>2</cp:revision>
  <cp:lastPrinted>2026-10-27T04:33:00Z</cp:lastPrinted>
  <dcterms:created xsi:type="dcterms:W3CDTF">2026-10-28T06:02:00Z</dcterms:created>
  <dcterms:modified xsi:type="dcterms:W3CDTF">2026-10-28T06:02:00Z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chUid">
    <vt:lpwstr>tttDxDHJYG5bHtE7hkSdjfoPWTk202609170000000</vt:lpwstr>
  </property>
  <property fmtid="{D5CDD505-2E9C-101B-9397-08002B2CF9AE}" pid="3" name="docPath">
    <vt:lpwstr>RDpc67O06rOg7IScXDEwX+y9lOuejOy9lOudvOydtO2UhCDso7zso7zshJztlZxc7L2U656M7L2U65287J207ZSE7J247ZSE652866as7LigIOyjvOyjvOyEnO2VnCDstIjslYhfMjAyNuuFhCAxMOyblCgxKV9tbS5kb2N4</vt:lpwstr>
  </property>
  <property fmtid="{D5CDD505-2E9C-101B-9397-08002B2CF9AE}" pid="4" name="docUid">
    <vt:lpwstr>B9uTtmfDGtyueaFAFBLRW1uFy5k</vt:lpwstr>
  </property>
  <property fmtid="{D5CDD505-2E9C-101B-9397-08002B2CF9AE}" pid="5" name="parentBranchUid">
    <vt:lpwstr>fXQGcwRpozVu6geVyY25Ev44onM202609170000000</vt:lpwstr>
  </property>
</Properties>
</file>