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57F6" w14:textId="77777777" w:rsidR="00380138" w:rsidRPr="002B483D" w:rsidRDefault="00380138" w:rsidP="00380138">
      <w:pPr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25850" wp14:editId="64025851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12205" cy="0"/>
                <wp:effectExtent l="0" t="19050" r="17145" b="38100"/>
                <wp:wrapNone/>
                <wp:docPr id="13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9AA42" id="직선 연결선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" strokecolor="#969696" strokeweight="4pt"/>
            </w:pict>
          </mc:Fallback>
        </mc:AlternateContent>
      </w:r>
    </w:p>
    <w:p w14:paraId="640257F7" w14:textId="35A5C0B1" w:rsidR="00380138" w:rsidRPr="002B483D" w:rsidRDefault="00380138" w:rsidP="003F0E37">
      <w:pPr>
        <w:spacing w:line="276" w:lineRule="auto"/>
        <w:jc w:val="left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>문서번호</w:t>
      </w:r>
      <w:r w:rsidR="00E8692E" w:rsidRPr="002B483D">
        <w:rPr>
          <w:rFonts w:ascii="HY신명조" w:eastAsia="HY신명조" w:hAnsi="KB금융 본문체 Light" w:cs="함초롬바탕" w:hint="eastAsia"/>
          <w:sz w:val="22"/>
        </w:rPr>
        <w:t xml:space="preserve">: </w:t>
      </w:r>
      <w:r w:rsidR="00EA4BBF" w:rsidRPr="002B483D">
        <w:rPr>
          <w:rFonts w:ascii="HY신명조" w:eastAsia="HY신명조" w:hAnsi="KB금융 본문체 Light" w:cs="함초롬바탕"/>
          <w:sz w:val="22"/>
        </w:rPr>
        <w:t>KLI</w:t>
      </w:r>
      <w:r w:rsidR="00BB7142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6D2EDC" w:rsidRPr="002B483D">
        <w:rPr>
          <w:rFonts w:ascii="HY신명조" w:eastAsia="HY신명조" w:hAnsi="KB금융 본문체 Light" w:cs="함초롬바탕" w:hint="eastAsia"/>
          <w:sz w:val="22"/>
        </w:rPr>
        <w:t>202</w:t>
      </w:r>
      <w:r w:rsidR="00EF20DF" w:rsidRPr="002B483D">
        <w:rPr>
          <w:rFonts w:ascii="HY신명조" w:eastAsia="HY신명조" w:hAnsi="KB금융 본문체 Light" w:cs="함초롬바탕" w:hint="eastAsia"/>
          <w:sz w:val="22"/>
        </w:rPr>
        <w:t>6</w:t>
      </w:r>
      <w:r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2B483D">
        <w:rPr>
          <w:rFonts w:ascii="HY신명조" w:eastAsia="HY신명조" w:hAnsi="KB금융 본문체 Light" w:cs="함초롬바탕"/>
          <w:sz w:val="22"/>
        </w:rPr>
        <w:t>0</w:t>
      </w:r>
      <w:r w:rsidR="00EC1EEE">
        <w:rPr>
          <w:rFonts w:ascii="HY신명조" w:eastAsia="HY신명조" w:hAnsi="KB금융 본문체 Light" w:cs="함초롬바탕" w:hint="eastAsia"/>
          <w:sz w:val="22"/>
        </w:rPr>
        <w:t>9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BB7142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                 </w:t>
      </w:r>
      <w:r w:rsidR="00AE7453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                  </w:t>
      </w:r>
      <w:r w:rsidR="00AE7453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A66D5C" w:rsidRPr="002B483D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D40850" w:rsidRPr="002B483D">
        <w:rPr>
          <w:rFonts w:ascii="HY신명조" w:eastAsia="HY신명조" w:hAnsi="KB금융 본문체 Light" w:cs="함초롬바탕" w:hint="eastAsia"/>
          <w:sz w:val="22"/>
        </w:rPr>
        <w:t>202</w:t>
      </w:r>
      <w:r w:rsidR="00EF20DF" w:rsidRPr="002B483D">
        <w:rPr>
          <w:rFonts w:ascii="HY신명조" w:eastAsia="HY신명조" w:hAnsi="KB금융 본문체 Light" w:cs="함초롬바탕" w:hint="eastAsia"/>
          <w:sz w:val="22"/>
        </w:rPr>
        <w:t>6</w:t>
      </w:r>
      <w:r w:rsidR="00966178"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4C505F" w:rsidRPr="002B483D">
        <w:rPr>
          <w:rFonts w:ascii="HY신명조" w:eastAsia="HY신명조" w:hAnsi="KB금융 본문체 Light" w:cs="함초롬바탕" w:hint="eastAsia"/>
          <w:sz w:val="22"/>
        </w:rPr>
        <w:t>00-00</w:t>
      </w:r>
    </w:p>
    <w:p w14:paraId="640257F8" w14:textId="5DA428B7" w:rsidR="00380138" w:rsidRPr="002B483D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 xml:space="preserve">수   신: </w:t>
      </w:r>
      <w:r w:rsidR="00B95DA4" w:rsidRPr="002B483D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proofErr w:type="spellStart"/>
      <w:r w:rsidR="00D07ED0" w:rsidRPr="002B483D">
        <w:rPr>
          <w:rFonts w:ascii="HY신명조" w:eastAsia="HY신명조" w:hAnsi="KB금융 본문체 Light" w:cs="함초롬바탕" w:hint="eastAsia"/>
          <w:sz w:val="22"/>
        </w:rPr>
        <w:t>코람코라이프인프라위탁관리부동산투자회사</w:t>
      </w:r>
      <w:proofErr w:type="spellEnd"/>
    </w:p>
    <w:p w14:paraId="640257F9" w14:textId="38854FEC" w:rsidR="00380138" w:rsidRPr="002B483D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 xml:space="preserve">참   조: </w:t>
      </w:r>
      <w:r w:rsidR="00B95DA4" w:rsidRPr="002B483D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proofErr w:type="spellStart"/>
      <w:r w:rsidR="004C505F" w:rsidRPr="002B483D">
        <w:rPr>
          <w:rFonts w:ascii="HY신명조" w:eastAsia="HY신명조" w:hAnsi="KB금융 본문체 Light" w:cs="함초롬바탕" w:hint="eastAsia"/>
          <w:sz w:val="22"/>
        </w:rPr>
        <w:t>코람코자산신탁</w:t>
      </w:r>
      <w:proofErr w:type="spellEnd"/>
    </w:p>
    <w:p w14:paraId="640257FA" w14:textId="7AE0199B" w:rsidR="00380138" w:rsidRPr="002B483D" w:rsidRDefault="00E8692E" w:rsidP="00835A9E">
      <w:pPr>
        <w:spacing w:line="276" w:lineRule="auto"/>
        <w:ind w:left="200" w:rightChars="-165" w:right="-330" w:hangingChars="100" w:hanging="200"/>
        <w:rPr>
          <w:rFonts w:ascii="HY신명조" w:eastAsia="HY신명조" w:hAnsi="KB금융 본문체 Light" w:cs="함초롬바탕"/>
          <w:bCs/>
          <w:spacing w:val="-6"/>
          <w:sz w:val="22"/>
          <w:szCs w:val="22"/>
        </w:rPr>
      </w:pPr>
      <w:r w:rsidRPr="002B483D">
        <w:rPr>
          <w:rFonts w:ascii="HY신명조" w:eastAsia="HY신명조" w:hAnsi="함초롬바탕" w:cs="함초롬바탕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25852" wp14:editId="64025853">
                <wp:simplePos x="0" y="0"/>
                <wp:positionH relativeFrom="column">
                  <wp:posOffset>-28575</wp:posOffset>
                </wp:positionH>
                <wp:positionV relativeFrom="paragraph">
                  <wp:posOffset>268605</wp:posOffset>
                </wp:positionV>
                <wp:extent cx="6240780" cy="0"/>
                <wp:effectExtent l="0" t="0" r="26670" b="19050"/>
                <wp:wrapNone/>
                <wp:docPr id="9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3332F1" id="직선 연결선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NlsAEAAEkDAAAOAAAAZHJzL2Uyb0RvYy54bWysU01v2zAMvQ/YfxB0X+wEXVc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" strokeweight="2pt"/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4025854" wp14:editId="64025855">
                <wp:simplePos x="0" y="0"/>
                <wp:positionH relativeFrom="column">
                  <wp:posOffset>0</wp:posOffset>
                </wp:positionH>
                <wp:positionV relativeFrom="paragraph">
                  <wp:posOffset>465455</wp:posOffset>
                </wp:positionV>
                <wp:extent cx="5715000" cy="0"/>
                <wp:effectExtent l="0" t="0" r="0" b="1270"/>
                <wp:wrapTopAndBottom/>
                <wp:docPr id="12" name="직선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CDF31" id="직선 연결선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6.65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4025856" wp14:editId="64025857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1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2BBD1" id="직선 연결선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4025858" wp14:editId="64025859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0" name="직선 연결선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1B495" id="직선 연결선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sz w:val="22"/>
        </w:rPr>
        <w:t>제   목</w:t>
      </w:r>
      <w:r w:rsidR="00380138" w:rsidRPr="002B483D">
        <w:rPr>
          <w:rFonts w:ascii="HY신명조" w:eastAsia="HY신명조" w:hAnsi="KB금융 본문체 Light" w:cs="함초롬바탕" w:hint="eastAsia"/>
          <w:bCs/>
          <w:sz w:val="22"/>
          <w:szCs w:val="22"/>
        </w:rPr>
        <w:t xml:space="preserve">: </w:t>
      </w:r>
      <w:r w:rsidR="00C36E5D" w:rsidRPr="002B483D">
        <w:rPr>
          <w:rFonts w:ascii="HY신명조" w:eastAsia="HY신명조" w:hAnsi="KB금융 본문체 Light" w:cs="함초롬바탕"/>
          <w:bCs/>
          <w:spacing w:val="-6"/>
          <w:sz w:val="22"/>
          <w:szCs w:val="22"/>
        </w:rPr>
        <w:t>㈜</w:t>
      </w:r>
      <w:r w:rsidR="00D07ED0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삼성증권</w:t>
      </w:r>
      <w:r w:rsidR="00C36E5D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 xml:space="preserve"> </w:t>
      </w:r>
      <w:r w:rsidR="004C505F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매</w:t>
      </w:r>
      <w:r w:rsidR="00D07ED0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도</w:t>
      </w:r>
      <w:r w:rsidR="004C505F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확약서 제출의 건</w:t>
      </w:r>
    </w:p>
    <w:p w14:paraId="640257FB" w14:textId="77777777" w:rsidR="0055297C" w:rsidRPr="002B483D" w:rsidRDefault="00380138" w:rsidP="005B3D01">
      <w:pPr>
        <w:spacing w:line="360" w:lineRule="auto"/>
        <w:rPr>
          <w:rFonts w:ascii="HY신명조" w:eastAsia="HY신명조" w:hAnsi="KB금융 본문체 Light" w:cs="함초롬바탕"/>
          <w:sz w:val="22"/>
          <w:szCs w:val="22"/>
        </w:rPr>
      </w:pP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402585A" wp14:editId="6402585B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8" name="직선 연결선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855C3" id="직선 연결선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02585C" wp14:editId="6402585D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7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513DA" id="직선 연결선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402585E" wp14:editId="640258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6" name="직선 연결선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B0ADA" id="직선 연결선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4025860" wp14:editId="6402586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5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25FD0" id="직선 연결선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sz w:val="22"/>
          <w:szCs w:val="22"/>
        </w:rPr>
        <w:t xml:space="preserve"> </w: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64025862" wp14:editId="64025863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BA70A" id="직선 연결선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64025864" wp14:editId="6402586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3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4BA68" id="직선 연결선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4025866" wp14:editId="6402586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2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499A2" id="직선 연결선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64025868" wp14:editId="6402586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85CC4" id="직선 연결선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="003556BF" w:rsidRPr="002B483D">
        <w:rPr>
          <w:rFonts w:ascii="HY신명조" w:eastAsia="HY신명조" w:hAnsi="함초롬바탕" w:cs="함초롬바탕" w:hint="eastAsia"/>
          <w:sz w:val="22"/>
          <w:szCs w:val="22"/>
        </w:rPr>
        <w:t xml:space="preserve">       </w:t>
      </w:r>
    </w:p>
    <w:p w14:paraId="16C87666" w14:textId="0CC240AF" w:rsidR="004C505F" w:rsidRPr="002B483D" w:rsidRDefault="00D4085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1.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귀사의 무궁한 발전과 일익 번창을 기원합니다.</w:t>
      </w:r>
    </w:p>
    <w:p w14:paraId="2372DBF5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7E0D93A6" w14:textId="0ADDA0C9" w:rsidR="00D07ED0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2. 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본 공문은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 귀사가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037B95" w:rsidRPr="002B483D">
        <w:rPr>
          <w:rFonts w:ascii="HY신명조" w:eastAsia="HY신명조" w:hint="eastAsia"/>
          <w:color w:val="000000"/>
          <w:sz w:val="21"/>
          <w:szCs w:val="21"/>
        </w:rPr>
        <w:t xml:space="preserve">2026. </w:t>
      </w:r>
      <w:r w:rsidR="00EC1EEE">
        <w:rPr>
          <w:rFonts w:ascii="HY신명조" w:eastAsia="HY신명조" w:hint="eastAsia"/>
          <w:color w:val="000000"/>
          <w:sz w:val="21"/>
          <w:szCs w:val="21"/>
        </w:rPr>
        <w:t>9</w:t>
      </w:r>
      <w:r w:rsidR="00037B95" w:rsidRPr="002B483D">
        <w:rPr>
          <w:rFonts w:ascii="HY신명조" w:eastAsia="HY신명조" w:hint="eastAsia"/>
          <w:color w:val="000000"/>
          <w:sz w:val="21"/>
          <w:szCs w:val="21"/>
        </w:rPr>
        <w:t xml:space="preserve">. 00. 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제출한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 xml:space="preserve">매입 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>확약 공문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(KLI-2026-0</w:t>
      </w:r>
      <w:r w:rsidR="00EC1EEE">
        <w:rPr>
          <w:rFonts w:ascii="HY신명조" w:eastAsia="HY신명조" w:hint="eastAsia"/>
          <w:color w:val="000000"/>
          <w:sz w:val="21"/>
          <w:szCs w:val="21"/>
        </w:rPr>
        <w:t>9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-00)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(</w:t>
      </w:r>
      <w:r w:rsidR="00374AC7" w:rsidRPr="002B483D">
        <w:rPr>
          <w:rFonts w:ascii="HY신명조" w:eastAsia="HY신명조" w:hint="eastAsia"/>
          <w:color w:val="000000"/>
          <w:sz w:val="21"/>
          <w:szCs w:val="21"/>
        </w:rPr>
        <w:t xml:space="preserve">이하 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374AC7" w:rsidRPr="002B483D">
        <w:rPr>
          <w:rFonts w:ascii="HY신명조" w:eastAsia="HY신명조" w:hint="eastAsia"/>
          <w:color w:val="000000"/>
          <w:sz w:val="21"/>
          <w:szCs w:val="21"/>
        </w:rPr>
        <w:t>본건 매입 확약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)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에 따른 회신입니다. </w:t>
      </w:r>
    </w:p>
    <w:p w14:paraId="37343CA9" w14:textId="77777777" w:rsidR="00D07ED0" w:rsidRPr="002B483D" w:rsidRDefault="00D07ED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0B7E4218" w14:textId="04FC7AA6" w:rsidR="004C505F" w:rsidRPr="002B483D" w:rsidRDefault="00D07ED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3.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는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당사가 취득하여 보유하는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'주식회사 </w:t>
      </w:r>
      <w:proofErr w:type="spell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코크렙제</w:t>
      </w:r>
      <w:proofErr w:type="spell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*</w:t>
      </w:r>
      <w:proofErr w:type="spell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호위탁관리부동산투자회사</w:t>
      </w:r>
      <w:proofErr w:type="spell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(설립예정, 이하 “발행회사”)'의 제2종종류주식 </w:t>
      </w:r>
      <w:proofErr w:type="gram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[ ]</w:t>
      </w:r>
      <w:proofErr w:type="gram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주</w:t>
      </w:r>
      <w:r w:rsidR="00B95DA4" w:rsidRPr="002B483D">
        <w:rPr>
          <w:rFonts w:ascii="HY신명조" w:eastAsia="HY신명조"/>
          <w:color w:val="000000"/>
          <w:sz w:val="21"/>
          <w:szCs w:val="21"/>
        </w:rPr>
        <w:t>(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이하 “본건 종류주식”)를 아래 조건으로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(이하 “본건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”)할 것을 확약하며 본 확약서를 제출합니다.</w:t>
      </w:r>
    </w:p>
    <w:p w14:paraId="731C10EE" w14:textId="77777777" w:rsidR="004C505F" w:rsidRPr="002B483D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</w:p>
    <w:p w14:paraId="4787EC10" w14:textId="37E1F90C" w:rsidR="004C505F" w:rsidRPr="002B483D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- 아 래 -</w:t>
      </w:r>
    </w:p>
    <w:p w14:paraId="4B28BD06" w14:textId="0F4751A2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 xml:space="preserve">1) 발행회사: 주식회사 </w:t>
      </w:r>
      <w:proofErr w:type="spellStart"/>
      <w:r w:rsidRPr="002B483D">
        <w:rPr>
          <w:rFonts w:ascii="HY신명조" w:eastAsia="HY신명조" w:hint="eastAsia"/>
          <w:color w:val="000000"/>
          <w:szCs w:val="20"/>
        </w:rPr>
        <w:t>코크렙제</w:t>
      </w:r>
      <w:proofErr w:type="spellEnd"/>
      <w:r w:rsidRPr="002B483D">
        <w:rPr>
          <w:rFonts w:ascii="HY신명조" w:eastAsia="HY신명조" w:hint="eastAsia"/>
          <w:color w:val="000000"/>
          <w:szCs w:val="20"/>
        </w:rPr>
        <w:t>*</w:t>
      </w:r>
      <w:proofErr w:type="spellStart"/>
      <w:r w:rsidRPr="002B483D">
        <w:rPr>
          <w:rFonts w:ascii="HY신명조" w:eastAsia="HY신명조" w:hint="eastAsia"/>
          <w:color w:val="000000"/>
          <w:szCs w:val="20"/>
        </w:rPr>
        <w:t>호위탁관리부동산투자회사</w:t>
      </w:r>
      <w:proofErr w:type="spellEnd"/>
      <w:r w:rsidRPr="002B483D">
        <w:rPr>
          <w:rFonts w:ascii="HY신명조" w:eastAsia="HY신명조" w:hint="eastAsia"/>
          <w:color w:val="000000"/>
          <w:szCs w:val="20"/>
        </w:rPr>
        <w:t xml:space="preserve"> (설립예정)</w:t>
      </w:r>
    </w:p>
    <w:p w14:paraId="48D8D488" w14:textId="0F5797E2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 xml:space="preserve">2) 기초자산: 경기도 안양시 동안구 </w:t>
      </w:r>
      <w:proofErr w:type="spellStart"/>
      <w:r w:rsidRPr="002B483D">
        <w:rPr>
          <w:rFonts w:ascii="HY신명조" w:eastAsia="HY신명조" w:hint="eastAsia"/>
          <w:color w:val="000000"/>
          <w:szCs w:val="20"/>
        </w:rPr>
        <w:t>관양동</w:t>
      </w:r>
      <w:proofErr w:type="spellEnd"/>
      <w:r w:rsidRPr="002B483D">
        <w:rPr>
          <w:rFonts w:ascii="HY신명조" w:eastAsia="HY신명조" w:hint="eastAsia"/>
          <w:color w:val="000000"/>
          <w:szCs w:val="20"/>
        </w:rPr>
        <w:t xml:space="preserve"> 934 외 2필지 소재 안양물류센터</w:t>
      </w:r>
    </w:p>
    <w:p w14:paraId="415E3D26" w14:textId="64F9D73E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3)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대상 주식: 본건 종류주식 (제2종종류주식 </w:t>
      </w:r>
      <w:r w:rsidR="00B95DA4" w:rsidRPr="002B483D">
        <w:rPr>
          <w:rFonts w:ascii="HY신명조" w:eastAsia="HY신명조" w:hint="eastAsia"/>
          <w:color w:val="000000"/>
          <w:szCs w:val="20"/>
        </w:rPr>
        <w:t>[</w:t>
      </w:r>
      <w:r w:rsidR="00B95DA4" w:rsidRPr="002B483D">
        <w:rPr>
          <w:rFonts w:ascii="HY신명조" w:eastAsia="HY신명조"/>
          <w:color w:val="000000"/>
          <w:szCs w:val="20"/>
        </w:rPr>
        <w:t>*]</w:t>
      </w:r>
      <w:r w:rsidR="00B95DA4" w:rsidRPr="002B483D">
        <w:rPr>
          <w:rFonts w:ascii="HY신명조" w:eastAsia="HY신명조" w:hint="eastAsia"/>
          <w:color w:val="000000"/>
          <w:szCs w:val="20"/>
        </w:rPr>
        <w:t>주</w:t>
      </w:r>
      <w:r w:rsidRPr="002B483D">
        <w:rPr>
          <w:rFonts w:ascii="HY신명조" w:eastAsia="HY신명조" w:hint="eastAsia"/>
          <w:color w:val="000000"/>
          <w:szCs w:val="20"/>
        </w:rPr>
        <w:t>)</w:t>
      </w:r>
    </w:p>
    <w:p w14:paraId="575CA92E" w14:textId="461E352E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4) 주요 내용: 우선배당률 연 7.5%</w:t>
      </w:r>
    </w:p>
    <w:p w14:paraId="18D32367" w14:textId="0A56B20D" w:rsidR="004C505F" w:rsidRPr="002B483D" w:rsidRDefault="004C505F" w:rsidP="002B483D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5)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="00E66E8C" w:rsidRPr="002B483D">
        <w:rPr>
          <w:rFonts w:ascii="HY신명조" w:eastAsia="HY신명조" w:hint="eastAsia"/>
          <w:color w:val="000000"/>
          <w:szCs w:val="20"/>
        </w:rPr>
        <w:t>기한</w:t>
      </w:r>
      <w:r w:rsidRPr="002B483D">
        <w:rPr>
          <w:rFonts w:ascii="HY신명조" w:eastAsia="HY신명조" w:hint="eastAsia"/>
          <w:color w:val="000000"/>
          <w:szCs w:val="20"/>
        </w:rPr>
        <w:t xml:space="preserve">: </w:t>
      </w:r>
      <w:r w:rsidR="00B95DA4" w:rsidRPr="002B483D">
        <w:rPr>
          <w:rFonts w:ascii="HY신명조" w:eastAsia="HY신명조" w:hint="eastAsia"/>
          <w:color w:val="000000"/>
          <w:szCs w:val="20"/>
        </w:rPr>
        <w:t>귀사가 당사에 서면으로 본건 종류주식의 매도를 요청</w:t>
      </w:r>
      <w:r w:rsidR="00E25FD6" w:rsidRPr="002B483D">
        <w:rPr>
          <w:rFonts w:ascii="HY신명조" w:eastAsia="HY신명조" w:hint="eastAsia"/>
          <w:color w:val="000000"/>
          <w:szCs w:val="20"/>
        </w:rPr>
        <w:t>한</w:t>
      </w:r>
      <w:r w:rsidR="00B95DA4" w:rsidRPr="002B483D">
        <w:rPr>
          <w:rFonts w:ascii="HY신명조" w:eastAsia="HY신명조" w:hint="eastAsia"/>
          <w:color w:val="000000"/>
          <w:szCs w:val="20"/>
        </w:rPr>
        <w:t xml:space="preserve"> 날로부터 </w:t>
      </w:r>
      <w:r w:rsidR="00B95DA4" w:rsidRPr="002B483D">
        <w:rPr>
          <w:rFonts w:ascii="HY신명조" w:eastAsia="HY신명조"/>
          <w:color w:val="000000"/>
          <w:szCs w:val="20"/>
        </w:rPr>
        <w:t>[</w:t>
      </w:r>
      <w:r w:rsidR="002467C7" w:rsidRPr="002B483D">
        <w:rPr>
          <w:rFonts w:ascii="HY신명조" w:eastAsia="HY신명조"/>
          <w:color w:val="000000"/>
          <w:szCs w:val="20"/>
        </w:rPr>
        <w:t>10</w:t>
      </w:r>
      <w:r w:rsidR="00B95DA4" w:rsidRPr="002B483D">
        <w:rPr>
          <w:rFonts w:ascii="HY신명조" w:eastAsia="HY신명조"/>
          <w:color w:val="000000"/>
          <w:szCs w:val="20"/>
        </w:rPr>
        <w:t>]</w:t>
      </w:r>
      <w:r w:rsidR="00B95DA4" w:rsidRPr="002B483D">
        <w:rPr>
          <w:rFonts w:ascii="HY신명조" w:eastAsia="HY신명조" w:hint="eastAsia"/>
          <w:color w:val="000000"/>
          <w:szCs w:val="20"/>
        </w:rPr>
        <w:t>일(단,</w:t>
      </w:r>
      <w:r w:rsidR="00B95DA4" w:rsidRPr="002B483D">
        <w:rPr>
          <w:rFonts w:ascii="HY신명조" w:eastAsia="HY신명조"/>
          <w:color w:val="000000"/>
          <w:szCs w:val="20"/>
        </w:rPr>
        <w:t xml:space="preserve"> </w:t>
      </w:r>
      <w:r w:rsidR="00B95DA4" w:rsidRPr="002B483D">
        <w:rPr>
          <w:rFonts w:ascii="HY신명조" w:eastAsia="HY신명조" w:hint="eastAsia"/>
          <w:color w:val="000000"/>
          <w:szCs w:val="20"/>
        </w:rPr>
        <w:t>해당일이 영업일이 아닌 경우 그 직후 도래하는 영업일)까지의 기간</w:t>
      </w:r>
    </w:p>
    <w:p w14:paraId="7701EA26" w14:textId="4DC26B80" w:rsidR="004C505F" w:rsidRPr="002B483D" w:rsidRDefault="004C505F" w:rsidP="002B3DD4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6)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금액: 금 </w:t>
      </w:r>
      <w:r w:rsidR="006E0323" w:rsidRPr="002B483D">
        <w:rPr>
          <w:rFonts w:ascii="HY신명조" w:eastAsia="HY신명조"/>
          <w:color w:val="000000"/>
          <w:szCs w:val="20"/>
        </w:rPr>
        <w:t>[*]</w:t>
      </w:r>
      <w:r w:rsidRPr="002B483D">
        <w:rPr>
          <w:rFonts w:ascii="HY신명조" w:eastAsia="HY신명조" w:hint="eastAsia"/>
          <w:color w:val="000000"/>
          <w:szCs w:val="20"/>
        </w:rPr>
        <w:t>원 (</w:t>
      </w:r>
      <w:r w:rsidR="006E0323" w:rsidRPr="002B483D">
        <w:rPr>
          <w:rFonts w:ascii="HY신명조" w:eastAsia="HY신명조" w:hint="eastAsia"/>
          <w:color w:val="000000"/>
          <w:szCs w:val="20"/>
        </w:rPr>
        <w:t>금[</w:t>
      </w:r>
      <w:r w:rsidR="006E0323" w:rsidRPr="002B483D">
        <w:rPr>
          <w:rFonts w:ascii="HY신명조" w:eastAsia="HY신명조"/>
          <w:color w:val="000000"/>
          <w:szCs w:val="20"/>
        </w:rPr>
        <w:t>*]</w:t>
      </w:r>
      <w:r w:rsidR="006E0323" w:rsidRPr="002B483D">
        <w:rPr>
          <w:rFonts w:ascii="HY신명조" w:eastAsia="HY신명조" w:hint="eastAsia"/>
          <w:color w:val="000000"/>
          <w:szCs w:val="20"/>
        </w:rPr>
        <w:t>원</w:t>
      </w:r>
      <w:r w:rsidRPr="002B483D">
        <w:rPr>
          <w:rFonts w:ascii="HY신명조" w:eastAsia="HY신명조" w:hint="eastAsia"/>
          <w:color w:val="000000"/>
          <w:szCs w:val="20"/>
        </w:rPr>
        <w:t>)</w:t>
      </w:r>
      <w:r w:rsidR="002B3DD4" w:rsidRPr="002B3DD4">
        <w:rPr>
          <w:rFonts w:ascii="HY신명조" w:eastAsia="HY신명조"/>
          <w:color w:val="000000"/>
          <w:szCs w:val="20"/>
        </w:rPr>
        <w:t>(본건 종류주식 1주당 금 [</w:t>
      </w:r>
      <w:r w:rsidR="0041061E">
        <w:rPr>
          <w:rFonts w:ascii="HY신명조" w:eastAsia="HY신명조" w:hint="eastAsia"/>
          <w:color w:val="000000"/>
          <w:szCs w:val="20"/>
        </w:rPr>
        <w:t>25</w:t>
      </w:r>
      <w:r w:rsidR="002B3DD4" w:rsidRPr="002B3DD4">
        <w:rPr>
          <w:rFonts w:ascii="HY신명조" w:eastAsia="HY신명조"/>
          <w:color w:val="000000"/>
          <w:szCs w:val="20"/>
        </w:rPr>
        <w:t>,000]원에 매도대상 주식 수를 곱한 금액)</w:t>
      </w:r>
    </w:p>
    <w:p w14:paraId="63E0E1A3" w14:textId="24D23FD8" w:rsidR="00E66E8C" w:rsidRPr="002B483D" w:rsidRDefault="00E66E8C" w:rsidP="00E66E8C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7) 기타 본건 매</w:t>
      </w:r>
      <w:r w:rsidR="00AB3609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의 구체적인 사항은 </w:t>
      </w:r>
      <w:ins w:id="0" w:author="신영찬 Shin Young Chan" w:date="2026-09-14T15:10:00Z" w16du:dateUtc="2026-09-14T06:10:00Z">
        <w:r w:rsidR="005E1988" w:rsidRPr="00215724">
          <w:rPr>
            <w:rFonts w:ascii="HY신명조" w:eastAsia="HY신명조" w:hAnsi="HY신명조"/>
            <w:color w:val="000000"/>
            <w:szCs w:val="20"/>
          </w:rPr>
          <w:t>발행회사의 주주들이 발행회사에 대한 출자 및 운영 등에 관하여 체결하는 주주간계약(이하 “주주간계약</w:t>
        </w:r>
        <w:r w:rsidR="005E1988">
          <w:rPr>
            <w:rFonts w:ascii="HY신명조" w:eastAsia="HY신명조" w:hAnsi="HY신명조"/>
            <w:color w:val="000000"/>
            <w:szCs w:val="20"/>
          </w:rPr>
          <w:t>”</w:t>
        </w:r>
        <w:r w:rsidR="005E1988">
          <w:rPr>
            <w:rFonts w:ascii="HY신명조" w:eastAsia="HY신명조" w:hAnsi="HY신명조" w:hint="eastAsia"/>
            <w:color w:val="000000"/>
            <w:szCs w:val="20"/>
          </w:rPr>
          <w:t xml:space="preserve">)을 따르며, 본건 매도와 관련하여 본 확약의 내용과 주주간계약의 내용이 상충하는 경우에는 주주간계약의 내용을 우선하여 적용하되, 주주간계약에도 정하지 아니한 사항은 </w:t>
        </w:r>
      </w:ins>
      <w:r w:rsidRPr="002B483D">
        <w:rPr>
          <w:rFonts w:ascii="HY신명조" w:eastAsia="HY신명조" w:hint="eastAsia"/>
          <w:color w:val="000000"/>
          <w:szCs w:val="20"/>
        </w:rPr>
        <w:t>당사자간 합의로 결정한다.</w:t>
      </w:r>
    </w:p>
    <w:p w14:paraId="1F80BBCD" w14:textId="3D58E3F9" w:rsidR="004C505F" w:rsidRPr="002B483D" w:rsidRDefault="004C505F" w:rsidP="004C505F">
      <w:pPr>
        <w:spacing w:line="360" w:lineRule="auto"/>
        <w:rPr>
          <w:rFonts w:ascii="HY신명조" w:eastAsia="HY신명조"/>
          <w:color w:val="000000"/>
          <w:sz w:val="21"/>
          <w:szCs w:val="21"/>
        </w:rPr>
      </w:pPr>
    </w:p>
    <w:p w14:paraId="49572053" w14:textId="183186A0" w:rsidR="00374AC7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4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.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매도확약의 선행조건: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당사의 본건 매도에 대한 확약은 귀사가 본건 매입 확약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기재 조건을 준수하여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당사에 서면으로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매도대상 주식 전부의 매도</w:t>
      </w:r>
      <w:r w:rsidR="00B95253" w:rsidRPr="00BF16E6">
        <w:rPr>
          <w:rFonts w:ascii="HY신명조" w:eastAsia="HY신명조" w:hAnsi="HY신명조"/>
          <w:color w:val="000000"/>
          <w:sz w:val="21"/>
          <w:szCs w:val="21"/>
        </w:rPr>
        <w:t xml:space="preserve">(당사가 보유하는 본건 종류주식 전부의 매도를 의미하며, 당사와 귀사가 합의한 방법에 따라 </w:t>
      </w:r>
      <w:r w:rsidR="00B95253">
        <w:rPr>
          <w:rFonts w:ascii="HY신명조" w:eastAsia="HY신명조" w:hAnsi="HY신명조" w:hint="eastAsia"/>
          <w:color w:val="000000"/>
          <w:sz w:val="21"/>
          <w:szCs w:val="21"/>
        </w:rPr>
        <w:t>매도대상 주식</w:t>
      </w:r>
      <w:r w:rsidR="00B95253" w:rsidRPr="00BF16E6">
        <w:rPr>
          <w:rFonts w:ascii="HY신명조" w:eastAsia="HY신명조" w:hAnsi="HY신명조"/>
          <w:color w:val="000000"/>
          <w:sz w:val="21"/>
          <w:szCs w:val="21"/>
        </w:rPr>
        <w:t>의 전부를 수회에 걸쳐 나누어 매도하는 것을 포함)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를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요청하였을 것을 전제로 그 효력이 발생합니다.</w:t>
      </w:r>
    </w:p>
    <w:p w14:paraId="7EF827A5" w14:textId="77777777" w:rsidR="00374AC7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426CBDF3" w14:textId="57EE85B2" w:rsidR="004C505F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5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배당금의 정산 </w:t>
      </w:r>
      <w:proofErr w:type="gram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방식 :</w:t>
      </w:r>
      <w:proofErr w:type="gram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>귀사가 당사로부터 본건 종류주식을 매</w:t>
      </w:r>
      <w:ins w:id="1" w:author="신영찬 Shin Young Chan" w:date="2026-09-14T15:11:00Z" w16du:dateUtc="2026-09-14T06:11:00Z">
        <w:r w:rsidR="005E1988">
          <w:rPr>
            <w:rFonts w:ascii="HY신명조" w:eastAsia="HY신명조" w:hint="eastAsia"/>
            <w:color w:val="000000"/>
            <w:sz w:val="21"/>
            <w:szCs w:val="21"/>
          </w:rPr>
          <w:t>입</w:t>
        </w:r>
      </w:ins>
      <w:del w:id="2" w:author="신영찬 Shin Young Chan" w:date="2026-09-14T15:10:00Z" w16du:dateUtc="2026-09-14T06:10:00Z">
        <w:r w:rsidR="006E0323" w:rsidRPr="002B483D" w:rsidDel="005E1988">
          <w:rPr>
            <w:rFonts w:ascii="HY신명조" w:eastAsia="HY신명조" w:hint="eastAsia"/>
            <w:color w:val="000000"/>
            <w:sz w:val="21"/>
            <w:szCs w:val="21"/>
          </w:rPr>
          <w:delText>수</w:delText>
        </w:r>
      </w:del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하는 날(이하 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“</w:t>
      </w:r>
      <w:del w:id="3" w:author="신영찬 Shin Young Chan" w:date="2026-09-14T15:11:00Z" w16du:dateUtc="2026-09-14T06:11:00Z">
        <w:r w:rsidR="00E25FD6" w:rsidRPr="002B483D" w:rsidDel="005E1988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</w:del>
      <w:ins w:id="4" w:author="신영찬 Shin Young Chan" w:date="2026-09-14T15:11:00Z" w16du:dateUtc="2026-09-14T06:11:00Z">
        <w:r w:rsidR="005E1988">
          <w:rPr>
            <w:rFonts w:ascii="HY신명조" w:eastAsia="HY신명조" w:hint="eastAsia"/>
            <w:color w:val="000000"/>
            <w:sz w:val="21"/>
            <w:szCs w:val="21"/>
          </w:rPr>
          <w:t>매</w:t>
        </w:r>
        <w:r w:rsidR="005E1988">
          <w:rPr>
            <w:rFonts w:ascii="HY신명조" w:eastAsia="HY신명조" w:hint="eastAsia"/>
            <w:color w:val="000000"/>
            <w:sz w:val="21"/>
            <w:szCs w:val="21"/>
          </w:rPr>
          <w:lastRenderedPageBreak/>
          <w:t>입</w:t>
        </w:r>
      </w:ins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일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)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이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포함된 배당기간 동안 발생하는 배당금 중 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해당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배당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기간의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기산일부터 </w:t>
      </w:r>
      <w:del w:id="5" w:author="신영찬 Shin Young Chan" w:date="2026-09-14T15:11:00Z" w16du:dateUtc="2026-09-14T06:11:00Z">
        <w:r w:rsidR="00E25FD6" w:rsidRPr="002B483D" w:rsidDel="005E1988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</w:del>
      <w:ins w:id="6" w:author="신영찬 Shin Young Chan" w:date="2026-09-14T15:11:00Z" w16du:dateUtc="2026-09-14T06:11:00Z">
        <w:r w:rsidR="005E1988">
          <w:rPr>
            <w:rFonts w:ascii="HY신명조" w:eastAsia="HY신명조" w:hint="eastAsia"/>
            <w:color w:val="000000"/>
            <w:sz w:val="21"/>
            <w:szCs w:val="21"/>
          </w:rPr>
          <w:t>매입</w:t>
        </w:r>
      </w:ins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일 전일까지의 기간에 해당하는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배당금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은 </w:t>
      </w:r>
      <w:proofErr w:type="spell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일할계산하여</w:t>
      </w:r>
      <w:proofErr w:type="spell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당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사에 귀속하고, </w:t>
      </w:r>
      <w:del w:id="7" w:author="신영찬 Shin Young Chan" w:date="2026-09-14T15:11:00Z" w16du:dateUtc="2026-09-14T06:11:00Z">
        <w:r w:rsidR="00E25FD6" w:rsidRPr="002B483D" w:rsidDel="005E1988">
          <w:rPr>
            <w:rFonts w:ascii="HY신명조" w:eastAsia="HY신명조" w:hint="eastAsia"/>
            <w:color w:val="000000"/>
            <w:sz w:val="21"/>
            <w:szCs w:val="21"/>
          </w:rPr>
          <w:delText>인수</w:delText>
        </w:r>
      </w:del>
      <w:ins w:id="8" w:author="신영찬 Shin Young Chan" w:date="2026-09-14T15:11:00Z" w16du:dateUtc="2026-09-14T06:11:00Z">
        <w:r w:rsidR="005E1988">
          <w:rPr>
            <w:rFonts w:ascii="HY신명조" w:eastAsia="HY신명조" w:hint="eastAsia"/>
            <w:color w:val="000000"/>
            <w:sz w:val="21"/>
            <w:szCs w:val="21"/>
          </w:rPr>
          <w:t>매입</w:t>
        </w:r>
      </w:ins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일부터 발생하는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배당금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은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귀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사에 귀속됩니다. </w:t>
      </w:r>
    </w:p>
    <w:p w14:paraId="4FAF1D1D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5332FAC5" w14:textId="5D2CA383" w:rsidR="004C505F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6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의무 불이행에 따른 손해배상 및 </w:t>
      </w:r>
      <w:proofErr w:type="spellStart"/>
      <w:proofErr w:type="gram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위약벌</w:t>
      </w:r>
      <w:proofErr w:type="spell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:</w:t>
      </w:r>
      <w:proofErr w:type="gram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상기 제4항 기재 본 확약의 선행조건이 충족되었음에도 불구하고,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당사가 매도기한 내 매도대상 주식 전부 또는 일부에 대한 매도의무를 이행하지 아니한 경우,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당사는 매도기한 종료일까지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매도하지 아니한 매도대상 주식의 매도금액(이하 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미매도잔액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)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에 대한 매도기한 종료일의 익일부터 실제 매도일까지의 </w:t>
      </w:r>
      <w:ins w:id="9" w:author="신영찬 Shin Young Chan" w:date="2026-09-14T15:11:00Z" w16du:dateUtc="2026-09-14T06:11:00Z">
        <w:r w:rsidR="005E1988">
          <w:rPr>
            <w:rFonts w:ascii="HY신명조" w:eastAsia="HY신명조" w:hint="eastAsia"/>
            <w:color w:val="000000"/>
            <w:sz w:val="21"/>
            <w:szCs w:val="21"/>
          </w:rPr>
          <w:t xml:space="preserve">기간동안 </w:t>
        </w:r>
      </w:ins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연 </w:t>
      </w:r>
      <w:r w:rsidR="00495195" w:rsidRPr="002B483D">
        <w:rPr>
          <w:rFonts w:ascii="HY신명조" w:eastAsia="HY신명조"/>
          <w:color w:val="000000"/>
          <w:sz w:val="21"/>
          <w:szCs w:val="21"/>
        </w:rPr>
        <w:t>3.0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%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의 지연이자를 포함하여 귀사에 발생한 모든 손해를 배상하여야 합니다(명확히 하기 위하여 부연하면,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위의 지연이자는 최소한의 손해 배상액으로,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귀사에 위의 지연이자를 초과하는 손해가 발생한 경우 당사는 이를 배상하여야 </w:t>
      </w:r>
      <w:r w:rsidR="00495195" w:rsidRPr="002B483D">
        <w:rPr>
          <w:rFonts w:ascii="HY신명조" w:eastAsia="HY신명조" w:hint="eastAsia"/>
          <w:color w:val="000000"/>
          <w:sz w:val="21"/>
          <w:szCs w:val="21"/>
        </w:rPr>
        <w:t xml:space="preserve">하며 </w:t>
      </w:r>
      <w:r w:rsidR="00495195" w:rsidRPr="002B483D">
        <w:rPr>
          <w:rFonts w:ascii="HY신명조" w:eastAsia="HY신명조" w:hint="eastAsia"/>
          <w:color w:val="000000"/>
          <w:kern w:val="0"/>
          <w:sz w:val="21"/>
          <w:szCs w:val="21"/>
        </w:rPr>
        <w:t>매입대상 주식의 배당률 7.5%에 별도로 가산되는 지연이자입니다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).</w:t>
      </w:r>
      <w:r w:rsidR="005070C9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또한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이와 별도로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당사는 매도기한 종료일의 익일에 </w:t>
      </w:r>
      <w:r w:rsidR="00E66E8C" w:rsidRPr="002B483D">
        <w:rPr>
          <w:rFonts w:ascii="HY신명조" w:eastAsia="HY신명조" w:hint="eastAsia"/>
          <w:color w:val="000000"/>
          <w:sz w:val="21"/>
          <w:szCs w:val="21"/>
        </w:rPr>
        <w:t>미매도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잔</w:t>
      </w:r>
      <w:r w:rsidR="00E66E8C" w:rsidRPr="002B483D">
        <w:rPr>
          <w:rFonts w:ascii="HY신명조" w:eastAsia="HY신명조" w:hint="eastAsia"/>
          <w:color w:val="000000"/>
          <w:sz w:val="21"/>
          <w:szCs w:val="21"/>
        </w:rPr>
        <w:t>액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의 20%에 해당하는 금액을 위약벌로 지급하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기로 하며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, </w:t>
      </w:r>
      <w:proofErr w:type="spell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위약벌</w:t>
      </w:r>
      <w:proofErr w:type="spell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지급 여부와 무관하게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매도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의무는 지속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됨을 확인합니다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</w:t>
      </w:r>
    </w:p>
    <w:p w14:paraId="0F1D5447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6517E739" w14:textId="61DD7CE4" w:rsidR="004C505F" w:rsidRPr="002B483D" w:rsidRDefault="00D3036D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7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. 효력 및 권리 제한 사항: 본 확약서는 제</w:t>
      </w:r>
      <w:r w:rsidRPr="002B483D">
        <w:rPr>
          <w:rFonts w:ascii="HY신명조" w:eastAsia="HY신명조"/>
          <w:color w:val="000000"/>
          <w:sz w:val="21"/>
          <w:szCs w:val="21"/>
        </w:rPr>
        <w:t>4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항의 선행조건이 충족됨을 조건으로 유효하며, 본건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도를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위한 거래 이외의 다른 목적으로 사용될 수 없고, 귀사 이외의 제3자가 당사에 대하여 본 확약서에 따른 어떠한 권리를 주장할 수 없습니다.</w:t>
      </w:r>
    </w:p>
    <w:p w14:paraId="5AF78BAD" w14:textId="6EC727E6" w:rsidR="00C9285D" w:rsidRDefault="00C9285D" w:rsidP="008A3E48">
      <w:pPr>
        <w:spacing w:line="360" w:lineRule="auto"/>
        <w:ind w:firstLineChars="300" w:firstLine="540"/>
        <w:jc w:val="left"/>
        <w:rPr>
          <w:rFonts w:ascii="HY신명조" w:eastAsia="HY신명조" w:hAnsi="KB금융 본문체 Light" w:cs="함초롬바탕"/>
          <w:sz w:val="18"/>
          <w:szCs w:val="22"/>
        </w:rPr>
      </w:pPr>
    </w:p>
    <w:p w14:paraId="1CA45B26" w14:textId="59FED271" w:rsidR="002B3DD4" w:rsidRPr="002B3DD4" w:rsidRDefault="002B3DD4" w:rsidP="002B3DD4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3DD4">
        <w:rPr>
          <w:rFonts w:ascii="HY신명조" w:eastAsia="HY신명조" w:hint="eastAsia"/>
          <w:color w:val="000000"/>
          <w:sz w:val="21"/>
          <w:szCs w:val="21"/>
        </w:rPr>
        <w:t xml:space="preserve">8. </w:t>
      </w:r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당사는 </w:t>
      </w:r>
      <w:ins w:id="10" w:author="신영찬 Shin Young Chan" w:date="2026-09-14T15:12:00Z" w16du:dateUtc="2026-09-14T06:12:00Z">
        <w:r w:rsidR="005E1988">
          <w:rPr>
            <w:rFonts w:ascii="HY신명조" w:eastAsia="HY신명조" w:hint="eastAsia"/>
            <w:color w:val="000000"/>
            <w:sz w:val="21"/>
            <w:szCs w:val="21"/>
          </w:rPr>
          <w:t xml:space="preserve">본건 매입 확약에 따른 매입기한이 </w:t>
        </w:r>
        <w:proofErr w:type="spellStart"/>
        <w:r w:rsidR="005E1988">
          <w:rPr>
            <w:rFonts w:ascii="HY신명조" w:eastAsia="HY신명조" w:hint="eastAsia"/>
            <w:color w:val="000000"/>
            <w:sz w:val="21"/>
            <w:szCs w:val="21"/>
          </w:rPr>
          <w:t>도과하기</w:t>
        </w:r>
        <w:proofErr w:type="spellEnd"/>
        <w:r w:rsidR="005E1988">
          <w:rPr>
            <w:rFonts w:ascii="HY신명조" w:eastAsia="HY신명조" w:hint="eastAsia"/>
            <w:color w:val="000000"/>
            <w:sz w:val="21"/>
            <w:szCs w:val="21"/>
          </w:rPr>
          <w:t xml:space="preserve"> 이전까지는 </w:t>
        </w:r>
      </w:ins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귀사의 사전 서면 동의 없이 본건 종류주식의 전부 또는 일부를 제3자에게 양도하거나 담보로 제공하지 아니합니다. 당사가 본건 종류주식의 전부 또는 일부를 양도하는 경우, 당사는 해당 </w:t>
      </w:r>
      <w:r w:rsidR="00DE79CD">
        <w:rPr>
          <w:rFonts w:ascii="HY신명조" w:eastAsia="HY신명조" w:hint="eastAsia"/>
          <w:color w:val="000000"/>
          <w:sz w:val="21"/>
          <w:szCs w:val="21"/>
        </w:rPr>
        <w:t xml:space="preserve">양수도계약에 </w:t>
      </w:r>
      <w:r w:rsidR="00A747FC" w:rsidRPr="00A747FC">
        <w:rPr>
          <w:rFonts w:ascii="HY신명조" w:eastAsia="HY신명조"/>
          <w:color w:val="000000"/>
          <w:sz w:val="21"/>
          <w:szCs w:val="21"/>
        </w:rPr>
        <w:t>양도 거래 완결 전에 양수인</w:t>
      </w:r>
      <w:r w:rsidR="00DE79CD">
        <w:rPr>
          <w:rFonts w:ascii="HY신명조" w:eastAsia="HY신명조" w:hint="eastAsia"/>
          <w:color w:val="000000"/>
          <w:sz w:val="21"/>
          <w:szCs w:val="21"/>
        </w:rPr>
        <w:t>이</w:t>
      </w:r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 본 확약서와 동일한 내용의 </w:t>
      </w:r>
      <w:proofErr w:type="spellStart"/>
      <w:r w:rsidR="00A747FC" w:rsidRPr="00A747FC">
        <w:rPr>
          <w:rFonts w:ascii="HY신명조" w:eastAsia="HY신명조"/>
          <w:color w:val="000000"/>
          <w:sz w:val="21"/>
          <w:szCs w:val="21"/>
        </w:rPr>
        <w:t>매도확약서를</w:t>
      </w:r>
      <w:proofErr w:type="spellEnd"/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 귀사에게 제출</w:t>
      </w:r>
      <w:r w:rsidR="00DE79CD">
        <w:rPr>
          <w:rFonts w:ascii="HY신명조" w:eastAsia="HY신명조" w:hint="eastAsia"/>
          <w:color w:val="000000"/>
          <w:sz w:val="21"/>
          <w:szCs w:val="21"/>
        </w:rPr>
        <w:t>할 의무를 반드시 포함하여야 하며,</w:t>
      </w:r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 이를 이행하지 아니한 채 양도함으로써 귀사에게 손해가 발생한 경우 이를 배상합니다. 위 양도 후 본 확약은 당사가 계속 보유하는 본건 종류주식에 한하여 효력을 가지며, 양도된 부분에 대하여는 해당 양수인이 제출한 </w:t>
      </w:r>
      <w:proofErr w:type="spellStart"/>
      <w:r w:rsidR="00A747FC" w:rsidRPr="00A747FC">
        <w:rPr>
          <w:rFonts w:ascii="HY신명조" w:eastAsia="HY신명조"/>
          <w:color w:val="000000"/>
          <w:sz w:val="21"/>
          <w:szCs w:val="21"/>
        </w:rPr>
        <w:t>매도확약서가</w:t>
      </w:r>
      <w:proofErr w:type="spellEnd"/>
      <w:r w:rsidR="00A747FC" w:rsidRPr="00A747FC">
        <w:rPr>
          <w:rFonts w:ascii="HY신명조" w:eastAsia="HY신명조"/>
          <w:color w:val="000000"/>
          <w:sz w:val="21"/>
          <w:szCs w:val="21"/>
        </w:rPr>
        <w:t xml:space="preserve"> 적용됩니다.</w:t>
      </w:r>
    </w:p>
    <w:p w14:paraId="22283E4A" w14:textId="77777777" w:rsidR="002B3DD4" w:rsidRPr="00A747FC" w:rsidRDefault="002B3DD4" w:rsidP="008A3E48">
      <w:pPr>
        <w:spacing w:line="360" w:lineRule="auto"/>
        <w:ind w:firstLineChars="300" w:firstLine="540"/>
        <w:jc w:val="left"/>
        <w:rPr>
          <w:rFonts w:ascii="HY신명조" w:eastAsia="HY신명조" w:hAnsi="KB금융 본문체 Light" w:cs="함초롬바탕"/>
          <w:sz w:val="18"/>
          <w:szCs w:val="22"/>
        </w:rPr>
      </w:pPr>
    </w:p>
    <w:p w14:paraId="3D0EA9EE" w14:textId="43B081B4" w:rsidR="004E110A" w:rsidRPr="002B483D" w:rsidRDefault="004E110A" w:rsidP="004E110A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777F86D9" w14:textId="133F5FC6" w:rsidR="00592274" w:rsidRPr="002B483D" w:rsidRDefault="003712E6" w:rsidP="003712E6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  <w:r w:rsidRPr="002B483D">
        <w:rPr>
          <w:rFonts w:ascii="HY신명조" w:eastAsia="HY신명조" w:hAnsi="KB금융 본문체 Light" w:cs="함초롬바탕" w:hint="eastAsia"/>
          <w:szCs w:val="22"/>
        </w:rPr>
        <w:t>별첨</w:t>
      </w:r>
      <w:r w:rsidRPr="002B483D">
        <w:rPr>
          <w:rFonts w:ascii="HY신명조" w:eastAsia="HY신명조" w:hAnsi="KB금융 본문체 Light" w:cs="함초롬바탕"/>
          <w:szCs w:val="22"/>
        </w:rPr>
        <w:t xml:space="preserve">1. </w:t>
      </w:r>
      <w:r w:rsidR="004C505F" w:rsidRPr="002B483D">
        <w:rPr>
          <w:rFonts w:ascii="HY신명조" w:eastAsia="HY신명조" w:hAnsi="KB금융 본문체 Light" w:cs="함초롬바탕" w:hint="eastAsia"/>
          <w:szCs w:val="22"/>
        </w:rPr>
        <w:t>법인인감증명서 1부</w:t>
      </w:r>
      <w:r w:rsidR="00037B95" w:rsidRPr="002B483D">
        <w:rPr>
          <w:rFonts w:ascii="HY신명조" w:eastAsia="HY신명조" w:hAnsi="KB금융 본문체 Light" w:cs="함초롬바탕" w:hint="eastAsia"/>
          <w:szCs w:val="22"/>
        </w:rPr>
        <w:t xml:space="preserve"> </w:t>
      </w:r>
      <w:r w:rsidR="00037B95" w:rsidRPr="002B483D">
        <w:rPr>
          <w:rFonts w:ascii="HY신명조" w:eastAsia="HY신명조" w:hAnsi="KB금융 본문체 Light" w:cs="함초롬바탕"/>
          <w:szCs w:val="22"/>
        </w:rPr>
        <w:tab/>
      </w:r>
      <w:r w:rsidR="00D24AF9" w:rsidRPr="002B483D">
        <w:rPr>
          <w:rFonts w:ascii="HY신명조" w:eastAsia="HY신명조" w:hAnsi="KB금융 본문체 Light" w:cs="함초롬바탕" w:hint="eastAsia"/>
          <w:szCs w:val="22"/>
        </w:rPr>
        <w:t>끝</w:t>
      </w:r>
      <w:r w:rsidR="004E110A" w:rsidRPr="002B483D">
        <w:rPr>
          <w:rFonts w:ascii="HY신명조" w:eastAsia="HY신명조" w:hAnsi="KB금융 본문체 Light" w:cs="함초롬바탕" w:hint="eastAsia"/>
          <w:szCs w:val="22"/>
        </w:rPr>
        <w:t xml:space="preserve">. </w:t>
      </w:r>
    </w:p>
    <w:p w14:paraId="3DBE4056" w14:textId="5C0BDE0A" w:rsidR="00592274" w:rsidRPr="002B483D" w:rsidRDefault="00592274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0AFDFBC4" w14:textId="77777777" w:rsidR="00037B95" w:rsidRPr="002B483D" w:rsidRDefault="00037B95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2255BC0F" w14:textId="77777777" w:rsidR="00037B95" w:rsidRPr="002B483D" w:rsidRDefault="00037B95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4E522011" w14:textId="77777777" w:rsidR="005749C6" w:rsidRPr="002B483D" w:rsidRDefault="005749C6" w:rsidP="00B90879">
      <w:pPr>
        <w:spacing w:line="360" w:lineRule="auto"/>
        <w:ind w:firstLineChars="500" w:firstLine="1000"/>
        <w:jc w:val="left"/>
        <w:rPr>
          <w:rFonts w:ascii="HY신명조" w:eastAsia="HY신명조" w:hAnsi="KB금융 본문체 Light" w:cs="함초롬바탕"/>
          <w:szCs w:val="22"/>
        </w:rPr>
      </w:pPr>
    </w:p>
    <w:p w14:paraId="6402580E" w14:textId="5F83CBA4" w:rsidR="00380138" w:rsidRPr="002B483D" w:rsidRDefault="00380138" w:rsidP="00380138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sz w:val="36"/>
          <w:szCs w:val="22"/>
        </w:rPr>
      </w:pPr>
      <w:r w:rsidRPr="002B483D">
        <w:rPr>
          <w:rFonts w:ascii="HY신명조" w:eastAsia="HY신명조" w:hAnsi="KB금융 본문체 Light" w:cs="함초롬바탕" w:hint="eastAsia"/>
          <w:sz w:val="36"/>
          <w:szCs w:val="22"/>
        </w:rPr>
        <w:t xml:space="preserve">주식회사 </w:t>
      </w:r>
      <w:r w:rsidR="00243B6E" w:rsidRPr="002B483D">
        <w:rPr>
          <w:rFonts w:ascii="HY신명조" w:eastAsia="HY신명조" w:hAnsi="KB금융 본문체 Light" w:cs="함초롬바탕" w:hint="eastAsia"/>
          <w:sz w:val="36"/>
          <w:szCs w:val="22"/>
        </w:rPr>
        <w:t>삼성증권</w:t>
      </w:r>
    </w:p>
    <w:p w14:paraId="7EEA8256" w14:textId="7D7895BF" w:rsidR="00FD603B" w:rsidRDefault="00380138" w:rsidP="00CF53B6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b/>
          <w:szCs w:val="32"/>
        </w:rPr>
      </w:pPr>
      <w:r w:rsidRPr="002B483D">
        <w:rPr>
          <w:rFonts w:ascii="HY신명조" w:eastAsia="HY신명조" w:hAnsi="KB금융 본문체 Light" w:cs="함초롬바탕" w:hint="eastAsia"/>
          <w:sz w:val="36"/>
          <w:szCs w:val="22"/>
        </w:rPr>
        <w:lastRenderedPageBreak/>
        <w:t xml:space="preserve">대표이사 </w:t>
      </w:r>
      <w:r w:rsidR="00243B6E" w:rsidRPr="002B483D">
        <w:rPr>
          <w:rFonts w:ascii="HY신명조" w:eastAsia="HY신명조" w:hAnsi="KB금융 본문체 Light" w:cs="함초롬바탕" w:hint="eastAsia"/>
          <w:sz w:val="36"/>
          <w:szCs w:val="22"/>
        </w:rPr>
        <w:t>박 종 문</w:t>
      </w:r>
    </w:p>
    <w:sectPr w:rsidR="00FD603B" w:rsidSect="00CF53B6">
      <w:pgSz w:w="11906" w:h="16838"/>
      <w:pgMar w:top="1418" w:right="1440" w:bottom="993" w:left="1440" w:header="851" w:footer="8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EBD5E" w14:textId="77777777" w:rsidR="00D01E0E" w:rsidRDefault="00D01E0E" w:rsidP="00400767">
      <w:r>
        <w:separator/>
      </w:r>
    </w:p>
  </w:endnote>
  <w:endnote w:type="continuationSeparator" w:id="0">
    <w:p w14:paraId="04D74043" w14:textId="77777777" w:rsidR="00D01E0E" w:rsidRDefault="00D01E0E" w:rsidP="0040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금융 본문체 Light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05A07" w14:textId="77777777" w:rsidR="00D01E0E" w:rsidRDefault="00D01E0E" w:rsidP="00400767">
      <w:r>
        <w:separator/>
      </w:r>
    </w:p>
  </w:footnote>
  <w:footnote w:type="continuationSeparator" w:id="0">
    <w:p w14:paraId="5B8B92E1" w14:textId="77777777" w:rsidR="00D01E0E" w:rsidRDefault="00D01E0E" w:rsidP="00400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B44"/>
    <w:multiLevelType w:val="hybridMultilevel"/>
    <w:tmpl w:val="AFACCCD8"/>
    <w:lvl w:ilvl="0" w:tplc="A7B41BEC">
      <w:start w:val="2"/>
      <w:numFmt w:val="bullet"/>
      <w:lvlText w:val="-"/>
      <w:lvlJc w:val="left"/>
      <w:pPr>
        <w:ind w:left="1200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" w15:restartNumberingAfterBreak="0">
    <w:nsid w:val="10D02CEA"/>
    <w:multiLevelType w:val="hybridMultilevel"/>
    <w:tmpl w:val="91667EDE"/>
    <w:lvl w:ilvl="0" w:tplc="C478DC78">
      <w:start w:val="2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3BC5149"/>
    <w:multiLevelType w:val="hybridMultilevel"/>
    <w:tmpl w:val="00503368"/>
    <w:lvl w:ilvl="0" w:tplc="82267982">
      <w:start w:val="1"/>
      <w:numFmt w:val="decimalEnclosedCircle"/>
      <w:lvlText w:val="%1"/>
      <w:lvlJc w:val="left"/>
      <w:pPr>
        <w:ind w:left="135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" w15:restartNumberingAfterBreak="0">
    <w:nsid w:val="173E60DD"/>
    <w:multiLevelType w:val="hybridMultilevel"/>
    <w:tmpl w:val="84D8B87A"/>
    <w:lvl w:ilvl="0" w:tplc="DA5A62BE">
      <w:start w:val="3"/>
      <w:numFmt w:val="bullet"/>
      <w:lvlText w:val="-"/>
      <w:lvlJc w:val="left"/>
      <w:pPr>
        <w:ind w:left="1713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21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3" w:hanging="400"/>
      </w:pPr>
      <w:rPr>
        <w:rFonts w:ascii="Wingdings" w:hAnsi="Wingdings" w:hint="default"/>
      </w:rPr>
    </w:lvl>
  </w:abstractNum>
  <w:abstractNum w:abstractNumId="4" w15:restartNumberingAfterBreak="0">
    <w:nsid w:val="34EF7197"/>
    <w:multiLevelType w:val="hybridMultilevel"/>
    <w:tmpl w:val="DB62DDE8"/>
    <w:lvl w:ilvl="0" w:tplc="2A0448A2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252E52"/>
    <w:multiLevelType w:val="hybridMultilevel"/>
    <w:tmpl w:val="116EF68E"/>
    <w:lvl w:ilvl="0" w:tplc="2E2A8F5A">
      <w:start w:val="6158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B4946D3"/>
    <w:multiLevelType w:val="hybridMultilevel"/>
    <w:tmpl w:val="FD9AC5DA"/>
    <w:lvl w:ilvl="0" w:tplc="E634EB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1F120F1"/>
    <w:multiLevelType w:val="hybridMultilevel"/>
    <w:tmpl w:val="970664C2"/>
    <w:lvl w:ilvl="0" w:tplc="CF440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623C70CE"/>
    <w:multiLevelType w:val="multilevel"/>
    <w:tmpl w:val="F80A27FC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 w:hint="default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int="eastAsia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rFonts w:hint="eastAsia"/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9" w15:restartNumberingAfterBreak="0">
    <w:nsid w:val="662E4835"/>
    <w:multiLevelType w:val="hybridMultilevel"/>
    <w:tmpl w:val="31003068"/>
    <w:lvl w:ilvl="0" w:tplc="CD90C000">
      <w:start w:val="1"/>
      <w:numFmt w:val="bullet"/>
      <w:lvlText w:val="■"/>
      <w:lvlJc w:val="left"/>
      <w:pPr>
        <w:ind w:left="112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68567257"/>
    <w:multiLevelType w:val="hybridMultilevel"/>
    <w:tmpl w:val="E690D0C0"/>
    <w:lvl w:ilvl="0" w:tplc="C6F8AC42">
      <w:start w:val="6158"/>
      <w:numFmt w:val="bullet"/>
      <w:lvlText w:val="-"/>
      <w:lvlJc w:val="left"/>
      <w:pPr>
        <w:ind w:left="1418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8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58" w:hanging="400"/>
      </w:pPr>
      <w:rPr>
        <w:rFonts w:ascii="Wingdings" w:hAnsi="Wingdings" w:hint="default"/>
      </w:rPr>
    </w:lvl>
  </w:abstractNum>
  <w:abstractNum w:abstractNumId="11" w15:restartNumberingAfterBreak="0">
    <w:nsid w:val="73BC4AD0"/>
    <w:multiLevelType w:val="hybridMultilevel"/>
    <w:tmpl w:val="3B28EE80"/>
    <w:lvl w:ilvl="0" w:tplc="28BAB5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93705A2"/>
    <w:multiLevelType w:val="hybridMultilevel"/>
    <w:tmpl w:val="3E942BB4"/>
    <w:lvl w:ilvl="0" w:tplc="3E64074C">
      <w:start w:val="2"/>
      <w:numFmt w:val="bullet"/>
      <w:lvlText w:val="-"/>
      <w:lvlJc w:val="left"/>
      <w:pPr>
        <w:ind w:left="1155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 w16cid:durableId="804590271">
    <w:abstractNumId w:val="1"/>
  </w:num>
  <w:num w:numId="2" w16cid:durableId="1510367279">
    <w:abstractNumId w:val="9"/>
  </w:num>
  <w:num w:numId="3" w16cid:durableId="2134861684">
    <w:abstractNumId w:val="8"/>
  </w:num>
  <w:num w:numId="4" w16cid:durableId="1285890426">
    <w:abstractNumId w:val="0"/>
  </w:num>
  <w:num w:numId="5" w16cid:durableId="588542028">
    <w:abstractNumId w:val="8"/>
  </w:num>
  <w:num w:numId="6" w16cid:durableId="1520587776">
    <w:abstractNumId w:val="11"/>
  </w:num>
  <w:num w:numId="7" w16cid:durableId="1601910874">
    <w:abstractNumId w:val="6"/>
  </w:num>
  <w:num w:numId="8" w16cid:durableId="1408115561">
    <w:abstractNumId w:val="8"/>
  </w:num>
  <w:num w:numId="9" w16cid:durableId="1278098699">
    <w:abstractNumId w:val="8"/>
  </w:num>
  <w:num w:numId="10" w16cid:durableId="532574506">
    <w:abstractNumId w:val="8"/>
  </w:num>
  <w:num w:numId="11" w16cid:durableId="835531784">
    <w:abstractNumId w:val="8"/>
  </w:num>
  <w:num w:numId="12" w16cid:durableId="1217472495">
    <w:abstractNumId w:val="7"/>
  </w:num>
  <w:num w:numId="13" w16cid:durableId="184514743">
    <w:abstractNumId w:val="12"/>
  </w:num>
  <w:num w:numId="14" w16cid:durableId="974062964">
    <w:abstractNumId w:val="2"/>
  </w:num>
  <w:num w:numId="15" w16cid:durableId="2047675379">
    <w:abstractNumId w:val="3"/>
  </w:num>
  <w:num w:numId="16" w16cid:durableId="1813868555">
    <w:abstractNumId w:val="5"/>
  </w:num>
  <w:num w:numId="17" w16cid:durableId="761604981">
    <w:abstractNumId w:val="10"/>
  </w:num>
  <w:num w:numId="18" w16cid:durableId="18606205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신영찬 Shin Young Chan">
    <w15:presenceInfo w15:providerId="AD" w15:userId="S::10230@IGISAM.COM::08489df1-5ca9-4114-a47e-bbf48525d7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38"/>
    <w:rsid w:val="0000129C"/>
    <w:rsid w:val="000117C2"/>
    <w:rsid w:val="00015EAF"/>
    <w:rsid w:val="0001762D"/>
    <w:rsid w:val="00027305"/>
    <w:rsid w:val="00027339"/>
    <w:rsid w:val="00030DB6"/>
    <w:rsid w:val="00031282"/>
    <w:rsid w:val="00032722"/>
    <w:rsid w:val="00033114"/>
    <w:rsid w:val="00036806"/>
    <w:rsid w:val="000370FA"/>
    <w:rsid w:val="000378C2"/>
    <w:rsid w:val="00037B95"/>
    <w:rsid w:val="0004189D"/>
    <w:rsid w:val="000450D5"/>
    <w:rsid w:val="000500AD"/>
    <w:rsid w:val="000504C9"/>
    <w:rsid w:val="000513FF"/>
    <w:rsid w:val="000527DC"/>
    <w:rsid w:val="000546D3"/>
    <w:rsid w:val="00060B6E"/>
    <w:rsid w:val="000611DB"/>
    <w:rsid w:val="00065AB6"/>
    <w:rsid w:val="0007091C"/>
    <w:rsid w:val="00074E3B"/>
    <w:rsid w:val="000770B5"/>
    <w:rsid w:val="00080B16"/>
    <w:rsid w:val="0008114C"/>
    <w:rsid w:val="0008189A"/>
    <w:rsid w:val="00083009"/>
    <w:rsid w:val="00086195"/>
    <w:rsid w:val="00087EF6"/>
    <w:rsid w:val="000B1666"/>
    <w:rsid w:val="000B3274"/>
    <w:rsid w:val="000B4D4D"/>
    <w:rsid w:val="000B5C33"/>
    <w:rsid w:val="000C49D6"/>
    <w:rsid w:val="000C62DC"/>
    <w:rsid w:val="000D0175"/>
    <w:rsid w:val="000D79D4"/>
    <w:rsid w:val="000E6A7C"/>
    <w:rsid w:val="000F15E2"/>
    <w:rsid w:val="000F5D81"/>
    <w:rsid w:val="000F7DDC"/>
    <w:rsid w:val="001006F0"/>
    <w:rsid w:val="001053C6"/>
    <w:rsid w:val="00107858"/>
    <w:rsid w:val="0012082F"/>
    <w:rsid w:val="001223F3"/>
    <w:rsid w:val="00122F52"/>
    <w:rsid w:val="00124D9F"/>
    <w:rsid w:val="00132FDD"/>
    <w:rsid w:val="00137314"/>
    <w:rsid w:val="001379E4"/>
    <w:rsid w:val="001461A9"/>
    <w:rsid w:val="001471ED"/>
    <w:rsid w:val="00155C64"/>
    <w:rsid w:val="00161904"/>
    <w:rsid w:val="001625E5"/>
    <w:rsid w:val="0016356F"/>
    <w:rsid w:val="00174781"/>
    <w:rsid w:val="001749DF"/>
    <w:rsid w:val="001767CF"/>
    <w:rsid w:val="0018193C"/>
    <w:rsid w:val="00183618"/>
    <w:rsid w:val="00184A45"/>
    <w:rsid w:val="00184EAA"/>
    <w:rsid w:val="00185906"/>
    <w:rsid w:val="00185AC0"/>
    <w:rsid w:val="001879B5"/>
    <w:rsid w:val="0019044A"/>
    <w:rsid w:val="00196514"/>
    <w:rsid w:val="0019734A"/>
    <w:rsid w:val="001B0F44"/>
    <w:rsid w:val="001B1C6F"/>
    <w:rsid w:val="001B7A21"/>
    <w:rsid w:val="001C09CB"/>
    <w:rsid w:val="001C1F02"/>
    <w:rsid w:val="001C5B09"/>
    <w:rsid w:val="001C77DE"/>
    <w:rsid w:val="001C7DF6"/>
    <w:rsid w:val="001E143A"/>
    <w:rsid w:val="001E1CA2"/>
    <w:rsid w:val="00200A94"/>
    <w:rsid w:val="00206148"/>
    <w:rsid w:val="002076A0"/>
    <w:rsid w:val="00207F14"/>
    <w:rsid w:val="00216421"/>
    <w:rsid w:val="00220847"/>
    <w:rsid w:val="00220850"/>
    <w:rsid w:val="00220B9E"/>
    <w:rsid w:val="00221448"/>
    <w:rsid w:val="002304A6"/>
    <w:rsid w:val="00232382"/>
    <w:rsid w:val="00236CE0"/>
    <w:rsid w:val="00243B6E"/>
    <w:rsid w:val="00243D5F"/>
    <w:rsid w:val="0024552F"/>
    <w:rsid w:val="00245F44"/>
    <w:rsid w:val="002467C7"/>
    <w:rsid w:val="00247454"/>
    <w:rsid w:val="002515CE"/>
    <w:rsid w:val="002539FC"/>
    <w:rsid w:val="00257076"/>
    <w:rsid w:val="00257B57"/>
    <w:rsid w:val="00260E54"/>
    <w:rsid w:val="00270397"/>
    <w:rsid w:val="00272A4C"/>
    <w:rsid w:val="00273CA8"/>
    <w:rsid w:val="0027747A"/>
    <w:rsid w:val="00277CEC"/>
    <w:rsid w:val="002807B7"/>
    <w:rsid w:val="002866C4"/>
    <w:rsid w:val="00287174"/>
    <w:rsid w:val="00295446"/>
    <w:rsid w:val="002A1783"/>
    <w:rsid w:val="002A430E"/>
    <w:rsid w:val="002A4F60"/>
    <w:rsid w:val="002A5250"/>
    <w:rsid w:val="002B3DD4"/>
    <w:rsid w:val="002B483D"/>
    <w:rsid w:val="002B5FC5"/>
    <w:rsid w:val="002C57DD"/>
    <w:rsid w:val="002C77A8"/>
    <w:rsid w:val="002D1B7C"/>
    <w:rsid w:val="002E0D6B"/>
    <w:rsid w:val="002E6237"/>
    <w:rsid w:val="002E63BC"/>
    <w:rsid w:val="002F0E14"/>
    <w:rsid w:val="003002F9"/>
    <w:rsid w:val="003028F1"/>
    <w:rsid w:val="00302ACD"/>
    <w:rsid w:val="003036FB"/>
    <w:rsid w:val="003050CB"/>
    <w:rsid w:val="003137E9"/>
    <w:rsid w:val="00314F87"/>
    <w:rsid w:val="00321EFD"/>
    <w:rsid w:val="00321F23"/>
    <w:rsid w:val="00323717"/>
    <w:rsid w:val="00325A10"/>
    <w:rsid w:val="00326851"/>
    <w:rsid w:val="003463B6"/>
    <w:rsid w:val="00350B61"/>
    <w:rsid w:val="00353CDC"/>
    <w:rsid w:val="003543C2"/>
    <w:rsid w:val="0035541E"/>
    <w:rsid w:val="003556BF"/>
    <w:rsid w:val="00356A44"/>
    <w:rsid w:val="00357151"/>
    <w:rsid w:val="0035796C"/>
    <w:rsid w:val="003614B1"/>
    <w:rsid w:val="00364B94"/>
    <w:rsid w:val="003659B7"/>
    <w:rsid w:val="003712E6"/>
    <w:rsid w:val="00374AC7"/>
    <w:rsid w:val="00376411"/>
    <w:rsid w:val="00376EE1"/>
    <w:rsid w:val="00380138"/>
    <w:rsid w:val="00385D9D"/>
    <w:rsid w:val="00387694"/>
    <w:rsid w:val="00390390"/>
    <w:rsid w:val="003910D1"/>
    <w:rsid w:val="00391788"/>
    <w:rsid w:val="00391B7B"/>
    <w:rsid w:val="0039532E"/>
    <w:rsid w:val="00397629"/>
    <w:rsid w:val="003A1C12"/>
    <w:rsid w:val="003A3D86"/>
    <w:rsid w:val="003A428B"/>
    <w:rsid w:val="003B0B62"/>
    <w:rsid w:val="003B1229"/>
    <w:rsid w:val="003B5C96"/>
    <w:rsid w:val="003B64AE"/>
    <w:rsid w:val="003B7FF7"/>
    <w:rsid w:val="003C34D3"/>
    <w:rsid w:val="003C61AD"/>
    <w:rsid w:val="003D10B3"/>
    <w:rsid w:val="003D5875"/>
    <w:rsid w:val="003E3AAE"/>
    <w:rsid w:val="003F0E37"/>
    <w:rsid w:val="003F3D30"/>
    <w:rsid w:val="003F6F81"/>
    <w:rsid w:val="003F749C"/>
    <w:rsid w:val="00400767"/>
    <w:rsid w:val="004067C0"/>
    <w:rsid w:val="0041061E"/>
    <w:rsid w:val="00411414"/>
    <w:rsid w:val="00412E6D"/>
    <w:rsid w:val="00420196"/>
    <w:rsid w:val="004229D0"/>
    <w:rsid w:val="00424811"/>
    <w:rsid w:val="004326D9"/>
    <w:rsid w:val="004329DA"/>
    <w:rsid w:val="00433F03"/>
    <w:rsid w:val="004358B9"/>
    <w:rsid w:val="0043658F"/>
    <w:rsid w:val="00437031"/>
    <w:rsid w:val="00442658"/>
    <w:rsid w:val="0044584C"/>
    <w:rsid w:val="0044639D"/>
    <w:rsid w:val="00453024"/>
    <w:rsid w:val="004666AD"/>
    <w:rsid w:val="0047287F"/>
    <w:rsid w:val="00474C2B"/>
    <w:rsid w:val="00474F42"/>
    <w:rsid w:val="00481407"/>
    <w:rsid w:val="0048141F"/>
    <w:rsid w:val="00484352"/>
    <w:rsid w:val="00484A3B"/>
    <w:rsid w:val="00485A02"/>
    <w:rsid w:val="00486C02"/>
    <w:rsid w:val="00491552"/>
    <w:rsid w:val="004925E0"/>
    <w:rsid w:val="00492B9D"/>
    <w:rsid w:val="004934FA"/>
    <w:rsid w:val="00495195"/>
    <w:rsid w:val="00495278"/>
    <w:rsid w:val="0049582A"/>
    <w:rsid w:val="004A17B6"/>
    <w:rsid w:val="004A56C6"/>
    <w:rsid w:val="004A7007"/>
    <w:rsid w:val="004A7129"/>
    <w:rsid w:val="004A74FC"/>
    <w:rsid w:val="004A7D65"/>
    <w:rsid w:val="004B1E15"/>
    <w:rsid w:val="004B47D8"/>
    <w:rsid w:val="004B4D77"/>
    <w:rsid w:val="004B4DCE"/>
    <w:rsid w:val="004C505F"/>
    <w:rsid w:val="004D10E1"/>
    <w:rsid w:val="004D2FE5"/>
    <w:rsid w:val="004D4475"/>
    <w:rsid w:val="004D4E37"/>
    <w:rsid w:val="004D670B"/>
    <w:rsid w:val="004D6869"/>
    <w:rsid w:val="004D7F77"/>
    <w:rsid w:val="004E0BD2"/>
    <w:rsid w:val="004E110A"/>
    <w:rsid w:val="004E3559"/>
    <w:rsid w:val="004E4AD8"/>
    <w:rsid w:val="004E4EEC"/>
    <w:rsid w:val="004E67E8"/>
    <w:rsid w:val="004F3AF5"/>
    <w:rsid w:val="004F6675"/>
    <w:rsid w:val="00500604"/>
    <w:rsid w:val="005021D8"/>
    <w:rsid w:val="00502311"/>
    <w:rsid w:val="0050388F"/>
    <w:rsid w:val="005066C2"/>
    <w:rsid w:val="005070C9"/>
    <w:rsid w:val="00510F43"/>
    <w:rsid w:val="0052001E"/>
    <w:rsid w:val="00522140"/>
    <w:rsid w:val="0052336D"/>
    <w:rsid w:val="005247B0"/>
    <w:rsid w:val="00526410"/>
    <w:rsid w:val="0052658C"/>
    <w:rsid w:val="00526C73"/>
    <w:rsid w:val="0053139C"/>
    <w:rsid w:val="00536977"/>
    <w:rsid w:val="00542269"/>
    <w:rsid w:val="00542879"/>
    <w:rsid w:val="005435CD"/>
    <w:rsid w:val="00543D0E"/>
    <w:rsid w:val="00543DB7"/>
    <w:rsid w:val="005456F3"/>
    <w:rsid w:val="005457FC"/>
    <w:rsid w:val="00546A88"/>
    <w:rsid w:val="005477B5"/>
    <w:rsid w:val="00550504"/>
    <w:rsid w:val="00550E79"/>
    <w:rsid w:val="0055297C"/>
    <w:rsid w:val="00554A6F"/>
    <w:rsid w:val="0055616F"/>
    <w:rsid w:val="00560C9A"/>
    <w:rsid w:val="005623BF"/>
    <w:rsid w:val="005629F3"/>
    <w:rsid w:val="00570D88"/>
    <w:rsid w:val="00571CCE"/>
    <w:rsid w:val="005749C6"/>
    <w:rsid w:val="00574AE6"/>
    <w:rsid w:val="00574C0B"/>
    <w:rsid w:val="0058006B"/>
    <w:rsid w:val="0058426F"/>
    <w:rsid w:val="005857CD"/>
    <w:rsid w:val="00586F10"/>
    <w:rsid w:val="005916A9"/>
    <w:rsid w:val="00592274"/>
    <w:rsid w:val="00593162"/>
    <w:rsid w:val="00596E0C"/>
    <w:rsid w:val="005A1333"/>
    <w:rsid w:val="005A601C"/>
    <w:rsid w:val="005B3D01"/>
    <w:rsid w:val="005B4BED"/>
    <w:rsid w:val="005C568F"/>
    <w:rsid w:val="005C575D"/>
    <w:rsid w:val="005D280D"/>
    <w:rsid w:val="005D3C86"/>
    <w:rsid w:val="005D5F9C"/>
    <w:rsid w:val="005D7B4B"/>
    <w:rsid w:val="005E1988"/>
    <w:rsid w:val="005E2E66"/>
    <w:rsid w:val="005E3794"/>
    <w:rsid w:val="005E5C32"/>
    <w:rsid w:val="005E6B77"/>
    <w:rsid w:val="005E7DB7"/>
    <w:rsid w:val="00600193"/>
    <w:rsid w:val="00600B24"/>
    <w:rsid w:val="00603081"/>
    <w:rsid w:val="006050F7"/>
    <w:rsid w:val="00607A15"/>
    <w:rsid w:val="00615636"/>
    <w:rsid w:val="00616ED5"/>
    <w:rsid w:val="00620B8C"/>
    <w:rsid w:val="00621FA1"/>
    <w:rsid w:val="00622889"/>
    <w:rsid w:val="006278FE"/>
    <w:rsid w:val="006319E1"/>
    <w:rsid w:val="00633990"/>
    <w:rsid w:val="00640A6C"/>
    <w:rsid w:val="00642407"/>
    <w:rsid w:val="00646632"/>
    <w:rsid w:val="00660218"/>
    <w:rsid w:val="0066024E"/>
    <w:rsid w:val="00660903"/>
    <w:rsid w:val="0068070D"/>
    <w:rsid w:val="006903A7"/>
    <w:rsid w:val="006923DB"/>
    <w:rsid w:val="006A2E91"/>
    <w:rsid w:val="006B211F"/>
    <w:rsid w:val="006C711F"/>
    <w:rsid w:val="006D193E"/>
    <w:rsid w:val="006D2EDC"/>
    <w:rsid w:val="006D5746"/>
    <w:rsid w:val="006D709F"/>
    <w:rsid w:val="006E0323"/>
    <w:rsid w:val="006E2D10"/>
    <w:rsid w:val="006E3A69"/>
    <w:rsid w:val="006F19BB"/>
    <w:rsid w:val="006F2374"/>
    <w:rsid w:val="006F31A1"/>
    <w:rsid w:val="006F4B5A"/>
    <w:rsid w:val="006F55C0"/>
    <w:rsid w:val="006F7504"/>
    <w:rsid w:val="00700C56"/>
    <w:rsid w:val="00703D59"/>
    <w:rsid w:val="0071752E"/>
    <w:rsid w:val="00727217"/>
    <w:rsid w:val="00742A4E"/>
    <w:rsid w:val="00746366"/>
    <w:rsid w:val="007520AF"/>
    <w:rsid w:val="00753E85"/>
    <w:rsid w:val="00754D87"/>
    <w:rsid w:val="00756B6A"/>
    <w:rsid w:val="0075776B"/>
    <w:rsid w:val="00761043"/>
    <w:rsid w:val="00772376"/>
    <w:rsid w:val="00775796"/>
    <w:rsid w:val="00775ACD"/>
    <w:rsid w:val="00777727"/>
    <w:rsid w:val="00781517"/>
    <w:rsid w:val="00783A99"/>
    <w:rsid w:val="007843EA"/>
    <w:rsid w:val="00787A34"/>
    <w:rsid w:val="0079214C"/>
    <w:rsid w:val="00797B0D"/>
    <w:rsid w:val="00797E46"/>
    <w:rsid w:val="007A2FD8"/>
    <w:rsid w:val="007A31DC"/>
    <w:rsid w:val="007A4D94"/>
    <w:rsid w:val="007A5927"/>
    <w:rsid w:val="007A6CD4"/>
    <w:rsid w:val="007A6F38"/>
    <w:rsid w:val="007B273F"/>
    <w:rsid w:val="007C76F5"/>
    <w:rsid w:val="007E050A"/>
    <w:rsid w:val="007E0B77"/>
    <w:rsid w:val="007E15A4"/>
    <w:rsid w:val="007F0109"/>
    <w:rsid w:val="007F26C9"/>
    <w:rsid w:val="007F7DE3"/>
    <w:rsid w:val="008002F6"/>
    <w:rsid w:val="00800BB8"/>
    <w:rsid w:val="00806439"/>
    <w:rsid w:val="00811682"/>
    <w:rsid w:val="00817693"/>
    <w:rsid w:val="00824F6B"/>
    <w:rsid w:val="00825D9D"/>
    <w:rsid w:val="00833448"/>
    <w:rsid w:val="008346F9"/>
    <w:rsid w:val="00835A9E"/>
    <w:rsid w:val="008379F5"/>
    <w:rsid w:val="00845B48"/>
    <w:rsid w:val="0084717A"/>
    <w:rsid w:val="00853CA9"/>
    <w:rsid w:val="00855F0A"/>
    <w:rsid w:val="00856844"/>
    <w:rsid w:val="00860199"/>
    <w:rsid w:val="00860726"/>
    <w:rsid w:val="00863220"/>
    <w:rsid w:val="008810A2"/>
    <w:rsid w:val="00884073"/>
    <w:rsid w:val="008A102C"/>
    <w:rsid w:val="008A25D4"/>
    <w:rsid w:val="008A2AF0"/>
    <w:rsid w:val="008A3E48"/>
    <w:rsid w:val="008A42BF"/>
    <w:rsid w:val="008A7E66"/>
    <w:rsid w:val="008B0BA5"/>
    <w:rsid w:val="008B0D94"/>
    <w:rsid w:val="008B255D"/>
    <w:rsid w:val="008B5936"/>
    <w:rsid w:val="008C1945"/>
    <w:rsid w:val="008C2D99"/>
    <w:rsid w:val="008C35E3"/>
    <w:rsid w:val="008C4F71"/>
    <w:rsid w:val="008E099A"/>
    <w:rsid w:val="008E1041"/>
    <w:rsid w:val="008F33D7"/>
    <w:rsid w:val="008F46E7"/>
    <w:rsid w:val="008F75CC"/>
    <w:rsid w:val="00900BE5"/>
    <w:rsid w:val="00901552"/>
    <w:rsid w:val="0090406A"/>
    <w:rsid w:val="00904CB4"/>
    <w:rsid w:val="00904D36"/>
    <w:rsid w:val="00907D00"/>
    <w:rsid w:val="009111F6"/>
    <w:rsid w:val="00913CC1"/>
    <w:rsid w:val="00915233"/>
    <w:rsid w:val="00923FC9"/>
    <w:rsid w:val="009249EF"/>
    <w:rsid w:val="0093435D"/>
    <w:rsid w:val="009344B8"/>
    <w:rsid w:val="00937BD2"/>
    <w:rsid w:val="009414BA"/>
    <w:rsid w:val="00942761"/>
    <w:rsid w:val="00945A4A"/>
    <w:rsid w:val="0095004B"/>
    <w:rsid w:val="009523C9"/>
    <w:rsid w:val="009533BC"/>
    <w:rsid w:val="00955605"/>
    <w:rsid w:val="00960D5B"/>
    <w:rsid w:val="00960FC8"/>
    <w:rsid w:val="0096391E"/>
    <w:rsid w:val="009660EE"/>
    <w:rsid w:val="00966178"/>
    <w:rsid w:val="00970CBB"/>
    <w:rsid w:val="00972950"/>
    <w:rsid w:val="00975A85"/>
    <w:rsid w:val="00981643"/>
    <w:rsid w:val="0098212A"/>
    <w:rsid w:val="00984CC7"/>
    <w:rsid w:val="00985E5C"/>
    <w:rsid w:val="00993F40"/>
    <w:rsid w:val="00994743"/>
    <w:rsid w:val="0099477B"/>
    <w:rsid w:val="00994E23"/>
    <w:rsid w:val="00995CBA"/>
    <w:rsid w:val="0099784B"/>
    <w:rsid w:val="009A175A"/>
    <w:rsid w:val="009A1BD8"/>
    <w:rsid w:val="009A45A4"/>
    <w:rsid w:val="009B4E50"/>
    <w:rsid w:val="009C0C43"/>
    <w:rsid w:val="009C2D38"/>
    <w:rsid w:val="009C4D9B"/>
    <w:rsid w:val="009D25DF"/>
    <w:rsid w:val="009D3FE8"/>
    <w:rsid w:val="009D4C48"/>
    <w:rsid w:val="009E0893"/>
    <w:rsid w:val="009F25D7"/>
    <w:rsid w:val="009F5C87"/>
    <w:rsid w:val="00A024E5"/>
    <w:rsid w:val="00A0525C"/>
    <w:rsid w:val="00A064B8"/>
    <w:rsid w:val="00A15CEF"/>
    <w:rsid w:val="00A31C95"/>
    <w:rsid w:val="00A40390"/>
    <w:rsid w:val="00A42791"/>
    <w:rsid w:val="00A42B55"/>
    <w:rsid w:val="00A444E5"/>
    <w:rsid w:val="00A44FB1"/>
    <w:rsid w:val="00A46C53"/>
    <w:rsid w:val="00A50083"/>
    <w:rsid w:val="00A50346"/>
    <w:rsid w:val="00A51D7F"/>
    <w:rsid w:val="00A56BAE"/>
    <w:rsid w:val="00A66763"/>
    <w:rsid w:val="00A66D5C"/>
    <w:rsid w:val="00A66F77"/>
    <w:rsid w:val="00A67245"/>
    <w:rsid w:val="00A7038E"/>
    <w:rsid w:val="00A72096"/>
    <w:rsid w:val="00A7441C"/>
    <w:rsid w:val="00A747FC"/>
    <w:rsid w:val="00A77993"/>
    <w:rsid w:val="00A8363D"/>
    <w:rsid w:val="00A90F67"/>
    <w:rsid w:val="00A96C61"/>
    <w:rsid w:val="00AA3A5D"/>
    <w:rsid w:val="00AB253C"/>
    <w:rsid w:val="00AB3609"/>
    <w:rsid w:val="00AB4538"/>
    <w:rsid w:val="00AB57DD"/>
    <w:rsid w:val="00AB617A"/>
    <w:rsid w:val="00AB780F"/>
    <w:rsid w:val="00AC1861"/>
    <w:rsid w:val="00AC41AD"/>
    <w:rsid w:val="00AC4F3D"/>
    <w:rsid w:val="00AC551D"/>
    <w:rsid w:val="00AD4E95"/>
    <w:rsid w:val="00AE1111"/>
    <w:rsid w:val="00AE322A"/>
    <w:rsid w:val="00AE3A81"/>
    <w:rsid w:val="00AE7453"/>
    <w:rsid w:val="00AE7A14"/>
    <w:rsid w:val="00AF3311"/>
    <w:rsid w:val="00AF51EE"/>
    <w:rsid w:val="00B01C4A"/>
    <w:rsid w:val="00B01E99"/>
    <w:rsid w:val="00B066BC"/>
    <w:rsid w:val="00B071D4"/>
    <w:rsid w:val="00B07D4E"/>
    <w:rsid w:val="00B11173"/>
    <w:rsid w:val="00B11997"/>
    <w:rsid w:val="00B14040"/>
    <w:rsid w:val="00B1608B"/>
    <w:rsid w:val="00B20350"/>
    <w:rsid w:val="00B2049B"/>
    <w:rsid w:val="00B23267"/>
    <w:rsid w:val="00B25226"/>
    <w:rsid w:val="00B26380"/>
    <w:rsid w:val="00B30CDC"/>
    <w:rsid w:val="00B369AF"/>
    <w:rsid w:val="00B5400D"/>
    <w:rsid w:val="00B6013A"/>
    <w:rsid w:val="00B603AD"/>
    <w:rsid w:val="00B60EF5"/>
    <w:rsid w:val="00B72787"/>
    <w:rsid w:val="00B767AC"/>
    <w:rsid w:val="00B815BF"/>
    <w:rsid w:val="00B847EC"/>
    <w:rsid w:val="00B84AC7"/>
    <w:rsid w:val="00B857E3"/>
    <w:rsid w:val="00B87C88"/>
    <w:rsid w:val="00B90879"/>
    <w:rsid w:val="00B913E7"/>
    <w:rsid w:val="00B95253"/>
    <w:rsid w:val="00B95DA4"/>
    <w:rsid w:val="00BA193A"/>
    <w:rsid w:val="00BA626D"/>
    <w:rsid w:val="00BB55DC"/>
    <w:rsid w:val="00BB7142"/>
    <w:rsid w:val="00BC0123"/>
    <w:rsid w:val="00BD167B"/>
    <w:rsid w:val="00BD22FC"/>
    <w:rsid w:val="00BD32E2"/>
    <w:rsid w:val="00BD53D4"/>
    <w:rsid w:val="00BE4396"/>
    <w:rsid w:val="00BE6083"/>
    <w:rsid w:val="00BE7239"/>
    <w:rsid w:val="00BF1F9D"/>
    <w:rsid w:val="00C10C0D"/>
    <w:rsid w:val="00C16C6B"/>
    <w:rsid w:val="00C16F30"/>
    <w:rsid w:val="00C316DE"/>
    <w:rsid w:val="00C334E0"/>
    <w:rsid w:val="00C34A79"/>
    <w:rsid w:val="00C35FD3"/>
    <w:rsid w:val="00C36E5D"/>
    <w:rsid w:val="00C42799"/>
    <w:rsid w:val="00C447AA"/>
    <w:rsid w:val="00C4554E"/>
    <w:rsid w:val="00C52463"/>
    <w:rsid w:val="00C57310"/>
    <w:rsid w:val="00C576BD"/>
    <w:rsid w:val="00C604FD"/>
    <w:rsid w:val="00C61202"/>
    <w:rsid w:val="00C61AA6"/>
    <w:rsid w:val="00C63341"/>
    <w:rsid w:val="00C640CB"/>
    <w:rsid w:val="00C640D5"/>
    <w:rsid w:val="00C64F93"/>
    <w:rsid w:val="00C65D97"/>
    <w:rsid w:val="00C74508"/>
    <w:rsid w:val="00C80C9B"/>
    <w:rsid w:val="00C8291C"/>
    <w:rsid w:val="00C90BF3"/>
    <w:rsid w:val="00C90D21"/>
    <w:rsid w:val="00C9285D"/>
    <w:rsid w:val="00C92DA0"/>
    <w:rsid w:val="00C93CFA"/>
    <w:rsid w:val="00C954AE"/>
    <w:rsid w:val="00C95616"/>
    <w:rsid w:val="00CA05F0"/>
    <w:rsid w:val="00CA08E9"/>
    <w:rsid w:val="00CA2BC5"/>
    <w:rsid w:val="00CA5358"/>
    <w:rsid w:val="00CB0B37"/>
    <w:rsid w:val="00CB2DCB"/>
    <w:rsid w:val="00CD0B10"/>
    <w:rsid w:val="00CD1E7A"/>
    <w:rsid w:val="00CD53B4"/>
    <w:rsid w:val="00CD7AD8"/>
    <w:rsid w:val="00CF4C65"/>
    <w:rsid w:val="00CF53B6"/>
    <w:rsid w:val="00D008E4"/>
    <w:rsid w:val="00D01B09"/>
    <w:rsid w:val="00D01E0E"/>
    <w:rsid w:val="00D02C42"/>
    <w:rsid w:val="00D03160"/>
    <w:rsid w:val="00D07ED0"/>
    <w:rsid w:val="00D13D87"/>
    <w:rsid w:val="00D16005"/>
    <w:rsid w:val="00D173A7"/>
    <w:rsid w:val="00D203E4"/>
    <w:rsid w:val="00D215BA"/>
    <w:rsid w:val="00D24AF9"/>
    <w:rsid w:val="00D27755"/>
    <w:rsid w:val="00D3036D"/>
    <w:rsid w:val="00D35061"/>
    <w:rsid w:val="00D35AD9"/>
    <w:rsid w:val="00D37803"/>
    <w:rsid w:val="00D40850"/>
    <w:rsid w:val="00D46B5D"/>
    <w:rsid w:val="00D47612"/>
    <w:rsid w:val="00D47A72"/>
    <w:rsid w:val="00D50D36"/>
    <w:rsid w:val="00D55DC4"/>
    <w:rsid w:val="00D67690"/>
    <w:rsid w:val="00D706E2"/>
    <w:rsid w:val="00D74637"/>
    <w:rsid w:val="00D75F68"/>
    <w:rsid w:val="00D76902"/>
    <w:rsid w:val="00D8237D"/>
    <w:rsid w:val="00D8341D"/>
    <w:rsid w:val="00D876AE"/>
    <w:rsid w:val="00D90C45"/>
    <w:rsid w:val="00D943A1"/>
    <w:rsid w:val="00D94441"/>
    <w:rsid w:val="00D957E6"/>
    <w:rsid w:val="00DA1B58"/>
    <w:rsid w:val="00DA68E2"/>
    <w:rsid w:val="00DA77FD"/>
    <w:rsid w:val="00DB09B4"/>
    <w:rsid w:val="00DB2D0E"/>
    <w:rsid w:val="00DB5D61"/>
    <w:rsid w:val="00DB6B82"/>
    <w:rsid w:val="00DC0EE5"/>
    <w:rsid w:val="00DC3299"/>
    <w:rsid w:val="00DC3ACE"/>
    <w:rsid w:val="00DD2BF9"/>
    <w:rsid w:val="00DD4E03"/>
    <w:rsid w:val="00DD6026"/>
    <w:rsid w:val="00DD7FBE"/>
    <w:rsid w:val="00DE2614"/>
    <w:rsid w:val="00DE5B87"/>
    <w:rsid w:val="00DE79CD"/>
    <w:rsid w:val="00DF1BC7"/>
    <w:rsid w:val="00DF2700"/>
    <w:rsid w:val="00DF4BBD"/>
    <w:rsid w:val="00DF5F47"/>
    <w:rsid w:val="00E03D5A"/>
    <w:rsid w:val="00E13BB4"/>
    <w:rsid w:val="00E14D16"/>
    <w:rsid w:val="00E173BA"/>
    <w:rsid w:val="00E219C9"/>
    <w:rsid w:val="00E25FD6"/>
    <w:rsid w:val="00E26BCD"/>
    <w:rsid w:val="00E31693"/>
    <w:rsid w:val="00E32A51"/>
    <w:rsid w:val="00E33B86"/>
    <w:rsid w:val="00E33BC7"/>
    <w:rsid w:val="00E3722D"/>
    <w:rsid w:val="00E37939"/>
    <w:rsid w:val="00E37E31"/>
    <w:rsid w:val="00E415AF"/>
    <w:rsid w:val="00E42A9E"/>
    <w:rsid w:val="00E43403"/>
    <w:rsid w:val="00E568FF"/>
    <w:rsid w:val="00E57269"/>
    <w:rsid w:val="00E57DC9"/>
    <w:rsid w:val="00E60321"/>
    <w:rsid w:val="00E63EA8"/>
    <w:rsid w:val="00E65025"/>
    <w:rsid w:val="00E65676"/>
    <w:rsid w:val="00E66E8C"/>
    <w:rsid w:val="00E7058B"/>
    <w:rsid w:val="00E75BD3"/>
    <w:rsid w:val="00E75F2E"/>
    <w:rsid w:val="00E854B1"/>
    <w:rsid w:val="00E8692E"/>
    <w:rsid w:val="00E877BD"/>
    <w:rsid w:val="00E947DC"/>
    <w:rsid w:val="00E965E3"/>
    <w:rsid w:val="00EA0109"/>
    <w:rsid w:val="00EA3409"/>
    <w:rsid w:val="00EA39B4"/>
    <w:rsid w:val="00EA4BBF"/>
    <w:rsid w:val="00EA789D"/>
    <w:rsid w:val="00EB4DA6"/>
    <w:rsid w:val="00EB7753"/>
    <w:rsid w:val="00EC1EEE"/>
    <w:rsid w:val="00ED1C85"/>
    <w:rsid w:val="00ED3E47"/>
    <w:rsid w:val="00ED6619"/>
    <w:rsid w:val="00EE2411"/>
    <w:rsid w:val="00EE2D86"/>
    <w:rsid w:val="00EE3938"/>
    <w:rsid w:val="00EE436A"/>
    <w:rsid w:val="00EE63A3"/>
    <w:rsid w:val="00EE79C7"/>
    <w:rsid w:val="00EF160B"/>
    <w:rsid w:val="00EF20DF"/>
    <w:rsid w:val="00F01DDC"/>
    <w:rsid w:val="00F04B65"/>
    <w:rsid w:val="00F06D12"/>
    <w:rsid w:val="00F10B42"/>
    <w:rsid w:val="00F1271C"/>
    <w:rsid w:val="00F13993"/>
    <w:rsid w:val="00F1613D"/>
    <w:rsid w:val="00F2025A"/>
    <w:rsid w:val="00F20583"/>
    <w:rsid w:val="00F21704"/>
    <w:rsid w:val="00F24E55"/>
    <w:rsid w:val="00F31EB6"/>
    <w:rsid w:val="00F51A96"/>
    <w:rsid w:val="00F567FD"/>
    <w:rsid w:val="00F5759B"/>
    <w:rsid w:val="00F6336C"/>
    <w:rsid w:val="00F637C4"/>
    <w:rsid w:val="00F72583"/>
    <w:rsid w:val="00F72BCD"/>
    <w:rsid w:val="00F76B48"/>
    <w:rsid w:val="00F81C7A"/>
    <w:rsid w:val="00F82D03"/>
    <w:rsid w:val="00F866F8"/>
    <w:rsid w:val="00F86BB2"/>
    <w:rsid w:val="00F92B6A"/>
    <w:rsid w:val="00F955E1"/>
    <w:rsid w:val="00F96084"/>
    <w:rsid w:val="00F96AD1"/>
    <w:rsid w:val="00FA151F"/>
    <w:rsid w:val="00FA1F1F"/>
    <w:rsid w:val="00FA36A5"/>
    <w:rsid w:val="00FA4534"/>
    <w:rsid w:val="00FB3146"/>
    <w:rsid w:val="00FB4346"/>
    <w:rsid w:val="00FB4E7D"/>
    <w:rsid w:val="00FB530B"/>
    <w:rsid w:val="00FD3B3C"/>
    <w:rsid w:val="00FD603B"/>
    <w:rsid w:val="00FD7552"/>
    <w:rsid w:val="00FE1634"/>
    <w:rsid w:val="00FE4DEA"/>
    <w:rsid w:val="00FE5154"/>
    <w:rsid w:val="00FF0FD3"/>
    <w:rsid w:val="00F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257F4"/>
  <w15:docId w15:val="{09E17D14-2953-4258-B670-9BEAE8C1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굴림체"/>
      <w:sz w:val="22"/>
      <w:szCs w:val="20"/>
    </w:rPr>
  </w:style>
  <w:style w:type="character" w:customStyle="1" w:styleId="Char">
    <w:name w:val="머리글 Char"/>
    <w:basedOn w:val="a0"/>
    <w:link w:val="a3"/>
    <w:rsid w:val="00380138"/>
    <w:rPr>
      <w:rFonts w:ascii="Times New Roman" w:eastAsia="굴림체" w:hAnsi="Times New Roman" w:cs="Times New Roman"/>
      <w:sz w:val="22"/>
      <w:szCs w:val="20"/>
    </w:rPr>
  </w:style>
  <w:style w:type="paragraph" w:customStyle="1" w:styleId="a4">
    <w:name w:val="국민 가."/>
    <w:basedOn w:val="a"/>
    <w:qFormat/>
    <w:rsid w:val="00380138"/>
    <w:pPr>
      <w:autoSpaceDE/>
      <w:autoSpaceDN/>
      <w:spacing w:before="120" w:after="120"/>
      <w:ind w:left="198" w:right="159" w:firstLine="987"/>
    </w:pPr>
    <w:rPr>
      <w:rFonts w:ascii="Times New Roman" w:eastAsia="굴림체"/>
      <w:sz w:val="22"/>
      <w:szCs w:val="20"/>
    </w:rPr>
  </w:style>
  <w:style w:type="paragraph" w:styleId="a5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00767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E33BC7"/>
    <w:pPr>
      <w:ind w:leftChars="400" w:left="800"/>
    </w:pPr>
  </w:style>
  <w:style w:type="table" w:styleId="a7">
    <w:name w:val="Table Grid"/>
    <w:basedOn w:val="a1"/>
    <w:uiPriority w:val="59"/>
    <w:rsid w:val="00F8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A56BAE"/>
    <w:rPr>
      <w:color w:val="0000FF" w:themeColor="hyperlink"/>
      <w:u w:val="single"/>
    </w:rPr>
  </w:style>
  <w:style w:type="paragraph" w:styleId="a9">
    <w:name w:val="Balloon Text"/>
    <w:basedOn w:val="a"/>
    <w:link w:val="Char1"/>
    <w:uiPriority w:val="99"/>
    <w:semiHidden/>
    <w:unhideWhenUsed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rsid w:val="00835A9E"/>
    <w:pPr>
      <w:numPr>
        <w:numId w:val="3"/>
      </w:numPr>
      <w:autoSpaceDE/>
      <w:autoSpaceDN/>
      <w:spacing w:line="295" w:lineRule="auto"/>
      <w:outlineLvl w:val="0"/>
    </w:pPr>
    <w:rPr>
      <w:rFonts w:ascii="Times New Roman" w:eastAsia="바탕체"/>
      <w:b/>
      <w:spacing w:val="6"/>
      <w:sz w:val="22"/>
    </w:rPr>
  </w:style>
  <w:style w:type="paragraph" w:customStyle="1" w:styleId="BKL21">
    <w:name w:val="BKL 계약서 2 (1)"/>
    <w:basedOn w:val="a"/>
    <w:rsid w:val="00835A9E"/>
    <w:pPr>
      <w:numPr>
        <w:ilvl w:val="1"/>
        <w:numId w:val="3"/>
      </w:numPr>
      <w:autoSpaceDE/>
      <w:autoSpaceDN/>
      <w:spacing w:line="295" w:lineRule="auto"/>
      <w:outlineLvl w:val="1"/>
    </w:pPr>
    <w:rPr>
      <w:rFonts w:ascii="Times New Roman" w:eastAsia="바탕체"/>
      <w:spacing w:val="6"/>
      <w:sz w:val="22"/>
    </w:rPr>
  </w:style>
  <w:style w:type="paragraph" w:customStyle="1" w:styleId="BKL31">
    <w:name w:val="BKL 계약서 3 1."/>
    <w:basedOn w:val="a"/>
    <w:rsid w:val="00835A9E"/>
    <w:pPr>
      <w:numPr>
        <w:ilvl w:val="2"/>
        <w:numId w:val="3"/>
      </w:numPr>
      <w:autoSpaceDE/>
      <w:autoSpaceDN/>
      <w:spacing w:line="295" w:lineRule="auto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a">
    <w:name w:val="BKL 계약서 4 (a)"/>
    <w:basedOn w:val="a"/>
    <w:rsid w:val="00835A9E"/>
    <w:pPr>
      <w:numPr>
        <w:ilvl w:val="3"/>
        <w:numId w:val="3"/>
      </w:numPr>
      <w:autoSpaceDE/>
      <w:autoSpaceDN/>
      <w:spacing w:line="295" w:lineRule="auto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aa">
    <w:name w:val="바탕글"/>
    <w:basedOn w:val="a"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b">
    <w:name w:val="annotation reference"/>
    <w:basedOn w:val="a0"/>
    <w:uiPriority w:val="99"/>
    <w:semiHidden/>
    <w:unhideWhenUsed/>
    <w:rsid w:val="00C954AE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C954AE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C954AE"/>
    <w:rPr>
      <w:rFonts w:ascii="바탕" w:eastAsia="바탕" w:hAnsi="Times New Roman" w:cs="Times New Roman"/>
      <w:szCs w:val="24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C954AE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C954AE"/>
    <w:rPr>
      <w:rFonts w:ascii="바탕" w:eastAsia="바탕" w:hAnsi="Times New Roman" w:cs="Times New Roman"/>
      <w:b/>
      <w:bCs/>
      <w:szCs w:val="24"/>
    </w:rPr>
  </w:style>
  <w:style w:type="paragraph" w:styleId="ae">
    <w:name w:val="Revision"/>
    <w:hidden/>
    <w:uiPriority w:val="99"/>
    <w:semiHidden/>
    <w:rsid w:val="00E66E8C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3CCA44-E4FA-404E-8CAB-29D2440F158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cc06308a-026a-4ed6-a003-3a9a3efae34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 xmlns="http://www.imanage.com/work/xmlschema">
  <documentid>M!25445910.3</documentid>
  <senderid>JAEHWA.PARK</senderid>
  <senderemail>JAEHWA.PARK@BKL.CO.KR</senderemail>
  <lastmodified>2026-09-04T12:14:00.0000000+09:00</lastmodified>
  <database>M</database>
</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D5636C-0CE1-4B08-9356-ACD558D6920F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중혁</dc:creator>
  <cp:keywords/>
  <dc:description/>
  <cp:lastModifiedBy>신영찬 Shin Young Chan</cp:lastModifiedBy>
  <cp:revision>2</cp:revision>
  <cp:lastPrinted>2026-06-25T01:12:00Z</cp:lastPrinted>
  <dcterms:created xsi:type="dcterms:W3CDTF">2026-09-14T06:12:00Z</dcterms:created>
  <dcterms:modified xsi:type="dcterms:W3CDTF">2026-09-14T06:12:00Z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