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257F4" w14:textId="1E3255AE" w:rsidR="00380138" w:rsidRPr="00F955E1" w:rsidRDefault="00380138" w:rsidP="00380138">
      <w:pPr>
        <w:pStyle w:val="a3"/>
        <w:jc w:val="center"/>
        <w:rPr>
          <w:rFonts w:ascii="HY신명조" w:eastAsia="HY신명조" w:hAnsi="KB금융 본문체 Light" w:cs="함초롬바탕"/>
          <w:sz w:val="36"/>
          <w:szCs w:val="34"/>
        </w:rPr>
      </w:pPr>
      <w:r w:rsidRPr="00F955E1">
        <w:rPr>
          <w:rFonts w:ascii="HY신명조" w:eastAsia="HY신명조" w:hAnsi="KB금융 본문체 Light" w:cs="함초롬바탕" w:hint="eastAsia"/>
          <w:sz w:val="36"/>
          <w:szCs w:val="34"/>
        </w:rPr>
        <w:t xml:space="preserve">주식회사 </w:t>
      </w:r>
      <w:r w:rsidR="005B3D01">
        <w:rPr>
          <w:rFonts w:ascii="HY신명조" w:eastAsia="HY신명조" w:hAnsi="KB금융 본문체 Light" w:cs="함초롬바탕" w:hint="eastAsia"/>
          <w:sz w:val="36"/>
          <w:szCs w:val="34"/>
        </w:rPr>
        <w:t>코람코</w:t>
      </w:r>
      <w:r w:rsidR="0052658C">
        <w:rPr>
          <w:rFonts w:ascii="HY신명조" w:eastAsia="HY신명조" w:hAnsi="KB금융 본문체 Light" w:cs="함초롬바탕" w:hint="eastAsia"/>
          <w:sz w:val="36"/>
          <w:szCs w:val="34"/>
        </w:rPr>
        <w:t>라</w:t>
      </w:r>
      <w:r w:rsidR="0052658C">
        <w:rPr>
          <w:rFonts w:ascii="HY신명조" w:eastAsia="HY신명조" w:hAnsi="KB금융 본문체 Light" w:cs="함초롬바탕"/>
          <w:sz w:val="36"/>
          <w:szCs w:val="34"/>
        </w:rPr>
        <w:t>이프인프</w:t>
      </w:r>
      <w:r w:rsidR="0052658C">
        <w:rPr>
          <w:rFonts w:ascii="HY신명조" w:eastAsia="HY신명조" w:hAnsi="KB금융 본문체 Light" w:cs="함초롬바탕" w:hint="eastAsia"/>
          <w:sz w:val="36"/>
          <w:szCs w:val="34"/>
        </w:rPr>
        <w:t>라</w:t>
      </w:r>
      <w:r w:rsidR="005B3D01">
        <w:rPr>
          <w:rFonts w:ascii="HY신명조" w:eastAsia="HY신명조" w:hAnsi="KB금융 본문체 Light" w:cs="함초롬바탕" w:hint="eastAsia"/>
          <w:sz w:val="36"/>
          <w:szCs w:val="34"/>
        </w:rPr>
        <w:t>위탁관리부동산투자회사</w:t>
      </w:r>
    </w:p>
    <w:p w14:paraId="640257F5" w14:textId="1B278311" w:rsidR="00380138" w:rsidRPr="00F955E1" w:rsidRDefault="00380138" w:rsidP="00380138">
      <w:pPr>
        <w:pStyle w:val="a3"/>
        <w:jc w:val="center"/>
        <w:rPr>
          <w:rFonts w:ascii="HY신명조" w:eastAsia="HY신명조" w:hAnsi="KB금융 본문체 Light" w:cs="함초롬바탕"/>
          <w:sz w:val="20"/>
          <w:szCs w:val="34"/>
        </w:rPr>
      </w:pPr>
      <w:r w:rsidRPr="00F955E1">
        <w:rPr>
          <w:rFonts w:ascii="HY신명조" w:eastAsia="HY신명조" w:hAnsi="KB금융 본문체 Light" w:cs="함초롬바탕" w:hint="eastAsia"/>
          <w:sz w:val="20"/>
          <w:szCs w:val="34"/>
        </w:rPr>
        <w:t>06158 서울시 강남구 삼성로</w:t>
      </w:r>
      <w:r w:rsidR="00EA4BBF">
        <w:rPr>
          <w:rFonts w:ascii="HY신명조" w:eastAsia="HY신명조" w:hAnsi="KB금융 본문체 Light" w:cs="함초롬바탕" w:hint="eastAsia"/>
          <w:sz w:val="20"/>
          <w:szCs w:val="34"/>
        </w:rPr>
        <w:t xml:space="preserve"> 511</w:t>
      </w:r>
      <w:r w:rsidRPr="00F955E1">
        <w:rPr>
          <w:rFonts w:ascii="HY신명조" w:eastAsia="HY신명조" w:hAnsi="KB금융 본문체 Light" w:cs="함초롬바탕" w:hint="eastAsia"/>
          <w:sz w:val="20"/>
          <w:szCs w:val="34"/>
        </w:rPr>
        <w:t xml:space="preserve">(삼성동) </w:t>
      </w:r>
      <w:r w:rsidR="004C505F">
        <w:rPr>
          <w:rFonts w:ascii="HY신명조" w:eastAsia="HY신명조" w:hAnsi="KB금융 본문체 Light" w:cs="함초롬바탕" w:hint="eastAsia"/>
          <w:sz w:val="20"/>
          <w:szCs w:val="34"/>
        </w:rPr>
        <w:t>이정주</w:t>
      </w:r>
      <w:r w:rsidR="00EA4BBF">
        <w:rPr>
          <w:rFonts w:ascii="HY신명조" w:eastAsia="HY신명조" w:hAnsi="KB금융 본문체 Light" w:cs="함초롬바탕" w:hint="eastAsia"/>
          <w:sz w:val="20"/>
          <w:szCs w:val="34"/>
        </w:rPr>
        <w:t xml:space="preserve"> </w:t>
      </w:r>
      <w:r w:rsidR="004C505F">
        <w:rPr>
          <w:rFonts w:ascii="HY신명조" w:eastAsia="HY신명조" w:hAnsi="KB금융 본문체 Light" w:cs="함초롬바탕" w:hint="eastAsia"/>
          <w:sz w:val="20"/>
          <w:szCs w:val="34"/>
        </w:rPr>
        <w:t>팀장</w:t>
      </w:r>
      <w:r w:rsidR="00EA4BBF">
        <w:rPr>
          <w:rFonts w:ascii="HY신명조" w:eastAsia="HY신명조" w:hAnsi="KB금융 본문체 Light" w:cs="함초롬바탕" w:hint="eastAsia"/>
          <w:sz w:val="20"/>
          <w:szCs w:val="34"/>
        </w:rPr>
        <w:t xml:space="preserve"> </w:t>
      </w:r>
      <w:proofErr w:type="gramStart"/>
      <w:r w:rsidR="00EA4BBF">
        <w:rPr>
          <w:rFonts w:ascii="HY신명조" w:eastAsia="HY신명조" w:hAnsi="KB금융 본문체 Light" w:cs="함초롬바탕" w:hint="eastAsia"/>
          <w:sz w:val="20"/>
          <w:szCs w:val="34"/>
        </w:rPr>
        <w:t>TEL :</w:t>
      </w:r>
      <w:proofErr w:type="gramEnd"/>
      <w:r w:rsidR="00EA4BBF">
        <w:rPr>
          <w:rFonts w:ascii="HY신명조" w:eastAsia="HY신명조" w:hAnsi="KB금융 본문체 Light" w:cs="함초롬바탕" w:hint="eastAsia"/>
          <w:sz w:val="20"/>
          <w:szCs w:val="34"/>
        </w:rPr>
        <w:t xml:space="preserve"> 02-</w:t>
      </w:r>
      <w:r w:rsidR="004C505F">
        <w:rPr>
          <w:rFonts w:ascii="HY신명조" w:eastAsia="HY신명조" w:hAnsi="KB금융 본문체 Light" w:cs="함초롬바탕" w:hint="eastAsia"/>
          <w:sz w:val="20"/>
          <w:szCs w:val="34"/>
        </w:rPr>
        <w:t>787</w:t>
      </w:r>
      <w:r w:rsidRPr="00F955E1">
        <w:rPr>
          <w:rFonts w:ascii="HY신명조" w:eastAsia="HY신명조" w:hAnsi="KB금융 본문체 Light" w:cs="함초롬바탕" w:hint="eastAsia"/>
          <w:sz w:val="20"/>
          <w:szCs w:val="34"/>
        </w:rPr>
        <w:t>-</w:t>
      </w:r>
      <w:r w:rsidR="004C505F">
        <w:rPr>
          <w:rFonts w:ascii="HY신명조" w:eastAsia="HY신명조" w:hAnsi="KB금융 본문체 Light" w:cs="함초롬바탕" w:hint="eastAsia"/>
          <w:sz w:val="20"/>
          <w:szCs w:val="34"/>
        </w:rPr>
        <w:t>0073</w:t>
      </w:r>
    </w:p>
    <w:p w14:paraId="640257F6" w14:textId="77777777" w:rsidR="00380138" w:rsidRPr="00F955E1" w:rsidRDefault="00380138" w:rsidP="00380138">
      <w:pPr>
        <w:rPr>
          <w:rFonts w:ascii="HY신명조" w:eastAsia="HY신명조" w:hAnsi="KB금융 본문체 Light" w:cs="함초롬바탕"/>
          <w:sz w:val="22"/>
        </w:rPr>
      </w:pPr>
      <w:r w:rsidRPr="00F955E1">
        <w:rPr>
          <w:rFonts w:ascii="HY신명조" w:eastAsia="HY신명조" w:hAnsi="KB금융 본문체 Light" w:cs="함초롬바탕" w:hint="eastAsia"/>
          <w:noProof/>
          <w:sz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025850" wp14:editId="64025851">
                <wp:simplePos x="0" y="0"/>
                <wp:positionH relativeFrom="column">
                  <wp:posOffset>0</wp:posOffset>
                </wp:positionH>
                <wp:positionV relativeFrom="paragraph">
                  <wp:posOffset>87630</wp:posOffset>
                </wp:positionV>
                <wp:extent cx="6212205" cy="0"/>
                <wp:effectExtent l="0" t="19050" r="17145" b="38100"/>
                <wp:wrapNone/>
                <wp:docPr id="13" name="직선 연결선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2205" cy="0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3E39AA42" id="직선 연결선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9pt" to="489.1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" strokecolor="#969696" strokeweight="4pt"/>
            </w:pict>
          </mc:Fallback>
        </mc:AlternateContent>
      </w:r>
    </w:p>
    <w:p w14:paraId="640257F7" w14:textId="0F8CBF9C" w:rsidR="00380138" w:rsidRPr="00742A4E" w:rsidRDefault="00380138" w:rsidP="003F0E37">
      <w:pPr>
        <w:spacing w:line="276" w:lineRule="auto"/>
        <w:jc w:val="left"/>
        <w:rPr>
          <w:rFonts w:ascii="HY신명조" w:eastAsia="HY신명조" w:hAnsi="KB금융 본문체 Light" w:cs="함초롬바탕"/>
          <w:sz w:val="22"/>
        </w:rPr>
      </w:pPr>
      <w:r w:rsidRPr="00742A4E">
        <w:rPr>
          <w:rFonts w:ascii="HY신명조" w:eastAsia="HY신명조" w:hAnsi="KB금융 본문체 Light" w:cs="함초롬바탕" w:hint="eastAsia"/>
          <w:sz w:val="22"/>
        </w:rPr>
        <w:t>문서번호</w:t>
      </w:r>
      <w:r w:rsidR="00E8692E" w:rsidRPr="00742A4E">
        <w:rPr>
          <w:rFonts w:ascii="HY신명조" w:eastAsia="HY신명조" w:hAnsi="KB금융 본문체 Light" w:cs="함초롬바탕" w:hint="eastAsia"/>
          <w:sz w:val="22"/>
        </w:rPr>
        <w:t xml:space="preserve">: </w:t>
      </w:r>
      <w:r w:rsidR="00EA4BBF">
        <w:rPr>
          <w:rFonts w:ascii="HY신명조" w:eastAsia="HY신명조" w:hAnsi="KB금융 본문체 Light" w:cs="함초롬바탕"/>
          <w:sz w:val="22"/>
        </w:rPr>
        <w:t>KLI</w:t>
      </w:r>
      <w:r w:rsidR="00BB7142" w:rsidRPr="00742A4E">
        <w:rPr>
          <w:rFonts w:ascii="HY신명조" w:eastAsia="HY신명조" w:hAnsi="KB금융 본문체 Light" w:cs="함초롬바탕"/>
          <w:sz w:val="22"/>
        </w:rPr>
        <w:t xml:space="preserve"> </w:t>
      </w:r>
      <w:r w:rsidR="006D2EDC" w:rsidRPr="00742A4E">
        <w:rPr>
          <w:rFonts w:ascii="HY신명조" w:eastAsia="HY신명조" w:hAnsi="KB금융 본문체 Light" w:cs="함초롬바탕" w:hint="eastAsia"/>
          <w:sz w:val="22"/>
        </w:rPr>
        <w:t>202</w:t>
      </w:r>
      <w:r w:rsidR="00EF20DF">
        <w:rPr>
          <w:rFonts w:ascii="HY신명조" w:eastAsia="HY신명조" w:hAnsi="KB금융 본문체 Light" w:cs="함초롬바탕" w:hint="eastAsia"/>
          <w:sz w:val="22"/>
        </w:rPr>
        <w:t>6</w:t>
      </w:r>
      <w:r w:rsidRPr="00742A4E">
        <w:rPr>
          <w:rFonts w:ascii="HY신명조" w:eastAsia="HY신명조" w:hAnsi="KB금융 본문체 Light" w:cs="함초롬바탕" w:hint="eastAsia"/>
          <w:sz w:val="22"/>
        </w:rPr>
        <w:t>-</w:t>
      </w:r>
      <w:r w:rsidR="00CD7AD8" w:rsidRPr="00742A4E">
        <w:rPr>
          <w:rFonts w:ascii="HY신명조" w:eastAsia="HY신명조" w:hAnsi="KB금융 본문체 Light" w:cs="함초롬바탕"/>
          <w:sz w:val="22"/>
        </w:rPr>
        <w:t>0</w:t>
      </w:r>
      <w:r w:rsidR="0004189D" w:rsidRPr="00742A4E">
        <w:rPr>
          <w:rFonts w:ascii="HY신명조" w:eastAsia="HY신명조" w:hAnsi="KB금융 본문체 Light" w:cs="함초롬바탕"/>
          <w:sz w:val="22"/>
        </w:rPr>
        <w:t>6</w:t>
      </w:r>
      <w:r w:rsidR="005B3D01" w:rsidRPr="00742A4E">
        <w:rPr>
          <w:rFonts w:ascii="HY신명조" w:eastAsia="HY신명조" w:hAnsi="KB금융 본문체 Light" w:cs="함초롬바탕" w:hint="eastAsia"/>
          <w:sz w:val="22"/>
        </w:rPr>
        <w:t>-</w:t>
      </w:r>
      <w:r w:rsidR="00CD7AD8" w:rsidRPr="00742A4E">
        <w:rPr>
          <w:rFonts w:ascii="HY신명조" w:eastAsia="HY신명조" w:hAnsi="KB금융 본문체 Light" w:cs="함초롬바탕"/>
          <w:sz w:val="22"/>
        </w:rPr>
        <w:t xml:space="preserve"> </w:t>
      </w:r>
      <w:r w:rsidR="005B3D01" w:rsidRPr="00742A4E">
        <w:rPr>
          <w:rFonts w:ascii="HY신명조" w:eastAsia="HY신명조" w:hAnsi="KB금융 본문체 Light" w:cs="함초롬바탕" w:hint="eastAsia"/>
          <w:sz w:val="22"/>
        </w:rPr>
        <w:t xml:space="preserve"> </w:t>
      </w:r>
      <w:r w:rsidR="00BB7142" w:rsidRPr="00742A4E">
        <w:rPr>
          <w:rFonts w:ascii="HY신명조" w:eastAsia="HY신명조" w:hAnsi="KB금융 본문체 Light" w:cs="함초롬바탕"/>
          <w:sz w:val="22"/>
        </w:rPr>
        <w:t xml:space="preserve"> </w:t>
      </w:r>
      <w:r w:rsidR="005B3D01" w:rsidRPr="00742A4E">
        <w:rPr>
          <w:rFonts w:ascii="HY신명조" w:eastAsia="HY신명조" w:hAnsi="KB금융 본문체 Light" w:cs="함초롬바탕" w:hint="eastAsia"/>
          <w:sz w:val="22"/>
        </w:rPr>
        <w:t xml:space="preserve">                  </w:t>
      </w:r>
      <w:r w:rsidR="00AE7453" w:rsidRPr="00742A4E">
        <w:rPr>
          <w:rFonts w:ascii="HY신명조" w:eastAsia="HY신명조" w:hAnsi="KB금융 본문체 Light" w:cs="함초롬바탕"/>
          <w:sz w:val="22"/>
        </w:rPr>
        <w:t xml:space="preserve"> </w:t>
      </w:r>
      <w:r w:rsidR="005B3D01" w:rsidRPr="00742A4E">
        <w:rPr>
          <w:rFonts w:ascii="HY신명조" w:eastAsia="HY신명조" w:hAnsi="KB금융 본문체 Light" w:cs="함초롬바탕" w:hint="eastAsia"/>
          <w:sz w:val="22"/>
        </w:rPr>
        <w:t xml:space="preserve">                   </w:t>
      </w:r>
      <w:r w:rsidR="00AE7453" w:rsidRPr="00742A4E">
        <w:rPr>
          <w:rFonts w:ascii="HY신명조" w:eastAsia="HY신명조" w:hAnsi="KB금융 본문체 Light" w:cs="함초롬바탕"/>
          <w:sz w:val="22"/>
        </w:rPr>
        <w:t xml:space="preserve"> </w:t>
      </w:r>
      <w:r w:rsidR="00A66D5C" w:rsidRPr="00742A4E">
        <w:rPr>
          <w:rFonts w:ascii="HY신명조" w:eastAsia="HY신명조" w:hAnsi="KB금융 본문체 Light" w:cs="함초롬바탕" w:hint="eastAsia"/>
          <w:sz w:val="22"/>
        </w:rPr>
        <w:t xml:space="preserve"> </w:t>
      </w:r>
      <w:r w:rsidR="00D40850" w:rsidRPr="00742A4E">
        <w:rPr>
          <w:rFonts w:ascii="HY신명조" w:eastAsia="HY신명조" w:hAnsi="KB금융 본문체 Light" w:cs="함초롬바탕" w:hint="eastAsia"/>
          <w:sz w:val="22"/>
        </w:rPr>
        <w:t>202</w:t>
      </w:r>
      <w:r w:rsidR="00EF20DF">
        <w:rPr>
          <w:rFonts w:ascii="HY신명조" w:eastAsia="HY신명조" w:hAnsi="KB금융 본문체 Light" w:cs="함초롬바탕" w:hint="eastAsia"/>
          <w:sz w:val="22"/>
        </w:rPr>
        <w:t>6</w:t>
      </w:r>
      <w:r w:rsidR="00966178" w:rsidRPr="00742A4E">
        <w:rPr>
          <w:rFonts w:ascii="HY신명조" w:eastAsia="HY신명조" w:hAnsi="KB금융 본문체 Light" w:cs="함초롬바탕" w:hint="eastAsia"/>
          <w:sz w:val="22"/>
        </w:rPr>
        <w:t>-</w:t>
      </w:r>
      <w:r w:rsidR="004C505F">
        <w:rPr>
          <w:rFonts w:ascii="HY신명조" w:eastAsia="HY신명조" w:hAnsi="KB금융 본문체 Light" w:cs="함초롬바탕" w:hint="eastAsia"/>
          <w:sz w:val="22"/>
        </w:rPr>
        <w:t>00-00</w:t>
      </w:r>
    </w:p>
    <w:p w14:paraId="640257F8" w14:textId="793C2BBB" w:rsidR="00380138" w:rsidRPr="00F955E1" w:rsidRDefault="00380138" w:rsidP="003F0E37">
      <w:pPr>
        <w:spacing w:line="276" w:lineRule="auto"/>
        <w:rPr>
          <w:rFonts w:ascii="HY신명조" w:eastAsia="HY신명조" w:hAnsi="KB금융 본문체 Light" w:cs="함초롬바탕"/>
          <w:sz w:val="22"/>
        </w:rPr>
      </w:pPr>
      <w:r w:rsidRPr="00F955E1">
        <w:rPr>
          <w:rFonts w:ascii="HY신명조" w:eastAsia="HY신명조" w:hAnsi="KB금융 본문체 Light" w:cs="함초롬바탕" w:hint="eastAsia"/>
          <w:sz w:val="22"/>
        </w:rPr>
        <w:t xml:space="preserve">수   신: </w:t>
      </w:r>
      <w:ins w:id="0" w:author="BKL" w:date="2026-09-16T09:40:00Z" w16du:dateUtc="2026-09-16T00:40:00Z">
        <w:r w:rsidR="008B5FAE">
          <w:rPr>
            <w:rFonts w:ascii="HY신명조" w:eastAsia="HY신명조" w:hAnsi="HY신명조" w:cs="함초롬바탕" w:hint="eastAsia"/>
            <w:sz w:val="22"/>
          </w:rPr>
          <w:t>[*투자자 상호*]</w:t>
        </w:r>
      </w:ins>
      <w:del w:id="1" w:author="BKL" w:date="2026-09-16T09:40:00Z" w16du:dateUtc="2026-09-16T00:40:00Z">
        <w:r w:rsidR="00FE53C2" w:rsidDel="008B5FAE">
          <w:rPr>
            <w:rFonts w:ascii="HY신명조" w:eastAsia="HY신명조" w:hAnsi="KB금융 본문체 Light" w:cs="함초롬바탕" w:hint="eastAsia"/>
            <w:sz w:val="22"/>
          </w:rPr>
          <w:delText>주식회사 삼성증권</w:delText>
        </w:r>
      </w:del>
    </w:p>
    <w:p w14:paraId="640257F9" w14:textId="0815CD07" w:rsidR="00380138" w:rsidRPr="00F955E1" w:rsidRDefault="00380138" w:rsidP="003F0E37">
      <w:pPr>
        <w:spacing w:line="276" w:lineRule="auto"/>
        <w:rPr>
          <w:rFonts w:ascii="HY신명조" w:eastAsia="HY신명조" w:hAnsi="KB금융 본문체 Light" w:cs="함초롬바탕"/>
          <w:sz w:val="22"/>
        </w:rPr>
      </w:pPr>
      <w:r w:rsidRPr="00F955E1">
        <w:rPr>
          <w:rFonts w:ascii="HY신명조" w:eastAsia="HY신명조" w:hAnsi="KB금융 본문체 Light" w:cs="함초롬바탕" w:hint="eastAsia"/>
          <w:sz w:val="22"/>
        </w:rPr>
        <w:t xml:space="preserve">참   조: </w:t>
      </w:r>
      <w:r w:rsidR="004B2B4E">
        <w:rPr>
          <w:rFonts w:ascii="HY신명조" w:eastAsia="HY신명조" w:hAnsi="KB금융 본문체 Light" w:cs="함초롬바탕" w:hint="eastAsia"/>
          <w:sz w:val="22"/>
        </w:rPr>
        <w:t xml:space="preserve">주식회사 </w:t>
      </w:r>
      <w:r w:rsidR="004C505F">
        <w:rPr>
          <w:rFonts w:ascii="HY신명조" w:eastAsia="HY신명조" w:hAnsi="KB금융 본문체 Light" w:cs="함초롬바탕" w:hint="eastAsia"/>
          <w:sz w:val="22"/>
        </w:rPr>
        <w:t>코람코자산신탁</w:t>
      </w:r>
    </w:p>
    <w:p w14:paraId="640257FA" w14:textId="19B63E96" w:rsidR="00380138" w:rsidRPr="009A175A" w:rsidRDefault="00E8692E" w:rsidP="00835A9E">
      <w:pPr>
        <w:spacing w:line="276" w:lineRule="auto"/>
        <w:ind w:left="200" w:rightChars="-165" w:right="-330" w:hangingChars="100" w:hanging="200"/>
        <w:rPr>
          <w:rFonts w:ascii="HY신명조" w:eastAsia="HY신명조" w:hAnsi="KB금융 본문체 Light" w:cs="함초롬바탕"/>
          <w:bCs/>
          <w:spacing w:val="-6"/>
          <w:sz w:val="22"/>
          <w:szCs w:val="22"/>
        </w:rPr>
      </w:pPr>
      <w:r w:rsidRPr="00F955E1">
        <w:rPr>
          <w:rFonts w:ascii="HY신명조" w:eastAsia="HY신명조" w:hAnsi="함초롬바탕" w:cs="함초롬바탕"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025852" wp14:editId="64025853">
                <wp:simplePos x="0" y="0"/>
                <wp:positionH relativeFrom="column">
                  <wp:posOffset>-28575</wp:posOffset>
                </wp:positionH>
                <wp:positionV relativeFrom="paragraph">
                  <wp:posOffset>268605</wp:posOffset>
                </wp:positionV>
                <wp:extent cx="6240780" cy="0"/>
                <wp:effectExtent l="0" t="0" r="26670" b="19050"/>
                <wp:wrapNone/>
                <wp:docPr id="9" name="직선 연결선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4078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D3332F1" id="직선 연결선 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21.15pt" to="489.1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" strokeweight="2pt"/>
            </w:pict>
          </mc:Fallback>
        </mc:AlternateContent>
      </w:r>
      <w:r w:rsidR="00380138" w:rsidRPr="00F955E1">
        <w:rPr>
          <w:rFonts w:ascii="HY신명조" w:eastAsia="HY신명조" w:hAnsi="KB금융 본문체 Light" w:cs="함초롬바탕" w:hint="eastAsia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64025854" wp14:editId="64025855">
                <wp:simplePos x="0" y="0"/>
                <wp:positionH relativeFrom="column">
                  <wp:posOffset>0</wp:posOffset>
                </wp:positionH>
                <wp:positionV relativeFrom="paragraph">
                  <wp:posOffset>465455</wp:posOffset>
                </wp:positionV>
                <wp:extent cx="5715000" cy="0"/>
                <wp:effectExtent l="0" t="0" r="0" b="1270"/>
                <wp:wrapTopAndBottom/>
                <wp:docPr id="12" name="직선 연결선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356CDF31" id="직선 연결선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6.65pt" to="450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" o:allowincell="f" stroked="f">
                <w10:wrap type="topAndBottom"/>
              </v:line>
            </w:pict>
          </mc:Fallback>
        </mc:AlternateContent>
      </w:r>
      <w:r w:rsidR="00380138" w:rsidRPr="00F955E1">
        <w:rPr>
          <w:rFonts w:ascii="HY신명조" w:eastAsia="HY신명조" w:hAnsi="KB금융 본문체 Light" w:cs="함초롬바탕" w:hint="eastAsia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64025856" wp14:editId="64025857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0" cy="0"/>
                <wp:effectExtent l="0" t="0" r="0" b="635"/>
                <wp:wrapTopAndBottom/>
                <wp:docPr id="11" name="직선 연결선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CF2BBD1" id="직선 연결선 1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.2pt" to="0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" o:allowincell="f" stroked="f">
                <w10:wrap type="topAndBottom"/>
              </v:line>
            </w:pict>
          </mc:Fallback>
        </mc:AlternateContent>
      </w:r>
      <w:r w:rsidR="00380138" w:rsidRPr="00F955E1">
        <w:rPr>
          <w:rFonts w:ascii="HY신명조" w:eastAsia="HY신명조" w:hAnsi="KB금융 본문체 Light" w:cs="함초롬바탕" w:hint="eastAsia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4025858" wp14:editId="64025859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0" cy="0"/>
                <wp:effectExtent l="0" t="0" r="0" b="635"/>
                <wp:wrapTopAndBottom/>
                <wp:docPr id="10" name="직선 연결선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A11B495" id="직선 연결선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.2pt" to="0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" o:allowincell="f" stroked="f">
                <w10:wrap type="topAndBottom"/>
              </v:line>
            </w:pict>
          </mc:Fallback>
        </mc:AlternateContent>
      </w:r>
      <w:r w:rsidR="00380138" w:rsidRPr="00F955E1">
        <w:rPr>
          <w:rFonts w:ascii="HY신명조" w:eastAsia="HY신명조" w:hAnsi="KB금융 본문체 Light" w:cs="함초롬바탕" w:hint="eastAsia"/>
          <w:bCs/>
          <w:sz w:val="22"/>
        </w:rPr>
        <w:t>제   목</w:t>
      </w:r>
      <w:r w:rsidR="00380138" w:rsidRPr="00F955E1">
        <w:rPr>
          <w:rFonts w:ascii="HY신명조" w:eastAsia="HY신명조" w:hAnsi="KB금융 본문체 Light" w:cs="함초롬바탕" w:hint="eastAsia"/>
          <w:bCs/>
          <w:sz w:val="22"/>
          <w:szCs w:val="22"/>
        </w:rPr>
        <w:t xml:space="preserve">: </w:t>
      </w:r>
      <w:r w:rsidR="0014762E">
        <w:rPr>
          <w:rFonts w:ascii="HY신명조" w:eastAsia="HY신명조" w:hAnsi="KB금융 본문체 Light" w:cs="함초롬바탕" w:hint="eastAsia"/>
          <w:bCs/>
          <w:spacing w:val="-6"/>
          <w:sz w:val="22"/>
          <w:szCs w:val="22"/>
        </w:rPr>
        <w:t>신규투자관련 종류주식</w:t>
      </w:r>
      <w:r w:rsidR="00C36E5D" w:rsidRPr="009A175A">
        <w:rPr>
          <w:rFonts w:ascii="HY신명조" w:eastAsia="HY신명조" w:hAnsi="KB금융 본문체 Light" w:cs="함초롬바탕" w:hint="eastAsia"/>
          <w:bCs/>
          <w:spacing w:val="-6"/>
          <w:sz w:val="22"/>
          <w:szCs w:val="22"/>
        </w:rPr>
        <w:t xml:space="preserve"> </w:t>
      </w:r>
      <w:r w:rsidR="004C505F">
        <w:rPr>
          <w:rFonts w:ascii="HY신명조" w:eastAsia="HY신명조" w:hAnsi="KB금융 본문체 Light" w:cs="함초롬바탕" w:hint="eastAsia"/>
          <w:bCs/>
          <w:spacing w:val="-6"/>
          <w:sz w:val="22"/>
          <w:szCs w:val="22"/>
        </w:rPr>
        <w:t>매입확약서 제출의 건</w:t>
      </w:r>
    </w:p>
    <w:p w14:paraId="640257FB" w14:textId="77777777" w:rsidR="0055297C" w:rsidRDefault="00380138" w:rsidP="005B3D01">
      <w:pPr>
        <w:spacing w:line="360" w:lineRule="auto"/>
        <w:rPr>
          <w:rFonts w:ascii="HY신명조" w:eastAsia="HY신명조" w:hAnsi="KB금융 본문체 Light" w:cs="함초롬바탕"/>
          <w:sz w:val="22"/>
          <w:szCs w:val="22"/>
        </w:rPr>
      </w:pPr>
      <w:r w:rsidRPr="00C8291C">
        <w:rPr>
          <w:rFonts w:ascii="HY신명조" w:eastAsia="HY신명조" w:hAnsi="함초롬바탕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6402585A" wp14:editId="6402585B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0"/>
                <wp:effectExtent l="0" t="0" r="0" b="635"/>
                <wp:wrapTopAndBottom/>
                <wp:docPr id="8" name="직선 연결선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40855C3" id="직선 연결선 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36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" o:allowincell="f" stroked="f">
                <w10:wrap type="topAndBottom"/>
              </v:line>
            </w:pict>
          </mc:Fallback>
        </mc:AlternateContent>
      </w:r>
      <w:r w:rsidRPr="00C8291C">
        <w:rPr>
          <w:rFonts w:ascii="HY신명조" w:eastAsia="HY신명조" w:hAnsi="함초롬바탕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402585C" wp14:editId="6402585D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635"/>
                <wp:wrapTopAndBottom/>
                <wp:docPr id="7" name="직선 연결선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1513DA" id="직선 연결선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45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" o:allowincell="f" stroked="f">
                <w10:wrap type="topAndBottom"/>
              </v:line>
            </w:pict>
          </mc:Fallback>
        </mc:AlternateContent>
      </w:r>
      <w:r w:rsidRPr="00C8291C">
        <w:rPr>
          <w:rFonts w:ascii="HY신명조" w:eastAsia="HY신명조" w:hAnsi="함초롬바탕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6402585E" wp14:editId="6402585F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635"/>
                <wp:wrapTopAndBottom/>
                <wp:docPr id="6" name="직선 연결선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F5B0ADA" id="직선 연결선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45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" o:allowincell="f" stroked="f">
                <w10:wrap type="topAndBottom"/>
              </v:line>
            </w:pict>
          </mc:Fallback>
        </mc:AlternateContent>
      </w:r>
      <w:r w:rsidRPr="00C8291C">
        <w:rPr>
          <w:rFonts w:ascii="HY신명조" w:eastAsia="HY신명조" w:hAnsi="함초롬바탕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64025860" wp14:editId="64025861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0"/>
                <wp:effectExtent l="0" t="0" r="0" b="635"/>
                <wp:wrapTopAndBottom/>
                <wp:docPr id="5" name="직선 연결선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1E25FD0" id="직선 연결선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50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" o:allowincell="f" stroked="f">
                <w10:wrap type="topAndBottom"/>
              </v:line>
            </w:pict>
          </mc:Fallback>
        </mc:AlternateContent>
      </w:r>
      <w:r w:rsidRPr="00C8291C">
        <w:rPr>
          <w:rFonts w:ascii="HY신명조" w:eastAsia="HY신명조" w:hAnsi="함초롬바탕" w:cs="함초롬바탕" w:hint="eastAsia"/>
          <w:sz w:val="22"/>
          <w:szCs w:val="22"/>
        </w:rPr>
        <w:t xml:space="preserve"> </w:t>
      </w:r>
      <w:r w:rsidRPr="00C8291C">
        <w:rPr>
          <w:rFonts w:ascii="HY신명조" w:eastAsia="HY신명조" w:hAnsi="KB금융 본문체 Light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64025862" wp14:editId="64025863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0"/>
                <wp:effectExtent l="0" t="0" r="0" b="635"/>
                <wp:wrapTopAndBottom/>
                <wp:docPr id="4" name="직선 연결선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0ABA70A" id="직선 연결선 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50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" o:allowincell="f" stroked="f">
                <w10:wrap type="topAndBottom"/>
              </v:line>
            </w:pict>
          </mc:Fallback>
        </mc:AlternateContent>
      </w:r>
      <w:r w:rsidRPr="00C8291C">
        <w:rPr>
          <w:rFonts w:ascii="HY신명조" w:eastAsia="HY신명조" w:hAnsi="KB금융 본문체 Light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64025864" wp14:editId="6402586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635"/>
                <wp:wrapTopAndBottom/>
                <wp:docPr id="3" name="직선 연결선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294BA68" id="직선 연결선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45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" o:allowincell="f" stroked="f">
                <w10:wrap type="topAndBottom"/>
              </v:line>
            </w:pict>
          </mc:Fallback>
        </mc:AlternateContent>
      </w:r>
      <w:r w:rsidRPr="00C8291C">
        <w:rPr>
          <w:rFonts w:ascii="HY신명조" w:eastAsia="HY신명조" w:hAnsi="KB금융 본문체 Light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64025866" wp14:editId="64025867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635"/>
                <wp:wrapTopAndBottom/>
                <wp:docPr id="2" name="직선 연결선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3B0499A2" id="직선 연결선 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45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" o:allowincell="f" stroked="f">
                <w10:wrap type="topAndBottom"/>
              </v:line>
            </w:pict>
          </mc:Fallback>
        </mc:AlternateContent>
      </w:r>
      <w:r w:rsidRPr="00C8291C">
        <w:rPr>
          <w:rFonts w:ascii="HY신명조" w:eastAsia="HY신명조" w:hAnsi="KB금융 본문체 Light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64025868" wp14:editId="64025869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0"/>
                <wp:effectExtent l="0" t="0" r="0" b="635"/>
                <wp:wrapTopAndBottom/>
                <wp:docPr id="1" name="직선 연결선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F085CC4" id="직선 연결선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36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" o:allowincell="f" stroked="f">
                <w10:wrap type="topAndBottom"/>
              </v:line>
            </w:pict>
          </mc:Fallback>
        </mc:AlternateContent>
      </w:r>
      <w:r w:rsidR="003556BF" w:rsidRPr="00C8291C">
        <w:rPr>
          <w:rFonts w:ascii="HY신명조" w:eastAsia="HY신명조" w:hAnsi="함초롬바탕" w:cs="함초롬바탕" w:hint="eastAsia"/>
          <w:sz w:val="22"/>
          <w:szCs w:val="22"/>
        </w:rPr>
        <w:t xml:space="preserve">       </w:t>
      </w:r>
    </w:p>
    <w:p w14:paraId="16C87666" w14:textId="0CC240AF" w:rsidR="004C505F" w:rsidRPr="004C505F" w:rsidRDefault="00D40850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860199">
        <w:rPr>
          <w:rFonts w:ascii="HY신명조" w:eastAsia="HY신명조" w:hint="eastAsia"/>
          <w:color w:val="000000"/>
          <w:sz w:val="21"/>
          <w:szCs w:val="21"/>
        </w:rPr>
        <w:t xml:space="preserve">1. </w:t>
      </w:r>
      <w:r w:rsidR="004C505F" w:rsidRPr="004C505F">
        <w:rPr>
          <w:rFonts w:ascii="HY신명조" w:eastAsia="HY신명조" w:hint="eastAsia"/>
          <w:color w:val="000000"/>
          <w:sz w:val="21"/>
          <w:szCs w:val="21"/>
        </w:rPr>
        <w:t>귀사의 무궁한 발전과 일익 번창을 기원합니다.</w:t>
      </w:r>
    </w:p>
    <w:p w14:paraId="2372DBF5" w14:textId="77777777" w:rsidR="004C505F" w:rsidRPr="004C505F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0B7E4218" w14:textId="29FF4E9A" w:rsidR="004C505F" w:rsidRPr="00130A34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4C505F">
        <w:rPr>
          <w:rFonts w:ascii="HY신명조" w:eastAsia="HY신명조" w:hint="eastAsia"/>
          <w:color w:val="000000"/>
          <w:sz w:val="21"/>
          <w:szCs w:val="21"/>
        </w:rPr>
        <w:t>2.</w:t>
      </w:r>
      <w:r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당사는 귀사가 </w:t>
      </w:r>
      <w:ins w:id="2" w:author="BKL" w:date="2026-09-16T09:40:00Z" w16du:dateUtc="2026-09-16T00:40:00Z">
        <w:r w:rsidR="008B5FAE" w:rsidRPr="00752AF3">
          <w:rPr>
            <w:rFonts w:ascii="HY신명조" w:eastAsia="HY신명조" w:hAnsi="HY신명조"/>
            <w:color w:val="000000"/>
            <w:sz w:val="21"/>
            <w:szCs w:val="21"/>
          </w:rPr>
          <w:t xml:space="preserve">주식회사 </w:t>
        </w:r>
      </w:ins>
      <w:ins w:id="3" w:author="BKL" w:date="2026-09-16T09:41:00Z" w16du:dateUtc="2026-09-16T00:41:00Z">
        <w:r w:rsidR="008B5FAE">
          <w:rPr>
            <w:rFonts w:ascii="HY신명조" w:eastAsia="HY신명조" w:hAnsi="HY신명조" w:hint="eastAsia"/>
            <w:color w:val="000000"/>
            <w:sz w:val="21"/>
            <w:szCs w:val="21"/>
          </w:rPr>
          <w:t>삼성</w:t>
        </w:r>
      </w:ins>
      <w:ins w:id="4" w:author="BKL" w:date="2026-09-16T09:40:00Z" w16du:dateUtc="2026-09-16T00:40:00Z">
        <w:r w:rsidR="008B5FAE" w:rsidRPr="00752AF3">
          <w:rPr>
            <w:rFonts w:ascii="HY신명조" w:eastAsia="HY신명조" w:hAnsi="HY신명조"/>
            <w:color w:val="000000"/>
            <w:sz w:val="21"/>
            <w:szCs w:val="21"/>
          </w:rPr>
          <w:t>증권의 인수업무를 통하여</w:t>
        </w:r>
      </w:ins>
      <w:del w:id="5" w:author="BKL" w:date="2026-09-16T09:40:00Z" w16du:dateUtc="2026-09-16T00:40:00Z">
        <w:r w:rsidRPr="004C505F" w:rsidDel="008B5FAE">
          <w:rPr>
            <w:rFonts w:ascii="HY신명조" w:eastAsia="HY신명조" w:hint="eastAsia"/>
            <w:color w:val="000000"/>
            <w:sz w:val="21"/>
            <w:szCs w:val="21"/>
          </w:rPr>
          <w:delText>인수하</w:delText>
        </w:r>
        <w:r w:rsidR="00D013B8" w:rsidDel="008B5FAE">
          <w:rPr>
            <w:rFonts w:ascii="HY신명조" w:eastAsia="HY신명조" w:hint="eastAsia"/>
            <w:color w:val="000000"/>
            <w:sz w:val="21"/>
            <w:szCs w:val="21"/>
          </w:rPr>
          <w:delText>는</w:delText>
        </w:r>
      </w:del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 '주식회사 코크렙제*호위탁관리부동산투자회사(</w:t>
      </w:r>
      <w:del w:id="6" w:author="BKL" w:date="2026-09-16T09:41:00Z" w16du:dateUtc="2026-09-16T00:41:00Z">
        <w:r w:rsidRPr="004C505F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설립예정, </w:delText>
        </w:r>
      </w:del>
      <w:r w:rsidRPr="004C505F">
        <w:rPr>
          <w:rFonts w:ascii="HY신명조" w:eastAsia="HY신명조" w:hint="eastAsia"/>
          <w:color w:val="000000"/>
          <w:sz w:val="21"/>
          <w:szCs w:val="21"/>
        </w:rPr>
        <w:t>이하 “발행회사”)</w:t>
      </w:r>
      <w:ins w:id="7" w:author="BKL" w:date="2026-09-16T09:41:00Z" w16du:dateUtc="2026-09-16T00:41:00Z">
        <w:r w:rsidR="008B5FAE">
          <w:rPr>
            <w:rFonts w:ascii="HY신명조" w:eastAsia="HY신명조" w:hAnsi="HY신명조" w:hint="eastAsia"/>
            <w:color w:val="000000"/>
            <w:sz w:val="21"/>
            <w:szCs w:val="21"/>
          </w:rPr>
          <w:t>로부터 인수하여 보유하는</w:t>
        </w:r>
      </w:ins>
      <w:del w:id="8" w:author="BKL" w:date="2026-09-16T09:41:00Z" w16du:dateUtc="2026-09-16T00:41:00Z">
        <w:r w:rsidRPr="004C505F" w:rsidDel="008B5FAE">
          <w:rPr>
            <w:rFonts w:ascii="HY신명조" w:eastAsia="HY신명조" w:hint="eastAsia"/>
            <w:color w:val="000000"/>
            <w:sz w:val="21"/>
            <w:szCs w:val="21"/>
          </w:rPr>
          <w:delText>의</w:delText>
        </w:r>
      </w:del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 제2종종류주식 일체</w:t>
      </w:r>
      <w:proofErr w:type="gramStart"/>
      <w:r w:rsidRPr="004C505F">
        <w:rPr>
          <w:rFonts w:ascii="HY신명조" w:eastAsia="HY신명조" w:hint="eastAsia"/>
          <w:color w:val="000000"/>
          <w:sz w:val="21"/>
          <w:szCs w:val="21"/>
        </w:rPr>
        <w:t>([</w:t>
      </w:r>
      <w:r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>]</w:t>
      </w:r>
      <w:proofErr w:type="gramEnd"/>
      <w:r w:rsidRPr="004C505F">
        <w:rPr>
          <w:rFonts w:ascii="HY신명조" w:eastAsia="HY신명조" w:hint="eastAsia"/>
          <w:color w:val="000000"/>
          <w:sz w:val="21"/>
          <w:szCs w:val="21"/>
        </w:rPr>
        <w:t>주, 이하 “본건 종류주식”)를 아래 조건으로 매입(이하 “본건 매입”)할 것을 확약하</w:t>
      </w:r>
      <w:r w:rsidR="00FE53C2">
        <w:rPr>
          <w:rFonts w:ascii="HY신명조" w:eastAsia="HY신명조" w:hint="eastAsia"/>
          <w:color w:val="000000"/>
          <w:sz w:val="21"/>
          <w:szCs w:val="21"/>
        </w:rPr>
        <w:t>고자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 본 확약서를 제출합니다.</w:t>
      </w:r>
      <w:r w:rsidR="00130A34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del w:id="9" w:author="BKL" w:date="2026-09-16T09:41:00Z" w16du:dateUtc="2026-09-16T00:41:00Z">
        <w:r w:rsidR="00130A34" w:rsidRPr="004958B4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귀사는 </w:delText>
        </w:r>
        <w:r w:rsidR="004958B4" w:rsidRPr="00247BFB" w:rsidDel="008B5FAE">
          <w:rPr>
            <w:rFonts w:ascii="HY신명조" w:eastAsia="HY신명조"/>
            <w:color w:val="000000"/>
            <w:sz w:val="21"/>
            <w:szCs w:val="21"/>
          </w:rPr>
          <w:delText xml:space="preserve">(i) </w:delText>
        </w:r>
        <w:r w:rsidR="004958B4" w:rsidRP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>인수업무를</w:delText>
        </w:r>
        <w:r w:rsidR="004958B4" w:rsidRPr="00247BFB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4958B4" w:rsidRP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>통해</w:delText>
        </w:r>
        <w:r w:rsidR="004958B4" w:rsidRPr="00247BFB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4958B4" w:rsidRP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제3자(이하 </w:delText>
        </w:r>
        <w:r w:rsidR="004958B4" w:rsidRPr="00247BFB" w:rsidDel="008B5FAE">
          <w:rPr>
            <w:rFonts w:ascii="HY신명조" w:eastAsia="HY신명조"/>
            <w:color w:val="000000"/>
            <w:sz w:val="21"/>
            <w:szCs w:val="21"/>
          </w:rPr>
          <w:delText>“</w:delText>
        </w:r>
        <w:r w:rsidR="004958B4" w:rsidRP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>인수인</w:delText>
        </w:r>
        <w:r w:rsidR="004958B4" w:rsidRPr="00247BFB" w:rsidDel="008B5FAE">
          <w:rPr>
            <w:rFonts w:ascii="HY신명조" w:eastAsia="HY신명조"/>
            <w:color w:val="000000"/>
            <w:sz w:val="21"/>
            <w:szCs w:val="21"/>
          </w:rPr>
          <w:delText>”</w:delText>
        </w:r>
        <w:r w:rsidR="004958B4" w:rsidRPr="00247BFB" w:rsidDel="008B5FAE">
          <w:rPr>
            <w:rFonts w:ascii="HY신명조" w:eastAsia="HY신명조"/>
            <w:color w:val="000000"/>
            <w:sz w:val="21"/>
            <w:szCs w:val="21"/>
          </w:rPr>
          <w:delText>)</w:delText>
        </w:r>
        <w:r w:rsidR="004958B4" w:rsidRP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>로 하여금 본건 종류주식을 직접 취득</w:delText>
        </w:r>
        <w:r w:rsidR="00D93370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(이하 </w:delText>
        </w:r>
        <w:r w:rsidR="00D93370" w:rsidDel="008B5FAE">
          <w:rPr>
            <w:rFonts w:ascii="HY신명조" w:eastAsia="HY신명조"/>
            <w:color w:val="000000"/>
            <w:sz w:val="21"/>
            <w:szCs w:val="21"/>
          </w:rPr>
          <w:delText>“</w:delText>
        </w:r>
        <w:r w:rsidR="00D93370" w:rsidDel="008B5FAE">
          <w:rPr>
            <w:rFonts w:ascii="HY신명조" w:eastAsia="HY신명조" w:hint="eastAsia"/>
            <w:color w:val="000000"/>
            <w:sz w:val="21"/>
            <w:szCs w:val="21"/>
          </w:rPr>
          <w:delText>인수</w:delText>
        </w:r>
        <w:r w:rsidR="00D93370" w:rsidDel="008B5FAE">
          <w:rPr>
            <w:rFonts w:ascii="HY신명조" w:eastAsia="HY신명조"/>
            <w:color w:val="000000"/>
            <w:sz w:val="21"/>
            <w:szCs w:val="21"/>
          </w:rPr>
          <w:delText>”</w:delText>
        </w:r>
        <w:r w:rsidR="00D93370" w:rsidDel="008B5FAE">
          <w:rPr>
            <w:rFonts w:ascii="HY신명조" w:eastAsia="HY신명조" w:hint="eastAsia"/>
            <w:color w:val="000000"/>
            <w:sz w:val="21"/>
            <w:szCs w:val="21"/>
          </w:rPr>
          <w:delText>)</w:delText>
        </w:r>
        <w:r w:rsidR="004958B4" w:rsidRP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하도록 하는 경우 </w:delText>
        </w:r>
        <w:r w:rsidR="00E50658" w:rsidDel="008B5FAE">
          <w:rPr>
            <w:rFonts w:ascii="HY신명조" w:eastAsia="HY신명조" w:hAnsi="HY신명조" w:hint="eastAsia"/>
            <w:color w:val="000000"/>
            <w:sz w:val="21"/>
            <w:szCs w:val="21"/>
          </w:rPr>
          <w:delText>발행회사의 주주들이 발행</w:delText>
        </w:r>
        <w:r w:rsidR="00E50658" w:rsidRPr="00CF6F10" w:rsidDel="008B5FAE">
          <w:rPr>
            <w:rFonts w:ascii="HY신명조" w:eastAsia="HY신명조" w:hAnsi="HY신명조"/>
            <w:color w:val="000000"/>
            <w:sz w:val="21"/>
            <w:szCs w:val="21"/>
          </w:rPr>
          <w:delText>회사에 대한 출자 및 운영</w:delText>
        </w:r>
        <w:r w:rsidR="00E50658" w:rsidDel="008B5FAE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 등에 관하여</w:delText>
        </w:r>
        <w:r w:rsidR="00E50658" w:rsidRPr="00CF6F10" w:rsidDel="008B5FAE">
          <w:rPr>
            <w:rFonts w:ascii="HY신명조" w:eastAsia="HY신명조" w:hAnsi="HY신명조"/>
            <w:color w:val="000000"/>
            <w:sz w:val="21"/>
            <w:szCs w:val="21"/>
          </w:rPr>
          <w:delText xml:space="preserve"> </w:delText>
        </w:r>
        <w:r w:rsidR="00E50658" w:rsidDel="008B5FAE">
          <w:rPr>
            <w:rFonts w:ascii="HY신명조" w:eastAsia="HY신명조" w:hAnsi="HY신명조" w:hint="eastAsia"/>
            <w:color w:val="000000"/>
            <w:sz w:val="21"/>
            <w:szCs w:val="21"/>
          </w:rPr>
          <w:delText>체결하는 주주간계약</w:delText>
        </w:r>
        <w:r w:rsidR="00C96838" w:rsidDel="008B5FAE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(이하 </w:delText>
        </w:r>
        <w:r w:rsidR="00C96838" w:rsidDel="008B5FAE">
          <w:rPr>
            <w:rFonts w:ascii="HY신명조" w:eastAsia="HY신명조" w:hAnsi="HY신명조"/>
            <w:color w:val="000000"/>
            <w:sz w:val="21"/>
            <w:szCs w:val="21"/>
          </w:rPr>
          <w:delText>“</w:delText>
        </w:r>
        <w:r w:rsidR="00C96838" w:rsidDel="008B5FAE">
          <w:rPr>
            <w:rFonts w:ascii="HY신명조" w:eastAsia="HY신명조" w:hAnsi="HY신명조" w:hint="eastAsia"/>
            <w:color w:val="000000"/>
            <w:sz w:val="21"/>
            <w:szCs w:val="21"/>
          </w:rPr>
          <w:delText>주주간계약</w:delText>
        </w:r>
        <w:r w:rsidR="00C96838" w:rsidDel="008B5FAE">
          <w:rPr>
            <w:rFonts w:ascii="HY신명조" w:eastAsia="HY신명조" w:hAnsi="HY신명조"/>
            <w:color w:val="000000"/>
            <w:sz w:val="21"/>
            <w:szCs w:val="21"/>
          </w:rPr>
          <w:delText>”</w:delText>
        </w:r>
        <w:r w:rsidR="00C96838" w:rsidDel="008B5FAE">
          <w:rPr>
            <w:rFonts w:ascii="HY신명조" w:eastAsia="HY신명조" w:hAnsi="HY신명조" w:hint="eastAsia"/>
            <w:color w:val="000000"/>
            <w:sz w:val="21"/>
            <w:szCs w:val="21"/>
          </w:rPr>
          <w:delText>)</w:delText>
        </w:r>
        <w:r w:rsidR="00E50658" w:rsidDel="008B5FAE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의 체결일(이하 </w:delText>
        </w:r>
        <w:r w:rsidR="00E50658" w:rsidDel="008B5FAE">
          <w:rPr>
            <w:rFonts w:ascii="HY신명조" w:eastAsia="HY신명조" w:hAnsi="HY신명조"/>
            <w:color w:val="000000"/>
            <w:sz w:val="21"/>
            <w:szCs w:val="21"/>
          </w:rPr>
          <w:delText>“</w:delText>
        </w:r>
        <w:r w:rsidR="00E50658" w:rsidDel="008B5FAE">
          <w:rPr>
            <w:rFonts w:ascii="HY신명조" w:eastAsia="HY신명조" w:hAnsi="HY신명조" w:hint="eastAsia"/>
            <w:color w:val="000000"/>
            <w:sz w:val="21"/>
            <w:szCs w:val="21"/>
          </w:rPr>
          <w:delText>주주간계약 체결일</w:delText>
        </w:r>
        <w:r w:rsidR="00E50658" w:rsidDel="008B5FAE">
          <w:rPr>
            <w:rFonts w:ascii="HY신명조" w:eastAsia="HY신명조" w:hAnsi="HY신명조"/>
            <w:color w:val="000000"/>
            <w:sz w:val="21"/>
            <w:szCs w:val="21"/>
          </w:rPr>
          <w:delText>”</w:delText>
        </w:r>
        <w:r w:rsidR="00E50658" w:rsidDel="008B5FAE">
          <w:rPr>
            <w:rFonts w:ascii="HY신명조" w:eastAsia="HY신명조" w:hAnsi="HY신명조" w:hint="eastAsia"/>
            <w:color w:val="000000"/>
            <w:sz w:val="21"/>
            <w:szCs w:val="21"/>
          </w:rPr>
          <w:delText>)까지</w:delText>
        </w:r>
        <w:r w:rsidR="00E50658" w:rsidRP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 </w:delText>
        </w:r>
        <w:r w:rsidR="004958B4" w:rsidRP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>본</w:delText>
        </w:r>
        <w:r w:rsidR="004958B4" w:rsidRPr="00247BFB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4958B4" w:rsidRP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>확약서</w:delText>
        </w:r>
        <w:r w:rsidR="004958B4" w:rsidRPr="00247BFB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4958B4" w:rsidRP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>제3항</w:delText>
        </w:r>
        <w:r w:rsidR="004958B4" w:rsidRPr="00247BFB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4958B4" w:rsidRP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>제</w:delText>
        </w:r>
        <w:r w:rsidR="004958B4" w:rsidRPr="00247BFB" w:rsidDel="008B5FAE">
          <w:rPr>
            <w:rFonts w:ascii="HY신명조" w:eastAsia="HY신명조"/>
            <w:color w:val="000000"/>
            <w:sz w:val="21"/>
            <w:szCs w:val="21"/>
          </w:rPr>
          <w:delText>4</w:delText>
        </w:r>
        <w:r w:rsidR="004958B4" w:rsidRP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호에서 정하는 바에 따른 매도확약서(이하 </w:delText>
        </w:r>
        <w:r w:rsidR="004958B4" w:rsidRPr="00247BFB" w:rsidDel="008B5FAE">
          <w:rPr>
            <w:rFonts w:ascii="HY신명조" w:eastAsia="HY신명조"/>
            <w:color w:val="000000"/>
            <w:sz w:val="21"/>
            <w:szCs w:val="21"/>
          </w:rPr>
          <w:delText>“</w:delText>
        </w:r>
        <w:r w:rsidR="004958B4" w:rsidRP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>매도확약서</w:delText>
        </w:r>
        <w:r w:rsidR="004958B4" w:rsidRPr="00247BFB" w:rsidDel="008B5FAE">
          <w:rPr>
            <w:rFonts w:ascii="HY신명조" w:eastAsia="HY신명조"/>
            <w:color w:val="000000"/>
            <w:sz w:val="21"/>
            <w:szCs w:val="21"/>
          </w:rPr>
          <w:delText>”</w:delText>
        </w:r>
        <w:r w:rsidR="004958B4" w:rsidRPr="00247BFB" w:rsidDel="008B5FAE">
          <w:rPr>
            <w:rFonts w:ascii="HY신명조" w:eastAsia="HY신명조"/>
            <w:color w:val="000000"/>
            <w:sz w:val="21"/>
            <w:szCs w:val="21"/>
          </w:rPr>
          <w:delText>)</w:delText>
        </w:r>
        <w:r w:rsidR="004958B4" w:rsidRP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>를 당사에 제출하는 것을 그 조건으로</w:delText>
        </w:r>
        <w:r w:rsidR="004958B4" w:rsidRPr="00247BFB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4958B4" w:rsidRP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>하여야</w:delText>
        </w:r>
        <w:r w:rsidR="004958B4" w:rsidRPr="00247BFB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4958B4" w:rsidRP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>하고,</w:delText>
        </w:r>
        <w:r w:rsidR="004958B4" w:rsidRPr="00247BFB" w:rsidDel="008B5FAE">
          <w:rPr>
            <w:rFonts w:ascii="HY신명조" w:eastAsia="HY신명조"/>
            <w:color w:val="000000"/>
            <w:sz w:val="21"/>
            <w:szCs w:val="21"/>
          </w:rPr>
          <w:delText xml:space="preserve"> (ii)</w:delText>
        </w:r>
        <w:r w:rsidR="00777811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 귀사가</w:delText>
        </w:r>
        <w:r w:rsidR="004958B4" w:rsidRPr="00247BFB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6326BC" w:rsidRP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직접 취득한 </w:delText>
        </w:r>
        <w:r w:rsidR="00130A34" w:rsidRPr="004958B4" w:rsidDel="008B5FAE">
          <w:rPr>
            <w:rFonts w:ascii="HY신명조" w:eastAsia="HY신명조" w:hint="eastAsia"/>
            <w:color w:val="000000"/>
            <w:sz w:val="21"/>
            <w:szCs w:val="21"/>
          </w:rPr>
          <w:delText>본건</w:delText>
        </w:r>
        <w:r w:rsidR="00130A34" w:rsidRPr="004958B4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4958B4" w:rsidDel="008B5FAE">
          <w:rPr>
            <w:rFonts w:ascii="HY신명조" w:eastAsia="HY신명조" w:hint="eastAsia"/>
            <w:color w:val="000000"/>
            <w:sz w:val="21"/>
            <w:szCs w:val="21"/>
          </w:rPr>
          <w:delText>종류주식의</w:delText>
        </w:r>
        <w:r w:rsidR="00130A34" w:rsidRPr="004958B4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4958B4" w:rsidDel="008B5FAE">
          <w:rPr>
            <w:rFonts w:ascii="HY신명조" w:eastAsia="HY신명조" w:hint="eastAsia"/>
            <w:color w:val="000000"/>
            <w:sz w:val="21"/>
            <w:szCs w:val="21"/>
          </w:rPr>
          <w:delText>전부</w:delText>
        </w:r>
        <w:r w:rsidR="00130A34" w:rsidRPr="004958B4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4958B4" w:rsidDel="008B5FAE">
          <w:rPr>
            <w:rFonts w:ascii="HY신명조" w:eastAsia="HY신명조" w:hint="eastAsia"/>
            <w:color w:val="000000"/>
            <w:sz w:val="21"/>
            <w:szCs w:val="21"/>
          </w:rPr>
          <w:delText>또는</w:delText>
        </w:r>
        <w:r w:rsidR="00130A34" w:rsidRPr="004958B4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4958B4" w:rsidDel="008B5FAE">
          <w:rPr>
            <w:rFonts w:ascii="HY신명조" w:eastAsia="HY신명조" w:hint="eastAsia"/>
            <w:color w:val="000000"/>
            <w:sz w:val="21"/>
            <w:szCs w:val="21"/>
          </w:rPr>
          <w:delText>일부를</w:delText>
        </w:r>
        <w:r w:rsidR="00130A34" w:rsidRPr="004958B4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4958B4" w:rsidDel="008B5FAE">
          <w:rPr>
            <w:rFonts w:ascii="HY신명조" w:eastAsia="HY신명조" w:hint="eastAsia"/>
            <w:color w:val="000000"/>
            <w:sz w:val="21"/>
            <w:szCs w:val="21"/>
          </w:rPr>
          <w:delText>제3자</w:delText>
        </w:r>
        <w:r w:rsidR="006326BC" w:rsidRP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(이하 </w:delText>
        </w:r>
        <w:r w:rsidR="006326BC" w:rsidRPr="00247BFB" w:rsidDel="008B5FAE">
          <w:rPr>
            <w:rFonts w:ascii="HY신명조" w:eastAsia="HY신명조"/>
            <w:color w:val="000000"/>
            <w:sz w:val="21"/>
            <w:szCs w:val="21"/>
          </w:rPr>
          <w:delText>“</w:delText>
        </w:r>
        <w:r w:rsidR="006326BC" w:rsidRP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>양수인</w:delText>
        </w:r>
        <w:r w:rsidR="006326BC" w:rsidRPr="00247BFB" w:rsidDel="008B5FAE">
          <w:rPr>
            <w:rFonts w:ascii="HY신명조" w:eastAsia="HY신명조"/>
            <w:color w:val="000000"/>
            <w:sz w:val="21"/>
            <w:szCs w:val="21"/>
          </w:rPr>
          <w:delText>”</w:delText>
        </w:r>
        <w:r w:rsidR="004958B4" w:rsidDel="008B5FAE">
          <w:rPr>
            <w:rFonts w:ascii="HY신명조" w:eastAsia="HY신명조" w:hint="eastAsia"/>
            <w:color w:val="000000"/>
            <w:sz w:val="21"/>
            <w:szCs w:val="21"/>
          </w:rPr>
          <w:delText>이라 하고,</w:delText>
        </w:r>
        <w:r w:rsidR="004958B4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4958B4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인수인과 양수인을 총칭하여 </w:delText>
        </w:r>
        <w:r w:rsidR="004958B4" w:rsidDel="008B5FAE">
          <w:rPr>
            <w:rFonts w:ascii="HY신명조" w:eastAsia="HY신명조"/>
            <w:color w:val="000000"/>
            <w:sz w:val="21"/>
            <w:szCs w:val="21"/>
          </w:rPr>
          <w:delText>“</w:delText>
        </w:r>
        <w:r w:rsidR="004958B4" w:rsidDel="008B5FAE">
          <w:rPr>
            <w:rFonts w:ascii="HY신명조" w:eastAsia="HY신명조" w:hint="eastAsia"/>
            <w:color w:val="000000"/>
            <w:sz w:val="21"/>
            <w:szCs w:val="21"/>
          </w:rPr>
          <w:delText>본건 종류주식 투자자</w:delText>
        </w:r>
        <w:r w:rsidR="004958B4" w:rsidDel="008B5FAE">
          <w:rPr>
            <w:rFonts w:ascii="HY신명조" w:eastAsia="HY신명조"/>
            <w:color w:val="000000"/>
            <w:sz w:val="21"/>
            <w:szCs w:val="21"/>
          </w:rPr>
          <w:delText>”</w:delText>
        </w:r>
        <w:r w:rsidR="006326BC" w:rsidRPr="00247BFB" w:rsidDel="008B5FAE">
          <w:rPr>
            <w:rFonts w:ascii="HY신명조" w:eastAsia="HY신명조"/>
            <w:color w:val="000000"/>
            <w:sz w:val="21"/>
            <w:szCs w:val="21"/>
          </w:rPr>
          <w:delText>)</w:delText>
        </w:r>
        <w:r w:rsidR="00130A34" w:rsidRPr="004958B4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에게 매각(이하 </w:delText>
        </w:r>
        <w:r w:rsidR="00130A34" w:rsidRPr="004958B4" w:rsidDel="008B5FAE">
          <w:rPr>
            <w:rFonts w:ascii="HY신명조" w:eastAsia="HY신명조"/>
            <w:color w:val="000000"/>
            <w:sz w:val="21"/>
            <w:szCs w:val="21"/>
          </w:rPr>
          <w:delText>“</w:delText>
        </w:r>
        <w:r w:rsidR="006326BC" w:rsidRP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>양수도</w:delText>
        </w:r>
        <w:r w:rsidR="00130A34" w:rsidRPr="004958B4" w:rsidDel="008B5FAE">
          <w:rPr>
            <w:rFonts w:ascii="HY신명조" w:eastAsia="HY신명조"/>
            <w:color w:val="000000"/>
            <w:sz w:val="21"/>
            <w:szCs w:val="21"/>
          </w:rPr>
          <w:delText>”</w:delText>
        </w:r>
        <w:r w:rsidR="00130A34" w:rsidRPr="004958B4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)하는 경우, </w:delText>
        </w:r>
        <w:r w:rsidR="006326BC" w:rsidRP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>양수인으로</w:delText>
        </w:r>
        <w:r w:rsidR="00130A34" w:rsidRPr="004958B4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 하여금 </w:delText>
        </w:r>
        <w:r w:rsidR="006326BC" w:rsidRP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>양수도 거래종결</w:delText>
        </w:r>
        <w:r w:rsidR="00C20E84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 전까지</w:delText>
        </w:r>
        <w:r w:rsidR="006326BC" w:rsidRP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 </w:delText>
        </w:r>
        <w:r w:rsidR="00777811" w:rsidDel="008B5FAE">
          <w:rPr>
            <w:rFonts w:ascii="HY신명조" w:eastAsia="HY신명조" w:hint="eastAsia"/>
            <w:color w:val="000000"/>
            <w:sz w:val="21"/>
            <w:szCs w:val="21"/>
          </w:rPr>
          <w:delText>본 확약서 제3항 제</w:delText>
        </w:r>
        <w:r w:rsid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>4</w:delText>
        </w:r>
        <w:r w:rsidR="00777811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호에서 정한 조건과 동일한 내용의 </w:delText>
        </w:r>
        <w:r w:rsidR="00130A34" w:rsidRPr="004958B4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매도확약서를 당사에 제출하도록 하는 의무를 해당 </w:delText>
        </w:r>
        <w:r w:rsidR="006326BC" w:rsidRP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양수도 </w:delText>
        </w:r>
        <w:r w:rsidR="00130A34" w:rsidRPr="004958B4" w:rsidDel="008B5FAE">
          <w:rPr>
            <w:rFonts w:ascii="HY신명조" w:eastAsia="HY신명조" w:hint="eastAsia"/>
            <w:color w:val="000000"/>
            <w:sz w:val="21"/>
            <w:szCs w:val="21"/>
          </w:rPr>
          <w:delText>계약서에</w:delText>
        </w:r>
        <w:r w:rsidR="00130A34" w:rsidRPr="004958B4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4958B4" w:rsidDel="008B5FAE">
          <w:rPr>
            <w:rFonts w:ascii="HY신명조" w:eastAsia="HY신명조" w:hint="eastAsia"/>
            <w:color w:val="000000"/>
            <w:sz w:val="21"/>
            <w:szCs w:val="21"/>
          </w:rPr>
          <w:delText>명시적으로</w:delText>
        </w:r>
        <w:r w:rsidR="00130A34" w:rsidRPr="004958B4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4958B4" w:rsidDel="008B5FAE">
          <w:rPr>
            <w:rFonts w:ascii="HY신명조" w:eastAsia="HY신명조" w:hint="eastAsia"/>
            <w:color w:val="000000"/>
            <w:sz w:val="21"/>
            <w:szCs w:val="21"/>
          </w:rPr>
          <w:delText>포함시켜야</w:delText>
        </w:r>
        <w:r w:rsidR="00130A34" w:rsidRPr="004958B4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4958B4" w:rsidDel="008B5FAE">
          <w:rPr>
            <w:rFonts w:ascii="HY신명조" w:eastAsia="HY신명조" w:hint="eastAsia"/>
            <w:color w:val="000000"/>
            <w:sz w:val="21"/>
            <w:szCs w:val="21"/>
          </w:rPr>
          <w:delText>합니다.</w:delText>
        </w:r>
        <w:r w:rsidR="004F7ADB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 </w:delText>
        </w:r>
        <w:r w:rsidR="004F7ADB" w:rsidRPr="004F7ADB" w:rsidDel="008B5FAE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delText>[BKL Note: 1종 우선주 매입확약서의 기재 사항과 통일을 위하여 전반적으로 문구를 일부 수정하였습니다.]</w:delText>
        </w:r>
      </w:del>
    </w:p>
    <w:p w14:paraId="731C10EE" w14:textId="77777777" w:rsidR="004C505F" w:rsidRDefault="004C505F" w:rsidP="004C505F">
      <w:pPr>
        <w:spacing w:line="480" w:lineRule="auto"/>
        <w:jc w:val="center"/>
        <w:rPr>
          <w:rFonts w:ascii="HY신명조" w:eastAsia="HY신명조"/>
          <w:color w:val="000000"/>
          <w:sz w:val="21"/>
          <w:szCs w:val="21"/>
        </w:rPr>
      </w:pPr>
    </w:p>
    <w:p w14:paraId="4787EC10" w14:textId="37E1F90C" w:rsidR="004C505F" w:rsidRPr="004C505F" w:rsidRDefault="004C505F" w:rsidP="004C505F">
      <w:pPr>
        <w:spacing w:line="480" w:lineRule="auto"/>
        <w:jc w:val="center"/>
        <w:rPr>
          <w:rFonts w:ascii="HY신명조" w:eastAsia="HY신명조"/>
          <w:color w:val="000000"/>
          <w:sz w:val="21"/>
          <w:szCs w:val="21"/>
        </w:rPr>
      </w:pPr>
      <w:r w:rsidRPr="004C505F">
        <w:rPr>
          <w:rFonts w:ascii="HY신명조" w:eastAsia="HY신명조" w:hint="eastAsia"/>
          <w:color w:val="000000"/>
          <w:sz w:val="21"/>
          <w:szCs w:val="21"/>
        </w:rPr>
        <w:t>- 아 래 -</w:t>
      </w:r>
    </w:p>
    <w:p w14:paraId="4B28BD06" w14:textId="539EE0A6" w:rsidR="004C505F" w:rsidRPr="00CA5358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Cs w:val="20"/>
        </w:rPr>
      </w:pPr>
      <w:r w:rsidRPr="00CA5358">
        <w:rPr>
          <w:rFonts w:ascii="HY신명조" w:eastAsia="HY신명조" w:hint="eastAsia"/>
          <w:color w:val="000000"/>
          <w:szCs w:val="20"/>
        </w:rPr>
        <w:t>1) 발행회사: 주식회사 코크렙제*호위탁관리부동산투자회사</w:t>
      </w:r>
      <w:del w:id="10" w:author="BKL" w:date="2026-09-16T09:41:00Z" w16du:dateUtc="2026-09-16T00:41:00Z">
        <w:r w:rsidRPr="00CA5358" w:rsidDel="008B5FAE">
          <w:rPr>
            <w:rFonts w:ascii="HY신명조" w:eastAsia="HY신명조" w:hint="eastAsia"/>
            <w:color w:val="000000"/>
            <w:szCs w:val="20"/>
          </w:rPr>
          <w:delText xml:space="preserve"> (설립예정)</w:delText>
        </w:r>
      </w:del>
    </w:p>
    <w:p w14:paraId="48D8D488" w14:textId="0F5797E2" w:rsidR="004C505F" w:rsidRPr="00CA5358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Cs w:val="20"/>
        </w:rPr>
      </w:pPr>
      <w:r w:rsidRPr="00CA5358">
        <w:rPr>
          <w:rFonts w:ascii="HY신명조" w:eastAsia="HY신명조" w:hint="eastAsia"/>
          <w:color w:val="000000"/>
          <w:szCs w:val="20"/>
        </w:rPr>
        <w:t>2) 기초자산: 경기도 안양시 동안구 관양동 934 외 2필지 소재 안양물류센터</w:t>
      </w:r>
    </w:p>
    <w:p w14:paraId="415E3D26" w14:textId="27C548D3" w:rsidR="004C505F" w:rsidRPr="00CA5358" w:rsidRDefault="004C505F" w:rsidP="00D93370">
      <w:pPr>
        <w:spacing w:line="360" w:lineRule="auto"/>
        <w:ind w:left="800"/>
        <w:rPr>
          <w:rFonts w:ascii="HY신명조" w:eastAsia="HY신명조"/>
          <w:color w:val="000000"/>
          <w:szCs w:val="20"/>
        </w:rPr>
      </w:pPr>
      <w:r w:rsidRPr="00CA5358">
        <w:rPr>
          <w:rFonts w:ascii="HY신명조" w:eastAsia="HY신명조" w:hint="eastAsia"/>
          <w:color w:val="000000"/>
          <w:szCs w:val="20"/>
        </w:rPr>
        <w:t xml:space="preserve">3) 매입대상 주식: 본건 종류주식 </w:t>
      </w:r>
      <w:del w:id="11" w:author="BKL" w:date="2026-09-16T09:41:00Z" w16du:dateUtc="2026-09-16T00:41:00Z">
        <w:r w:rsidRPr="00CA5358" w:rsidDel="008B5FAE">
          <w:rPr>
            <w:rFonts w:ascii="HY신명조" w:eastAsia="HY신명조" w:hint="eastAsia"/>
            <w:color w:val="000000"/>
            <w:szCs w:val="20"/>
          </w:rPr>
          <w:delText>(제2종종류주식 일체)</w:delText>
        </w:r>
        <w:r w:rsidR="00D93370" w:rsidDel="008B5FAE">
          <w:rPr>
            <w:rFonts w:ascii="HY신명조" w:eastAsia="HY신명조" w:hint="eastAsia"/>
            <w:color w:val="000000"/>
            <w:szCs w:val="20"/>
          </w:rPr>
          <w:delText xml:space="preserve">. </w:delText>
        </w:r>
        <w:r w:rsidR="00D93370" w:rsidRPr="00D93370" w:rsidDel="008B5FAE">
          <w:rPr>
            <w:rFonts w:ascii="HY신명조" w:eastAsia="HY신명조"/>
            <w:color w:val="000000"/>
            <w:szCs w:val="20"/>
          </w:rPr>
          <w:delText xml:space="preserve">단, </w:delText>
        </w:r>
        <w:r w:rsidR="00D93370" w:rsidDel="008B5FAE">
          <w:rPr>
            <w:rFonts w:ascii="HY신명조" w:eastAsia="HY신명조" w:hint="eastAsia"/>
            <w:color w:val="000000"/>
            <w:szCs w:val="20"/>
          </w:rPr>
          <w:delText>본 항에 따른 인수 또는 양수도가 이루어진 경우</w:delText>
        </w:r>
        <w:r w:rsidR="00D93370" w:rsidRPr="00D93370" w:rsidDel="008B5FAE">
          <w:rPr>
            <w:rFonts w:ascii="HY신명조" w:eastAsia="HY신명조"/>
            <w:color w:val="000000"/>
            <w:szCs w:val="20"/>
          </w:rPr>
          <w:delText xml:space="preserve">에는 귀사 및 각 </w:delText>
        </w:r>
        <w:r w:rsidR="0084219C" w:rsidDel="008B5FAE">
          <w:rPr>
            <w:rFonts w:ascii="HY신명조" w:eastAsia="HY신명조" w:hint="eastAsia"/>
            <w:color w:val="000000"/>
            <w:szCs w:val="20"/>
          </w:rPr>
          <w:delText>본건 종류주식 투자자가</w:delText>
        </w:r>
        <w:r w:rsidR="00D93370" w:rsidRPr="00D93370" w:rsidDel="008B5FAE">
          <w:rPr>
            <w:rFonts w:ascii="HY신명조" w:eastAsia="HY신명조"/>
            <w:color w:val="000000"/>
            <w:szCs w:val="20"/>
          </w:rPr>
          <w:delText xml:space="preserve"> 각자 보유하는 본건 종류주식 전부를 의미한다.</w:delText>
        </w:r>
      </w:del>
    </w:p>
    <w:p w14:paraId="575CA92E" w14:textId="45BE1304" w:rsidR="004C505F" w:rsidRPr="00CA5358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Cs w:val="20"/>
        </w:rPr>
      </w:pPr>
      <w:r w:rsidRPr="00CA5358">
        <w:rPr>
          <w:rFonts w:ascii="HY신명조" w:eastAsia="HY신명조" w:hint="eastAsia"/>
          <w:color w:val="000000"/>
          <w:szCs w:val="20"/>
        </w:rPr>
        <w:t xml:space="preserve">4) </w:t>
      </w:r>
      <w:r w:rsidR="004F7ADB">
        <w:rPr>
          <w:rFonts w:ascii="HY신명조" w:eastAsia="HY신명조" w:hint="eastAsia"/>
          <w:color w:val="000000"/>
          <w:szCs w:val="20"/>
        </w:rPr>
        <w:t xml:space="preserve">본건 종류주식의 </w:t>
      </w:r>
      <w:r w:rsidRPr="00CA5358">
        <w:rPr>
          <w:rFonts w:ascii="HY신명조" w:eastAsia="HY신명조" w:hint="eastAsia"/>
          <w:color w:val="000000"/>
          <w:szCs w:val="20"/>
        </w:rPr>
        <w:t>주요 내용: 우선배당률 연 7.5%</w:t>
      </w:r>
    </w:p>
    <w:p w14:paraId="13E19F3E" w14:textId="30AA2F22" w:rsidR="00CA5358" w:rsidRDefault="004C505F" w:rsidP="004C505F">
      <w:pPr>
        <w:spacing w:line="360" w:lineRule="auto"/>
        <w:ind w:left="800"/>
        <w:rPr>
          <w:rFonts w:ascii="HY신명조" w:eastAsia="HY신명조"/>
          <w:color w:val="000000"/>
          <w:szCs w:val="20"/>
        </w:rPr>
      </w:pPr>
      <w:r w:rsidRPr="00CA5358">
        <w:rPr>
          <w:rFonts w:ascii="HY신명조" w:eastAsia="HY신명조" w:hint="eastAsia"/>
          <w:color w:val="000000"/>
          <w:szCs w:val="20"/>
        </w:rPr>
        <w:t>5) 매입</w:t>
      </w:r>
      <w:r w:rsidR="00276E14">
        <w:rPr>
          <w:rFonts w:ascii="HY신명조" w:eastAsia="HY신명조" w:hint="eastAsia"/>
          <w:color w:val="000000"/>
          <w:szCs w:val="20"/>
        </w:rPr>
        <w:t>기한</w:t>
      </w:r>
      <w:r w:rsidRPr="00CA5358">
        <w:rPr>
          <w:rFonts w:ascii="HY신명조" w:eastAsia="HY신명조" w:hint="eastAsia"/>
          <w:color w:val="000000"/>
          <w:szCs w:val="20"/>
        </w:rPr>
        <w:t xml:space="preserve">: 본건 종류주식 </w:t>
      </w:r>
      <w:r w:rsidR="00D013B8">
        <w:rPr>
          <w:rFonts w:ascii="HY신명조" w:eastAsia="HY신명조" w:hint="eastAsia"/>
          <w:color w:val="000000"/>
          <w:szCs w:val="20"/>
        </w:rPr>
        <w:t>발행일로부터</w:t>
      </w:r>
      <w:r w:rsidRPr="00CA5358">
        <w:rPr>
          <w:rFonts w:ascii="HY신명조" w:eastAsia="HY신명조" w:hint="eastAsia"/>
          <w:color w:val="000000"/>
          <w:szCs w:val="20"/>
        </w:rPr>
        <w:t xml:space="preserve"> 12개월이 </w:t>
      </w:r>
      <w:r w:rsidR="003C0D2B">
        <w:rPr>
          <w:rFonts w:ascii="HY신명조" w:eastAsia="HY신명조" w:hint="eastAsia"/>
          <w:color w:val="000000"/>
          <w:szCs w:val="20"/>
        </w:rPr>
        <w:t>되는 달의 본건 종류주식 발행일의 응당일</w:t>
      </w:r>
      <w:r w:rsidR="003C0D2B" w:rsidRPr="003C0D2B">
        <w:rPr>
          <w:rFonts w:ascii="HY신명조" w:eastAsia="HY신명조" w:hint="eastAsia"/>
          <w:color w:val="000000"/>
          <w:szCs w:val="20"/>
        </w:rPr>
        <w:t>(단, 해당일이 영업일이 아닌 경우 그 직후 도래하는 영업일)</w:t>
      </w:r>
      <w:del w:id="12" w:author="BKL" w:date="2026-09-16T09:50:00Z" w16du:dateUtc="2026-09-16T00:50:00Z">
        <w:r w:rsidR="003C0D2B" w:rsidDel="005C0A34">
          <w:rPr>
            <w:rFonts w:ascii="HY신명조" w:eastAsia="HY신명조" w:hint="eastAsia"/>
            <w:color w:val="000000"/>
            <w:szCs w:val="20"/>
          </w:rPr>
          <w:delText>까지의 기간</w:delText>
        </w:r>
      </w:del>
      <w:r w:rsidRPr="00CA5358">
        <w:rPr>
          <w:rFonts w:ascii="HY신명조" w:eastAsia="HY신명조" w:hint="eastAsia"/>
          <w:color w:val="000000"/>
          <w:szCs w:val="20"/>
        </w:rPr>
        <w:t xml:space="preserve"> </w:t>
      </w:r>
    </w:p>
    <w:p w14:paraId="7701EA26" w14:textId="5F94D996" w:rsidR="004C505F" w:rsidRDefault="004C505F" w:rsidP="00D93370">
      <w:pPr>
        <w:spacing w:line="360" w:lineRule="auto"/>
        <w:ind w:left="800"/>
        <w:rPr>
          <w:rFonts w:ascii="HY신명조" w:eastAsia="HY신명조"/>
          <w:color w:val="000000"/>
          <w:szCs w:val="20"/>
        </w:rPr>
      </w:pPr>
      <w:r w:rsidRPr="00CA5358">
        <w:rPr>
          <w:rFonts w:ascii="HY신명조" w:eastAsia="HY신명조" w:hint="eastAsia"/>
          <w:color w:val="000000"/>
          <w:szCs w:val="20"/>
        </w:rPr>
        <w:t xml:space="preserve">6) 매입금액: 금 </w:t>
      </w:r>
      <w:del w:id="13" w:author="BKL" w:date="2026-09-16T09:41:00Z" w16du:dateUtc="2026-09-16T00:41:00Z">
        <w:r w:rsidRPr="00CA5358" w:rsidDel="008B5FAE">
          <w:rPr>
            <w:rFonts w:ascii="HY신명조" w:eastAsia="HY신명조" w:hint="eastAsia"/>
            <w:color w:val="000000"/>
            <w:szCs w:val="20"/>
          </w:rPr>
          <w:delText>50,000,000,000</w:delText>
        </w:r>
      </w:del>
      <w:ins w:id="14" w:author="BKL" w:date="2026-09-16T09:41:00Z" w16du:dateUtc="2026-09-16T00:41:00Z">
        <w:r w:rsidR="008B5FAE">
          <w:rPr>
            <w:rFonts w:ascii="HY신명조" w:eastAsia="HY신명조" w:hint="eastAsia"/>
            <w:color w:val="000000"/>
            <w:szCs w:val="20"/>
          </w:rPr>
          <w:t>[*]</w:t>
        </w:r>
      </w:ins>
      <w:r w:rsidRPr="00CA5358">
        <w:rPr>
          <w:rFonts w:ascii="HY신명조" w:eastAsia="HY신명조" w:hint="eastAsia"/>
          <w:color w:val="000000"/>
          <w:szCs w:val="20"/>
        </w:rPr>
        <w:t>원 (금</w:t>
      </w:r>
      <w:ins w:id="15" w:author="BKL" w:date="2026-09-16T09:41:00Z" w16du:dateUtc="2026-09-16T00:41:00Z">
        <w:r w:rsidR="008B5FAE">
          <w:rPr>
            <w:rFonts w:ascii="HY신명조" w:eastAsia="HY신명조" w:hint="eastAsia"/>
            <w:color w:val="000000"/>
            <w:szCs w:val="20"/>
          </w:rPr>
          <w:t>[*]</w:t>
        </w:r>
      </w:ins>
      <w:del w:id="16" w:author="BKL" w:date="2026-09-16T09:41:00Z" w16du:dateUtc="2026-09-16T00:41:00Z">
        <w:r w:rsidRPr="00CA5358" w:rsidDel="008B5FAE">
          <w:rPr>
            <w:rFonts w:ascii="HY신명조" w:eastAsia="HY신명조" w:hint="eastAsia"/>
            <w:color w:val="000000"/>
            <w:szCs w:val="20"/>
          </w:rPr>
          <w:delText>오백억</w:delText>
        </w:r>
      </w:del>
      <w:r w:rsidRPr="00CA5358">
        <w:rPr>
          <w:rFonts w:ascii="HY신명조" w:eastAsia="HY신명조" w:hint="eastAsia"/>
          <w:color w:val="000000"/>
          <w:szCs w:val="20"/>
        </w:rPr>
        <w:t>원)</w:t>
      </w:r>
      <w:r w:rsidR="00D93370" w:rsidRPr="00D93370">
        <w:rPr>
          <w:rFonts w:ascii="HY신명조" w:eastAsia="HY신명조"/>
          <w:color w:val="000000"/>
          <w:szCs w:val="20"/>
        </w:rPr>
        <w:t>, 즉 본건 종류주식 1주당 금 [</w:t>
      </w:r>
      <w:r w:rsidR="00E50658">
        <w:rPr>
          <w:rFonts w:ascii="HY신명조" w:eastAsia="HY신명조" w:hint="eastAsia"/>
          <w:color w:val="000000"/>
          <w:szCs w:val="20"/>
        </w:rPr>
        <w:t>25</w:t>
      </w:r>
      <w:r w:rsidR="00D93370" w:rsidRPr="00D93370">
        <w:rPr>
          <w:rFonts w:ascii="HY신명조" w:eastAsia="HY신명조"/>
          <w:color w:val="000000"/>
          <w:szCs w:val="20"/>
        </w:rPr>
        <w:t>,000]원</w:t>
      </w:r>
      <w:r w:rsidR="004F7ADB">
        <w:rPr>
          <w:rFonts w:ascii="HY신명조" w:eastAsia="HY신명조" w:hAnsi="HY신명조" w:hint="eastAsia"/>
          <w:color w:val="000000"/>
          <w:szCs w:val="20"/>
        </w:rPr>
        <w:t>(금이만오천원)</w:t>
      </w:r>
      <w:r w:rsidR="00D93370" w:rsidRPr="00D93370">
        <w:rPr>
          <w:rFonts w:ascii="HY신명조" w:eastAsia="HY신명조"/>
          <w:color w:val="000000"/>
          <w:szCs w:val="20"/>
        </w:rPr>
        <w:t xml:space="preserve">. </w:t>
      </w:r>
      <w:del w:id="17" w:author="BKL" w:date="2026-09-16T09:42:00Z" w16du:dateUtc="2026-09-16T00:42:00Z">
        <w:r w:rsidR="00D93370" w:rsidRPr="00D93370" w:rsidDel="008B5FAE">
          <w:rPr>
            <w:rFonts w:ascii="HY신명조" w:eastAsia="HY신명조"/>
            <w:color w:val="000000"/>
            <w:szCs w:val="20"/>
          </w:rPr>
          <w:delText xml:space="preserve">단, </w:delText>
        </w:r>
        <w:r w:rsidR="00D93370" w:rsidDel="008B5FAE">
          <w:rPr>
            <w:rFonts w:ascii="HY신명조" w:eastAsia="HY신명조" w:hint="eastAsia"/>
            <w:color w:val="000000"/>
            <w:szCs w:val="20"/>
          </w:rPr>
          <w:delText>본 항에 따른 인수 또는 양수도가</w:delText>
        </w:r>
        <w:r w:rsidR="00D93370" w:rsidRPr="00D93370" w:rsidDel="008B5FAE">
          <w:rPr>
            <w:rFonts w:ascii="HY신명조" w:eastAsia="HY신명조"/>
            <w:color w:val="000000"/>
            <w:szCs w:val="20"/>
          </w:rPr>
          <w:delText xml:space="preserve"> 이루어진 경우 귀사 </w:delText>
        </w:r>
        <w:r w:rsidR="00D93370" w:rsidRPr="00D93370" w:rsidDel="008B5FAE">
          <w:rPr>
            <w:rFonts w:ascii="HY신명조" w:eastAsia="HY신명조"/>
            <w:color w:val="000000"/>
            <w:szCs w:val="20"/>
          </w:rPr>
          <w:lastRenderedPageBreak/>
          <w:delText xml:space="preserve">및 각 </w:delText>
        </w:r>
        <w:r w:rsidR="0084219C" w:rsidDel="008B5FAE">
          <w:rPr>
            <w:rFonts w:ascii="HY신명조" w:eastAsia="HY신명조" w:hint="eastAsia"/>
            <w:color w:val="000000"/>
            <w:szCs w:val="20"/>
          </w:rPr>
          <w:delText>본건 종류주식 투자자</w:delText>
        </w:r>
        <w:r w:rsidR="00D93370" w:rsidRPr="00D93370" w:rsidDel="008B5FAE">
          <w:rPr>
            <w:rFonts w:ascii="HY신명조" w:eastAsia="HY신명조"/>
            <w:color w:val="000000"/>
            <w:szCs w:val="20"/>
          </w:rPr>
          <w:delText>에 대한 매입금액은 위 1주당 매입금액에 각자가 보유하는 본건 종류주식의 수를 곱한 금액으로 한다.</w:delText>
        </w:r>
      </w:del>
    </w:p>
    <w:p w14:paraId="459A369D" w14:textId="617E3EA4" w:rsidR="00A47449" w:rsidRPr="00CA5358" w:rsidRDefault="00A47449" w:rsidP="004C505F">
      <w:pPr>
        <w:spacing w:line="360" w:lineRule="auto"/>
        <w:ind w:firstLine="800"/>
        <w:rPr>
          <w:rFonts w:ascii="HY신명조" w:eastAsia="HY신명조"/>
          <w:color w:val="000000"/>
          <w:szCs w:val="20"/>
        </w:rPr>
      </w:pPr>
      <w:r>
        <w:rPr>
          <w:rFonts w:ascii="HY신명조" w:eastAsia="HY신명조" w:hint="eastAsia"/>
          <w:color w:val="000000"/>
          <w:szCs w:val="20"/>
        </w:rPr>
        <w:t xml:space="preserve">7) 기타 본건 매입의 구체적인 사항은 </w:t>
      </w:r>
      <w:ins w:id="18" w:author="BKL" w:date="2026-09-16T09:42:00Z" w16du:dateUtc="2026-09-16T00:42:00Z">
        <w:r w:rsidR="008B5FAE">
          <w:rPr>
            <w:rFonts w:ascii="HY신명조" w:eastAsia="HY신명조" w:hAnsi="HY신명조" w:hint="eastAsia"/>
            <w:color w:val="000000"/>
            <w:szCs w:val="20"/>
          </w:rPr>
          <w:t xml:space="preserve">발행회사의 주주들이 </w:t>
        </w:r>
        <w:r w:rsidR="008B5FAE" w:rsidRPr="00752AF3">
          <w:rPr>
            <w:rFonts w:ascii="HY신명조" w:eastAsia="HY신명조" w:hAnsi="HY신명조"/>
            <w:color w:val="000000"/>
            <w:szCs w:val="20"/>
          </w:rPr>
          <w:t>발행회사에 대한 출자 및 운영 등에 관하여 체결하는 주주간계약</w:t>
        </w:r>
        <w:r w:rsidR="008B5FAE">
          <w:rPr>
            <w:rFonts w:ascii="HY신명조" w:eastAsia="HY신명조" w:hAnsi="HY신명조" w:hint="eastAsia"/>
            <w:color w:val="000000"/>
            <w:szCs w:val="20"/>
          </w:rPr>
          <w:t xml:space="preserve">(이하 </w:t>
        </w:r>
        <w:r w:rsidR="008B5FAE">
          <w:rPr>
            <w:rFonts w:ascii="HY신명조" w:eastAsia="HY신명조" w:hAnsi="HY신명조"/>
            <w:color w:val="000000"/>
            <w:szCs w:val="20"/>
          </w:rPr>
          <w:t>“</w:t>
        </w:r>
      </w:ins>
      <w:r w:rsidR="00C96838">
        <w:rPr>
          <w:rFonts w:ascii="HY신명조" w:eastAsia="HY신명조" w:hAnsi="HY신명조" w:hint="eastAsia"/>
          <w:color w:val="000000"/>
          <w:szCs w:val="20"/>
        </w:rPr>
        <w:t>주주간계약</w:t>
      </w:r>
      <w:ins w:id="19" w:author="BKL" w:date="2026-09-16T09:42:00Z" w16du:dateUtc="2026-09-16T00:42:00Z">
        <w:r w:rsidR="008B5FAE">
          <w:rPr>
            <w:rFonts w:ascii="HY신명조" w:eastAsia="HY신명조" w:hAnsi="HY신명조"/>
            <w:color w:val="000000"/>
            <w:szCs w:val="20"/>
          </w:rPr>
          <w:t>”</w:t>
        </w:r>
        <w:r w:rsidR="008B5FAE">
          <w:rPr>
            <w:rFonts w:ascii="HY신명조" w:eastAsia="HY신명조" w:hAnsi="HY신명조" w:hint="eastAsia"/>
            <w:color w:val="000000"/>
            <w:szCs w:val="20"/>
          </w:rPr>
          <w:t>)</w:t>
        </w:r>
      </w:ins>
      <w:r w:rsidR="00C96838">
        <w:rPr>
          <w:rFonts w:ascii="HY신명조" w:eastAsia="HY신명조" w:hAnsi="HY신명조" w:hint="eastAsia"/>
          <w:color w:val="000000"/>
          <w:szCs w:val="20"/>
        </w:rPr>
        <w:t xml:space="preserve">에 따르며, 본건 매입과 관련하여 본 확약의 내용과 주주간계약의 내용이 상충하는 경우에는 주주간계약의 내용을 우선하여 적용하되, 주주간계약에도 정하지 아니한 사항은 </w:t>
      </w:r>
      <w:r>
        <w:rPr>
          <w:rFonts w:ascii="HY신명조" w:eastAsia="HY신명조" w:hint="eastAsia"/>
          <w:color w:val="000000"/>
          <w:szCs w:val="20"/>
        </w:rPr>
        <w:t>당사자간 합의로 결정한다.</w:t>
      </w:r>
    </w:p>
    <w:p w14:paraId="1F80BBCD" w14:textId="3D58E3F9" w:rsidR="004C505F" w:rsidRPr="004C505F" w:rsidRDefault="004C505F" w:rsidP="004C505F">
      <w:pPr>
        <w:spacing w:line="360" w:lineRule="auto"/>
        <w:rPr>
          <w:rFonts w:ascii="HY신명조" w:eastAsia="HY신명조"/>
          <w:color w:val="000000"/>
          <w:sz w:val="21"/>
          <w:szCs w:val="21"/>
        </w:rPr>
      </w:pPr>
    </w:p>
    <w:p w14:paraId="28B17506" w14:textId="6A5B09AE" w:rsidR="004C505F" w:rsidRPr="004C505F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4C505F">
        <w:rPr>
          <w:rFonts w:ascii="HY신명조" w:eastAsia="HY신명조" w:hint="eastAsia"/>
          <w:color w:val="000000"/>
          <w:sz w:val="21"/>
          <w:szCs w:val="21"/>
        </w:rPr>
        <w:t>3. 매입확약의 선행조건: 당사의 본건 매입에 대한 확약은 다음의 선행조건이 모두 충족되는 것을 전제로 그 효력이 발생합니다.</w:t>
      </w:r>
      <w:r w:rsidR="00255166">
        <w:rPr>
          <w:rFonts w:ascii="HY신명조" w:eastAsia="HY신명조"/>
          <w:color w:val="000000"/>
          <w:sz w:val="21"/>
          <w:szCs w:val="21"/>
        </w:rPr>
        <w:t xml:space="preserve"> </w:t>
      </w:r>
      <w:del w:id="20" w:author="BKL" w:date="2026-09-16T09:50:00Z" w16du:dateUtc="2026-09-16T00:50:00Z">
        <w:r w:rsidR="00255166" w:rsidDel="005C0A34">
          <w:rPr>
            <w:rFonts w:ascii="HY신명조" w:eastAsia="HY신명조" w:hint="eastAsia"/>
            <w:color w:val="000000"/>
            <w:sz w:val="21"/>
            <w:szCs w:val="21"/>
          </w:rPr>
          <w:delText>명확히 하기 위하여 부연하면,</w:delText>
        </w:r>
        <w:r w:rsidR="00255166" w:rsidDel="005C0A34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</w:del>
      <w:del w:id="21" w:author="BKL" w:date="2026-09-16T09:42:00Z" w16du:dateUtc="2026-09-16T00:42:00Z">
        <w:r w:rsidR="00255166" w:rsidDel="008B5FAE">
          <w:rPr>
            <w:rFonts w:ascii="HY신명조" w:eastAsia="HY신명조" w:hint="eastAsia"/>
            <w:color w:val="000000"/>
            <w:sz w:val="21"/>
            <w:szCs w:val="21"/>
          </w:rPr>
          <w:delText>귀사 및</w:delText>
        </w:r>
        <w:r w:rsidR="00255166" w:rsidDel="008B5FAE">
          <w:rPr>
            <w:rFonts w:ascii="HY신명조" w:eastAsia="HY신명조"/>
            <w:color w:val="000000"/>
            <w:sz w:val="21"/>
            <w:szCs w:val="21"/>
          </w:rPr>
          <w:delText>/</w:delText>
        </w:r>
        <w:r w:rsidR="00255166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또는 </w:delText>
        </w:r>
        <w:r w:rsidR="004958B4" w:rsidDel="008B5FAE">
          <w:rPr>
            <w:rFonts w:ascii="HY신명조" w:eastAsia="HY신명조" w:hint="eastAsia"/>
            <w:color w:val="000000"/>
            <w:sz w:val="21"/>
            <w:szCs w:val="21"/>
          </w:rPr>
          <w:delText>본건 종류주식 투자자</w:delText>
        </w:r>
        <w:r w:rsidR="00255166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0C3C79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중 </w:delText>
        </w:r>
        <w:r w:rsidR="00255166" w:rsidDel="008B5FAE">
          <w:rPr>
            <w:rFonts w:ascii="HY신명조" w:eastAsia="HY신명조" w:hint="eastAsia"/>
            <w:color w:val="000000"/>
            <w:sz w:val="21"/>
            <w:szCs w:val="21"/>
          </w:rPr>
          <w:delText>일부만이</w:delText>
        </w:r>
        <w:r w:rsidR="00255166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255166" w:rsidDel="008B5FAE">
          <w:rPr>
            <w:rFonts w:ascii="HY신명조" w:eastAsia="HY신명조" w:hint="eastAsia"/>
            <w:color w:val="000000"/>
            <w:sz w:val="21"/>
            <w:szCs w:val="21"/>
          </w:rPr>
          <w:delText>다음의 선행조건을 충족하는 경우,</w:delText>
        </w:r>
        <w:r w:rsidR="000C3C79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0C3C79" w:rsidDel="008B5FAE">
          <w:rPr>
            <w:rFonts w:ascii="HY신명조" w:eastAsia="HY신명조" w:hint="eastAsia"/>
            <w:color w:val="000000"/>
            <w:sz w:val="21"/>
            <w:szCs w:val="21"/>
          </w:rPr>
          <w:delText>선행조건을 충족한 귀사 및/또는 본건 종류주식 투자자가 소유한 본건</w:delText>
        </w:r>
        <w:r w:rsidR="000C3C79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0C3C79" w:rsidDel="008B5FAE">
          <w:rPr>
            <w:rFonts w:ascii="HY신명조" w:eastAsia="HY신명조" w:hint="eastAsia"/>
            <w:color w:val="000000"/>
            <w:sz w:val="21"/>
            <w:szCs w:val="21"/>
          </w:rPr>
          <w:delText>종류주식에 한하여</w:delText>
        </w:r>
        <w:r w:rsidR="000C3C79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0C3C79" w:rsidDel="008B5FAE">
          <w:rPr>
            <w:rFonts w:ascii="HY신명조" w:eastAsia="HY신명조" w:hint="eastAsia"/>
            <w:color w:val="000000"/>
            <w:sz w:val="21"/>
            <w:szCs w:val="21"/>
          </w:rPr>
          <w:delText>본 선행조건이 충족된 것으로 봅니다.</w:delText>
        </w:r>
      </w:del>
    </w:p>
    <w:p w14:paraId="3AE340F2" w14:textId="77777777" w:rsidR="004C505F" w:rsidRPr="004C505F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7BC7E96C" w14:textId="22F109BB" w:rsidR="004C505F" w:rsidRPr="00D632CC" w:rsidRDefault="004C505F" w:rsidP="00B018F8">
      <w:pPr>
        <w:pStyle w:val="a6"/>
        <w:numPr>
          <w:ilvl w:val="0"/>
          <w:numId w:val="18"/>
        </w:numPr>
        <w:spacing w:line="360" w:lineRule="auto"/>
        <w:ind w:leftChars="0"/>
        <w:rPr>
          <w:rFonts w:ascii="HY신명조" w:eastAsia="HY신명조"/>
          <w:color w:val="000000"/>
          <w:sz w:val="21"/>
          <w:szCs w:val="21"/>
        </w:rPr>
      </w:pPr>
      <w:r w:rsidRPr="00D632CC">
        <w:rPr>
          <w:rFonts w:ascii="HY신명조" w:eastAsia="HY신명조" w:hint="eastAsia"/>
          <w:color w:val="000000"/>
          <w:sz w:val="21"/>
          <w:szCs w:val="21"/>
        </w:rPr>
        <w:t xml:space="preserve">발행회사가 부동산투자회사법 등 관련 법령에 따라 적법하게 영업인가를 득하고, 기초자산인 안양물류센터의 소유권을 </w:t>
      </w:r>
      <w:r w:rsidR="004F7ADB">
        <w:rPr>
          <w:rFonts w:ascii="HY신명조" w:eastAsia="HY신명조" w:hint="eastAsia"/>
          <w:color w:val="000000"/>
          <w:sz w:val="21"/>
          <w:szCs w:val="21"/>
        </w:rPr>
        <w:t>적법</w:t>
      </w:r>
      <w:r w:rsidRPr="00D632CC">
        <w:rPr>
          <w:rFonts w:ascii="HY신명조" w:eastAsia="HY신명조" w:hint="eastAsia"/>
          <w:color w:val="000000"/>
          <w:sz w:val="21"/>
          <w:szCs w:val="21"/>
        </w:rPr>
        <w:t>하게 취득</w:t>
      </w:r>
      <w:r w:rsidR="00D632CC">
        <w:rPr>
          <w:rFonts w:ascii="HY신명조" w:eastAsia="HY신명조" w:hint="eastAsia"/>
          <w:color w:val="000000"/>
          <w:sz w:val="21"/>
          <w:szCs w:val="21"/>
        </w:rPr>
        <w:t>하고 사용에 문제가 없을</w:t>
      </w:r>
      <w:r w:rsidRPr="00D632CC">
        <w:rPr>
          <w:rFonts w:ascii="HY신명조" w:eastAsia="HY신명조" w:hint="eastAsia"/>
          <w:color w:val="000000"/>
          <w:sz w:val="21"/>
          <w:szCs w:val="21"/>
        </w:rPr>
        <w:t xml:space="preserve"> 것.</w:t>
      </w:r>
    </w:p>
    <w:p w14:paraId="5D95F0D9" w14:textId="63BBF0FF" w:rsidR="004C505F" w:rsidRPr="00574CD6" w:rsidRDefault="003C0D2B" w:rsidP="004C505F">
      <w:pPr>
        <w:pStyle w:val="a6"/>
        <w:numPr>
          <w:ilvl w:val="0"/>
          <w:numId w:val="18"/>
        </w:numPr>
        <w:spacing w:line="360" w:lineRule="auto"/>
        <w:ind w:leftChars="0"/>
        <w:rPr>
          <w:rFonts w:ascii="HY신명조" w:eastAsia="HY신명조"/>
          <w:color w:val="000000"/>
          <w:sz w:val="21"/>
          <w:szCs w:val="21"/>
        </w:rPr>
      </w:pPr>
      <w:r>
        <w:rPr>
          <w:rFonts w:ascii="HY신명조" w:eastAsia="HY신명조" w:hint="eastAsia"/>
          <w:color w:val="000000"/>
          <w:sz w:val="21"/>
          <w:szCs w:val="21"/>
        </w:rPr>
        <w:t>귀사</w:t>
      </w:r>
      <w:del w:id="22" w:author="BKL" w:date="2026-09-16T09:42:00Z" w16du:dateUtc="2026-09-16T00:42:00Z">
        <w:r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 </w:delText>
        </w:r>
        <w:r w:rsidR="00015295" w:rsidDel="008B5FAE">
          <w:rPr>
            <w:rFonts w:ascii="HY신명조" w:eastAsia="HY신명조" w:hint="eastAsia"/>
            <w:color w:val="000000"/>
            <w:sz w:val="21"/>
            <w:szCs w:val="21"/>
          </w:rPr>
          <w:delText>및</w:delText>
        </w:r>
        <w:r w:rsidR="00327A8D" w:rsidDel="008B5FAE">
          <w:rPr>
            <w:rFonts w:ascii="HY신명조" w:eastAsia="HY신명조" w:hint="eastAsia"/>
            <w:color w:val="000000"/>
            <w:sz w:val="21"/>
            <w:szCs w:val="21"/>
          </w:rPr>
          <w:delText>/또는</w:delText>
        </w:r>
        <w:r w:rsidR="000C3C79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0C3C79" w:rsidDel="008B5FAE">
          <w:rPr>
            <w:rFonts w:ascii="HY신명조" w:eastAsia="HY신명조" w:hint="eastAsia"/>
            <w:color w:val="000000"/>
            <w:sz w:val="21"/>
            <w:szCs w:val="21"/>
          </w:rPr>
          <w:delText>본건 종류주식 투자자</w:delText>
        </w:r>
      </w:del>
      <w:r>
        <w:rPr>
          <w:rFonts w:ascii="HY신명조" w:eastAsia="HY신명조" w:hint="eastAsia"/>
          <w:color w:val="000000"/>
          <w:sz w:val="21"/>
          <w:szCs w:val="21"/>
        </w:rPr>
        <w:t>가</w:t>
      </w:r>
      <w:r w:rsidR="004C505F" w:rsidRPr="00574CD6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>
        <w:rPr>
          <w:rFonts w:ascii="HY신명조" w:eastAsia="HY신명조" w:hint="eastAsia"/>
          <w:color w:val="000000"/>
          <w:sz w:val="21"/>
          <w:szCs w:val="21"/>
        </w:rPr>
        <w:t xml:space="preserve">본건 종류주식을 </w:t>
      </w:r>
      <w:r w:rsidR="004C505F" w:rsidRPr="00574CD6">
        <w:rPr>
          <w:rFonts w:ascii="HY신명조" w:eastAsia="HY신명조" w:hint="eastAsia"/>
          <w:color w:val="000000"/>
          <w:sz w:val="21"/>
          <w:szCs w:val="21"/>
        </w:rPr>
        <w:t>적법하게 취득하여 이에 대한 완전한 소유권을 확보하고 있을 것.</w:t>
      </w:r>
    </w:p>
    <w:p w14:paraId="79B89C82" w14:textId="77777777" w:rsidR="004C505F" w:rsidRPr="00574CD6" w:rsidRDefault="004C505F" w:rsidP="004C505F">
      <w:pPr>
        <w:pStyle w:val="a6"/>
        <w:numPr>
          <w:ilvl w:val="0"/>
          <w:numId w:val="18"/>
        </w:numPr>
        <w:spacing w:line="360" w:lineRule="auto"/>
        <w:ind w:leftChars="0"/>
        <w:rPr>
          <w:rFonts w:ascii="HY신명조" w:eastAsia="HY신명조"/>
          <w:color w:val="000000"/>
          <w:sz w:val="21"/>
          <w:szCs w:val="21"/>
        </w:rPr>
      </w:pPr>
      <w:r w:rsidRPr="00574CD6">
        <w:rPr>
          <w:rFonts w:ascii="HY신명조" w:eastAsia="HY신명조" w:hint="eastAsia"/>
          <w:color w:val="000000"/>
          <w:sz w:val="21"/>
          <w:szCs w:val="21"/>
        </w:rPr>
        <w:t>본건 종류주식에 대하여 제3자의 질권, 가압류, 가처분을 포함한 어떠한 제한물권 등의 부담이 설정되어 있지 않을 것.</w:t>
      </w:r>
    </w:p>
    <w:p w14:paraId="737E8FB9" w14:textId="46B1972D" w:rsidR="004C505F" w:rsidRPr="00574CD6" w:rsidRDefault="003E1BC4" w:rsidP="004C505F">
      <w:pPr>
        <w:pStyle w:val="a6"/>
        <w:numPr>
          <w:ilvl w:val="0"/>
          <w:numId w:val="18"/>
        </w:numPr>
        <w:spacing w:line="360" w:lineRule="auto"/>
        <w:ind w:leftChars="0"/>
        <w:rPr>
          <w:rFonts w:ascii="HY신명조" w:eastAsia="HY신명조"/>
          <w:color w:val="000000"/>
          <w:sz w:val="21"/>
          <w:szCs w:val="21"/>
        </w:rPr>
      </w:pPr>
      <w:r w:rsidRPr="00574CD6">
        <w:rPr>
          <w:rFonts w:ascii="HY신명조" w:eastAsia="HY신명조" w:hint="eastAsia"/>
          <w:color w:val="000000"/>
          <w:sz w:val="21"/>
          <w:szCs w:val="21"/>
        </w:rPr>
        <w:t xml:space="preserve">상기 </w:t>
      </w:r>
      <w:r w:rsidR="00120C92">
        <w:rPr>
          <w:rFonts w:ascii="HY신명조" w:eastAsia="HY신명조" w:hint="eastAsia"/>
          <w:color w:val="000000"/>
          <w:sz w:val="21"/>
          <w:szCs w:val="21"/>
        </w:rPr>
        <w:t>제2항</w:t>
      </w:r>
      <w:r w:rsidR="00FE53C2">
        <w:rPr>
          <w:rFonts w:ascii="HY신명조" w:eastAsia="HY신명조" w:hint="eastAsia"/>
          <w:color w:val="000000"/>
          <w:sz w:val="21"/>
          <w:szCs w:val="21"/>
        </w:rPr>
        <w:t xml:space="preserve">기재 </w:t>
      </w:r>
      <w:r w:rsidR="00BF398C">
        <w:rPr>
          <w:rFonts w:ascii="HY신명조" w:eastAsia="HY신명조" w:hint="eastAsia"/>
          <w:color w:val="000000"/>
          <w:sz w:val="21"/>
          <w:szCs w:val="21"/>
        </w:rPr>
        <w:t>조건과</w:t>
      </w:r>
      <w:r w:rsidR="004C505F" w:rsidRPr="00574CD6">
        <w:rPr>
          <w:rFonts w:ascii="HY신명조" w:eastAsia="HY신명조" w:hint="eastAsia"/>
          <w:color w:val="000000"/>
          <w:sz w:val="21"/>
          <w:szCs w:val="21"/>
        </w:rPr>
        <w:t xml:space="preserve"> 동일한 조건</w:t>
      </w:r>
      <w:r w:rsidR="00BF398C">
        <w:rPr>
          <w:rFonts w:ascii="HY신명조" w:eastAsia="HY신명조" w:hint="eastAsia"/>
          <w:color w:val="000000"/>
          <w:sz w:val="21"/>
          <w:szCs w:val="21"/>
        </w:rPr>
        <w:t>(단,</w:t>
      </w:r>
      <w:r w:rsidR="00BF398C">
        <w:rPr>
          <w:rFonts w:ascii="HY신명조" w:eastAsia="HY신명조"/>
          <w:color w:val="000000"/>
          <w:sz w:val="21"/>
          <w:szCs w:val="21"/>
        </w:rPr>
        <w:t xml:space="preserve"> </w:t>
      </w:r>
      <w:r w:rsidR="00BF398C">
        <w:rPr>
          <w:rFonts w:ascii="HY신명조" w:eastAsia="HY신명조" w:hint="eastAsia"/>
          <w:color w:val="000000"/>
          <w:sz w:val="21"/>
          <w:szCs w:val="21"/>
        </w:rPr>
        <w:t>매도기한은 당사</w:t>
      </w:r>
      <w:r w:rsidR="00120C92">
        <w:rPr>
          <w:rFonts w:ascii="HY신명조" w:eastAsia="HY신명조" w:hint="eastAsia"/>
          <w:color w:val="000000"/>
          <w:sz w:val="21"/>
          <w:szCs w:val="21"/>
        </w:rPr>
        <w:t>가</w:t>
      </w:r>
      <w:r w:rsidR="00BF398C">
        <w:rPr>
          <w:rFonts w:ascii="HY신명조" w:eastAsia="HY신명조" w:hint="eastAsia"/>
          <w:color w:val="000000"/>
          <w:sz w:val="21"/>
          <w:szCs w:val="21"/>
        </w:rPr>
        <w:t xml:space="preserve"> 매도</w:t>
      </w:r>
      <w:r w:rsidR="00120C92">
        <w:rPr>
          <w:rFonts w:ascii="HY신명조" w:eastAsia="HY신명조" w:hint="eastAsia"/>
          <w:color w:val="000000"/>
          <w:sz w:val="21"/>
          <w:szCs w:val="21"/>
        </w:rPr>
        <w:t>를 요청하는</w:t>
      </w:r>
      <w:r w:rsidR="00BF398C">
        <w:rPr>
          <w:rFonts w:ascii="HY신명조" w:eastAsia="HY신명조" w:hint="eastAsia"/>
          <w:color w:val="000000"/>
          <w:sz w:val="21"/>
          <w:szCs w:val="21"/>
        </w:rPr>
        <w:t xml:space="preserve"> 날로부터 </w:t>
      </w:r>
      <w:r w:rsidR="00BF398C">
        <w:rPr>
          <w:rFonts w:ascii="HY신명조" w:eastAsia="HY신명조"/>
          <w:color w:val="000000"/>
          <w:sz w:val="21"/>
          <w:szCs w:val="21"/>
        </w:rPr>
        <w:t>[*]</w:t>
      </w:r>
      <w:r w:rsidR="00BF398C">
        <w:rPr>
          <w:rFonts w:ascii="HY신명조" w:eastAsia="HY신명조" w:hint="eastAsia"/>
          <w:color w:val="000000"/>
          <w:sz w:val="21"/>
          <w:szCs w:val="21"/>
        </w:rPr>
        <w:t>일까지의 기간</w:t>
      </w:r>
      <w:r w:rsidR="004E37C4">
        <w:rPr>
          <w:rFonts w:ascii="HY신명조" w:eastAsia="HY신명조" w:hint="eastAsia"/>
          <w:color w:val="000000"/>
          <w:sz w:val="21"/>
          <w:szCs w:val="21"/>
        </w:rPr>
        <w:t>을 의미하며, 매입금액은 매도금액을 의미함</w:t>
      </w:r>
      <w:r w:rsidR="00BF398C">
        <w:rPr>
          <w:rFonts w:ascii="HY신명조" w:eastAsia="HY신명조" w:hint="eastAsia"/>
          <w:color w:val="000000"/>
          <w:sz w:val="21"/>
          <w:szCs w:val="21"/>
        </w:rPr>
        <w:t>)</w:t>
      </w:r>
      <w:r w:rsidR="004C505F" w:rsidRPr="00574CD6">
        <w:rPr>
          <w:rFonts w:ascii="HY신명조" w:eastAsia="HY신명조" w:hint="eastAsia"/>
          <w:color w:val="000000"/>
          <w:sz w:val="21"/>
          <w:szCs w:val="21"/>
        </w:rPr>
        <w:t>으로 본건 종류주식을 당사에 매도하</w:t>
      </w:r>
      <w:r w:rsidR="00BF398C">
        <w:rPr>
          <w:rFonts w:ascii="HY신명조" w:eastAsia="HY신명조" w:hint="eastAsia"/>
          <w:color w:val="000000"/>
          <w:sz w:val="21"/>
          <w:szCs w:val="21"/>
        </w:rPr>
        <w:t>기로 하</w:t>
      </w:r>
      <w:r w:rsidR="004C505F" w:rsidRPr="00574CD6">
        <w:rPr>
          <w:rFonts w:ascii="HY신명조" w:eastAsia="HY신명조" w:hint="eastAsia"/>
          <w:color w:val="000000"/>
          <w:sz w:val="21"/>
          <w:szCs w:val="21"/>
        </w:rPr>
        <w:t>는 내용의 귀사</w:t>
      </w:r>
      <w:del w:id="23" w:author="BKL" w:date="2026-09-16T09:42:00Z" w16du:dateUtc="2026-09-16T00:42:00Z">
        <w:r w:rsidR="00015295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 및</w:delText>
        </w:r>
        <w:r w:rsidR="00327A8D" w:rsidDel="008B5FAE">
          <w:rPr>
            <w:rFonts w:ascii="HY신명조" w:eastAsia="HY신명조" w:hint="eastAsia"/>
            <w:color w:val="000000"/>
            <w:sz w:val="21"/>
            <w:szCs w:val="21"/>
          </w:rPr>
          <w:delText>/또는</w:delText>
        </w:r>
        <w:r w:rsidR="00015295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 본건 종류주식 투자자</w:delText>
        </w:r>
      </w:del>
      <w:r w:rsidR="00015295">
        <w:rPr>
          <w:rFonts w:ascii="HY신명조" w:eastAsia="HY신명조" w:hint="eastAsia"/>
          <w:color w:val="000000"/>
          <w:sz w:val="21"/>
          <w:szCs w:val="21"/>
        </w:rPr>
        <w:t>의</w:t>
      </w:r>
      <w:r w:rsidR="004C505F" w:rsidRPr="00574CD6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6326BC">
        <w:rPr>
          <w:rFonts w:ascii="HY신명조" w:eastAsia="HY신명조" w:hint="eastAsia"/>
          <w:color w:val="000000"/>
          <w:sz w:val="21"/>
          <w:szCs w:val="21"/>
        </w:rPr>
        <w:t>매도확약서</w:t>
      </w:r>
      <w:r w:rsidR="00C96838">
        <w:rPr>
          <w:rFonts w:ascii="HY신명조" w:eastAsia="HY신명조" w:hAnsi="HY신명조" w:hint="eastAsia"/>
          <w:color w:val="000000"/>
          <w:sz w:val="21"/>
          <w:szCs w:val="21"/>
        </w:rPr>
        <w:t xml:space="preserve">(이하 </w:t>
      </w:r>
      <w:r w:rsidR="00C96838">
        <w:rPr>
          <w:rFonts w:ascii="HY신명조" w:eastAsia="HY신명조" w:hAnsi="HY신명조"/>
          <w:color w:val="000000"/>
          <w:sz w:val="21"/>
          <w:szCs w:val="21"/>
        </w:rPr>
        <w:t>“</w:t>
      </w:r>
      <w:r w:rsidR="00C96838">
        <w:rPr>
          <w:rFonts w:ascii="HY신명조" w:eastAsia="HY신명조" w:hAnsi="HY신명조" w:hint="eastAsia"/>
          <w:color w:val="000000"/>
          <w:sz w:val="21"/>
          <w:szCs w:val="21"/>
        </w:rPr>
        <w:t>매도확약서</w:t>
      </w:r>
      <w:r w:rsidR="00C96838">
        <w:rPr>
          <w:rFonts w:ascii="HY신명조" w:eastAsia="HY신명조" w:hAnsi="HY신명조"/>
          <w:color w:val="000000"/>
          <w:sz w:val="21"/>
          <w:szCs w:val="21"/>
        </w:rPr>
        <w:t>”</w:t>
      </w:r>
      <w:r w:rsidR="00C96838">
        <w:rPr>
          <w:rFonts w:ascii="HY신명조" w:eastAsia="HY신명조" w:hAnsi="HY신명조" w:hint="eastAsia"/>
          <w:color w:val="000000"/>
          <w:sz w:val="21"/>
          <w:szCs w:val="21"/>
        </w:rPr>
        <w:t>)</w:t>
      </w:r>
      <w:r w:rsidR="006326BC">
        <w:rPr>
          <w:rFonts w:ascii="HY신명조" w:eastAsia="HY신명조" w:hint="eastAsia"/>
          <w:color w:val="000000"/>
          <w:sz w:val="21"/>
          <w:szCs w:val="21"/>
        </w:rPr>
        <w:t>가</w:t>
      </w:r>
      <w:r w:rsidRPr="00574CD6">
        <w:rPr>
          <w:rFonts w:ascii="HY신명조" w:eastAsia="HY신명조" w:hint="eastAsia"/>
          <w:color w:val="000000"/>
          <w:sz w:val="21"/>
          <w:szCs w:val="21"/>
        </w:rPr>
        <w:t xml:space="preserve"> 당사</w:t>
      </w:r>
      <w:r w:rsidR="0016634C" w:rsidRPr="00574CD6">
        <w:rPr>
          <w:rFonts w:ascii="HY신명조" w:eastAsia="HY신명조" w:hint="eastAsia"/>
          <w:color w:val="000000"/>
          <w:sz w:val="21"/>
          <w:szCs w:val="21"/>
        </w:rPr>
        <w:t>에</w:t>
      </w:r>
      <w:r w:rsidR="004C505F" w:rsidRPr="00574CD6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574CD6">
        <w:rPr>
          <w:rFonts w:ascii="HY신명조" w:eastAsia="HY신명조" w:hint="eastAsia"/>
          <w:color w:val="000000"/>
          <w:sz w:val="21"/>
          <w:szCs w:val="21"/>
        </w:rPr>
        <w:t>제출되었을 것</w:t>
      </w:r>
      <w:r w:rsidR="004C505F" w:rsidRPr="00574CD6">
        <w:rPr>
          <w:rFonts w:ascii="HY신명조" w:eastAsia="HY신명조"/>
          <w:color w:val="000000"/>
          <w:sz w:val="21"/>
          <w:szCs w:val="21"/>
        </w:rPr>
        <w:t>.</w:t>
      </w:r>
      <w:r w:rsidR="004E37C4">
        <w:rPr>
          <w:rFonts w:ascii="HY신명조" w:eastAsia="HY신명조" w:hint="eastAsia"/>
          <w:color w:val="000000"/>
          <w:sz w:val="21"/>
          <w:szCs w:val="21"/>
        </w:rPr>
        <w:t xml:space="preserve"> 매도확약서에는 미매도잔액에 대한 매도기한 종료일 익일부터 실제 매도일까지의 연 3.0%의 지연이자를 포함하여 당사에 발생한 모든 손해를 배상하고, 이와 별도로 매도기한 종료일의 익일에 미매도잔액의 20%에 해당하는 금액을 위약벌로</w:t>
      </w:r>
      <w:r w:rsidR="002E0180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4E37C4">
        <w:rPr>
          <w:rFonts w:ascii="HY신명조" w:eastAsia="HY신명조" w:hint="eastAsia"/>
          <w:color w:val="000000"/>
          <w:sz w:val="21"/>
          <w:szCs w:val="21"/>
        </w:rPr>
        <w:t>지급한다는 내용이 포함되어야 함.</w:t>
      </w:r>
      <w:r w:rsidR="00130A34">
        <w:rPr>
          <w:rFonts w:ascii="HY신명조" w:eastAsia="HY신명조" w:hint="eastAsia"/>
          <w:color w:val="000000"/>
          <w:sz w:val="21"/>
          <w:szCs w:val="21"/>
        </w:rPr>
        <w:t xml:space="preserve"> </w:t>
      </w:r>
    </w:p>
    <w:p w14:paraId="595CB194" w14:textId="77777777" w:rsidR="004C505F" w:rsidRPr="00255166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426CBDF3" w14:textId="4072BDFA" w:rsidR="004C505F" w:rsidRDefault="004C505F" w:rsidP="006326BC">
      <w:pPr>
        <w:spacing w:line="360" w:lineRule="auto"/>
        <w:ind w:leftChars="50" w:left="100" w:firstLine="799"/>
        <w:rPr>
          <w:rFonts w:ascii="HY신명조" w:eastAsia="HY신명조"/>
          <w:color w:val="000000"/>
          <w:sz w:val="21"/>
          <w:szCs w:val="21"/>
        </w:rPr>
      </w:pP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4. 배당금의 정산 </w:t>
      </w:r>
      <w:proofErr w:type="gramStart"/>
      <w:r w:rsidRPr="004C505F">
        <w:rPr>
          <w:rFonts w:ascii="HY신명조" w:eastAsia="HY신명조" w:hint="eastAsia"/>
          <w:color w:val="000000"/>
          <w:sz w:val="21"/>
          <w:szCs w:val="21"/>
        </w:rPr>
        <w:t>방식 :</w:t>
      </w:r>
      <w:proofErr w:type="gramEnd"/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015295">
        <w:rPr>
          <w:rFonts w:ascii="HY신명조" w:eastAsia="HY신명조" w:hint="eastAsia"/>
          <w:color w:val="000000"/>
          <w:sz w:val="21"/>
          <w:szCs w:val="21"/>
        </w:rPr>
        <w:t xml:space="preserve">당사가 본 확약에 따라 본건 종류주식을 </w:t>
      </w:r>
      <w:r w:rsidR="004F7ADB">
        <w:rPr>
          <w:rFonts w:ascii="HY신명조" w:eastAsia="HY신명조" w:hint="eastAsia"/>
          <w:color w:val="000000"/>
          <w:sz w:val="21"/>
          <w:szCs w:val="21"/>
        </w:rPr>
        <w:t>매입</w:t>
      </w:r>
      <w:r w:rsidR="00015295">
        <w:rPr>
          <w:rFonts w:ascii="HY신명조" w:eastAsia="HY신명조" w:hint="eastAsia"/>
          <w:color w:val="000000"/>
          <w:sz w:val="21"/>
          <w:szCs w:val="21"/>
        </w:rPr>
        <w:t xml:space="preserve">하는 날(이하 </w:t>
      </w:r>
      <w:r w:rsidR="00015295">
        <w:rPr>
          <w:rFonts w:ascii="HY신명조" w:eastAsia="HY신명조"/>
          <w:color w:val="000000"/>
          <w:sz w:val="21"/>
          <w:szCs w:val="21"/>
        </w:rPr>
        <w:t>“</w:t>
      </w:r>
      <w:r w:rsidR="004F7ADB">
        <w:rPr>
          <w:rFonts w:ascii="HY신명조" w:eastAsia="HY신명조" w:hint="eastAsia"/>
          <w:color w:val="000000"/>
          <w:sz w:val="21"/>
          <w:szCs w:val="21"/>
        </w:rPr>
        <w:t>매입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>일</w:t>
      </w:r>
      <w:r w:rsidR="00015295">
        <w:rPr>
          <w:rFonts w:ascii="HY신명조" w:eastAsia="HY신명조"/>
          <w:color w:val="000000"/>
          <w:sz w:val="21"/>
          <w:szCs w:val="21"/>
        </w:rPr>
        <w:t>”</w:t>
      </w:r>
      <w:r w:rsidR="00015295">
        <w:rPr>
          <w:rFonts w:ascii="HY신명조" w:eastAsia="HY신명조"/>
          <w:color w:val="000000"/>
          <w:sz w:val="21"/>
          <w:szCs w:val="21"/>
        </w:rPr>
        <w:t>)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이 포함된 배당기간 동안 발생하는 배당금 중 </w:t>
      </w:r>
      <w:r w:rsidR="00015295">
        <w:rPr>
          <w:rFonts w:ascii="HY신명조" w:eastAsia="HY신명조" w:hint="eastAsia"/>
          <w:color w:val="000000"/>
          <w:sz w:val="21"/>
          <w:szCs w:val="21"/>
        </w:rPr>
        <w:t xml:space="preserve">해당 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>배당</w:t>
      </w:r>
      <w:r w:rsidR="00015295">
        <w:rPr>
          <w:rFonts w:ascii="HY신명조" w:eastAsia="HY신명조" w:hint="eastAsia"/>
          <w:color w:val="000000"/>
          <w:sz w:val="21"/>
          <w:szCs w:val="21"/>
        </w:rPr>
        <w:t>기간의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 기산일부터 </w:t>
      </w:r>
      <w:r w:rsidR="004F7ADB">
        <w:rPr>
          <w:rFonts w:ascii="HY신명조" w:eastAsia="HY신명조" w:hint="eastAsia"/>
          <w:color w:val="000000"/>
          <w:sz w:val="21"/>
          <w:szCs w:val="21"/>
        </w:rPr>
        <w:t>매입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일 전일까지의 기간에 해당하는 </w:t>
      </w:r>
      <w:r w:rsidR="00015295">
        <w:rPr>
          <w:rFonts w:ascii="HY신명조" w:eastAsia="HY신명조" w:hint="eastAsia"/>
          <w:color w:val="000000"/>
          <w:sz w:val="21"/>
          <w:szCs w:val="21"/>
        </w:rPr>
        <w:t>배당금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은 일할계산하여 </w:t>
      </w:r>
      <w:del w:id="24" w:author="BKL" w:date="2026-09-16T09:48:00Z" w16du:dateUtc="2026-09-16T00:48:00Z">
        <w:r w:rsidR="00BF398C" w:rsidDel="008B5FAE">
          <w:rPr>
            <w:rFonts w:ascii="HY신명조" w:eastAsia="HY신명조" w:hint="eastAsia"/>
            <w:color w:val="000000"/>
            <w:sz w:val="21"/>
            <w:szCs w:val="21"/>
          </w:rPr>
          <w:delText>귀사</w:delText>
        </w:r>
      </w:del>
      <w:del w:id="25" w:author="BKL" w:date="2026-09-16T09:42:00Z" w16du:dateUtc="2026-09-16T00:42:00Z">
        <w:r w:rsidR="00BF398C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 및</w:delText>
        </w:r>
        <w:r w:rsidR="00327A8D" w:rsidDel="008B5FAE">
          <w:rPr>
            <w:rFonts w:ascii="HY신명조" w:eastAsia="HY신명조" w:hint="eastAsia"/>
            <w:color w:val="000000"/>
            <w:sz w:val="21"/>
            <w:szCs w:val="21"/>
          </w:rPr>
          <w:delText>/또는</w:delText>
        </w:r>
        <w:r w:rsidR="00BF398C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 본건 종류주식 투자자</w:delText>
        </w:r>
      </w:del>
      <w:del w:id="26" w:author="BKL" w:date="2026-09-16T09:48:00Z" w16du:dateUtc="2026-09-16T00:48:00Z">
        <w:r w:rsidR="00BF398C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가 각 매도하는 매입대상 주식 수에 비례하여 </w:delText>
        </w:r>
      </w:del>
      <w:r w:rsidRPr="004C505F">
        <w:rPr>
          <w:rFonts w:ascii="HY신명조" w:eastAsia="HY신명조" w:hint="eastAsia"/>
          <w:color w:val="000000"/>
          <w:sz w:val="21"/>
          <w:szCs w:val="21"/>
        </w:rPr>
        <w:t>귀사</w:t>
      </w:r>
      <w:del w:id="27" w:author="BKL" w:date="2026-09-16T09:42:00Z" w16du:dateUtc="2026-09-16T00:42:00Z">
        <w:r w:rsidR="00015295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 및</w:delText>
        </w:r>
        <w:r w:rsidR="00327A8D" w:rsidDel="008B5FAE">
          <w:rPr>
            <w:rFonts w:ascii="HY신명조" w:eastAsia="HY신명조" w:hint="eastAsia"/>
            <w:color w:val="000000"/>
            <w:sz w:val="21"/>
            <w:szCs w:val="21"/>
          </w:rPr>
          <w:delText>/또는</w:delText>
        </w:r>
        <w:r w:rsidR="00015295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 본건 종류주식 투자자</w:delText>
        </w:r>
      </w:del>
      <w:r w:rsidRPr="004C505F">
        <w:rPr>
          <w:rFonts w:ascii="HY신명조" w:eastAsia="HY신명조" w:hint="eastAsia"/>
          <w:color w:val="000000"/>
          <w:sz w:val="21"/>
          <w:szCs w:val="21"/>
        </w:rPr>
        <w:t>에</w:t>
      </w:r>
      <w:r w:rsidR="00015295">
        <w:rPr>
          <w:rFonts w:ascii="HY신명조" w:eastAsia="HY신명조" w:hint="eastAsia"/>
          <w:color w:val="000000"/>
          <w:sz w:val="21"/>
          <w:szCs w:val="21"/>
        </w:rPr>
        <w:t>게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 귀속</w:t>
      </w:r>
      <w:r w:rsidR="00015295">
        <w:rPr>
          <w:rFonts w:ascii="HY신명조" w:eastAsia="HY신명조" w:hint="eastAsia"/>
          <w:color w:val="000000"/>
          <w:sz w:val="21"/>
          <w:szCs w:val="21"/>
        </w:rPr>
        <w:t>되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고, </w:t>
      </w:r>
      <w:r w:rsidR="004F7ADB">
        <w:rPr>
          <w:rFonts w:ascii="HY신명조" w:eastAsia="HY신명조" w:hint="eastAsia"/>
          <w:color w:val="000000"/>
          <w:sz w:val="21"/>
          <w:szCs w:val="21"/>
        </w:rPr>
        <w:t>매입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일부터 발생하는 </w:t>
      </w:r>
      <w:r w:rsidR="00BB30E3">
        <w:rPr>
          <w:rFonts w:ascii="HY신명조" w:eastAsia="HY신명조" w:hint="eastAsia"/>
          <w:color w:val="000000"/>
          <w:sz w:val="21"/>
          <w:szCs w:val="21"/>
        </w:rPr>
        <w:t>배당금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>은 당사에 귀속됩니다. 당사는 해당 배당금이 지급되는 날부터 [5]영업일 이내에 귀사</w:t>
      </w:r>
      <w:del w:id="28" w:author="BKL" w:date="2026-09-16T09:43:00Z" w16du:dateUtc="2026-09-16T00:43:00Z">
        <w:r w:rsidRPr="004C505F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 </w:delText>
        </w:r>
        <w:r w:rsidR="00015295" w:rsidDel="008B5FAE">
          <w:rPr>
            <w:rFonts w:ascii="HY신명조" w:eastAsia="HY신명조" w:hint="eastAsia"/>
            <w:color w:val="000000"/>
            <w:sz w:val="21"/>
            <w:szCs w:val="21"/>
          </w:rPr>
          <w:delText>및</w:delText>
        </w:r>
        <w:r w:rsidR="00327A8D" w:rsidDel="008B5FAE">
          <w:rPr>
            <w:rFonts w:ascii="HY신명조" w:eastAsia="HY신명조" w:hint="eastAsia"/>
            <w:color w:val="000000"/>
            <w:sz w:val="21"/>
            <w:szCs w:val="21"/>
          </w:rPr>
          <w:delText>/또는</w:delText>
        </w:r>
        <w:r w:rsidR="00015295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 본건 종류주식 투자자</w:delText>
        </w:r>
      </w:del>
      <w:r w:rsidR="00015295">
        <w:rPr>
          <w:rFonts w:ascii="HY신명조" w:eastAsia="HY신명조" w:hint="eastAsia"/>
          <w:color w:val="000000"/>
          <w:sz w:val="21"/>
          <w:szCs w:val="21"/>
        </w:rPr>
        <w:t xml:space="preserve">에게 </w:t>
      </w:r>
      <w:r w:rsidR="00BF398C">
        <w:rPr>
          <w:rFonts w:ascii="HY신명조" w:eastAsia="HY신명조" w:hint="eastAsia"/>
          <w:color w:val="000000"/>
          <w:sz w:val="21"/>
          <w:szCs w:val="21"/>
        </w:rPr>
        <w:t xml:space="preserve">위 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>귀속분을 지급하여야 합니다.</w:t>
      </w:r>
    </w:p>
    <w:p w14:paraId="4FAF1D1D" w14:textId="77777777" w:rsidR="004C505F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5332FAC5" w14:textId="55C29EE0" w:rsidR="004C505F" w:rsidRPr="00130A34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5. 의무 불이행에 따른 손해배상 및 </w:t>
      </w:r>
      <w:proofErr w:type="gramStart"/>
      <w:r w:rsidRPr="004C505F">
        <w:rPr>
          <w:rFonts w:ascii="HY신명조" w:eastAsia="HY신명조" w:hint="eastAsia"/>
          <w:color w:val="000000"/>
          <w:sz w:val="21"/>
          <w:szCs w:val="21"/>
        </w:rPr>
        <w:t>위약벌 :</w:t>
      </w:r>
      <w:proofErr w:type="gramEnd"/>
      <w:r w:rsidR="004E37C4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586DD3">
        <w:rPr>
          <w:rFonts w:ascii="HY신명조" w:eastAsia="HY신명조" w:hint="eastAsia"/>
          <w:color w:val="000000"/>
          <w:sz w:val="21"/>
          <w:szCs w:val="21"/>
        </w:rPr>
        <w:t xml:space="preserve">상기 </w:t>
      </w:r>
      <w:r w:rsidR="00120C92">
        <w:rPr>
          <w:rFonts w:ascii="HY신명조" w:eastAsia="HY신명조" w:hint="eastAsia"/>
          <w:color w:val="000000"/>
          <w:sz w:val="21"/>
          <w:szCs w:val="21"/>
        </w:rPr>
        <w:t>제3항</w:t>
      </w:r>
      <w:r w:rsidR="00586DD3">
        <w:rPr>
          <w:rFonts w:ascii="HY신명조" w:eastAsia="HY신명조" w:hint="eastAsia"/>
          <w:color w:val="000000"/>
          <w:sz w:val="21"/>
          <w:szCs w:val="21"/>
        </w:rPr>
        <w:t xml:space="preserve"> 기재 </w:t>
      </w:r>
      <w:r w:rsidR="00276E14">
        <w:rPr>
          <w:rFonts w:ascii="HY신명조" w:eastAsia="HY신명조" w:hint="eastAsia"/>
          <w:color w:val="000000"/>
          <w:sz w:val="21"/>
          <w:szCs w:val="21"/>
        </w:rPr>
        <w:t>본 확약의 선행조건이 모두 충족</w:t>
      </w:r>
      <w:r w:rsidR="004447A6">
        <w:rPr>
          <w:rFonts w:ascii="HY신명조" w:eastAsia="HY신명조" w:hint="eastAsia"/>
          <w:color w:val="000000"/>
          <w:sz w:val="21"/>
          <w:szCs w:val="21"/>
        </w:rPr>
        <w:t xml:space="preserve"> 시 당사는 </w:t>
      </w:r>
      <w:r w:rsidR="00C96838" w:rsidRPr="003F52F8">
        <w:rPr>
          <w:rFonts w:ascii="HY신명조" w:eastAsia="HY신명조" w:hAnsi="HY신명조"/>
          <w:color w:val="000000"/>
          <w:sz w:val="21"/>
          <w:szCs w:val="21"/>
        </w:rPr>
        <w:t xml:space="preserve">주주간계약에서 정한 방법에 따라 </w:t>
      </w:r>
      <w:r w:rsidR="004447A6">
        <w:rPr>
          <w:rFonts w:ascii="HY신명조" w:eastAsia="HY신명조" w:hint="eastAsia"/>
          <w:color w:val="000000"/>
          <w:sz w:val="21"/>
          <w:szCs w:val="21"/>
        </w:rPr>
        <w:t xml:space="preserve">매입기한 내 매입대상 주식을 </w:t>
      </w:r>
      <w:r w:rsidR="006F7685">
        <w:rPr>
          <w:rFonts w:ascii="HY신명조" w:eastAsia="HY신명조" w:hint="eastAsia"/>
          <w:color w:val="000000"/>
          <w:sz w:val="21"/>
          <w:szCs w:val="21"/>
        </w:rPr>
        <w:t>전부</w:t>
      </w:r>
      <w:r w:rsidR="004447A6">
        <w:rPr>
          <w:rFonts w:ascii="HY신명조" w:eastAsia="HY신명조" w:hint="eastAsia"/>
          <w:color w:val="000000"/>
          <w:sz w:val="21"/>
          <w:szCs w:val="21"/>
        </w:rPr>
        <w:t xml:space="preserve"> 매입할 예정입니다. </w:t>
      </w:r>
      <w:r w:rsidR="00EC3759" w:rsidRPr="00C871C8">
        <w:rPr>
          <w:rFonts w:ascii="HY신명조" w:eastAsia="HY신명조" w:hint="eastAsia"/>
          <w:color w:val="000000"/>
          <w:sz w:val="21"/>
          <w:szCs w:val="21"/>
        </w:rPr>
        <w:t>본</w:t>
      </w:r>
      <w:r w:rsidR="00EC3759" w:rsidRPr="00BE6ABF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EC3759" w:rsidRPr="007B7AB1">
        <w:rPr>
          <w:rFonts w:ascii="HY신명조" w:eastAsia="HY신명조" w:hint="eastAsia"/>
          <w:color w:val="000000"/>
          <w:sz w:val="21"/>
          <w:szCs w:val="21"/>
        </w:rPr>
        <w:t>확약의</w:t>
      </w:r>
      <w:r w:rsidR="00EC3759" w:rsidRPr="007B7AB1">
        <w:rPr>
          <w:rFonts w:ascii="HY신명조" w:eastAsia="HY신명조"/>
          <w:color w:val="000000"/>
          <w:sz w:val="21"/>
          <w:szCs w:val="21"/>
        </w:rPr>
        <w:t xml:space="preserve"> </w:t>
      </w:r>
      <w:r w:rsidR="00EC3759" w:rsidRPr="007B7AB1">
        <w:rPr>
          <w:rFonts w:ascii="HY신명조" w:eastAsia="HY신명조" w:hint="eastAsia"/>
          <w:color w:val="000000"/>
          <w:sz w:val="21"/>
          <w:szCs w:val="21"/>
        </w:rPr>
        <w:t>선행조건이</w:t>
      </w:r>
      <w:r w:rsidR="00EC3759" w:rsidRPr="007B7AB1">
        <w:rPr>
          <w:rFonts w:ascii="HY신명조" w:eastAsia="HY신명조"/>
          <w:color w:val="000000"/>
          <w:sz w:val="21"/>
          <w:szCs w:val="21"/>
        </w:rPr>
        <w:t xml:space="preserve"> </w:t>
      </w:r>
      <w:r w:rsidR="00EC3759" w:rsidRPr="007B7AB1">
        <w:rPr>
          <w:rFonts w:ascii="HY신명조" w:eastAsia="HY신명조" w:hint="eastAsia"/>
          <w:color w:val="000000"/>
          <w:sz w:val="21"/>
          <w:szCs w:val="21"/>
        </w:rPr>
        <w:t>모두</w:t>
      </w:r>
      <w:r w:rsidR="00EC3759" w:rsidRPr="007B7AB1">
        <w:rPr>
          <w:rFonts w:ascii="HY신명조" w:eastAsia="HY신명조"/>
          <w:color w:val="000000"/>
          <w:sz w:val="21"/>
          <w:szCs w:val="21"/>
        </w:rPr>
        <w:t xml:space="preserve"> </w:t>
      </w:r>
      <w:r w:rsidR="00EC3759" w:rsidRPr="007B7AB1">
        <w:rPr>
          <w:rFonts w:ascii="HY신명조" w:eastAsia="HY신명조" w:hint="eastAsia"/>
          <w:color w:val="000000"/>
          <w:sz w:val="21"/>
          <w:szCs w:val="21"/>
        </w:rPr>
        <w:t>충족되었음에도</w:t>
      </w:r>
      <w:r w:rsidR="00EC3759" w:rsidRPr="007B7AB1">
        <w:rPr>
          <w:rFonts w:ascii="HY신명조" w:eastAsia="HY신명조"/>
          <w:color w:val="000000"/>
          <w:sz w:val="21"/>
          <w:szCs w:val="21"/>
        </w:rPr>
        <w:t xml:space="preserve"> </w:t>
      </w:r>
      <w:r w:rsidR="00EC3759" w:rsidRPr="007B7AB1">
        <w:rPr>
          <w:rFonts w:ascii="HY신명조" w:eastAsia="HY신명조" w:hint="eastAsia"/>
          <w:color w:val="000000"/>
          <w:sz w:val="21"/>
          <w:szCs w:val="21"/>
        </w:rPr>
        <w:t>불구하고,</w:t>
      </w:r>
      <w:r w:rsidR="00EC3759" w:rsidRPr="007B7AB1">
        <w:rPr>
          <w:rFonts w:ascii="HY신명조" w:eastAsia="HY신명조"/>
          <w:color w:val="000000"/>
          <w:sz w:val="21"/>
          <w:szCs w:val="21"/>
        </w:rPr>
        <w:t xml:space="preserve"> </w:t>
      </w:r>
      <w:r w:rsidR="00EC3759" w:rsidRPr="007B7AB1">
        <w:rPr>
          <w:rFonts w:ascii="HY신명조" w:eastAsia="HY신명조" w:hint="eastAsia"/>
          <w:color w:val="000000"/>
          <w:sz w:val="21"/>
          <w:szCs w:val="21"/>
        </w:rPr>
        <w:t>당사가</w:t>
      </w:r>
      <w:r w:rsidRPr="007B7AB1">
        <w:rPr>
          <w:rFonts w:ascii="HY신명조" w:eastAsia="HY신명조"/>
          <w:color w:val="000000"/>
          <w:sz w:val="21"/>
          <w:szCs w:val="21"/>
        </w:rPr>
        <w:t xml:space="preserve"> </w:t>
      </w:r>
      <w:r w:rsidR="00EB495C" w:rsidRPr="007B7AB1">
        <w:rPr>
          <w:rFonts w:ascii="HY신명조" w:eastAsia="HY신명조" w:hint="eastAsia"/>
          <w:color w:val="000000"/>
          <w:sz w:val="21"/>
          <w:szCs w:val="21"/>
        </w:rPr>
        <w:t xml:space="preserve">매입기한 내 매입대상 주식 </w:t>
      </w:r>
      <w:r w:rsidR="00015295" w:rsidRPr="007B7AB1">
        <w:rPr>
          <w:rFonts w:ascii="HY신명조" w:eastAsia="HY신명조" w:hint="eastAsia"/>
          <w:color w:val="000000"/>
          <w:sz w:val="21"/>
          <w:szCs w:val="21"/>
        </w:rPr>
        <w:t xml:space="preserve">전부 또는 일부에 </w:t>
      </w:r>
      <w:r w:rsidR="00EB495C" w:rsidRPr="007B7AB1">
        <w:rPr>
          <w:rFonts w:ascii="HY신명조" w:eastAsia="HY신명조" w:hint="eastAsia"/>
          <w:color w:val="000000"/>
          <w:sz w:val="21"/>
          <w:szCs w:val="21"/>
        </w:rPr>
        <w:t>대한</w:t>
      </w:r>
      <w:r w:rsidR="00EB495C" w:rsidRPr="007B7AB1">
        <w:rPr>
          <w:rFonts w:ascii="HY신명조" w:eastAsia="HY신명조"/>
          <w:color w:val="000000"/>
          <w:sz w:val="21"/>
          <w:szCs w:val="21"/>
        </w:rPr>
        <w:t xml:space="preserve"> </w:t>
      </w:r>
      <w:r w:rsidR="00EB495C" w:rsidRPr="007B7AB1">
        <w:rPr>
          <w:rFonts w:ascii="HY신명조" w:eastAsia="HY신명조" w:hint="eastAsia"/>
          <w:color w:val="000000"/>
          <w:sz w:val="21"/>
          <w:szCs w:val="21"/>
        </w:rPr>
        <w:t>매입</w:t>
      </w:r>
      <w:r w:rsidRPr="007B7AB1">
        <w:rPr>
          <w:rFonts w:ascii="HY신명조" w:eastAsia="HY신명조" w:hint="eastAsia"/>
          <w:color w:val="000000"/>
          <w:sz w:val="21"/>
          <w:szCs w:val="21"/>
        </w:rPr>
        <w:t xml:space="preserve">의무를 이행하지 아니한 경우, 당사는 </w:t>
      </w:r>
      <w:r w:rsidR="007B7AB1">
        <w:rPr>
          <w:rFonts w:ascii="HY신명조" w:eastAsia="HY신명조" w:hint="eastAsia"/>
          <w:color w:val="000000"/>
          <w:sz w:val="21"/>
          <w:szCs w:val="21"/>
        </w:rPr>
        <w:t>매입기한 종료일까지 매입금액이 납입되지 아니한 매입대상 주식의 매입금액</w:t>
      </w:r>
      <w:r w:rsidR="007B7AB1">
        <w:rPr>
          <w:rFonts w:ascii="HY신명조" w:eastAsia="HY신명조"/>
          <w:color w:val="000000"/>
          <w:sz w:val="21"/>
          <w:szCs w:val="21"/>
        </w:rPr>
        <w:t>(</w:t>
      </w:r>
      <w:r w:rsidR="007B7AB1">
        <w:rPr>
          <w:rFonts w:ascii="HY신명조" w:eastAsia="HY신명조" w:hint="eastAsia"/>
          <w:color w:val="000000"/>
          <w:sz w:val="21"/>
          <w:szCs w:val="21"/>
        </w:rPr>
        <w:t xml:space="preserve">이하 </w:t>
      </w:r>
      <w:r w:rsidR="007B7AB1">
        <w:rPr>
          <w:rFonts w:ascii="HY신명조" w:eastAsia="HY신명조"/>
          <w:color w:val="000000"/>
          <w:sz w:val="21"/>
          <w:szCs w:val="21"/>
        </w:rPr>
        <w:t>“</w:t>
      </w:r>
      <w:r w:rsidR="007B7AB1">
        <w:rPr>
          <w:rFonts w:ascii="HY신명조" w:eastAsia="HY신명조" w:hint="eastAsia"/>
          <w:color w:val="000000"/>
          <w:sz w:val="21"/>
          <w:szCs w:val="21"/>
        </w:rPr>
        <w:t>미매입잔액</w:t>
      </w:r>
      <w:r w:rsidR="007B7AB1">
        <w:rPr>
          <w:rFonts w:ascii="HY신명조" w:eastAsia="HY신명조"/>
          <w:color w:val="000000"/>
          <w:sz w:val="21"/>
          <w:szCs w:val="21"/>
        </w:rPr>
        <w:t>”</w:t>
      </w:r>
      <w:r w:rsidR="007B7AB1">
        <w:rPr>
          <w:rFonts w:ascii="HY신명조" w:eastAsia="HY신명조"/>
          <w:color w:val="000000"/>
          <w:sz w:val="21"/>
          <w:szCs w:val="21"/>
        </w:rPr>
        <w:t>)</w:t>
      </w:r>
      <w:r w:rsidR="007B7AB1">
        <w:rPr>
          <w:rFonts w:ascii="HY신명조" w:eastAsia="HY신명조" w:hint="eastAsia"/>
          <w:color w:val="000000"/>
          <w:sz w:val="21"/>
          <w:szCs w:val="21"/>
        </w:rPr>
        <w:t xml:space="preserve">에 대한 매입기한 종료일의 익일부터 실제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납입일까지의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6F7685">
        <w:rPr>
          <w:rFonts w:ascii="HY신명조" w:eastAsia="HY신명조" w:hint="eastAsia"/>
          <w:color w:val="000000"/>
          <w:sz w:val="21"/>
          <w:szCs w:val="21"/>
        </w:rPr>
        <w:t xml:space="preserve">기간동안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 xml:space="preserve">연 </w:t>
      </w:r>
      <w:r w:rsidR="007601F2" w:rsidRPr="006326BC">
        <w:rPr>
          <w:rFonts w:ascii="HY신명조" w:eastAsia="HY신명조"/>
          <w:color w:val="000000"/>
          <w:sz w:val="21"/>
          <w:szCs w:val="21"/>
        </w:rPr>
        <w:t>3.0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>%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 xml:space="preserve">의 </w:t>
      </w:r>
      <w:r w:rsidR="006F7685">
        <w:rPr>
          <w:rFonts w:ascii="HY신명조" w:eastAsia="HY신명조" w:hint="eastAsia"/>
          <w:color w:val="000000"/>
          <w:sz w:val="21"/>
          <w:szCs w:val="21"/>
        </w:rPr>
        <w:t xml:space="preserve">비율로 계산한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 xml:space="preserve">지연이자를 포함하여 </w:t>
      </w:r>
      <w:r w:rsidRPr="00FB1C91">
        <w:rPr>
          <w:rFonts w:ascii="HY신명조" w:eastAsia="HY신명조" w:hint="eastAsia"/>
          <w:color w:val="000000"/>
          <w:sz w:val="21"/>
          <w:szCs w:val="21"/>
        </w:rPr>
        <w:t>귀사</w:t>
      </w:r>
      <w:del w:id="29" w:author="BKL" w:date="2026-09-16T09:43:00Z" w16du:dateUtc="2026-09-16T00:43:00Z">
        <w:r w:rsidR="00327A8D" w:rsidRPr="00FB1C91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 및/또는 본건 종류주식 투자자</w:delText>
        </w:r>
      </w:del>
      <w:r w:rsidRPr="00FB1C91">
        <w:rPr>
          <w:rFonts w:ascii="HY신명조" w:eastAsia="HY신명조" w:hint="eastAsia"/>
          <w:color w:val="000000"/>
          <w:sz w:val="21"/>
          <w:szCs w:val="21"/>
        </w:rPr>
        <w:t>에</w:t>
      </w:r>
      <w:r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FB1C91">
        <w:rPr>
          <w:rFonts w:ascii="HY신명조" w:eastAsia="HY신명조" w:hint="eastAsia"/>
          <w:color w:val="000000"/>
          <w:sz w:val="21"/>
          <w:szCs w:val="21"/>
        </w:rPr>
        <w:t>발생한</w:t>
      </w:r>
      <w:r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FB1C91">
        <w:rPr>
          <w:rFonts w:ascii="HY신명조" w:eastAsia="HY신명조" w:hint="eastAsia"/>
          <w:color w:val="000000"/>
          <w:sz w:val="21"/>
          <w:szCs w:val="21"/>
        </w:rPr>
        <w:t>모든</w:t>
      </w:r>
      <w:r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FB1C91">
        <w:rPr>
          <w:rFonts w:ascii="HY신명조" w:eastAsia="HY신명조" w:hint="eastAsia"/>
          <w:color w:val="000000"/>
          <w:sz w:val="21"/>
          <w:szCs w:val="21"/>
        </w:rPr>
        <w:t>손해를</w:t>
      </w:r>
      <w:r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FB1C91">
        <w:rPr>
          <w:rFonts w:ascii="HY신명조" w:eastAsia="HY신명조" w:hint="eastAsia"/>
          <w:color w:val="000000"/>
          <w:sz w:val="21"/>
          <w:szCs w:val="21"/>
        </w:rPr>
        <w:t>배상</w:t>
      </w:r>
      <w:r w:rsidR="00015295" w:rsidRPr="00FB1C91">
        <w:rPr>
          <w:rFonts w:ascii="HY신명조" w:eastAsia="HY신명조" w:hint="eastAsia"/>
          <w:color w:val="000000"/>
          <w:sz w:val="21"/>
          <w:szCs w:val="21"/>
        </w:rPr>
        <w:t xml:space="preserve">하여야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합니다</w:t>
      </w:r>
      <w:r w:rsidR="00C871C8" w:rsidRPr="00FB1C91">
        <w:rPr>
          <w:rFonts w:ascii="HY신명조" w:eastAsia="HY신명조"/>
          <w:color w:val="000000"/>
          <w:sz w:val="21"/>
          <w:szCs w:val="21"/>
        </w:rPr>
        <w:t>(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명확히 하기 위하여 부연하면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,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위의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지연이자는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최소한의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C871C8" w:rsidRPr="00FB1C91">
        <w:rPr>
          <w:rFonts w:ascii="HY신명조" w:eastAsia="HY신명조" w:hint="eastAsia"/>
          <w:color w:val="000000"/>
          <w:sz w:val="21"/>
          <w:szCs w:val="21"/>
        </w:rPr>
        <w:t xml:space="preserve">손해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배상</w:t>
      </w:r>
      <w:r w:rsidR="00C871C8" w:rsidRPr="00FB1C91">
        <w:rPr>
          <w:rFonts w:ascii="HY신명조" w:eastAsia="HY신명조" w:hint="eastAsia"/>
          <w:color w:val="000000"/>
          <w:sz w:val="21"/>
          <w:szCs w:val="21"/>
        </w:rPr>
        <w:t>액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으로,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귀사</w:t>
      </w:r>
      <w:del w:id="30" w:author="BKL" w:date="2026-09-16T09:43:00Z" w16du:dateUtc="2026-09-16T00:43:00Z">
        <w:r w:rsidR="007B7AB1" w:rsidRPr="00FB1C91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7B7AB1" w:rsidRPr="00FB1C91" w:rsidDel="008B5FAE">
          <w:rPr>
            <w:rFonts w:ascii="HY신명조" w:eastAsia="HY신명조" w:hint="eastAsia"/>
            <w:color w:val="000000"/>
            <w:sz w:val="21"/>
            <w:szCs w:val="21"/>
          </w:rPr>
          <w:delText>및/또는</w:delText>
        </w:r>
        <w:r w:rsidR="007B7AB1" w:rsidRPr="00FB1C91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7B7AB1" w:rsidRPr="00FB1C91" w:rsidDel="008B5FAE">
          <w:rPr>
            <w:rFonts w:ascii="HY신명조" w:eastAsia="HY신명조" w:hint="eastAsia"/>
            <w:color w:val="000000"/>
            <w:sz w:val="21"/>
            <w:szCs w:val="21"/>
          </w:rPr>
          <w:delText>본건</w:delText>
        </w:r>
        <w:r w:rsidR="007B7AB1" w:rsidRPr="00FB1C91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7B7AB1" w:rsidRPr="00FB1C91" w:rsidDel="008B5FAE">
          <w:rPr>
            <w:rFonts w:ascii="HY신명조" w:eastAsia="HY신명조" w:hint="eastAsia"/>
            <w:color w:val="000000"/>
            <w:sz w:val="21"/>
            <w:szCs w:val="21"/>
          </w:rPr>
          <w:delText>종류주식</w:delText>
        </w:r>
        <w:r w:rsidR="007B7AB1" w:rsidRPr="00FB1C91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7B7AB1" w:rsidRPr="00FB1C91" w:rsidDel="008B5FAE">
          <w:rPr>
            <w:rFonts w:ascii="HY신명조" w:eastAsia="HY신명조" w:hint="eastAsia"/>
            <w:color w:val="000000"/>
            <w:sz w:val="21"/>
            <w:szCs w:val="21"/>
          </w:rPr>
          <w:delText>투자자</w:delText>
        </w:r>
      </w:del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에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위의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지연이자를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초과하는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손해가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발생</w:t>
      </w:r>
      <w:r w:rsidR="00C871C8" w:rsidRPr="00FB1C91">
        <w:rPr>
          <w:rFonts w:ascii="HY신명조" w:eastAsia="HY신명조" w:hint="eastAsia"/>
          <w:color w:val="000000"/>
          <w:sz w:val="21"/>
          <w:szCs w:val="21"/>
        </w:rPr>
        <w:t xml:space="preserve">한 경우 당사는 이를 배상하여야 </w:t>
      </w:r>
      <w:r w:rsidR="007601F2" w:rsidRPr="00FB1C91">
        <w:rPr>
          <w:rFonts w:ascii="HY신명조" w:eastAsia="HY신명조" w:hint="eastAsia"/>
          <w:color w:val="000000"/>
          <w:sz w:val="21"/>
          <w:szCs w:val="21"/>
        </w:rPr>
        <w:t>하며</w:t>
      </w:r>
      <w:r w:rsidR="006F7685">
        <w:rPr>
          <w:rFonts w:ascii="HY신명조" w:eastAsia="HY신명조" w:hint="eastAsia"/>
          <w:color w:val="000000"/>
          <w:sz w:val="21"/>
          <w:szCs w:val="21"/>
        </w:rPr>
        <w:t>,</w:t>
      </w:r>
      <w:r w:rsidR="007601F2" w:rsidRPr="00FB1C91">
        <w:rPr>
          <w:rFonts w:ascii="HY신명조" w:eastAsia="HY신명조" w:hint="eastAsia"/>
          <w:color w:val="000000"/>
          <w:sz w:val="21"/>
          <w:szCs w:val="21"/>
        </w:rPr>
        <w:t xml:space="preserve"> 매입대상 주식의 </w:t>
      </w:r>
      <w:r w:rsidR="006F7685">
        <w:rPr>
          <w:rFonts w:ascii="HY신명조" w:eastAsia="HY신명조" w:hint="eastAsia"/>
          <w:color w:val="000000"/>
          <w:sz w:val="21"/>
          <w:szCs w:val="21"/>
        </w:rPr>
        <w:t>우선</w:t>
      </w:r>
      <w:r w:rsidR="007601F2" w:rsidRPr="00FB1C91">
        <w:rPr>
          <w:rFonts w:ascii="HY신명조" w:eastAsia="HY신명조" w:hint="eastAsia"/>
          <w:color w:val="000000"/>
          <w:sz w:val="21"/>
          <w:szCs w:val="21"/>
        </w:rPr>
        <w:t xml:space="preserve">배당률 </w:t>
      </w:r>
      <w:r w:rsidR="007601F2" w:rsidRPr="00FB1C91">
        <w:rPr>
          <w:rFonts w:ascii="HY신명조" w:eastAsia="HY신명조"/>
          <w:color w:val="000000"/>
          <w:sz w:val="21"/>
          <w:szCs w:val="21"/>
        </w:rPr>
        <w:t>7.5%</w:t>
      </w:r>
      <w:r w:rsidR="007601F2" w:rsidRPr="00FB1C91">
        <w:rPr>
          <w:rFonts w:ascii="HY신명조" w:eastAsia="HY신명조" w:hint="eastAsia"/>
          <w:color w:val="000000"/>
          <w:sz w:val="21"/>
          <w:szCs w:val="21"/>
        </w:rPr>
        <w:t xml:space="preserve">에 </w:t>
      </w:r>
      <w:r w:rsidR="002638F8" w:rsidRPr="006326BC">
        <w:rPr>
          <w:rFonts w:ascii="HY신명조" w:eastAsia="HY신명조" w:hint="eastAsia"/>
          <w:color w:val="000000"/>
          <w:sz w:val="21"/>
          <w:szCs w:val="21"/>
        </w:rPr>
        <w:t xml:space="preserve">별도로 </w:t>
      </w:r>
      <w:r w:rsidR="007601F2" w:rsidRPr="00FB1C91">
        <w:rPr>
          <w:rFonts w:ascii="HY신명조" w:eastAsia="HY신명조" w:hint="eastAsia"/>
          <w:color w:val="000000"/>
          <w:sz w:val="21"/>
          <w:szCs w:val="21"/>
        </w:rPr>
        <w:t>가산되는</w:t>
      </w:r>
      <w:r w:rsidR="002638F8" w:rsidRPr="006326BC">
        <w:rPr>
          <w:rFonts w:ascii="HY신명조" w:eastAsia="HY신명조"/>
          <w:color w:val="000000"/>
          <w:sz w:val="21"/>
          <w:szCs w:val="21"/>
        </w:rPr>
        <w:t xml:space="preserve"> </w:t>
      </w:r>
      <w:r w:rsidR="007601F2" w:rsidRPr="00FB1C91">
        <w:rPr>
          <w:rFonts w:ascii="HY신명조" w:eastAsia="HY신명조" w:hint="eastAsia"/>
          <w:color w:val="000000"/>
          <w:sz w:val="21"/>
          <w:szCs w:val="21"/>
        </w:rPr>
        <w:t>지연이자입니다</w:t>
      </w:r>
      <w:r w:rsidR="00C871C8" w:rsidRPr="00FB1C91">
        <w:rPr>
          <w:rFonts w:ascii="HY신명조" w:eastAsia="HY신명조"/>
          <w:color w:val="000000"/>
          <w:sz w:val="21"/>
          <w:szCs w:val="21"/>
        </w:rPr>
        <w:t xml:space="preserve">). </w:t>
      </w:r>
      <w:r w:rsidR="007B7AB1" w:rsidRPr="00FB1C91">
        <w:rPr>
          <w:rFonts w:ascii="HY신명조" w:eastAsia="HY신명조" w:hint="eastAsia"/>
          <w:color w:val="000000"/>
          <w:sz w:val="21"/>
          <w:szCs w:val="21"/>
        </w:rPr>
        <w:t>또한</w:t>
      </w:r>
      <w:r w:rsidR="007B7AB1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FB1C91">
        <w:rPr>
          <w:rFonts w:ascii="HY신명조" w:eastAsia="HY신명조" w:hint="eastAsia"/>
          <w:color w:val="000000"/>
          <w:sz w:val="21"/>
          <w:szCs w:val="21"/>
        </w:rPr>
        <w:t xml:space="preserve">이와 별도로 </w:t>
      </w:r>
      <w:r w:rsidR="00DD785E" w:rsidRPr="00FB1C91">
        <w:rPr>
          <w:rFonts w:ascii="HY신명조" w:eastAsia="HY신명조" w:hint="eastAsia"/>
          <w:color w:val="000000"/>
          <w:sz w:val="21"/>
          <w:szCs w:val="21"/>
        </w:rPr>
        <w:t>당사는</w:t>
      </w:r>
      <w:r w:rsidR="00DD785E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DD785E" w:rsidRPr="00FB1C91">
        <w:rPr>
          <w:rFonts w:ascii="HY신명조" w:eastAsia="HY신명조" w:hint="eastAsia"/>
          <w:color w:val="000000"/>
          <w:sz w:val="21"/>
          <w:szCs w:val="21"/>
        </w:rPr>
        <w:t>매입기한</w:t>
      </w:r>
      <w:r w:rsidR="00DD785E" w:rsidRPr="00FB1C91">
        <w:rPr>
          <w:rFonts w:ascii="HY신명조" w:eastAsia="HY신명조"/>
          <w:color w:val="000000"/>
          <w:sz w:val="21"/>
          <w:szCs w:val="21"/>
        </w:rPr>
        <w:t xml:space="preserve"> </w:t>
      </w:r>
      <w:r w:rsidR="00DD785E" w:rsidRPr="00FB1C91">
        <w:rPr>
          <w:rFonts w:ascii="HY신명조" w:eastAsia="HY신명조" w:hint="eastAsia"/>
          <w:color w:val="000000"/>
          <w:sz w:val="21"/>
          <w:szCs w:val="21"/>
        </w:rPr>
        <w:t>종료일의</w:t>
      </w:r>
      <w:r w:rsidR="00DD785E">
        <w:rPr>
          <w:rFonts w:ascii="HY신명조" w:eastAsia="HY신명조" w:hint="eastAsia"/>
          <w:color w:val="000000"/>
          <w:sz w:val="21"/>
          <w:szCs w:val="21"/>
        </w:rPr>
        <w:t xml:space="preserve"> 익일에 </w:t>
      </w:r>
      <w:r w:rsidR="007B7AB1">
        <w:rPr>
          <w:rFonts w:ascii="HY신명조" w:eastAsia="HY신명조" w:hint="eastAsia"/>
          <w:color w:val="000000"/>
          <w:sz w:val="21"/>
          <w:szCs w:val="21"/>
        </w:rPr>
        <w:t>미매입잔액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>의 20%에 해당하는 금액을 위약벌로 지급하</w:t>
      </w:r>
      <w:r w:rsidR="00DD785E">
        <w:rPr>
          <w:rFonts w:ascii="HY신명조" w:eastAsia="HY신명조" w:hint="eastAsia"/>
          <w:color w:val="000000"/>
          <w:sz w:val="21"/>
          <w:szCs w:val="21"/>
        </w:rPr>
        <w:t>기로 하며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>, 위약벌</w:t>
      </w:r>
      <w:r w:rsidR="00DD785E">
        <w:rPr>
          <w:rFonts w:ascii="HY신명조" w:eastAsia="HY신명조" w:hint="eastAsia"/>
          <w:color w:val="000000"/>
          <w:sz w:val="21"/>
          <w:szCs w:val="21"/>
        </w:rPr>
        <w:t xml:space="preserve"> 지급 여부와 무관하게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EB495C">
        <w:rPr>
          <w:rFonts w:ascii="HY신명조" w:eastAsia="HY신명조" w:hint="eastAsia"/>
          <w:color w:val="000000"/>
          <w:sz w:val="21"/>
          <w:szCs w:val="21"/>
        </w:rPr>
        <w:t>매입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>의무는 지속</w:t>
      </w:r>
      <w:r w:rsidR="00DD785E">
        <w:rPr>
          <w:rFonts w:ascii="HY신명조" w:eastAsia="HY신명조" w:hint="eastAsia"/>
          <w:color w:val="000000"/>
          <w:sz w:val="21"/>
          <w:szCs w:val="21"/>
        </w:rPr>
        <w:t>됨을 확인합니다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. </w:t>
      </w:r>
    </w:p>
    <w:p w14:paraId="0F1D5447" w14:textId="77777777" w:rsidR="004C505F" w:rsidRPr="004C505F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6517E739" w14:textId="55FED57D" w:rsidR="004C505F" w:rsidRPr="00130A34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6. 효력 및 권리 제한 사항: </w:t>
      </w:r>
      <w:del w:id="31" w:author="BKL" w:date="2026-09-16T09:43:00Z" w16du:dateUtc="2026-09-16T00:43:00Z">
        <w:r w:rsidR="00130A34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① </w:delText>
        </w:r>
      </w:del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본 확약서는 제3항의 선행조건이 모두 충족됨을 조건으로 </w:t>
      </w:r>
      <w:r w:rsidR="00120C92">
        <w:rPr>
          <w:rFonts w:ascii="HY신명조" w:eastAsia="HY신명조" w:hint="eastAsia"/>
          <w:color w:val="000000"/>
          <w:sz w:val="21"/>
          <w:szCs w:val="21"/>
        </w:rPr>
        <w:t>귀사</w:t>
      </w:r>
      <w:del w:id="32" w:author="BKL" w:date="2026-09-16T09:43:00Z" w16du:dateUtc="2026-09-16T00:43:00Z">
        <w:r w:rsidR="00120C92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 및</w:delText>
        </w:r>
        <w:r w:rsidR="00327A8D" w:rsidDel="008B5FAE">
          <w:rPr>
            <w:rFonts w:ascii="HY신명조" w:eastAsia="HY신명조" w:hint="eastAsia"/>
            <w:color w:val="000000"/>
            <w:sz w:val="21"/>
            <w:szCs w:val="21"/>
          </w:rPr>
          <w:delText>/또는</w:delText>
        </w:r>
        <w:r w:rsidR="00120C92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 본건 종류주식 투자자</w:delText>
        </w:r>
      </w:del>
      <w:r w:rsidR="00120C92">
        <w:rPr>
          <w:rFonts w:ascii="HY신명조" w:eastAsia="HY신명조" w:hint="eastAsia"/>
          <w:color w:val="000000"/>
          <w:sz w:val="21"/>
          <w:szCs w:val="21"/>
        </w:rPr>
        <w:t xml:space="preserve">에 대하여 </w:t>
      </w:r>
      <w:r w:rsidRPr="004C505F">
        <w:rPr>
          <w:rFonts w:ascii="HY신명조" w:eastAsia="HY신명조" w:hint="eastAsia"/>
          <w:color w:val="000000"/>
          <w:sz w:val="21"/>
          <w:szCs w:val="21"/>
        </w:rPr>
        <w:t>유효</w:t>
      </w:r>
      <w:ins w:id="33" w:author="BKL" w:date="2026-09-16T09:43:00Z" w16du:dateUtc="2026-09-16T00:43:00Z">
        <w:r w:rsidR="008B5FAE">
          <w:rPr>
            <w:rFonts w:ascii="HY신명조" w:eastAsia="HY신명조" w:hint="eastAsia"/>
            <w:color w:val="000000"/>
            <w:sz w:val="21"/>
            <w:szCs w:val="21"/>
          </w:rPr>
          <w:t>합니다.</w:t>
        </w:r>
      </w:ins>
      <w:del w:id="34" w:author="BKL" w:date="2026-09-16T09:43:00Z" w16du:dateUtc="2026-09-16T00:43:00Z">
        <w:r w:rsidRPr="004C505F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하며, </w:delText>
        </w:r>
        <w:r w:rsidR="0084219C" w:rsidRPr="00E34F8D" w:rsidDel="008B5FAE">
          <w:rPr>
            <w:rFonts w:ascii="HY신명조" w:eastAsia="HY신명조" w:hAnsi="HY신명조"/>
            <w:color w:val="000000"/>
            <w:sz w:val="21"/>
            <w:szCs w:val="21"/>
          </w:rPr>
          <w:delText xml:space="preserve">귀사 및 각 </w:delText>
        </w:r>
        <w:r w:rsidR="0084219C" w:rsidRPr="0084219C" w:rsidDel="008B5FAE">
          <w:rPr>
            <w:rFonts w:ascii="HY신명조" w:eastAsia="HY신명조" w:hAnsi="HY신명조"/>
            <w:color w:val="000000"/>
            <w:sz w:val="21"/>
            <w:szCs w:val="21"/>
          </w:rPr>
          <w:delText xml:space="preserve">본건 종류주식 투자자가 </w:delText>
        </w:r>
        <w:r w:rsidR="0084219C" w:rsidRPr="00E34F8D" w:rsidDel="008B5FAE">
          <w:rPr>
            <w:rFonts w:ascii="HY신명조" w:eastAsia="HY신명조" w:hAnsi="HY신명조"/>
            <w:color w:val="000000"/>
            <w:sz w:val="21"/>
            <w:szCs w:val="21"/>
          </w:rPr>
          <w:delText>각자 보유하는 본건 종류주식에 대하여 각각 개별적으로 효력을 가</w:delText>
        </w:r>
        <w:r w:rsidR="0084219C" w:rsidDel="008B5FAE">
          <w:rPr>
            <w:rFonts w:ascii="HY신명조" w:eastAsia="HY신명조" w:hAnsi="HY신명조" w:hint="eastAsia"/>
            <w:color w:val="000000"/>
            <w:sz w:val="21"/>
            <w:szCs w:val="21"/>
          </w:rPr>
          <w:delText>집니다.</w:delText>
        </w:r>
      </w:del>
      <w:r w:rsidR="0084219C">
        <w:rPr>
          <w:rFonts w:ascii="HY신명조" w:eastAsia="HY신명조" w:hAnsi="HY신명조" w:hint="eastAsia"/>
          <w:color w:val="000000"/>
          <w:sz w:val="21"/>
          <w:szCs w:val="21"/>
        </w:rPr>
        <w:t xml:space="preserve"> </w:t>
      </w:r>
      <w:del w:id="35" w:author="BKL" w:date="2026-09-16T09:43:00Z" w16du:dateUtc="2026-09-16T00:43:00Z">
        <w:r w:rsidR="00DD785E" w:rsidDel="008B5FAE">
          <w:rPr>
            <w:rFonts w:ascii="HY신명조" w:eastAsia="HY신명조" w:hint="eastAsia"/>
            <w:color w:val="000000"/>
            <w:sz w:val="21"/>
            <w:szCs w:val="21"/>
          </w:rPr>
          <w:delText>본건 종류주식 투자자</w:delText>
        </w:r>
      </w:del>
      <w:ins w:id="36" w:author="BKL" w:date="2026-09-16T09:43:00Z" w16du:dateUtc="2026-09-16T00:43:00Z">
        <w:r w:rsidR="008B5FAE">
          <w:rPr>
            <w:rFonts w:ascii="HY신명조" w:eastAsia="HY신명조" w:hint="eastAsia"/>
            <w:color w:val="000000"/>
            <w:sz w:val="21"/>
            <w:szCs w:val="21"/>
          </w:rPr>
          <w:t>귀사</w:t>
        </w:r>
      </w:ins>
      <w:r w:rsidRPr="004C505F">
        <w:rPr>
          <w:rFonts w:ascii="HY신명조" w:eastAsia="HY신명조" w:hint="eastAsia"/>
          <w:color w:val="000000"/>
          <w:sz w:val="21"/>
          <w:szCs w:val="21"/>
        </w:rPr>
        <w:t>는 당사의 사전 서면 동의가 없는 한 본건 종류주식을 제3자에게 양도하거나 담보로 제공할 수 없습니다.</w:t>
      </w:r>
      <w:r w:rsidR="00C96838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ins w:id="37" w:author="BKL" w:date="2026-09-16T09:44:00Z" w16du:dateUtc="2026-09-16T00:44:00Z">
        <w:r w:rsidR="008B5FAE" w:rsidRPr="00E31826">
          <w:rPr>
            <w:rFonts w:ascii="HY신명조" w:eastAsia="HY신명조" w:hAnsi="HY신명조"/>
            <w:color w:val="000000"/>
            <w:sz w:val="21"/>
            <w:szCs w:val="21"/>
          </w:rPr>
          <w:t>귀사가 당사의 사전 서면 동의를 받아 본건 종류주식의 전부 또는 일부를 제3자에게 양도하는 경우, 귀사는 해당 양도 거래의 완결 전에 양수인으로 하여금 본 확약서 제3항 제4호에서 정한 내용의 별도의 매도확약서를 당사에 제출하고 주주간계약상 귀사의 지위를 승계하도록 하여야 합니다.</w:t>
        </w:r>
        <w:r w:rsidR="008B5FAE" w:rsidRPr="00E31826" w:rsidDel="00752AF3">
          <w:rPr>
            <w:rFonts w:ascii="HY신명조" w:eastAsia="HY신명조" w:hAnsi="HY신명조"/>
            <w:color w:val="000000"/>
            <w:sz w:val="21"/>
            <w:szCs w:val="21"/>
          </w:rPr>
          <w:t xml:space="preserve"> </w:t>
        </w:r>
      </w:ins>
      <w:del w:id="38" w:author="BKL" w:date="2026-09-16T09:44:00Z" w16du:dateUtc="2026-09-16T00:44:00Z">
        <w:r w:rsidR="00C96838" w:rsidRPr="001548CA" w:rsidDel="008B5FAE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delText xml:space="preserve">[BKL Note: </w:delText>
        </w:r>
        <w:r w:rsidR="00C96838" w:rsidDel="008B5FAE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delText>삼성</w:delText>
        </w:r>
        <w:r w:rsidR="00C96838" w:rsidRPr="001548CA" w:rsidDel="008B5FAE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delText>증권의 최초 셀다운 자체에는 KLI의 동의를 요구하지 않으나, 그 셀다운 또는 인수업무를 통하여 종류주식을 취득한 실제 투자자의 이후 양도에는 매입기한의 경과 여부와 관계없이 KLI의 사전 동의를 받는 구조로 주주간계약과 일치시켰습니다.]</w:delText>
        </w:r>
        <w:r w:rsidRPr="004C505F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 </w:delText>
        </w:r>
      </w:del>
      <w:r w:rsidRPr="004C505F">
        <w:rPr>
          <w:rFonts w:ascii="HY신명조" w:eastAsia="HY신명조" w:hint="eastAsia"/>
          <w:color w:val="000000"/>
          <w:sz w:val="21"/>
          <w:szCs w:val="21"/>
        </w:rPr>
        <w:t xml:space="preserve">또한, 본 확약서는 본건 매입을 위한 거래 이외의 다른 목적으로 사용될 수 없고, 귀사 </w:t>
      </w:r>
      <w:del w:id="39" w:author="BKL" w:date="2026-09-16T09:44:00Z" w16du:dateUtc="2026-09-16T00:44:00Z">
        <w:r w:rsidR="00F32C36" w:rsidDel="008B5FAE">
          <w:rPr>
            <w:rFonts w:ascii="HY신명조" w:eastAsia="HY신명조" w:hint="eastAsia"/>
            <w:color w:val="000000"/>
            <w:sz w:val="21"/>
            <w:szCs w:val="21"/>
          </w:rPr>
          <w:delText>및</w:delText>
        </w:r>
        <w:r w:rsidR="00327A8D" w:rsidDel="008B5FAE">
          <w:rPr>
            <w:rFonts w:ascii="HY신명조" w:eastAsia="HY신명조" w:hint="eastAsia"/>
            <w:color w:val="000000"/>
            <w:sz w:val="21"/>
            <w:szCs w:val="21"/>
          </w:rPr>
          <w:delText>/또는</w:delText>
        </w:r>
        <w:r w:rsidR="00F32C36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 본건 종류주식 투자자 </w:delText>
        </w:r>
      </w:del>
      <w:r w:rsidRPr="004C505F">
        <w:rPr>
          <w:rFonts w:ascii="HY신명조" w:eastAsia="HY신명조" w:hint="eastAsia"/>
          <w:color w:val="000000"/>
          <w:sz w:val="21"/>
          <w:szCs w:val="21"/>
        </w:rPr>
        <w:t>이외의 제3자가 당사에 대하여 본 확약서에 따른 어떠한 권리를 주장할 수 없습니다</w:t>
      </w:r>
      <w:r w:rsidRPr="003D7895">
        <w:rPr>
          <w:rFonts w:ascii="HY신명조" w:eastAsia="HY신명조"/>
          <w:color w:val="000000"/>
          <w:sz w:val="21"/>
          <w:szCs w:val="21"/>
        </w:rPr>
        <w:t>.</w:t>
      </w:r>
      <w:r w:rsidR="00130A34" w:rsidRPr="003D7895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del w:id="40" w:author="BKL" w:date="2026-09-16T09:44:00Z" w16du:dateUtc="2026-09-16T00:44:00Z"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② 귀사는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4618EF" w:rsidRPr="004618EF" w:rsidDel="008B5FAE">
          <w:rPr>
            <w:rFonts w:ascii="HY신명조" w:eastAsia="HY신명조"/>
            <w:color w:val="000000"/>
            <w:sz w:val="21"/>
            <w:szCs w:val="21"/>
          </w:rPr>
          <w:delText xml:space="preserve">(i) 인수인으로 하여금 본건 종류주식을 인수하도록 하는 경우 </w:delText>
        </w:r>
        <w:r w:rsidR="00E50658" w:rsidDel="008B5FAE">
          <w:rPr>
            <w:rFonts w:ascii="HY신명조" w:eastAsia="HY신명조" w:hint="eastAsia"/>
            <w:color w:val="000000"/>
            <w:sz w:val="21"/>
            <w:szCs w:val="21"/>
          </w:rPr>
          <w:delText>주주간계약 체결일</w:delText>
        </w:r>
        <w:r w:rsidR="00AB3D11" w:rsidDel="008B5FAE">
          <w:rPr>
            <w:rFonts w:ascii="HY신명조" w:eastAsia="HY신명조" w:hint="eastAsia"/>
            <w:color w:val="000000"/>
            <w:sz w:val="21"/>
            <w:szCs w:val="21"/>
          </w:rPr>
          <w:delText>까지</w:delText>
        </w:r>
        <w:r w:rsidR="00E50658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 </w:delText>
        </w:r>
        <w:r w:rsidR="004618EF" w:rsidRPr="004618EF" w:rsidDel="008B5FAE">
          <w:rPr>
            <w:rFonts w:ascii="HY신명조" w:eastAsia="HY신명조"/>
            <w:color w:val="000000"/>
            <w:sz w:val="21"/>
            <w:szCs w:val="21"/>
          </w:rPr>
          <w:delText xml:space="preserve">인수인의 매도확약서가 당사에 제출되도록 하여야 하고, </w:delText>
        </w:r>
        <w:r w:rsidR="004618EF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(ii) </w:delText>
        </w:r>
        <w:r w:rsidR="003C6482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귀사가 직접 취득한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본건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종류주식을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3C6482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양수인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에게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3C6482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양수도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하는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경우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해당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3C6482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양수도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계약에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3C6482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양수인이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3C6482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양수도 거래</w:delText>
        </w:r>
        <w:r w:rsidR="00A43A47" w:rsidDel="008B5FAE">
          <w:rPr>
            <w:rFonts w:ascii="HY신명조" w:eastAsia="HY신명조" w:hint="eastAsia"/>
            <w:color w:val="000000"/>
            <w:sz w:val="21"/>
            <w:szCs w:val="21"/>
          </w:rPr>
          <w:delText>종결 전까지</w:delText>
        </w:r>
        <w:r w:rsidR="003C6482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당사에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대하여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C7052E" w:rsidDel="008B5FAE">
          <w:rPr>
            <w:rFonts w:ascii="HY신명조" w:eastAsia="HY신명조" w:hint="eastAsia"/>
            <w:color w:val="000000"/>
            <w:sz w:val="21"/>
            <w:szCs w:val="21"/>
          </w:rPr>
          <w:delText>본 확약서 제3항 제</w:delText>
        </w:r>
        <w:r w:rsidR="00247BFB" w:rsidDel="008B5FAE">
          <w:rPr>
            <w:rFonts w:ascii="HY신명조" w:eastAsia="HY신명조" w:hint="eastAsia"/>
            <w:color w:val="000000"/>
            <w:sz w:val="21"/>
            <w:szCs w:val="21"/>
          </w:rPr>
          <w:delText>4</w:delText>
        </w:r>
        <w:r w:rsidR="00C7052E" w:rsidDel="008B5FAE">
          <w:rPr>
            <w:rFonts w:ascii="HY신명조" w:eastAsia="HY신명조" w:hint="eastAsia"/>
            <w:color w:val="000000"/>
            <w:sz w:val="21"/>
            <w:szCs w:val="21"/>
          </w:rPr>
          <w:delText>호에서 정한 조건과 동일한 내용의</w:delText>
        </w:r>
        <w:r w:rsidR="00C7052E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매도확약서를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제출할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의무</w:delText>
        </w:r>
        <w:r w:rsidR="004618EF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 및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76157F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양수인이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당사의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사전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서면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동의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없이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본건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종류주식을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제3자에게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양도하거나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담보로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제공할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수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없다는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내용을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반드시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포함시켜야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합니다.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귀사가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위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의무를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위반하여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체결한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71F00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인수 또는 </w:delText>
        </w:r>
        <w:r w:rsidR="0076157F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양수도</w:delText>
        </w:r>
        <w:r w:rsidR="00171F00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에 관한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계약으로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인하여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당사에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손해가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발생한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경우,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귀사는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이를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배상할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책임을</w:delText>
        </w:r>
        <w:r w:rsidR="00130A34" w:rsidRPr="003D7895" w:rsidDel="008B5FAE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130A34" w:rsidRPr="003D7895" w:rsidDel="008B5FAE">
          <w:rPr>
            <w:rFonts w:ascii="HY신명조" w:eastAsia="HY신명조" w:hint="eastAsia"/>
            <w:color w:val="000000"/>
            <w:sz w:val="21"/>
            <w:szCs w:val="21"/>
          </w:rPr>
          <w:delText>집니다.</w:delText>
        </w:r>
      </w:del>
    </w:p>
    <w:p w14:paraId="66791F10" w14:textId="4FA999BB" w:rsidR="00F32C36" w:rsidRDefault="00F32C36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387B6A82" w14:textId="7F37C07A" w:rsidR="00F32C36" w:rsidRPr="004C505F" w:rsidRDefault="00F32C36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>
        <w:rPr>
          <w:rFonts w:ascii="HY신명조" w:eastAsia="HY신명조" w:hint="eastAsia"/>
          <w:color w:val="000000"/>
          <w:sz w:val="21"/>
          <w:szCs w:val="21"/>
        </w:rPr>
        <w:lastRenderedPageBreak/>
        <w:t>7</w:t>
      </w:r>
      <w:r>
        <w:rPr>
          <w:rFonts w:ascii="HY신명조" w:eastAsia="HY신명조"/>
          <w:color w:val="000000"/>
          <w:sz w:val="21"/>
          <w:szCs w:val="21"/>
        </w:rPr>
        <w:t xml:space="preserve">. </w:t>
      </w:r>
      <w:ins w:id="41" w:author="BKL" w:date="2026-09-16T09:44:00Z" w16du:dateUtc="2026-09-16T00:44:00Z">
        <w:r w:rsidR="008B5FAE" w:rsidRPr="00E31826">
          <w:rPr>
            <w:rFonts w:ascii="HY신명조" w:eastAsia="HY신명조" w:hAnsi="HY신명조"/>
            <w:color w:val="000000"/>
            <w:sz w:val="21"/>
            <w:szCs w:val="21"/>
          </w:rPr>
          <w:t xml:space="preserve">귀사가 제6항 및 주주간계약 제7.6조에 따라 허용되는 방법으로 본건 종류주식을 양도하고, 해당 양수인이 제6항에 따른 별도의 매도확약서를 제출하고 주주간계약상 귀사의 지위를 승계한 경우, 해당 양수인은 그가 취득한 본건 종류주식에 관한 본 확약상의 귀사의 권리를 승계하고, </w:t>
        </w:r>
      </w:ins>
      <w:del w:id="42" w:author="BKL" w:date="2026-09-16T09:44:00Z" w16du:dateUtc="2026-09-16T00:44:00Z">
        <w:r w:rsidR="004F7ADB" w:rsidRPr="004F7ADB" w:rsidDel="008B5FAE">
          <w:rPr>
            <w:rFonts w:ascii="HY신명조" w:eastAsia="HY신명조"/>
            <w:color w:val="000000"/>
            <w:sz w:val="21"/>
            <w:szCs w:val="21"/>
          </w:rPr>
          <w:delText xml:space="preserve">본 확약서 제2항 및 제6항에서 정한 바에 따라 이루어지는 인수 또는 양수도가 있는 경우 인수인 또는 양수인은 본 확약상의 귀사의 권리를 승계하고, </w:delText>
        </w:r>
      </w:del>
      <w:r w:rsidR="004F7ADB" w:rsidRPr="004F7ADB">
        <w:rPr>
          <w:rFonts w:ascii="HY신명조" w:eastAsia="HY신명조"/>
          <w:color w:val="000000"/>
          <w:sz w:val="21"/>
          <w:szCs w:val="21"/>
        </w:rPr>
        <w:t xml:space="preserve">본 확약에 따른 당사의 일체의 의무는 </w:t>
      </w:r>
      <w:del w:id="43" w:author="BKL" w:date="2026-09-16T09:44:00Z" w16du:dateUtc="2026-09-16T00:44:00Z">
        <w:r w:rsidR="004F7ADB" w:rsidRPr="004F7ADB" w:rsidDel="008B5FAE">
          <w:rPr>
            <w:rFonts w:ascii="HY신명조" w:eastAsia="HY신명조" w:hint="eastAsia"/>
            <w:color w:val="000000"/>
            <w:sz w:val="21"/>
            <w:szCs w:val="21"/>
          </w:rPr>
          <w:delText xml:space="preserve">인수인 또는 </w:delText>
        </w:r>
      </w:del>
      <w:ins w:id="44" w:author="BKL" w:date="2026-09-16T09:44:00Z" w16du:dateUtc="2026-09-16T00:44:00Z">
        <w:r w:rsidR="008B5FAE">
          <w:rPr>
            <w:rFonts w:ascii="HY신명조" w:eastAsia="HY신명조" w:hint="eastAsia"/>
            <w:color w:val="000000"/>
            <w:sz w:val="21"/>
            <w:szCs w:val="21"/>
          </w:rPr>
          <w:t xml:space="preserve">해당 </w:t>
        </w:r>
      </w:ins>
      <w:r w:rsidR="004F7ADB" w:rsidRPr="004F7ADB">
        <w:rPr>
          <w:rFonts w:ascii="HY신명조" w:eastAsia="HY신명조"/>
          <w:color w:val="000000"/>
          <w:sz w:val="21"/>
          <w:szCs w:val="21"/>
        </w:rPr>
        <w:t xml:space="preserve">양수인이 보유하게 된 본건 종류주식에 대하여도 동일하게 적용됩니다. 다만 그러함에도 </w:t>
      </w:r>
      <w:r>
        <w:rPr>
          <w:rFonts w:ascii="HY신명조" w:eastAsia="HY신명조" w:hint="eastAsia"/>
          <w:color w:val="000000"/>
          <w:sz w:val="21"/>
          <w:szCs w:val="21"/>
        </w:rPr>
        <w:t xml:space="preserve">당사는 </w:t>
      </w:r>
      <w:del w:id="45" w:author="BKL" w:date="2026-09-16T09:44:00Z" w16du:dateUtc="2026-09-16T00:44:00Z">
        <w:r w:rsidDel="008B5FAE">
          <w:rPr>
            <w:rFonts w:ascii="HY신명조" w:eastAsia="HY신명조" w:hint="eastAsia"/>
            <w:color w:val="000000"/>
            <w:sz w:val="21"/>
            <w:szCs w:val="21"/>
          </w:rPr>
          <w:delText>본건 종류주식 투자자</w:delText>
        </w:r>
      </w:del>
      <w:ins w:id="46" w:author="BKL" w:date="2026-09-16T09:44:00Z" w16du:dateUtc="2026-09-16T00:44:00Z">
        <w:r w:rsidR="008B5FAE">
          <w:rPr>
            <w:rFonts w:ascii="HY신명조" w:eastAsia="HY신명조" w:hint="eastAsia"/>
            <w:color w:val="000000"/>
            <w:sz w:val="21"/>
            <w:szCs w:val="21"/>
          </w:rPr>
          <w:t>해당 양수인</w:t>
        </w:r>
      </w:ins>
      <w:r>
        <w:rPr>
          <w:rFonts w:ascii="HY신명조" w:eastAsia="HY신명조" w:hint="eastAsia"/>
          <w:color w:val="000000"/>
          <w:sz w:val="21"/>
          <w:szCs w:val="21"/>
        </w:rPr>
        <w:t xml:space="preserve">의 요청이 있는 경우 해당 </w:t>
      </w:r>
      <w:del w:id="47" w:author="BKL" w:date="2026-09-16T09:45:00Z" w16du:dateUtc="2026-09-16T00:45:00Z">
        <w:r w:rsidDel="008B5FAE">
          <w:rPr>
            <w:rFonts w:ascii="HY신명조" w:eastAsia="HY신명조" w:hint="eastAsia"/>
            <w:color w:val="000000"/>
            <w:sz w:val="21"/>
            <w:szCs w:val="21"/>
          </w:rPr>
          <w:delText>본건 종류주식 투자자가</w:delText>
        </w:r>
      </w:del>
      <w:ins w:id="48" w:author="BKL" w:date="2026-09-16T09:45:00Z" w16du:dateUtc="2026-09-16T00:45:00Z">
        <w:r w:rsidR="008B5FAE">
          <w:rPr>
            <w:rFonts w:ascii="HY신명조" w:eastAsia="HY신명조" w:hint="eastAsia"/>
            <w:color w:val="000000"/>
            <w:sz w:val="21"/>
            <w:szCs w:val="21"/>
          </w:rPr>
          <w:t>양수인이</w:t>
        </w:r>
      </w:ins>
      <w:r>
        <w:rPr>
          <w:rFonts w:ascii="HY신명조" w:eastAsia="HY신명조" w:hint="eastAsia"/>
          <w:color w:val="000000"/>
          <w:sz w:val="21"/>
          <w:szCs w:val="21"/>
        </w:rPr>
        <w:t xml:space="preserve"> 취득한 본건</w:t>
      </w:r>
      <w:r>
        <w:rPr>
          <w:rFonts w:ascii="HY신명조" w:eastAsia="HY신명조"/>
          <w:color w:val="000000"/>
          <w:sz w:val="21"/>
          <w:szCs w:val="21"/>
        </w:rPr>
        <w:t xml:space="preserve"> </w:t>
      </w:r>
      <w:r>
        <w:rPr>
          <w:rFonts w:ascii="HY신명조" w:eastAsia="HY신명조" w:hint="eastAsia"/>
          <w:color w:val="000000"/>
          <w:sz w:val="21"/>
          <w:szCs w:val="21"/>
        </w:rPr>
        <w:t xml:space="preserve">종류주식에 대하여 본 확약과 동일한 내용의 확약서를 발급하여 </w:t>
      </w:r>
      <w:r w:rsidR="000364E3">
        <w:rPr>
          <w:rFonts w:ascii="HY신명조" w:eastAsia="HY신명조" w:hint="eastAsia"/>
          <w:color w:val="000000"/>
          <w:sz w:val="21"/>
          <w:szCs w:val="21"/>
        </w:rPr>
        <w:t xml:space="preserve">해당 </w:t>
      </w:r>
      <w:del w:id="49" w:author="BKL" w:date="2026-09-16T09:49:00Z" w16du:dateUtc="2026-09-16T00:49:00Z">
        <w:r w:rsidR="000364E3" w:rsidDel="008B5FAE">
          <w:rPr>
            <w:rFonts w:ascii="HY신명조" w:eastAsia="HY신명조" w:hint="eastAsia"/>
            <w:color w:val="000000"/>
            <w:sz w:val="21"/>
            <w:szCs w:val="21"/>
          </w:rPr>
          <w:delText>본건 종류주식 투자자</w:delText>
        </w:r>
      </w:del>
      <w:ins w:id="50" w:author="BKL" w:date="2026-09-16T09:49:00Z" w16du:dateUtc="2026-09-16T00:49:00Z">
        <w:r w:rsidR="008B5FAE">
          <w:rPr>
            <w:rFonts w:ascii="HY신명조" w:eastAsia="HY신명조" w:hint="eastAsia"/>
            <w:color w:val="000000"/>
            <w:sz w:val="21"/>
            <w:szCs w:val="21"/>
          </w:rPr>
          <w:t>양수인</w:t>
        </w:r>
      </w:ins>
      <w:r w:rsidR="000364E3">
        <w:rPr>
          <w:rFonts w:ascii="HY신명조" w:eastAsia="HY신명조" w:hint="eastAsia"/>
          <w:color w:val="000000"/>
          <w:sz w:val="21"/>
          <w:szCs w:val="21"/>
        </w:rPr>
        <w:t>에게 제출</w:t>
      </w:r>
      <w:r>
        <w:rPr>
          <w:rFonts w:ascii="HY신명조" w:eastAsia="HY신명조" w:hint="eastAsia"/>
          <w:color w:val="000000"/>
          <w:sz w:val="21"/>
          <w:szCs w:val="21"/>
        </w:rPr>
        <w:t>하겠습니다.</w:t>
      </w:r>
      <w:r w:rsidR="004F7ADB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del w:id="51" w:author="BKL" w:date="2026-09-16T09:45:00Z" w16du:dateUtc="2026-09-16T00:45:00Z">
        <w:r w:rsidR="004F7ADB" w:rsidRPr="004F7ADB" w:rsidDel="008B5FAE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delText>[BKL Note: 1종 우선주 매입확약 문구와 동일하게 반영했습니다.]</w:delText>
        </w:r>
      </w:del>
    </w:p>
    <w:p w14:paraId="3D0EA9EE" w14:textId="43B081B4" w:rsidR="004E110A" w:rsidRDefault="004E110A" w:rsidP="004E110A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</w:p>
    <w:p w14:paraId="777F86D9" w14:textId="6F62746D" w:rsidR="00592274" w:rsidRDefault="003712E6" w:rsidP="003712E6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  <w:r w:rsidRPr="00183D2D">
        <w:rPr>
          <w:rFonts w:ascii="HY신명조" w:eastAsia="HY신명조" w:hAnsi="KB금융 본문체 Light" w:cs="함초롬바탕" w:hint="eastAsia"/>
          <w:szCs w:val="22"/>
        </w:rPr>
        <w:t>별첨</w:t>
      </w:r>
      <w:r>
        <w:rPr>
          <w:rFonts w:ascii="HY신명조" w:eastAsia="HY신명조" w:hAnsi="KB금융 본문체 Light" w:cs="함초롬바탕"/>
          <w:szCs w:val="22"/>
        </w:rPr>
        <w:t>1</w:t>
      </w:r>
      <w:r w:rsidRPr="00183D2D">
        <w:rPr>
          <w:rFonts w:ascii="HY신명조" w:eastAsia="HY신명조" w:hAnsi="KB금융 본문체 Light" w:cs="함초롬바탕"/>
          <w:szCs w:val="22"/>
        </w:rPr>
        <w:t xml:space="preserve">. </w:t>
      </w:r>
      <w:r w:rsidR="004C505F">
        <w:rPr>
          <w:rFonts w:ascii="HY신명조" w:eastAsia="HY신명조" w:hAnsi="KB금융 본문체 Light" w:cs="함초롬바탕" w:hint="eastAsia"/>
          <w:szCs w:val="22"/>
        </w:rPr>
        <w:t>법인인감증명서 1부</w:t>
      </w:r>
      <w:r w:rsidR="009E65D0">
        <w:rPr>
          <w:rFonts w:ascii="HY신명조" w:eastAsia="HY신명조" w:hAnsi="KB금융 본문체 Light" w:cs="함초롬바탕"/>
          <w:szCs w:val="22"/>
        </w:rPr>
        <w:tab/>
      </w:r>
      <w:r w:rsidR="00D24AF9">
        <w:rPr>
          <w:rFonts w:ascii="HY신명조" w:eastAsia="HY신명조" w:hAnsi="KB금융 본문체 Light" w:cs="함초롬바탕" w:hint="eastAsia"/>
          <w:szCs w:val="22"/>
        </w:rPr>
        <w:t>끝</w:t>
      </w:r>
      <w:r w:rsidR="004E110A">
        <w:rPr>
          <w:rFonts w:ascii="HY신명조" w:eastAsia="HY신명조" w:hAnsi="KB금융 본문체 Light" w:cs="함초롬바탕" w:hint="eastAsia"/>
          <w:szCs w:val="22"/>
        </w:rPr>
        <w:t xml:space="preserve">. </w:t>
      </w:r>
    </w:p>
    <w:p w14:paraId="3DBE4056" w14:textId="5C0BDE0A" w:rsidR="00592274" w:rsidRDefault="00592274" w:rsidP="00BE7239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</w:p>
    <w:p w14:paraId="7D4BD745" w14:textId="77777777" w:rsidR="009E65D0" w:rsidRDefault="009E65D0" w:rsidP="00BE7239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</w:p>
    <w:p w14:paraId="5B55E222" w14:textId="77777777" w:rsidR="009E65D0" w:rsidRDefault="009E65D0" w:rsidP="00BE7239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</w:p>
    <w:p w14:paraId="57E738CC" w14:textId="77777777" w:rsidR="009E65D0" w:rsidRDefault="009E65D0" w:rsidP="00BE7239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</w:p>
    <w:p w14:paraId="4E522011" w14:textId="77777777" w:rsidR="005749C6" w:rsidRDefault="005749C6" w:rsidP="00B90879">
      <w:pPr>
        <w:spacing w:line="360" w:lineRule="auto"/>
        <w:ind w:firstLineChars="500" w:firstLine="1000"/>
        <w:jc w:val="left"/>
        <w:rPr>
          <w:rFonts w:ascii="HY신명조" w:eastAsia="HY신명조" w:hAnsi="KB금융 본문체 Light" w:cs="함초롬바탕"/>
          <w:szCs w:val="22"/>
        </w:rPr>
      </w:pPr>
    </w:p>
    <w:p w14:paraId="6402580E" w14:textId="4FBE89B5" w:rsidR="00380138" w:rsidRPr="00860199" w:rsidRDefault="00380138" w:rsidP="00380138">
      <w:pPr>
        <w:pStyle w:val="a4"/>
        <w:spacing w:before="0" w:after="0" w:line="0" w:lineRule="atLeast"/>
        <w:ind w:left="0" w:right="0" w:firstLine="0"/>
        <w:jc w:val="center"/>
        <w:rPr>
          <w:rFonts w:ascii="HY신명조" w:eastAsia="HY신명조" w:hAnsi="KB금융 본문체 Light" w:cs="함초롬바탕"/>
          <w:sz w:val="36"/>
          <w:szCs w:val="22"/>
        </w:rPr>
      </w:pPr>
      <w:r w:rsidRPr="00860199">
        <w:rPr>
          <w:rFonts w:ascii="HY신명조" w:eastAsia="HY신명조" w:hAnsi="KB금융 본문체 Light" w:cs="함초롬바탕" w:hint="eastAsia"/>
          <w:sz w:val="36"/>
          <w:szCs w:val="22"/>
        </w:rPr>
        <w:t xml:space="preserve">주식회사 </w:t>
      </w:r>
      <w:r w:rsidR="0055297C" w:rsidRPr="00860199">
        <w:rPr>
          <w:rFonts w:ascii="HY신명조" w:eastAsia="HY신명조" w:hAnsi="KB금융 본문체 Light" w:cs="함초롬바탕" w:hint="eastAsia"/>
          <w:sz w:val="36"/>
          <w:szCs w:val="22"/>
        </w:rPr>
        <w:t>코람코</w:t>
      </w:r>
      <w:r w:rsidR="004E110A">
        <w:rPr>
          <w:rFonts w:ascii="HY신명조" w:eastAsia="HY신명조" w:hAnsi="KB금융 본문체 Light" w:cs="함초롬바탕" w:hint="eastAsia"/>
          <w:sz w:val="36"/>
          <w:szCs w:val="22"/>
        </w:rPr>
        <w:t>라이프인프라</w:t>
      </w:r>
      <w:r w:rsidR="0055297C" w:rsidRPr="00860199">
        <w:rPr>
          <w:rFonts w:ascii="HY신명조" w:eastAsia="HY신명조" w:hAnsi="KB금융 본문체 Light" w:cs="함초롬바탕" w:hint="eastAsia"/>
          <w:sz w:val="36"/>
          <w:szCs w:val="22"/>
        </w:rPr>
        <w:t>위탁관리부동산투자회사</w:t>
      </w:r>
    </w:p>
    <w:p w14:paraId="7EEA8256" w14:textId="1287ABF5" w:rsidR="00FD603B" w:rsidRDefault="00380138" w:rsidP="00CF53B6">
      <w:pPr>
        <w:pStyle w:val="a4"/>
        <w:spacing w:before="0" w:after="0" w:line="0" w:lineRule="atLeast"/>
        <w:ind w:left="0" w:right="0" w:firstLine="0"/>
        <w:jc w:val="center"/>
        <w:rPr>
          <w:rFonts w:ascii="HY신명조" w:eastAsia="HY신명조" w:hAnsi="KB금융 본문체 Light" w:cs="함초롬바탕"/>
          <w:b/>
          <w:szCs w:val="32"/>
        </w:rPr>
      </w:pPr>
      <w:r w:rsidRPr="00860199">
        <w:rPr>
          <w:rFonts w:ascii="HY신명조" w:eastAsia="HY신명조" w:hAnsi="KB금융 본문체 Light" w:cs="함초롬바탕" w:hint="eastAsia"/>
          <w:sz w:val="36"/>
          <w:szCs w:val="22"/>
        </w:rPr>
        <w:t xml:space="preserve">대표이사 </w:t>
      </w:r>
      <w:r w:rsidR="0055297C" w:rsidRPr="00860199">
        <w:rPr>
          <w:rFonts w:ascii="HY신명조" w:eastAsia="HY신명조" w:hAnsi="KB금융 본문체 Light" w:cs="함초롬바탕" w:hint="eastAsia"/>
          <w:sz w:val="36"/>
          <w:szCs w:val="22"/>
        </w:rPr>
        <w:t>이</w:t>
      </w:r>
      <w:r w:rsidRPr="00860199">
        <w:rPr>
          <w:rFonts w:ascii="HY신명조" w:eastAsia="HY신명조" w:hAnsi="KB금융 본문체 Light" w:cs="함초롬바탕" w:hint="eastAsia"/>
          <w:sz w:val="36"/>
          <w:szCs w:val="22"/>
        </w:rPr>
        <w:t xml:space="preserve"> </w:t>
      </w:r>
      <w:r w:rsidR="0055297C" w:rsidRPr="00860199">
        <w:rPr>
          <w:rFonts w:ascii="HY신명조" w:eastAsia="HY신명조" w:hAnsi="KB금융 본문체 Light" w:cs="함초롬바탕" w:hint="eastAsia"/>
          <w:sz w:val="36"/>
          <w:szCs w:val="22"/>
        </w:rPr>
        <w:t>성</w:t>
      </w:r>
      <w:r w:rsidRPr="00860199">
        <w:rPr>
          <w:rFonts w:ascii="HY신명조" w:eastAsia="HY신명조" w:hAnsi="KB금융 본문체 Light" w:cs="함초롬바탕" w:hint="eastAsia"/>
          <w:sz w:val="36"/>
          <w:szCs w:val="22"/>
        </w:rPr>
        <w:t xml:space="preserve"> </w:t>
      </w:r>
      <w:r w:rsidR="0055297C" w:rsidRPr="00860199">
        <w:rPr>
          <w:rFonts w:ascii="HY신명조" w:eastAsia="HY신명조" w:hAnsi="KB금융 본문체 Light" w:cs="함초롬바탕" w:hint="eastAsia"/>
          <w:sz w:val="36"/>
          <w:szCs w:val="22"/>
        </w:rPr>
        <w:t>균</w:t>
      </w:r>
    </w:p>
    <w:sectPr w:rsidR="00FD603B" w:rsidSect="00CF53B6">
      <w:pgSz w:w="11906" w:h="16838"/>
      <w:pgMar w:top="1418" w:right="1440" w:bottom="993" w:left="1440" w:header="851" w:footer="84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228A1" w14:textId="77777777" w:rsidR="00837963" w:rsidRDefault="00837963" w:rsidP="00400767">
      <w:r>
        <w:separator/>
      </w:r>
    </w:p>
  </w:endnote>
  <w:endnote w:type="continuationSeparator" w:id="0">
    <w:p w14:paraId="6D3FD5EA" w14:textId="77777777" w:rsidR="00837963" w:rsidRDefault="00837963" w:rsidP="00400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B금융 본문체 Light">
    <w:altName w:val="맑은 고딕"/>
    <w:charset w:val="81"/>
    <w:family w:val="modern"/>
    <w:pitch w:val="variable"/>
    <w:sig w:usb0="00000000" w:usb1="29D7FCFB" w:usb2="00000010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81FF6" w14:textId="77777777" w:rsidR="00837963" w:rsidRDefault="00837963" w:rsidP="00400767">
      <w:r>
        <w:separator/>
      </w:r>
    </w:p>
  </w:footnote>
  <w:footnote w:type="continuationSeparator" w:id="0">
    <w:p w14:paraId="22582811" w14:textId="77777777" w:rsidR="00837963" w:rsidRDefault="00837963" w:rsidP="004007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5B44"/>
    <w:multiLevelType w:val="hybridMultilevel"/>
    <w:tmpl w:val="AFACCCD8"/>
    <w:lvl w:ilvl="0" w:tplc="A7B41BEC">
      <w:start w:val="2"/>
      <w:numFmt w:val="bullet"/>
      <w:lvlText w:val="-"/>
      <w:lvlJc w:val="left"/>
      <w:pPr>
        <w:ind w:left="1200" w:hanging="360"/>
      </w:pPr>
      <w:rPr>
        <w:rFonts w:ascii="HY신명조" w:eastAsia="HY신명조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" w15:restartNumberingAfterBreak="0">
    <w:nsid w:val="10D02CEA"/>
    <w:multiLevelType w:val="hybridMultilevel"/>
    <w:tmpl w:val="91667EDE"/>
    <w:lvl w:ilvl="0" w:tplc="C478DC78">
      <w:start w:val="2"/>
      <w:numFmt w:val="bullet"/>
      <w:lvlText w:val="-"/>
      <w:lvlJc w:val="left"/>
      <w:pPr>
        <w:ind w:left="760" w:hanging="360"/>
      </w:pPr>
      <w:rPr>
        <w:rFonts w:ascii="HY신명조" w:eastAsia="HY신명조" w:hAnsi="KB금융 본문체 Light" w:cs="함초롬바탕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3BC5149"/>
    <w:multiLevelType w:val="hybridMultilevel"/>
    <w:tmpl w:val="00503368"/>
    <w:lvl w:ilvl="0" w:tplc="82267982">
      <w:start w:val="1"/>
      <w:numFmt w:val="decimalEnclosedCircle"/>
      <w:lvlText w:val="%1"/>
      <w:lvlJc w:val="left"/>
      <w:pPr>
        <w:ind w:left="1353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3" w15:restartNumberingAfterBreak="0">
    <w:nsid w:val="173E60DD"/>
    <w:multiLevelType w:val="hybridMultilevel"/>
    <w:tmpl w:val="84D8B87A"/>
    <w:lvl w:ilvl="0" w:tplc="DA5A62BE">
      <w:start w:val="3"/>
      <w:numFmt w:val="bullet"/>
      <w:lvlText w:val="-"/>
      <w:lvlJc w:val="left"/>
      <w:pPr>
        <w:ind w:left="1713" w:hanging="360"/>
      </w:pPr>
      <w:rPr>
        <w:rFonts w:ascii="HY신명조" w:eastAsia="HY신명조" w:hAnsi="KB금융 본문체 Light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215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5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5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5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3" w:hanging="400"/>
      </w:pPr>
      <w:rPr>
        <w:rFonts w:ascii="Wingdings" w:hAnsi="Wingdings" w:hint="default"/>
      </w:rPr>
    </w:lvl>
  </w:abstractNum>
  <w:abstractNum w:abstractNumId="4" w15:restartNumberingAfterBreak="0">
    <w:nsid w:val="34EF7197"/>
    <w:multiLevelType w:val="hybridMultilevel"/>
    <w:tmpl w:val="DB62DDE8"/>
    <w:lvl w:ilvl="0" w:tplc="2A0448A2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252E52"/>
    <w:multiLevelType w:val="hybridMultilevel"/>
    <w:tmpl w:val="116EF68E"/>
    <w:lvl w:ilvl="0" w:tplc="2E2A8F5A">
      <w:start w:val="6158"/>
      <w:numFmt w:val="bullet"/>
      <w:lvlText w:val="-"/>
      <w:lvlJc w:val="left"/>
      <w:pPr>
        <w:ind w:left="760" w:hanging="360"/>
      </w:pPr>
      <w:rPr>
        <w:rFonts w:ascii="HY신명조" w:eastAsia="HY신명조" w:hAnsi="KB금융 본문체 Light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B4946D3"/>
    <w:multiLevelType w:val="hybridMultilevel"/>
    <w:tmpl w:val="FD9AC5DA"/>
    <w:lvl w:ilvl="0" w:tplc="E634EB8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1F120F1"/>
    <w:multiLevelType w:val="hybridMultilevel"/>
    <w:tmpl w:val="970664C2"/>
    <w:lvl w:ilvl="0" w:tplc="CF440AB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623C70CE"/>
    <w:multiLevelType w:val="multilevel"/>
    <w:tmpl w:val="F80A27FC"/>
    <w:lvl w:ilvl="0">
      <w:start w:val="1"/>
      <w:numFmt w:val="decimalFullWidth"/>
      <w:pStyle w:val="BKL11"/>
      <w:lvlText w:val="제%1조"/>
      <w:lvlJc w:val="left"/>
      <w:pPr>
        <w:tabs>
          <w:tab w:val="num" w:pos="1134"/>
        </w:tabs>
        <w:ind w:left="0" w:firstLine="0"/>
      </w:pPr>
      <w:rPr>
        <w:rFonts w:ascii="Wingdings" w:eastAsia="바탕체" w:hAnsi="Wingdings" w:hint="default"/>
        <w:b/>
        <w:i w:val="0"/>
        <w:sz w:val="22"/>
      </w:rPr>
    </w:lvl>
    <w:lvl w:ilvl="1">
      <w:start w:val="1"/>
      <w:numFmt w:val="decimal"/>
      <w:pStyle w:val="BKL21"/>
      <w:lvlText w:val="%2."/>
      <w:lvlJc w:val="left"/>
      <w:pPr>
        <w:tabs>
          <w:tab w:val="num" w:pos="567"/>
        </w:tabs>
        <w:ind w:left="567" w:hanging="567"/>
      </w:pPr>
      <w:rPr>
        <w:rFonts w:ascii="HY신명조" w:eastAsia="HY신명조" w:hint="eastAsia"/>
        <w:b w:val="0"/>
        <w:i w:val="0"/>
        <w:sz w:val="22"/>
        <w:szCs w:val="22"/>
        <w:u w:val="none"/>
      </w:rPr>
    </w:lvl>
    <w:lvl w:ilvl="2">
      <w:start w:val="1"/>
      <w:numFmt w:val="decimal"/>
      <w:pStyle w:val="BKL31"/>
      <w:lvlText w:val="%3.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3">
      <w:start w:val="1"/>
      <w:numFmt w:val="ganada"/>
      <w:pStyle w:val="BKL4a"/>
      <w:lvlText w:val="%4."/>
      <w:lvlJc w:val="left"/>
      <w:pPr>
        <w:tabs>
          <w:tab w:val="num" w:pos="1134"/>
        </w:tabs>
        <w:ind w:left="1134" w:hanging="567"/>
      </w:pPr>
      <w:rPr>
        <w:rFonts w:hint="eastAsia"/>
        <w:lang w:val="en-US"/>
      </w:rPr>
    </w:lvl>
    <w:lvl w:ilvl="4">
      <w:start w:val="1"/>
      <w:numFmt w:val="decimal"/>
      <w:lvlText w:val="%5)"/>
      <w:lvlJc w:val="left"/>
      <w:pPr>
        <w:tabs>
          <w:tab w:val="num" w:pos="2835"/>
        </w:tabs>
        <w:ind w:left="2835" w:hanging="567"/>
      </w:pPr>
      <w:rPr>
        <w:rFonts w:ascii="Wingdings" w:eastAsia="바탕체" w:hAnsi="Wingdings" w:hint="default"/>
      </w:rPr>
    </w:lvl>
    <w:lvl w:ilvl="5">
      <w:start w:val="1"/>
      <w:numFmt w:val="ganada"/>
      <w:lvlText w:val="%6)"/>
      <w:lvlJc w:val="left"/>
      <w:pPr>
        <w:tabs>
          <w:tab w:val="num" w:pos="3402"/>
        </w:tabs>
        <w:ind w:left="3402" w:hanging="567"/>
      </w:pPr>
      <w:rPr>
        <w:rFonts w:ascii="Wingdings" w:eastAsia="바탕체" w:hAnsi="Wingdings" w:hint="default"/>
      </w:rPr>
    </w:lvl>
    <w:lvl w:ilvl="6">
      <w:start w:val="1"/>
      <w:numFmt w:val="decimalEnclosedCircle"/>
      <w:lvlText w:val="%7"/>
      <w:lvlJc w:val="left"/>
      <w:pPr>
        <w:tabs>
          <w:tab w:val="num" w:pos="3969"/>
        </w:tabs>
        <w:ind w:left="3969" w:hanging="567"/>
      </w:pPr>
      <w:rPr>
        <w:rFonts w:ascii="Wingdings" w:eastAsia="바탕체" w:hAnsi="Wingdings" w:hint="default"/>
      </w:rPr>
    </w:lvl>
    <w:lvl w:ilvl="7">
      <w:start w:val="1"/>
      <w:numFmt w:val="lowerRoman"/>
      <w:lvlText w:val="%8)"/>
      <w:lvlJc w:val="left"/>
      <w:pPr>
        <w:tabs>
          <w:tab w:val="num" w:pos="4536"/>
        </w:tabs>
        <w:ind w:left="4536" w:hanging="567"/>
      </w:pPr>
      <w:rPr>
        <w:rFonts w:ascii="Wingdings" w:eastAsia="바탕체" w:hAnsi="Wingdings" w:hint="default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9" w15:restartNumberingAfterBreak="0">
    <w:nsid w:val="662E4835"/>
    <w:multiLevelType w:val="hybridMultilevel"/>
    <w:tmpl w:val="31003068"/>
    <w:lvl w:ilvl="0" w:tplc="CD90C000">
      <w:start w:val="1"/>
      <w:numFmt w:val="bullet"/>
      <w:lvlText w:val="■"/>
      <w:lvlJc w:val="left"/>
      <w:pPr>
        <w:ind w:left="1120" w:hanging="360"/>
      </w:pPr>
      <w:rPr>
        <w:rFonts w:ascii="HY신명조" w:eastAsia="HY신명조" w:hAnsi="KB금융 본문체 Light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68567257"/>
    <w:multiLevelType w:val="hybridMultilevel"/>
    <w:tmpl w:val="E690D0C0"/>
    <w:lvl w:ilvl="0" w:tplc="C6F8AC42">
      <w:start w:val="6158"/>
      <w:numFmt w:val="bullet"/>
      <w:lvlText w:val="-"/>
      <w:lvlJc w:val="left"/>
      <w:pPr>
        <w:ind w:left="1418" w:hanging="360"/>
      </w:pPr>
      <w:rPr>
        <w:rFonts w:ascii="HY신명조" w:eastAsia="HY신명조" w:hAnsi="KB금융 본문체 Light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85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5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5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5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5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5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58" w:hanging="400"/>
      </w:pPr>
      <w:rPr>
        <w:rFonts w:ascii="Wingdings" w:hAnsi="Wingdings" w:hint="default"/>
      </w:rPr>
    </w:lvl>
  </w:abstractNum>
  <w:abstractNum w:abstractNumId="11" w15:restartNumberingAfterBreak="0">
    <w:nsid w:val="73BC4AD0"/>
    <w:multiLevelType w:val="hybridMultilevel"/>
    <w:tmpl w:val="3B28EE80"/>
    <w:lvl w:ilvl="0" w:tplc="28BAB57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93705A2"/>
    <w:multiLevelType w:val="hybridMultilevel"/>
    <w:tmpl w:val="3E942BB4"/>
    <w:lvl w:ilvl="0" w:tplc="3E64074C">
      <w:start w:val="2"/>
      <w:numFmt w:val="bullet"/>
      <w:lvlText w:val="-"/>
      <w:lvlJc w:val="left"/>
      <w:pPr>
        <w:ind w:left="1155" w:hanging="360"/>
      </w:pPr>
      <w:rPr>
        <w:rFonts w:ascii="HY신명조" w:eastAsia="HY신명조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00"/>
      </w:pPr>
      <w:rPr>
        <w:rFonts w:ascii="Wingdings" w:hAnsi="Wingdings" w:hint="default"/>
      </w:rPr>
    </w:lvl>
  </w:abstractNum>
  <w:num w:numId="1" w16cid:durableId="761298190">
    <w:abstractNumId w:val="1"/>
  </w:num>
  <w:num w:numId="2" w16cid:durableId="112480372">
    <w:abstractNumId w:val="9"/>
  </w:num>
  <w:num w:numId="3" w16cid:durableId="2038895581">
    <w:abstractNumId w:val="8"/>
  </w:num>
  <w:num w:numId="4" w16cid:durableId="1503468264">
    <w:abstractNumId w:val="0"/>
  </w:num>
  <w:num w:numId="5" w16cid:durableId="1292325299">
    <w:abstractNumId w:val="8"/>
  </w:num>
  <w:num w:numId="6" w16cid:durableId="282658091">
    <w:abstractNumId w:val="11"/>
  </w:num>
  <w:num w:numId="7" w16cid:durableId="1019891408">
    <w:abstractNumId w:val="6"/>
  </w:num>
  <w:num w:numId="8" w16cid:durableId="51194167">
    <w:abstractNumId w:val="8"/>
  </w:num>
  <w:num w:numId="9" w16cid:durableId="704213270">
    <w:abstractNumId w:val="8"/>
  </w:num>
  <w:num w:numId="10" w16cid:durableId="1044251727">
    <w:abstractNumId w:val="8"/>
  </w:num>
  <w:num w:numId="11" w16cid:durableId="1094205408">
    <w:abstractNumId w:val="8"/>
  </w:num>
  <w:num w:numId="12" w16cid:durableId="363411760">
    <w:abstractNumId w:val="7"/>
  </w:num>
  <w:num w:numId="13" w16cid:durableId="1056125813">
    <w:abstractNumId w:val="12"/>
  </w:num>
  <w:num w:numId="14" w16cid:durableId="210508274">
    <w:abstractNumId w:val="2"/>
  </w:num>
  <w:num w:numId="15" w16cid:durableId="192156847">
    <w:abstractNumId w:val="3"/>
  </w:num>
  <w:num w:numId="16" w16cid:durableId="1493184620">
    <w:abstractNumId w:val="5"/>
  </w:num>
  <w:num w:numId="17" w16cid:durableId="1554003688">
    <w:abstractNumId w:val="10"/>
  </w:num>
  <w:num w:numId="18" w16cid:durableId="273754083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KL">
    <w15:presenceInfo w15:providerId="None" w15:userId="BK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138"/>
    <w:rsid w:val="0000129C"/>
    <w:rsid w:val="000117C2"/>
    <w:rsid w:val="00011A27"/>
    <w:rsid w:val="00015295"/>
    <w:rsid w:val="00015EAF"/>
    <w:rsid w:val="0001762D"/>
    <w:rsid w:val="00020B67"/>
    <w:rsid w:val="00027305"/>
    <w:rsid w:val="00027339"/>
    <w:rsid w:val="00030DB6"/>
    <w:rsid w:val="00031282"/>
    <w:rsid w:val="00032722"/>
    <w:rsid w:val="00033114"/>
    <w:rsid w:val="000364E3"/>
    <w:rsid w:val="00036806"/>
    <w:rsid w:val="000370FA"/>
    <w:rsid w:val="000378C2"/>
    <w:rsid w:val="0004189D"/>
    <w:rsid w:val="000450D5"/>
    <w:rsid w:val="000500AD"/>
    <w:rsid w:val="000504C9"/>
    <w:rsid w:val="000513FF"/>
    <w:rsid w:val="000527DC"/>
    <w:rsid w:val="000546D3"/>
    <w:rsid w:val="00056306"/>
    <w:rsid w:val="00060B6E"/>
    <w:rsid w:val="000611DB"/>
    <w:rsid w:val="00062576"/>
    <w:rsid w:val="000657BB"/>
    <w:rsid w:val="00065AB6"/>
    <w:rsid w:val="0007091C"/>
    <w:rsid w:val="00074E3B"/>
    <w:rsid w:val="000770B5"/>
    <w:rsid w:val="00080B16"/>
    <w:rsid w:val="0008114C"/>
    <w:rsid w:val="0008189A"/>
    <w:rsid w:val="00083009"/>
    <w:rsid w:val="00086195"/>
    <w:rsid w:val="00087EF6"/>
    <w:rsid w:val="000A5537"/>
    <w:rsid w:val="000B1666"/>
    <w:rsid w:val="000B3274"/>
    <w:rsid w:val="000B4D4D"/>
    <w:rsid w:val="000B5C33"/>
    <w:rsid w:val="000C3C79"/>
    <w:rsid w:val="000C49D6"/>
    <w:rsid w:val="000C58CD"/>
    <w:rsid w:val="000C62DC"/>
    <w:rsid w:val="000D0175"/>
    <w:rsid w:val="000D79D4"/>
    <w:rsid w:val="000E4E0F"/>
    <w:rsid w:val="000E6A7C"/>
    <w:rsid w:val="000F15E2"/>
    <w:rsid w:val="000F5D81"/>
    <w:rsid w:val="000F7DDC"/>
    <w:rsid w:val="001006F0"/>
    <w:rsid w:val="001053C6"/>
    <w:rsid w:val="00107858"/>
    <w:rsid w:val="0012082F"/>
    <w:rsid w:val="00120C92"/>
    <w:rsid w:val="001223F3"/>
    <w:rsid w:val="00122F52"/>
    <w:rsid w:val="00124D9F"/>
    <w:rsid w:val="00130A34"/>
    <w:rsid w:val="00132FDD"/>
    <w:rsid w:val="00137314"/>
    <w:rsid w:val="001379E4"/>
    <w:rsid w:val="001461A9"/>
    <w:rsid w:val="001471ED"/>
    <w:rsid w:val="0014762E"/>
    <w:rsid w:val="00155C64"/>
    <w:rsid w:val="00161904"/>
    <w:rsid w:val="001625E5"/>
    <w:rsid w:val="0016356F"/>
    <w:rsid w:val="0016634C"/>
    <w:rsid w:val="00171F00"/>
    <w:rsid w:val="001749DF"/>
    <w:rsid w:val="001767CF"/>
    <w:rsid w:val="0018193C"/>
    <w:rsid w:val="00183618"/>
    <w:rsid w:val="00184A45"/>
    <w:rsid w:val="00184EAA"/>
    <w:rsid w:val="00185906"/>
    <w:rsid w:val="00185AC0"/>
    <w:rsid w:val="001879B5"/>
    <w:rsid w:val="0019044A"/>
    <w:rsid w:val="00196514"/>
    <w:rsid w:val="0019734A"/>
    <w:rsid w:val="001B0F44"/>
    <w:rsid w:val="001B7A21"/>
    <w:rsid w:val="001C09CB"/>
    <w:rsid w:val="001C1F02"/>
    <w:rsid w:val="001C77DE"/>
    <w:rsid w:val="001C7DF6"/>
    <w:rsid w:val="001D6245"/>
    <w:rsid w:val="001D7AA7"/>
    <w:rsid w:val="001E1CA2"/>
    <w:rsid w:val="00200A94"/>
    <w:rsid w:val="00206148"/>
    <w:rsid w:val="002076A0"/>
    <w:rsid w:val="00207F14"/>
    <w:rsid w:val="00216421"/>
    <w:rsid w:val="00220847"/>
    <w:rsid w:val="00220850"/>
    <w:rsid w:val="00220B9E"/>
    <w:rsid w:val="002304A6"/>
    <w:rsid w:val="00232382"/>
    <w:rsid w:val="00236CE0"/>
    <w:rsid w:val="00243D5F"/>
    <w:rsid w:val="0024552F"/>
    <w:rsid w:val="00245F44"/>
    <w:rsid w:val="00247454"/>
    <w:rsid w:val="00247BFB"/>
    <w:rsid w:val="002515CE"/>
    <w:rsid w:val="00252F2E"/>
    <w:rsid w:val="002539FC"/>
    <w:rsid w:val="00255166"/>
    <w:rsid w:val="00257076"/>
    <w:rsid w:val="00257B57"/>
    <w:rsid w:val="00260E54"/>
    <w:rsid w:val="002638F8"/>
    <w:rsid w:val="0026490E"/>
    <w:rsid w:val="00272A4C"/>
    <w:rsid w:val="00273CA8"/>
    <w:rsid w:val="00276E14"/>
    <w:rsid w:val="0027747A"/>
    <w:rsid w:val="00277CEC"/>
    <w:rsid w:val="002807B7"/>
    <w:rsid w:val="00285CEA"/>
    <w:rsid w:val="00286413"/>
    <w:rsid w:val="002866C4"/>
    <w:rsid w:val="00287174"/>
    <w:rsid w:val="00295446"/>
    <w:rsid w:val="002A1783"/>
    <w:rsid w:val="002A430E"/>
    <w:rsid w:val="002A4F60"/>
    <w:rsid w:val="002A5250"/>
    <w:rsid w:val="002B5FC5"/>
    <w:rsid w:val="002C57DD"/>
    <w:rsid w:val="002C77A8"/>
    <w:rsid w:val="002D1B7C"/>
    <w:rsid w:val="002D4F80"/>
    <w:rsid w:val="002E0180"/>
    <w:rsid w:val="002E0D6B"/>
    <w:rsid w:val="002E6237"/>
    <w:rsid w:val="002E63BC"/>
    <w:rsid w:val="002F0E14"/>
    <w:rsid w:val="003002F9"/>
    <w:rsid w:val="003028F1"/>
    <w:rsid w:val="00302ACD"/>
    <w:rsid w:val="003050CB"/>
    <w:rsid w:val="003137E9"/>
    <w:rsid w:val="00314F87"/>
    <w:rsid w:val="00321EFD"/>
    <w:rsid w:val="00321F23"/>
    <w:rsid w:val="00323717"/>
    <w:rsid w:val="00325A10"/>
    <w:rsid w:val="00326851"/>
    <w:rsid w:val="00327A8D"/>
    <w:rsid w:val="003463B6"/>
    <w:rsid w:val="00350B61"/>
    <w:rsid w:val="00353CDC"/>
    <w:rsid w:val="003543C2"/>
    <w:rsid w:val="00354B12"/>
    <w:rsid w:val="0035541E"/>
    <w:rsid w:val="003556BF"/>
    <w:rsid w:val="00356532"/>
    <w:rsid w:val="00356A44"/>
    <w:rsid w:val="00357151"/>
    <w:rsid w:val="0035796C"/>
    <w:rsid w:val="003614B1"/>
    <w:rsid w:val="0036394A"/>
    <w:rsid w:val="00364B94"/>
    <w:rsid w:val="003659B7"/>
    <w:rsid w:val="003712E6"/>
    <w:rsid w:val="00376411"/>
    <w:rsid w:val="00376EE1"/>
    <w:rsid w:val="00380138"/>
    <w:rsid w:val="00385D9D"/>
    <w:rsid w:val="00387694"/>
    <w:rsid w:val="00391788"/>
    <w:rsid w:val="00391B7B"/>
    <w:rsid w:val="0039532E"/>
    <w:rsid w:val="00395D0A"/>
    <w:rsid w:val="00397629"/>
    <w:rsid w:val="003A1C12"/>
    <w:rsid w:val="003A3D86"/>
    <w:rsid w:val="003A428B"/>
    <w:rsid w:val="003B0B62"/>
    <w:rsid w:val="003B1229"/>
    <w:rsid w:val="003B5C96"/>
    <w:rsid w:val="003B64AE"/>
    <w:rsid w:val="003B7FF7"/>
    <w:rsid w:val="003C0D2B"/>
    <w:rsid w:val="003C34D3"/>
    <w:rsid w:val="003C61AD"/>
    <w:rsid w:val="003C6482"/>
    <w:rsid w:val="003D10B3"/>
    <w:rsid w:val="003D5875"/>
    <w:rsid w:val="003D7895"/>
    <w:rsid w:val="003E1BC4"/>
    <w:rsid w:val="003E201C"/>
    <w:rsid w:val="003E3AAE"/>
    <w:rsid w:val="003F0E37"/>
    <w:rsid w:val="003F3D30"/>
    <w:rsid w:val="003F6F81"/>
    <w:rsid w:val="003F749C"/>
    <w:rsid w:val="00400767"/>
    <w:rsid w:val="004067C0"/>
    <w:rsid w:val="00411414"/>
    <w:rsid w:val="00412E6D"/>
    <w:rsid w:val="00420196"/>
    <w:rsid w:val="004229D0"/>
    <w:rsid w:val="00424811"/>
    <w:rsid w:val="004326D9"/>
    <w:rsid w:val="004329DA"/>
    <w:rsid w:val="00433F03"/>
    <w:rsid w:val="004358B9"/>
    <w:rsid w:val="0043658F"/>
    <w:rsid w:val="00437031"/>
    <w:rsid w:val="00442658"/>
    <w:rsid w:val="004447A6"/>
    <w:rsid w:val="0044584C"/>
    <w:rsid w:val="0044639D"/>
    <w:rsid w:val="00453024"/>
    <w:rsid w:val="004616E0"/>
    <w:rsid w:val="004618EF"/>
    <w:rsid w:val="0047287F"/>
    <w:rsid w:val="00474C2B"/>
    <w:rsid w:val="00474F42"/>
    <w:rsid w:val="00481407"/>
    <w:rsid w:val="0048141F"/>
    <w:rsid w:val="00484352"/>
    <w:rsid w:val="00484A3B"/>
    <w:rsid w:val="00485A02"/>
    <w:rsid w:val="00486C02"/>
    <w:rsid w:val="004925E0"/>
    <w:rsid w:val="00492B9D"/>
    <w:rsid w:val="004934FA"/>
    <w:rsid w:val="00495278"/>
    <w:rsid w:val="0049582A"/>
    <w:rsid w:val="004958B4"/>
    <w:rsid w:val="004A17B6"/>
    <w:rsid w:val="004A56C6"/>
    <w:rsid w:val="004A7007"/>
    <w:rsid w:val="004A7129"/>
    <w:rsid w:val="004A74FC"/>
    <w:rsid w:val="004A7D65"/>
    <w:rsid w:val="004B1E15"/>
    <w:rsid w:val="004B2B4E"/>
    <w:rsid w:val="004B47D8"/>
    <w:rsid w:val="004B4D77"/>
    <w:rsid w:val="004B4DCE"/>
    <w:rsid w:val="004C505F"/>
    <w:rsid w:val="004D10E1"/>
    <w:rsid w:val="004D2FE5"/>
    <w:rsid w:val="004D4E37"/>
    <w:rsid w:val="004D670B"/>
    <w:rsid w:val="004D6869"/>
    <w:rsid w:val="004D7F77"/>
    <w:rsid w:val="004E0BD2"/>
    <w:rsid w:val="004E110A"/>
    <w:rsid w:val="004E1CB2"/>
    <w:rsid w:val="004E37C4"/>
    <w:rsid w:val="004E4AD8"/>
    <w:rsid w:val="004E4EEC"/>
    <w:rsid w:val="004E67E8"/>
    <w:rsid w:val="004F3AF5"/>
    <w:rsid w:val="004F6675"/>
    <w:rsid w:val="004F7ADB"/>
    <w:rsid w:val="00500604"/>
    <w:rsid w:val="005021D8"/>
    <w:rsid w:val="00502311"/>
    <w:rsid w:val="0050388F"/>
    <w:rsid w:val="005066C2"/>
    <w:rsid w:val="00510F43"/>
    <w:rsid w:val="0052001E"/>
    <w:rsid w:val="0052336D"/>
    <w:rsid w:val="005247B0"/>
    <w:rsid w:val="00525D86"/>
    <w:rsid w:val="00526410"/>
    <w:rsid w:val="0052658C"/>
    <w:rsid w:val="00526C73"/>
    <w:rsid w:val="0053139C"/>
    <w:rsid w:val="00536977"/>
    <w:rsid w:val="00542269"/>
    <w:rsid w:val="00542879"/>
    <w:rsid w:val="005435CD"/>
    <w:rsid w:val="00543D0E"/>
    <w:rsid w:val="00543DB7"/>
    <w:rsid w:val="005456F3"/>
    <w:rsid w:val="005457FC"/>
    <w:rsid w:val="00546A88"/>
    <w:rsid w:val="005477B5"/>
    <w:rsid w:val="00550504"/>
    <w:rsid w:val="00550E79"/>
    <w:rsid w:val="0055297C"/>
    <w:rsid w:val="00554A6F"/>
    <w:rsid w:val="0055616F"/>
    <w:rsid w:val="0055679B"/>
    <w:rsid w:val="00560C9A"/>
    <w:rsid w:val="005623BF"/>
    <w:rsid w:val="005629F3"/>
    <w:rsid w:val="00570D88"/>
    <w:rsid w:val="00571CCE"/>
    <w:rsid w:val="005749C6"/>
    <w:rsid w:val="00574AE6"/>
    <w:rsid w:val="00574C0B"/>
    <w:rsid w:val="00574CD6"/>
    <w:rsid w:val="0058006B"/>
    <w:rsid w:val="0058426F"/>
    <w:rsid w:val="005857CD"/>
    <w:rsid w:val="00586DD3"/>
    <w:rsid w:val="00586F10"/>
    <w:rsid w:val="005916A9"/>
    <w:rsid w:val="00591731"/>
    <w:rsid w:val="00592274"/>
    <w:rsid w:val="00593162"/>
    <w:rsid w:val="00596E0C"/>
    <w:rsid w:val="005A1333"/>
    <w:rsid w:val="005A5FE9"/>
    <w:rsid w:val="005A601C"/>
    <w:rsid w:val="005B3D01"/>
    <w:rsid w:val="005B4BED"/>
    <w:rsid w:val="005C0A34"/>
    <w:rsid w:val="005C4F34"/>
    <w:rsid w:val="005C568F"/>
    <w:rsid w:val="005C575D"/>
    <w:rsid w:val="005D280D"/>
    <w:rsid w:val="005D3C86"/>
    <w:rsid w:val="005D7B4B"/>
    <w:rsid w:val="005E3794"/>
    <w:rsid w:val="005E5C32"/>
    <w:rsid w:val="005E6B77"/>
    <w:rsid w:val="005E7DB7"/>
    <w:rsid w:val="005F1D00"/>
    <w:rsid w:val="005F2B8B"/>
    <w:rsid w:val="00600193"/>
    <w:rsid w:val="00600B24"/>
    <w:rsid w:val="00603081"/>
    <w:rsid w:val="006050F7"/>
    <w:rsid w:val="00607A15"/>
    <w:rsid w:val="00615636"/>
    <w:rsid w:val="00616ED5"/>
    <w:rsid w:val="00620B8C"/>
    <w:rsid w:val="00621FA1"/>
    <w:rsid w:val="00622889"/>
    <w:rsid w:val="006278FE"/>
    <w:rsid w:val="006319E1"/>
    <w:rsid w:val="006326BC"/>
    <w:rsid w:val="00637C1D"/>
    <w:rsid w:val="00640A6C"/>
    <w:rsid w:val="00642407"/>
    <w:rsid w:val="00646632"/>
    <w:rsid w:val="00660218"/>
    <w:rsid w:val="0066024E"/>
    <w:rsid w:val="00660903"/>
    <w:rsid w:val="00676CC1"/>
    <w:rsid w:val="0068070D"/>
    <w:rsid w:val="006903A7"/>
    <w:rsid w:val="006A26A6"/>
    <w:rsid w:val="006A2E91"/>
    <w:rsid w:val="006B211F"/>
    <w:rsid w:val="006C711F"/>
    <w:rsid w:val="006D193E"/>
    <w:rsid w:val="006D2EDC"/>
    <w:rsid w:val="006D5746"/>
    <w:rsid w:val="006D709F"/>
    <w:rsid w:val="006E2D10"/>
    <w:rsid w:val="006E3A69"/>
    <w:rsid w:val="006F19BB"/>
    <w:rsid w:val="006F2374"/>
    <w:rsid w:val="006F31A1"/>
    <w:rsid w:val="006F4B5A"/>
    <w:rsid w:val="006F55C0"/>
    <w:rsid w:val="006F7504"/>
    <w:rsid w:val="006F7685"/>
    <w:rsid w:val="00700C56"/>
    <w:rsid w:val="00703D59"/>
    <w:rsid w:val="00716EE3"/>
    <w:rsid w:val="00717304"/>
    <w:rsid w:val="0071752E"/>
    <w:rsid w:val="00727217"/>
    <w:rsid w:val="00737E89"/>
    <w:rsid w:val="00742A4E"/>
    <w:rsid w:val="00746366"/>
    <w:rsid w:val="007520AF"/>
    <w:rsid w:val="00753E85"/>
    <w:rsid w:val="00754D87"/>
    <w:rsid w:val="00756B6A"/>
    <w:rsid w:val="0075776B"/>
    <w:rsid w:val="007601F2"/>
    <w:rsid w:val="00761043"/>
    <w:rsid w:val="0076157F"/>
    <w:rsid w:val="00772376"/>
    <w:rsid w:val="00775ACD"/>
    <w:rsid w:val="00777727"/>
    <w:rsid w:val="00777811"/>
    <w:rsid w:val="00781517"/>
    <w:rsid w:val="00783A99"/>
    <w:rsid w:val="007843EA"/>
    <w:rsid w:val="00787A34"/>
    <w:rsid w:val="0079214C"/>
    <w:rsid w:val="00797B0D"/>
    <w:rsid w:val="00797E46"/>
    <w:rsid w:val="007A2FD8"/>
    <w:rsid w:val="007A31DC"/>
    <w:rsid w:val="007A4D94"/>
    <w:rsid w:val="007A5927"/>
    <w:rsid w:val="007A6CD4"/>
    <w:rsid w:val="007A6F38"/>
    <w:rsid w:val="007B273F"/>
    <w:rsid w:val="007B7AB1"/>
    <w:rsid w:val="007C1781"/>
    <w:rsid w:val="007C2000"/>
    <w:rsid w:val="007E050A"/>
    <w:rsid w:val="007E0716"/>
    <w:rsid w:val="007E0B77"/>
    <w:rsid w:val="007E15A4"/>
    <w:rsid w:val="007F0109"/>
    <w:rsid w:val="007F26C9"/>
    <w:rsid w:val="007F7DE3"/>
    <w:rsid w:val="00800BB8"/>
    <w:rsid w:val="00806439"/>
    <w:rsid w:val="00811682"/>
    <w:rsid w:val="00817693"/>
    <w:rsid w:val="00825D9D"/>
    <w:rsid w:val="00833448"/>
    <w:rsid w:val="008346F9"/>
    <w:rsid w:val="00835A9E"/>
    <w:rsid w:val="00837963"/>
    <w:rsid w:val="008379F5"/>
    <w:rsid w:val="00841069"/>
    <w:rsid w:val="0084219C"/>
    <w:rsid w:val="00845B48"/>
    <w:rsid w:val="0084717A"/>
    <w:rsid w:val="00853CA9"/>
    <w:rsid w:val="00855F0A"/>
    <w:rsid w:val="00856844"/>
    <w:rsid w:val="00860199"/>
    <w:rsid w:val="00863220"/>
    <w:rsid w:val="008810A2"/>
    <w:rsid w:val="00882DF7"/>
    <w:rsid w:val="00884073"/>
    <w:rsid w:val="008A102C"/>
    <w:rsid w:val="008A25D4"/>
    <w:rsid w:val="008A2AF0"/>
    <w:rsid w:val="008A3E48"/>
    <w:rsid w:val="008A42BF"/>
    <w:rsid w:val="008A7E66"/>
    <w:rsid w:val="008B0BA5"/>
    <w:rsid w:val="008B0D94"/>
    <w:rsid w:val="008B255D"/>
    <w:rsid w:val="008B5936"/>
    <w:rsid w:val="008B5FAE"/>
    <w:rsid w:val="008C1945"/>
    <w:rsid w:val="008C2D99"/>
    <w:rsid w:val="008C35E3"/>
    <w:rsid w:val="008C4F71"/>
    <w:rsid w:val="008E099A"/>
    <w:rsid w:val="008E1041"/>
    <w:rsid w:val="008F33D7"/>
    <w:rsid w:val="008F46E7"/>
    <w:rsid w:val="008F75CC"/>
    <w:rsid w:val="00900BE5"/>
    <w:rsid w:val="00901552"/>
    <w:rsid w:val="0090406A"/>
    <w:rsid w:val="00904CB4"/>
    <w:rsid w:val="00904D36"/>
    <w:rsid w:val="00907D00"/>
    <w:rsid w:val="009111F6"/>
    <w:rsid w:val="00913CC1"/>
    <w:rsid w:val="00915233"/>
    <w:rsid w:val="00923FC9"/>
    <w:rsid w:val="009249EF"/>
    <w:rsid w:val="0093435D"/>
    <w:rsid w:val="00937BD2"/>
    <w:rsid w:val="009414BA"/>
    <w:rsid w:val="00941912"/>
    <w:rsid w:val="00942761"/>
    <w:rsid w:val="00945A4A"/>
    <w:rsid w:val="0095004B"/>
    <w:rsid w:val="009523C9"/>
    <w:rsid w:val="009533BC"/>
    <w:rsid w:val="00955605"/>
    <w:rsid w:val="00960D5B"/>
    <w:rsid w:val="00960FC8"/>
    <w:rsid w:val="0096391E"/>
    <w:rsid w:val="009660EE"/>
    <w:rsid w:val="00966178"/>
    <w:rsid w:val="00970CBB"/>
    <w:rsid w:val="00975A85"/>
    <w:rsid w:val="00981643"/>
    <w:rsid w:val="0098212A"/>
    <w:rsid w:val="00984CC7"/>
    <w:rsid w:val="00985E5C"/>
    <w:rsid w:val="00993F40"/>
    <w:rsid w:val="00994743"/>
    <w:rsid w:val="0099477B"/>
    <w:rsid w:val="00994E23"/>
    <w:rsid w:val="00995CBA"/>
    <w:rsid w:val="0099784B"/>
    <w:rsid w:val="009A175A"/>
    <w:rsid w:val="009A45A4"/>
    <w:rsid w:val="009B4E50"/>
    <w:rsid w:val="009C0C43"/>
    <w:rsid w:val="009C2D38"/>
    <w:rsid w:val="009C38C4"/>
    <w:rsid w:val="009C4D9B"/>
    <w:rsid w:val="009D25DF"/>
    <w:rsid w:val="009D3FE8"/>
    <w:rsid w:val="009D4C48"/>
    <w:rsid w:val="009E0893"/>
    <w:rsid w:val="009E65D0"/>
    <w:rsid w:val="009F25D7"/>
    <w:rsid w:val="009F3125"/>
    <w:rsid w:val="009F5C87"/>
    <w:rsid w:val="00A024E5"/>
    <w:rsid w:val="00A064B8"/>
    <w:rsid w:val="00A15CEF"/>
    <w:rsid w:val="00A31C95"/>
    <w:rsid w:val="00A40390"/>
    <w:rsid w:val="00A42791"/>
    <w:rsid w:val="00A42B55"/>
    <w:rsid w:val="00A43A47"/>
    <w:rsid w:val="00A444E5"/>
    <w:rsid w:val="00A44FB1"/>
    <w:rsid w:val="00A46C53"/>
    <w:rsid w:val="00A47449"/>
    <w:rsid w:val="00A50083"/>
    <w:rsid w:val="00A50346"/>
    <w:rsid w:val="00A51D7F"/>
    <w:rsid w:val="00A56BAE"/>
    <w:rsid w:val="00A5713C"/>
    <w:rsid w:val="00A66763"/>
    <w:rsid w:val="00A66D5C"/>
    <w:rsid w:val="00A66F77"/>
    <w:rsid w:val="00A67245"/>
    <w:rsid w:val="00A7038E"/>
    <w:rsid w:val="00A72096"/>
    <w:rsid w:val="00A7441C"/>
    <w:rsid w:val="00A77993"/>
    <w:rsid w:val="00A8363D"/>
    <w:rsid w:val="00A90F67"/>
    <w:rsid w:val="00AA0AEF"/>
    <w:rsid w:val="00AA3A5D"/>
    <w:rsid w:val="00AB37C0"/>
    <w:rsid w:val="00AB3D11"/>
    <w:rsid w:val="00AB4538"/>
    <w:rsid w:val="00AB57DD"/>
    <w:rsid w:val="00AB6044"/>
    <w:rsid w:val="00AB617A"/>
    <w:rsid w:val="00AB780F"/>
    <w:rsid w:val="00AC1861"/>
    <w:rsid w:val="00AC41AD"/>
    <w:rsid w:val="00AC4F3D"/>
    <w:rsid w:val="00AD2AF8"/>
    <w:rsid w:val="00AD4E95"/>
    <w:rsid w:val="00AE1111"/>
    <w:rsid w:val="00AE322A"/>
    <w:rsid w:val="00AE3A81"/>
    <w:rsid w:val="00AE7453"/>
    <w:rsid w:val="00AE7A14"/>
    <w:rsid w:val="00AF3311"/>
    <w:rsid w:val="00AF51EE"/>
    <w:rsid w:val="00B01C4A"/>
    <w:rsid w:val="00B01E99"/>
    <w:rsid w:val="00B066BC"/>
    <w:rsid w:val="00B071CD"/>
    <w:rsid w:val="00B071D4"/>
    <w:rsid w:val="00B07D4E"/>
    <w:rsid w:val="00B10167"/>
    <w:rsid w:val="00B11173"/>
    <w:rsid w:val="00B11997"/>
    <w:rsid w:val="00B14040"/>
    <w:rsid w:val="00B14F6C"/>
    <w:rsid w:val="00B1608B"/>
    <w:rsid w:val="00B20350"/>
    <w:rsid w:val="00B2049B"/>
    <w:rsid w:val="00B20AC5"/>
    <w:rsid w:val="00B23267"/>
    <w:rsid w:val="00B25226"/>
    <w:rsid w:val="00B26380"/>
    <w:rsid w:val="00B30CDC"/>
    <w:rsid w:val="00B31096"/>
    <w:rsid w:val="00B369AF"/>
    <w:rsid w:val="00B5400D"/>
    <w:rsid w:val="00B603AD"/>
    <w:rsid w:val="00B60EF5"/>
    <w:rsid w:val="00B63E5F"/>
    <w:rsid w:val="00B70B15"/>
    <w:rsid w:val="00B72787"/>
    <w:rsid w:val="00B767AC"/>
    <w:rsid w:val="00B84AC7"/>
    <w:rsid w:val="00B857E3"/>
    <w:rsid w:val="00B87C88"/>
    <w:rsid w:val="00B90879"/>
    <w:rsid w:val="00B913E7"/>
    <w:rsid w:val="00B9422D"/>
    <w:rsid w:val="00BA193A"/>
    <w:rsid w:val="00BA3BD8"/>
    <w:rsid w:val="00BA626D"/>
    <w:rsid w:val="00BB30E3"/>
    <w:rsid w:val="00BB55DC"/>
    <w:rsid w:val="00BB7142"/>
    <w:rsid w:val="00BC0123"/>
    <w:rsid w:val="00BD167B"/>
    <w:rsid w:val="00BD22FC"/>
    <w:rsid w:val="00BD32E2"/>
    <w:rsid w:val="00BD53D4"/>
    <w:rsid w:val="00BE4396"/>
    <w:rsid w:val="00BE6083"/>
    <w:rsid w:val="00BE6ABF"/>
    <w:rsid w:val="00BE7239"/>
    <w:rsid w:val="00BF1F9D"/>
    <w:rsid w:val="00BF398C"/>
    <w:rsid w:val="00BF5A18"/>
    <w:rsid w:val="00C10C0D"/>
    <w:rsid w:val="00C16C6B"/>
    <w:rsid w:val="00C16F30"/>
    <w:rsid w:val="00C20E84"/>
    <w:rsid w:val="00C316DE"/>
    <w:rsid w:val="00C334E0"/>
    <w:rsid w:val="00C34A79"/>
    <w:rsid w:val="00C35FD3"/>
    <w:rsid w:val="00C36E5D"/>
    <w:rsid w:val="00C42799"/>
    <w:rsid w:val="00C447AA"/>
    <w:rsid w:val="00C4554E"/>
    <w:rsid w:val="00C52463"/>
    <w:rsid w:val="00C57310"/>
    <w:rsid w:val="00C576BD"/>
    <w:rsid w:val="00C604FD"/>
    <w:rsid w:val="00C61202"/>
    <w:rsid w:val="00C61AA6"/>
    <w:rsid w:val="00C63341"/>
    <w:rsid w:val="00C640CB"/>
    <w:rsid w:val="00C640D5"/>
    <w:rsid w:val="00C64F93"/>
    <w:rsid w:val="00C65D97"/>
    <w:rsid w:val="00C7052E"/>
    <w:rsid w:val="00C74508"/>
    <w:rsid w:val="00C74621"/>
    <w:rsid w:val="00C771E8"/>
    <w:rsid w:val="00C80C9B"/>
    <w:rsid w:val="00C8291C"/>
    <w:rsid w:val="00C871C8"/>
    <w:rsid w:val="00C90BF3"/>
    <w:rsid w:val="00C90D21"/>
    <w:rsid w:val="00C9285D"/>
    <w:rsid w:val="00C92DA0"/>
    <w:rsid w:val="00C93CFA"/>
    <w:rsid w:val="00C954AE"/>
    <w:rsid w:val="00C95616"/>
    <w:rsid w:val="00C96838"/>
    <w:rsid w:val="00CA05F0"/>
    <w:rsid w:val="00CA08E9"/>
    <w:rsid w:val="00CA2BC5"/>
    <w:rsid w:val="00CA5358"/>
    <w:rsid w:val="00CB0B37"/>
    <w:rsid w:val="00CB2DCB"/>
    <w:rsid w:val="00CD0B10"/>
    <w:rsid w:val="00CD1E7A"/>
    <w:rsid w:val="00CD53B4"/>
    <w:rsid w:val="00CD7AD8"/>
    <w:rsid w:val="00CE2672"/>
    <w:rsid w:val="00CF4C65"/>
    <w:rsid w:val="00CF53B6"/>
    <w:rsid w:val="00D008E4"/>
    <w:rsid w:val="00D013B8"/>
    <w:rsid w:val="00D01B09"/>
    <w:rsid w:val="00D02C42"/>
    <w:rsid w:val="00D03160"/>
    <w:rsid w:val="00D13D87"/>
    <w:rsid w:val="00D14E98"/>
    <w:rsid w:val="00D16005"/>
    <w:rsid w:val="00D173A7"/>
    <w:rsid w:val="00D203E4"/>
    <w:rsid w:val="00D215BA"/>
    <w:rsid w:val="00D24AF9"/>
    <w:rsid w:val="00D27755"/>
    <w:rsid w:val="00D34012"/>
    <w:rsid w:val="00D35061"/>
    <w:rsid w:val="00D35AD9"/>
    <w:rsid w:val="00D37803"/>
    <w:rsid w:val="00D40850"/>
    <w:rsid w:val="00D46B5D"/>
    <w:rsid w:val="00D47612"/>
    <w:rsid w:val="00D47A72"/>
    <w:rsid w:val="00D50D36"/>
    <w:rsid w:val="00D55DC4"/>
    <w:rsid w:val="00D632CC"/>
    <w:rsid w:val="00D67690"/>
    <w:rsid w:val="00D706E2"/>
    <w:rsid w:val="00D70A72"/>
    <w:rsid w:val="00D75F68"/>
    <w:rsid w:val="00D76902"/>
    <w:rsid w:val="00D8237D"/>
    <w:rsid w:val="00D8341D"/>
    <w:rsid w:val="00D876AE"/>
    <w:rsid w:val="00D90C45"/>
    <w:rsid w:val="00D93370"/>
    <w:rsid w:val="00D943A1"/>
    <w:rsid w:val="00D94441"/>
    <w:rsid w:val="00D957E6"/>
    <w:rsid w:val="00DA1B58"/>
    <w:rsid w:val="00DA1F43"/>
    <w:rsid w:val="00DA68E2"/>
    <w:rsid w:val="00DA77FD"/>
    <w:rsid w:val="00DB09B4"/>
    <w:rsid w:val="00DB2D0E"/>
    <w:rsid w:val="00DB5D61"/>
    <w:rsid w:val="00DB6B82"/>
    <w:rsid w:val="00DC0EE5"/>
    <w:rsid w:val="00DC3299"/>
    <w:rsid w:val="00DC3ACE"/>
    <w:rsid w:val="00DC63EF"/>
    <w:rsid w:val="00DD2BF9"/>
    <w:rsid w:val="00DD4E03"/>
    <w:rsid w:val="00DD5DF4"/>
    <w:rsid w:val="00DD6026"/>
    <w:rsid w:val="00DD785E"/>
    <w:rsid w:val="00DD7FBE"/>
    <w:rsid w:val="00DE012D"/>
    <w:rsid w:val="00DE2614"/>
    <w:rsid w:val="00DE5B87"/>
    <w:rsid w:val="00DF1BC7"/>
    <w:rsid w:val="00DF2700"/>
    <w:rsid w:val="00DF4BBD"/>
    <w:rsid w:val="00DF5F47"/>
    <w:rsid w:val="00E01F38"/>
    <w:rsid w:val="00E030F8"/>
    <w:rsid w:val="00E03D5A"/>
    <w:rsid w:val="00E13BB4"/>
    <w:rsid w:val="00E14D16"/>
    <w:rsid w:val="00E173BA"/>
    <w:rsid w:val="00E219C9"/>
    <w:rsid w:val="00E26BCD"/>
    <w:rsid w:val="00E31693"/>
    <w:rsid w:val="00E32A51"/>
    <w:rsid w:val="00E33B86"/>
    <w:rsid w:val="00E33BC7"/>
    <w:rsid w:val="00E3722D"/>
    <w:rsid w:val="00E37939"/>
    <w:rsid w:val="00E37E31"/>
    <w:rsid w:val="00E42A9E"/>
    <w:rsid w:val="00E50658"/>
    <w:rsid w:val="00E568FF"/>
    <w:rsid w:val="00E57269"/>
    <w:rsid w:val="00E57DC9"/>
    <w:rsid w:val="00E60321"/>
    <w:rsid w:val="00E63EA8"/>
    <w:rsid w:val="00E65025"/>
    <w:rsid w:val="00E65676"/>
    <w:rsid w:val="00E7058B"/>
    <w:rsid w:val="00E75BD3"/>
    <w:rsid w:val="00E75F2E"/>
    <w:rsid w:val="00E854B1"/>
    <w:rsid w:val="00E85CBC"/>
    <w:rsid w:val="00E8692E"/>
    <w:rsid w:val="00E877BD"/>
    <w:rsid w:val="00E947DC"/>
    <w:rsid w:val="00E965E3"/>
    <w:rsid w:val="00EA0109"/>
    <w:rsid w:val="00EA3409"/>
    <w:rsid w:val="00EA39B4"/>
    <w:rsid w:val="00EA4BBF"/>
    <w:rsid w:val="00EA789D"/>
    <w:rsid w:val="00EB495C"/>
    <w:rsid w:val="00EB4DA6"/>
    <w:rsid w:val="00EB7753"/>
    <w:rsid w:val="00EC3759"/>
    <w:rsid w:val="00ED1C85"/>
    <w:rsid w:val="00ED3E47"/>
    <w:rsid w:val="00ED6619"/>
    <w:rsid w:val="00EE2411"/>
    <w:rsid w:val="00EE2D86"/>
    <w:rsid w:val="00EE3938"/>
    <w:rsid w:val="00EE436A"/>
    <w:rsid w:val="00EE63A3"/>
    <w:rsid w:val="00EE79C7"/>
    <w:rsid w:val="00EF160B"/>
    <w:rsid w:val="00EF20DF"/>
    <w:rsid w:val="00EF643D"/>
    <w:rsid w:val="00F01DDC"/>
    <w:rsid w:val="00F04B65"/>
    <w:rsid w:val="00F06D12"/>
    <w:rsid w:val="00F10B42"/>
    <w:rsid w:val="00F1271C"/>
    <w:rsid w:val="00F13993"/>
    <w:rsid w:val="00F1613D"/>
    <w:rsid w:val="00F16711"/>
    <w:rsid w:val="00F2025A"/>
    <w:rsid w:val="00F21704"/>
    <w:rsid w:val="00F24E55"/>
    <w:rsid w:val="00F31EB6"/>
    <w:rsid w:val="00F32C36"/>
    <w:rsid w:val="00F409C9"/>
    <w:rsid w:val="00F511EF"/>
    <w:rsid w:val="00F51A96"/>
    <w:rsid w:val="00F567FD"/>
    <w:rsid w:val="00F5759B"/>
    <w:rsid w:val="00F6336C"/>
    <w:rsid w:val="00F637C4"/>
    <w:rsid w:val="00F72583"/>
    <w:rsid w:val="00F72BCD"/>
    <w:rsid w:val="00F76B48"/>
    <w:rsid w:val="00F81C7A"/>
    <w:rsid w:val="00F82D03"/>
    <w:rsid w:val="00F866F8"/>
    <w:rsid w:val="00F86BB2"/>
    <w:rsid w:val="00F92B6A"/>
    <w:rsid w:val="00F93926"/>
    <w:rsid w:val="00F955E1"/>
    <w:rsid w:val="00F96084"/>
    <w:rsid w:val="00F96AD1"/>
    <w:rsid w:val="00FA151F"/>
    <w:rsid w:val="00FA1F1F"/>
    <w:rsid w:val="00FA36A5"/>
    <w:rsid w:val="00FA4534"/>
    <w:rsid w:val="00FB1C91"/>
    <w:rsid w:val="00FB3146"/>
    <w:rsid w:val="00FB4346"/>
    <w:rsid w:val="00FB4E7D"/>
    <w:rsid w:val="00FB530B"/>
    <w:rsid w:val="00FD603B"/>
    <w:rsid w:val="00FD7552"/>
    <w:rsid w:val="00FE1634"/>
    <w:rsid w:val="00FE4DEA"/>
    <w:rsid w:val="00FE5154"/>
    <w:rsid w:val="00FE53C2"/>
    <w:rsid w:val="00FF0FD3"/>
    <w:rsid w:val="00FF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257F4"/>
  <w15:docId w15:val="{09E17D14-2953-4258-B670-9BEAE8C16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717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380138"/>
    <w:pPr>
      <w:tabs>
        <w:tab w:val="center" w:pos="4252"/>
        <w:tab w:val="right" w:pos="8504"/>
      </w:tabs>
      <w:autoSpaceDE/>
      <w:autoSpaceDN/>
      <w:snapToGrid w:val="0"/>
    </w:pPr>
    <w:rPr>
      <w:rFonts w:ascii="Times New Roman" w:eastAsia="굴림체"/>
      <w:sz w:val="22"/>
      <w:szCs w:val="20"/>
    </w:rPr>
  </w:style>
  <w:style w:type="character" w:customStyle="1" w:styleId="Char">
    <w:name w:val="머리글 Char"/>
    <w:basedOn w:val="a0"/>
    <w:link w:val="a3"/>
    <w:rsid w:val="00380138"/>
    <w:rPr>
      <w:rFonts w:ascii="Times New Roman" w:eastAsia="굴림체" w:hAnsi="Times New Roman" w:cs="Times New Roman"/>
      <w:sz w:val="22"/>
      <w:szCs w:val="20"/>
    </w:rPr>
  </w:style>
  <w:style w:type="paragraph" w:customStyle="1" w:styleId="a4">
    <w:name w:val="국민 가."/>
    <w:basedOn w:val="a"/>
    <w:qFormat/>
    <w:rsid w:val="00380138"/>
    <w:pPr>
      <w:autoSpaceDE/>
      <w:autoSpaceDN/>
      <w:spacing w:before="120" w:after="120"/>
      <w:ind w:left="198" w:right="159" w:firstLine="987"/>
    </w:pPr>
    <w:rPr>
      <w:rFonts w:ascii="Times New Roman" w:eastAsia="굴림체"/>
      <w:sz w:val="22"/>
      <w:szCs w:val="20"/>
    </w:rPr>
  </w:style>
  <w:style w:type="paragraph" w:styleId="a5">
    <w:name w:val="footer"/>
    <w:basedOn w:val="a"/>
    <w:link w:val="Char0"/>
    <w:uiPriority w:val="99"/>
    <w:unhideWhenUsed/>
    <w:rsid w:val="0040076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00767"/>
    <w:rPr>
      <w:rFonts w:ascii="바탕" w:eastAsia="바탕" w:hAnsi="Times New Roman" w:cs="Times New Roman"/>
      <w:szCs w:val="24"/>
    </w:rPr>
  </w:style>
  <w:style w:type="paragraph" w:styleId="a6">
    <w:name w:val="List Paragraph"/>
    <w:basedOn w:val="a"/>
    <w:uiPriority w:val="34"/>
    <w:qFormat/>
    <w:rsid w:val="00E33BC7"/>
    <w:pPr>
      <w:ind w:leftChars="400" w:left="800"/>
    </w:pPr>
  </w:style>
  <w:style w:type="table" w:styleId="a7">
    <w:name w:val="Table Grid"/>
    <w:basedOn w:val="a1"/>
    <w:uiPriority w:val="59"/>
    <w:rsid w:val="00F8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A56BAE"/>
    <w:rPr>
      <w:color w:val="0000FF" w:themeColor="hyperlink"/>
      <w:u w:val="single"/>
    </w:rPr>
  </w:style>
  <w:style w:type="paragraph" w:styleId="a9">
    <w:name w:val="Balloon Text"/>
    <w:basedOn w:val="a"/>
    <w:link w:val="Char1"/>
    <w:uiPriority w:val="99"/>
    <w:semiHidden/>
    <w:unhideWhenUsed/>
    <w:rsid w:val="002A430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2A430E"/>
    <w:rPr>
      <w:rFonts w:asciiTheme="majorHAnsi" w:eastAsiaTheme="majorEastAsia" w:hAnsiTheme="majorHAnsi" w:cstheme="majorBidi"/>
      <w:sz w:val="18"/>
      <w:szCs w:val="18"/>
    </w:rPr>
  </w:style>
  <w:style w:type="paragraph" w:customStyle="1" w:styleId="BKL11">
    <w:name w:val="BKL 계약서 1 제1조"/>
    <w:basedOn w:val="a"/>
    <w:rsid w:val="00835A9E"/>
    <w:pPr>
      <w:numPr>
        <w:numId w:val="3"/>
      </w:numPr>
      <w:autoSpaceDE/>
      <w:autoSpaceDN/>
      <w:spacing w:line="295" w:lineRule="auto"/>
      <w:outlineLvl w:val="0"/>
    </w:pPr>
    <w:rPr>
      <w:rFonts w:ascii="Times New Roman" w:eastAsia="바탕체"/>
      <w:b/>
      <w:spacing w:val="6"/>
      <w:sz w:val="22"/>
    </w:rPr>
  </w:style>
  <w:style w:type="paragraph" w:customStyle="1" w:styleId="BKL21">
    <w:name w:val="BKL 계약서 2 (1)"/>
    <w:basedOn w:val="a"/>
    <w:rsid w:val="00835A9E"/>
    <w:pPr>
      <w:numPr>
        <w:ilvl w:val="1"/>
        <w:numId w:val="3"/>
      </w:numPr>
      <w:autoSpaceDE/>
      <w:autoSpaceDN/>
      <w:spacing w:line="295" w:lineRule="auto"/>
      <w:outlineLvl w:val="1"/>
    </w:pPr>
    <w:rPr>
      <w:rFonts w:ascii="Times New Roman" w:eastAsia="바탕체"/>
      <w:spacing w:val="6"/>
      <w:sz w:val="22"/>
    </w:rPr>
  </w:style>
  <w:style w:type="paragraph" w:customStyle="1" w:styleId="BKL31">
    <w:name w:val="BKL 계약서 3 1."/>
    <w:basedOn w:val="a"/>
    <w:rsid w:val="00835A9E"/>
    <w:pPr>
      <w:numPr>
        <w:ilvl w:val="2"/>
        <w:numId w:val="3"/>
      </w:numPr>
      <w:autoSpaceDE/>
      <w:autoSpaceDN/>
      <w:spacing w:line="295" w:lineRule="auto"/>
      <w:outlineLvl w:val="2"/>
    </w:pPr>
    <w:rPr>
      <w:rFonts w:ascii="Times New Roman" w:eastAsia="바탕체"/>
      <w:spacing w:val="6"/>
      <w:sz w:val="22"/>
      <w:szCs w:val="20"/>
    </w:rPr>
  </w:style>
  <w:style w:type="paragraph" w:customStyle="1" w:styleId="BKL4a">
    <w:name w:val="BKL 계약서 4 (a)"/>
    <w:basedOn w:val="a"/>
    <w:rsid w:val="00835A9E"/>
    <w:pPr>
      <w:numPr>
        <w:ilvl w:val="3"/>
        <w:numId w:val="3"/>
      </w:numPr>
      <w:autoSpaceDE/>
      <w:autoSpaceDN/>
      <w:spacing w:line="295" w:lineRule="auto"/>
      <w:outlineLvl w:val="3"/>
    </w:pPr>
    <w:rPr>
      <w:rFonts w:ascii="Times New Roman" w:eastAsia="바탕체"/>
      <w:spacing w:val="6"/>
      <w:sz w:val="22"/>
      <w:szCs w:val="20"/>
    </w:rPr>
  </w:style>
  <w:style w:type="paragraph" w:customStyle="1" w:styleId="aa">
    <w:name w:val="바탕글"/>
    <w:basedOn w:val="a"/>
    <w:rsid w:val="00495278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b">
    <w:name w:val="annotation reference"/>
    <w:basedOn w:val="a0"/>
    <w:uiPriority w:val="99"/>
    <w:semiHidden/>
    <w:unhideWhenUsed/>
    <w:rsid w:val="00C954AE"/>
    <w:rPr>
      <w:sz w:val="18"/>
      <w:szCs w:val="18"/>
    </w:rPr>
  </w:style>
  <w:style w:type="paragraph" w:styleId="ac">
    <w:name w:val="annotation text"/>
    <w:basedOn w:val="a"/>
    <w:link w:val="Char2"/>
    <w:uiPriority w:val="99"/>
    <w:unhideWhenUsed/>
    <w:rsid w:val="00C954AE"/>
    <w:pPr>
      <w:jc w:val="left"/>
    </w:pPr>
  </w:style>
  <w:style w:type="character" w:customStyle="1" w:styleId="Char2">
    <w:name w:val="메모 텍스트 Char"/>
    <w:basedOn w:val="a0"/>
    <w:link w:val="ac"/>
    <w:uiPriority w:val="99"/>
    <w:rsid w:val="00C954AE"/>
    <w:rPr>
      <w:rFonts w:ascii="바탕" w:eastAsia="바탕" w:hAnsi="Times New Roman" w:cs="Times New Roman"/>
      <w:szCs w:val="24"/>
    </w:rPr>
  </w:style>
  <w:style w:type="paragraph" w:styleId="ad">
    <w:name w:val="annotation subject"/>
    <w:basedOn w:val="ac"/>
    <w:next w:val="ac"/>
    <w:link w:val="Char3"/>
    <w:uiPriority w:val="99"/>
    <w:semiHidden/>
    <w:unhideWhenUsed/>
    <w:rsid w:val="00C954AE"/>
    <w:rPr>
      <w:b/>
      <w:bCs/>
    </w:rPr>
  </w:style>
  <w:style w:type="character" w:customStyle="1" w:styleId="Char3">
    <w:name w:val="메모 주제 Char"/>
    <w:basedOn w:val="Char2"/>
    <w:link w:val="ad"/>
    <w:uiPriority w:val="99"/>
    <w:semiHidden/>
    <w:rsid w:val="00C954AE"/>
    <w:rPr>
      <w:rFonts w:ascii="바탕" w:eastAsia="바탕" w:hAnsi="Times New Roman" w:cs="Times New Roman"/>
      <w:b/>
      <w:bCs/>
      <w:szCs w:val="24"/>
    </w:rPr>
  </w:style>
  <w:style w:type="paragraph" w:styleId="ae">
    <w:name w:val="Revision"/>
    <w:hidden/>
    <w:uiPriority w:val="99"/>
    <w:semiHidden/>
    <w:rsid w:val="003E1BC4"/>
    <w:pPr>
      <w:spacing w:after="0" w:line="240" w:lineRule="auto"/>
      <w:jc w:val="left"/>
    </w:pPr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microsoft.com/office/2011/relationships/people" Target="people.xml" Id="rId9" /><Relationship Type="http://schemas.openxmlformats.org/officeDocument/2006/relationships/customXml" Target="/customXML/item2.xml" Id="imanage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3CCA44-E4FA-404E-8CAB-29D2440F158A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cc06308a-026a-4ed6-a003-3a9a3efae349&quot;"/>
  </we:properties>
  <we:bindings/>
  <we:snapshot xmlns:r="http://schemas.openxmlformats.org/officeDocument/2006/relationships"/>
</we:webextension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.xml" Id="iManageProps" /></Relationships>
</file>

<file path=customXML/item2.xml><?xml version="1.0" encoding="utf-8"?>
<properties xmlns="http://www.imanage.com/work/xmlschema">
  <documentid>M!25707214.1</documentid>
  <senderid>JAEHWA.PARK</senderid>
  <senderemail>JAEHWA.PARK@BKL.CO.KR</senderemail>
  <lastmodified>2026-09-16T09:51:00.0000000+09:00</lastmodified>
  <database>M</database>
</properties>
</file>

<file path=customXML/itemProps2.xml><?xml version="1.0" encoding="utf-8"?>
<ds:datastoreItem xmlns:ds="http://schemas.openxmlformats.org/officeDocument/2006/customXml" ds:itemID="{D7B5FAB7-DEEE-4BB9-9AC3-816401205568}">
  <ds:schemaRefs>
    <ds:schemaRef ds:uri="http://schemas.openxmlformats.org/officeDocument/2006/bibliography"/>
  </ds:schemaRefs>
</ds:datastoreItem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6AC356-3EF7-4608-AA7F-F987C468C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1076</Words>
  <Characters>3735</Characters>
  <Application>Microsoft Office Word</Application>
  <DocSecurity>0</DocSecurity>
  <Lines>133</Lines>
  <Paragraphs>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 중혁</dc:creator>
  <cp:keywords/>
  <dc:description/>
  <cp:lastModifiedBy>BKL</cp:lastModifiedBy>
  <cp:revision>5</cp:revision>
  <cp:lastPrinted>2026-06-25T01:10:00Z</cp:lastPrinted>
  <dcterms:created xsi:type="dcterms:W3CDTF">2026-09-16T00:40:00Z</dcterms:created>
  <dcterms:modified xsi:type="dcterms:W3CDTF">2026-09-16T00:51:00Z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