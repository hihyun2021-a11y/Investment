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D050E" w14:textId="77777777" w:rsidR="005C0AE3" w:rsidRDefault="005C0AE3">
      <w:pPr>
        <w:widowControl/>
        <w:adjustRightInd w:val="0"/>
        <w:snapToGrid w:val="0"/>
        <w:spacing w:after="240" w:line="360" w:lineRule="atLeast"/>
        <w:jc w:val="center"/>
        <w:rPr>
          <w:rFonts w:eastAsia="바탕"/>
          <w:snapToGrid w:val="0"/>
          <w:sz w:val="22"/>
          <w:szCs w:val="20"/>
        </w:rPr>
      </w:pPr>
    </w:p>
    <w:p w14:paraId="22C7B5D7" w14:textId="77777777" w:rsidR="005C0AE3" w:rsidRDefault="005C0AE3">
      <w:pPr>
        <w:widowControl/>
        <w:adjustRightInd w:val="0"/>
        <w:snapToGrid w:val="0"/>
        <w:spacing w:after="0" w:line="360" w:lineRule="atLeast"/>
        <w:jc w:val="center"/>
        <w:rPr>
          <w:rFonts w:eastAsia="바탕"/>
          <w:b/>
          <w:snapToGrid w:val="0"/>
          <w:sz w:val="44"/>
          <w:szCs w:val="20"/>
        </w:rPr>
      </w:pPr>
    </w:p>
    <w:p w14:paraId="6297C515" w14:textId="77777777" w:rsidR="005C0AE3" w:rsidRDefault="005C0AE3">
      <w:pPr>
        <w:widowControl/>
        <w:adjustRightInd w:val="0"/>
        <w:snapToGrid w:val="0"/>
        <w:spacing w:after="0" w:line="360" w:lineRule="atLeast"/>
        <w:jc w:val="center"/>
        <w:rPr>
          <w:rFonts w:eastAsia="바탕"/>
          <w:b/>
          <w:snapToGrid w:val="0"/>
          <w:sz w:val="44"/>
          <w:szCs w:val="20"/>
        </w:rPr>
      </w:pPr>
    </w:p>
    <w:p w14:paraId="73709782" w14:textId="77777777" w:rsidR="005C0AE3" w:rsidRDefault="005C0AE3">
      <w:pPr>
        <w:widowControl/>
        <w:adjustRightInd w:val="0"/>
        <w:snapToGrid w:val="0"/>
        <w:spacing w:after="0" w:line="360" w:lineRule="atLeast"/>
        <w:jc w:val="center"/>
        <w:rPr>
          <w:rFonts w:eastAsia="바탕"/>
          <w:b/>
          <w:snapToGrid w:val="0"/>
          <w:sz w:val="44"/>
          <w:szCs w:val="20"/>
        </w:rPr>
      </w:pPr>
    </w:p>
    <w:p w14:paraId="4171511C" w14:textId="77777777" w:rsidR="005C0AE3" w:rsidRDefault="005C0AE3">
      <w:pPr>
        <w:widowControl/>
        <w:adjustRightInd w:val="0"/>
        <w:snapToGrid w:val="0"/>
        <w:spacing w:after="0" w:line="360" w:lineRule="atLeast"/>
        <w:jc w:val="center"/>
        <w:rPr>
          <w:rFonts w:eastAsia="바탕"/>
          <w:b/>
          <w:snapToGrid w:val="0"/>
          <w:sz w:val="44"/>
          <w:szCs w:val="20"/>
        </w:rPr>
      </w:pPr>
    </w:p>
    <w:p w14:paraId="334174D1" w14:textId="77777777" w:rsidR="005C0AE3" w:rsidRDefault="00E5647E">
      <w:pPr>
        <w:widowControl/>
        <w:adjustRightInd w:val="0"/>
        <w:snapToGrid w:val="0"/>
        <w:spacing w:after="0" w:line="360" w:lineRule="atLeast"/>
        <w:jc w:val="center"/>
        <w:rPr>
          <w:rFonts w:eastAsia="바탕"/>
          <w:b/>
          <w:snapToGrid w:val="0"/>
          <w:sz w:val="40"/>
          <w:szCs w:val="20"/>
        </w:rPr>
      </w:pPr>
      <w:r>
        <w:rPr>
          <w:rFonts w:eastAsia="바탕" w:hint="eastAsia"/>
          <w:b/>
          <w:snapToGrid w:val="0"/>
          <w:sz w:val="48"/>
          <w:szCs w:val="20"/>
        </w:rPr>
        <w:t>주주간계약</w:t>
      </w:r>
    </w:p>
    <w:p w14:paraId="712B4100" w14:textId="77777777" w:rsidR="005C0AE3" w:rsidRDefault="005C0AE3">
      <w:pPr>
        <w:widowControl/>
        <w:adjustRightInd w:val="0"/>
        <w:snapToGrid w:val="0"/>
        <w:spacing w:after="240" w:line="360" w:lineRule="atLeast"/>
        <w:jc w:val="center"/>
        <w:rPr>
          <w:rFonts w:eastAsia="바탕"/>
          <w:b/>
          <w:snapToGrid w:val="0"/>
          <w:sz w:val="32"/>
          <w:szCs w:val="20"/>
        </w:rPr>
      </w:pPr>
    </w:p>
    <w:p w14:paraId="23699D5B" w14:textId="77777777" w:rsidR="005C0AE3" w:rsidRDefault="005C0AE3">
      <w:pPr>
        <w:widowControl/>
        <w:adjustRightInd w:val="0"/>
        <w:snapToGrid w:val="0"/>
        <w:spacing w:after="240" w:line="360" w:lineRule="atLeast"/>
        <w:jc w:val="center"/>
        <w:rPr>
          <w:rFonts w:eastAsia="바탕"/>
          <w:b/>
          <w:snapToGrid w:val="0"/>
          <w:sz w:val="32"/>
          <w:szCs w:val="20"/>
        </w:rPr>
      </w:pPr>
    </w:p>
    <w:p w14:paraId="25C66561" w14:textId="77777777" w:rsidR="005C0AE3" w:rsidRDefault="005C0AE3">
      <w:pPr>
        <w:widowControl/>
        <w:adjustRightInd w:val="0"/>
        <w:snapToGrid w:val="0"/>
        <w:spacing w:after="240" w:line="360" w:lineRule="atLeast"/>
        <w:jc w:val="center"/>
        <w:rPr>
          <w:rFonts w:eastAsia="바탕"/>
          <w:snapToGrid w:val="0"/>
          <w:sz w:val="28"/>
          <w:szCs w:val="20"/>
        </w:rPr>
      </w:pPr>
    </w:p>
    <w:p w14:paraId="472C125B" w14:textId="77777777" w:rsidR="005C0AE3" w:rsidRDefault="005C0AE3">
      <w:pPr>
        <w:widowControl/>
        <w:adjustRightInd w:val="0"/>
        <w:snapToGrid w:val="0"/>
        <w:spacing w:after="240" w:line="360" w:lineRule="atLeast"/>
        <w:jc w:val="center"/>
        <w:rPr>
          <w:rFonts w:eastAsia="바탕"/>
          <w:snapToGrid w:val="0"/>
          <w:sz w:val="28"/>
          <w:szCs w:val="20"/>
        </w:rPr>
      </w:pPr>
    </w:p>
    <w:p w14:paraId="00C8F7EB" w14:textId="77777777" w:rsidR="005C0AE3" w:rsidRDefault="005C0AE3">
      <w:pPr>
        <w:widowControl/>
        <w:adjustRightInd w:val="0"/>
        <w:snapToGrid w:val="0"/>
        <w:spacing w:after="240" w:line="360" w:lineRule="atLeast"/>
        <w:jc w:val="center"/>
        <w:rPr>
          <w:rFonts w:eastAsia="바탕"/>
          <w:snapToGrid w:val="0"/>
          <w:sz w:val="28"/>
          <w:szCs w:val="20"/>
        </w:rPr>
      </w:pPr>
    </w:p>
    <w:p w14:paraId="38DB9118" w14:textId="77777777" w:rsidR="005C0AE3" w:rsidRDefault="005C0AE3">
      <w:pPr>
        <w:widowControl/>
        <w:adjustRightInd w:val="0"/>
        <w:snapToGrid w:val="0"/>
        <w:spacing w:after="240" w:line="360" w:lineRule="atLeast"/>
        <w:jc w:val="center"/>
        <w:rPr>
          <w:rFonts w:eastAsia="바탕"/>
          <w:snapToGrid w:val="0"/>
          <w:sz w:val="28"/>
          <w:szCs w:val="20"/>
        </w:rPr>
      </w:pPr>
    </w:p>
    <w:p w14:paraId="5A5A0B54" w14:textId="77777777" w:rsidR="005C0AE3" w:rsidRDefault="005C0AE3">
      <w:pPr>
        <w:widowControl/>
        <w:adjustRightInd w:val="0"/>
        <w:snapToGrid w:val="0"/>
        <w:spacing w:after="240" w:line="360" w:lineRule="atLeast"/>
        <w:jc w:val="center"/>
        <w:rPr>
          <w:rFonts w:eastAsia="바탕"/>
          <w:snapToGrid w:val="0"/>
          <w:sz w:val="28"/>
          <w:szCs w:val="20"/>
        </w:rPr>
      </w:pPr>
    </w:p>
    <w:p w14:paraId="4B717101" w14:textId="77777777" w:rsidR="005C0AE3" w:rsidRDefault="005C0AE3">
      <w:pPr>
        <w:widowControl/>
        <w:adjustRightInd w:val="0"/>
        <w:snapToGrid w:val="0"/>
        <w:spacing w:after="240" w:line="360" w:lineRule="atLeast"/>
        <w:jc w:val="center"/>
        <w:rPr>
          <w:rFonts w:eastAsia="바탕"/>
          <w:snapToGrid w:val="0"/>
          <w:sz w:val="28"/>
          <w:szCs w:val="20"/>
        </w:rPr>
      </w:pPr>
    </w:p>
    <w:p w14:paraId="5A0904E2" w14:textId="51834C46" w:rsidR="005C0AE3" w:rsidRDefault="00E5647E">
      <w:pPr>
        <w:widowControl/>
        <w:adjustRightInd w:val="0"/>
        <w:snapToGrid w:val="0"/>
        <w:spacing w:after="240" w:line="360" w:lineRule="atLeast"/>
        <w:jc w:val="center"/>
        <w:rPr>
          <w:rFonts w:eastAsia="바탕"/>
          <w:snapToGrid w:val="0"/>
          <w:sz w:val="36"/>
          <w:szCs w:val="20"/>
        </w:rPr>
      </w:pPr>
      <w:r>
        <w:rPr>
          <w:rFonts w:eastAsia="바탕"/>
          <w:snapToGrid w:val="0"/>
          <w:sz w:val="36"/>
          <w:szCs w:val="20"/>
        </w:rPr>
        <w:t>202</w:t>
      </w:r>
      <w:r w:rsidR="00FC5DC3">
        <w:rPr>
          <w:rFonts w:eastAsia="바탕" w:hint="eastAsia"/>
          <w:snapToGrid w:val="0"/>
          <w:sz w:val="36"/>
          <w:szCs w:val="20"/>
        </w:rPr>
        <w:t>6</w:t>
      </w:r>
      <w:r>
        <w:rPr>
          <w:rFonts w:eastAsia="바탕"/>
          <w:snapToGrid w:val="0"/>
          <w:sz w:val="36"/>
          <w:szCs w:val="20"/>
        </w:rPr>
        <w:t xml:space="preserve">. </w:t>
      </w:r>
      <w:r w:rsidR="00ED7708">
        <w:rPr>
          <w:rFonts w:eastAsia="바탕" w:hint="eastAsia"/>
          <w:snapToGrid w:val="0"/>
          <w:sz w:val="36"/>
          <w:szCs w:val="20"/>
        </w:rPr>
        <w:t>[*]</w:t>
      </w:r>
      <w:r w:rsidR="009819D3">
        <w:rPr>
          <w:rFonts w:eastAsia="바탕"/>
          <w:snapToGrid w:val="0"/>
          <w:sz w:val="36"/>
          <w:szCs w:val="20"/>
        </w:rPr>
        <w:t xml:space="preserve">. </w:t>
      </w:r>
      <w:r w:rsidR="00ED7708">
        <w:rPr>
          <w:rFonts w:eastAsia="바탕" w:hint="eastAsia"/>
          <w:snapToGrid w:val="0"/>
          <w:sz w:val="36"/>
          <w:szCs w:val="20"/>
        </w:rPr>
        <w:t>[*</w:t>
      </w:r>
      <w:r w:rsidR="00ED7708">
        <w:rPr>
          <w:rFonts w:eastAsia="바탕"/>
          <w:snapToGrid w:val="0"/>
          <w:sz w:val="36"/>
          <w:szCs w:val="20"/>
        </w:rPr>
        <w:t>]</w:t>
      </w:r>
      <w:r w:rsidR="008B32B1">
        <w:rPr>
          <w:rFonts w:eastAsia="바탕"/>
          <w:snapToGrid w:val="0"/>
          <w:sz w:val="36"/>
          <w:szCs w:val="20"/>
        </w:rPr>
        <w:t>.</w:t>
      </w:r>
    </w:p>
    <w:p w14:paraId="270D43EB" w14:textId="77777777" w:rsidR="005C0AE3" w:rsidRDefault="005C0AE3">
      <w:pPr>
        <w:widowControl/>
        <w:adjustRightInd w:val="0"/>
        <w:snapToGrid w:val="0"/>
        <w:spacing w:after="240" w:line="360" w:lineRule="atLeast"/>
        <w:jc w:val="center"/>
        <w:rPr>
          <w:rFonts w:eastAsia="바탕"/>
          <w:snapToGrid w:val="0"/>
          <w:sz w:val="28"/>
          <w:szCs w:val="20"/>
        </w:rPr>
      </w:pPr>
    </w:p>
    <w:p w14:paraId="42F364D7" w14:textId="77777777" w:rsidR="005C0AE3" w:rsidRDefault="005C0AE3">
      <w:pPr>
        <w:spacing w:before="60" w:line="312" w:lineRule="auto"/>
        <w:jc w:val="center"/>
        <w:rPr>
          <w:b/>
          <w:sz w:val="28"/>
          <w:szCs w:val="28"/>
        </w:rPr>
      </w:pPr>
    </w:p>
    <w:p w14:paraId="0E70571D" w14:textId="77777777" w:rsidR="005C0AE3" w:rsidRDefault="00E5647E">
      <w:pPr>
        <w:widowControl/>
        <w:wordWrap/>
        <w:autoSpaceDE/>
        <w:autoSpaceDN/>
        <w:spacing w:after="0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4B38E3D3" w14:textId="7110FCD4" w:rsidR="005C0AE3" w:rsidRDefault="00E5647E">
      <w:pPr>
        <w:spacing w:before="60" w:line="312" w:lineRule="auto"/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lastRenderedPageBreak/>
        <w:t>주주간계약</w:t>
      </w:r>
    </w:p>
    <w:p w14:paraId="6088EC45" w14:textId="2D7CDE0C" w:rsidR="005C0AE3" w:rsidRDefault="00E5647E">
      <w:pPr>
        <w:spacing w:before="60" w:line="312" w:lineRule="auto"/>
        <w:rPr>
          <w:szCs w:val="24"/>
        </w:rPr>
      </w:pPr>
      <w:r>
        <w:rPr>
          <w:rFonts w:hint="eastAsia"/>
          <w:szCs w:val="24"/>
        </w:rPr>
        <w:t>본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주주간계약</w:t>
      </w:r>
      <w:r>
        <w:rPr>
          <w:rFonts w:hint="eastAsia"/>
          <w:szCs w:val="24"/>
        </w:rPr>
        <w:t>(</w:t>
      </w:r>
      <w:r>
        <w:rPr>
          <w:szCs w:val="24"/>
        </w:rPr>
        <w:t>“</w:t>
      </w:r>
      <w:r>
        <w:rPr>
          <w:rFonts w:hint="eastAsia"/>
          <w:szCs w:val="24"/>
          <w:u w:val="single"/>
        </w:rPr>
        <w:t>본</w:t>
      </w:r>
      <w:r>
        <w:rPr>
          <w:rFonts w:hint="eastAsia"/>
          <w:szCs w:val="24"/>
          <w:u w:val="single"/>
        </w:rPr>
        <w:t xml:space="preserve"> </w:t>
      </w:r>
      <w:r>
        <w:rPr>
          <w:rFonts w:hint="eastAsia"/>
          <w:szCs w:val="24"/>
          <w:u w:val="single"/>
        </w:rPr>
        <w:t>계약</w:t>
      </w:r>
      <w:r>
        <w:rPr>
          <w:szCs w:val="24"/>
        </w:rPr>
        <w:t>”</w:t>
      </w:r>
      <w:r>
        <w:rPr>
          <w:rFonts w:hint="eastAsia"/>
          <w:szCs w:val="24"/>
        </w:rPr>
        <w:t>)</w:t>
      </w:r>
      <w:r>
        <w:rPr>
          <w:rFonts w:hint="eastAsia"/>
          <w:szCs w:val="24"/>
        </w:rPr>
        <w:t>은</w:t>
      </w:r>
      <w:r>
        <w:rPr>
          <w:szCs w:val="24"/>
        </w:rPr>
        <w:t xml:space="preserve"> 202</w:t>
      </w:r>
      <w:r w:rsidR="00FC5DC3">
        <w:rPr>
          <w:rFonts w:hint="eastAsia"/>
          <w:szCs w:val="24"/>
        </w:rPr>
        <w:t>6</w:t>
      </w:r>
      <w:r>
        <w:rPr>
          <w:rFonts w:hint="eastAsia"/>
          <w:szCs w:val="24"/>
        </w:rPr>
        <w:t>년</w:t>
      </w:r>
      <w:r>
        <w:rPr>
          <w:szCs w:val="24"/>
        </w:rPr>
        <w:t xml:space="preserve"> </w:t>
      </w:r>
      <w:del w:id="0" w:author="임영규 부장(상장리츠팀)" w:date="2026-10-01T11:22:00Z" w16du:dateUtc="2026-10-01T02:22:00Z">
        <w:r w:rsidR="00304712" w:rsidDel="00F96C2E">
          <w:rPr>
            <w:rFonts w:hint="eastAsia"/>
            <w:szCs w:val="24"/>
          </w:rPr>
          <w:delText>[*]</w:delText>
        </w:r>
      </w:del>
      <w:ins w:id="1" w:author="임영규 부장(상장리츠팀)" w:date="2026-10-01T11:22:00Z" w16du:dateUtc="2026-10-01T02:22:00Z">
        <w:r w:rsidR="00F96C2E">
          <w:rPr>
            <w:rFonts w:hint="eastAsia"/>
            <w:szCs w:val="24"/>
          </w:rPr>
          <w:t>10</w:t>
        </w:r>
      </w:ins>
      <w:r>
        <w:rPr>
          <w:rFonts w:hint="eastAsia"/>
          <w:szCs w:val="24"/>
        </w:rPr>
        <w:t>월</w:t>
      </w:r>
      <w:r>
        <w:rPr>
          <w:szCs w:val="24"/>
        </w:rPr>
        <w:t xml:space="preserve"> </w:t>
      </w:r>
      <w:r w:rsidR="00ED7708">
        <w:rPr>
          <w:rFonts w:hint="eastAsia"/>
          <w:szCs w:val="24"/>
        </w:rPr>
        <w:t>[*]</w:t>
      </w:r>
      <w:r>
        <w:rPr>
          <w:rFonts w:hint="eastAsia"/>
          <w:szCs w:val="24"/>
        </w:rPr>
        <w:t>일</w:t>
      </w:r>
      <w:r>
        <w:rPr>
          <w:rFonts w:hint="eastAsia"/>
          <w:szCs w:val="24"/>
        </w:rPr>
        <w:t>(</w:t>
      </w:r>
      <w:r>
        <w:rPr>
          <w:szCs w:val="24"/>
        </w:rPr>
        <w:t>“</w:t>
      </w:r>
      <w:r>
        <w:rPr>
          <w:rFonts w:hint="eastAsia"/>
          <w:szCs w:val="24"/>
          <w:u w:val="single"/>
        </w:rPr>
        <w:t>본</w:t>
      </w:r>
      <w:r>
        <w:rPr>
          <w:rFonts w:hint="eastAsia"/>
          <w:szCs w:val="24"/>
          <w:u w:val="single"/>
        </w:rPr>
        <w:t xml:space="preserve"> </w:t>
      </w:r>
      <w:r>
        <w:rPr>
          <w:rFonts w:hint="eastAsia"/>
          <w:szCs w:val="24"/>
          <w:u w:val="single"/>
        </w:rPr>
        <w:t>계약</w:t>
      </w:r>
      <w:r>
        <w:rPr>
          <w:rFonts w:hint="eastAsia"/>
          <w:szCs w:val="24"/>
          <w:u w:val="single"/>
        </w:rPr>
        <w:t xml:space="preserve"> </w:t>
      </w:r>
      <w:r>
        <w:rPr>
          <w:rFonts w:hint="eastAsia"/>
          <w:szCs w:val="24"/>
          <w:u w:val="single"/>
        </w:rPr>
        <w:t>체결일</w:t>
      </w:r>
      <w:r>
        <w:rPr>
          <w:szCs w:val="24"/>
        </w:rPr>
        <w:t>”</w:t>
      </w:r>
      <w:r>
        <w:rPr>
          <w:rFonts w:hint="eastAsia"/>
          <w:szCs w:val="24"/>
        </w:rPr>
        <w:t>)</w:t>
      </w:r>
      <w:r>
        <w:rPr>
          <w:szCs w:val="24"/>
        </w:rPr>
        <w:t xml:space="preserve"> </w:t>
      </w:r>
      <w:r w:rsidR="00F66C03">
        <w:rPr>
          <w:rFonts w:hint="eastAsia"/>
          <w:b/>
          <w:szCs w:val="24"/>
          <w:u w:val="single"/>
        </w:rPr>
        <w:t>별첨</w:t>
      </w:r>
      <w:r w:rsidR="00F66C03">
        <w:rPr>
          <w:b/>
          <w:szCs w:val="24"/>
          <w:u w:val="single"/>
        </w:rPr>
        <w:t xml:space="preserve"> 1</w:t>
      </w:r>
      <w:r w:rsidR="00F66C03">
        <w:rPr>
          <w:rFonts w:hint="eastAsia"/>
          <w:szCs w:val="24"/>
        </w:rPr>
        <w:t>에</w:t>
      </w:r>
      <w:r w:rsidR="00F66C03">
        <w:rPr>
          <w:rFonts w:hint="eastAsia"/>
          <w:szCs w:val="24"/>
        </w:rPr>
        <w:t xml:space="preserve"> </w:t>
      </w:r>
      <w:r w:rsidR="00F66C03">
        <w:rPr>
          <w:rFonts w:hint="eastAsia"/>
          <w:szCs w:val="24"/>
        </w:rPr>
        <w:t>기재된</w:t>
      </w:r>
      <w:r w:rsidR="00F66C03">
        <w:rPr>
          <w:rFonts w:hint="eastAsia"/>
          <w:szCs w:val="24"/>
        </w:rPr>
        <w:t xml:space="preserve"> </w:t>
      </w:r>
      <w:r w:rsidR="00ED7708">
        <w:rPr>
          <w:rFonts w:hint="eastAsia"/>
          <w:szCs w:val="24"/>
        </w:rPr>
        <w:t>당사자들</w:t>
      </w:r>
      <w:r w:rsidR="00ED7708">
        <w:rPr>
          <w:rFonts w:hint="eastAsia"/>
          <w:szCs w:val="24"/>
        </w:rPr>
        <w:t xml:space="preserve"> </w:t>
      </w:r>
      <w:r w:rsidR="00ED7708">
        <w:rPr>
          <w:rFonts w:hint="eastAsia"/>
          <w:szCs w:val="24"/>
        </w:rPr>
        <w:t>사이에서</w:t>
      </w:r>
      <w:r w:rsidR="00ED7708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체결되었다</w:t>
      </w:r>
      <w:r>
        <w:rPr>
          <w:szCs w:val="24"/>
        </w:rPr>
        <w:t>.</w:t>
      </w:r>
      <w:r w:rsidR="00394C41">
        <w:rPr>
          <w:szCs w:val="24"/>
        </w:rPr>
        <w:t xml:space="preserve"> </w:t>
      </w:r>
    </w:p>
    <w:p w14:paraId="7FDCEC01" w14:textId="6F09D303" w:rsidR="005C0AE3" w:rsidRDefault="00F66C03">
      <w:pPr>
        <w:spacing w:before="60" w:line="312" w:lineRule="auto"/>
        <w:rPr>
          <w:szCs w:val="24"/>
        </w:rPr>
      </w:pPr>
      <w:r>
        <w:rPr>
          <w:rFonts w:hint="eastAsia"/>
          <w:b/>
          <w:szCs w:val="24"/>
          <w:u w:val="single"/>
        </w:rPr>
        <w:t>별첨</w:t>
      </w:r>
      <w:r>
        <w:rPr>
          <w:b/>
          <w:szCs w:val="24"/>
          <w:u w:val="single"/>
        </w:rPr>
        <w:t xml:space="preserve"> 1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기재</w:t>
      </w:r>
      <w:r w:rsidR="003B1E50" w:rsidRPr="003B1E50">
        <w:rPr>
          <w:rFonts w:hint="eastAsia"/>
          <w:bCs/>
          <w:szCs w:val="24"/>
        </w:rPr>
        <w:t xml:space="preserve"> </w:t>
      </w:r>
      <w:r>
        <w:rPr>
          <w:rFonts w:hint="eastAsia"/>
          <w:bCs/>
          <w:szCs w:val="24"/>
        </w:rPr>
        <w:t>[</w:t>
      </w:r>
      <w:r w:rsidR="00E5647E">
        <w:rPr>
          <w:szCs w:val="24"/>
        </w:rPr>
        <w:t xml:space="preserve">1. </w:t>
      </w:r>
      <w:r w:rsidR="00E5647E">
        <w:rPr>
          <w:rFonts w:hint="eastAsia"/>
          <w:szCs w:val="24"/>
        </w:rPr>
        <w:t>내지</w:t>
      </w:r>
      <w:r w:rsidR="00E5647E">
        <w:rPr>
          <w:rFonts w:hint="eastAsia"/>
          <w:szCs w:val="24"/>
        </w:rPr>
        <w:t xml:space="preserve"> </w:t>
      </w:r>
      <w:r w:rsidR="00022706">
        <w:rPr>
          <w:rFonts w:hint="eastAsia"/>
          <w:szCs w:val="24"/>
        </w:rPr>
        <w:t>10</w:t>
      </w:r>
      <w:r w:rsidR="00E5647E">
        <w:rPr>
          <w:szCs w:val="24"/>
        </w:rPr>
        <w:t>.</w:t>
      </w:r>
      <w:r>
        <w:rPr>
          <w:rFonts w:hint="eastAsia"/>
          <w:szCs w:val="24"/>
        </w:rPr>
        <w:t>]</w:t>
      </w:r>
      <w:r w:rsidR="00E5647E">
        <w:rPr>
          <w:szCs w:val="24"/>
        </w:rPr>
        <w:t xml:space="preserve"> </w:t>
      </w:r>
      <w:r w:rsidR="00E5647E">
        <w:rPr>
          <w:rFonts w:hint="eastAsia"/>
          <w:szCs w:val="24"/>
        </w:rPr>
        <w:t>각</w:t>
      </w:r>
      <w:r w:rsidR="00E5647E">
        <w:rPr>
          <w:rFonts w:hint="eastAsia"/>
          <w:szCs w:val="24"/>
        </w:rPr>
        <w:t xml:space="preserve"> </w:t>
      </w:r>
      <w:r w:rsidR="00E5647E">
        <w:rPr>
          <w:rFonts w:hint="eastAsia"/>
          <w:szCs w:val="24"/>
        </w:rPr>
        <w:t>당사자를</w:t>
      </w:r>
      <w:r w:rsidR="00E5647E">
        <w:rPr>
          <w:rFonts w:hint="eastAsia"/>
          <w:szCs w:val="24"/>
        </w:rPr>
        <w:t xml:space="preserve"> </w:t>
      </w:r>
      <w:r w:rsidR="00E5647E">
        <w:rPr>
          <w:rFonts w:hint="eastAsia"/>
          <w:szCs w:val="24"/>
        </w:rPr>
        <w:t>각</w:t>
      </w:r>
      <w:r w:rsidR="00E5647E">
        <w:rPr>
          <w:rFonts w:hint="eastAsia"/>
          <w:szCs w:val="24"/>
        </w:rPr>
        <w:t xml:space="preserve"> </w:t>
      </w:r>
      <w:r w:rsidR="00E5647E">
        <w:rPr>
          <w:rFonts w:hint="eastAsia"/>
          <w:szCs w:val="24"/>
        </w:rPr>
        <w:t>칭하여</w:t>
      </w:r>
      <w:r w:rsidR="00E5647E">
        <w:rPr>
          <w:rFonts w:hint="eastAsia"/>
          <w:szCs w:val="24"/>
        </w:rPr>
        <w:t xml:space="preserve"> </w:t>
      </w:r>
      <w:r w:rsidR="00E5647E">
        <w:rPr>
          <w:szCs w:val="24"/>
        </w:rPr>
        <w:t>“</w:t>
      </w:r>
      <w:r w:rsidR="00E5647E">
        <w:rPr>
          <w:rFonts w:hint="eastAsia"/>
          <w:szCs w:val="24"/>
          <w:u w:val="single"/>
        </w:rPr>
        <w:t>당사자</w:t>
      </w:r>
      <w:r w:rsidR="00E5647E">
        <w:rPr>
          <w:szCs w:val="24"/>
        </w:rPr>
        <w:t>”</w:t>
      </w:r>
      <w:r w:rsidR="00E5647E">
        <w:rPr>
          <w:rFonts w:hint="eastAsia"/>
          <w:szCs w:val="24"/>
        </w:rPr>
        <w:t xml:space="preserve">, </w:t>
      </w:r>
      <w:r w:rsidR="00E5647E">
        <w:rPr>
          <w:rFonts w:hint="eastAsia"/>
          <w:szCs w:val="24"/>
        </w:rPr>
        <w:t>그리고</w:t>
      </w:r>
      <w:r w:rsidR="00E5647E">
        <w:rPr>
          <w:rFonts w:hint="eastAsia"/>
          <w:szCs w:val="24"/>
        </w:rPr>
        <w:t xml:space="preserve"> </w:t>
      </w:r>
      <w:r w:rsidR="00E5647E">
        <w:rPr>
          <w:rFonts w:hint="eastAsia"/>
          <w:szCs w:val="24"/>
        </w:rPr>
        <w:t>총칭하여</w:t>
      </w:r>
      <w:r w:rsidR="00E5647E">
        <w:rPr>
          <w:rFonts w:hint="eastAsia"/>
          <w:szCs w:val="24"/>
        </w:rPr>
        <w:t xml:space="preserve"> </w:t>
      </w:r>
      <w:r w:rsidR="00E5647E">
        <w:rPr>
          <w:szCs w:val="24"/>
        </w:rPr>
        <w:t>“</w:t>
      </w:r>
      <w:r w:rsidR="00E5647E">
        <w:rPr>
          <w:rFonts w:hint="eastAsia"/>
          <w:szCs w:val="24"/>
          <w:u w:val="single"/>
        </w:rPr>
        <w:t>당사자들</w:t>
      </w:r>
      <w:r w:rsidR="00E5647E">
        <w:rPr>
          <w:szCs w:val="24"/>
        </w:rPr>
        <w:t>”</w:t>
      </w:r>
      <w:r w:rsidR="00E5647E">
        <w:rPr>
          <w:rFonts w:hint="eastAsia"/>
          <w:szCs w:val="24"/>
        </w:rPr>
        <w:t>이라고</w:t>
      </w:r>
      <w:r w:rsidR="00E5647E">
        <w:rPr>
          <w:rFonts w:hint="eastAsia"/>
          <w:szCs w:val="24"/>
        </w:rPr>
        <w:t xml:space="preserve"> </w:t>
      </w:r>
      <w:r w:rsidR="00E5647E">
        <w:rPr>
          <w:rFonts w:hint="eastAsia"/>
          <w:szCs w:val="24"/>
        </w:rPr>
        <w:t>하고</w:t>
      </w:r>
      <w:r w:rsidR="00E5647E">
        <w:rPr>
          <w:rFonts w:hint="eastAsia"/>
          <w:szCs w:val="24"/>
        </w:rPr>
        <w:t>,</w:t>
      </w:r>
      <w:r w:rsidR="00E5647E">
        <w:rPr>
          <w:szCs w:val="24"/>
        </w:rPr>
        <w:t xml:space="preserve"> </w:t>
      </w:r>
      <w:r>
        <w:rPr>
          <w:rFonts w:hint="eastAsia"/>
          <w:szCs w:val="24"/>
        </w:rPr>
        <w:t>[</w:t>
      </w:r>
      <w:r w:rsidR="00E5647E">
        <w:rPr>
          <w:szCs w:val="24"/>
        </w:rPr>
        <w:t xml:space="preserve">1. </w:t>
      </w:r>
      <w:r w:rsidR="00E5647E">
        <w:rPr>
          <w:rFonts w:hint="eastAsia"/>
          <w:szCs w:val="24"/>
        </w:rPr>
        <w:t>내지</w:t>
      </w:r>
      <w:r w:rsidR="00E5647E">
        <w:rPr>
          <w:rFonts w:hint="eastAsia"/>
          <w:szCs w:val="24"/>
        </w:rPr>
        <w:t xml:space="preserve"> </w:t>
      </w:r>
      <w:r w:rsidR="00022706">
        <w:rPr>
          <w:rFonts w:hint="eastAsia"/>
          <w:szCs w:val="24"/>
        </w:rPr>
        <w:t>9</w:t>
      </w:r>
      <w:r w:rsidR="00E5647E">
        <w:rPr>
          <w:szCs w:val="24"/>
        </w:rPr>
        <w:t>.</w:t>
      </w:r>
      <w:r>
        <w:rPr>
          <w:rFonts w:hint="eastAsia"/>
          <w:szCs w:val="24"/>
        </w:rPr>
        <w:t>]</w:t>
      </w:r>
      <w:r w:rsidR="00E5647E">
        <w:rPr>
          <w:szCs w:val="24"/>
        </w:rPr>
        <w:t xml:space="preserve"> </w:t>
      </w:r>
      <w:r w:rsidR="00E5647E">
        <w:rPr>
          <w:rFonts w:hint="eastAsia"/>
          <w:szCs w:val="24"/>
        </w:rPr>
        <w:t>각</w:t>
      </w:r>
      <w:r w:rsidR="00E5647E">
        <w:rPr>
          <w:rFonts w:hint="eastAsia"/>
          <w:szCs w:val="24"/>
        </w:rPr>
        <w:t xml:space="preserve"> </w:t>
      </w:r>
      <w:r w:rsidR="00E5647E">
        <w:rPr>
          <w:rFonts w:hint="eastAsia"/>
          <w:szCs w:val="24"/>
        </w:rPr>
        <w:t>당사자를</w:t>
      </w:r>
      <w:r w:rsidR="00E5647E">
        <w:rPr>
          <w:rFonts w:hint="eastAsia"/>
          <w:szCs w:val="24"/>
        </w:rPr>
        <w:t xml:space="preserve"> </w:t>
      </w:r>
      <w:r w:rsidR="00E5647E">
        <w:rPr>
          <w:szCs w:val="24"/>
        </w:rPr>
        <w:t>“</w:t>
      </w:r>
      <w:r w:rsidR="00E5647E">
        <w:rPr>
          <w:rFonts w:hint="eastAsia"/>
          <w:szCs w:val="24"/>
          <w:u w:val="single"/>
        </w:rPr>
        <w:t>주주</w:t>
      </w:r>
      <w:r w:rsidR="00E5647E">
        <w:rPr>
          <w:rFonts w:hint="eastAsia"/>
          <w:szCs w:val="24"/>
          <w:u w:val="single"/>
        </w:rPr>
        <w:t xml:space="preserve"> </w:t>
      </w:r>
      <w:r w:rsidR="00E5647E">
        <w:rPr>
          <w:rFonts w:hint="eastAsia"/>
          <w:szCs w:val="24"/>
          <w:u w:val="single"/>
        </w:rPr>
        <w:t>당사자</w:t>
      </w:r>
      <w:r w:rsidR="00E5647E">
        <w:rPr>
          <w:szCs w:val="24"/>
        </w:rPr>
        <w:t xml:space="preserve">”, </w:t>
      </w:r>
      <w:r w:rsidR="00E5647E">
        <w:rPr>
          <w:rFonts w:hint="eastAsia"/>
          <w:szCs w:val="24"/>
        </w:rPr>
        <w:t>그리고</w:t>
      </w:r>
      <w:r w:rsidR="00E5647E">
        <w:rPr>
          <w:rFonts w:hint="eastAsia"/>
          <w:szCs w:val="24"/>
        </w:rPr>
        <w:t xml:space="preserve"> </w:t>
      </w:r>
      <w:r w:rsidR="00E5647E">
        <w:rPr>
          <w:rFonts w:hint="eastAsia"/>
          <w:szCs w:val="24"/>
        </w:rPr>
        <w:t>총칭하여</w:t>
      </w:r>
      <w:r w:rsidR="00E5647E">
        <w:rPr>
          <w:rFonts w:hint="eastAsia"/>
          <w:szCs w:val="24"/>
        </w:rPr>
        <w:t xml:space="preserve"> </w:t>
      </w:r>
      <w:r w:rsidR="00E5647E">
        <w:rPr>
          <w:szCs w:val="24"/>
        </w:rPr>
        <w:t>“</w:t>
      </w:r>
      <w:r w:rsidR="00E5647E">
        <w:rPr>
          <w:rFonts w:hint="eastAsia"/>
          <w:szCs w:val="24"/>
          <w:u w:val="single"/>
        </w:rPr>
        <w:t>주주</w:t>
      </w:r>
      <w:r w:rsidR="00E5647E">
        <w:rPr>
          <w:rFonts w:hint="eastAsia"/>
          <w:szCs w:val="24"/>
          <w:u w:val="single"/>
        </w:rPr>
        <w:t xml:space="preserve"> </w:t>
      </w:r>
      <w:r w:rsidR="00E5647E">
        <w:rPr>
          <w:rFonts w:hint="eastAsia"/>
          <w:szCs w:val="24"/>
          <w:u w:val="single"/>
        </w:rPr>
        <w:t>당사자들</w:t>
      </w:r>
      <w:r w:rsidR="00E5647E">
        <w:rPr>
          <w:szCs w:val="24"/>
        </w:rPr>
        <w:t>”</w:t>
      </w:r>
      <w:r w:rsidR="00E5647E">
        <w:rPr>
          <w:rFonts w:hint="eastAsia"/>
          <w:szCs w:val="24"/>
        </w:rPr>
        <w:t>이라고</w:t>
      </w:r>
      <w:r w:rsidR="00E5647E">
        <w:rPr>
          <w:rFonts w:hint="eastAsia"/>
          <w:szCs w:val="24"/>
        </w:rPr>
        <w:t xml:space="preserve"> </w:t>
      </w:r>
      <w:r w:rsidR="00A53CCD">
        <w:rPr>
          <w:rFonts w:hint="eastAsia"/>
          <w:szCs w:val="24"/>
        </w:rPr>
        <w:t>한다</w:t>
      </w:r>
      <w:r w:rsidR="00A53CCD">
        <w:rPr>
          <w:rFonts w:hint="eastAsia"/>
          <w:szCs w:val="24"/>
        </w:rPr>
        <w:t>.</w:t>
      </w:r>
      <w:r w:rsidR="00022706" w:rsidRPr="00022706">
        <w:rPr>
          <w:szCs w:val="24"/>
        </w:rPr>
        <w:t xml:space="preserve"> </w:t>
      </w:r>
      <w:r w:rsidR="00022706" w:rsidRPr="00022706">
        <w:rPr>
          <w:szCs w:val="24"/>
        </w:rPr>
        <w:t>당사자</w:t>
      </w:r>
      <w:r w:rsidR="00022706" w:rsidRPr="00022706">
        <w:rPr>
          <w:szCs w:val="24"/>
        </w:rPr>
        <w:t xml:space="preserve"> </w:t>
      </w:r>
      <w:r w:rsidR="00022706" w:rsidRPr="00022706">
        <w:rPr>
          <w:szCs w:val="24"/>
        </w:rPr>
        <w:t>중</w:t>
      </w:r>
      <w:r w:rsidR="00022706" w:rsidRPr="00022706">
        <w:rPr>
          <w:szCs w:val="24"/>
        </w:rPr>
        <w:t xml:space="preserve"> </w:t>
      </w:r>
      <w:r w:rsidR="00022706">
        <w:rPr>
          <w:rFonts w:hint="eastAsia"/>
          <w:szCs w:val="24"/>
        </w:rPr>
        <w:t>이지스리츠</w:t>
      </w:r>
      <w:r w:rsidR="00022706">
        <w:rPr>
          <w:rFonts w:hint="eastAsia"/>
          <w:szCs w:val="24"/>
        </w:rPr>
        <w:t>3</w:t>
      </w:r>
      <w:r w:rsidR="00022706">
        <w:rPr>
          <w:rFonts w:hint="eastAsia"/>
          <w:szCs w:val="24"/>
        </w:rPr>
        <w:t>호</w:t>
      </w:r>
      <w:r w:rsidR="00022706" w:rsidRPr="00022706">
        <w:rPr>
          <w:szCs w:val="24"/>
        </w:rPr>
        <w:t>펀드</w:t>
      </w:r>
      <w:r w:rsidR="00022706" w:rsidRPr="00022706">
        <w:rPr>
          <w:szCs w:val="24"/>
        </w:rPr>
        <w:t xml:space="preserve"> </w:t>
      </w:r>
      <w:r w:rsidR="00022706" w:rsidRPr="00022706">
        <w:rPr>
          <w:szCs w:val="24"/>
        </w:rPr>
        <w:t>및</w:t>
      </w:r>
      <w:r w:rsidR="00022706" w:rsidRPr="00022706">
        <w:rPr>
          <w:szCs w:val="24"/>
        </w:rPr>
        <w:t xml:space="preserve"> </w:t>
      </w:r>
      <w:r w:rsidR="00022706">
        <w:rPr>
          <w:rFonts w:hint="eastAsia"/>
          <w:szCs w:val="24"/>
        </w:rPr>
        <w:t>이지스</w:t>
      </w:r>
      <w:r w:rsidR="00022706">
        <w:rPr>
          <w:rFonts w:hint="eastAsia"/>
          <w:szCs w:val="24"/>
        </w:rPr>
        <w:t>K</w:t>
      </w:r>
      <w:r w:rsidR="00022706">
        <w:rPr>
          <w:rFonts w:hint="eastAsia"/>
          <w:szCs w:val="24"/>
        </w:rPr>
        <w:t>리츠</w:t>
      </w:r>
      <w:r w:rsidR="00022706" w:rsidRPr="00022706">
        <w:rPr>
          <w:szCs w:val="24"/>
        </w:rPr>
        <w:t>펀드의</w:t>
      </w:r>
      <w:r w:rsidR="00022706" w:rsidRPr="00022706">
        <w:rPr>
          <w:szCs w:val="24"/>
        </w:rPr>
        <w:t xml:space="preserve"> </w:t>
      </w:r>
      <w:r w:rsidR="00022706" w:rsidRPr="00022706">
        <w:rPr>
          <w:szCs w:val="24"/>
        </w:rPr>
        <w:t>각</w:t>
      </w:r>
      <w:r w:rsidR="00022706" w:rsidRPr="00022706">
        <w:rPr>
          <w:szCs w:val="24"/>
        </w:rPr>
        <w:t xml:space="preserve"> </w:t>
      </w:r>
      <w:r w:rsidR="00022706" w:rsidRPr="00022706">
        <w:rPr>
          <w:szCs w:val="24"/>
        </w:rPr>
        <w:t>신탁업자</w:t>
      </w:r>
      <w:r w:rsidR="00022706" w:rsidRPr="00022706">
        <w:rPr>
          <w:szCs w:val="24"/>
        </w:rPr>
        <w:t xml:space="preserve"> </w:t>
      </w:r>
      <w:r w:rsidR="00022706" w:rsidRPr="00022706">
        <w:rPr>
          <w:szCs w:val="24"/>
        </w:rPr>
        <w:t>및</w:t>
      </w:r>
      <w:r w:rsidR="00022706" w:rsidRPr="00022706">
        <w:rPr>
          <w:szCs w:val="24"/>
        </w:rPr>
        <w:t xml:space="preserve"> </w:t>
      </w:r>
      <w:r w:rsidR="00022706" w:rsidRPr="00022706">
        <w:rPr>
          <w:szCs w:val="24"/>
        </w:rPr>
        <w:t>집합투자업자의</w:t>
      </w:r>
      <w:r w:rsidR="00022706" w:rsidRPr="00022706">
        <w:rPr>
          <w:szCs w:val="24"/>
        </w:rPr>
        <w:t xml:space="preserve"> </w:t>
      </w:r>
      <w:r w:rsidR="00022706" w:rsidRPr="00022706">
        <w:rPr>
          <w:szCs w:val="24"/>
        </w:rPr>
        <w:t>당사자</w:t>
      </w:r>
      <w:r w:rsidR="00022706" w:rsidRPr="00022706">
        <w:rPr>
          <w:szCs w:val="24"/>
        </w:rPr>
        <w:t xml:space="preserve"> </w:t>
      </w:r>
      <w:r w:rsidR="00022706" w:rsidRPr="00022706">
        <w:rPr>
          <w:szCs w:val="24"/>
        </w:rPr>
        <w:t>지위는</w:t>
      </w:r>
      <w:r w:rsidR="00022706" w:rsidRPr="00022706">
        <w:rPr>
          <w:szCs w:val="24"/>
        </w:rPr>
        <w:t xml:space="preserve"> </w:t>
      </w:r>
      <w:r w:rsidR="00022706">
        <w:rPr>
          <w:rFonts w:hint="eastAsia"/>
          <w:szCs w:val="24"/>
        </w:rPr>
        <w:t>이지스리츠</w:t>
      </w:r>
      <w:r w:rsidR="00022706">
        <w:rPr>
          <w:rFonts w:hint="eastAsia"/>
          <w:szCs w:val="24"/>
        </w:rPr>
        <w:t>3</w:t>
      </w:r>
      <w:r w:rsidR="00022706">
        <w:rPr>
          <w:rFonts w:hint="eastAsia"/>
          <w:szCs w:val="24"/>
        </w:rPr>
        <w:t>호</w:t>
      </w:r>
      <w:r w:rsidR="00022706" w:rsidRPr="00022706">
        <w:rPr>
          <w:szCs w:val="24"/>
        </w:rPr>
        <w:t>펀드</w:t>
      </w:r>
      <w:r w:rsidR="00022706" w:rsidRPr="00022706">
        <w:rPr>
          <w:szCs w:val="24"/>
        </w:rPr>
        <w:t xml:space="preserve"> </w:t>
      </w:r>
      <w:r w:rsidR="00022706" w:rsidRPr="00022706">
        <w:rPr>
          <w:szCs w:val="24"/>
        </w:rPr>
        <w:t>및</w:t>
      </w:r>
      <w:r w:rsidR="00022706" w:rsidRPr="00022706">
        <w:rPr>
          <w:szCs w:val="24"/>
        </w:rPr>
        <w:t xml:space="preserve"> </w:t>
      </w:r>
      <w:r w:rsidR="00022706">
        <w:rPr>
          <w:rFonts w:hint="eastAsia"/>
          <w:szCs w:val="24"/>
        </w:rPr>
        <w:t>이지스</w:t>
      </w:r>
      <w:r w:rsidR="00022706">
        <w:rPr>
          <w:rFonts w:hint="eastAsia"/>
          <w:szCs w:val="24"/>
        </w:rPr>
        <w:t>K</w:t>
      </w:r>
      <w:r w:rsidR="00022706">
        <w:rPr>
          <w:rFonts w:hint="eastAsia"/>
          <w:szCs w:val="24"/>
        </w:rPr>
        <w:t>리츠</w:t>
      </w:r>
      <w:r w:rsidR="00022706" w:rsidRPr="00022706">
        <w:rPr>
          <w:szCs w:val="24"/>
        </w:rPr>
        <w:t>펀드의</w:t>
      </w:r>
      <w:r w:rsidR="00022706" w:rsidRPr="00022706">
        <w:rPr>
          <w:szCs w:val="24"/>
        </w:rPr>
        <w:t xml:space="preserve"> </w:t>
      </w:r>
      <w:r w:rsidR="00022706" w:rsidRPr="00022706">
        <w:rPr>
          <w:szCs w:val="24"/>
        </w:rPr>
        <w:t>해당</w:t>
      </w:r>
      <w:r w:rsidR="00022706" w:rsidRPr="00022706">
        <w:rPr>
          <w:szCs w:val="24"/>
        </w:rPr>
        <w:t xml:space="preserve"> </w:t>
      </w:r>
      <w:r w:rsidR="00022706" w:rsidRPr="00022706">
        <w:rPr>
          <w:szCs w:val="24"/>
        </w:rPr>
        <w:t>투자신탁</w:t>
      </w:r>
      <w:r w:rsidR="00022706" w:rsidRPr="00022706">
        <w:rPr>
          <w:szCs w:val="24"/>
        </w:rPr>
        <w:t xml:space="preserve"> </w:t>
      </w:r>
      <w:r w:rsidR="00022706" w:rsidRPr="00022706">
        <w:rPr>
          <w:szCs w:val="24"/>
        </w:rPr>
        <w:t>명칭으로</w:t>
      </w:r>
      <w:r w:rsidR="00022706" w:rsidRPr="00022706">
        <w:rPr>
          <w:szCs w:val="24"/>
        </w:rPr>
        <w:t xml:space="preserve"> </w:t>
      </w:r>
      <w:r w:rsidR="00022706" w:rsidRPr="00022706">
        <w:rPr>
          <w:szCs w:val="24"/>
        </w:rPr>
        <w:t>통일하여</w:t>
      </w:r>
      <w:r w:rsidR="00022706" w:rsidRPr="00022706">
        <w:rPr>
          <w:szCs w:val="24"/>
        </w:rPr>
        <w:t xml:space="preserve"> </w:t>
      </w:r>
      <w:r w:rsidR="00022706" w:rsidRPr="00022706">
        <w:rPr>
          <w:szCs w:val="24"/>
        </w:rPr>
        <w:t>사용하며</w:t>
      </w:r>
      <w:r w:rsidR="00022706" w:rsidRPr="00022706">
        <w:rPr>
          <w:szCs w:val="24"/>
        </w:rPr>
        <w:t>(</w:t>
      </w:r>
      <w:r w:rsidR="00022706" w:rsidRPr="00022706">
        <w:rPr>
          <w:szCs w:val="24"/>
        </w:rPr>
        <w:t>명확히</w:t>
      </w:r>
      <w:r w:rsidR="00022706" w:rsidRPr="00022706">
        <w:rPr>
          <w:szCs w:val="24"/>
        </w:rPr>
        <w:t xml:space="preserve"> </w:t>
      </w:r>
      <w:r w:rsidR="00022706" w:rsidRPr="00022706">
        <w:rPr>
          <w:szCs w:val="24"/>
        </w:rPr>
        <w:t>하자면</w:t>
      </w:r>
      <w:r w:rsidR="00022706" w:rsidRPr="00022706">
        <w:rPr>
          <w:szCs w:val="24"/>
        </w:rPr>
        <w:t xml:space="preserve">, </w:t>
      </w:r>
      <w:ins w:id="2" w:author="BKL" w:date="2026-09-23T22:00:00Z" w16du:dateUtc="2026-09-23T13:00:00Z">
        <w:r w:rsidR="00FB16E1" w:rsidRPr="00FB16E1">
          <w:rPr>
            <w:szCs w:val="24"/>
          </w:rPr>
          <w:t>각</w:t>
        </w:r>
        <w:r w:rsidR="00FB16E1" w:rsidRPr="00FB16E1">
          <w:rPr>
            <w:szCs w:val="24"/>
          </w:rPr>
          <w:t xml:space="preserve"> </w:t>
        </w:r>
        <w:r w:rsidR="00FB16E1" w:rsidRPr="00FB16E1">
          <w:rPr>
            <w:szCs w:val="24"/>
          </w:rPr>
          <w:t>투자신탁별로</w:t>
        </w:r>
        <w:r w:rsidR="00FB16E1" w:rsidRPr="00FB16E1">
          <w:rPr>
            <w:szCs w:val="24"/>
          </w:rPr>
          <w:t xml:space="preserve"> </w:t>
        </w:r>
        <w:r w:rsidR="00FB16E1" w:rsidRPr="00FB16E1">
          <w:rPr>
            <w:szCs w:val="24"/>
          </w:rPr>
          <w:t>그</w:t>
        </w:r>
        <w:r w:rsidR="00FB16E1" w:rsidRPr="00FB16E1">
          <w:rPr>
            <w:szCs w:val="24"/>
          </w:rPr>
          <w:t xml:space="preserve"> </w:t>
        </w:r>
        <w:r w:rsidR="00FB16E1" w:rsidRPr="00FB16E1">
          <w:rPr>
            <w:szCs w:val="24"/>
          </w:rPr>
          <w:t>신탁업자와</w:t>
        </w:r>
        <w:r w:rsidR="00FB16E1" w:rsidRPr="00FB16E1">
          <w:rPr>
            <w:szCs w:val="24"/>
          </w:rPr>
          <w:t xml:space="preserve"> </w:t>
        </w:r>
        <w:r w:rsidR="00FB16E1" w:rsidRPr="00FB16E1">
          <w:rPr>
            <w:szCs w:val="24"/>
          </w:rPr>
          <w:t>집합투자업자를</w:t>
        </w:r>
        <w:r w:rsidR="00FB16E1" w:rsidRPr="00FB16E1">
          <w:rPr>
            <w:szCs w:val="24"/>
          </w:rPr>
          <w:t xml:space="preserve"> </w:t>
        </w:r>
        <w:r w:rsidR="00FB16E1" w:rsidRPr="00FB16E1">
          <w:rPr>
            <w:szCs w:val="24"/>
          </w:rPr>
          <w:t>합하여</w:t>
        </w:r>
        <w:r w:rsidR="00FB16E1" w:rsidRPr="00FB16E1" w:rsidDel="00FB16E1">
          <w:rPr>
            <w:szCs w:val="24"/>
          </w:rPr>
          <w:t xml:space="preserve"> </w:t>
        </w:r>
      </w:ins>
      <w:del w:id="3" w:author="BKL" w:date="2026-09-23T22:00:00Z" w16du:dateUtc="2026-09-23T13:00:00Z">
        <w:r w:rsidR="00022706" w:rsidRPr="00022706" w:rsidDel="00FB16E1">
          <w:rPr>
            <w:szCs w:val="24"/>
          </w:rPr>
          <w:delText>당사자</w:delText>
        </w:r>
        <w:r w:rsidR="00022706" w:rsidRPr="00022706" w:rsidDel="00FB16E1">
          <w:rPr>
            <w:szCs w:val="24"/>
          </w:rPr>
          <w:delText xml:space="preserve"> </w:delText>
        </w:r>
        <w:r w:rsidR="00022706" w:rsidRPr="00022706" w:rsidDel="00FB16E1">
          <w:rPr>
            <w:szCs w:val="24"/>
          </w:rPr>
          <w:delText>중</w:delText>
        </w:r>
        <w:r w:rsidR="00022706" w:rsidRPr="00022706" w:rsidDel="00FB16E1">
          <w:rPr>
            <w:szCs w:val="24"/>
          </w:rPr>
          <w:delText xml:space="preserve"> </w:delText>
        </w:r>
        <w:r w:rsidR="00022706" w:rsidRPr="00022706" w:rsidDel="00FB16E1">
          <w:rPr>
            <w:szCs w:val="24"/>
          </w:rPr>
          <w:delText>투자신탁의</w:delText>
        </w:r>
        <w:r w:rsidR="00022706" w:rsidRPr="00022706" w:rsidDel="00FB16E1">
          <w:rPr>
            <w:szCs w:val="24"/>
          </w:rPr>
          <w:delText xml:space="preserve"> </w:delText>
        </w:r>
        <w:r w:rsidR="00022706" w:rsidRPr="00022706" w:rsidDel="00FB16E1">
          <w:rPr>
            <w:szCs w:val="24"/>
          </w:rPr>
          <w:delText>신탁업자와</w:delText>
        </w:r>
        <w:r w:rsidR="00022706" w:rsidRPr="00022706" w:rsidDel="00FB16E1">
          <w:rPr>
            <w:szCs w:val="24"/>
          </w:rPr>
          <w:delText xml:space="preserve"> </w:delText>
        </w:r>
        <w:r w:rsidR="00022706" w:rsidRPr="00022706" w:rsidDel="00FB16E1">
          <w:rPr>
            <w:szCs w:val="24"/>
          </w:rPr>
          <w:delText>집합투자업자는</w:delText>
        </w:r>
        <w:r w:rsidR="00022706" w:rsidRPr="00022706" w:rsidDel="00FB16E1">
          <w:rPr>
            <w:szCs w:val="24"/>
          </w:rPr>
          <w:delText xml:space="preserve"> </w:delText>
        </w:r>
        <w:r w:rsidR="00022706" w:rsidRPr="00022706" w:rsidDel="00FB16E1">
          <w:rPr>
            <w:szCs w:val="24"/>
          </w:rPr>
          <w:delText>각각</w:delText>
        </w:r>
        <w:r w:rsidR="00022706" w:rsidRPr="00022706" w:rsidDel="00FB16E1">
          <w:rPr>
            <w:szCs w:val="24"/>
          </w:rPr>
          <w:delText xml:space="preserve"> </w:delText>
        </w:r>
      </w:del>
      <w:r w:rsidR="00022706" w:rsidRPr="00022706">
        <w:rPr>
          <w:szCs w:val="24"/>
        </w:rPr>
        <w:t>당사자</w:t>
      </w:r>
      <w:r w:rsidR="00022706" w:rsidRPr="00022706">
        <w:rPr>
          <w:szCs w:val="24"/>
        </w:rPr>
        <w:t xml:space="preserve"> 1</w:t>
      </w:r>
      <w:r w:rsidR="00022706" w:rsidRPr="00022706">
        <w:rPr>
          <w:szCs w:val="24"/>
        </w:rPr>
        <w:t>인으로</w:t>
      </w:r>
      <w:r w:rsidR="00022706" w:rsidRPr="00022706">
        <w:rPr>
          <w:szCs w:val="24"/>
        </w:rPr>
        <w:t xml:space="preserve"> </w:t>
      </w:r>
      <w:r w:rsidR="00022706" w:rsidRPr="00022706">
        <w:rPr>
          <w:szCs w:val="24"/>
        </w:rPr>
        <w:t>본다</w:t>
      </w:r>
      <w:r w:rsidR="00022706" w:rsidRPr="00022706">
        <w:rPr>
          <w:szCs w:val="24"/>
        </w:rPr>
        <w:t xml:space="preserve">), </w:t>
      </w:r>
      <w:r w:rsidR="00022706" w:rsidRPr="00022706">
        <w:rPr>
          <w:szCs w:val="24"/>
        </w:rPr>
        <w:t>그</w:t>
      </w:r>
      <w:r w:rsidR="00022706" w:rsidRPr="00022706">
        <w:rPr>
          <w:szCs w:val="24"/>
        </w:rPr>
        <w:t xml:space="preserve"> </w:t>
      </w:r>
      <w:r w:rsidR="00022706" w:rsidRPr="00022706">
        <w:rPr>
          <w:szCs w:val="24"/>
        </w:rPr>
        <w:t>문맥에</w:t>
      </w:r>
      <w:r w:rsidR="00022706" w:rsidRPr="00022706">
        <w:rPr>
          <w:szCs w:val="24"/>
        </w:rPr>
        <w:t xml:space="preserve"> </w:t>
      </w:r>
      <w:r w:rsidR="00022706" w:rsidRPr="00022706">
        <w:rPr>
          <w:szCs w:val="24"/>
        </w:rPr>
        <w:t>따라</w:t>
      </w:r>
      <w:r w:rsidR="00022706" w:rsidRPr="00022706">
        <w:rPr>
          <w:szCs w:val="24"/>
        </w:rPr>
        <w:t xml:space="preserve"> </w:t>
      </w:r>
      <w:r w:rsidR="00022706" w:rsidRPr="00022706">
        <w:rPr>
          <w:szCs w:val="24"/>
        </w:rPr>
        <w:t>법적</w:t>
      </w:r>
      <w:r w:rsidR="00022706" w:rsidRPr="00022706">
        <w:rPr>
          <w:szCs w:val="24"/>
        </w:rPr>
        <w:t xml:space="preserve"> </w:t>
      </w:r>
      <w:r w:rsidR="00022706" w:rsidRPr="00022706">
        <w:rPr>
          <w:szCs w:val="24"/>
        </w:rPr>
        <w:t>지위를</w:t>
      </w:r>
      <w:r w:rsidR="00022706" w:rsidRPr="00022706">
        <w:rPr>
          <w:szCs w:val="24"/>
        </w:rPr>
        <w:t xml:space="preserve"> </w:t>
      </w:r>
      <w:r w:rsidR="00022706" w:rsidRPr="00022706">
        <w:rPr>
          <w:szCs w:val="24"/>
        </w:rPr>
        <w:t>해석하기로</w:t>
      </w:r>
      <w:r w:rsidR="00022706" w:rsidRPr="00022706">
        <w:rPr>
          <w:szCs w:val="24"/>
        </w:rPr>
        <w:t xml:space="preserve"> </w:t>
      </w:r>
      <w:r w:rsidR="00022706" w:rsidRPr="00022706">
        <w:rPr>
          <w:szCs w:val="24"/>
        </w:rPr>
        <w:t>한다</w:t>
      </w:r>
      <w:r w:rsidR="00022706" w:rsidRPr="00022706">
        <w:rPr>
          <w:szCs w:val="24"/>
        </w:rPr>
        <w:t>.</w:t>
      </w:r>
    </w:p>
    <w:p w14:paraId="5956D381" w14:textId="77777777" w:rsidR="005C0AE3" w:rsidRPr="00F66C03" w:rsidRDefault="005C0AE3">
      <w:pPr>
        <w:topLinePunct/>
        <w:spacing w:line="312" w:lineRule="auto"/>
        <w:rPr>
          <w:szCs w:val="24"/>
        </w:rPr>
      </w:pPr>
    </w:p>
    <w:p w14:paraId="72FCE07D" w14:textId="77777777" w:rsidR="005C0AE3" w:rsidRDefault="00E5647E">
      <w:pPr>
        <w:spacing w:before="60" w:line="312" w:lineRule="auto"/>
        <w:jc w:val="center"/>
        <w:rPr>
          <w:szCs w:val="24"/>
        </w:rPr>
      </w:pPr>
      <w:r>
        <w:rPr>
          <w:rFonts w:hint="eastAsia"/>
          <w:b/>
          <w:szCs w:val="24"/>
        </w:rPr>
        <w:t>전</w:t>
      </w:r>
      <w:r>
        <w:rPr>
          <w:b/>
          <w:szCs w:val="24"/>
        </w:rPr>
        <w:tab/>
      </w:r>
      <w:r>
        <w:rPr>
          <w:rFonts w:hint="eastAsia"/>
          <w:b/>
          <w:szCs w:val="24"/>
        </w:rPr>
        <w:t>문</w:t>
      </w:r>
    </w:p>
    <w:p w14:paraId="6A3D1970" w14:textId="3D6A8BDC" w:rsidR="005C0AE3" w:rsidRDefault="00406041">
      <w:pPr>
        <w:numPr>
          <w:ilvl w:val="0"/>
          <w:numId w:val="3"/>
        </w:numPr>
        <w:spacing w:before="60" w:line="312" w:lineRule="auto"/>
        <w:ind w:left="426" w:hanging="426"/>
        <w:rPr>
          <w:szCs w:val="24"/>
        </w:rPr>
      </w:pPr>
      <w:r w:rsidRPr="00596AC4">
        <w:rPr>
          <w:rFonts w:hint="eastAsia"/>
          <w:kern w:val="0"/>
          <w:szCs w:val="24"/>
        </w:rPr>
        <w:t>주식회사</w:t>
      </w:r>
      <w:r w:rsidRPr="00596AC4">
        <w:rPr>
          <w:rFonts w:hint="eastAsia"/>
          <w:kern w:val="0"/>
          <w:szCs w:val="24"/>
        </w:rPr>
        <w:t xml:space="preserve"> </w:t>
      </w:r>
      <w:r w:rsidRPr="00711DF1">
        <w:rPr>
          <w:kern w:val="0"/>
          <w:szCs w:val="24"/>
        </w:rPr>
        <w:t>코람코라이프로지스</w:t>
      </w:r>
      <w:r w:rsidRPr="00596AC4">
        <w:rPr>
          <w:rFonts w:hint="eastAsia"/>
          <w:kern w:val="0"/>
          <w:szCs w:val="24"/>
        </w:rPr>
        <w:t>위탁관리부동산투자회사</w:t>
      </w:r>
      <w:r>
        <w:rPr>
          <w:rFonts w:hint="eastAsia"/>
          <w:kern w:val="0"/>
          <w:szCs w:val="24"/>
        </w:rPr>
        <w:t>(</w:t>
      </w:r>
      <w:r>
        <w:rPr>
          <w:rFonts w:hint="eastAsia"/>
          <w:kern w:val="0"/>
          <w:szCs w:val="24"/>
        </w:rPr>
        <w:t>이하</w:t>
      </w:r>
      <w:r w:rsidRPr="00616CFF">
        <w:rPr>
          <w:rFonts w:hint="eastAsia"/>
          <w:szCs w:val="24"/>
        </w:rPr>
        <w:t xml:space="preserve"> </w:t>
      </w:r>
      <w:r>
        <w:rPr>
          <w:szCs w:val="24"/>
        </w:rPr>
        <w:t>“</w:t>
      </w:r>
      <w:r w:rsidR="00E5647E" w:rsidRPr="00406041">
        <w:rPr>
          <w:rFonts w:hint="eastAsia"/>
          <w:szCs w:val="24"/>
          <w:u w:val="single"/>
        </w:rPr>
        <w:t>대상회사</w:t>
      </w:r>
      <w:r>
        <w:rPr>
          <w:szCs w:val="24"/>
        </w:rPr>
        <w:t>”</w:t>
      </w:r>
      <w:r>
        <w:rPr>
          <w:rFonts w:hint="eastAsia"/>
          <w:szCs w:val="24"/>
        </w:rPr>
        <w:t>)</w:t>
      </w:r>
      <w:r w:rsidR="00E5647E">
        <w:rPr>
          <w:rFonts w:hint="eastAsia"/>
          <w:szCs w:val="24"/>
        </w:rPr>
        <w:t>는</w:t>
      </w:r>
      <w:r w:rsidR="00E5647E">
        <w:rPr>
          <w:rFonts w:hint="eastAsia"/>
          <w:szCs w:val="24"/>
        </w:rPr>
        <w:t xml:space="preserve"> </w:t>
      </w:r>
      <w:r w:rsidR="00E5647E">
        <w:rPr>
          <w:szCs w:val="24"/>
        </w:rPr>
        <w:t>20</w:t>
      </w:r>
      <w:r w:rsidR="00CF347C">
        <w:rPr>
          <w:rFonts w:hint="eastAsia"/>
          <w:szCs w:val="24"/>
        </w:rPr>
        <w:t>2</w:t>
      </w:r>
      <w:r w:rsidR="00277B6E">
        <w:rPr>
          <w:rFonts w:hint="eastAsia"/>
          <w:szCs w:val="24"/>
        </w:rPr>
        <w:t>6</w:t>
      </w:r>
      <w:r w:rsidR="00E5647E">
        <w:rPr>
          <w:szCs w:val="24"/>
        </w:rPr>
        <w:t xml:space="preserve">. </w:t>
      </w:r>
      <w:del w:id="4" w:author="임영규 부장(상장리츠팀)" w:date="2026-10-01T13:23:00Z" w16du:dateUtc="2026-10-01T04:23:00Z">
        <w:r w:rsidR="003B1E50" w:rsidDel="00A1064D">
          <w:rPr>
            <w:rFonts w:hint="eastAsia"/>
            <w:szCs w:val="24"/>
          </w:rPr>
          <w:delText>[*]</w:delText>
        </w:r>
        <w:r w:rsidR="00E5647E" w:rsidDel="00A1064D">
          <w:rPr>
            <w:szCs w:val="24"/>
          </w:rPr>
          <w:delText xml:space="preserve">. </w:delText>
        </w:r>
      </w:del>
      <w:ins w:id="5" w:author="임영규 부장(상장리츠팀)" w:date="2026-10-01T13:23:00Z" w16du:dateUtc="2026-10-01T04:23:00Z">
        <w:r w:rsidR="00A1064D">
          <w:rPr>
            <w:rFonts w:hint="eastAsia"/>
            <w:szCs w:val="24"/>
          </w:rPr>
          <w:t>9</w:t>
        </w:r>
        <w:r w:rsidR="00A1064D">
          <w:rPr>
            <w:szCs w:val="24"/>
          </w:rPr>
          <w:t xml:space="preserve">. </w:t>
        </w:r>
      </w:ins>
      <w:del w:id="6" w:author="임영규 부장(상장리츠팀)" w:date="2026-10-01T13:23:00Z" w16du:dateUtc="2026-10-01T04:23:00Z">
        <w:r w:rsidR="003B1E50" w:rsidDel="00A1064D">
          <w:rPr>
            <w:rFonts w:hint="eastAsia"/>
            <w:szCs w:val="24"/>
          </w:rPr>
          <w:delText>[*]</w:delText>
        </w:r>
        <w:r w:rsidR="001908A8" w:rsidDel="00A1064D">
          <w:rPr>
            <w:szCs w:val="24"/>
          </w:rPr>
          <w:delText xml:space="preserve">. </w:delText>
        </w:r>
      </w:del>
      <w:ins w:id="7" w:author="임영규 부장(상장리츠팀)" w:date="2026-10-01T13:23:00Z" w16du:dateUtc="2026-10-01T04:23:00Z">
        <w:r w:rsidR="00A1064D">
          <w:rPr>
            <w:rFonts w:hint="eastAsia"/>
            <w:szCs w:val="24"/>
          </w:rPr>
          <w:t>11</w:t>
        </w:r>
        <w:r w:rsidR="00A1064D">
          <w:rPr>
            <w:szCs w:val="24"/>
          </w:rPr>
          <w:t xml:space="preserve">. </w:t>
        </w:r>
      </w:ins>
      <w:r w:rsidR="00E5647E">
        <w:rPr>
          <w:rFonts w:hint="eastAsia"/>
          <w:szCs w:val="24"/>
        </w:rPr>
        <w:t>자본금</w:t>
      </w:r>
      <w:r w:rsidR="00E5647E">
        <w:rPr>
          <w:szCs w:val="24"/>
        </w:rPr>
        <w:t xml:space="preserve"> 3</w:t>
      </w:r>
      <w:r w:rsidR="00E5647E">
        <w:rPr>
          <w:rFonts w:hint="eastAsia"/>
          <w:szCs w:val="24"/>
        </w:rPr>
        <w:t>억원으로</w:t>
      </w:r>
      <w:r w:rsidR="00E5647E">
        <w:rPr>
          <w:rFonts w:hint="eastAsia"/>
          <w:szCs w:val="24"/>
        </w:rPr>
        <w:t xml:space="preserve"> </w:t>
      </w:r>
      <w:r w:rsidR="00E5647E">
        <w:rPr>
          <w:rFonts w:hint="eastAsia"/>
          <w:szCs w:val="24"/>
        </w:rPr>
        <w:t>설립되었다</w:t>
      </w:r>
      <w:r w:rsidR="00E5647E">
        <w:rPr>
          <w:rFonts w:hint="eastAsia"/>
          <w:szCs w:val="24"/>
        </w:rPr>
        <w:t>.</w:t>
      </w:r>
    </w:p>
    <w:p w14:paraId="4505CB9B" w14:textId="0F801D40" w:rsidR="005C0AE3" w:rsidRDefault="00E5647E">
      <w:pPr>
        <w:numPr>
          <w:ilvl w:val="0"/>
          <w:numId w:val="3"/>
        </w:numPr>
        <w:spacing w:before="60" w:line="312" w:lineRule="auto"/>
        <w:ind w:left="426" w:hanging="426"/>
        <w:rPr>
          <w:szCs w:val="24"/>
        </w:rPr>
      </w:pP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체결일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이후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대상회사는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유상증자</w:t>
      </w:r>
      <w:r>
        <w:rPr>
          <w:rFonts w:hint="eastAsia"/>
          <w:szCs w:val="24"/>
        </w:rPr>
        <w:t>(</w:t>
      </w:r>
      <w:r>
        <w:rPr>
          <w:rFonts w:hint="eastAsia"/>
          <w:szCs w:val="24"/>
        </w:rPr>
        <w:t>이하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“</w:t>
      </w:r>
      <w:r>
        <w:rPr>
          <w:rFonts w:hint="eastAsia"/>
          <w:szCs w:val="24"/>
          <w:u w:val="single"/>
        </w:rPr>
        <w:t>본건</w:t>
      </w:r>
      <w:r>
        <w:rPr>
          <w:rFonts w:hint="eastAsia"/>
          <w:szCs w:val="24"/>
          <w:u w:val="single"/>
        </w:rPr>
        <w:t xml:space="preserve"> </w:t>
      </w:r>
      <w:r>
        <w:rPr>
          <w:rFonts w:hint="eastAsia"/>
          <w:szCs w:val="24"/>
          <w:u w:val="single"/>
        </w:rPr>
        <w:t>유상증자</w:t>
      </w:r>
      <w:r>
        <w:rPr>
          <w:szCs w:val="24"/>
        </w:rPr>
        <w:t>”)</w:t>
      </w:r>
      <w:r>
        <w:rPr>
          <w:rFonts w:hint="eastAsia"/>
          <w:szCs w:val="24"/>
        </w:rPr>
        <w:t>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통하여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기명식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보통주식</w:t>
      </w:r>
      <w:r>
        <w:rPr>
          <w:rFonts w:hint="eastAsia"/>
          <w:szCs w:val="24"/>
        </w:rPr>
        <w:t xml:space="preserve"> </w:t>
      </w:r>
      <w:ins w:id="8" w:author="BKL" w:date="2026-10-01T17:49:00Z" w16du:dateUtc="2026-10-01T08:49:00Z">
        <w:r w:rsidR="00907783">
          <w:rPr>
            <w:rFonts w:hint="eastAsia"/>
          </w:rPr>
          <w:t>[</w:t>
        </w:r>
        <w:r w:rsidR="00907783" w:rsidRPr="00050491">
          <w:t>2,960,000</w:t>
        </w:r>
        <w:r w:rsidR="00907783">
          <w:rPr>
            <w:rFonts w:hint="eastAsia"/>
          </w:rPr>
          <w:t>]</w:t>
        </w:r>
      </w:ins>
      <w:del w:id="9" w:author="BKL" w:date="2026-10-01T17:49:00Z" w16du:dateUtc="2026-10-01T08:49:00Z">
        <w:r w:rsidR="00304712" w:rsidDel="00907783">
          <w:rPr>
            <w:rFonts w:hint="eastAsia"/>
            <w:szCs w:val="24"/>
          </w:rPr>
          <w:delText>[*]</w:delText>
        </w:r>
      </w:del>
      <w:r>
        <w:rPr>
          <w:rFonts w:hint="eastAsia"/>
          <w:szCs w:val="24"/>
        </w:rPr>
        <w:t>주</w:t>
      </w:r>
      <w:r w:rsidR="00CF347C">
        <w:rPr>
          <w:rFonts w:hint="eastAsia"/>
          <w:szCs w:val="24"/>
        </w:rPr>
        <w:t>,</w:t>
      </w:r>
      <w:r w:rsidR="00CF347C">
        <w:rPr>
          <w:szCs w:val="24"/>
        </w:rPr>
        <w:t xml:space="preserve"> </w:t>
      </w:r>
      <w:r w:rsidR="00596AC4">
        <w:rPr>
          <w:rFonts w:hint="eastAsia"/>
          <w:szCs w:val="24"/>
        </w:rPr>
        <w:t>기명식</w:t>
      </w:r>
      <w:r w:rsidR="00596AC4">
        <w:rPr>
          <w:rFonts w:hint="eastAsia"/>
          <w:szCs w:val="24"/>
        </w:rPr>
        <w:t xml:space="preserve"> </w:t>
      </w:r>
      <w:r w:rsidR="00596AC4">
        <w:rPr>
          <w:rFonts w:hint="eastAsia"/>
          <w:szCs w:val="24"/>
        </w:rPr>
        <w:t>제</w:t>
      </w:r>
      <w:r w:rsidR="00596AC4">
        <w:rPr>
          <w:rFonts w:hint="eastAsia"/>
          <w:szCs w:val="24"/>
        </w:rPr>
        <w:t>1</w:t>
      </w:r>
      <w:r w:rsidR="00277B6E">
        <w:rPr>
          <w:rFonts w:hint="eastAsia"/>
          <w:szCs w:val="24"/>
        </w:rPr>
        <w:t>-1</w:t>
      </w:r>
      <w:r w:rsidR="00596AC4">
        <w:rPr>
          <w:rFonts w:hint="eastAsia"/>
          <w:szCs w:val="24"/>
        </w:rPr>
        <w:t>종</w:t>
      </w:r>
      <w:r w:rsidR="00CF347C">
        <w:rPr>
          <w:rFonts w:hint="eastAsia"/>
          <w:szCs w:val="24"/>
        </w:rPr>
        <w:t xml:space="preserve"> </w:t>
      </w:r>
      <w:r w:rsidR="00CF347C">
        <w:rPr>
          <w:rFonts w:hint="eastAsia"/>
          <w:szCs w:val="24"/>
        </w:rPr>
        <w:t>종류주식</w:t>
      </w:r>
      <w:r w:rsidR="00CF347C">
        <w:rPr>
          <w:rFonts w:hint="eastAsia"/>
          <w:szCs w:val="24"/>
        </w:rPr>
        <w:t xml:space="preserve"> </w:t>
      </w:r>
      <w:del w:id="10" w:author="BKL" w:date="2026-10-01T17:51:00Z" w16du:dateUtc="2026-10-01T08:51:00Z">
        <w:r w:rsidR="00304712" w:rsidDel="00907783">
          <w:rPr>
            <w:rFonts w:hint="eastAsia"/>
            <w:szCs w:val="24"/>
          </w:rPr>
          <w:delText>[*]</w:delText>
        </w:r>
      </w:del>
      <w:ins w:id="11" w:author="BKL" w:date="2026-10-01T17:51:00Z" w16du:dateUtc="2026-10-01T08:51:00Z">
        <w:r w:rsidR="00907783">
          <w:rPr>
            <w:rFonts w:hint="eastAsia"/>
            <w:szCs w:val="24"/>
          </w:rPr>
          <w:t>[960,000]</w:t>
        </w:r>
      </w:ins>
      <w:r w:rsidR="00CF347C">
        <w:rPr>
          <w:rFonts w:hint="eastAsia"/>
          <w:szCs w:val="24"/>
        </w:rPr>
        <w:t>주</w:t>
      </w:r>
      <w:r w:rsidR="00596AC4">
        <w:rPr>
          <w:rFonts w:hint="eastAsia"/>
          <w:szCs w:val="24"/>
        </w:rPr>
        <w:t xml:space="preserve">, </w:t>
      </w:r>
      <w:del w:id="12" w:author="BKL" w:date="2026-09-23T22:04:00Z" w16du:dateUtc="2026-09-23T13:04:00Z">
        <w:r w:rsidR="00596AC4" w:rsidDel="00D1679A">
          <w:rPr>
            <w:rFonts w:hint="eastAsia"/>
            <w:szCs w:val="24"/>
          </w:rPr>
          <w:delText>기명식</w:delText>
        </w:r>
        <w:r w:rsidR="00596AC4" w:rsidDel="00D1679A">
          <w:rPr>
            <w:rFonts w:hint="eastAsia"/>
            <w:szCs w:val="24"/>
          </w:rPr>
          <w:delText xml:space="preserve"> </w:delText>
        </w:r>
        <w:r w:rsidR="00596AC4" w:rsidDel="00D1679A">
          <w:rPr>
            <w:rFonts w:hint="eastAsia"/>
            <w:szCs w:val="24"/>
          </w:rPr>
          <w:delText>제</w:delText>
        </w:r>
        <w:r w:rsidR="00277B6E" w:rsidDel="00D1679A">
          <w:rPr>
            <w:rFonts w:hint="eastAsia"/>
            <w:szCs w:val="24"/>
          </w:rPr>
          <w:delText>1-</w:delText>
        </w:r>
        <w:r w:rsidR="00596AC4" w:rsidDel="00D1679A">
          <w:rPr>
            <w:rFonts w:hint="eastAsia"/>
            <w:szCs w:val="24"/>
          </w:rPr>
          <w:delText>2</w:delText>
        </w:r>
        <w:r w:rsidR="00596AC4" w:rsidDel="00D1679A">
          <w:rPr>
            <w:rFonts w:hint="eastAsia"/>
            <w:szCs w:val="24"/>
          </w:rPr>
          <w:delText>종</w:delText>
        </w:r>
        <w:r w:rsidR="00596AC4" w:rsidDel="00D1679A">
          <w:rPr>
            <w:rFonts w:hint="eastAsia"/>
            <w:szCs w:val="24"/>
          </w:rPr>
          <w:delText xml:space="preserve"> </w:delText>
        </w:r>
        <w:r w:rsidR="00596AC4" w:rsidDel="00D1679A">
          <w:rPr>
            <w:rFonts w:hint="eastAsia"/>
            <w:szCs w:val="24"/>
          </w:rPr>
          <w:delText>종류주식</w:delText>
        </w:r>
        <w:r w:rsidR="00596AC4" w:rsidDel="00D1679A">
          <w:rPr>
            <w:rFonts w:hint="eastAsia"/>
            <w:szCs w:val="24"/>
          </w:rPr>
          <w:delText xml:space="preserve"> [</w:delText>
        </w:r>
        <w:r w:rsidR="00304712" w:rsidDel="00D1679A">
          <w:rPr>
            <w:rFonts w:hint="eastAsia"/>
            <w:szCs w:val="24"/>
          </w:rPr>
          <w:delText>*</w:delText>
        </w:r>
        <w:r w:rsidR="00596AC4" w:rsidDel="00D1679A">
          <w:rPr>
            <w:rFonts w:hint="eastAsia"/>
            <w:szCs w:val="24"/>
          </w:rPr>
          <w:delText>]</w:delText>
        </w:r>
        <w:r w:rsidR="00596AC4" w:rsidDel="00D1679A">
          <w:rPr>
            <w:rFonts w:hint="eastAsia"/>
            <w:szCs w:val="24"/>
          </w:rPr>
          <w:delText>주</w:delText>
        </w:r>
        <w:r w:rsidR="00277B6E" w:rsidDel="00D1679A">
          <w:rPr>
            <w:rFonts w:hint="eastAsia"/>
            <w:szCs w:val="24"/>
          </w:rPr>
          <w:delText xml:space="preserve">, </w:delText>
        </w:r>
      </w:del>
      <w:r w:rsidR="00277B6E">
        <w:rPr>
          <w:rFonts w:hint="eastAsia"/>
          <w:szCs w:val="24"/>
        </w:rPr>
        <w:t>기명식</w:t>
      </w:r>
      <w:r w:rsidR="00277B6E">
        <w:rPr>
          <w:rFonts w:hint="eastAsia"/>
          <w:szCs w:val="24"/>
        </w:rPr>
        <w:t xml:space="preserve"> </w:t>
      </w:r>
      <w:r w:rsidR="00277B6E">
        <w:rPr>
          <w:rFonts w:hint="eastAsia"/>
          <w:szCs w:val="24"/>
        </w:rPr>
        <w:t>제</w:t>
      </w:r>
      <w:r w:rsidR="00277B6E">
        <w:rPr>
          <w:rFonts w:hint="eastAsia"/>
          <w:szCs w:val="24"/>
        </w:rPr>
        <w:t>2-1</w:t>
      </w:r>
      <w:r w:rsidR="00277B6E">
        <w:rPr>
          <w:rFonts w:hint="eastAsia"/>
          <w:szCs w:val="24"/>
        </w:rPr>
        <w:t>종</w:t>
      </w:r>
      <w:r w:rsidR="00277B6E">
        <w:rPr>
          <w:rFonts w:hint="eastAsia"/>
          <w:szCs w:val="24"/>
        </w:rPr>
        <w:t xml:space="preserve"> </w:t>
      </w:r>
      <w:r w:rsidR="00277B6E">
        <w:rPr>
          <w:rFonts w:hint="eastAsia"/>
          <w:szCs w:val="24"/>
        </w:rPr>
        <w:t>종류주식</w:t>
      </w:r>
      <w:r w:rsidR="00277B6E">
        <w:rPr>
          <w:rFonts w:hint="eastAsia"/>
          <w:szCs w:val="24"/>
        </w:rPr>
        <w:t xml:space="preserve"> </w:t>
      </w:r>
      <w:del w:id="13" w:author="BKL" w:date="2026-10-01T17:51:00Z" w16du:dateUtc="2026-10-01T08:51:00Z">
        <w:r w:rsidR="00277B6E" w:rsidDel="00907783">
          <w:rPr>
            <w:rFonts w:hint="eastAsia"/>
            <w:szCs w:val="24"/>
          </w:rPr>
          <w:delText>[*]</w:delText>
        </w:r>
      </w:del>
      <w:ins w:id="14" w:author="BKL" w:date="2026-10-01T17:51:00Z" w16du:dateUtc="2026-10-01T08:51:00Z">
        <w:r w:rsidR="00907783">
          <w:rPr>
            <w:rFonts w:hint="eastAsia"/>
            <w:szCs w:val="24"/>
          </w:rPr>
          <w:t>[</w:t>
        </w:r>
      </w:ins>
      <w:ins w:id="15" w:author="BKL" w:date="2026-10-01T17:52:00Z" w16du:dateUtc="2026-10-01T08:52:00Z">
        <w:r w:rsidR="00907783">
          <w:rPr>
            <w:rFonts w:hint="eastAsia"/>
            <w:szCs w:val="24"/>
          </w:rPr>
          <w:t>1,120</w:t>
        </w:r>
      </w:ins>
      <w:ins w:id="16" w:author="BKL" w:date="2026-10-01T17:51:00Z" w16du:dateUtc="2026-10-01T08:51:00Z">
        <w:r w:rsidR="00907783">
          <w:rPr>
            <w:rFonts w:hint="eastAsia"/>
            <w:szCs w:val="24"/>
          </w:rPr>
          <w:t>,000]</w:t>
        </w:r>
      </w:ins>
      <w:r w:rsidR="00277B6E">
        <w:rPr>
          <w:rFonts w:hint="eastAsia"/>
          <w:szCs w:val="24"/>
        </w:rPr>
        <w:t>주</w:t>
      </w:r>
      <w:r w:rsidR="00277B6E">
        <w:rPr>
          <w:rFonts w:hint="eastAsia"/>
          <w:szCs w:val="24"/>
        </w:rPr>
        <w:t xml:space="preserve">, </w:t>
      </w:r>
      <w:r w:rsidR="00277B6E">
        <w:rPr>
          <w:rFonts w:hint="eastAsia"/>
          <w:szCs w:val="24"/>
        </w:rPr>
        <w:t>기명식</w:t>
      </w:r>
      <w:r w:rsidR="00277B6E">
        <w:rPr>
          <w:rFonts w:hint="eastAsia"/>
          <w:szCs w:val="24"/>
        </w:rPr>
        <w:t xml:space="preserve"> </w:t>
      </w:r>
      <w:r w:rsidR="00277B6E">
        <w:rPr>
          <w:rFonts w:hint="eastAsia"/>
          <w:szCs w:val="24"/>
        </w:rPr>
        <w:t>제</w:t>
      </w:r>
      <w:r w:rsidR="00277B6E">
        <w:rPr>
          <w:rFonts w:hint="eastAsia"/>
          <w:szCs w:val="24"/>
        </w:rPr>
        <w:t>2-2</w:t>
      </w:r>
      <w:r w:rsidR="00277B6E">
        <w:rPr>
          <w:rFonts w:hint="eastAsia"/>
          <w:szCs w:val="24"/>
        </w:rPr>
        <w:t>종</w:t>
      </w:r>
      <w:r w:rsidR="00277B6E">
        <w:rPr>
          <w:rFonts w:hint="eastAsia"/>
          <w:szCs w:val="24"/>
        </w:rPr>
        <w:t xml:space="preserve"> </w:t>
      </w:r>
      <w:r w:rsidR="00277B6E">
        <w:rPr>
          <w:rFonts w:hint="eastAsia"/>
          <w:szCs w:val="24"/>
        </w:rPr>
        <w:t>종류주식</w:t>
      </w:r>
      <w:r w:rsidR="00277B6E">
        <w:rPr>
          <w:rFonts w:hint="eastAsia"/>
          <w:szCs w:val="24"/>
        </w:rPr>
        <w:t xml:space="preserve"> </w:t>
      </w:r>
      <w:del w:id="17" w:author="BKL" w:date="2026-10-01T17:52:00Z" w16du:dateUtc="2026-10-01T08:52:00Z">
        <w:r w:rsidR="00277B6E" w:rsidDel="00907783">
          <w:rPr>
            <w:rFonts w:hint="eastAsia"/>
            <w:szCs w:val="24"/>
          </w:rPr>
          <w:delText>[*]</w:delText>
        </w:r>
      </w:del>
      <w:ins w:id="18" w:author="BKL" w:date="2026-10-01T17:52:00Z" w16du:dateUtc="2026-10-01T08:52:00Z">
        <w:r w:rsidR="00907783">
          <w:rPr>
            <w:rFonts w:hint="eastAsia"/>
            <w:szCs w:val="24"/>
          </w:rPr>
          <w:t>[880,000]</w:t>
        </w:r>
      </w:ins>
      <w:r w:rsidR="00277B6E">
        <w:rPr>
          <w:rFonts w:hint="eastAsia"/>
          <w:szCs w:val="24"/>
        </w:rPr>
        <w:t>주</w:t>
      </w:r>
      <w:r w:rsidR="00796725">
        <w:rPr>
          <w:rFonts w:hint="eastAsia"/>
          <w:szCs w:val="24"/>
        </w:rPr>
        <w:t xml:space="preserve">, </w:t>
      </w:r>
      <w:r w:rsidR="00796725">
        <w:rPr>
          <w:rFonts w:hint="eastAsia"/>
          <w:szCs w:val="24"/>
        </w:rPr>
        <w:t>기명식</w:t>
      </w:r>
      <w:r w:rsidR="00796725">
        <w:rPr>
          <w:rFonts w:hint="eastAsia"/>
          <w:szCs w:val="24"/>
        </w:rPr>
        <w:t xml:space="preserve"> </w:t>
      </w:r>
      <w:r w:rsidR="00796725">
        <w:rPr>
          <w:rFonts w:hint="eastAsia"/>
          <w:szCs w:val="24"/>
        </w:rPr>
        <w:t>제</w:t>
      </w:r>
      <w:r w:rsidR="00796725">
        <w:rPr>
          <w:rFonts w:hint="eastAsia"/>
          <w:szCs w:val="24"/>
        </w:rPr>
        <w:t>3</w:t>
      </w:r>
      <w:r w:rsidR="00796725">
        <w:rPr>
          <w:rFonts w:hint="eastAsia"/>
          <w:szCs w:val="24"/>
        </w:rPr>
        <w:t>종</w:t>
      </w:r>
      <w:r w:rsidR="00796725">
        <w:rPr>
          <w:rFonts w:hint="eastAsia"/>
          <w:szCs w:val="24"/>
        </w:rPr>
        <w:t xml:space="preserve"> </w:t>
      </w:r>
      <w:r w:rsidR="00796725">
        <w:rPr>
          <w:rFonts w:hint="eastAsia"/>
          <w:szCs w:val="24"/>
        </w:rPr>
        <w:t>종류주식</w:t>
      </w:r>
      <w:r w:rsidR="00796725">
        <w:rPr>
          <w:rFonts w:hint="eastAsia"/>
          <w:szCs w:val="24"/>
        </w:rPr>
        <w:t xml:space="preserve"> </w:t>
      </w:r>
      <w:del w:id="19" w:author="BKL" w:date="2026-10-01T17:52:00Z" w16du:dateUtc="2026-10-01T08:52:00Z">
        <w:r w:rsidR="00796725" w:rsidDel="00907783">
          <w:rPr>
            <w:rFonts w:hint="eastAsia"/>
            <w:szCs w:val="24"/>
          </w:rPr>
          <w:delText>[*]</w:delText>
        </w:r>
      </w:del>
      <w:ins w:id="20" w:author="BKL" w:date="2026-10-01T17:52:00Z" w16du:dateUtc="2026-10-01T08:52:00Z">
        <w:r w:rsidR="00907783">
          <w:rPr>
            <w:rFonts w:hint="eastAsia"/>
            <w:szCs w:val="24"/>
          </w:rPr>
          <w:t>[434,783]</w:t>
        </w:r>
      </w:ins>
      <w:r w:rsidR="00796725">
        <w:rPr>
          <w:rFonts w:hint="eastAsia"/>
          <w:szCs w:val="24"/>
        </w:rPr>
        <w:t>주</w:t>
      </w:r>
      <w:r>
        <w:rPr>
          <w:rFonts w:hint="eastAsia"/>
          <w:szCs w:val="24"/>
        </w:rPr>
        <w:t>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발행하고자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하는</w:t>
      </w:r>
      <w:r w:rsidR="004F4F0B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바</w:t>
      </w:r>
      <w:r>
        <w:rPr>
          <w:rFonts w:hint="eastAsia"/>
          <w:szCs w:val="24"/>
        </w:rPr>
        <w:t>,</w:t>
      </w:r>
      <w:r>
        <w:rPr>
          <w:szCs w:val="24"/>
        </w:rPr>
        <w:t xml:space="preserve"> </w:t>
      </w:r>
      <w:r w:rsidR="003A241F">
        <w:rPr>
          <w:rFonts w:hint="eastAsia"/>
          <w:szCs w:val="24"/>
        </w:rPr>
        <w:t>주주</w:t>
      </w:r>
      <w:r w:rsidR="003A241F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당사자들은</w:t>
      </w:r>
      <w:r>
        <w:rPr>
          <w:rFonts w:hint="eastAsia"/>
          <w:szCs w:val="24"/>
        </w:rPr>
        <w:t xml:space="preserve"> </w:t>
      </w:r>
      <w:r w:rsidR="003A241F">
        <w:rPr>
          <w:rFonts w:hint="eastAsia"/>
          <w:szCs w:val="24"/>
        </w:rPr>
        <w:t>본</w:t>
      </w:r>
      <w:r w:rsidR="003A241F">
        <w:rPr>
          <w:rFonts w:hint="eastAsia"/>
          <w:szCs w:val="24"/>
        </w:rPr>
        <w:t xml:space="preserve"> </w:t>
      </w:r>
      <w:r w:rsidR="003A241F">
        <w:rPr>
          <w:rFonts w:hint="eastAsia"/>
          <w:szCs w:val="24"/>
        </w:rPr>
        <w:t>계약</w:t>
      </w:r>
      <w:r w:rsidR="003A241F">
        <w:rPr>
          <w:rFonts w:hint="eastAsia"/>
          <w:szCs w:val="24"/>
        </w:rPr>
        <w:t xml:space="preserve"> </w:t>
      </w:r>
      <w:r w:rsidR="003A241F">
        <w:rPr>
          <w:rFonts w:hint="eastAsia"/>
          <w:szCs w:val="24"/>
        </w:rPr>
        <w:t>제</w:t>
      </w:r>
      <w:r w:rsidR="003A241F">
        <w:rPr>
          <w:rFonts w:hint="eastAsia"/>
          <w:szCs w:val="24"/>
        </w:rPr>
        <w:t>2</w:t>
      </w:r>
      <w:r w:rsidR="003A241F">
        <w:rPr>
          <w:rFonts w:hint="eastAsia"/>
          <w:szCs w:val="24"/>
        </w:rPr>
        <w:t>조에</w:t>
      </w:r>
      <w:r w:rsidR="003A241F">
        <w:rPr>
          <w:rFonts w:hint="eastAsia"/>
          <w:szCs w:val="24"/>
        </w:rPr>
        <w:t xml:space="preserve"> </w:t>
      </w:r>
      <w:r w:rsidR="003A241F">
        <w:rPr>
          <w:rFonts w:hint="eastAsia"/>
          <w:szCs w:val="24"/>
        </w:rPr>
        <w:t>기재된</w:t>
      </w:r>
      <w:r w:rsidR="003A241F">
        <w:rPr>
          <w:rFonts w:hint="eastAsia"/>
          <w:szCs w:val="24"/>
        </w:rPr>
        <w:t xml:space="preserve"> </w:t>
      </w:r>
      <w:r w:rsidR="003A241F">
        <w:rPr>
          <w:rFonts w:hint="eastAsia"/>
          <w:szCs w:val="24"/>
        </w:rPr>
        <w:t>바에</w:t>
      </w:r>
      <w:r w:rsidR="003A241F">
        <w:rPr>
          <w:rFonts w:hint="eastAsia"/>
          <w:szCs w:val="24"/>
        </w:rPr>
        <w:t xml:space="preserve"> </w:t>
      </w:r>
      <w:r w:rsidR="003A241F">
        <w:rPr>
          <w:rFonts w:hint="eastAsia"/>
          <w:szCs w:val="24"/>
        </w:rPr>
        <w:t>따라</w:t>
      </w:r>
      <w:r w:rsidR="003A241F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각자</w:t>
      </w:r>
      <w:r>
        <w:rPr>
          <w:rFonts w:hint="eastAsia"/>
          <w:szCs w:val="24"/>
        </w:rPr>
        <w:t xml:space="preserve"> </w:t>
      </w:r>
      <w:r w:rsidR="00324FCE">
        <w:rPr>
          <w:rFonts w:hint="eastAsia"/>
          <w:szCs w:val="24"/>
        </w:rPr>
        <w:t>개별적으로</w:t>
      </w:r>
      <w:r w:rsidR="00324FCE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보통주식</w:t>
      </w:r>
      <w:r w:rsidR="003A241F">
        <w:rPr>
          <w:rFonts w:hint="eastAsia"/>
          <w:szCs w:val="24"/>
        </w:rPr>
        <w:t xml:space="preserve"> </w:t>
      </w:r>
      <w:r w:rsidR="003A241F">
        <w:rPr>
          <w:rFonts w:hint="eastAsia"/>
          <w:szCs w:val="24"/>
        </w:rPr>
        <w:t>또는</w:t>
      </w:r>
      <w:r w:rsidR="003A241F">
        <w:rPr>
          <w:rFonts w:hint="eastAsia"/>
          <w:szCs w:val="24"/>
        </w:rPr>
        <w:t xml:space="preserve"> </w:t>
      </w:r>
      <w:r w:rsidR="003A241F">
        <w:rPr>
          <w:rFonts w:hint="eastAsia"/>
          <w:szCs w:val="24"/>
        </w:rPr>
        <w:t>종류주식</w:t>
      </w:r>
      <w:r>
        <w:rPr>
          <w:rFonts w:hint="eastAsia"/>
          <w:szCs w:val="24"/>
        </w:rPr>
        <w:t>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인수하고자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한다</w:t>
      </w:r>
      <w:r>
        <w:rPr>
          <w:rFonts w:hint="eastAsia"/>
          <w:szCs w:val="24"/>
        </w:rPr>
        <w:t>.</w:t>
      </w:r>
      <w:r w:rsidR="00596AC4">
        <w:rPr>
          <w:rFonts w:hint="eastAsia"/>
          <w:szCs w:val="24"/>
        </w:rPr>
        <w:t xml:space="preserve"> </w:t>
      </w:r>
    </w:p>
    <w:p w14:paraId="0A60E50F" w14:textId="533EB29D" w:rsidR="005C0AE3" w:rsidRDefault="00E5647E">
      <w:pPr>
        <w:numPr>
          <w:ilvl w:val="0"/>
          <w:numId w:val="3"/>
        </w:numPr>
        <w:spacing w:before="60" w:line="312" w:lineRule="auto"/>
        <w:ind w:left="426" w:hanging="426"/>
        <w:rPr>
          <w:szCs w:val="24"/>
        </w:rPr>
      </w:pPr>
      <w:r>
        <w:rPr>
          <w:rFonts w:hint="eastAsia"/>
          <w:szCs w:val="24"/>
        </w:rPr>
        <w:t>당사자들은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계약에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따라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주주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당사자들의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대상회사에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대한</w:t>
      </w:r>
      <w:r>
        <w:rPr>
          <w:rFonts w:hint="eastAsia"/>
          <w:szCs w:val="24"/>
        </w:rPr>
        <w:t xml:space="preserve"> </w:t>
      </w:r>
      <w:r w:rsidR="00324FCE">
        <w:rPr>
          <w:rFonts w:hint="eastAsia"/>
          <w:szCs w:val="24"/>
        </w:rPr>
        <w:t>개별적</w:t>
      </w:r>
      <w:r w:rsidR="00324FCE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출자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및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대상회사의</w:t>
      </w:r>
      <w:r>
        <w:rPr>
          <w:rFonts w:hint="eastAsia"/>
          <w:szCs w:val="24"/>
        </w:rPr>
        <w:t xml:space="preserve"> </w:t>
      </w:r>
      <w:r w:rsidR="003A241F">
        <w:rPr>
          <w:rFonts w:hint="eastAsia"/>
          <w:szCs w:val="24"/>
        </w:rPr>
        <w:t>운영</w:t>
      </w:r>
      <w:r w:rsidR="003A241F">
        <w:rPr>
          <w:rFonts w:hint="eastAsia"/>
          <w:szCs w:val="24"/>
        </w:rPr>
        <w:t xml:space="preserve"> </w:t>
      </w:r>
      <w:r w:rsidR="003A241F">
        <w:rPr>
          <w:rFonts w:hint="eastAsia"/>
          <w:szCs w:val="24"/>
        </w:rPr>
        <w:t>및</w:t>
      </w:r>
      <w:r w:rsidR="003A241F">
        <w:rPr>
          <w:rFonts w:hint="eastAsia"/>
          <w:szCs w:val="24"/>
        </w:rPr>
        <w:t xml:space="preserve"> </w:t>
      </w:r>
      <w:r w:rsidR="003A241F">
        <w:rPr>
          <w:rFonts w:hint="eastAsia"/>
          <w:szCs w:val="24"/>
        </w:rPr>
        <w:t>대상회사의</w:t>
      </w:r>
      <w:r w:rsidR="003A241F">
        <w:rPr>
          <w:rFonts w:hint="eastAsia"/>
          <w:szCs w:val="24"/>
        </w:rPr>
        <w:t xml:space="preserve"> </w:t>
      </w:r>
      <w:r w:rsidR="003A241F">
        <w:rPr>
          <w:rFonts w:hint="eastAsia"/>
          <w:szCs w:val="24"/>
        </w:rPr>
        <w:t>주주로서의</w:t>
      </w:r>
      <w:r w:rsidR="003A241F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상호간의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권리</w:t>
      </w:r>
      <w:r>
        <w:rPr>
          <w:szCs w:val="24"/>
        </w:rPr>
        <w:t xml:space="preserve">, </w:t>
      </w:r>
      <w:r>
        <w:rPr>
          <w:rFonts w:hint="eastAsia"/>
          <w:szCs w:val="24"/>
        </w:rPr>
        <w:t>의무에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관한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필요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사항을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정하고자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한다</w:t>
      </w:r>
      <w:r>
        <w:rPr>
          <w:szCs w:val="24"/>
        </w:rPr>
        <w:t>.</w:t>
      </w:r>
    </w:p>
    <w:p w14:paraId="76648126" w14:textId="68AF6BBD" w:rsidR="00022706" w:rsidRPr="00022706" w:rsidRDefault="00022706" w:rsidP="006878FE">
      <w:pPr>
        <w:numPr>
          <w:ilvl w:val="0"/>
          <w:numId w:val="3"/>
        </w:numPr>
        <w:spacing w:before="60" w:line="312" w:lineRule="auto"/>
        <w:ind w:left="426" w:hanging="426"/>
        <w:rPr>
          <w:szCs w:val="24"/>
        </w:rPr>
      </w:pPr>
      <w:r w:rsidRPr="00022706">
        <w:rPr>
          <w:rFonts w:hint="eastAsia"/>
          <w:szCs w:val="24"/>
        </w:rPr>
        <w:t>당사자</w:t>
      </w:r>
      <w:r w:rsidRPr="00022706">
        <w:rPr>
          <w:rFonts w:hint="eastAsia"/>
          <w:szCs w:val="24"/>
        </w:rPr>
        <w:t xml:space="preserve"> </w:t>
      </w:r>
      <w:r w:rsidRPr="00022706">
        <w:rPr>
          <w:rFonts w:hint="eastAsia"/>
          <w:szCs w:val="24"/>
        </w:rPr>
        <w:t>중</w:t>
      </w:r>
      <w:r w:rsidRPr="00022706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이지스리츠</w:t>
      </w:r>
      <w:r>
        <w:rPr>
          <w:rFonts w:hint="eastAsia"/>
          <w:szCs w:val="24"/>
        </w:rPr>
        <w:t>3</w:t>
      </w:r>
      <w:r>
        <w:rPr>
          <w:rFonts w:hint="eastAsia"/>
          <w:szCs w:val="24"/>
        </w:rPr>
        <w:t>호</w:t>
      </w:r>
      <w:r w:rsidRPr="00022706">
        <w:rPr>
          <w:szCs w:val="24"/>
        </w:rPr>
        <w:t>펀드</w:t>
      </w:r>
      <w:r w:rsidRPr="00022706">
        <w:rPr>
          <w:szCs w:val="24"/>
        </w:rPr>
        <w:t xml:space="preserve"> </w:t>
      </w:r>
      <w:r w:rsidRPr="00022706">
        <w:rPr>
          <w:szCs w:val="24"/>
        </w:rPr>
        <w:t>및</w:t>
      </w:r>
      <w:r w:rsidRPr="00022706">
        <w:rPr>
          <w:szCs w:val="24"/>
        </w:rPr>
        <w:t xml:space="preserve"> </w:t>
      </w:r>
      <w:r>
        <w:rPr>
          <w:rFonts w:hint="eastAsia"/>
          <w:szCs w:val="24"/>
        </w:rPr>
        <w:t>이지스</w:t>
      </w:r>
      <w:r>
        <w:rPr>
          <w:rFonts w:hint="eastAsia"/>
          <w:szCs w:val="24"/>
        </w:rPr>
        <w:t>K</w:t>
      </w:r>
      <w:r>
        <w:rPr>
          <w:rFonts w:hint="eastAsia"/>
          <w:szCs w:val="24"/>
        </w:rPr>
        <w:t>리츠</w:t>
      </w:r>
      <w:r w:rsidRPr="00022706">
        <w:rPr>
          <w:szCs w:val="24"/>
        </w:rPr>
        <w:t>펀드</w:t>
      </w:r>
      <w:r w:rsidRPr="00022706">
        <w:rPr>
          <w:rFonts w:hint="eastAsia"/>
          <w:szCs w:val="24"/>
        </w:rPr>
        <w:t>의</w:t>
      </w:r>
      <w:r w:rsidRPr="00022706">
        <w:rPr>
          <w:rFonts w:hint="eastAsia"/>
          <w:szCs w:val="24"/>
        </w:rPr>
        <w:t xml:space="preserve"> </w:t>
      </w:r>
      <w:r w:rsidRPr="00022706">
        <w:rPr>
          <w:rFonts w:hint="eastAsia"/>
          <w:szCs w:val="24"/>
        </w:rPr>
        <w:t>각</w:t>
      </w:r>
      <w:r w:rsidRPr="00022706">
        <w:rPr>
          <w:rFonts w:hint="eastAsia"/>
          <w:szCs w:val="24"/>
        </w:rPr>
        <w:t xml:space="preserve"> </w:t>
      </w:r>
      <w:r w:rsidRPr="00022706">
        <w:rPr>
          <w:szCs w:val="24"/>
        </w:rPr>
        <w:t>신탁업자</w:t>
      </w:r>
      <w:r w:rsidRPr="00022706">
        <w:rPr>
          <w:rFonts w:hint="eastAsia"/>
          <w:szCs w:val="24"/>
        </w:rPr>
        <w:t>와</w:t>
      </w:r>
      <w:r w:rsidRPr="00022706">
        <w:rPr>
          <w:rFonts w:hint="eastAsia"/>
          <w:szCs w:val="24"/>
        </w:rPr>
        <w:t xml:space="preserve"> </w:t>
      </w:r>
      <w:r w:rsidRPr="00022706">
        <w:rPr>
          <w:rFonts w:hint="eastAsia"/>
          <w:szCs w:val="24"/>
        </w:rPr>
        <w:t>집합투자업자는</w:t>
      </w:r>
      <w:r w:rsidRPr="00022706">
        <w:rPr>
          <w:rFonts w:hint="eastAsia"/>
          <w:szCs w:val="24"/>
        </w:rPr>
        <w:t xml:space="preserve"> </w:t>
      </w:r>
      <w:r w:rsidRPr="00022706">
        <w:rPr>
          <w:rFonts w:hint="eastAsia"/>
          <w:szCs w:val="24"/>
        </w:rPr>
        <w:t>해당</w:t>
      </w:r>
      <w:r w:rsidRPr="00022706">
        <w:rPr>
          <w:rFonts w:hint="eastAsia"/>
          <w:szCs w:val="24"/>
        </w:rPr>
        <w:t xml:space="preserve"> </w:t>
      </w:r>
      <w:r w:rsidRPr="00022706">
        <w:rPr>
          <w:rFonts w:hint="eastAsia"/>
          <w:szCs w:val="24"/>
        </w:rPr>
        <w:t>투자신탁의</w:t>
      </w:r>
      <w:r w:rsidRPr="00022706">
        <w:rPr>
          <w:rFonts w:hint="eastAsia"/>
          <w:szCs w:val="24"/>
        </w:rPr>
        <w:t xml:space="preserve"> </w:t>
      </w:r>
      <w:r w:rsidRPr="00022706">
        <w:rPr>
          <w:rFonts w:hint="eastAsia"/>
          <w:szCs w:val="24"/>
        </w:rPr>
        <w:t>신탁업자</w:t>
      </w:r>
      <w:r w:rsidRPr="00022706">
        <w:rPr>
          <w:szCs w:val="24"/>
        </w:rPr>
        <w:t xml:space="preserve"> </w:t>
      </w:r>
      <w:r w:rsidRPr="00022706">
        <w:rPr>
          <w:rFonts w:hint="eastAsia"/>
          <w:szCs w:val="24"/>
        </w:rPr>
        <w:t>및</w:t>
      </w:r>
      <w:r w:rsidRPr="00022706">
        <w:rPr>
          <w:rFonts w:hint="eastAsia"/>
          <w:szCs w:val="24"/>
        </w:rPr>
        <w:t xml:space="preserve"> </w:t>
      </w:r>
      <w:r w:rsidRPr="00022706">
        <w:rPr>
          <w:rFonts w:hint="eastAsia"/>
          <w:szCs w:val="24"/>
        </w:rPr>
        <w:t>집합투자업자의</w:t>
      </w:r>
      <w:r w:rsidRPr="00022706">
        <w:rPr>
          <w:rFonts w:hint="eastAsia"/>
          <w:szCs w:val="24"/>
        </w:rPr>
        <w:t xml:space="preserve"> </w:t>
      </w:r>
      <w:r w:rsidRPr="00022706">
        <w:rPr>
          <w:szCs w:val="24"/>
        </w:rPr>
        <w:t>지위에서</w:t>
      </w:r>
      <w:r w:rsidRPr="00022706">
        <w:rPr>
          <w:rFonts w:hint="eastAsia"/>
          <w:szCs w:val="24"/>
        </w:rPr>
        <w:t xml:space="preserve"> </w:t>
      </w:r>
      <w:r w:rsidRPr="00022706">
        <w:rPr>
          <w:rFonts w:hint="eastAsia"/>
          <w:szCs w:val="24"/>
        </w:rPr>
        <w:t>각</w:t>
      </w:r>
      <w:r w:rsidRPr="00022706">
        <w:rPr>
          <w:szCs w:val="24"/>
        </w:rPr>
        <w:t xml:space="preserve"> </w:t>
      </w:r>
      <w:r w:rsidRPr="00022706">
        <w:rPr>
          <w:szCs w:val="24"/>
        </w:rPr>
        <w:t>본</w:t>
      </w:r>
      <w:r w:rsidRPr="00022706">
        <w:rPr>
          <w:szCs w:val="24"/>
        </w:rPr>
        <w:t xml:space="preserve"> </w:t>
      </w:r>
      <w:r w:rsidRPr="00022706">
        <w:rPr>
          <w:szCs w:val="24"/>
        </w:rPr>
        <w:t>계약의</w:t>
      </w:r>
      <w:r w:rsidRPr="00022706">
        <w:rPr>
          <w:szCs w:val="24"/>
        </w:rPr>
        <w:t xml:space="preserve"> </w:t>
      </w:r>
      <w:r w:rsidRPr="00022706">
        <w:rPr>
          <w:szCs w:val="24"/>
        </w:rPr>
        <w:t>당사자가</w:t>
      </w:r>
      <w:r w:rsidRPr="00022706">
        <w:rPr>
          <w:szCs w:val="24"/>
        </w:rPr>
        <w:t xml:space="preserve"> </w:t>
      </w:r>
      <w:r w:rsidRPr="00022706">
        <w:rPr>
          <w:szCs w:val="24"/>
        </w:rPr>
        <w:t>되었</w:t>
      </w:r>
      <w:r w:rsidRPr="00022706">
        <w:rPr>
          <w:rFonts w:hint="eastAsia"/>
          <w:szCs w:val="24"/>
        </w:rPr>
        <w:t>고</w:t>
      </w:r>
      <w:r w:rsidRPr="00022706">
        <w:rPr>
          <w:szCs w:val="24"/>
        </w:rPr>
        <w:t xml:space="preserve">, </w:t>
      </w:r>
      <w:r w:rsidRPr="00022706">
        <w:rPr>
          <w:rFonts w:hint="eastAsia"/>
          <w:szCs w:val="24"/>
        </w:rPr>
        <w:t>각</w:t>
      </w:r>
      <w:r w:rsidRPr="00022706">
        <w:rPr>
          <w:rFonts w:hint="eastAsia"/>
          <w:szCs w:val="24"/>
        </w:rPr>
        <w:t xml:space="preserve"> </w:t>
      </w:r>
      <w:r w:rsidRPr="00022706">
        <w:rPr>
          <w:rFonts w:hint="eastAsia"/>
          <w:szCs w:val="24"/>
        </w:rPr>
        <w:t>신탁업자와</w:t>
      </w:r>
      <w:r w:rsidRPr="00022706">
        <w:rPr>
          <w:rFonts w:hint="eastAsia"/>
          <w:szCs w:val="24"/>
        </w:rPr>
        <w:t xml:space="preserve"> </w:t>
      </w:r>
      <w:r w:rsidRPr="00022706">
        <w:rPr>
          <w:rFonts w:hint="eastAsia"/>
          <w:szCs w:val="24"/>
        </w:rPr>
        <w:t>집합투자업자가</w:t>
      </w:r>
      <w:r w:rsidRPr="00022706">
        <w:rPr>
          <w:rFonts w:hint="eastAsia"/>
          <w:szCs w:val="24"/>
        </w:rPr>
        <w:t xml:space="preserve"> </w:t>
      </w:r>
      <w:r w:rsidRPr="00022706">
        <w:rPr>
          <w:szCs w:val="24"/>
        </w:rPr>
        <w:t>본</w:t>
      </w:r>
      <w:r w:rsidRPr="00022706">
        <w:rPr>
          <w:szCs w:val="24"/>
        </w:rPr>
        <w:t xml:space="preserve"> </w:t>
      </w:r>
      <w:r w:rsidRPr="00022706">
        <w:rPr>
          <w:szCs w:val="24"/>
        </w:rPr>
        <w:t>계약과</w:t>
      </w:r>
      <w:r w:rsidRPr="00022706">
        <w:rPr>
          <w:szCs w:val="24"/>
        </w:rPr>
        <w:t xml:space="preserve"> </w:t>
      </w:r>
      <w:r w:rsidRPr="00022706">
        <w:rPr>
          <w:szCs w:val="24"/>
        </w:rPr>
        <w:t>관련하여</w:t>
      </w:r>
      <w:r w:rsidRPr="00022706">
        <w:rPr>
          <w:szCs w:val="24"/>
        </w:rPr>
        <w:t xml:space="preserve"> </w:t>
      </w:r>
      <w:r w:rsidRPr="00022706">
        <w:rPr>
          <w:szCs w:val="24"/>
        </w:rPr>
        <w:t>가지는</w:t>
      </w:r>
      <w:r w:rsidRPr="00022706">
        <w:rPr>
          <w:szCs w:val="24"/>
        </w:rPr>
        <w:t xml:space="preserve"> </w:t>
      </w:r>
      <w:r w:rsidRPr="00022706">
        <w:rPr>
          <w:szCs w:val="24"/>
        </w:rPr>
        <w:t>모든</w:t>
      </w:r>
      <w:r w:rsidRPr="00022706">
        <w:rPr>
          <w:szCs w:val="24"/>
        </w:rPr>
        <w:t xml:space="preserve"> </w:t>
      </w:r>
      <w:r w:rsidRPr="00022706">
        <w:rPr>
          <w:szCs w:val="24"/>
        </w:rPr>
        <w:t>권리와</w:t>
      </w:r>
      <w:r w:rsidRPr="00022706">
        <w:rPr>
          <w:szCs w:val="24"/>
        </w:rPr>
        <w:t xml:space="preserve"> </w:t>
      </w:r>
      <w:r w:rsidRPr="00022706">
        <w:rPr>
          <w:szCs w:val="24"/>
        </w:rPr>
        <w:t>의무는</w:t>
      </w:r>
      <w:r w:rsidRPr="00022706">
        <w:rPr>
          <w:szCs w:val="24"/>
        </w:rPr>
        <w:t xml:space="preserve"> </w:t>
      </w:r>
      <w:r w:rsidRPr="00022706">
        <w:rPr>
          <w:rFonts w:hint="eastAsia"/>
          <w:szCs w:val="24"/>
        </w:rPr>
        <w:t>각</w:t>
      </w:r>
      <w:r w:rsidRPr="00022706">
        <w:rPr>
          <w:rFonts w:hint="eastAsia"/>
          <w:szCs w:val="24"/>
        </w:rPr>
        <w:t xml:space="preserve"> </w:t>
      </w:r>
      <w:r w:rsidRPr="00022706">
        <w:rPr>
          <w:rFonts w:hint="eastAsia"/>
          <w:szCs w:val="24"/>
        </w:rPr>
        <w:t>해당</w:t>
      </w:r>
      <w:r w:rsidRPr="00022706">
        <w:rPr>
          <w:rFonts w:hint="eastAsia"/>
          <w:szCs w:val="24"/>
        </w:rPr>
        <w:t xml:space="preserve"> </w:t>
      </w:r>
      <w:r w:rsidRPr="00022706">
        <w:rPr>
          <w:rFonts w:hint="eastAsia"/>
          <w:szCs w:val="24"/>
        </w:rPr>
        <w:t>투자신탁을</w:t>
      </w:r>
      <w:r w:rsidRPr="00022706">
        <w:rPr>
          <w:rFonts w:hint="eastAsia"/>
          <w:szCs w:val="24"/>
        </w:rPr>
        <w:t xml:space="preserve"> </w:t>
      </w:r>
      <w:r w:rsidRPr="00022706">
        <w:rPr>
          <w:rFonts w:hint="eastAsia"/>
          <w:szCs w:val="24"/>
        </w:rPr>
        <w:t>위하여</w:t>
      </w:r>
      <w:r w:rsidRPr="00022706">
        <w:rPr>
          <w:rFonts w:hint="eastAsia"/>
          <w:szCs w:val="24"/>
        </w:rPr>
        <w:t xml:space="preserve"> </w:t>
      </w:r>
      <w:r w:rsidRPr="00022706">
        <w:rPr>
          <w:rFonts w:hint="eastAsia"/>
          <w:szCs w:val="24"/>
        </w:rPr>
        <w:t>각</w:t>
      </w:r>
      <w:r w:rsidRPr="00022706">
        <w:rPr>
          <w:rFonts w:hint="eastAsia"/>
          <w:szCs w:val="24"/>
        </w:rPr>
        <w:t xml:space="preserve"> </w:t>
      </w:r>
      <w:r w:rsidRPr="00022706">
        <w:rPr>
          <w:rFonts w:hint="eastAsia"/>
          <w:szCs w:val="24"/>
        </w:rPr>
        <w:t>해당</w:t>
      </w:r>
      <w:r w:rsidRPr="00022706">
        <w:rPr>
          <w:rFonts w:hint="eastAsia"/>
          <w:szCs w:val="24"/>
        </w:rPr>
        <w:t xml:space="preserve"> </w:t>
      </w:r>
      <w:r w:rsidRPr="00022706">
        <w:rPr>
          <w:rFonts w:hint="eastAsia"/>
          <w:szCs w:val="24"/>
        </w:rPr>
        <w:t>투자신탁</w:t>
      </w:r>
      <w:r w:rsidRPr="00022706">
        <w:rPr>
          <w:szCs w:val="24"/>
        </w:rPr>
        <w:t>의</w:t>
      </w:r>
      <w:r w:rsidRPr="00022706">
        <w:rPr>
          <w:szCs w:val="24"/>
        </w:rPr>
        <w:t xml:space="preserve"> </w:t>
      </w:r>
      <w:r w:rsidRPr="00022706">
        <w:rPr>
          <w:szCs w:val="24"/>
        </w:rPr>
        <w:t>집합투</w:t>
      </w:r>
      <w:r w:rsidRPr="00022706">
        <w:rPr>
          <w:szCs w:val="24"/>
        </w:rPr>
        <w:lastRenderedPageBreak/>
        <w:t>자재산을</w:t>
      </w:r>
      <w:r w:rsidRPr="00022706">
        <w:rPr>
          <w:szCs w:val="24"/>
        </w:rPr>
        <w:t xml:space="preserve"> </w:t>
      </w:r>
      <w:r w:rsidRPr="00022706">
        <w:rPr>
          <w:szCs w:val="24"/>
        </w:rPr>
        <w:t>한도로</w:t>
      </w:r>
      <w:r w:rsidRPr="00022706">
        <w:rPr>
          <w:szCs w:val="24"/>
        </w:rPr>
        <w:t xml:space="preserve"> </w:t>
      </w:r>
      <w:r w:rsidRPr="00022706">
        <w:rPr>
          <w:szCs w:val="24"/>
        </w:rPr>
        <w:t>행사되고</w:t>
      </w:r>
      <w:r w:rsidRPr="00022706">
        <w:rPr>
          <w:szCs w:val="24"/>
        </w:rPr>
        <w:t xml:space="preserve"> </w:t>
      </w:r>
      <w:r w:rsidRPr="00022706">
        <w:rPr>
          <w:szCs w:val="24"/>
        </w:rPr>
        <w:t>이행되며</w:t>
      </w:r>
      <w:r w:rsidRPr="00022706">
        <w:rPr>
          <w:szCs w:val="24"/>
        </w:rPr>
        <w:t xml:space="preserve">, </w:t>
      </w:r>
      <w:r w:rsidRPr="00022706">
        <w:rPr>
          <w:szCs w:val="24"/>
        </w:rPr>
        <w:t>그</w:t>
      </w:r>
      <w:r w:rsidRPr="00022706">
        <w:rPr>
          <w:szCs w:val="24"/>
        </w:rPr>
        <w:t xml:space="preserve"> </w:t>
      </w:r>
      <w:r w:rsidRPr="00022706">
        <w:rPr>
          <w:szCs w:val="24"/>
        </w:rPr>
        <w:t>결과는</w:t>
      </w:r>
      <w:r w:rsidRPr="00022706">
        <w:rPr>
          <w:szCs w:val="24"/>
        </w:rPr>
        <w:t xml:space="preserve"> </w:t>
      </w:r>
      <w:r w:rsidRPr="00022706">
        <w:rPr>
          <w:rFonts w:hint="eastAsia"/>
          <w:szCs w:val="24"/>
        </w:rPr>
        <w:t>각</w:t>
      </w:r>
      <w:r w:rsidRPr="00022706">
        <w:rPr>
          <w:rFonts w:hint="eastAsia"/>
          <w:szCs w:val="24"/>
        </w:rPr>
        <w:t xml:space="preserve"> </w:t>
      </w:r>
      <w:r w:rsidRPr="00022706">
        <w:rPr>
          <w:rFonts w:hint="eastAsia"/>
          <w:szCs w:val="24"/>
        </w:rPr>
        <w:t>해당</w:t>
      </w:r>
      <w:r w:rsidRPr="00022706">
        <w:rPr>
          <w:rFonts w:hint="eastAsia"/>
          <w:szCs w:val="24"/>
        </w:rPr>
        <w:t xml:space="preserve"> </w:t>
      </w:r>
      <w:r w:rsidRPr="00022706">
        <w:rPr>
          <w:rFonts w:hint="eastAsia"/>
          <w:szCs w:val="24"/>
        </w:rPr>
        <w:t>투자신탁</w:t>
      </w:r>
      <w:r w:rsidRPr="00022706">
        <w:rPr>
          <w:szCs w:val="24"/>
        </w:rPr>
        <w:t>에</w:t>
      </w:r>
      <w:r w:rsidRPr="00022706">
        <w:rPr>
          <w:szCs w:val="24"/>
        </w:rPr>
        <w:t xml:space="preserve"> </w:t>
      </w:r>
      <w:r w:rsidRPr="00022706">
        <w:rPr>
          <w:szCs w:val="24"/>
        </w:rPr>
        <w:t>귀속된다</w:t>
      </w:r>
      <w:r w:rsidRPr="00022706">
        <w:rPr>
          <w:szCs w:val="24"/>
        </w:rPr>
        <w:t>.</w:t>
      </w:r>
    </w:p>
    <w:p w14:paraId="32D43F94" w14:textId="77777777" w:rsidR="005C0AE3" w:rsidRDefault="00E5647E">
      <w:pPr>
        <w:spacing w:before="60" w:line="312" w:lineRule="auto"/>
        <w:rPr>
          <w:szCs w:val="24"/>
        </w:rPr>
      </w:pPr>
      <w:r>
        <w:rPr>
          <w:rFonts w:hint="eastAsia"/>
          <w:szCs w:val="24"/>
        </w:rPr>
        <w:t>이에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당사자들은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아래와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같이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합의한다</w:t>
      </w:r>
      <w:r>
        <w:rPr>
          <w:szCs w:val="24"/>
        </w:rPr>
        <w:t>.</w:t>
      </w:r>
      <w:bookmarkStart w:id="21" w:name="_Toc278568665"/>
    </w:p>
    <w:p w14:paraId="1397EBCE" w14:textId="77777777" w:rsidR="005C0AE3" w:rsidRDefault="005C0AE3">
      <w:pPr>
        <w:rPr>
          <w:b/>
          <w:szCs w:val="24"/>
        </w:rPr>
      </w:pPr>
    </w:p>
    <w:p w14:paraId="463E0BE9" w14:textId="5ED9EC75" w:rsidR="005C0AE3" w:rsidRDefault="00E5647E">
      <w:pPr>
        <w:pStyle w:val="1"/>
        <w:keepNext/>
        <w:tabs>
          <w:tab w:val="left" w:pos="851"/>
        </w:tabs>
        <w:spacing w:before="60" w:line="312" w:lineRule="auto"/>
        <w:ind w:left="0" w:firstLine="0"/>
        <w:rPr>
          <w:szCs w:val="24"/>
        </w:rPr>
      </w:pPr>
      <w:bookmarkStart w:id="22" w:name="_Toc508231453"/>
      <w:bookmarkStart w:id="23" w:name="_Toc36105779"/>
      <w:bookmarkEnd w:id="21"/>
      <w:r>
        <w:rPr>
          <w:rFonts w:hint="eastAsia"/>
          <w:szCs w:val="24"/>
        </w:rPr>
        <w:t>대상회사의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목적</w:t>
      </w:r>
      <w:r>
        <w:rPr>
          <w:rFonts w:hint="eastAsia"/>
          <w:szCs w:val="24"/>
        </w:rPr>
        <w:t xml:space="preserve">, </w:t>
      </w:r>
      <w:r>
        <w:rPr>
          <w:rFonts w:hint="eastAsia"/>
          <w:szCs w:val="24"/>
        </w:rPr>
        <w:t>발행주식</w:t>
      </w:r>
      <w:r w:rsidR="00117706">
        <w:rPr>
          <w:rFonts w:hint="eastAsia"/>
          <w:szCs w:val="24"/>
        </w:rPr>
        <w:t>,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정관</w:t>
      </w:r>
      <w:bookmarkEnd w:id="22"/>
      <w:bookmarkEnd w:id="23"/>
      <w:r w:rsidR="00117706">
        <w:rPr>
          <w:rFonts w:hint="eastAsia"/>
          <w:szCs w:val="24"/>
        </w:rPr>
        <w:t xml:space="preserve"> </w:t>
      </w:r>
      <w:r w:rsidR="00117706">
        <w:rPr>
          <w:rFonts w:hint="eastAsia"/>
          <w:szCs w:val="24"/>
        </w:rPr>
        <w:t>및</w:t>
      </w:r>
      <w:r w:rsidR="00117706">
        <w:rPr>
          <w:rFonts w:hint="eastAsia"/>
          <w:szCs w:val="24"/>
        </w:rPr>
        <w:t xml:space="preserve"> </w:t>
      </w:r>
      <w:r w:rsidR="00117706">
        <w:rPr>
          <w:rFonts w:hint="eastAsia"/>
          <w:szCs w:val="24"/>
        </w:rPr>
        <w:t>배당</w:t>
      </w:r>
    </w:p>
    <w:p w14:paraId="555BCDD3" w14:textId="4884B043" w:rsidR="005C0AE3" w:rsidRDefault="00E5647E">
      <w:pPr>
        <w:pStyle w:val="2"/>
        <w:spacing w:before="60" w:line="312" w:lineRule="auto"/>
        <w:ind w:left="851" w:hanging="851"/>
        <w:rPr>
          <w:szCs w:val="24"/>
        </w:rPr>
      </w:pPr>
      <w:bookmarkStart w:id="24" w:name="_Toc508231454"/>
      <w:bookmarkStart w:id="25" w:name="_Toc510052045"/>
      <w:bookmarkStart w:id="26" w:name="_Toc510076622"/>
      <w:bookmarkStart w:id="27" w:name="_Toc510437976"/>
      <w:bookmarkStart w:id="28" w:name="_Toc31915449"/>
      <w:bookmarkStart w:id="29" w:name="_Toc33740691"/>
      <w:bookmarkStart w:id="30" w:name="_Toc33816109"/>
      <w:bookmarkStart w:id="31" w:name="_Toc36053503"/>
      <w:bookmarkStart w:id="32" w:name="_Toc36105780"/>
      <w:r>
        <w:rPr>
          <w:rFonts w:hint="eastAsia"/>
          <w:szCs w:val="24"/>
        </w:rPr>
        <w:t>대상회사는</w:t>
      </w:r>
      <w:r>
        <w:rPr>
          <w:rFonts w:hint="eastAsia"/>
          <w:szCs w:val="24"/>
        </w:rPr>
        <w:t xml:space="preserve"> </w:t>
      </w:r>
      <w:r w:rsidR="00277B6E" w:rsidRPr="00277B6E">
        <w:rPr>
          <w:szCs w:val="24"/>
        </w:rPr>
        <w:t>코크렙안양</w:t>
      </w:r>
      <w:r w:rsidR="00032138">
        <w:rPr>
          <w:rFonts w:hint="eastAsia"/>
          <w:szCs w:val="24"/>
        </w:rPr>
        <w:t xml:space="preserve"> </w:t>
      </w:r>
      <w:r w:rsidR="00032138">
        <w:rPr>
          <w:rFonts w:hint="eastAsia"/>
          <w:szCs w:val="24"/>
        </w:rPr>
        <w:t>주식회사</w:t>
      </w:r>
      <w:r w:rsidR="00277B6E" w:rsidRPr="00277B6E">
        <w:rPr>
          <w:szCs w:val="24"/>
        </w:rPr>
        <w:t>(</w:t>
      </w:r>
      <w:r w:rsidR="00277B6E" w:rsidRPr="00277B6E">
        <w:rPr>
          <w:szCs w:val="24"/>
        </w:rPr>
        <w:t>이하</w:t>
      </w:r>
      <w:r w:rsidR="00277B6E" w:rsidRPr="00277B6E">
        <w:rPr>
          <w:szCs w:val="24"/>
        </w:rPr>
        <w:t xml:space="preserve"> </w:t>
      </w:r>
      <w:r w:rsidR="00277B6E">
        <w:rPr>
          <w:szCs w:val="24"/>
        </w:rPr>
        <w:t>“</w:t>
      </w:r>
      <w:r w:rsidR="00277B6E" w:rsidRPr="00277B6E">
        <w:rPr>
          <w:szCs w:val="24"/>
          <w:u w:val="single"/>
        </w:rPr>
        <w:t>매도인</w:t>
      </w:r>
      <w:r w:rsidR="00277B6E">
        <w:rPr>
          <w:szCs w:val="24"/>
        </w:rPr>
        <w:t>”</w:t>
      </w:r>
      <w:r w:rsidR="00277B6E" w:rsidRPr="00277B6E">
        <w:rPr>
          <w:szCs w:val="24"/>
        </w:rPr>
        <w:t>)</w:t>
      </w:r>
      <w:r w:rsidR="00277B6E" w:rsidRPr="00277B6E">
        <w:rPr>
          <w:szCs w:val="24"/>
        </w:rPr>
        <w:t>로부터</w:t>
      </w:r>
      <w:r w:rsidR="00277B6E" w:rsidRPr="00277B6E">
        <w:rPr>
          <w:szCs w:val="24"/>
        </w:rPr>
        <w:t xml:space="preserve"> </w:t>
      </w:r>
      <w:r w:rsidR="00277B6E" w:rsidRPr="00277B6E">
        <w:rPr>
          <w:szCs w:val="24"/>
        </w:rPr>
        <w:t>경기도</w:t>
      </w:r>
      <w:r w:rsidR="00277B6E" w:rsidRPr="00277B6E">
        <w:rPr>
          <w:szCs w:val="24"/>
        </w:rPr>
        <w:t xml:space="preserve"> </w:t>
      </w:r>
      <w:r w:rsidR="00277B6E" w:rsidRPr="00277B6E">
        <w:rPr>
          <w:szCs w:val="24"/>
        </w:rPr>
        <w:t>안양시</w:t>
      </w:r>
      <w:r w:rsidR="00277B6E" w:rsidRPr="00277B6E">
        <w:rPr>
          <w:szCs w:val="24"/>
        </w:rPr>
        <w:t xml:space="preserve"> </w:t>
      </w:r>
      <w:r w:rsidR="00277B6E" w:rsidRPr="00277B6E">
        <w:rPr>
          <w:szCs w:val="24"/>
        </w:rPr>
        <w:t>동안구</w:t>
      </w:r>
      <w:r w:rsidR="00277B6E" w:rsidRPr="00277B6E">
        <w:rPr>
          <w:szCs w:val="24"/>
        </w:rPr>
        <w:t xml:space="preserve"> </w:t>
      </w:r>
      <w:r w:rsidR="00277B6E" w:rsidRPr="00277B6E">
        <w:rPr>
          <w:szCs w:val="24"/>
        </w:rPr>
        <w:t>관양동</w:t>
      </w:r>
      <w:r w:rsidR="00277B6E" w:rsidRPr="00277B6E">
        <w:rPr>
          <w:szCs w:val="24"/>
        </w:rPr>
        <w:t xml:space="preserve"> 934</w:t>
      </w:r>
      <w:r w:rsidR="00277B6E">
        <w:rPr>
          <w:rFonts w:hint="eastAsia"/>
          <w:szCs w:val="24"/>
        </w:rPr>
        <w:t>외</w:t>
      </w:r>
      <w:r w:rsidR="00277B6E">
        <w:rPr>
          <w:rFonts w:hint="eastAsia"/>
          <w:szCs w:val="24"/>
        </w:rPr>
        <w:t xml:space="preserve"> 2</w:t>
      </w:r>
      <w:r w:rsidR="00277B6E">
        <w:rPr>
          <w:rFonts w:hint="eastAsia"/>
          <w:szCs w:val="24"/>
        </w:rPr>
        <w:t>필지</w:t>
      </w:r>
      <w:r w:rsidR="00277B6E" w:rsidRPr="00277B6E">
        <w:rPr>
          <w:szCs w:val="24"/>
        </w:rPr>
        <w:t xml:space="preserve"> </w:t>
      </w:r>
      <w:r w:rsidR="00336455">
        <w:rPr>
          <w:rFonts w:hint="eastAsia"/>
          <w:szCs w:val="24"/>
        </w:rPr>
        <w:t>및</w:t>
      </w:r>
      <w:r w:rsidR="00336455">
        <w:rPr>
          <w:rFonts w:hint="eastAsia"/>
          <w:szCs w:val="24"/>
        </w:rPr>
        <w:t xml:space="preserve"> </w:t>
      </w:r>
      <w:r w:rsidR="00336455">
        <w:rPr>
          <w:rFonts w:hint="eastAsia"/>
          <w:szCs w:val="24"/>
        </w:rPr>
        <w:t>그</w:t>
      </w:r>
      <w:r w:rsidR="00336455">
        <w:rPr>
          <w:rFonts w:hint="eastAsia"/>
          <w:szCs w:val="24"/>
        </w:rPr>
        <w:t xml:space="preserve"> </w:t>
      </w:r>
      <w:r w:rsidR="00336455">
        <w:rPr>
          <w:rFonts w:hint="eastAsia"/>
          <w:szCs w:val="24"/>
        </w:rPr>
        <w:t>지상건물인</w:t>
      </w:r>
      <w:r w:rsidR="00277B6E">
        <w:rPr>
          <w:rFonts w:hint="eastAsia"/>
          <w:szCs w:val="24"/>
        </w:rPr>
        <w:t xml:space="preserve"> </w:t>
      </w:r>
      <w:r w:rsidR="00277B6E" w:rsidRPr="00277B6E">
        <w:rPr>
          <w:szCs w:val="24"/>
        </w:rPr>
        <w:t>안양물류센터</w:t>
      </w:r>
      <w:r w:rsidR="00336455">
        <w:rPr>
          <w:rFonts w:hint="eastAsia"/>
          <w:szCs w:val="24"/>
        </w:rPr>
        <w:t>(</w:t>
      </w:r>
      <w:r w:rsidR="00277B6E" w:rsidRPr="00277B6E">
        <w:rPr>
          <w:szCs w:val="24"/>
        </w:rPr>
        <w:t>이하</w:t>
      </w:r>
      <w:r w:rsidR="00277B6E" w:rsidRPr="00277B6E">
        <w:rPr>
          <w:szCs w:val="24"/>
        </w:rPr>
        <w:t xml:space="preserve"> </w:t>
      </w:r>
      <w:r w:rsidR="00336455">
        <w:rPr>
          <w:szCs w:val="24"/>
        </w:rPr>
        <w:t>“</w:t>
      </w:r>
      <w:r w:rsidR="00277B6E" w:rsidRPr="00336455">
        <w:rPr>
          <w:szCs w:val="24"/>
          <w:u w:val="single"/>
        </w:rPr>
        <w:t>본건</w:t>
      </w:r>
      <w:r w:rsidR="00277B6E" w:rsidRPr="00336455">
        <w:rPr>
          <w:szCs w:val="24"/>
          <w:u w:val="single"/>
        </w:rPr>
        <w:t xml:space="preserve"> </w:t>
      </w:r>
      <w:r w:rsidR="00277B6E" w:rsidRPr="00336455">
        <w:rPr>
          <w:szCs w:val="24"/>
          <w:u w:val="single"/>
        </w:rPr>
        <w:t>부동산</w:t>
      </w:r>
      <w:r w:rsidR="00336455">
        <w:rPr>
          <w:szCs w:val="24"/>
        </w:rPr>
        <w:t>”</w:t>
      </w:r>
      <w:r w:rsidR="00277B6E" w:rsidRPr="00277B6E">
        <w:rPr>
          <w:szCs w:val="24"/>
        </w:rPr>
        <w:t>)</w:t>
      </w:r>
      <w:r w:rsidR="00336455">
        <w:rPr>
          <w:rFonts w:hint="eastAsia"/>
          <w:szCs w:val="24"/>
        </w:rPr>
        <w:t>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매수하고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이를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임대하여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임대수익을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수취하는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방식으로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운영하는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것을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사업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목적으로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한다</w:t>
      </w:r>
      <w:r>
        <w:rPr>
          <w:rFonts w:hint="eastAsia"/>
          <w:szCs w:val="24"/>
        </w:rPr>
        <w:t>.</w:t>
      </w:r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r w:rsidR="004D4391">
        <w:rPr>
          <w:szCs w:val="24"/>
        </w:rPr>
        <w:t xml:space="preserve"> </w:t>
      </w:r>
    </w:p>
    <w:p w14:paraId="3DF3EBDF" w14:textId="17C08704" w:rsidR="005C0AE3" w:rsidRDefault="00E5647E">
      <w:pPr>
        <w:pStyle w:val="2"/>
        <w:spacing w:before="60" w:line="312" w:lineRule="auto"/>
        <w:ind w:left="851" w:hanging="851"/>
        <w:rPr>
          <w:szCs w:val="24"/>
        </w:rPr>
      </w:pPr>
      <w:bookmarkStart w:id="33" w:name="_Toc510052046"/>
      <w:bookmarkStart w:id="34" w:name="_Toc510076623"/>
      <w:bookmarkStart w:id="35" w:name="_Toc508231455"/>
      <w:bookmarkStart w:id="36" w:name="_Toc510437977"/>
      <w:bookmarkStart w:id="37" w:name="_Toc31915450"/>
      <w:bookmarkStart w:id="38" w:name="_Toc33740692"/>
      <w:bookmarkStart w:id="39" w:name="_Toc33816110"/>
      <w:bookmarkStart w:id="40" w:name="_Toc36053504"/>
      <w:bookmarkStart w:id="41" w:name="_Toc36105781"/>
      <w:r>
        <w:rPr>
          <w:rFonts w:hint="eastAsia"/>
          <w:szCs w:val="24"/>
        </w:rPr>
        <w:t>대상회사가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발행할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주식의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종류</w:t>
      </w:r>
      <w:r>
        <w:rPr>
          <w:rFonts w:hint="eastAsia"/>
          <w:szCs w:val="24"/>
        </w:rPr>
        <w:t>,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수와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내용은</w:t>
      </w:r>
      <w:r>
        <w:rPr>
          <w:rFonts w:hint="eastAsia"/>
          <w:szCs w:val="24"/>
        </w:rPr>
        <w:t xml:space="preserve"> </w:t>
      </w:r>
      <w:r>
        <w:rPr>
          <w:rFonts w:hint="eastAsia"/>
          <w:b/>
          <w:szCs w:val="24"/>
          <w:u w:val="single"/>
        </w:rPr>
        <w:t>별첨</w:t>
      </w:r>
      <w:r>
        <w:rPr>
          <w:rFonts w:hint="eastAsia"/>
          <w:b/>
          <w:szCs w:val="24"/>
          <w:u w:val="single"/>
        </w:rPr>
        <w:t xml:space="preserve"> </w:t>
      </w:r>
      <w:r w:rsidR="00F66C03">
        <w:rPr>
          <w:rFonts w:hint="eastAsia"/>
          <w:b/>
          <w:szCs w:val="24"/>
          <w:u w:val="single"/>
        </w:rPr>
        <w:t>2</w:t>
      </w:r>
      <w:r w:rsidR="008809A3">
        <w:rPr>
          <w:szCs w:val="24"/>
        </w:rPr>
        <w:t xml:space="preserve"> </w:t>
      </w:r>
      <w:r>
        <w:rPr>
          <w:rFonts w:hint="eastAsia"/>
          <w:szCs w:val="24"/>
        </w:rPr>
        <w:t>정관</w:t>
      </w:r>
      <w:r>
        <w:rPr>
          <w:rFonts w:hint="eastAsia"/>
          <w:szCs w:val="24"/>
        </w:rPr>
        <w:t>(</w:t>
      </w:r>
      <w:r>
        <w:rPr>
          <w:rFonts w:hint="eastAsia"/>
          <w:szCs w:val="24"/>
        </w:rPr>
        <w:t>추후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변경되는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것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포함</w:t>
      </w:r>
      <w:r w:rsidR="008F1176">
        <w:rPr>
          <w:rFonts w:hint="eastAsia"/>
          <w:szCs w:val="24"/>
        </w:rPr>
        <w:t xml:space="preserve">, </w:t>
      </w:r>
      <w:r w:rsidR="008F1176">
        <w:rPr>
          <w:rFonts w:hint="eastAsia"/>
          <w:szCs w:val="24"/>
        </w:rPr>
        <w:t>이하</w:t>
      </w:r>
      <w:r w:rsidR="008F1176">
        <w:rPr>
          <w:rFonts w:hint="eastAsia"/>
          <w:szCs w:val="24"/>
        </w:rPr>
        <w:t xml:space="preserve"> </w:t>
      </w:r>
      <w:r w:rsidR="008F1176">
        <w:rPr>
          <w:szCs w:val="24"/>
        </w:rPr>
        <w:t>“</w:t>
      </w:r>
      <w:r w:rsidR="008F1176" w:rsidRPr="008F1176">
        <w:rPr>
          <w:rFonts w:hint="eastAsia"/>
          <w:b/>
          <w:bCs/>
          <w:szCs w:val="24"/>
        </w:rPr>
        <w:t>정관</w:t>
      </w:r>
      <w:r w:rsidR="008F1176">
        <w:rPr>
          <w:szCs w:val="24"/>
        </w:rPr>
        <w:t>”</w:t>
      </w:r>
      <w:r>
        <w:rPr>
          <w:rFonts w:hint="eastAsia"/>
          <w:szCs w:val="24"/>
        </w:rPr>
        <w:t>)</w:t>
      </w:r>
      <w:r>
        <w:rPr>
          <w:rFonts w:hint="eastAsia"/>
          <w:szCs w:val="24"/>
        </w:rPr>
        <w:t>에서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정한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바에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의한다</w:t>
      </w:r>
      <w:r>
        <w:rPr>
          <w:rFonts w:hint="eastAsia"/>
          <w:szCs w:val="24"/>
        </w:rPr>
        <w:t>.</w:t>
      </w:r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r w:rsidR="00E54C86">
        <w:rPr>
          <w:rFonts w:hint="eastAsia"/>
          <w:szCs w:val="24"/>
        </w:rPr>
        <w:t xml:space="preserve"> </w:t>
      </w:r>
    </w:p>
    <w:p w14:paraId="07F05716" w14:textId="5C84E769" w:rsidR="006B5BCE" w:rsidRPr="008F1176" w:rsidRDefault="006B5BCE" w:rsidP="006B5BCE">
      <w:pPr>
        <w:pStyle w:val="2"/>
        <w:spacing w:before="60" w:line="312" w:lineRule="auto"/>
        <w:ind w:left="851" w:hanging="851"/>
        <w:rPr>
          <w:szCs w:val="24"/>
        </w:rPr>
      </w:pPr>
      <w:r>
        <w:rPr>
          <w:rFonts w:hint="eastAsia"/>
          <w:szCs w:val="24"/>
        </w:rPr>
        <w:t>대상회사가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발행할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주식의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배당에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관한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사항은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다음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각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호와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같다</w:t>
      </w:r>
      <w:r>
        <w:rPr>
          <w:rFonts w:hint="eastAsia"/>
          <w:szCs w:val="24"/>
        </w:rPr>
        <w:t>.</w:t>
      </w:r>
      <w:r w:rsidR="00117706">
        <w:rPr>
          <w:rFonts w:hint="eastAsia"/>
          <w:szCs w:val="24"/>
        </w:rPr>
        <w:t xml:space="preserve"> </w:t>
      </w:r>
    </w:p>
    <w:p w14:paraId="2A49960C" w14:textId="189D4A8B" w:rsidR="006B5BCE" w:rsidRPr="008F1176" w:rsidRDefault="006B5BCE" w:rsidP="006B5BCE">
      <w:pPr>
        <w:pStyle w:val="3"/>
        <w:spacing w:before="60" w:line="312" w:lineRule="auto"/>
        <w:rPr>
          <w:szCs w:val="24"/>
        </w:rPr>
      </w:pPr>
      <w:r>
        <w:rPr>
          <w:rFonts w:hint="eastAsia"/>
        </w:rPr>
        <w:t>당사자들은</w:t>
      </w:r>
      <w:r>
        <w:rPr>
          <w:rFonts w:hint="eastAsia"/>
        </w:rPr>
        <w:t xml:space="preserve"> </w:t>
      </w:r>
      <w:r>
        <w:rPr>
          <w:rFonts w:hint="eastAsia"/>
        </w:rPr>
        <w:t>정관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>11</w:t>
      </w:r>
      <w:r>
        <w:rPr>
          <w:rFonts w:hint="eastAsia"/>
        </w:rPr>
        <w:t>조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>2</w:t>
      </w:r>
      <w:r>
        <w:rPr>
          <w:rFonts w:hint="eastAsia"/>
        </w:rPr>
        <w:t>항에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 w:rsidRPr="001F0B47">
        <w:rPr>
          <w:szCs w:val="24"/>
        </w:rPr>
        <w:t>제</w:t>
      </w:r>
      <w:r w:rsidRPr="001F0B47">
        <w:rPr>
          <w:szCs w:val="24"/>
        </w:rPr>
        <w:t>1</w:t>
      </w:r>
      <w:r>
        <w:rPr>
          <w:rFonts w:hint="eastAsia"/>
          <w:szCs w:val="24"/>
        </w:rPr>
        <w:t>-1</w:t>
      </w:r>
      <w:r w:rsidRPr="001F0B47">
        <w:rPr>
          <w:szCs w:val="24"/>
        </w:rPr>
        <w:t>종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종류주식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및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제</w:t>
      </w:r>
      <w:r>
        <w:rPr>
          <w:rFonts w:hint="eastAsia"/>
          <w:szCs w:val="24"/>
        </w:rPr>
        <w:t>1-2</w:t>
      </w:r>
      <w:r>
        <w:rPr>
          <w:rFonts w:hint="eastAsia"/>
          <w:szCs w:val="24"/>
        </w:rPr>
        <w:t>종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종류주식</w:t>
      </w:r>
      <w:r>
        <w:rPr>
          <w:rFonts w:hint="eastAsia"/>
          <w:szCs w:val="24"/>
        </w:rPr>
        <w:t>(</w:t>
      </w:r>
      <w:r>
        <w:rPr>
          <w:rFonts w:hint="eastAsia"/>
          <w:szCs w:val="24"/>
        </w:rPr>
        <w:t>이하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총칭하여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“</w:t>
      </w:r>
      <w:r w:rsidRPr="00F306D7">
        <w:rPr>
          <w:rFonts w:hint="eastAsia"/>
          <w:szCs w:val="24"/>
          <w:u w:val="single"/>
        </w:rPr>
        <w:t>제</w:t>
      </w:r>
      <w:r w:rsidRPr="00F306D7">
        <w:rPr>
          <w:rFonts w:hint="eastAsia"/>
          <w:szCs w:val="24"/>
          <w:u w:val="single"/>
        </w:rPr>
        <w:t>1</w:t>
      </w:r>
      <w:r w:rsidRPr="00F306D7">
        <w:rPr>
          <w:rFonts w:hint="eastAsia"/>
          <w:szCs w:val="24"/>
          <w:u w:val="single"/>
        </w:rPr>
        <w:t>종</w:t>
      </w:r>
      <w:r w:rsidRPr="00F306D7">
        <w:rPr>
          <w:rFonts w:hint="eastAsia"/>
          <w:szCs w:val="24"/>
          <w:u w:val="single"/>
        </w:rPr>
        <w:t xml:space="preserve"> </w:t>
      </w:r>
      <w:r w:rsidRPr="00F306D7">
        <w:rPr>
          <w:rFonts w:hint="eastAsia"/>
          <w:szCs w:val="24"/>
          <w:u w:val="single"/>
        </w:rPr>
        <w:t>종류주식</w:t>
      </w:r>
      <w:r>
        <w:rPr>
          <w:szCs w:val="24"/>
        </w:rPr>
        <w:t>”</w:t>
      </w:r>
      <w:r>
        <w:rPr>
          <w:rFonts w:hint="eastAsia"/>
          <w:szCs w:val="24"/>
        </w:rPr>
        <w:t>)</w:t>
      </w:r>
      <w:r w:rsidRPr="008F1176">
        <w:rPr>
          <w:rFonts w:hint="eastAsia"/>
          <w:szCs w:val="24"/>
        </w:rPr>
        <w:t>에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대하여는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발행가액의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연</w:t>
      </w:r>
      <w:r w:rsidRPr="008F1176">
        <w:rPr>
          <w:rFonts w:hint="eastAsia"/>
          <w:szCs w:val="24"/>
        </w:rPr>
        <w:t xml:space="preserve"> 7.0%, </w:t>
      </w:r>
      <w:r w:rsidRPr="001F0B47">
        <w:rPr>
          <w:szCs w:val="24"/>
        </w:rPr>
        <w:t>제</w:t>
      </w:r>
      <w:r>
        <w:rPr>
          <w:rFonts w:hint="eastAsia"/>
          <w:szCs w:val="24"/>
        </w:rPr>
        <w:t>2-1</w:t>
      </w:r>
      <w:r w:rsidRPr="001F0B47">
        <w:rPr>
          <w:szCs w:val="24"/>
        </w:rPr>
        <w:t>종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종류주식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및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제</w:t>
      </w:r>
      <w:r>
        <w:rPr>
          <w:rFonts w:hint="eastAsia"/>
          <w:szCs w:val="24"/>
        </w:rPr>
        <w:t>2-2</w:t>
      </w:r>
      <w:r>
        <w:rPr>
          <w:rFonts w:hint="eastAsia"/>
          <w:szCs w:val="24"/>
        </w:rPr>
        <w:t>종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종류주식</w:t>
      </w:r>
      <w:r>
        <w:rPr>
          <w:rFonts w:hint="eastAsia"/>
          <w:szCs w:val="24"/>
        </w:rPr>
        <w:t>(</w:t>
      </w:r>
      <w:r>
        <w:rPr>
          <w:rFonts w:hint="eastAsia"/>
          <w:szCs w:val="24"/>
        </w:rPr>
        <w:t>이하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총칭하여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“</w:t>
      </w:r>
      <w:r w:rsidRPr="00F306D7">
        <w:rPr>
          <w:rFonts w:hint="eastAsia"/>
          <w:szCs w:val="24"/>
          <w:u w:val="single"/>
        </w:rPr>
        <w:t>제</w:t>
      </w:r>
      <w:r>
        <w:rPr>
          <w:rFonts w:hint="eastAsia"/>
          <w:szCs w:val="24"/>
          <w:u w:val="single"/>
        </w:rPr>
        <w:t>2</w:t>
      </w:r>
      <w:r w:rsidRPr="00F306D7">
        <w:rPr>
          <w:rFonts w:hint="eastAsia"/>
          <w:szCs w:val="24"/>
          <w:u w:val="single"/>
        </w:rPr>
        <w:t>종</w:t>
      </w:r>
      <w:r w:rsidRPr="00F306D7">
        <w:rPr>
          <w:rFonts w:hint="eastAsia"/>
          <w:szCs w:val="24"/>
          <w:u w:val="single"/>
        </w:rPr>
        <w:t xml:space="preserve"> </w:t>
      </w:r>
      <w:r w:rsidRPr="00F306D7">
        <w:rPr>
          <w:rFonts w:hint="eastAsia"/>
          <w:szCs w:val="24"/>
          <w:u w:val="single"/>
        </w:rPr>
        <w:t>종류주식</w:t>
      </w:r>
      <w:r>
        <w:rPr>
          <w:szCs w:val="24"/>
        </w:rPr>
        <w:t>”</w:t>
      </w:r>
      <w:r>
        <w:rPr>
          <w:rFonts w:hint="eastAsia"/>
          <w:szCs w:val="24"/>
        </w:rPr>
        <w:t>)</w:t>
      </w:r>
      <w:r w:rsidRPr="008F1176">
        <w:rPr>
          <w:rFonts w:hint="eastAsia"/>
          <w:szCs w:val="24"/>
        </w:rPr>
        <w:t>에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대하여는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발행가액의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연</w:t>
      </w:r>
      <w:r w:rsidRPr="008F1176">
        <w:rPr>
          <w:rFonts w:hint="eastAsia"/>
          <w:szCs w:val="24"/>
        </w:rPr>
        <w:t xml:space="preserve"> 7.5%</w:t>
      </w:r>
      <w:r w:rsidRPr="008F1176">
        <w:rPr>
          <w:rFonts w:hint="eastAsia"/>
          <w:szCs w:val="24"/>
        </w:rPr>
        <w:t>의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누적배당률이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각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적용되고</w:t>
      </w:r>
      <w:r w:rsidRPr="008F1176">
        <w:rPr>
          <w:rFonts w:hint="eastAsia"/>
          <w:szCs w:val="24"/>
        </w:rPr>
        <w:t xml:space="preserve">, </w:t>
      </w:r>
      <w:r w:rsidRPr="008F1176">
        <w:rPr>
          <w:rFonts w:hint="eastAsia"/>
          <w:szCs w:val="24"/>
        </w:rPr>
        <w:t>제</w:t>
      </w:r>
      <w:r w:rsidRPr="008F1176">
        <w:rPr>
          <w:rFonts w:hint="eastAsia"/>
          <w:szCs w:val="24"/>
        </w:rPr>
        <w:t>3</w:t>
      </w:r>
      <w:r w:rsidRPr="008F1176">
        <w:rPr>
          <w:rFonts w:hint="eastAsia"/>
          <w:szCs w:val="24"/>
        </w:rPr>
        <w:t>종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종류주식에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대하여는</w:t>
      </w:r>
      <w:r w:rsidRPr="008F1176">
        <w:rPr>
          <w:rFonts w:hint="eastAsia"/>
          <w:szCs w:val="24"/>
        </w:rPr>
        <w:t xml:space="preserve"> </w:t>
      </w:r>
      <w:ins w:id="42" w:author="BKL" w:date="2026-09-30T23:40:00Z" w16du:dateUtc="2026-09-30T14:40:00Z">
        <w:r w:rsidR="00EF650C" w:rsidRPr="00EF650C">
          <w:rPr>
            <w:szCs w:val="24"/>
          </w:rPr>
          <w:t>제</w:t>
        </w:r>
        <w:r w:rsidR="00EF650C" w:rsidRPr="00EF650C">
          <w:rPr>
            <w:szCs w:val="24"/>
          </w:rPr>
          <w:t>5.3</w:t>
        </w:r>
        <w:r w:rsidR="00EF650C" w:rsidRPr="00EF650C">
          <w:rPr>
            <w:szCs w:val="24"/>
          </w:rPr>
          <w:t>조에서</w:t>
        </w:r>
        <w:r w:rsidR="00EF650C" w:rsidRPr="00EF650C">
          <w:rPr>
            <w:szCs w:val="24"/>
          </w:rPr>
          <w:t xml:space="preserve"> </w:t>
        </w:r>
        <w:r w:rsidR="00EF650C" w:rsidRPr="00EF650C">
          <w:rPr>
            <w:szCs w:val="24"/>
          </w:rPr>
          <w:t>정하는</w:t>
        </w:r>
        <w:r w:rsidR="00EF650C" w:rsidRPr="00EF650C">
          <w:rPr>
            <w:szCs w:val="24"/>
          </w:rPr>
          <w:t xml:space="preserve"> </w:t>
        </w:r>
        <w:r w:rsidR="00EF650C" w:rsidRPr="00EF650C">
          <w:rPr>
            <w:szCs w:val="24"/>
          </w:rPr>
          <w:t>경우를</w:t>
        </w:r>
        <w:r w:rsidR="00EF650C" w:rsidRPr="00EF650C">
          <w:rPr>
            <w:szCs w:val="24"/>
          </w:rPr>
          <w:t xml:space="preserve"> </w:t>
        </w:r>
        <w:r w:rsidR="00EF650C" w:rsidRPr="00EF650C">
          <w:rPr>
            <w:szCs w:val="24"/>
          </w:rPr>
          <w:t>제외하고</w:t>
        </w:r>
        <w:r w:rsidR="00EF650C">
          <w:rPr>
            <w:rFonts w:hint="eastAsia"/>
            <w:szCs w:val="24"/>
          </w:rPr>
          <w:t xml:space="preserve"> </w:t>
        </w:r>
      </w:ins>
      <w:r w:rsidR="00117706">
        <w:rPr>
          <w:rFonts w:hint="eastAsia"/>
          <w:szCs w:val="24"/>
        </w:rPr>
        <w:t>정관</w:t>
      </w:r>
      <w:r w:rsidR="00117706">
        <w:rPr>
          <w:rFonts w:hint="eastAsia"/>
          <w:szCs w:val="24"/>
        </w:rPr>
        <w:t xml:space="preserve"> </w:t>
      </w:r>
      <w:r w:rsidR="00117706">
        <w:rPr>
          <w:rFonts w:hint="eastAsia"/>
          <w:szCs w:val="24"/>
        </w:rPr>
        <w:t>제</w:t>
      </w:r>
      <w:r w:rsidR="00117706">
        <w:rPr>
          <w:rFonts w:hint="eastAsia"/>
          <w:szCs w:val="24"/>
        </w:rPr>
        <w:t>11</w:t>
      </w:r>
      <w:r w:rsidR="00117706">
        <w:rPr>
          <w:rFonts w:hint="eastAsia"/>
          <w:szCs w:val="24"/>
        </w:rPr>
        <w:t>조</w:t>
      </w:r>
      <w:r w:rsidR="00117706">
        <w:rPr>
          <w:rFonts w:hint="eastAsia"/>
          <w:szCs w:val="24"/>
        </w:rPr>
        <w:t xml:space="preserve"> </w:t>
      </w:r>
      <w:r w:rsidR="00117706">
        <w:rPr>
          <w:rFonts w:hint="eastAsia"/>
          <w:szCs w:val="24"/>
        </w:rPr>
        <w:t>제</w:t>
      </w:r>
      <w:r w:rsidR="00117706">
        <w:rPr>
          <w:rFonts w:hint="eastAsia"/>
          <w:szCs w:val="24"/>
        </w:rPr>
        <w:t>2</w:t>
      </w:r>
      <w:r w:rsidR="00117706">
        <w:rPr>
          <w:rFonts w:hint="eastAsia"/>
          <w:szCs w:val="24"/>
        </w:rPr>
        <w:t>항에</w:t>
      </w:r>
      <w:r w:rsidR="00117706">
        <w:rPr>
          <w:rFonts w:hint="eastAsia"/>
          <w:szCs w:val="24"/>
        </w:rPr>
        <w:t xml:space="preserve"> </w:t>
      </w:r>
      <w:r w:rsidR="00117706">
        <w:rPr>
          <w:rFonts w:hint="eastAsia"/>
          <w:szCs w:val="24"/>
        </w:rPr>
        <w:t>따른</w:t>
      </w:r>
      <w:r w:rsidR="00117706">
        <w:rPr>
          <w:rFonts w:hint="eastAsia"/>
          <w:szCs w:val="24"/>
        </w:rPr>
        <w:t xml:space="preserve"> </w:t>
      </w:r>
      <w:r w:rsidR="00117706">
        <w:rPr>
          <w:rFonts w:hint="eastAsia"/>
          <w:szCs w:val="24"/>
        </w:rPr>
        <w:t>누적배당률이</w:t>
      </w:r>
      <w:r w:rsidR="00117706">
        <w:rPr>
          <w:rFonts w:hint="eastAsia"/>
          <w:szCs w:val="24"/>
        </w:rPr>
        <w:t xml:space="preserve"> </w:t>
      </w:r>
      <w:r w:rsidR="00117706">
        <w:rPr>
          <w:rFonts w:hint="eastAsia"/>
          <w:szCs w:val="24"/>
        </w:rPr>
        <w:t>적용되지</w:t>
      </w:r>
      <w:r w:rsidR="00117706">
        <w:rPr>
          <w:rFonts w:hint="eastAsia"/>
          <w:szCs w:val="24"/>
        </w:rPr>
        <w:t xml:space="preserve"> </w:t>
      </w:r>
      <w:r w:rsidR="00117706">
        <w:rPr>
          <w:rFonts w:hint="eastAsia"/>
          <w:szCs w:val="24"/>
        </w:rPr>
        <w:t>아니</w:t>
      </w:r>
      <w:r w:rsidRPr="008F1176">
        <w:rPr>
          <w:rFonts w:hint="eastAsia"/>
          <w:szCs w:val="24"/>
        </w:rPr>
        <w:t>하며</w:t>
      </w:r>
      <w:r w:rsidRPr="008F1176">
        <w:rPr>
          <w:rFonts w:hint="eastAsia"/>
          <w:szCs w:val="24"/>
        </w:rPr>
        <w:t xml:space="preserve">, </w:t>
      </w:r>
      <w:r w:rsidRPr="008F1176">
        <w:rPr>
          <w:rFonts w:hint="eastAsia"/>
          <w:szCs w:val="24"/>
        </w:rPr>
        <w:t>보통주식은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종류주식에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대한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배당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후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남은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배당가능이익을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배당받음을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확인한다</w:t>
      </w:r>
      <w:r w:rsidRPr="008F1176">
        <w:rPr>
          <w:rFonts w:hint="eastAsia"/>
          <w:szCs w:val="24"/>
        </w:rPr>
        <w:t>.</w:t>
      </w:r>
      <w:r w:rsidRPr="006B5BCE">
        <w:rPr>
          <w:rFonts w:hint="eastAsia"/>
          <w:szCs w:val="24"/>
        </w:rPr>
        <w:t xml:space="preserve"> </w:t>
      </w:r>
      <w:r w:rsidR="00BF3402" w:rsidRPr="00BF3402">
        <w:rPr>
          <w:szCs w:val="24"/>
        </w:rPr>
        <w:t>본건</w:t>
      </w:r>
      <w:r w:rsidR="00BF3402" w:rsidRPr="00BF3402">
        <w:rPr>
          <w:szCs w:val="24"/>
        </w:rPr>
        <w:t xml:space="preserve"> </w:t>
      </w:r>
      <w:r w:rsidR="00BF3402" w:rsidRPr="00BF3402">
        <w:rPr>
          <w:szCs w:val="24"/>
        </w:rPr>
        <w:t>부동산의</w:t>
      </w:r>
      <w:r w:rsidR="00BF3402" w:rsidRPr="00BF3402">
        <w:rPr>
          <w:szCs w:val="24"/>
        </w:rPr>
        <w:t xml:space="preserve"> </w:t>
      </w:r>
      <w:r w:rsidR="00BF3402" w:rsidRPr="00BF3402">
        <w:rPr>
          <w:szCs w:val="24"/>
        </w:rPr>
        <w:t>매각</w:t>
      </w:r>
      <w:r w:rsidR="00BF3402" w:rsidRPr="00BF3402">
        <w:rPr>
          <w:szCs w:val="24"/>
        </w:rPr>
        <w:t xml:space="preserve"> </w:t>
      </w:r>
      <w:r w:rsidR="00BF3402" w:rsidRPr="00BF3402">
        <w:rPr>
          <w:szCs w:val="24"/>
        </w:rPr>
        <w:t>및</w:t>
      </w:r>
      <w:r w:rsidR="00BF3402" w:rsidRPr="00BF3402">
        <w:rPr>
          <w:szCs w:val="24"/>
        </w:rPr>
        <w:t xml:space="preserve"> </w:t>
      </w:r>
      <w:r w:rsidR="00BF3402" w:rsidRPr="00BF3402">
        <w:rPr>
          <w:szCs w:val="24"/>
        </w:rPr>
        <w:t>대상회사의</w:t>
      </w:r>
      <w:r w:rsidR="00BF3402" w:rsidRPr="00BF3402">
        <w:rPr>
          <w:szCs w:val="24"/>
        </w:rPr>
        <w:t xml:space="preserve"> </w:t>
      </w:r>
      <w:r w:rsidR="00BF3402" w:rsidRPr="00BF3402">
        <w:rPr>
          <w:szCs w:val="24"/>
        </w:rPr>
        <w:t>청산</w:t>
      </w:r>
      <w:r w:rsidR="00BF3402" w:rsidRPr="00BF3402">
        <w:rPr>
          <w:szCs w:val="24"/>
        </w:rPr>
        <w:t xml:space="preserve"> </w:t>
      </w:r>
      <w:r w:rsidR="00BF3402" w:rsidRPr="00BF3402">
        <w:rPr>
          <w:szCs w:val="24"/>
        </w:rPr>
        <w:t>시</w:t>
      </w:r>
      <w:r w:rsidR="00BF3402" w:rsidRPr="00BF3402">
        <w:rPr>
          <w:szCs w:val="24"/>
        </w:rPr>
        <w:t xml:space="preserve"> </w:t>
      </w:r>
      <w:r w:rsidR="00BF3402" w:rsidRPr="00BF3402">
        <w:rPr>
          <w:szCs w:val="24"/>
        </w:rPr>
        <w:t>배당과</w:t>
      </w:r>
      <w:r w:rsidR="00BF3402" w:rsidRPr="00BF3402">
        <w:rPr>
          <w:szCs w:val="24"/>
        </w:rPr>
        <w:t xml:space="preserve"> </w:t>
      </w:r>
      <w:r w:rsidR="00BF3402" w:rsidRPr="00BF3402">
        <w:rPr>
          <w:szCs w:val="24"/>
        </w:rPr>
        <w:t>잔여재산</w:t>
      </w:r>
      <w:r w:rsidR="00BF3402" w:rsidRPr="00BF3402">
        <w:rPr>
          <w:szCs w:val="24"/>
        </w:rPr>
        <w:t xml:space="preserve"> </w:t>
      </w:r>
      <w:r w:rsidR="00BF3402" w:rsidRPr="00BF3402">
        <w:rPr>
          <w:szCs w:val="24"/>
        </w:rPr>
        <w:t>분배는</w:t>
      </w:r>
      <w:r w:rsidR="00BF3402" w:rsidRPr="00BF3402">
        <w:rPr>
          <w:szCs w:val="24"/>
        </w:rPr>
        <w:t xml:space="preserve"> </w:t>
      </w:r>
      <w:r w:rsidR="00BF3402" w:rsidRPr="00BF3402">
        <w:rPr>
          <w:szCs w:val="24"/>
        </w:rPr>
        <w:t>정관</w:t>
      </w:r>
      <w:r w:rsidR="00BF3402" w:rsidRPr="00BF3402">
        <w:rPr>
          <w:szCs w:val="24"/>
        </w:rPr>
        <w:t xml:space="preserve"> </w:t>
      </w:r>
      <w:r w:rsidR="00BF3402" w:rsidRPr="00BF3402">
        <w:rPr>
          <w:szCs w:val="24"/>
        </w:rPr>
        <w:t>제</w:t>
      </w:r>
      <w:r w:rsidR="00BF3402" w:rsidRPr="00BF3402">
        <w:rPr>
          <w:szCs w:val="24"/>
        </w:rPr>
        <w:t>11</w:t>
      </w:r>
      <w:r w:rsidR="00BF3402" w:rsidRPr="00BF3402">
        <w:rPr>
          <w:szCs w:val="24"/>
        </w:rPr>
        <w:t>조</w:t>
      </w:r>
      <w:r w:rsidR="00BF3402" w:rsidRPr="00BF3402">
        <w:rPr>
          <w:szCs w:val="24"/>
        </w:rPr>
        <w:t xml:space="preserve"> </w:t>
      </w:r>
      <w:r w:rsidR="00BF3402" w:rsidRPr="00BF3402">
        <w:rPr>
          <w:szCs w:val="24"/>
        </w:rPr>
        <w:t>제</w:t>
      </w:r>
      <w:r w:rsidR="00BF3402" w:rsidRPr="00BF3402">
        <w:rPr>
          <w:szCs w:val="24"/>
        </w:rPr>
        <w:t>3</w:t>
      </w:r>
      <w:r w:rsidR="00BF3402" w:rsidRPr="00BF3402">
        <w:rPr>
          <w:szCs w:val="24"/>
        </w:rPr>
        <w:t>항</w:t>
      </w:r>
      <w:r w:rsidR="00BF3402" w:rsidRPr="00BF3402">
        <w:rPr>
          <w:szCs w:val="24"/>
        </w:rPr>
        <w:t xml:space="preserve"> </w:t>
      </w:r>
      <w:r w:rsidR="00BF3402" w:rsidRPr="00BF3402">
        <w:rPr>
          <w:szCs w:val="24"/>
        </w:rPr>
        <w:t>및</w:t>
      </w:r>
      <w:r w:rsidR="00BF3402" w:rsidRPr="00BF3402">
        <w:rPr>
          <w:szCs w:val="24"/>
        </w:rPr>
        <w:t xml:space="preserve"> </w:t>
      </w:r>
      <w:r w:rsidR="00BF3402" w:rsidRPr="00BF3402">
        <w:rPr>
          <w:szCs w:val="24"/>
        </w:rPr>
        <w:t>제</w:t>
      </w:r>
      <w:r w:rsidR="00BF3402" w:rsidRPr="00BF3402">
        <w:rPr>
          <w:szCs w:val="24"/>
        </w:rPr>
        <w:t>4</w:t>
      </w:r>
      <w:r w:rsidR="00BF3402" w:rsidRPr="00BF3402">
        <w:rPr>
          <w:szCs w:val="24"/>
        </w:rPr>
        <w:t>항에</w:t>
      </w:r>
      <w:r w:rsidR="00BF3402" w:rsidRPr="00BF3402">
        <w:rPr>
          <w:szCs w:val="24"/>
        </w:rPr>
        <w:t xml:space="preserve"> </w:t>
      </w:r>
      <w:r w:rsidR="00BF3402" w:rsidRPr="00BF3402">
        <w:rPr>
          <w:szCs w:val="24"/>
        </w:rPr>
        <w:t>따른다</w:t>
      </w:r>
      <w:r w:rsidR="00BF3402" w:rsidRPr="00BF3402">
        <w:rPr>
          <w:szCs w:val="24"/>
        </w:rPr>
        <w:t>.</w:t>
      </w:r>
    </w:p>
    <w:p w14:paraId="640E26E5" w14:textId="03630F6F" w:rsidR="006B5BCE" w:rsidRPr="008F1176" w:rsidRDefault="00BF3402" w:rsidP="006B5BCE">
      <w:pPr>
        <w:pStyle w:val="3"/>
        <w:spacing w:before="60" w:line="312" w:lineRule="auto"/>
        <w:rPr>
          <w:szCs w:val="24"/>
        </w:rPr>
      </w:pPr>
      <w:r>
        <w:rPr>
          <w:rFonts w:hint="eastAsia"/>
          <w:szCs w:val="24"/>
        </w:rPr>
        <w:t>주주</w:t>
      </w:r>
      <w:r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당사자들은</w:t>
      </w:r>
      <w:r w:rsidR="006B5BCE" w:rsidRPr="008F1176">
        <w:rPr>
          <w:rFonts w:hint="eastAsia"/>
          <w:szCs w:val="24"/>
        </w:rPr>
        <w:t xml:space="preserve"> </w:t>
      </w:r>
      <w:del w:id="43" w:author="BKL" w:date="2026-09-23T22:02:00Z" w16du:dateUtc="2026-09-23T13:02:00Z">
        <w:r w:rsidR="006B5BCE" w:rsidRPr="008F1176" w:rsidDel="00D1679A">
          <w:rPr>
            <w:rFonts w:hint="eastAsia"/>
            <w:szCs w:val="24"/>
          </w:rPr>
          <w:delText>대상회사가</w:delText>
        </w:r>
        <w:r w:rsidR="006B5BCE" w:rsidRPr="008F1176" w:rsidDel="00D1679A">
          <w:rPr>
            <w:rFonts w:hint="eastAsia"/>
            <w:szCs w:val="24"/>
          </w:rPr>
          <w:delText xml:space="preserve"> </w:delText>
        </w:r>
      </w:del>
      <w:r w:rsidR="00117706" w:rsidRPr="00117706">
        <w:rPr>
          <w:szCs w:val="24"/>
        </w:rPr>
        <w:t>제</w:t>
      </w:r>
      <w:r w:rsidR="00117706" w:rsidRPr="00117706">
        <w:rPr>
          <w:szCs w:val="24"/>
        </w:rPr>
        <w:t>2</w:t>
      </w:r>
      <w:r w:rsidR="00752C01">
        <w:rPr>
          <w:rFonts w:hint="eastAsia"/>
          <w:szCs w:val="24"/>
        </w:rPr>
        <w:t>.1</w:t>
      </w:r>
      <w:r w:rsidR="00117706">
        <w:rPr>
          <w:rFonts w:hint="eastAsia"/>
          <w:szCs w:val="24"/>
        </w:rPr>
        <w:t>조</w:t>
      </w:r>
      <w:r w:rsidR="00117706" w:rsidRPr="00117706">
        <w:rPr>
          <w:szCs w:val="24"/>
        </w:rPr>
        <w:t>에</w:t>
      </w:r>
      <w:r w:rsidR="00117706" w:rsidRPr="00117706">
        <w:rPr>
          <w:szCs w:val="24"/>
        </w:rPr>
        <w:t xml:space="preserve"> </w:t>
      </w:r>
      <w:r w:rsidR="00117706" w:rsidRPr="00117706">
        <w:rPr>
          <w:szCs w:val="24"/>
        </w:rPr>
        <w:t>따른</w:t>
      </w:r>
      <w:r w:rsidR="00117706" w:rsidRPr="00117706">
        <w:rPr>
          <w:szCs w:val="24"/>
        </w:rPr>
        <w:t xml:space="preserve"> </w:t>
      </w:r>
      <w:r w:rsidR="00117706" w:rsidRPr="00117706">
        <w:rPr>
          <w:szCs w:val="24"/>
        </w:rPr>
        <w:t>본건</w:t>
      </w:r>
      <w:r w:rsidR="00117706" w:rsidRPr="00117706">
        <w:rPr>
          <w:szCs w:val="24"/>
        </w:rPr>
        <w:t xml:space="preserve"> </w:t>
      </w:r>
      <w:r w:rsidR="00117706" w:rsidRPr="00117706">
        <w:rPr>
          <w:szCs w:val="24"/>
        </w:rPr>
        <w:t>유상증자를</w:t>
      </w:r>
      <w:r w:rsidR="00117706" w:rsidRPr="00117706">
        <w:rPr>
          <w:szCs w:val="24"/>
        </w:rPr>
        <w:t xml:space="preserve"> </w:t>
      </w:r>
      <w:r w:rsidR="00117706" w:rsidRPr="00117706">
        <w:rPr>
          <w:szCs w:val="24"/>
        </w:rPr>
        <w:t>통하여</w:t>
      </w:r>
      <w:r w:rsidR="00117706" w:rsidRPr="00117706">
        <w:rPr>
          <w:szCs w:val="24"/>
        </w:rPr>
        <w:t xml:space="preserve"> </w:t>
      </w:r>
      <w:r w:rsidR="00117706" w:rsidRPr="00117706">
        <w:rPr>
          <w:szCs w:val="24"/>
        </w:rPr>
        <w:t>발행되고</w:t>
      </w:r>
      <w:r w:rsidR="00117706" w:rsidRPr="00117706">
        <w:rPr>
          <w:szCs w:val="24"/>
        </w:rPr>
        <w:t xml:space="preserve"> </w:t>
      </w:r>
      <w:r w:rsidR="00117706" w:rsidRPr="00117706">
        <w:rPr>
          <w:szCs w:val="24"/>
        </w:rPr>
        <w:t>제</w:t>
      </w:r>
      <w:r w:rsidR="00117706" w:rsidRPr="00117706">
        <w:rPr>
          <w:szCs w:val="24"/>
        </w:rPr>
        <w:t>2</w:t>
      </w:r>
      <w:r w:rsidR="00752C01">
        <w:rPr>
          <w:rFonts w:hint="eastAsia"/>
          <w:szCs w:val="24"/>
        </w:rPr>
        <w:t>.3</w:t>
      </w:r>
      <w:r w:rsidR="00117706">
        <w:rPr>
          <w:rFonts w:hint="eastAsia"/>
          <w:szCs w:val="24"/>
        </w:rPr>
        <w:t>조</w:t>
      </w:r>
      <w:r w:rsidR="00117706" w:rsidRPr="00117706">
        <w:rPr>
          <w:szCs w:val="24"/>
        </w:rPr>
        <w:t>에</w:t>
      </w:r>
      <w:r w:rsidR="00117706" w:rsidRPr="00117706">
        <w:rPr>
          <w:szCs w:val="24"/>
        </w:rPr>
        <w:t xml:space="preserve"> </w:t>
      </w:r>
      <w:r w:rsidR="00117706" w:rsidRPr="00117706">
        <w:rPr>
          <w:szCs w:val="24"/>
        </w:rPr>
        <w:t>따른</w:t>
      </w:r>
      <w:r w:rsidR="00117706" w:rsidRPr="00117706">
        <w:rPr>
          <w:szCs w:val="24"/>
        </w:rPr>
        <w:t xml:space="preserve"> </w:t>
      </w:r>
      <w:r w:rsidR="00117706" w:rsidRPr="00117706">
        <w:rPr>
          <w:szCs w:val="24"/>
        </w:rPr>
        <w:t>본건</w:t>
      </w:r>
      <w:r w:rsidR="00117706" w:rsidRPr="00117706">
        <w:rPr>
          <w:szCs w:val="24"/>
        </w:rPr>
        <w:t xml:space="preserve"> </w:t>
      </w:r>
      <w:r w:rsidR="00117706" w:rsidRPr="00117706">
        <w:rPr>
          <w:szCs w:val="24"/>
        </w:rPr>
        <w:t>유상감자</w:t>
      </w:r>
      <w:r w:rsidR="00117706" w:rsidRPr="00117706">
        <w:rPr>
          <w:szCs w:val="24"/>
        </w:rPr>
        <w:t xml:space="preserve"> </w:t>
      </w:r>
      <w:r w:rsidR="00117706" w:rsidRPr="00117706">
        <w:rPr>
          <w:szCs w:val="24"/>
        </w:rPr>
        <w:t>완료</w:t>
      </w:r>
      <w:r w:rsidR="00117706" w:rsidRPr="00117706">
        <w:rPr>
          <w:szCs w:val="24"/>
        </w:rPr>
        <w:t xml:space="preserve"> </w:t>
      </w:r>
      <w:r w:rsidR="00117706" w:rsidRPr="00117706">
        <w:rPr>
          <w:szCs w:val="24"/>
        </w:rPr>
        <w:t>후</w:t>
      </w:r>
      <w:r w:rsidR="00117706" w:rsidRPr="00117706">
        <w:rPr>
          <w:szCs w:val="24"/>
        </w:rPr>
        <w:t xml:space="preserve"> </w:t>
      </w:r>
      <w:r w:rsidR="00117706" w:rsidRPr="00117706">
        <w:rPr>
          <w:szCs w:val="24"/>
        </w:rPr>
        <w:t>존속하는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보통주식</w:t>
      </w:r>
      <w:r w:rsidR="006B5BCE" w:rsidRPr="008F1176">
        <w:rPr>
          <w:rFonts w:hint="eastAsia"/>
          <w:szCs w:val="24"/>
        </w:rPr>
        <w:t>(</w:t>
      </w:r>
      <w:r w:rsidR="006B5BCE" w:rsidRPr="008F1176">
        <w:rPr>
          <w:rFonts w:hint="eastAsia"/>
          <w:szCs w:val="24"/>
        </w:rPr>
        <w:t>이하</w:t>
      </w:r>
      <w:r w:rsidR="006B5BCE" w:rsidRPr="008F1176">
        <w:rPr>
          <w:rFonts w:hint="eastAsia"/>
          <w:szCs w:val="24"/>
        </w:rPr>
        <w:t xml:space="preserve"> </w:t>
      </w:r>
      <w:r w:rsidR="006B5BCE">
        <w:rPr>
          <w:szCs w:val="24"/>
        </w:rPr>
        <w:t>“</w:t>
      </w:r>
      <w:r w:rsidR="006B5BCE" w:rsidRPr="006B5BCE">
        <w:rPr>
          <w:rFonts w:hint="eastAsia"/>
          <w:szCs w:val="24"/>
          <w:u w:val="single"/>
        </w:rPr>
        <w:t>본건</w:t>
      </w:r>
      <w:r w:rsidR="006B5BCE" w:rsidRPr="006B5BCE">
        <w:rPr>
          <w:rFonts w:hint="eastAsia"/>
          <w:szCs w:val="24"/>
          <w:u w:val="single"/>
        </w:rPr>
        <w:t xml:space="preserve"> </w:t>
      </w:r>
      <w:r w:rsidR="006B5BCE" w:rsidRPr="006B5BCE">
        <w:rPr>
          <w:rFonts w:hint="eastAsia"/>
          <w:szCs w:val="24"/>
          <w:u w:val="single"/>
        </w:rPr>
        <w:t>보통주식</w:t>
      </w:r>
      <w:r w:rsidR="006B5BCE">
        <w:rPr>
          <w:szCs w:val="24"/>
        </w:rPr>
        <w:t>”</w:t>
      </w:r>
      <w:r w:rsidR="006B5BCE" w:rsidRPr="008F1176">
        <w:rPr>
          <w:rFonts w:hint="eastAsia"/>
          <w:szCs w:val="24"/>
        </w:rPr>
        <w:t>)</w:t>
      </w:r>
      <w:r w:rsidR="006B5BCE" w:rsidRPr="008F1176">
        <w:rPr>
          <w:rFonts w:hint="eastAsia"/>
          <w:szCs w:val="24"/>
        </w:rPr>
        <w:t>에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대하여</w:t>
      </w:r>
      <w:r w:rsidR="006B5BCE" w:rsidRPr="008F1176">
        <w:rPr>
          <w:rFonts w:hint="eastAsia"/>
          <w:szCs w:val="24"/>
        </w:rPr>
        <w:t xml:space="preserve">, </w:t>
      </w:r>
      <w:r w:rsidR="006B5BCE" w:rsidRPr="008F1176">
        <w:rPr>
          <w:rFonts w:hint="eastAsia"/>
          <w:szCs w:val="24"/>
        </w:rPr>
        <w:t>그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주금납입일과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본건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부동산의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소유권취득일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중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늦은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날부터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일</w:t>
      </w:r>
      <w:r w:rsidR="006B5BCE" w:rsidRPr="008F1176">
        <w:rPr>
          <w:rFonts w:hint="eastAsia"/>
          <w:szCs w:val="24"/>
        </w:rPr>
        <w:t>(1)</w:t>
      </w:r>
      <w:r w:rsidR="006B5BCE" w:rsidRPr="008F1176">
        <w:rPr>
          <w:rFonts w:hint="eastAsia"/>
          <w:szCs w:val="24"/>
        </w:rPr>
        <w:t>년간</w:t>
      </w:r>
      <w:r w:rsidR="006B5BCE" w:rsidRPr="008F1176">
        <w:rPr>
          <w:rFonts w:hint="eastAsia"/>
          <w:szCs w:val="24"/>
        </w:rPr>
        <w:t>(</w:t>
      </w:r>
      <w:r w:rsidR="006B5BCE" w:rsidRPr="008F1176">
        <w:rPr>
          <w:rFonts w:hint="eastAsia"/>
          <w:szCs w:val="24"/>
        </w:rPr>
        <w:t>이하</w:t>
      </w:r>
      <w:r w:rsidR="006B5BCE" w:rsidRPr="008F1176">
        <w:rPr>
          <w:rFonts w:hint="eastAsia"/>
          <w:szCs w:val="24"/>
        </w:rPr>
        <w:t xml:space="preserve"> </w:t>
      </w:r>
      <w:r w:rsidR="006B5BCE">
        <w:rPr>
          <w:szCs w:val="24"/>
        </w:rPr>
        <w:t>“</w:t>
      </w:r>
      <w:r w:rsidR="006B5BCE" w:rsidRPr="006B5BCE">
        <w:rPr>
          <w:rFonts w:hint="eastAsia"/>
          <w:szCs w:val="24"/>
          <w:u w:val="single"/>
        </w:rPr>
        <w:t>초기</w:t>
      </w:r>
      <w:r w:rsidR="006B5BCE" w:rsidRPr="006B5BCE">
        <w:rPr>
          <w:rFonts w:hint="eastAsia"/>
          <w:szCs w:val="24"/>
          <w:u w:val="single"/>
        </w:rPr>
        <w:t xml:space="preserve"> </w:t>
      </w:r>
      <w:r w:rsidR="006B5BCE" w:rsidRPr="006B5BCE">
        <w:rPr>
          <w:rFonts w:hint="eastAsia"/>
          <w:szCs w:val="24"/>
          <w:u w:val="single"/>
        </w:rPr>
        <w:t>배당기간</w:t>
      </w:r>
      <w:r w:rsidR="006B5BCE">
        <w:rPr>
          <w:szCs w:val="24"/>
        </w:rPr>
        <w:t>”</w:t>
      </w:r>
      <w:r w:rsidR="006B5BCE" w:rsidRPr="008F1176">
        <w:rPr>
          <w:rFonts w:hint="eastAsia"/>
          <w:szCs w:val="24"/>
        </w:rPr>
        <w:t xml:space="preserve">) </w:t>
      </w:r>
      <w:r w:rsidR="006B5BCE" w:rsidRPr="008F1176">
        <w:rPr>
          <w:rFonts w:hint="eastAsia"/>
          <w:szCs w:val="24"/>
        </w:rPr>
        <w:t>발행가액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총액의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연</w:t>
      </w:r>
      <w:r w:rsidR="006B5BCE" w:rsidRPr="008F1176">
        <w:rPr>
          <w:rFonts w:hint="eastAsia"/>
          <w:szCs w:val="24"/>
        </w:rPr>
        <w:t xml:space="preserve"> 7.5%</w:t>
      </w:r>
      <w:r w:rsidR="006B5BCE" w:rsidRPr="008F1176">
        <w:rPr>
          <w:rFonts w:hint="eastAsia"/>
          <w:szCs w:val="24"/>
        </w:rPr>
        <w:t>에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해당하는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금액</w:t>
      </w:r>
      <w:r w:rsidR="006B5BCE" w:rsidRPr="008F1176">
        <w:rPr>
          <w:rFonts w:hint="eastAsia"/>
          <w:szCs w:val="24"/>
        </w:rPr>
        <w:t>(1</w:t>
      </w:r>
      <w:r w:rsidR="006B5BCE" w:rsidRPr="008F1176">
        <w:rPr>
          <w:rFonts w:hint="eastAsia"/>
          <w:szCs w:val="24"/>
        </w:rPr>
        <w:t>년</w:t>
      </w:r>
      <w:r w:rsidR="006B5BCE" w:rsidRPr="008F1176">
        <w:rPr>
          <w:rFonts w:hint="eastAsia"/>
          <w:szCs w:val="24"/>
        </w:rPr>
        <w:t xml:space="preserve"> 365</w:t>
      </w:r>
      <w:r w:rsidR="006B5BCE" w:rsidRPr="008F1176">
        <w:rPr>
          <w:rFonts w:hint="eastAsia"/>
          <w:szCs w:val="24"/>
        </w:rPr>
        <w:t>일을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기준으로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초기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배당기간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중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해당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사업연도에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속하는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일수에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따라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일할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계산하며</w:t>
      </w:r>
      <w:r w:rsidR="006B5BCE" w:rsidRPr="008F1176">
        <w:rPr>
          <w:rFonts w:hint="eastAsia"/>
          <w:szCs w:val="24"/>
        </w:rPr>
        <w:t xml:space="preserve">, </w:t>
      </w:r>
      <w:r w:rsidR="006B5BCE" w:rsidRPr="008F1176">
        <w:rPr>
          <w:rFonts w:hint="eastAsia"/>
          <w:szCs w:val="24"/>
        </w:rPr>
        <w:t>이하</w:t>
      </w:r>
      <w:r w:rsidR="006B5BCE" w:rsidRPr="008F1176">
        <w:rPr>
          <w:rFonts w:hint="eastAsia"/>
          <w:szCs w:val="24"/>
        </w:rPr>
        <w:t xml:space="preserve"> </w:t>
      </w:r>
      <w:r w:rsidR="006B5BCE">
        <w:rPr>
          <w:szCs w:val="24"/>
        </w:rPr>
        <w:t>“</w:t>
      </w:r>
      <w:r w:rsidR="006B5BCE" w:rsidRPr="006B5BCE">
        <w:rPr>
          <w:rFonts w:hint="eastAsia"/>
          <w:szCs w:val="24"/>
          <w:u w:val="single"/>
        </w:rPr>
        <w:t>초기</w:t>
      </w:r>
      <w:r w:rsidR="006B5BCE" w:rsidRPr="006B5BCE">
        <w:rPr>
          <w:rFonts w:hint="eastAsia"/>
          <w:szCs w:val="24"/>
          <w:u w:val="single"/>
        </w:rPr>
        <w:t xml:space="preserve"> </w:t>
      </w:r>
      <w:r w:rsidR="006B5BCE" w:rsidRPr="006B5BCE">
        <w:rPr>
          <w:rFonts w:hint="eastAsia"/>
          <w:szCs w:val="24"/>
          <w:u w:val="single"/>
        </w:rPr>
        <w:t>배당액</w:t>
      </w:r>
      <w:r w:rsidR="006B5BCE">
        <w:rPr>
          <w:szCs w:val="24"/>
        </w:rPr>
        <w:t>”</w:t>
      </w:r>
      <w:r w:rsidR="006B5BCE" w:rsidRPr="008F1176">
        <w:rPr>
          <w:rFonts w:hint="eastAsia"/>
          <w:szCs w:val="24"/>
        </w:rPr>
        <w:t>)</w:t>
      </w:r>
      <w:r w:rsidRPr="00BF3402">
        <w:rPr>
          <w:szCs w:val="24"/>
        </w:rPr>
        <w:t>이</w:t>
      </w:r>
      <w:r w:rsidRPr="00BF3402">
        <w:rPr>
          <w:szCs w:val="24"/>
        </w:rPr>
        <w:t xml:space="preserve"> </w:t>
      </w:r>
      <w:r w:rsidRPr="00BF3402">
        <w:rPr>
          <w:szCs w:val="24"/>
        </w:rPr>
        <w:t>관계</w:t>
      </w:r>
      <w:r w:rsidRPr="00BF3402">
        <w:rPr>
          <w:szCs w:val="24"/>
        </w:rPr>
        <w:t xml:space="preserve"> </w:t>
      </w:r>
      <w:r w:rsidRPr="00BF3402">
        <w:rPr>
          <w:szCs w:val="24"/>
        </w:rPr>
        <w:t>법령</w:t>
      </w:r>
      <w:r w:rsidRPr="00BF3402">
        <w:rPr>
          <w:szCs w:val="24"/>
        </w:rPr>
        <w:t xml:space="preserve">, </w:t>
      </w:r>
      <w:r w:rsidRPr="00BF3402">
        <w:rPr>
          <w:szCs w:val="24"/>
        </w:rPr>
        <w:t>정관</w:t>
      </w:r>
      <w:r w:rsidRPr="00BF3402">
        <w:rPr>
          <w:szCs w:val="24"/>
        </w:rPr>
        <w:t xml:space="preserve"> </w:t>
      </w:r>
      <w:r w:rsidRPr="00BF3402">
        <w:rPr>
          <w:szCs w:val="24"/>
        </w:rPr>
        <w:t>및</w:t>
      </w:r>
      <w:r w:rsidRPr="00BF3402">
        <w:rPr>
          <w:szCs w:val="24"/>
        </w:rPr>
        <w:t xml:space="preserve"> </w:t>
      </w:r>
      <w:r w:rsidRPr="00BF3402">
        <w:rPr>
          <w:szCs w:val="24"/>
        </w:rPr>
        <w:t>금융계약이</w:t>
      </w:r>
      <w:r w:rsidRPr="00BF3402">
        <w:rPr>
          <w:szCs w:val="24"/>
        </w:rPr>
        <w:t xml:space="preserve"> </w:t>
      </w:r>
      <w:r w:rsidRPr="00BF3402">
        <w:rPr>
          <w:szCs w:val="24"/>
        </w:rPr>
        <w:t>허용하는</w:t>
      </w:r>
      <w:r w:rsidRPr="00BF3402">
        <w:rPr>
          <w:szCs w:val="24"/>
        </w:rPr>
        <w:t xml:space="preserve"> </w:t>
      </w:r>
      <w:r w:rsidRPr="00BF3402">
        <w:rPr>
          <w:szCs w:val="24"/>
        </w:rPr>
        <w:t>범위에서</w:t>
      </w:r>
      <w:r w:rsidRPr="00BF3402">
        <w:rPr>
          <w:szCs w:val="24"/>
        </w:rPr>
        <w:t xml:space="preserve"> </w:t>
      </w:r>
      <w:r w:rsidRPr="00BF3402">
        <w:rPr>
          <w:szCs w:val="24"/>
        </w:rPr>
        <w:t>정관</w:t>
      </w:r>
      <w:r w:rsidRPr="00BF3402">
        <w:rPr>
          <w:szCs w:val="24"/>
        </w:rPr>
        <w:t xml:space="preserve"> </w:t>
      </w:r>
      <w:r w:rsidRPr="00BF3402">
        <w:rPr>
          <w:szCs w:val="24"/>
        </w:rPr>
        <w:t>제</w:t>
      </w:r>
      <w:r w:rsidRPr="00BF3402">
        <w:rPr>
          <w:szCs w:val="24"/>
        </w:rPr>
        <w:t>11</w:t>
      </w:r>
      <w:r w:rsidRPr="00BF3402">
        <w:rPr>
          <w:szCs w:val="24"/>
        </w:rPr>
        <w:t>조</w:t>
      </w:r>
      <w:r w:rsidRPr="00BF3402">
        <w:rPr>
          <w:szCs w:val="24"/>
        </w:rPr>
        <w:t xml:space="preserve"> </w:t>
      </w:r>
      <w:r w:rsidRPr="00BF3402">
        <w:rPr>
          <w:szCs w:val="24"/>
        </w:rPr>
        <w:t>제</w:t>
      </w:r>
      <w:r w:rsidRPr="00BF3402">
        <w:rPr>
          <w:szCs w:val="24"/>
        </w:rPr>
        <w:t>2</w:t>
      </w:r>
      <w:r w:rsidRPr="00BF3402">
        <w:rPr>
          <w:szCs w:val="24"/>
        </w:rPr>
        <w:t>항</w:t>
      </w:r>
      <w:del w:id="44" w:author="BKL" w:date="2026-10-01T11:17:00Z" w16du:dateUtc="2026-10-01T02:17:00Z">
        <w:r w:rsidRPr="00BF3402" w:rsidDel="00726182">
          <w:rPr>
            <w:szCs w:val="24"/>
          </w:rPr>
          <w:delText xml:space="preserve"> </w:delText>
        </w:r>
        <w:r w:rsidRPr="00BF3402" w:rsidDel="00726182">
          <w:rPr>
            <w:szCs w:val="24"/>
          </w:rPr>
          <w:delText>제</w:delText>
        </w:r>
        <w:r w:rsidRPr="00BF3402" w:rsidDel="00726182">
          <w:rPr>
            <w:szCs w:val="24"/>
          </w:rPr>
          <w:delText>1</w:delText>
        </w:r>
        <w:r w:rsidRPr="00BF3402" w:rsidDel="00726182">
          <w:rPr>
            <w:szCs w:val="24"/>
          </w:rPr>
          <w:delText>호</w:delText>
        </w:r>
        <w:r w:rsidRPr="00BF3402" w:rsidDel="00726182">
          <w:rPr>
            <w:szCs w:val="24"/>
          </w:rPr>
          <w:delText xml:space="preserve"> </w:delText>
        </w:r>
        <w:r w:rsidRPr="00BF3402" w:rsidDel="00726182">
          <w:rPr>
            <w:szCs w:val="24"/>
          </w:rPr>
          <w:delText>내지</w:delText>
        </w:r>
        <w:r w:rsidRPr="00BF3402" w:rsidDel="00726182">
          <w:rPr>
            <w:szCs w:val="24"/>
          </w:rPr>
          <w:delText xml:space="preserve"> </w:delText>
        </w:r>
        <w:r w:rsidRPr="00BF3402" w:rsidDel="00726182">
          <w:rPr>
            <w:szCs w:val="24"/>
          </w:rPr>
          <w:delText>제</w:delText>
        </w:r>
        <w:r w:rsidRPr="00726182" w:rsidDel="00726182">
          <w:rPr>
            <w:szCs w:val="24"/>
          </w:rPr>
          <w:delText>4</w:delText>
        </w:r>
        <w:r w:rsidRPr="00BF3402" w:rsidDel="00726182">
          <w:rPr>
            <w:szCs w:val="24"/>
          </w:rPr>
          <w:delText>호</w:delText>
        </w:r>
      </w:del>
      <w:r w:rsidRPr="00BF3402">
        <w:rPr>
          <w:szCs w:val="24"/>
        </w:rPr>
        <w:t>에</w:t>
      </w:r>
      <w:r w:rsidRPr="00BF3402">
        <w:rPr>
          <w:szCs w:val="24"/>
        </w:rPr>
        <w:t xml:space="preserve"> </w:t>
      </w:r>
      <w:r w:rsidRPr="00BF3402">
        <w:rPr>
          <w:szCs w:val="24"/>
        </w:rPr>
        <w:t>따른</w:t>
      </w:r>
      <w:r w:rsidRPr="00BF3402">
        <w:rPr>
          <w:szCs w:val="24"/>
        </w:rPr>
        <w:t xml:space="preserve"> </w:t>
      </w:r>
      <w:ins w:id="45" w:author="BKL" w:date="2026-10-01T11:17:00Z" w16du:dateUtc="2026-10-01T02:17:00Z">
        <w:r w:rsidR="00726182">
          <w:rPr>
            <w:rFonts w:hint="eastAsia"/>
            <w:szCs w:val="24"/>
          </w:rPr>
          <w:t>종류주식에</w:t>
        </w:r>
        <w:r w:rsidR="00726182">
          <w:rPr>
            <w:rFonts w:hint="eastAsia"/>
            <w:szCs w:val="24"/>
          </w:rPr>
          <w:t xml:space="preserve"> </w:t>
        </w:r>
        <w:r w:rsidR="00726182">
          <w:rPr>
            <w:rFonts w:hint="eastAsia"/>
            <w:szCs w:val="24"/>
          </w:rPr>
          <w:t>대</w:t>
        </w:r>
        <w:r w:rsidR="00726182">
          <w:rPr>
            <w:rFonts w:hint="eastAsia"/>
            <w:szCs w:val="24"/>
          </w:rPr>
          <w:lastRenderedPageBreak/>
          <w:t>한</w:t>
        </w:r>
        <w:r w:rsidR="00726182">
          <w:rPr>
            <w:rFonts w:hint="eastAsia"/>
            <w:szCs w:val="24"/>
          </w:rPr>
          <w:t xml:space="preserve"> </w:t>
        </w:r>
      </w:ins>
      <w:r w:rsidRPr="00BF3402">
        <w:rPr>
          <w:szCs w:val="24"/>
        </w:rPr>
        <w:t>배당</w:t>
      </w:r>
      <w:r w:rsidRPr="00BF3402">
        <w:rPr>
          <w:szCs w:val="24"/>
        </w:rPr>
        <w:t xml:space="preserve"> </w:t>
      </w:r>
      <w:r w:rsidRPr="00BF3402">
        <w:rPr>
          <w:szCs w:val="24"/>
        </w:rPr>
        <w:t>후</w:t>
      </w:r>
      <w:r w:rsidRPr="00BF3402">
        <w:rPr>
          <w:szCs w:val="24"/>
        </w:rPr>
        <w:t xml:space="preserve"> </w:t>
      </w:r>
      <w:r w:rsidRPr="00BF3402">
        <w:rPr>
          <w:szCs w:val="24"/>
        </w:rPr>
        <w:t>본건</w:t>
      </w:r>
      <w:r w:rsidRPr="00BF3402">
        <w:rPr>
          <w:szCs w:val="24"/>
        </w:rPr>
        <w:t xml:space="preserve"> </w:t>
      </w:r>
      <w:r w:rsidRPr="00BF3402">
        <w:rPr>
          <w:szCs w:val="24"/>
        </w:rPr>
        <w:t>보통주식에</w:t>
      </w:r>
      <w:r w:rsidRPr="00BF3402">
        <w:rPr>
          <w:szCs w:val="24"/>
        </w:rPr>
        <w:t xml:space="preserve"> </w:t>
      </w:r>
      <w:r w:rsidRPr="00BF3402">
        <w:rPr>
          <w:szCs w:val="24"/>
        </w:rPr>
        <w:t>배당되는</w:t>
      </w:r>
      <w:r w:rsidRPr="00BF3402">
        <w:rPr>
          <w:szCs w:val="24"/>
        </w:rPr>
        <w:t xml:space="preserve"> </w:t>
      </w:r>
      <w:r w:rsidRPr="00BF3402">
        <w:rPr>
          <w:szCs w:val="24"/>
        </w:rPr>
        <w:t>것에</w:t>
      </w:r>
      <w:r w:rsidRPr="00BF3402">
        <w:rPr>
          <w:szCs w:val="24"/>
        </w:rPr>
        <w:t xml:space="preserve"> </w:t>
      </w:r>
      <w:r w:rsidRPr="00BF3402">
        <w:rPr>
          <w:szCs w:val="24"/>
        </w:rPr>
        <w:t>동의</w:t>
      </w:r>
      <w:r w:rsidR="00370F0C">
        <w:rPr>
          <w:rFonts w:hint="eastAsia"/>
          <w:szCs w:val="24"/>
        </w:rPr>
        <w:t>하며</w:t>
      </w:r>
      <w:r w:rsidR="00370F0C">
        <w:rPr>
          <w:rFonts w:hint="eastAsia"/>
          <w:szCs w:val="24"/>
        </w:rPr>
        <w:t xml:space="preserve">, </w:t>
      </w:r>
      <w:r w:rsidR="00370F0C" w:rsidRPr="00370F0C">
        <w:rPr>
          <w:szCs w:val="24"/>
        </w:rPr>
        <w:t>초기</w:t>
      </w:r>
      <w:r w:rsidR="00370F0C" w:rsidRPr="00370F0C">
        <w:rPr>
          <w:szCs w:val="24"/>
        </w:rPr>
        <w:t xml:space="preserve"> </w:t>
      </w:r>
      <w:r w:rsidR="00370F0C" w:rsidRPr="00370F0C">
        <w:rPr>
          <w:szCs w:val="24"/>
        </w:rPr>
        <w:t>배당액의</w:t>
      </w:r>
      <w:r w:rsidR="00370F0C" w:rsidRPr="00370F0C">
        <w:rPr>
          <w:szCs w:val="24"/>
        </w:rPr>
        <w:t xml:space="preserve"> </w:t>
      </w:r>
      <w:r w:rsidR="00370F0C" w:rsidRPr="00370F0C">
        <w:rPr>
          <w:szCs w:val="24"/>
        </w:rPr>
        <w:t>배당에</w:t>
      </w:r>
      <w:r w:rsidR="00370F0C" w:rsidRPr="00370F0C">
        <w:rPr>
          <w:szCs w:val="24"/>
        </w:rPr>
        <w:t xml:space="preserve"> </w:t>
      </w:r>
      <w:r w:rsidR="00370F0C" w:rsidRPr="00370F0C">
        <w:rPr>
          <w:szCs w:val="24"/>
        </w:rPr>
        <w:t>필요한</w:t>
      </w:r>
      <w:r w:rsidR="00370F0C" w:rsidRPr="00370F0C">
        <w:rPr>
          <w:szCs w:val="24"/>
        </w:rPr>
        <w:t xml:space="preserve"> </w:t>
      </w:r>
      <w:r w:rsidR="00370F0C" w:rsidRPr="00370F0C">
        <w:rPr>
          <w:szCs w:val="24"/>
        </w:rPr>
        <w:t>절차</w:t>
      </w:r>
      <w:r w:rsidR="00370F0C" w:rsidRPr="00370F0C">
        <w:rPr>
          <w:szCs w:val="24"/>
        </w:rPr>
        <w:t>(</w:t>
      </w:r>
      <w:r w:rsidR="00370F0C" w:rsidRPr="00370F0C">
        <w:rPr>
          <w:szCs w:val="24"/>
        </w:rPr>
        <w:t>배당가능이익이</w:t>
      </w:r>
      <w:r w:rsidR="00370F0C" w:rsidRPr="00370F0C">
        <w:rPr>
          <w:szCs w:val="24"/>
        </w:rPr>
        <w:t xml:space="preserve"> </w:t>
      </w:r>
      <w:r w:rsidR="00370F0C" w:rsidRPr="00370F0C">
        <w:rPr>
          <w:szCs w:val="24"/>
        </w:rPr>
        <w:t>초기</w:t>
      </w:r>
      <w:r w:rsidR="00370F0C" w:rsidRPr="00370F0C">
        <w:rPr>
          <w:szCs w:val="24"/>
        </w:rPr>
        <w:t xml:space="preserve"> </w:t>
      </w:r>
      <w:r w:rsidR="00370F0C" w:rsidRPr="00370F0C">
        <w:rPr>
          <w:szCs w:val="24"/>
        </w:rPr>
        <w:t>배당액에</w:t>
      </w:r>
      <w:r w:rsidR="00370F0C" w:rsidRPr="00370F0C">
        <w:rPr>
          <w:szCs w:val="24"/>
        </w:rPr>
        <w:t xml:space="preserve"> </w:t>
      </w:r>
      <w:r w:rsidR="00370F0C" w:rsidRPr="00370F0C">
        <w:rPr>
          <w:szCs w:val="24"/>
        </w:rPr>
        <w:t>미달하는</w:t>
      </w:r>
      <w:r w:rsidR="00370F0C" w:rsidRPr="00370F0C">
        <w:rPr>
          <w:szCs w:val="24"/>
        </w:rPr>
        <w:t xml:space="preserve"> </w:t>
      </w:r>
      <w:r w:rsidR="00370F0C" w:rsidRPr="00370F0C">
        <w:rPr>
          <w:szCs w:val="24"/>
        </w:rPr>
        <w:t>경우</w:t>
      </w:r>
      <w:r w:rsidR="00370F0C" w:rsidRPr="00370F0C">
        <w:rPr>
          <w:szCs w:val="24"/>
        </w:rPr>
        <w:t xml:space="preserve"> </w:t>
      </w:r>
      <w:r w:rsidR="00370F0C" w:rsidRPr="00370F0C">
        <w:rPr>
          <w:szCs w:val="24"/>
        </w:rPr>
        <w:t>그</w:t>
      </w:r>
      <w:r w:rsidR="00370F0C" w:rsidRPr="00370F0C">
        <w:rPr>
          <w:szCs w:val="24"/>
        </w:rPr>
        <w:t xml:space="preserve"> </w:t>
      </w:r>
      <w:r w:rsidR="00370F0C" w:rsidRPr="00370F0C">
        <w:rPr>
          <w:szCs w:val="24"/>
        </w:rPr>
        <w:t>부족액을</w:t>
      </w:r>
      <w:r w:rsidR="00370F0C" w:rsidRPr="00370F0C">
        <w:rPr>
          <w:szCs w:val="24"/>
        </w:rPr>
        <w:t xml:space="preserve"> </w:t>
      </w:r>
      <w:r w:rsidR="00370F0C" w:rsidRPr="00370F0C">
        <w:rPr>
          <w:szCs w:val="24"/>
        </w:rPr>
        <w:t>한도로</w:t>
      </w:r>
      <w:r w:rsidR="00370F0C" w:rsidRPr="00370F0C">
        <w:rPr>
          <w:szCs w:val="24"/>
        </w:rPr>
        <w:t xml:space="preserve"> </w:t>
      </w:r>
      <w:r w:rsidR="00370F0C" w:rsidRPr="00370F0C">
        <w:rPr>
          <w:szCs w:val="24"/>
        </w:rPr>
        <w:t>하는</w:t>
      </w:r>
      <w:r w:rsidR="00370F0C" w:rsidRPr="00370F0C">
        <w:rPr>
          <w:szCs w:val="24"/>
        </w:rPr>
        <w:t xml:space="preserve"> </w:t>
      </w:r>
      <w:r w:rsidR="00370F0C" w:rsidRPr="00370F0C">
        <w:rPr>
          <w:szCs w:val="24"/>
        </w:rPr>
        <w:t>상법</w:t>
      </w:r>
      <w:r w:rsidR="00370F0C" w:rsidRPr="00370F0C">
        <w:rPr>
          <w:szCs w:val="24"/>
        </w:rPr>
        <w:t xml:space="preserve"> </w:t>
      </w:r>
      <w:r w:rsidR="00370F0C" w:rsidRPr="00370F0C">
        <w:rPr>
          <w:szCs w:val="24"/>
        </w:rPr>
        <w:t>제</w:t>
      </w:r>
      <w:r w:rsidR="00370F0C" w:rsidRPr="00370F0C">
        <w:rPr>
          <w:szCs w:val="24"/>
        </w:rPr>
        <w:t>461</w:t>
      </w:r>
      <w:r w:rsidR="00370F0C" w:rsidRPr="00370F0C">
        <w:rPr>
          <w:szCs w:val="24"/>
        </w:rPr>
        <w:t>조의</w:t>
      </w:r>
      <w:r w:rsidR="00370F0C" w:rsidRPr="00370F0C">
        <w:rPr>
          <w:szCs w:val="24"/>
        </w:rPr>
        <w:t>2</w:t>
      </w:r>
      <w:r w:rsidR="00370F0C" w:rsidRPr="00370F0C">
        <w:rPr>
          <w:szCs w:val="24"/>
        </w:rPr>
        <w:t>에</w:t>
      </w:r>
      <w:r w:rsidR="00370F0C" w:rsidRPr="00370F0C">
        <w:rPr>
          <w:szCs w:val="24"/>
        </w:rPr>
        <w:t xml:space="preserve"> </w:t>
      </w:r>
      <w:r w:rsidR="00370F0C" w:rsidRPr="00370F0C">
        <w:rPr>
          <w:szCs w:val="24"/>
        </w:rPr>
        <w:t>따른</w:t>
      </w:r>
      <w:r w:rsidR="00370F0C" w:rsidRPr="00370F0C">
        <w:rPr>
          <w:szCs w:val="24"/>
        </w:rPr>
        <w:t xml:space="preserve"> </w:t>
      </w:r>
      <w:r w:rsidR="00370F0C" w:rsidRPr="00370F0C">
        <w:rPr>
          <w:szCs w:val="24"/>
        </w:rPr>
        <w:t>자본준비금의</w:t>
      </w:r>
      <w:r w:rsidR="00370F0C" w:rsidRPr="00370F0C">
        <w:rPr>
          <w:szCs w:val="24"/>
        </w:rPr>
        <w:t xml:space="preserve"> </w:t>
      </w:r>
      <w:r w:rsidR="00370F0C" w:rsidRPr="00370F0C">
        <w:rPr>
          <w:szCs w:val="24"/>
        </w:rPr>
        <w:t>감액을</w:t>
      </w:r>
      <w:r w:rsidR="00370F0C" w:rsidRPr="00370F0C">
        <w:rPr>
          <w:szCs w:val="24"/>
        </w:rPr>
        <w:t xml:space="preserve"> </w:t>
      </w:r>
      <w:r w:rsidR="00370F0C" w:rsidRPr="00370F0C">
        <w:rPr>
          <w:szCs w:val="24"/>
        </w:rPr>
        <w:t>포함한다</w:t>
      </w:r>
      <w:r w:rsidR="00370F0C" w:rsidRPr="00370F0C">
        <w:rPr>
          <w:szCs w:val="24"/>
        </w:rPr>
        <w:t>)</w:t>
      </w:r>
      <w:r w:rsidR="00370F0C" w:rsidRPr="00370F0C">
        <w:rPr>
          <w:szCs w:val="24"/>
        </w:rPr>
        <w:t>의</w:t>
      </w:r>
      <w:r w:rsidR="00370F0C" w:rsidRPr="00370F0C">
        <w:rPr>
          <w:szCs w:val="24"/>
        </w:rPr>
        <w:t xml:space="preserve"> </w:t>
      </w:r>
      <w:r w:rsidR="00370F0C" w:rsidRPr="00370F0C">
        <w:rPr>
          <w:szCs w:val="24"/>
        </w:rPr>
        <w:t>이행에</w:t>
      </w:r>
      <w:r w:rsidR="00370F0C" w:rsidRPr="00370F0C">
        <w:rPr>
          <w:szCs w:val="24"/>
        </w:rPr>
        <w:t xml:space="preserve"> </w:t>
      </w:r>
      <w:r w:rsidR="00370F0C" w:rsidRPr="00370F0C">
        <w:rPr>
          <w:szCs w:val="24"/>
        </w:rPr>
        <w:t>협조한다</w:t>
      </w:r>
      <w:r w:rsidR="00370F0C" w:rsidRPr="00370F0C">
        <w:rPr>
          <w:szCs w:val="24"/>
        </w:rPr>
        <w:t>.</w:t>
      </w:r>
      <w:ins w:id="46" w:author="BKL" w:date="2026-10-01T00:25:00Z" w16du:dateUtc="2026-09-30T15:25:00Z">
        <w:r w:rsidR="004A633E">
          <w:rPr>
            <w:rFonts w:hint="eastAsia"/>
            <w:szCs w:val="24"/>
          </w:rPr>
          <w:t xml:space="preserve"> </w:t>
        </w:r>
        <w:r w:rsidR="004A633E" w:rsidRPr="004A633E">
          <w:rPr>
            <w:rFonts w:hint="eastAsia"/>
            <w:szCs w:val="24"/>
            <w:highlight w:val="yellow"/>
          </w:rPr>
          <w:t>[</w:t>
        </w:r>
        <w:r w:rsidR="004A633E" w:rsidRPr="004A633E">
          <w:rPr>
            <w:szCs w:val="24"/>
            <w:highlight w:val="yellow"/>
          </w:rPr>
          <w:t xml:space="preserve">BKL Note </w:t>
        </w:r>
      </w:ins>
      <w:ins w:id="47" w:author="BKL" w:date="2026-10-01T11:18:00Z">
        <w:r w:rsidR="00726182" w:rsidRPr="00726182">
          <w:rPr>
            <w:szCs w:val="24"/>
            <w:highlight w:val="yellow"/>
          </w:rPr>
          <w:t>제</w:t>
        </w:r>
        <w:r w:rsidR="00726182" w:rsidRPr="00726182">
          <w:rPr>
            <w:szCs w:val="24"/>
            <w:highlight w:val="yellow"/>
          </w:rPr>
          <w:t>5.5</w:t>
        </w:r>
        <w:r w:rsidR="00726182" w:rsidRPr="00726182">
          <w:rPr>
            <w:szCs w:val="24"/>
            <w:highlight w:val="yellow"/>
          </w:rPr>
          <w:t>조에</w:t>
        </w:r>
        <w:r w:rsidR="00726182" w:rsidRPr="00726182">
          <w:rPr>
            <w:szCs w:val="24"/>
            <w:highlight w:val="yellow"/>
          </w:rPr>
          <w:t xml:space="preserve"> </w:t>
        </w:r>
        <w:r w:rsidR="00726182" w:rsidRPr="00726182">
          <w:rPr>
            <w:szCs w:val="24"/>
            <w:highlight w:val="yellow"/>
          </w:rPr>
          <w:t>따른</w:t>
        </w:r>
        <w:r w:rsidR="00726182" w:rsidRPr="00726182">
          <w:rPr>
            <w:szCs w:val="24"/>
            <w:highlight w:val="yellow"/>
          </w:rPr>
          <w:t xml:space="preserve"> </w:t>
        </w:r>
        <w:r w:rsidR="00726182" w:rsidRPr="00726182">
          <w:rPr>
            <w:szCs w:val="24"/>
            <w:highlight w:val="yellow"/>
          </w:rPr>
          <w:t>정관</w:t>
        </w:r>
        <w:r w:rsidR="00726182" w:rsidRPr="00726182">
          <w:rPr>
            <w:szCs w:val="24"/>
            <w:highlight w:val="yellow"/>
          </w:rPr>
          <w:t xml:space="preserve"> </w:t>
        </w:r>
        <w:r w:rsidR="00726182" w:rsidRPr="00726182">
          <w:rPr>
            <w:szCs w:val="24"/>
            <w:highlight w:val="yellow"/>
          </w:rPr>
          <w:t>변경</w:t>
        </w:r>
        <w:r w:rsidR="00726182" w:rsidRPr="00726182">
          <w:rPr>
            <w:szCs w:val="24"/>
            <w:highlight w:val="yellow"/>
          </w:rPr>
          <w:t xml:space="preserve"> </w:t>
        </w:r>
        <w:r w:rsidR="00726182" w:rsidRPr="00726182">
          <w:rPr>
            <w:szCs w:val="24"/>
            <w:highlight w:val="yellow"/>
          </w:rPr>
          <w:t>시점에</w:t>
        </w:r>
        <w:r w:rsidR="00726182" w:rsidRPr="00726182">
          <w:rPr>
            <w:szCs w:val="24"/>
            <w:highlight w:val="yellow"/>
          </w:rPr>
          <w:t xml:space="preserve"> </w:t>
        </w:r>
        <w:r w:rsidR="00726182" w:rsidRPr="00726182">
          <w:rPr>
            <w:szCs w:val="24"/>
            <w:highlight w:val="yellow"/>
          </w:rPr>
          <w:t>따라</w:t>
        </w:r>
        <w:r w:rsidR="00726182" w:rsidRPr="00726182">
          <w:rPr>
            <w:szCs w:val="24"/>
            <w:highlight w:val="yellow"/>
          </w:rPr>
          <w:t xml:space="preserve"> </w:t>
        </w:r>
        <w:r w:rsidR="00726182" w:rsidRPr="00726182">
          <w:rPr>
            <w:szCs w:val="24"/>
            <w:highlight w:val="yellow"/>
          </w:rPr>
          <w:t>정관</w:t>
        </w:r>
        <w:r w:rsidR="00726182" w:rsidRPr="00726182">
          <w:rPr>
            <w:szCs w:val="24"/>
            <w:highlight w:val="yellow"/>
          </w:rPr>
          <w:t xml:space="preserve"> </w:t>
        </w:r>
        <w:r w:rsidR="00726182" w:rsidRPr="00726182">
          <w:rPr>
            <w:szCs w:val="24"/>
            <w:highlight w:val="yellow"/>
          </w:rPr>
          <w:t>제</w:t>
        </w:r>
        <w:r w:rsidR="00726182" w:rsidRPr="00726182">
          <w:rPr>
            <w:szCs w:val="24"/>
            <w:highlight w:val="yellow"/>
          </w:rPr>
          <w:t>11</w:t>
        </w:r>
        <w:r w:rsidR="00726182" w:rsidRPr="00726182">
          <w:rPr>
            <w:szCs w:val="24"/>
            <w:highlight w:val="yellow"/>
          </w:rPr>
          <w:t>조</w:t>
        </w:r>
        <w:r w:rsidR="00726182" w:rsidRPr="00726182">
          <w:rPr>
            <w:szCs w:val="24"/>
            <w:highlight w:val="yellow"/>
          </w:rPr>
          <w:t xml:space="preserve"> </w:t>
        </w:r>
        <w:r w:rsidR="00726182" w:rsidRPr="00726182">
          <w:rPr>
            <w:szCs w:val="24"/>
            <w:highlight w:val="yellow"/>
          </w:rPr>
          <w:t>제</w:t>
        </w:r>
        <w:r w:rsidR="00726182" w:rsidRPr="00726182">
          <w:rPr>
            <w:szCs w:val="24"/>
            <w:highlight w:val="yellow"/>
          </w:rPr>
          <w:t>2</w:t>
        </w:r>
        <w:r w:rsidR="00726182" w:rsidRPr="00726182">
          <w:rPr>
            <w:szCs w:val="24"/>
            <w:highlight w:val="yellow"/>
          </w:rPr>
          <w:t>항의</w:t>
        </w:r>
        <w:r w:rsidR="00726182" w:rsidRPr="00726182">
          <w:rPr>
            <w:szCs w:val="24"/>
            <w:highlight w:val="yellow"/>
          </w:rPr>
          <w:t xml:space="preserve"> </w:t>
        </w:r>
        <w:r w:rsidR="00726182" w:rsidRPr="00726182">
          <w:rPr>
            <w:szCs w:val="24"/>
            <w:highlight w:val="yellow"/>
          </w:rPr>
          <w:t>호수가</w:t>
        </w:r>
        <w:r w:rsidR="00726182" w:rsidRPr="00726182">
          <w:rPr>
            <w:szCs w:val="24"/>
            <w:highlight w:val="yellow"/>
          </w:rPr>
          <w:t xml:space="preserve"> </w:t>
        </w:r>
        <w:r w:rsidR="00726182" w:rsidRPr="00726182">
          <w:rPr>
            <w:szCs w:val="24"/>
            <w:highlight w:val="yellow"/>
          </w:rPr>
          <w:t>달라질</w:t>
        </w:r>
        <w:r w:rsidR="00726182" w:rsidRPr="00726182">
          <w:rPr>
            <w:szCs w:val="24"/>
            <w:highlight w:val="yellow"/>
          </w:rPr>
          <w:t xml:space="preserve"> </w:t>
        </w:r>
        <w:r w:rsidR="00726182" w:rsidRPr="00726182">
          <w:rPr>
            <w:szCs w:val="24"/>
            <w:highlight w:val="yellow"/>
          </w:rPr>
          <w:t>수</w:t>
        </w:r>
        <w:r w:rsidR="00726182" w:rsidRPr="00726182">
          <w:rPr>
            <w:szCs w:val="24"/>
            <w:highlight w:val="yellow"/>
          </w:rPr>
          <w:t xml:space="preserve"> </w:t>
        </w:r>
        <w:r w:rsidR="00726182" w:rsidRPr="00726182">
          <w:rPr>
            <w:szCs w:val="24"/>
            <w:highlight w:val="yellow"/>
          </w:rPr>
          <w:t>있어</w:t>
        </w:r>
        <w:r w:rsidR="00726182" w:rsidRPr="00726182">
          <w:rPr>
            <w:szCs w:val="24"/>
            <w:highlight w:val="yellow"/>
          </w:rPr>
          <w:t xml:space="preserve">, </w:t>
        </w:r>
      </w:ins>
      <w:ins w:id="48" w:author="BKL" w:date="2026-10-01T11:18:00Z" w16du:dateUtc="2026-10-01T02:18:00Z">
        <w:r w:rsidR="00726182">
          <w:rPr>
            <w:szCs w:val="24"/>
            <w:highlight w:val="yellow"/>
          </w:rPr>
          <w:t>“</w:t>
        </w:r>
      </w:ins>
      <w:ins w:id="49" w:author="BKL" w:date="2026-10-01T11:18:00Z">
        <w:r w:rsidR="00726182" w:rsidRPr="00726182">
          <w:rPr>
            <w:szCs w:val="24"/>
            <w:highlight w:val="yellow"/>
          </w:rPr>
          <w:t>종류주식에</w:t>
        </w:r>
        <w:r w:rsidR="00726182" w:rsidRPr="00726182">
          <w:rPr>
            <w:szCs w:val="24"/>
            <w:highlight w:val="yellow"/>
          </w:rPr>
          <w:t xml:space="preserve"> </w:t>
        </w:r>
        <w:r w:rsidR="00726182" w:rsidRPr="00726182">
          <w:rPr>
            <w:szCs w:val="24"/>
            <w:highlight w:val="yellow"/>
          </w:rPr>
          <w:t>대한</w:t>
        </w:r>
        <w:r w:rsidR="00726182" w:rsidRPr="00726182">
          <w:rPr>
            <w:szCs w:val="24"/>
            <w:highlight w:val="yellow"/>
          </w:rPr>
          <w:t xml:space="preserve"> </w:t>
        </w:r>
        <w:r w:rsidR="00726182" w:rsidRPr="00726182">
          <w:rPr>
            <w:szCs w:val="24"/>
            <w:highlight w:val="yellow"/>
          </w:rPr>
          <w:t>배당</w:t>
        </w:r>
        <w:r w:rsidR="00726182" w:rsidRPr="00726182">
          <w:rPr>
            <w:szCs w:val="24"/>
            <w:highlight w:val="yellow"/>
          </w:rPr>
          <w:t xml:space="preserve"> </w:t>
        </w:r>
        <w:r w:rsidR="00726182" w:rsidRPr="00726182">
          <w:rPr>
            <w:szCs w:val="24"/>
            <w:highlight w:val="yellow"/>
          </w:rPr>
          <w:t>후</w:t>
        </w:r>
      </w:ins>
      <w:ins w:id="50" w:author="BKL" w:date="2026-10-01T11:18:00Z" w16du:dateUtc="2026-10-01T02:18:00Z">
        <w:r w:rsidR="00726182">
          <w:rPr>
            <w:szCs w:val="24"/>
            <w:highlight w:val="yellow"/>
          </w:rPr>
          <w:t>”</w:t>
        </w:r>
      </w:ins>
      <w:ins w:id="51" w:author="BKL" w:date="2026-10-01T11:18:00Z">
        <w:r w:rsidR="00726182" w:rsidRPr="00726182">
          <w:rPr>
            <w:szCs w:val="24"/>
            <w:highlight w:val="yellow"/>
          </w:rPr>
          <w:t>로</w:t>
        </w:r>
        <w:r w:rsidR="00726182" w:rsidRPr="00726182">
          <w:rPr>
            <w:szCs w:val="24"/>
            <w:highlight w:val="yellow"/>
          </w:rPr>
          <w:t xml:space="preserve"> </w:t>
        </w:r>
        <w:r w:rsidR="00726182" w:rsidRPr="00726182">
          <w:rPr>
            <w:szCs w:val="24"/>
            <w:highlight w:val="yellow"/>
          </w:rPr>
          <w:t>인용하였습니다</w:t>
        </w:r>
        <w:r w:rsidR="00726182" w:rsidRPr="00726182">
          <w:rPr>
            <w:szCs w:val="24"/>
            <w:highlight w:val="yellow"/>
          </w:rPr>
          <w:t>.</w:t>
        </w:r>
      </w:ins>
      <w:ins w:id="52" w:author="BKL" w:date="2026-10-01T00:25:00Z" w16du:dateUtc="2026-09-30T15:25:00Z">
        <w:r w:rsidR="004A633E" w:rsidRPr="004A633E">
          <w:rPr>
            <w:rFonts w:hint="eastAsia"/>
            <w:szCs w:val="24"/>
            <w:highlight w:val="yellow"/>
          </w:rPr>
          <w:t>]</w:t>
        </w:r>
      </w:ins>
    </w:p>
    <w:p w14:paraId="0DF7058C" w14:textId="0E499BB5" w:rsidR="006B5BCE" w:rsidRDefault="006B5BCE" w:rsidP="006B5BCE">
      <w:pPr>
        <w:pStyle w:val="3"/>
        <w:spacing w:before="60" w:line="312" w:lineRule="auto"/>
        <w:rPr>
          <w:szCs w:val="24"/>
        </w:rPr>
      </w:pPr>
      <w:r w:rsidRPr="008F1176">
        <w:rPr>
          <w:rFonts w:hint="eastAsia"/>
          <w:szCs w:val="24"/>
        </w:rPr>
        <w:t>대상회사는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초기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배당기간에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속하는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각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사업연도에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관하여</w:t>
      </w:r>
      <w:r w:rsidRPr="008F1176">
        <w:rPr>
          <w:rFonts w:hint="eastAsia"/>
          <w:szCs w:val="24"/>
        </w:rPr>
        <w:t xml:space="preserve">, </w:t>
      </w:r>
      <w:r w:rsidRPr="008F1176">
        <w:rPr>
          <w:rFonts w:hint="eastAsia"/>
          <w:szCs w:val="24"/>
        </w:rPr>
        <w:t>관계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법령</w:t>
      </w:r>
      <w:r>
        <w:rPr>
          <w:rFonts w:hint="eastAsia"/>
          <w:szCs w:val="24"/>
        </w:rPr>
        <w:t xml:space="preserve">, </w:t>
      </w:r>
      <w:r w:rsidRPr="008F1176">
        <w:rPr>
          <w:rFonts w:hint="eastAsia"/>
          <w:szCs w:val="24"/>
        </w:rPr>
        <w:t>정관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및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금융계약이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허용하는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범위에서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정관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제</w:t>
      </w:r>
      <w:r w:rsidRPr="008F1176">
        <w:rPr>
          <w:rFonts w:hint="eastAsia"/>
          <w:szCs w:val="24"/>
        </w:rPr>
        <w:t>11</w:t>
      </w:r>
      <w:r w:rsidRPr="008F1176">
        <w:rPr>
          <w:rFonts w:hint="eastAsia"/>
          <w:szCs w:val="24"/>
        </w:rPr>
        <w:t>조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제</w:t>
      </w:r>
      <w:r w:rsidRPr="008F1176">
        <w:rPr>
          <w:rFonts w:hint="eastAsia"/>
          <w:szCs w:val="24"/>
        </w:rPr>
        <w:t>2</w:t>
      </w:r>
      <w:r w:rsidRPr="008F1176">
        <w:rPr>
          <w:rFonts w:hint="eastAsia"/>
          <w:szCs w:val="24"/>
        </w:rPr>
        <w:t>항</w:t>
      </w:r>
      <w:del w:id="53" w:author="BKL" w:date="2026-10-01T11:18:00Z" w16du:dateUtc="2026-10-01T02:18:00Z">
        <w:r w:rsidRPr="008F1176" w:rsidDel="00726182">
          <w:rPr>
            <w:rFonts w:hint="eastAsia"/>
            <w:szCs w:val="24"/>
          </w:rPr>
          <w:delText xml:space="preserve"> </w:delText>
        </w:r>
        <w:r w:rsidRPr="008F1176" w:rsidDel="00726182">
          <w:rPr>
            <w:rFonts w:hint="eastAsia"/>
            <w:szCs w:val="24"/>
          </w:rPr>
          <w:delText>제</w:delText>
        </w:r>
        <w:r w:rsidRPr="008F1176" w:rsidDel="00726182">
          <w:rPr>
            <w:rFonts w:hint="eastAsia"/>
            <w:szCs w:val="24"/>
          </w:rPr>
          <w:delText>1</w:delText>
        </w:r>
        <w:r w:rsidRPr="008F1176" w:rsidDel="00726182">
          <w:rPr>
            <w:rFonts w:hint="eastAsia"/>
            <w:szCs w:val="24"/>
          </w:rPr>
          <w:delText>호</w:delText>
        </w:r>
        <w:r w:rsidRPr="008F1176" w:rsidDel="00726182">
          <w:rPr>
            <w:rFonts w:hint="eastAsia"/>
            <w:szCs w:val="24"/>
          </w:rPr>
          <w:delText xml:space="preserve"> </w:delText>
        </w:r>
        <w:r w:rsidRPr="008F1176" w:rsidDel="00726182">
          <w:rPr>
            <w:rFonts w:hint="eastAsia"/>
            <w:szCs w:val="24"/>
          </w:rPr>
          <w:delText>내지</w:delText>
        </w:r>
        <w:r w:rsidRPr="008F1176" w:rsidDel="00726182">
          <w:rPr>
            <w:rFonts w:hint="eastAsia"/>
            <w:szCs w:val="24"/>
          </w:rPr>
          <w:delText xml:space="preserve"> </w:delText>
        </w:r>
        <w:r w:rsidRPr="008F1176" w:rsidDel="00726182">
          <w:rPr>
            <w:rFonts w:hint="eastAsia"/>
            <w:szCs w:val="24"/>
          </w:rPr>
          <w:delText>제</w:delText>
        </w:r>
        <w:r w:rsidRPr="00726182" w:rsidDel="00726182">
          <w:rPr>
            <w:rFonts w:hint="eastAsia"/>
            <w:szCs w:val="24"/>
          </w:rPr>
          <w:delText>4</w:delText>
        </w:r>
        <w:r w:rsidRPr="008F1176" w:rsidDel="00726182">
          <w:rPr>
            <w:rFonts w:hint="eastAsia"/>
            <w:szCs w:val="24"/>
          </w:rPr>
          <w:delText>호</w:delText>
        </w:r>
      </w:del>
      <w:r w:rsidRPr="008F1176">
        <w:rPr>
          <w:rFonts w:hint="eastAsia"/>
          <w:szCs w:val="24"/>
        </w:rPr>
        <w:t>에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따른</w:t>
      </w:r>
      <w:r w:rsidRPr="008F1176">
        <w:rPr>
          <w:rFonts w:hint="eastAsia"/>
          <w:szCs w:val="24"/>
        </w:rPr>
        <w:t xml:space="preserve"> </w:t>
      </w:r>
      <w:ins w:id="54" w:author="BKL" w:date="2026-10-01T11:18:00Z" w16du:dateUtc="2026-10-01T02:18:00Z">
        <w:r w:rsidR="00726182">
          <w:rPr>
            <w:rFonts w:hint="eastAsia"/>
            <w:szCs w:val="24"/>
          </w:rPr>
          <w:t>종류주식에</w:t>
        </w:r>
        <w:r w:rsidR="00726182">
          <w:rPr>
            <w:rFonts w:hint="eastAsia"/>
            <w:szCs w:val="24"/>
          </w:rPr>
          <w:t xml:space="preserve"> </w:t>
        </w:r>
        <w:r w:rsidR="00726182">
          <w:rPr>
            <w:rFonts w:hint="eastAsia"/>
            <w:szCs w:val="24"/>
          </w:rPr>
          <w:t>대한</w:t>
        </w:r>
        <w:r w:rsidR="00726182">
          <w:rPr>
            <w:rFonts w:hint="eastAsia"/>
            <w:szCs w:val="24"/>
          </w:rPr>
          <w:t xml:space="preserve"> </w:t>
        </w:r>
      </w:ins>
      <w:r w:rsidRPr="008F1176">
        <w:rPr>
          <w:rFonts w:hint="eastAsia"/>
          <w:szCs w:val="24"/>
        </w:rPr>
        <w:t>배당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후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초기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배당액</w:t>
      </w:r>
      <w:r w:rsidR="00117706">
        <w:rPr>
          <w:rFonts w:hint="eastAsia"/>
          <w:szCs w:val="24"/>
        </w:rPr>
        <w:t xml:space="preserve"> </w:t>
      </w:r>
      <w:r w:rsidR="00117706">
        <w:rPr>
          <w:rFonts w:hint="eastAsia"/>
          <w:szCs w:val="24"/>
        </w:rPr>
        <w:t>이상의</w:t>
      </w:r>
      <w:r w:rsidR="00117706">
        <w:rPr>
          <w:rFonts w:hint="eastAsia"/>
          <w:szCs w:val="24"/>
        </w:rPr>
        <w:t xml:space="preserve"> </w:t>
      </w:r>
      <w:r w:rsidR="00117706">
        <w:rPr>
          <w:rFonts w:hint="eastAsia"/>
          <w:szCs w:val="24"/>
        </w:rPr>
        <w:t>금액</w:t>
      </w:r>
      <w:r w:rsidRPr="008F1176">
        <w:rPr>
          <w:rFonts w:hint="eastAsia"/>
          <w:szCs w:val="24"/>
        </w:rPr>
        <w:t>이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배당될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수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있도록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이익배당안</w:t>
      </w:r>
      <w:r w:rsidR="00E80937" w:rsidRPr="00E80937">
        <w:rPr>
          <w:szCs w:val="24"/>
        </w:rPr>
        <w:t>(</w:t>
      </w:r>
      <w:r w:rsidR="00E80937" w:rsidRPr="00E80937">
        <w:rPr>
          <w:szCs w:val="24"/>
        </w:rPr>
        <w:t>배당가능이익이</w:t>
      </w:r>
      <w:r w:rsidR="00E80937" w:rsidRPr="00E80937">
        <w:rPr>
          <w:szCs w:val="24"/>
        </w:rPr>
        <w:t xml:space="preserve"> </w:t>
      </w:r>
      <w:r w:rsidR="00E80937" w:rsidRPr="00E80937">
        <w:rPr>
          <w:szCs w:val="24"/>
        </w:rPr>
        <w:t>부족한</w:t>
      </w:r>
      <w:r w:rsidR="00E80937" w:rsidRPr="00E80937">
        <w:rPr>
          <w:szCs w:val="24"/>
        </w:rPr>
        <w:t xml:space="preserve"> </w:t>
      </w:r>
      <w:r w:rsidR="00E80937" w:rsidRPr="00E80937">
        <w:rPr>
          <w:szCs w:val="24"/>
        </w:rPr>
        <w:t>경우</w:t>
      </w:r>
      <w:r w:rsidR="00E80937" w:rsidRPr="00E80937">
        <w:rPr>
          <w:szCs w:val="24"/>
        </w:rPr>
        <w:t xml:space="preserve"> </w:t>
      </w:r>
      <w:r w:rsidR="00E80937" w:rsidRPr="00E80937">
        <w:rPr>
          <w:szCs w:val="24"/>
        </w:rPr>
        <w:t>상법</w:t>
      </w:r>
      <w:r w:rsidR="00E80937" w:rsidRPr="00E80937">
        <w:rPr>
          <w:szCs w:val="24"/>
        </w:rPr>
        <w:t xml:space="preserve"> </w:t>
      </w:r>
      <w:r w:rsidR="00E80937" w:rsidRPr="00E80937">
        <w:rPr>
          <w:szCs w:val="24"/>
        </w:rPr>
        <w:t>제</w:t>
      </w:r>
      <w:r w:rsidR="00E80937" w:rsidRPr="00E80937">
        <w:rPr>
          <w:szCs w:val="24"/>
        </w:rPr>
        <w:t>461</w:t>
      </w:r>
      <w:r w:rsidR="00E80937" w:rsidRPr="00E80937">
        <w:rPr>
          <w:szCs w:val="24"/>
        </w:rPr>
        <w:t>조의</w:t>
      </w:r>
      <w:r w:rsidR="00E80937" w:rsidRPr="00E80937">
        <w:rPr>
          <w:szCs w:val="24"/>
        </w:rPr>
        <w:t>2</w:t>
      </w:r>
      <w:r w:rsidR="00E80937" w:rsidRPr="00E80937">
        <w:rPr>
          <w:szCs w:val="24"/>
        </w:rPr>
        <w:t>에</w:t>
      </w:r>
      <w:r w:rsidR="00E80937" w:rsidRPr="00E80937">
        <w:rPr>
          <w:szCs w:val="24"/>
        </w:rPr>
        <w:t xml:space="preserve"> </w:t>
      </w:r>
      <w:r w:rsidR="00E80937" w:rsidRPr="00E80937">
        <w:rPr>
          <w:szCs w:val="24"/>
        </w:rPr>
        <w:t>따른</w:t>
      </w:r>
      <w:r w:rsidR="00E80937" w:rsidRPr="00E80937">
        <w:rPr>
          <w:szCs w:val="24"/>
        </w:rPr>
        <w:t xml:space="preserve"> </w:t>
      </w:r>
      <w:r w:rsidR="00E80937" w:rsidRPr="00E80937">
        <w:rPr>
          <w:szCs w:val="24"/>
        </w:rPr>
        <w:t>자본준비금</w:t>
      </w:r>
      <w:r w:rsidR="00E80937" w:rsidRPr="00E80937">
        <w:rPr>
          <w:szCs w:val="24"/>
        </w:rPr>
        <w:t xml:space="preserve"> </w:t>
      </w:r>
      <w:r w:rsidR="00E80937" w:rsidRPr="00E80937">
        <w:rPr>
          <w:szCs w:val="24"/>
        </w:rPr>
        <w:t>감액</w:t>
      </w:r>
      <w:r w:rsidR="00E80937" w:rsidRPr="00E80937">
        <w:rPr>
          <w:szCs w:val="24"/>
        </w:rPr>
        <w:t xml:space="preserve"> </w:t>
      </w:r>
      <w:r w:rsidR="00E80937" w:rsidRPr="00E80937">
        <w:rPr>
          <w:szCs w:val="24"/>
        </w:rPr>
        <w:t>안건</w:t>
      </w:r>
      <w:r w:rsidR="00E80937" w:rsidRPr="00E80937">
        <w:rPr>
          <w:szCs w:val="24"/>
        </w:rPr>
        <w:t xml:space="preserve"> </w:t>
      </w:r>
      <w:r w:rsidR="00E80937" w:rsidRPr="00E80937">
        <w:rPr>
          <w:szCs w:val="24"/>
        </w:rPr>
        <w:t>포함</w:t>
      </w:r>
      <w:r w:rsidR="00E80937" w:rsidRPr="00E80937">
        <w:rPr>
          <w:szCs w:val="24"/>
        </w:rPr>
        <w:t>)</w:t>
      </w:r>
      <w:r w:rsidRPr="008F1176">
        <w:rPr>
          <w:rFonts w:hint="eastAsia"/>
          <w:szCs w:val="24"/>
        </w:rPr>
        <w:t>을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이사회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및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주주총회에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부의하고</w:t>
      </w:r>
      <w:r w:rsidRPr="008F1176">
        <w:rPr>
          <w:rFonts w:hint="eastAsia"/>
          <w:szCs w:val="24"/>
        </w:rPr>
        <w:t xml:space="preserve">, </w:t>
      </w:r>
      <w:r>
        <w:rPr>
          <w:rFonts w:hint="eastAsia"/>
          <w:szCs w:val="24"/>
        </w:rPr>
        <w:t>이에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따라</w:t>
      </w:r>
      <w:r>
        <w:rPr>
          <w:rFonts w:hint="eastAsia"/>
          <w:szCs w:val="24"/>
        </w:rPr>
        <w:t xml:space="preserve"> </w:t>
      </w:r>
      <w:r w:rsidRPr="006B5BCE">
        <w:rPr>
          <w:szCs w:val="24"/>
        </w:rPr>
        <w:t>적법하게</w:t>
      </w:r>
      <w:r w:rsidRPr="006B5BCE">
        <w:rPr>
          <w:szCs w:val="24"/>
        </w:rPr>
        <w:t xml:space="preserve"> </w:t>
      </w:r>
      <w:r w:rsidRPr="006B5BCE">
        <w:rPr>
          <w:szCs w:val="24"/>
        </w:rPr>
        <w:t>결의된</w:t>
      </w:r>
      <w:r w:rsidRPr="006B5BCE">
        <w:rPr>
          <w:szCs w:val="24"/>
        </w:rPr>
        <w:t xml:space="preserve"> </w:t>
      </w:r>
      <w:r w:rsidRPr="006B5BCE">
        <w:rPr>
          <w:szCs w:val="24"/>
        </w:rPr>
        <w:t>이익배당을</w:t>
      </w:r>
      <w:r w:rsidRPr="006B5BCE">
        <w:rPr>
          <w:szCs w:val="24"/>
        </w:rPr>
        <w:t xml:space="preserve"> </w:t>
      </w:r>
      <w:r w:rsidRPr="006B5BCE">
        <w:rPr>
          <w:szCs w:val="24"/>
        </w:rPr>
        <w:t>실시하기</w:t>
      </w:r>
      <w:r w:rsidRPr="006B5BCE">
        <w:rPr>
          <w:szCs w:val="24"/>
        </w:rPr>
        <w:t xml:space="preserve"> </w:t>
      </w:r>
      <w:r w:rsidRPr="006B5BCE">
        <w:rPr>
          <w:szCs w:val="24"/>
        </w:rPr>
        <w:t>위하여</w:t>
      </w:r>
      <w:r w:rsidRPr="006B5BCE">
        <w:rPr>
          <w:szCs w:val="24"/>
        </w:rPr>
        <w:t xml:space="preserve"> </w:t>
      </w:r>
      <w:r w:rsidRPr="006B5BCE">
        <w:rPr>
          <w:szCs w:val="24"/>
        </w:rPr>
        <w:t>합리적으로</w:t>
      </w:r>
      <w:r w:rsidRPr="006B5BCE">
        <w:rPr>
          <w:szCs w:val="24"/>
        </w:rPr>
        <w:t xml:space="preserve"> </w:t>
      </w:r>
      <w:r w:rsidRPr="006B5BCE">
        <w:rPr>
          <w:szCs w:val="24"/>
        </w:rPr>
        <w:t>필요한</w:t>
      </w:r>
      <w:r w:rsidRPr="006B5BCE">
        <w:rPr>
          <w:szCs w:val="24"/>
        </w:rPr>
        <w:t xml:space="preserve"> </w:t>
      </w:r>
      <w:r w:rsidRPr="006B5BCE">
        <w:rPr>
          <w:szCs w:val="24"/>
        </w:rPr>
        <w:t>조치를</w:t>
      </w:r>
      <w:r w:rsidRPr="006B5BCE">
        <w:rPr>
          <w:szCs w:val="24"/>
        </w:rPr>
        <w:t xml:space="preserve"> </w:t>
      </w:r>
      <w:r w:rsidRPr="006B5BCE">
        <w:rPr>
          <w:szCs w:val="24"/>
        </w:rPr>
        <w:t>취한다</w:t>
      </w:r>
      <w:r w:rsidRPr="006B5BCE">
        <w:rPr>
          <w:szCs w:val="24"/>
        </w:rPr>
        <w:t xml:space="preserve">. </w:t>
      </w:r>
    </w:p>
    <w:p w14:paraId="36888F3D" w14:textId="677F12FF" w:rsidR="00BF3402" w:rsidRPr="00BF3402" w:rsidRDefault="00BF3402" w:rsidP="00370F0C">
      <w:pPr>
        <w:pStyle w:val="3"/>
        <w:spacing w:before="60" w:line="312" w:lineRule="auto"/>
      </w:pPr>
      <w:r w:rsidRPr="00117706">
        <w:rPr>
          <w:szCs w:val="24"/>
        </w:rPr>
        <w:t>본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조는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정관상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보통주식의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권리내용을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변경하거나</w:t>
      </w:r>
      <w:r w:rsidRPr="00117706">
        <w:rPr>
          <w:szCs w:val="24"/>
        </w:rPr>
        <w:t xml:space="preserve">, </w:t>
      </w:r>
      <w:r w:rsidRPr="00117706">
        <w:rPr>
          <w:szCs w:val="24"/>
        </w:rPr>
        <w:t>대상회사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또는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어느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당사자에게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관계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법령상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배당할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수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있는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재원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및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적법한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회사기관의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결의가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없는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경우에도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초기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배당액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또는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그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미달액을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지급</w:t>
      </w:r>
      <w:r w:rsidRPr="00117706">
        <w:rPr>
          <w:szCs w:val="24"/>
        </w:rPr>
        <w:t>·</w:t>
      </w:r>
      <w:r w:rsidRPr="00117706">
        <w:rPr>
          <w:szCs w:val="24"/>
        </w:rPr>
        <w:t>보전하거나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이를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보장할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의무를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부담시키는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것으로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해석되지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아니한다</w:t>
      </w:r>
      <w:r w:rsidRPr="00117706">
        <w:rPr>
          <w:szCs w:val="24"/>
        </w:rPr>
        <w:t>.</w:t>
      </w:r>
    </w:p>
    <w:p w14:paraId="51ACAA25" w14:textId="606AEF3C" w:rsidR="005C0AE3" w:rsidRDefault="009E2715" w:rsidP="00907783">
      <w:pPr>
        <w:pStyle w:val="2"/>
        <w:spacing w:before="60" w:line="312" w:lineRule="auto"/>
        <w:ind w:left="851" w:hanging="851"/>
        <w:rPr>
          <w:ins w:id="55" w:author="BKL" w:date="2026-10-01T17:56:00Z" w16du:dateUtc="2026-10-01T08:56:00Z"/>
          <w:szCs w:val="24"/>
        </w:rPr>
      </w:pPr>
      <w:ins w:id="56" w:author="BKL" w:date="2026-10-02T11:15:00Z">
        <w:r w:rsidRPr="009E2715">
          <w:rPr>
            <w:szCs w:val="24"/>
          </w:rPr>
          <w:t>당사자들은</w:t>
        </w:r>
        <w:r w:rsidRPr="009E2715">
          <w:rPr>
            <w:szCs w:val="24"/>
          </w:rPr>
          <w:t xml:space="preserve"> (i) </w:t>
        </w:r>
        <w:r w:rsidRPr="009E2715">
          <w:rPr>
            <w:szCs w:val="24"/>
          </w:rPr>
          <w:t>대상회사의</w:t>
        </w:r>
        <w:r w:rsidRPr="009E2715">
          <w:rPr>
            <w:szCs w:val="24"/>
          </w:rPr>
          <w:t xml:space="preserve"> </w:t>
        </w:r>
        <w:r w:rsidRPr="009E2715">
          <w:rPr>
            <w:szCs w:val="24"/>
          </w:rPr>
          <w:t>자산관리회사인</w:t>
        </w:r>
        <w:r w:rsidRPr="009E2715">
          <w:rPr>
            <w:szCs w:val="24"/>
          </w:rPr>
          <w:t xml:space="preserve"> </w:t>
        </w:r>
        <w:r w:rsidRPr="009E2715">
          <w:rPr>
            <w:szCs w:val="24"/>
          </w:rPr>
          <w:t>주식회사</w:t>
        </w:r>
        <w:r w:rsidRPr="009E2715">
          <w:rPr>
            <w:szCs w:val="24"/>
          </w:rPr>
          <w:t xml:space="preserve"> </w:t>
        </w:r>
        <w:r w:rsidRPr="009E2715">
          <w:rPr>
            <w:szCs w:val="24"/>
          </w:rPr>
          <w:t>코람코자산신탁</w:t>
        </w:r>
        <w:r w:rsidRPr="009E2715">
          <w:rPr>
            <w:szCs w:val="24"/>
          </w:rPr>
          <w:t>(</w:t>
        </w:r>
        <w:r w:rsidRPr="009E2715">
          <w:rPr>
            <w:szCs w:val="24"/>
          </w:rPr>
          <w:t>이하</w:t>
        </w:r>
        <w:r w:rsidRPr="009E2715">
          <w:rPr>
            <w:szCs w:val="24"/>
          </w:rPr>
          <w:t xml:space="preserve"> "</w:t>
        </w:r>
        <w:r w:rsidRPr="009E2715">
          <w:rPr>
            <w:szCs w:val="24"/>
          </w:rPr>
          <w:t>자산관리회사</w:t>
        </w:r>
        <w:r w:rsidRPr="009E2715">
          <w:rPr>
            <w:szCs w:val="24"/>
          </w:rPr>
          <w:t>")</w:t>
        </w:r>
        <w:r w:rsidRPr="009E2715">
          <w:rPr>
            <w:szCs w:val="24"/>
          </w:rPr>
          <w:t>이</w:t>
        </w:r>
        <w:r w:rsidRPr="009E2715">
          <w:rPr>
            <w:szCs w:val="24"/>
          </w:rPr>
          <w:t xml:space="preserve"> </w:t>
        </w:r>
        <w:r w:rsidRPr="009E2715">
          <w:rPr>
            <w:szCs w:val="24"/>
          </w:rPr>
          <w:t>코람코라이프인프라리츠</w:t>
        </w:r>
        <w:r w:rsidRPr="009E2715">
          <w:rPr>
            <w:szCs w:val="24"/>
          </w:rPr>
          <w:t xml:space="preserve"> </w:t>
        </w:r>
        <w:r w:rsidRPr="009E2715">
          <w:rPr>
            <w:szCs w:val="24"/>
          </w:rPr>
          <w:t>및</w:t>
        </w:r>
        <w:r w:rsidRPr="009E2715">
          <w:rPr>
            <w:szCs w:val="24"/>
          </w:rPr>
          <w:t xml:space="preserve"> </w:t>
        </w:r>
        <w:r w:rsidRPr="009E2715">
          <w:rPr>
            <w:szCs w:val="24"/>
          </w:rPr>
          <w:t>코크렙안양의</w:t>
        </w:r>
        <w:r w:rsidRPr="009E2715">
          <w:rPr>
            <w:szCs w:val="24"/>
          </w:rPr>
          <w:t xml:space="preserve"> </w:t>
        </w:r>
        <w:r w:rsidRPr="009E2715">
          <w:rPr>
            <w:szCs w:val="24"/>
          </w:rPr>
          <w:t>자산관리업무도</w:t>
        </w:r>
        <w:r w:rsidRPr="009E2715">
          <w:rPr>
            <w:szCs w:val="24"/>
          </w:rPr>
          <w:t xml:space="preserve"> </w:t>
        </w:r>
        <w:r w:rsidRPr="009E2715">
          <w:rPr>
            <w:szCs w:val="24"/>
          </w:rPr>
          <w:t>수행한다는</w:t>
        </w:r>
        <w:r w:rsidRPr="009E2715">
          <w:rPr>
            <w:szCs w:val="24"/>
          </w:rPr>
          <w:t xml:space="preserve"> </w:t>
        </w:r>
        <w:r w:rsidRPr="009E2715">
          <w:rPr>
            <w:szCs w:val="24"/>
          </w:rPr>
          <w:t>점을</w:t>
        </w:r>
        <w:r w:rsidRPr="009E2715">
          <w:rPr>
            <w:szCs w:val="24"/>
          </w:rPr>
          <w:t xml:space="preserve"> </w:t>
        </w:r>
        <w:r w:rsidRPr="009E2715">
          <w:rPr>
            <w:szCs w:val="24"/>
          </w:rPr>
          <w:t>인지하고</w:t>
        </w:r>
        <w:r w:rsidRPr="009E2715">
          <w:rPr>
            <w:szCs w:val="24"/>
          </w:rPr>
          <w:t xml:space="preserve"> </w:t>
        </w:r>
        <w:r w:rsidRPr="009E2715">
          <w:rPr>
            <w:szCs w:val="24"/>
          </w:rPr>
          <w:t>이에</w:t>
        </w:r>
        <w:r w:rsidRPr="009E2715">
          <w:rPr>
            <w:szCs w:val="24"/>
          </w:rPr>
          <w:t xml:space="preserve"> </w:t>
        </w:r>
        <w:r w:rsidRPr="009E2715">
          <w:rPr>
            <w:szCs w:val="24"/>
          </w:rPr>
          <w:t>동의하며</w:t>
        </w:r>
        <w:r w:rsidRPr="009E2715">
          <w:rPr>
            <w:szCs w:val="24"/>
          </w:rPr>
          <w:t xml:space="preserve">, (ii) </w:t>
        </w:r>
        <w:r w:rsidRPr="009E2715">
          <w:rPr>
            <w:szCs w:val="24"/>
          </w:rPr>
          <w:t>각</w:t>
        </w:r>
        <w:r w:rsidRPr="009E2715">
          <w:rPr>
            <w:szCs w:val="24"/>
          </w:rPr>
          <w:t xml:space="preserve"> </w:t>
        </w:r>
        <w:r w:rsidRPr="009E2715">
          <w:rPr>
            <w:szCs w:val="24"/>
          </w:rPr>
          <w:t>주주</w:t>
        </w:r>
        <w:r w:rsidRPr="009E2715">
          <w:rPr>
            <w:szCs w:val="24"/>
          </w:rPr>
          <w:t xml:space="preserve"> </w:t>
        </w:r>
        <w:r w:rsidRPr="009E2715">
          <w:rPr>
            <w:szCs w:val="24"/>
          </w:rPr>
          <w:t>당사자가</w:t>
        </w:r>
        <w:r w:rsidRPr="009E2715">
          <w:rPr>
            <w:szCs w:val="24"/>
          </w:rPr>
          <w:t xml:space="preserve"> </w:t>
        </w:r>
        <w:r w:rsidRPr="009E2715">
          <w:rPr>
            <w:szCs w:val="24"/>
          </w:rPr>
          <w:t>인수하는</w:t>
        </w:r>
        <w:r w:rsidRPr="009E2715">
          <w:rPr>
            <w:szCs w:val="24"/>
          </w:rPr>
          <w:t xml:space="preserve"> </w:t>
        </w:r>
        <w:r w:rsidRPr="009E2715">
          <w:rPr>
            <w:szCs w:val="24"/>
          </w:rPr>
          <w:t>대상회사</w:t>
        </w:r>
        <w:r w:rsidRPr="009E2715">
          <w:rPr>
            <w:szCs w:val="24"/>
          </w:rPr>
          <w:t xml:space="preserve"> </w:t>
        </w:r>
        <w:r w:rsidRPr="009E2715">
          <w:rPr>
            <w:szCs w:val="24"/>
          </w:rPr>
          <w:t>발행주식의</w:t>
        </w:r>
        <w:r w:rsidRPr="009E2715">
          <w:rPr>
            <w:szCs w:val="24"/>
          </w:rPr>
          <w:t xml:space="preserve"> </w:t>
        </w:r>
        <w:r w:rsidRPr="009E2715">
          <w:rPr>
            <w:szCs w:val="24"/>
          </w:rPr>
          <w:t>종류</w:t>
        </w:r>
        <w:r w:rsidRPr="009E2715">
          <w:rPr>
            <w:szCs w:val="24"/>
          </w:rPr>
          <w:t xml:space="preserve">, </w:t>
        </w:r>
        <w:r w:rsidRPr="009E2715">
          <w:rPr>
            <w:szCs w:val="24"/>
          </w:rPr>
          <w:t>배당률</w:t>
        </w:r>
        <w:r w:rsidRPr="009E2715">
          <w:rPr>
            <w:szCs w:val="24"/>
          </w:rPr>
          <w:t xml:space="preserve">, </w:t>
        </w:r>
        <w:r w:rsidRPr="009E2715">
          <w:rPr>
            <w:szCs w:val="24"/>
          </w:rPr>
          <w:t>의결권</w:t>
        </w:r>
        <w:r w:rsidRPr="009E2715">
          <w:rPr>
            <w:szCs w:val="24"/>
          </w:rPr>
          <w:t xml:space="preserve"> </w:t>
        </w:r>
        <w:r w:rsidRPr="009E2715">
          <w:rPr>
            <w:szCs w:val="24"/>
          </w:rPr>
          <w:t>기타</w:t>
        </w:r>
        <w:r w:rsidRPr="009E2715">
          <w:rPr>
            <w:szCs w:val="24"/>
          </w:rPr>
          <w:t xml:space="preserve"> </w:t>
        </w:r>
        <w:r w:rsidRPr="009E2715">
          <w:rPr>
            <w:szCs w:val="24"/>
          </w:rPr>
          <w:t>권리내용</w:t>
        </w:r>
        <w:r w:rsidRPr="009E2715">
          <w:rPr>
            <w:szCs w:val="24"/>
          </w:rPr>
          <w:t xml:space="preserve"> </w:t>
        </w:r>
        <w:r w:rsidRPr="009E2715">
          <w:rPr>
            <w:szCs w:val="24"/>
          </w:rPr>
          <w:t>및</w:t>
        </w:r>
        <w:r w:rsidRPr="009E2715">
          <w:rPr>
            <w:szCs w:val="24"/>
          </w:rPr>
          <w:t xml:space="preserve"> </w:t>
        </w:r>
        <w:r w:rsidRPr="009E2715">
          <w:rPr>
            <w:szCs w:val="24"/>
          </w:rPr>
          <w:t>투자금</w:t>
        </w:r>
        <w:r w:rsidRPr="009E2715">
          <w:rPr>
            <w:szCs w:val="24"/>
          </w:rPr>
          <w:t xml:space="preserve"> </w:t>
        </w:r>
        <w:r w:rsidRPr="009E2715">
          <w:rPr>
            <w:szCs w:val="24"/>
          </w:rPr>
          <w:t>회수구조</w:t>
        </w:r>
        <w:r w:rsidRPr="009E2715">
          <w:rPr>
            <w:szCs w:val="24"/>
          </w:rPr>
          <w:t xml:space="preserve"> </w:t>
        </w:r>
        <w:r w:rsidRPr="009E2715">
          <w:rPr>
            <w:szCs w:val="24"/>
          </w:rPr>
          <w:t>등이</w:t>
        </w:r>
        <w:r w:rsidRPr="009E2715">
          <w:rPr>
            <w:szCs w:val="24"/>
          </w:rPr>
          <w:t xml:space="preserve"> </w:t>
        </w:r>
        <w:r w:rsidRPr="009E2715">
          <w:rPr>
            <w:szCs w:val="24"/>
          </w:rPr>
          <w:t>서로</w:t>
        </w:r>
        <w:r w:rsidRPr="009E2715">
          <w:rPr>
            <w:szCs w:val="24"/>
          </w:rPr>
          <w:t xml:space="preserve"> </w:t>
        </w:r>
        <w:r w:rsidRPr="009E2715">
          <w:rPr>
            <w:szCs w:val="24"/>
          </w:rPr>
          <w:t>상이함에</w:t>
        </w:r>
        <w:r w:rsidRPr="009E2715">
          <w:rPr>
            <w:szCs w:val="24"/>
          </w:rPr>
          <w:t xml:space="preserve"> </w:t>
        </w:r>
        <w:r w:rsidRPr="009E2715">
          <w:rPr>
            <w:szCs w:val="24"/>
          </w:rPr>
          <w:t>따라</w:t>
        </w:r>
        <w:r w:rsidRPr="009E2715">
          <w:rPr>
            <w:szCs w:val="24"/>
          </w:rPr>
          <w:t xml:space="preserve"> </w:t>
        </w:r>
        <w:r w:rsidRPr="009E2715">
          <w:rPr>
            <w:szCs w:val="24"/>
          </w:rPr>
          <w:t>각</w:t>
        </w:r>
        <w:r w:rsidRPr="009E2715">
          <w:rPr>
            <w:szCs w:val="24"/>
          </w:rPr>
          <w:t xml:space="preserve"> </w:t>
        </w:r>
        <w:r w:rsidRPr="009E2715">
          <w:rPr>
            <w:szCs w:val="24"/>
          </w:rPr>
          <w:t>주주</w:t>
        </w:r>
        <w:r w:rsidRPr="009E2715">
          <w:rPr>
            <w:szCs w:val="24"/>
          </w:rPr>
          <w:t xml:space="preserve"> </w:t>
        </w:r>
        <w:r w:rsidRPr="009E2715">
          <w:rPr>
            <w:szCs w:val="24"/>
          </w:rPr>
          <w:t>당사자의</w:t>
        </w:r>
        <w:r w:rsidRPr="009E2715">
          <w:rPr>
            <w:szCs w:val="24"/>
          </w:rPr>
          <w:t xml:space="preserve"> </w:t>
        </w:r>
        <w:r w:rsidRPr="009E2715">
          <w:rPr>
            <w:szCs w:val="24"/>
          </w:rPr>
          <w:t>수익률이</w:t>
        </w:r>
        <w:r w:rsidRPr="009E2715">
          <w:rPr>
            <w:szCs w:val="24"/>
          </w:rPr>
          <w:t xml:space="preserve"> </w:t>
        </w:r>
        <w:r w:rsidRPr="009E2715">
          <w:rPr>
            <w:szCs w:val="24"/>
          </w:rPr>
          <w:t>다를</w:t>
        </w:r>
        <w:r w:rsidRPr="009E2715">
          <w:rPr>
            <w:szCs w:val="24"/>
          </w:rPr>
          <w:t xml:space="preserve"> </w:t>
        </w:r>
        <w:r w:rsidRPr="009E2715">
          <w:rPr>
            <w:szCs w:val="24"/>
          </w:rPr>
          <w:t>수</w:t>
        </w:r>
        <w:r w:rsidRPr="009E2715">
          <w:rPr>
            <w:szCs w:val="24"/>
          </w:rPr>
          <w:t xml:space="preserve"> </w:t>
        </w:r>
        <w:r w:rsidRPr="009E2715">
          <w:rPr>
            <w:szCs w:val="24"/>
          </w:rPr>
          <w:t>있</w:t>
        </w:r>
      </w:ins>
      <w:ins w:id="57" w:author="BKL" w:date="2026-10-02T11:15:00Z" w16du:dateUtc="2026-10-02T02:15:00Z">
        <w:r>
          <w:rPr>
            <w:rFonts w:hint="eastAsia"/>
            <w:szCs w:val="24"/>
          </w:rPr>
          <w:t>고</w:t>
        </w:r>
        <w:r>
          <w:rPr>
            <w:rFonts w:hint="eastAsia"/>
            <w:szCs w:val="24"/>
          </w:rPr>
          <w:t>,</w:t>
        </w:r>
      </w:ins>
      <w:ins w:id="58" w:author="BKL" w:date="2026-10-02T11:15:00Z">
        <w:r w:rsidRPr="009E2715">
          <w:rPr>
            <w:szCs w:val="24"/>
          </w:rPr>
          <w:t xml:space="preserve"> </w:t>
        </w:r>
        <w:r w:rsidRPr="009E2715">
          <w:rPr>
            <w:szCs w:val="24"/>
          </w:rPr>
          <w:t>대상회사의</w:t>
        </w:r>
        <w:r w:rsidRPr="009E2715">
          <w:rPr>
            <w:szCs w:val="24"/>
          </w:rPr>
          <w:t xml:space="preserve"> </w:t>
        </w:r>
        <w:r w:rsidRPr="009E2715">
          <w:rPr>
            <w:szCs w:val="24"/>
          </w:rPr>
          <w:t>운용</w:t>
        </w:r>
        <w:r w:rsidRPr="009E2715">
          <w:rPr>
            <w:szCs w:val="24"/>
          </w:rPr>
          <w:t xml:space="preserve"> </w:t>
        </w:r>
        <w:r w:rsidRPr="009E2715">
          <w:rPr>
            <w:szCs w:val="24"/>
          </w:rPr>
          <w:t>및</w:t>
        </w:r>
        <w:r w:rsidRPr="009E2715">
          <w:rPr>
            <w:szCs w:val="24"/>
          </w:rPr>
          <w:t xml:space="preserve"> </w:t>
        </w:r>
        <w:r w:rsidRPr="009E2715">
          <w:rPr>
            <w:szCs w:val="24"/>
          </w:rPr>
          <w:t>본</w:t>
        </w:r>
        <w:r w:rsidRPr="009E2715">
          <w:rPr>
            <w:szCs w:val="24"/>
          </w:rPr>
          <w:t xml:space="preserve"> </w:t>
        </w:r>
        <w:r w:rsidRPr="009E2715">
          <w:rPr>
            <w:szCs w:val="24"/>
          </w:rPr>
          <w:t>계약에</w:t>
        </w:r>
        <w:r w:rsidRPr="009E2715">
          <w:rPr>
            <w:szCs w:val="24"/>
          </w:rPr>
          <w:t xml:space="preserve"> </w:t>
        </w:r>
        <w:r w:rsidRPr="009E2715">
          <w:rPr>
            <w:szCs w:val="24"/>
          </w:rPr>
          <w:t>따른</w:t>
        </w:r>
        <w:r w:rsidRPr="009E2715">
          <w:rPr>
            <w:szCs w:val="24"/>
          </w:rPr>
          <w:t xml:space="preserve"> </w:t>
        </w:r>
        <w:r w:rsidRPr="009E2715">
          <w:rPr>
            <w:szCs w:val="24"/>
          </w:rPr>
          <w:t>거래의</w:t>
        </w:r>
        <w:r w:rsidRPr="009E2715">
          <w:rPr>
            <w:szCs w:val="24"/>
          </w:rPr>
          <w:t xml:space="preserve"> </w:t>
        </w:r>
        <w:r w:rsidRPr="009E2715">
          <w:rPr>
            <w:szCs w:val="24"/>
          </w:rPr>
          <w:t>진행</w:t>
        </w:r>
        <w:r w:rsidRPr="009E2715">
          <w:rPr>
            <w:szCs w:val="24"/>
          </w:rPr>
          <w:t xml:space="preserve"> </w:t>
        </w:r>
        <w:r w:rsidRPr="009E2715">
          <w:rPr>
            <w:szCs w:val="24"/>
          </w:rPr>
          <w:t>과정에서</w:t>
        </w:r>
        <w:r w:rsidRPr="009E2715">
          <w:rPr>
            <w:szCs w:val="24"/>
          </w:rPr>
          <w:t xml:space="preserve"> </w:t>
        </w:r>
        <w:r w:rsidRPr="009E2715">
          <w:rPr>
            <w:szCs w:val="24"/>
          </w:rPr>
          <w:t>당사자들</w:t>
        </w:r>
        <w:r w:rsidRPr="009E2715">
          <w:rPr>
            <w:szCs w:val="24"/>
          </w:rPr>
          <w:t xml:space="preserve"> </w:t>
        </w:r>
        <w:r w:rsidRPr="009E2715">
          <w:rPr>
            <w:szCs w:val="24"/>
          </w:rPr>
          <w:t>사이에</w:t>
        </w:r>
        <w:r w:rsidRPr="009E2715">
          <w:rPr>
            <w:szCs w:val="24"/>
          </w:rPr>
          <w:t xml:space="preserve"> </w:t>
        </w:r>
        <w:r w:rsidRPr="009E2715">
          <w:rPr>
            <w:szCs w:val="24"/>
          </w:rPr>
          <w:t>이해상충이</w:t>
        </w:r>
        <w:r w:rsidRPr="009E2715">
          <w:rPr>
            <w:szCs w:val="24"/>
          </w:rPr>
          <w:t xml:space="preserve"> </w:t>
        </w:r>
        <w:r w:rsidRPr="009E2715">
          <w:rPr>
            <w:szCs w:val="24"/>
          </w:rPr>
          <w:t>발생할</w:t>
        </w:r>
        <w:r w:rsidRPr="009E2715">
          <w:rPr>
            <w:szCs w:val="24"/>
          </w:rPr>
          <w:t xml:space="preserve"> </w:t>
        </w:r>
        <w:r w:rsidRPr="009E2715">
          <w:rPr>
            <w:szCs w:val="24"/>
          </w:rPr>
          <w:t>가능성이</w:t>
        </w:r>
        <w:r w:rsidRPr="009E2715">
          <w:rPr>
            <w:szCs w:val="24"/>
          </w:rPr>
          <w:t xml:space="preserve"> </w:t>
        </w:r>
        <w:r w:rsidRPr="009E2715">
          <w:rPr>
            <w:szCs w:val="24"/>
          </w:rPr>
          <w:t>있</w:t>
        </w:r>
      </w:ins>
      <w:ins w:id="59" w:author="BKL" w:date="2026-10-02T11:16:00Z" w16du:dateUtc="2026-10-02T02:16:00Z">
        <w:r>
          <w:rPr>
            <w:rFonts w:hint="eastAsia"/>
            <w:szCs w:val="24"/>
          </w:rPr>
          <w:t>으며</w:t>
        </w:r>
        <w:r>
          <w:rPr>
            <w:rFonts w:hint="eastAsia"/>
            <w:szCs w:val="24"/>
          </w:rPr>
          <w:t xml:space="preserve">, </w:t>
        </w:r>
      </w:ins>
      <w:ins w:id="60" w:author="BKL" w:date="2026-10-02T11:15:00Z">
        <w:r w:rsidRPr="009E2715">
          <w:rPr>
            <w:szCs w:val="24"/>
          </w:rPr>
          <w:t>자산관리회사가</w:t>
        </w:r>
        <w:r w:rsidRPr="009E2715">
          <w:rPr>
            <w:szCs w:val="24"/>
          </w:rPr>
          <w:t xml:space="preserve"> </w:t>
        </w:r>
        <w:r w:rsidRPr="009E2715">
          <w:rPr>
            <w:szCs w:val="24"/>
          </w:rPr>
          <w:t>관계</w:t>
        </w:r>
        <w:r w:rsidRPr="009E2715">
          <w:rPr>
            <w:szCs w:val="24"/>
          </w:rPr>
          <w:t xml:space="preserve"> </w:t>
        </w:r>
        <w:r w:rsidRPr="009E2715">
          <w:rPr>
            <w:szCs w:val="24"/>
          </w:rPr>
          <w:t>법령</w:t>
        </w:r>
        <w:r w:rsidRPr="009E2715">
          <w:rPr>
            <w:szCs w:val="24"/>
          </w:rPr>
          <w:t xml:space="preserve"> </w:t>
        </w:r>
        <w:r w:rsidRPr="009E2715">
          <w:rPr>
            <w:szCs w:val="24"/>
          </w:rPr>
          <w:t>및</w:t>
        </w:r>
        <w:r w:rsidRPr="009E2715">
          <w:rPr>
            <w:szCs w:val="24"/>
          </w:rPr>
          <w:t xml:space="preserve"> </w:t>
        </w:r>
        <w:r w:rsidRPr="009E2715">
          <w:rPr>
            <w:szCs w:val="24"/>
          </w:rPr>
          <w:t>내부통제기준에</w:t>
        </w:r>
        <w:r w:rsidRPr="009E2715">
          <w:rPr>
            <w:szCs w:val="24"/>
          </w:rPr>
          <w:t xml:space="preserve"> </w:t>
        </w:r>
        <w:r w:rsidRPr="009E2715">
          <w:rPr>
            <w:szCs w:val="24"/>
          </w:rPr>
          <w:t>따라</w:t>
        </w:r>
        <w:r w:rsidRPr="009E2715">
          <w:rPr>
            <w:szCs w:val="24"/>
          </w:rPr>
          <w:t xml:space="preserve"> </w:t>
        </w:r>
      </w:ins>
      <w:ins w:id="61" w:author="BKL" w:date="2026-10-02T11:16:00Z" w16du:dateUtc="2026-10-02T02:16:00Z">
        <w:r>
          <w:rPr>
            <w:rFonts w:hint="eastAsia"/>
            <w:szCs w:val="24"/>
          </w:rPr>
          <w:t>이를</w:t>
        </w:r>
      </w:ins>
      <w:ins w:id="62" w:author="BKL" w:date="2026-10-02T11:15:00Z">
        <w:r w:rsidRPr="009E2715">
          <w:rPr>
            <w:szCs w:val="24"/>
          </w:rPr>
          <w:t xml:space="preserve"> </w:t>
        </w:r>
        <w:r w:rsidRPr="009E2715">
          <w:rPr>
            <w:szCs w:val="24"/>
          </w:rPr>
          <w:t>관리할</w:t>
        </w:r>
        <w:r w:rsidRPr="009E2715">
          <w:rPr>
            <w:szCs w:val="24"/>
          </w:rPr>
          <w:t xml:space="preserve"> </w:t>
        </w:r>
        <w:r w:rsidRPr="009E2715">
          <w:rPr>
            <w:szCs w:val="24"/>
          </w:rPr>
          <w:t>것이라는</w:t>
        </w:r>
        <w:r w:rsidRPr="009E2715">
          <w:rPr>
            <w:szCs w:val="24"/>
          </w:rPr>
          <w:t xml:space="preserve"> </w:t>
        </w:r>
        <w:r w:rsidRPr="009E2715">
          <w:rPr>
            <w:szCs w:val="24"/>
          </w:rPr>
          <w:t>점에</w:t>
        </w:r>
        <w:r w:rsidRPr="009E2715">
          <w:rPr>
            <w:szCs w:val="24"/>
          </w:rPr>
          <w:t xml:space="preserve"> </w:t>
        </w:r>
        <w:r w:rsidRPr="009E2715">
          <w:rPr>
            <w:szCs w:val="24"/>
          </w:rPr>
          <w:t>대하여</w:t>
        </w:r>
        <w:r w:rsidRPr="009E2715">
          <w:rPr>
            <w:szCs w:val="24"/>
          </w:rPr>
          <w:t xml:space="preserve"> </w:t>
        </w:r>
        <w:r w:rsidRPr="009E2715">
          <w:rPr>
            <w:szCs w:val="24"/>
          </w:rPr>
          <w:t>본</w:t>
        </w:r>
        <w:r w:rsidRPr="009E2715">
          <w:rPr>
            <w:szCs w:val="24"/>
          </w:rPr>
          <w:t xml:space="preserve"> </w:t>
        </w:r>
        <w:r w:rsidRPr="009E2715">
          <w:rPr>
            <w:szCs w:val="24"/>
          </w:rPr>
          <w:t>계약</w:t>
        </w:r>
        <w:r w:rsidRPr="009E2715">
          <w:rPr>
            <w:szCs w:val="24"/>
          </w:rPr>
          <w:t xml:space="preserve"> </w:t>
        </w:r>
        <w:r w:rsidRPr="009E2715">
          <w:rPr>
            <w:szCs w:val="24"/>
          </w:rPr>
          <w:t>체결</w:t>
        </w:r>
        <w:r w:rsidRPr="009E2715">
          <w:rPr>
            <w:szCs w:val="24"/>
          </w:rPr>
          <w:t xml:space="preserve"> </w:t>
        </w:r>
        <w:r w:rsidRPr="009E2715">
          <w:rPr>
            <w:szCs w:val="24"/>
          </w:rPr>
          <w:t>전에</w:t>
        </w:r>
        <w:r w:rsidRPr="009E2715">
          <w:rPr>
            <w:szCs w:val="24"/>
          </w:rPr>
          <w:t xml:space="preserve"> </w:t>
        </w:r>
        <w:r w:rsidRPr="009E2715">
          <w:rPr>
            <w:szCs w:val="24"/>
          </w:rPr>
          <w:t>자산관리회사로부터</w:t>
        </w:r>
        <w:r w:rsidRPr="009E2715">
          <w:rPr>
            <w:szCs w:val="24"/>
          </w:rPr>
          <w:t xml:space="preserve"> </w:t>
        </w:r>
        <w:r w:rsidRPr="009E2715">
          <w:rPr>
            <w:szCs w:val="24"/>
          </w:rPr>
          <w:t>충분한</w:t>
        </w:r>
        <w:r w:rsidRPr="009E2715">
          <w:rPr>
            <w:szCs w:val="24"/>
          </w:rPr>
          <w:t xml:space="preserve"> </w:t>
        </w:r>
        <w:r w:rsidRPr="009E2715">
          <w:rPr>
            <w:szCs w:val="24"/>
          </w:rPr>
          <w:t>설명을</w:t>
        </w:r>
        <w:r w:rsidRPr="009E2715">
          <w:rPr>
            <w:szCs w:val="24"/>
          </w:rPr>
          <w:t xml:space="preserve"> </w:t>
        </w:r>
        <w:r w:rsidRPr="009E2715">
          <w:rPr>
            <w:szCs w:val="24"/>
          </w:rPr>
          <w:t>제공받았음을</w:t>
        </w:r>
        <w:r w:rsidRPr="009E2715">
          <w:rPr>
            <w:szCs w:val="24"/>
          </w:rPr>
          <w:t xml:space="preserve"> </w:t>
        </w:r>
        <w:r w:rsidRPr="009E2715">
          <w:rPr>
            <w:szCs w:val="24"/>
          </w:rPr>
          <w:t>확인한다</w:t>
        </w:r>
        <w:r w:rsidRPr="009E2715">
          <w:rPr>
            <w:szCs w:val="24"/>
          </w:rPr>
          <w:t>.</w:t>
        </w:r>
      </w:ins>
      <w:ins w:id="63" w:author="BKL" w:date="2026-10-01T18:05:00Z" w16du:dateUtc="2026-10-01T09:05:00Z">
        <w:r w:rsidR="00971AED">
          <w:rPr>
            <w:rFonts w:hint="eastAsia"/>
            <w:szCs w:val="24"/>
          </w:rPr>
          <w:t xml:space="preserve"> </w:t>
        </w:r>
        <w:r w:rsidR="00971AED" w:rsidRPr="00971AED">
          <w:rPr>
            <w:szCs w:val="24"/>
            <w:highlight w:val="yellow"/>
          </w:rPr>
          <w:t xml:space="preserve">[BKL Note: </w:t>
        </w:r>
      </w:ins>
      <w:ins w:id="64" w:author="BKL" w:date="2026-10-01T18:06:00Z" w16du:dateUtc="2026-10-01T09:06:00Z">
        <w:r w:rsidR="00971AED">
          <w:rPr>
            <w:rFonts w:hint="eastAsia"/>
            <w:szCs w:val="24"/>
            <w:highlight w:val="yellow"/>
          </w:rPr>
          <w:t>제공해주신</w:t>
        </w:r>
        <w:r w:rsidR="00971AED">
          <w:rPr>
            <w:rFonts w:hint="eastAsia"/>
            <w:szCs w:val="24"/>
            <w:highlight w:val="yellow"/>
          </w:rPr>
          <w:t xml:space="preserve"> </w:t>
        </w:r>
        <w:r w:rsidR="00971AED">
          <w:rPr>
            <w:rFonts w:hint="eastAsia"/>
            <w:szCs w:val="24"/>
            <w:highlight w:val="yellow"/>
          </w:rPr>
          <w:t>의견에</w:t>
        </w:r>
        <w:r w:rsidR="00971AED">
          <w:rPr>
            <w:rFonts w:hint="eastAsia"/>
            <w:szCs w:val="24"/>
            <w:highlight w:val="yellow"/>
          </w:rPr>
          <w:t xml:space="preserve"> </w:t>
        </w:r>
        <w:r w:rsidR="00971AED">
          <w:rPr>
            <w:rFonts w:hint="eastAsia"/>
            <w:szCs w:val="24"/>
            <w:highlight w:val="yellow"/>
          </w:rPr>
          <w:t>따라</w:t>
        </w:r>
        <w:r w:rsidR="00971AED">
          <w:rPr>
            <w:rFonts w:hint="eastAsia"/>
            <w:szCs w:val="24"/>
            <w:highlight w:val="yellow"/>
          </w:rPr>
          <w:t xml:space="preserve"> </w:t>
        </w:r>
      </w:ins>
      <w:ins w:id="65" w:author="BKL" w:date="2026-10-01T18:05:00Z" w16du:dateUtc="2026-10-01T09:05:00Z">
        <w:r w:rsidR="00971AED" w:rsidRPr="00971AED">
          <w:rPr>
            <w:szCs w:val="24"/>
            <w:highlight w:val="yellow"/>
          </w:rPr>
          <w:t>코람코자산신탁이</w:t>
        </w:r>
        <w:r w:rsidR="00971AED" w:rsidRPr="00971AED">
          <w:rPr>
            <w:szCs w:val="24"/>
            <w:highlight w:val="yellow"/>
          </w:rPr>
          <w:t xml:space="preserve"> </w:t>
        </w:r>
        <w:r w:rsidR="00971AED" w:rsidRPr="00971AED">
          <w:rPr>
            <w:szCs w:val="24"/>
            <w:highlight w:val="yellow"/>
          </w:rPr>
          <w:t>대상회사</w:t>
        </w:r>
        <w:r w:rsidR="00971AED">
          <w:rPr>
            <w:rFonts w:hint="eastAsia"/>
            <w:szCs w:val="24"/>
            <w:highlight w:val="yellow"/>
          </w:rPr>
          <w:t>,</w:t>
        </w:r>
        <w:r w:rsidR="00971AED" w:rsidRPr="00971AED">
          <w:rPr>
            <w:szCs w:val="24"/>
            <w:highlight w:val="yellow"/>
          </w:rPr>
          <w:t xml:space="preserve"> </w:t>
        </w:r>
        <w:r w:rsidR="00971AED" w:rsidRPr="00971AED">
          <w:rPr>
            <w:szCs w:val="24"/>
            <w:highlight w:val="yellow"/>
          </w:rPr>
          <w:t>코람코라이프인프라리츠</w:t>
        </w:r>
        <w:r w:rsidR="00971AED">
          <w:rPr>
            <w:rFonts w:hint="eastAsia"/>
            <w:szCs w:val="24"/>
            <w:highlight w:val="yellow"/>
          </w:rPr>
          <w:t xml:space="preserve"> </w:t>
        </w:r>
        <w:r w:rsidR="00971AED">
          <w:rPr>
            <w:rFonts w:hint="eastAsia"/>
            <w:szCs w:val="24"/>
            <w:highlight w:val="yellow"/>
          </w:rPr>
          <w:t>및</w:t>
        </w:r>
        <w:r w:rsidR="00971AED">
          <w:rPr>
            <w:rFonts w:hint="eastAsia"/>
            <w:szCs w:val="24"/>
            <w:highlight w:val="yellow"/>
          </w:rPr>
          <w:t xml:space="preserve"> </w:t>
        </w:r>
        <w:r w:rsidR="00971AED">
          <w:rPr>
            <w:rFonts w:hint="eastAsia"/>
            <w:szCs w:val="24"/>
            <w:highlight w:val="yellow"/>
          </w:rPr>
          <w:t>코크렙안양</w:t>
        </w:r>
        <w:r w:rsidR="00971AED" w:rsidRPr="00971AED">
          <w:rPr>
            <w:szCs w:val="24"/>
            <w:highlight w:val="yellow"/>
          </w:rPr>
          <w:t>의</w:t>
        </w:r>
        <w:r w:rsidR="00971AED" w:rsidRPr="00971AED">
          <w:rPr>
            <w:szCs w:val="24"/>
            <w:highlight w:val="yellow"/>
          </w:rPr>
          <w:t xml:space="preserve"> </w:t>
        </w:r>
        <w:r w:rsidR="00971AED" w:rsidRPr="00971AED">
          <w:rPr>
            <w:szCs w:val="24"/>
            <w:highlight w:val="yellow"/>
          </w:rPr>
          <w:t>자산관리회사를</w:t>
        </w:r>
        <w:r w:rsidR="00971AED" w:rsidRPr="00971AED">
          <w:rPr>
            <w:szCs w:val="24"/>
            <w:highlight w:val="yellow"/>
          </w:rPr>
          <w:t xml:space="preserve"> </w:t>
        </w:r>
        <w:r w:rsidR="00971AED" w:rsidRPr="00971AED">
          <w:rPr>
            <w:szCs w:val="24"/>
            <w:highlight w:val="yellow"/>
          </w:rPr>
          <w:t>모두</w:t>
        </w:r>
        <w:r w:rsidR="00971AED" w:rsidRPr="00971AED">
          <w:rPr>
            <w:szCs w:val="24"/>
            <w:highlight w:val="yellow"/>
          </w:rPr>
          <w:t xml:space="preserve"> </w:t>
        </w:r>
        <w:r w:rsidR="00971AED" w:rsidRPr="00971AED">
          <w:rPr>
            <w:szCs w:val="24"/>
            <w:highlight w:val="yellow"/>
          </w:rPr>
          <w:t>수행하고</w:t>
        </w:r>
        <w:r w:rsidR="00971AED" w:rsidRPr="00971AED">
          <w:rPr>
            <w:szCs w:val="24"/>
            <w:highlight w:val="yellow"/>
          </w:rPr>
          <w:t xml:space="preserve"> </w:t>
        </w:r>
        <w:r w:rsidR="00971AED" w:rsidRPr="00971AED">
          <w:rPr>
            <w:szCs w:val="24"/>
            <w:highlight w:val="yellow"/>
          </w:rPr>
          <w:t>있고</w:t>
        </w:r>
        <w:r w:rsidR="00971AED" w:rsidRPr="00971AED">
          <w:rPr>
            <w:szCs w:val="24"/>
            <w:highlight w:val="yellow"/>
          </w:rPr>
          <w:t xml:space="preserve">, </w:t>
        </w:r>
        <w:r w:rsidR="00971AED" w:rsidRPr="00971AED">
          <w:rPr>
            <w:szCs w:val="24"/>
            <w:highlight w:val="yellow"/>
          </w:rPr>
          <w:t>각</w:t>
        </w:r>
        <w:r w:rsidR="00971AED" w:rsidRPr="00971AED">
          <w:rPr>
            <w:szCs w:val="24"/>
            <w:highlight w:val="yellow"/>
          </w:rPr>
          <w:t xml:space="preserve"> </w:t>
        </w:r>
        <w:r w:rsidR="00971AED" w:rsidRPr="00971AED">
          <w:rPr>
            <w:szCs w:val="24"/>
            <w:highlight w:val="yellow"/>
          </w:rPr>
          <w:t>주주가</w:t>
        </w:r>
        <w:r w:rsidR="00971AED" w:rsidRPr="00971AED">
          <w:rPr>
            <w:szCs w:val="24"/>
            <w:highlight w:val="yellow"/>
          </w:rPr>
          <w:t xml:space="preserve"> </w:t>
        </w:r>
        <w:r w:rsidR="00971AED" w:rsidRPr="00971AED">
          <w:rPr>
            <w:szCs w:val="24"/>
            <w:highlight w:val="yellow"/>
          </w:rPr>
          <w:t>보유하는</w:t>
        </w:r>
        <w:r w:rsidR="00971AED" w:rsidRPr="00971AED">
          <w:rPr>
            <w:szCs w:val="24"/>
            <w:highlight w:val="yellow"/>
          </w:rPr>
          <w:t xml:space="preserve"> </w:t>
        </w:r>
        <w:r w:rsidR="00971AED" w:rsidRPr="00971AED">
          <w:rPr>
            <w:szCs w:val="24"/>
            <w:highlight w:val="yellow"/>
          </w:rPr>
          <w:t>주식의</w:t>
        </w:r>
        <w:r w:rsidR="00971AED" w:rsidRPr="00971AED">
          <w:rPr>
            <w:szCs w:val="24"/>
            <w:highlight w:val="yellow"/>
          </w:rPr>
          <w:t xml:space="preserve"> </w:t>
        </w:r>
        <w:r w:rsidR="00971AED" w:rsidRPr="00971AED">
          <w:rPr>
            <w:szCs w:val="24"/>
            <w:highlight w:val="yellow"/>
          </w:rPr>
          <w:t>권리내용</w:t>
        </w:r>
        <w:r w:rsidR="00971AED" w:rsidRPr="00971AED">
          <w:rPr>
            <w:szCs w:val="24"/>
            <w:highlight w:val="yellow"/>
          </w:rPr>
          <w:t xml:space="preserve"> </w:t>
        </w:r>
        <w:r w:rsidR="00971AED" w:rsidRPr="00971AED">
          <w:rPr>
            <w:szCs w:val="24"/>
            <w:highlight w:val="yellow"/>
          </w:rPr>
          <w:t>및</w:t>
        </w:r>
        <w:r w:rsidR="00971AED" w:rsidRPr="00971AED">
          <w:rPr>
            <w:szCs w:val="24"/>
            <w:highlight w:val="yellow"/>
          </w:rPr>
          <w:t xml:space="preserve"> </w:t>
        </w:r>
        <w:r w:rsidR="00971AED" w:rsidRPr="00971AED">
          <w:rPr>
            <w:szCs w:val="24"/>
            <w:highlight w:val="yellow"/>
          </w:rPr>
          <w:t>투자금</w:t>
        </w:r>
        <w:r w:rsidR="00971AED" w:rsidRPr="00971AED">
          <w:rPr>
            <w:szCs w:val="24"/>
            <w:highlight w:val="yellow"/>
          </w:rPr>
          <w:t xml:space="preserve"> </w:t>
        </w:r>
        <w:r w:rsidR="00971AED" w:rsidRPr="00971AED">
          <w:rPr>
            <w:szCs w:val="24"/>
            <w:highlight w:val="yellow"/>
          </w:rPr>
          <w:t>회수구조가</w:t>
        </w:r>
        <w:r w:rsidR="00971AED" w:rsidRPr="00971AED">
          <w:rPr>
            <w:szCs w:val="24"/>
            <w:highlight w:val="yellow"/>
          </w:rPr>
          <w:t xml:space="preserve"> </w:t>
        </w:r>
        <w:r w:rsidR="00971AED" w:rsidRPr="00971AED">
          <w:rPr>
            <w:szCs w:val="24"/>
            <w:highlight w:val="yellow"/>
          </w:rPr>
          <w:t>서로</w:t>
        </w:r>
        <w:r w:rsidR="00971AED" w:rsidRPr="00971AED">
          <w:rPr>
            <w:szCs w:val="24"/>
            <w:highlight w:val="yellow"/>
          </w:rPr>
          <w:t xml:space="preserve"> </w:t>
        </w:r>
        <w:r w:rsidR="00971AED" w:rsidRPr="00971AED">
          <w:rPr>
            <w:szCs w:val="24"/>
            <w:highlight w:val="yellow"/>
          </w:rPr>
          <w:t>달라</w:t>
        </w:r>
        <w:r w:rsidR="00971AED" w:rsidRPr="00971AED">
          <w:rPr>
            <w:szCs w:val="24"/>
            <w:highlight w:val="yellow"/>
          </w:rPr>
          <w:t xml:space="preserve"> </w:t>
        </w:r>
        <w:r w:rsidR="00971AED" w:rsidRPr="00971AED">
          <w:rPr>
            <w:szCs w:val="24"/>
            <w:highlight w:val="yellow"/>
          </w:rPr>
          <w:t>이해상충</w:t>
        </w:r>
        <w:r w:rsidR="00971AED" w:rsidRPr="00971AED">
          <w:rPr>
            <w:szCs w:val="24"/>
            <w:highlight w:val="yellow"/>
          </w:rPr>
          <w:t xml:space="preserve"> </w:t>
        </w:r>
        <w:r w:rsidR="00971AED" w:rsidRPr="00971AED">
          <w:rPr>
            <w:szCs w:val="24"/>
            <w:highlight w:val="yellow"/>
          </w:rPr>
          <w:t>가능성이</w:t>
        </w:r>
        <w:r w:rsidR="00971AED" w:rsidRPr="00971AED">
          <w:rPr>
            <w:szCs w:val="24"/>
            <w:highlight w:val="yellow"/>
          </w:rPr>
          <w:t xml:space="preserve"> </w:t>
        </w:r>
        <w:r w:rsidR="00971AED" w:rsidRPr="00971AED">
          <w:rPr>
            <w:szCs w:val="24"/>
            <w:highlight w:val="yellow"/>
          </w:rPr>
          <w:t>존재할</w:t>
        </w:r>
        <w:r w:rsidR="00971AED" w:rsidRPr="00971AED">
          <w:rPr>
            <w:szCs w:val="24"/>
            <w:highlight w:val="yellow"/>
          </w:rPr>
          <w:t xml:space="preserve"> </w:t>
        </w:r>
        <w:r w:rsidR="00971AED" w:rsidRPr="00971AED">
          <w:rPr>
            <w:szCs w:val="24"/>
            <w:highlight w:val="yellow"/>
          </w:rPr>
          <w:t>수</w:t>
        </w:r>
        <w:r w:rsidR="00971AED" w:rsidRPr="00971AED">
          <w:rPr>
            <w:szCs w:val="24"/>
            <w:highlight w:val="yellow"/>
          </w:rPr>
          <w:t xml:space="preserve"> </w:t>
        </w:r>
        <w:r w:rsidR="00971AED" w:rsidRPr="00971AED">
          <w:rPr>
            <w:szCs w:val="24"/>
            <w:highlight w:val="yellow"/>
          </w:rPr>
          <w:t>있다는</w:t>
        </w:r>
        <w:r w:rsidR="00971AED" w:rsidRPr="00971AED">
          <w:rPr>
            <w:szCs w:val="24"/>
            <w:highlight w:val="yellow"/>
          </w:rPr>
          <w:t xml:space="preserve"> </w:t>
        </w:r>
        <w:r w:rsidR="00971AED" w:rsidRPr="00971AED">
          <w:rPr>
            <w:szCs w:val="24"/>
            <w:highlight w:val="yellow"/>
          </w:rPr>
          <w:t>점을</w:t>
        </w:r>
        <w:r w:rsidR="00971AED" w:rsidRPr="00971AED">
          <w:rPr>
            <w:szCs w:val="24"/>
            <w:highlight w:val="yellow"/>
          </w:rPr>
          <w:t xml:space="preserve"> </w:t>
        </w:r>
        <w:r w:rsidR="00971AED" w:rsidRPr="00971AED">
          <w:rPr>
            <w:szCs w:val="24"/>
            <w:highlight w:val="yellow"/>
          </w:rPr>
          <w:t>각</w:t>
        </w:r>
        <w:r w:rsidR="00971AED" w:rsidRPr="00971AED">
          <w:rPr>
            <w:szCs w:val="24"/>
            <w:highlight w:val="yellow"/>
          </w:rPr>
          <w:t xml:space="preserve"> </w:t>
        </w:r>
        <w:r w:rsidR="00971AED" w:rsidRPr="00971AED">
          <w:rPr>
            <w:szCs w:val="24"/>
            <w:highlight w:val="yellow"/>
          </w:rPr>
          <w:t>투자자에게</w:t>
        </w:r>
        <w:r w:rsidR="00971AED" w:rsidRPr="00971AED">
          <w:rPr>
            <w:szCs w:val="24"/>
            <w:highlight w:val="yellow"/>
          </w:rPr>
          <w:t xml:space="preserve"> </w:t>
        </w:r>
        <w:r w:rsidR="00971AED" w:rsidRPr="00971AED">
          <w:rPr>
            <w:szCs w:val="24"/>
            <w:highlight w:val="yellow"/>
          </w:rPr>
          <w:t>고지</w:t>
        </w:r>
        <w:r w:rsidR="00971AED" w:rsidRPr="00971AED">
          <w:rPr>
            <w:szCs w:val="24"/>
            <w:highlight w:val="yellow"/>
          </w:rPr>
          <w:t>·</w:t>
        </w:r>
        <w:r w:rsidR="00971AED" w:rsidRPr="00971AED">
          <w:rPr>
            <w:szCs w:val="24"/>
            <w:highlight w:val="yellow"/>
          </w:rPr>
          <w:t>확인하기</w:t>
        </w:r>
        <w:r w:rsidR="00971AED" w:rsidRPr="00971AED">
          <w:rPr>
            <w:szCs w:val="24"/>
            <w:highlight w:val="yellow"/>
          </w:rPr>
          <w:t xml:space="preserve"> </w:t>
        </w:r>
        <w:r w:rsidR="00971AED" w:rsidRPr="00971AED">
          <w:rPr>
            <w:szCs w:val="24"/>
            <w:highlight w:val="yellow"/>
          </w:rPr>
          <w:t>위한</w:t>
        </w:r>
        <w:r w:rsidR="00971AED" w:rsidRPr="00971AED">
          <w:rPr>
            <w:szCs w:val="24"/>
            <w:highlight w:val="yellow"/>
          </w:rPr>
          <w:t xml:space="preserve"> </w:t>
        </w:r>
        <w:r w:rsidR="00971AED" w:rsidRPr="00971AED">
          <w:rPr>
            <w:szCs w:val="24"/>
            <w:highlight w:val="yellow"/>
          </w:rPr>
          <w:lastRenderedPageBreak/>
          <w:t>조항을</w:t>
        </w:r>
        <w:r w:rsidR="00971AED" w:rsidRPr="00971AED">
          <w:rPr>
            <w:szCs w:val="24"/>
            <w:highlight w:val="yellow"/>
          </w:rPr>
          <w:t xml:space="preserve"> </w:t>
        </w:r>
        <w:r w:rsidR="00971AED" w:rsidRPr="00971AED">
          <w:rPr>
            <w:szCs w:val="24"/>
            <w:highlight w:val="yellow"/>
          </w:rPr>
          <w:t>추가하였습니다</w:t>
        </w:r>
        <w:r w:rsidR="00971AED" w:rsidRPr="00971AED">
          <w:rPr>
            <w:szCs w:val="24"/>
            <w:highlight w:val="yellow"/>
          </w:rPr>
          <w:t>.</w:t>
        </w:r>
      </w:ins>
      <w:ins w:id="66" w:author="BKL" w:date="2026-10-02T11:16:00Z" w16du:dateUtc="2026-10-02T02:16:00Z">
        <w:r>
          <w:rPr>
            <w:rFonts w:hint="eastAsia"/>
            <w:szCs w:val="24"/>
            <w:highlight w:val="yellow"/>
          </w:rPr>
          <w:t xml:space="preserve"> </w:t>
        </w:r>
      </w:ins>
      <w:ins w:id="67" w:author="BKL" w:date="2026-10-02T11:16:00Z">
        <w:r w:rsidRPr="009E2715">
          <w:rPr>
            <w:szCs w:val="24"/>
            <w:highlight w:val="yellow"/>
          </w:rPr>
          <w:t>투자자의</w:t>
        </w:r>
        <w:r w:rsidRPr="009E2715">
          <w:rPr>
            <w:szCs w:val="24"/>
            <w:highlight w:val="yellow"/>
          </w:rPr>
          <w:t xml:space="preserve"> </w:t>
        </w:r>
        <w:r w:rsidRPr="009E2715">
          <w:rPr>
            <w:szCs w:val="24"/>
            <w:highlight w:val="yellow"/>
          </w:rPr>
          <w:t>권리를</w:t>
        </w:r>
        <w:r w:rsidRPr="009E2715">
          <w:rPr>
            <w:szCs w:val="24"/>
            <w:highlight w:val="yellow"/>
          </w:rPr>
          <w:t xml:space="preserve"> </w:t>
        </w:r>
        <w:r w:rsidRPr="009E2715">
          <w:rPr>
            <w:szCs w:val="24"/>
            <w:highlight w:val="yellow"/>
          </w:rPr>
          <w:t>제한하거나</w:t>
        </w:r>
        <w:r w:rsidRPr="009E2715">
          <w:rPr>
            <w:szCs w:val="24"/>
            <w:highlight w:val="yellow"/>
          </w:rPr>
          <w:t xml:space="preserve"> </w:t>
        </w:r>
        <w:r w:rsidRPr="009E2715">
          <w:rPr>
            <w:szCs w:val="24"/>
            <w:highlight w:val="yellow"/>
          </w:rPr>
          <w:t>이해상충을</w:t>
        </w:r>
        <w:r w:rsidRPr="009E2715">
          <w:rPr>
            <w:szCs w:val="24"/>
            <w:highlight w:val="yellow"/>
          </w:rPr>
          <w:t xml:space="preserve"> </w:t>
        </w:r>
        <w:r w:rsidRPr="009E2715">
          <w:rPr>
            <w:szCs w:val="24"/>
            <w:highlight w:val="yellow"/>
          </w:rPr>
          <w:t>사전에</w:t>
        </w:r>
        <w:r w:rsidRPr="009E2715">
          <w:rPr>
            <w:szCs w:val="24"/>
            <w:highlight w:val="yellow"/>
          </w:rPr>
          <w:t xml:space="preserve"> </w:t>
        </w:r>
        <w:r w:rsidRPr="009E2715">
          <w:rPr>
            <w:szCs w:val="24"/>
            <w:highlight w:val="yellow"/>
          </w:rPr>
          <w:t>승인하는</w:t>
        </w:r>
        <w:r w:rsidRPr="009E2715">
          <w:rPr>
            <w:szCs w:val="24"/>
            <w:highlight w:val="yellow"/>
          </w:rPr>
          <w:t xml:space="preserve"> </w:t>
        </w:r>
        <w:r w:rsidRPr="009E2715">
          <w:rPr>
            <w:szCs w:val="24"/>
            <w:highlight w:val="yellow"/>
          </w:rPr>
          <w:t>취지가</w:t>
        </w:r>
        <w:r w:rsidRPr="009E2715">
          <w:rPr>
            <w:szCs w:val="24"/>
            <w:highlight w:val="yellow"/>
          </w:rPr>
          <w:t xml:space="preserve"> </w:t>
        </w:r>
        <w:r w:rsidRPr="009E2715">
          <w:rPr>
            <w:szCs w:val="24"/>
            <w:highlight w:val="yellow"/>
          </w:rPr>
          <w:t>아님을</w:t>
        </w:r>
        <w:r w:rsidRPr="009E2715">
          <w:rPr>
            <w:szCs w:val="24"/>
            <w:highlight w:val="yellow"/>
          </w:rPr>
          <w:t xml:space="preserve"> </w:t>
        </w:r>
        <w:r w:rsidRPr="009E2715">
          <w:rPr>
            <w:szCs w:val="24"/>
            <w:highlight w:val="yellow"/>
          </w:rPr>
          <w:t>명확히</w:t>
        </w:r>
        <w:r w:rsidRPr="009E2715">
          <w:rPr>
            <w:szCs w:val="24"/>
            <w:highlight w:val="yellow"/>
          </w:rPr>
          <w:t xml:space="preserve"> </w:t>
        </w:r>
        <w:r w:rsidRPr="009E2715">
          <w:rPr>
            <w:szCs w:val="24"/>
            <w:highlight w:val="yellow"/>
          </w:rPr>
          <w:t>하기</w:t>
        </w:r>
        <w:r w:rsidRPr="009E2715">
          <w:rPr>
            <w:szCs w:val="24"/>
            <w:highlight w:val="yellow"/>
          </w:rPr>
          <w:t xml:space="preserve"> </w:t>
        </w:r>
        <w:r w:rsidRPr="009E2715">
          <w:rPr>
            <w:szCs w:val="24"/>
            <w:highlight w:val="yellow"/>
          </w:rPr>
          <w:t>위하여</w:t>
        </w:r>
        <w:r w:rsidRPr="009E2715">
          <w:rPr>
            <w:szCs w:val="24"/>
            <w:highlight w:val="yellow"/>
          </w:rPr>
          <w:t xml:space="preserve">, </w:t>
        </w:r>
        <w:r w:rsidRPr="009E2715">
          <w:rPr>
            <w:szCs w:val="24"/>
            <w:highlight w:val="yellow"/>
          </w:rPr>
          <w:t>자산관리회사가</w:t>
        </w:r>
        <w:r w:rsidRPr="009E2715">
          <w:rPr>
            <w:szCs w:val="24"/>
            <w:highlight w:val="yellow"/>
          </w:rPr>
          <w:t xml:space="preserve"> </w:t>
        </w:r>
        <w:r w:rsidRPr="009E2715">
          <w:rPr>
            <w:szCs w:val="24"/>
            <w:highlight w:val="yellow"/>
          </w:rPr>
          <w:t>관계</w:t>
        </w:r>
        <w:r w:rsidRPr="009E2715">
          <w:rPr>
            <w:szCs w:val="24"/>
            <w:highlight w:val="yellow"/>
          </w:rPr>
          <w:t xml:space="preserve"> </w:t>
        </w:r>
        <w:r w:rsidRPr="009E2715">
          <w:rPr>
            <w:szCs w:val="24"/>
            <w:highlight w:val="yellow"/>
          </w:rPr>
          <w:t>법령</w:t>
        </w:r>
        <w:r w:rsidRPr="009E2715">
          <w:rPr>
            <w:szCs w:val="24"/>
            <w:highlight w:val="yellow"/>
          </w:rPr>
          <w:t xml:space="preserve"> </w:t>
        </w:r>
        <w:r w:rsidRPr="009E2715">
          <w:rPr>
            <w:szCs w:val="24"/>
            <w:highlight w:val="yellow"/>
          </w:rPr>
          <w:t>및</w:t>
        </w:r>
        <w:r w:rsidRPr="009E2715">
          <w:rPr>
            <w:szCs w:val="24"/>
            <w:highlight w:val="yellow"/>
          </w:rPr>
          <w:t xml:space="preserve"> </w:t>
        </w:r>
        <w:r w:rsidRPr="009E2715">
          <w:rPr>
            <w:szCs w:val="24"/>
            <w:highlight w:val="yellow"/>
          </w:rPr>
          <w:t>내부통제기준에</w:t>
        </w:r>
        <w:r w:rsidRPr="009E2715">
          <w:rPr>
            <w:szCs w:val="24"/>
            <w:highlight w:val="yellow"/>
          </w:rPr>
          <w:t xml:space="preserve"> </w:t>
        </w:r>
        <w:r w:rsidRPr="009E2715">
          <w:rPr>
            <w:szCs w:val="24"/>
            <w:highlight w:val="yellow"/>
          </w:rPr>
          <w:t>따라</w:t>
        </w:r>
        <w:r w:rsidRPr="009E2715">
          <w:rPr>
            <w:szCs w:val="24"/>
            <w:highlight w:val="yellow"/>
          </w:rPr>
          <w:t xml:space="preserve"> </w:t>
        </w:r>
        <w:r w:rsidRPr="009E2715">
          <w:rPr>
            <w:szCs w:val="24"/>
            <w:highlight w:val="yellow"/>
          </w:rPr>
          <w:t>이해상충을</w:t>
        </w:r>
        <w:r w:rsidRPr="009E2715">
          <w:rPr>
            <w:szCs w:val="24"/>
            <w:highlight w:val="yellow"/>
          </w:rPr>
          <w:t xml:space="preserve"> </w:t>
        </w:r>
        <w:r w:rsidRPr="009E2715">
          <w:rPr>
            <w:szCs w:val="24"/>
            <w:highlight w:val="yellow"/>
          </w:rPr>
          <w:t>관리한다는</w:t>
        </w:r>
        <w:r w:rsidRPr="009E2715">
          <w:rPr>
            <w:szCs w:val="24"/>
            <w:highlight w:val="yellow"/>
          </w:rPr>
          <w:t xml:space="preserve"> </w:t>
        </w:r>
      </w:ins>
      <w:ins w:id="68" w:author="BKL" w:date="2026-10-02T11:16:00Z" w16du:dateUtc="2026-10-02T02:16:00Z">
        <w:r>
          <w:rPr>
            <w:rFonts w:hint="eastAsia"/>
            <w:szCs w:val="24"/>
            <w:highlight w:val="yellow"/>
          </w:rPr>
          <w:t>점을</w:t>
        </w:r>
      </w:ins>
      <w:ins w:id="69" w:author="BKL" w:date="2026-10-02T11:16:00Z">
        <w:r w:rsidRPr="009E2715">
          <w:rPr>
            <w:szCs w:val="24"/>
            <w:highlight w:val="yellow"/>
          </w:rPr>
          <w:t xml:space="preserve"> </w:t>
        </w:r>
        <w:r w:rsidRPr="009E2715">
          <w:rPr>
            <w:szCs w:val="24"/>
            <w:highlight w:val="yellow"/>
          </w:rPr>
          <w:t>함께</w:t>
        </w:r>
        <w:r w:rsidRPr="009E2715">
          <w:rPr>
            <w:szCs w:val="24"/>
            <w:highlight w:val="yellow"/>
          </w:rPr>
          <w:t xml:space="preserve"> </w:t>
        </w:r>
        <w:r w:rsidRPr="009E2715">
          <w:rPr>
            <w:szCs w:val="24"/>
            <w:highlight w:val="yellow"/>
          </w:rPr>
          <w:t>기재하였습니다</w:t>
        </w:r>
        <w:r w:rsidRPr="009E2715">
          <w:rPr>
            <w:szCs w:val="24"/>
            <w:highlight w:val="yellow"/>
          </w:rPr>
          <w:t>.</w:t>
        </w:r>
      </w:ins>
      <w:ins w:id="70" w:author="BKL" w:date="2026-10-01T18:05:00Z" w16du:dateUtc="2026-10-01T09:05:00Z">
        <w:r w:rsidR="00971AED" w:rsidRPr="00971AED">
          <w:rPr>
            <w:rFonts w:hint="eastAsia"/>
            <w:szCs w:val="24"/>
            <w:highlight w:val="yellow"/>
          </w:rPr>
          <w:t>]</w:t>
        </w:r>
      </w:ins>
    </w:p>
    <w:p w14:paraId="62FF3DF1" w14:textId="77777777" w:rsidR="00907783" w:rsidRPr="00907783" w:rsidRDefault="00907783" w:rsidP="00907783"/>
    <w:p w14:paraId="68082900" w14:textId="1C3F155C" w:rsidR="005C0AE3" w:rsidRDefault="00E5647E">
      <w:pPr>
        <w:pStyle w:val="1"/>
        <w:keepNext/>
        <w:tabs>
          <w:tab w:val="left" w:pos="851"/>
        </w:tabs>
        <w:spacing w:before="60" w:line="312" w:lineRule="auto"/>
        <w:ind w:left="0" w:firstLine="0"/>
        <w:rPr>
          <w:szCs w:val="24"/>
        </w:rPr>
      </w:pPr>
      <w:bookmarkStart w:id="71" w:name="_Toc510052048"/>
      <w:bookmarkStart w:id="72" w:name="_Toc510052049"/>
      <w:bookmarkStart w:id="73" w:name="_Toc510052050"/>
      <w:bookmarkStart w:id="74" w:name="_Toc510076625"/>
      <w:bookmarkStart w:id="75" w:name="_Toc510052051"/>
      <w:bookmarkStart w:id="76" w:name="_Toc510076626"/>
      <w:bookmarkStart w:id="77" w:name="_Toc510052052"/>
      <w:bookmarkStart w:id="78" w:name="_Toc510076627"/>
      <w:bookmarkStart w:id="79" w:name="_Toc510052053"/>
      <w:bookmarkStart w:id="80" w:name="_Toc510076628"/>
      <w:bookmarkStart w:id="81" w:name="_Toc510052054"/>
      <w:bookmarkStart w:id="82" w:name="_Toc510076629"/>
      <w:bookmarkStart w:id="83" w:name="_Toc510052055"/>
      <w:bookmarkStart w:id="84" w:name="_Toc36105782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r>
        <w:rPr>
          <w:rFonts w:hint="eastAsia"/>
          <w:szCs w:val="24"/>
        </w:rPr>
        <w:t>주식인수</w:t>
      </w:r>
      <w:r>
        <w:rPr>
          <w:rFonts w:hint="eastAsia"/>
          <w:szCs w:val="24"/>
        </w:rPr>
        <w:t xml:space="preserve"> </w:t>
      </w:r>
      <w:bookmarkEnd w:id="84"/>
    </w:p>
    <w:p w14:paraId="1C19E3DB" w14:textId="05027F4E" w:rsidR="005C0AE3" w:rsidRDefault="00E5647E" w:rsidP="007F657B">
      <w:pPr>
        <w:pStyle w:val="2"/>
        <w:spacing w:before="60" w:after="0" w:line="312" w:lineRule="auto"/>
        <w:ind w:left="851" w:hanging="851"/>
        <w:rPr>
          <w:szCs w:val="24"/>
        </w:rPr>
      </w:pPr>
      <w:bookmarkStart w:id="85" w:name="_Toc508231464"/>
      <w:bookmarkStart w:id="86" w:name="_Toc510052057"/>
      <w:bookmarkStart w:id="87" w:name="_Toc510076632"/>
      <w:bookmarkStart w:id="88" w:name="_Toc510437980"/>
      <w:bookmarkStart w:id="89" w:name="_Toc31915452"/>
      <w:bookmarkStart w:id="90" w:name="_Toc33740694"/>
      <w:bookmarkStart w:id="91" w:name="_Toc33816112"/>
      <w:bookmarkStart w:id="92" w:name="_Toc36053506"/>
      <w:bookmarkStart w:id="93" w:name="_Toc36105783"/>
      <w:r>
        <w:rPr>
          <w:rFonts w:hint="eastAsia"/>
          <w:szCs w:val="24"/>
        </w:rPr>
        <w:t>대상회사는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대상회사가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부동산을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매수하기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위하여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202</w:t>
      </w:r>
      <w:r w:rsidR="00336455">
        <w:rPr>
          <w:rFonts w:hint="eastAsia"/>
          <w:szCs w:val="24"/>
        </w:rPr>
        <w:t>6</w:t>
      </w:r>
      <w:r>
        <w:rPr>
          <w:szCs w:val="24"/>
        </w:rPr>
        <w:t xml:space="preserve">. </w:t>
      </w:r>
      <w:del w:id="94" w:author="임영규 부장(상장리츠팀)" w:date="2026-10-01T11:23:00Z" w16du:dateUtc="2026-10-01T02:23:00Z">
        <w:r w:rsidR="00304712" w:rsidDel="00F96C2E">
          <w:rPr>
            <w:rFonts w:hint="eastAsia"/>
            <w:szCs w:val="24"/>
          </w:rPr>
          <w:delText>[*]</w:delText>
        </w:r>
        <w:r w:rsidDel="00F96C2E">
          <w:rPr>
            <w:szCs w:val="24"/>
          </w:rPr>
          <w:delText xml:space="preserve">. </w:delText>
        </w:r>
      </w:del>
      <w:ins w:id="95" w:author="임영규 부장(상장리츠팀)" w:date="2026-10-01T11:23:00Z" w16du:dateUtc="2026-10-01T02:23:00Z">
        <w:r w:rsidR="00F96C2E">
          <w:rPr>
            <w:rFonts w:hint="eastAsia"/>
            <w:szCs w:val="24"/>
          </w:rPr>
          <w:t>10</w:t>
        </w:r>
        <w:r w:rsidR="00F96C2E">
          <w:rPr>
            <w:szCs w:val="24"/>
          </w:rPr>
          <w:t xml:space="preserve">. </w:t>
        </w:r>
      </w:ins>
      <w:r w:rsidR="00304712">
        <w:rPr>
          <w:rFonts w:hint="eastAsia"/>
          <w:szCs w:val="24"/>
        </w:rPr>
        <w:t>[*]</w:t>
      </w:r>
      <w:r>
        <w:rPr>
          <w:szCs w:val="24"/>
        </w:rPr>
        <w:t xml:space="preserve">. </w:t>
      </w:r>
      <w:r>
        <w:rPr>
          <w:rFonts w:hint="eastAsia"/>
          <w:szCs w:val="24"/>
        </w:rPr>
        <w:t>체결된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부동산매매계약</w:t>
      </w:r>
      <w:r>
        <w:rPr>
          <w:rFonts w:hint="eastAsia"/>
          <w:szCs w:val="24"/>
        </w:rPr>
        <w:t>(</w:t>
      </w:r>
      <w:r>
        <w:rPr>
          <w:rFonts w:hint="eastAsia"/>
          <w:szCs w:val="24"/>
        </w:rPr>
        <w:t>이하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“</w:t>
      </w:r>
      <w:r>
        <w:rPr>
          <w:rFonts w:hint="eastAsia"/>
          <w:szCs w:val="24"/>
          <w:u w:val="single"/>
        </w:rPr>
        <w:t>본건</w:t>
      </w:r>
      <w:r>
        <w:rPr>
          <w:rFonts w:hint="eastAsia"/>
          <w:szCs w:val="24"/>
          <w:u w:val="single"/>
        </w:rPr>
        <w:t xml:space="preserve"> </w:t>
      </w:r>
      <w:r>
        <w:rPr>
          <w:rFonts w:hint="eastAsia"/>
          <w:szCs w:val="24"/>
          <w:u w:val="single"/>
        </w:rPr>
        <w:t>매매계약</w:t>
      </w:r>
      <w:r>
        <w:rPr>
          <w:szCs w:val="24"/>
        </w:rPr>
        <w:t>”)</w:t>
      </w:r>
      <w:r>
        <w:rPr>
          <w:rFonts w:hint="eastAsia"/>
          <w:szCs w:val="24"/>
        </w:rPr>
        <w:t>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따른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거래종결일</w:t>
      </w:r>
      <w:r w:rsidR="00915B7C">
        <w:rPr>
          <w:rFonts w:hint="eastAsia"/>
          <w:szCs w:val="24"/>
        </w:rPr>
        <w:t>의</w:t>
      </w:r>
      <w:r>
        <w:rPr>
          <w:rFonts w:hint="eastAsia"/>
          <w:szCs w:val="24"/>
        </w:rPr>
        <w:t xml:space="preserve"> </w:t>
      </w:r>
      <w:r w:rsidR="00915B7C">
        <w:rPr>
          <w:rFonts w:hint="eastAsia"/>
          <w:szCs w:val="24"/>
        </w:rPr>
        <w:t>2</w:t>
      </w:r>
      <w:r>
        <w:rPr>
          <w:rFonts w:hint="eastAsia"/>
          <w:szCs w:val="24"/>
        </w:rPr>
        <w:t>영업일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전까지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다음과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같은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내용으로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유상증자가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실시되도록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이사회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결의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등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필요한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조치를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취하도록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하고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각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당사자에게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이사회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의사록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사본</w:t>
      </w:r>
      <w:r>
        <w:rPr>
          <w:rFonts w:hint="eastAsia"/>
          <w:szCs w:val="24"/>
        </w:rPr>
        <w:t>(</w:t>
      </w:r>
      <w:r>
        <w:rPr>
          <w:rFonts w:hint="eastAsia"/>
          <w:szCs w:val="24"/>
        </w:rPr>
        <w:t>원본대조필</w:t>
      </w:r>
      <w:r>
        <w:rPr>
          <w:rFonts w:hint="eastAsia"/>
          <w:szCs w:val="24"/>
        </w:rPr>
        <w:t>)</w:t>
      </w:r>
      <w:r>
        <w:rPr>
          <w:rFonts w:hint="eastAsia"/>
          <w:szCs w:val="24"/>
        </w:rPr>
        <w:t>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교부하며</w:t>
      </w:r>
      <w:r>
        <w:rPr>
          <w:rFonts w:hint="eastAsia"/>
          <w:szCs w:val="24"/>
        </w:rPr>
        <w:t>,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각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당사자는</w:t>
      </w:r>
      <w:r>
        <w:rPr>
          <w:rFonts w:hint="eastAsia"/>
          <w:szCs w:val="24"/>
        </w:rPr>
        <w:t xml:space="preserve"> </w:t>
      </w:r>
      <w:bookmarkEnd w:id="85"/>
      <w:bookmarkEnd w:id="86"/>
      <w:bookmarkEnd w:id="87"/>
      <w:bookmarkEnd w:id="88"/>
      <w:bookmarkEnd w:id="89"/>
      <w:r>
        <w:rPr>
          <w:rFonts w:hint="eastAsia"/>
          <w:szCs w:val="24"/>
        </w:rPr>
        <w:t>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이사회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의사록</w:t>
      </w:r>
      <w:r w:rsidR="003A241F">
        <w:rPr>
          <w:rFonts w:hint="eastAsia"/>
          <w:szCs w:val="24"/>
        </w:rPr>
        <w:t xml:space="preserve"> </w:t>
      </w:r>
      <w:r w:rsidR="003A241F">
        <w:rPr>
          <w:rFonts w:hint="eastAsia"/>
          <w:szCs w:val="24"/>
        </w:rPr>
        <w:t>등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사본을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교부받은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경우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각자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납입예정일</w:t>
      </w:r>
      <w:r>
        <w:rPr>
          <w:rFonts w:hint="eastAsia"/>
          <w:szCs w:val="24"/>
        </w:rPr>
        <w:t>(</w:t>
      </w:r>
      <w:r>
        <w:rPr>
          <w:rFonts w:hint="eastAsia"/>
          <w:szCs w:val="24"/>
        </w:rPr>
        <w:t>아래</w:t>
      </w:r>
      <w:r w:rsidR="00B446C5">
        <w:rPr>
          <w:rFonts w:hint="eastAsia"/>
          <w:szCs w:val="24"/>
        </w:rPr>
        <w:t xml:space="preserve"> </w:t>
      </w:r>
      <w:r w:rsidR="00B446C5">
        <w:rPr>
          <w:rFonts w:hint="eastAsia"/>
          <w:szCs w:val="24"/>
        </w:rPr>
        <w:t>제</w:t>
      </w:r>
      <w:r w:rsidR="00F9369B">
        <w:rPr>
          <w:rFonts w:hint="eastAsia"/>
          <w:szCs w:val="24"/>
        </w:rPr>
        <w:t>2.</w:t>
      </w:r>
      <w:r w:rsidR="00B446C5">
        <w:rPr>
          <w:rFonts w:hint="eastAsia"/>
          <w:szCs w:val="24"/>
        </w:rPr>
        <w:t>2</w:t>
      </w:r>
      <w:r w:rsidR="00F9369B">
        <w:rPr>
          <w:rFonts w:hint="eastAsia"/>
          <w:szCs w:val="24"/>
        </w:rPr>
        <w:t>조</w:t>
      </w:r>
      <w:r>
        <w:rPr>
          <w:rFonts w:hint="eastAsia"/>
          <w:szCs w:val="24"/>
        </w:rPr>
        <w:t>에서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정의됨</w:t>
      </w:r>
      <w:r>
        <w:rPr>
          <w:rFonts w:hint="eastAsia"/>
          <w:szCs w:val="24"/>
        </w:rPr>
        <w:t>)</w:t>
      </w:r>
      <w:r>
        <w:rPr>
          <w:rFonts w:hint="eastAsia"/>
          <w:szCs w:val="24"/>
        </w:rPr>
        <w:t>의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1</w:t>
      </w:r>
      <w:r>
        <w:rPr>
          <w:rFonts w:hint="eastAsia"/>
          <w:szCs w:val="24"/>
        </w:rPr>
        <w:t>4</w:t>
      </w:r>
      <w:r>
        <w:rPr>
          <w:szCs w:val="24"/>
        </w:rPr>
        <w:t>:00</w:t>
      </w:r>
      <w:r>
        <w:rPr>
          <w:rFonts w:hint="eastAsia"/>
          <w:szCs w:val="24"/>
        </w:rPr>
        <w:t>까지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대상회사가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지정한</w:t>
      </w:r>
      <w:r>
        <w:rPr>
          <w:rFonts w:hint="eastAsia"/>
          <w:szCs w:val="24"/>
        </w:rPr>
        <w:t xml:space="preserve"> </w:t>
      </w:r>
      <w:r w:rsidR="009B58E7">
        <w:rPr>
          <w:rFonts w:hint="eastAsia"/>
          <w:szCs w:val="24"/>
        </w:rPr>
        <w:t>방식으로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각자의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해당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출자금액을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납입하도록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최선의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노력을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다하여야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하며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늦어도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납입예정일의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15:00</w:t>
      </w:r>
      <w:r>
        <w:rPr>
          <w:rFonts w:hint="eastAsia"/>
          <w:szCs w:val="24"/>
        </w:rPr>
        <w:t>까지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해당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출자금액</w:t>
      </w:r>
      <w:r w:rsidR="00324FCE">
        <w:rPr>
          <w:rFonts w:hint="eastAsia"/>
          <w:szCs w:val="24"/>
        </w:rPr>
        <w:t>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납입을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완료함으로써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아래와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같이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유상증자로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발행되는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대상회사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보통주식</w:t>
      </w:r>
      <w:r w:rsidR="005D4B86">
        <w:rPr>
          <w:rFonts w:hint="eastAsia"/>
          <w:szCs w:val="24"/>
        </w:rPr>
        <w:t xml:space="preserve"> </w:t>
      </w:r>
      <w:r w:rsidR="005D4B86">
        <w:rPr>
          <w:rFonts w:hint="eastAsia"/>
          <w:szCs w:val="24"/>
        </w:rPr>
        <w:t>또는</w:t>
      </w:r>
      <w:r w:rsidR="005D4B86">
        <w:rPr>
          <w:rFonts w:hint="eastAsia"/>
          <w:szCs w:val="24"/>
        </w:rPr>
        <w:t xml:space="preserve"> </w:t>
      </w:r>
      <w:r w:rsidR="005D4B86">
        <w:rPr>
          <w:rFonts w:hint="eastAsia"/>
          <w:szCs w:val="24"/>
        </w:rPr>
        <w:t>종류주식</w:t>
      </w:r>
      <w:r>
        <w:rPr>
          <w:rFonts w:hint="eastAsia"/>
          <w:szCs w:val="24"/>
        </w:rPr>
        <w:t>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인수하여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대상회사가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부동산을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매수할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있도록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한다</w:t>
      </w:r>
      <w:r>
        <w:rPr>
          <w:rFonts w:hint="eastAsia"/>
          <w:szCs w:val="24"/>
        </w:rPr>
        <w:t>.</w:t>
      </w:r>
      <w:bookmarkEnd w:id="90"/>
      <w:bookmarkEnd w:id="91"/>
      <w:r>
        <w:rPr>
          <w:szCs w:val="24"/>
        </w:rPr>
        <w:t xml:space="preserve"> </w:t>
      </w:r>
      <w:r>
        <w:rPr>
          <w:rFonts w:hint="eastAsia"/>
          <w:szCs w:val="24"/>
        </w:rPr>
        <w:t>명확히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하면</w:t>
      </w:r>
      <w:r>
        <w:rPr>
          <w:rFonts w:hint="eastAsia"/>
          <w:szCs w:val="24"/>
        </w:rPr>
        <w:t>,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각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아래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기재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인수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주식수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전부를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인수하</w:t>
      </w:r>
      <w:r w:rsidR="00324FCE">
        <w:rPr>
          <w:rFonts w:hint="eastAsia"/>
          <w:szCs w:val="24"/>
        </w:rPr>
        <w:t>는</w:t>
      </w:r>
      <w:r w:rsidR="00324FCE">
        <w:rPr>
          <w:rFonts w:hint="eastAsia"/>
          <w:szCs w:val="24"/>
        </w:rPr>
        <w:t xml:space="preserve"> </w:t>
      </w:r>
      <w:r w:rsidR="00324FCE">
        <w:rPr>
          <w:rFonts w:hint="eastAsia"/>
          <w:szCs w:val="24"/>
        </w:rPr>
        <w:t>것이지</w:t>
      </w:r>
      <w:r w:rsidR="00324FCE">
        <w:rPr>
          <w:rFonts w:hint="eastAsia"/>
          <w:szCs w:val="24"/>
        </w:rPr>
        <w:t xml:space="preserve"> </w:t>
      </w:r>
      <w:r w:rsidR="00324FCE">
        <w:rPr>
          <w:rFonts w:hint="eastAsia"/>
          <w:szCs w:val="24"/>
        </w:rPr>
        <w:t>그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일부만을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인수</w:t>
      </w:r>
      <w:r w:rsidR="00324FCE">
        <w:rPr>
          <w:rFonts w:hint="eastAsia"/>
          <w:szCs w:val="24"/>
        </w:rPr>
        <w:t>하는</w:t>
      </w:r>
      <w:r w:rsidR="00324FCE">
        <w:rPr>
          <w:rFonts w:hint="eastAsia"/>
          <w:szCs w:val="24"/>
        </w:rPr>
        <w:t xml:space="preserve"> </w:t>
      </w:r>
      <w:r w:rsidR="00324FCE">
        <w:rPr>
          <w:rFonts w:hint="eastAsia"/>
          <w:szCs w:val="24"/>
        </w:rPr>
        <w:t>것은</w:t>
      </w:r>
      <w:r w:rsidR="00324FCE">
        <w:rPr>
          <w:rFonts w:hint="eastAsia"/>
          <w:szCs w:val="24"/>
        </w:rPr>
        <w:t xml:space="preserve"> </w:t>
      </w:r>
      <w:r w:rsidR="00324FCE">
        <w:rPr>
          <w:rFonts w:hint="eastAsia"/>
          <w:szCs w:val="24"/>
        </w:rPr>
        <w:t>아니</w:t>
      </w:r>
      <w:r>
        <w:rPr>
          <w:rFonts w:hint="eastAsia"/>
          <w:szCs w:val="24"/>
        </w:rPr>
        <w:t>다</w:t>
      </w:r>
      <w:r>
        <w:rPr>
          <w:rFonts w:hint="eastAsia"/>
          <w:szCs w:val="24"/>
        </w:rPr>
        <w:t>.</w:t>
      </w:r>
      <w:bookmarkEnd w:id="92"/>
      <w:bookmarkEnd w:id="93"/>
      <w:r w:rsidR="00394C41">
        <w:rPr>
          <w:szCs w:val="24"/>
        </w:rPr>
        <w:t xml:space="preserve"> </w:t>
      </w:r>
      <w:r w:rsidR="006021EC" w:rsidRPr="00394C41">
        <w:rPr>
          <w:szCs w:val="24"/>
          <w:highlight w:val="yellow"/>
        </w:rPr>
        <w:t>[BKL Note</w:t>
      </w:r>
      <w:del w:id="96" w:author="BKL" w:date="2026-10-01T18:07:00Z" w16du:dateUtc="2026-10-01T09:07:00Z">
        <w:r w:rsidR="006021EC" w:rsidRPr="00394C41" w:rsidDel="00971AED">
          <w:rPr>
            <w:szCs w:val="24"/>
            <w:highlight w:val="yellow"/>
          </w:rPr>
          <w:delText xml:space="preserve">: </w:delText>
        </w:r>
      </w:del>
      <w:ins w:id="97" w:author="BKL" w:date="2026-10-02T11:00:00Z" w16du:dateUtc="2026-10-02T02:00:00Z">
        <w:r w:rsidR="009259ED" w:rsidRPr="00FB16E1">
          <w:rPr>
            <w:szCs w:val="24"/>
            <w:highlight w:val="yellow"/>
          </w:rPr>
          <w:t>의결권</w:t>
        </w:r>
        <w:r w:rsidR="009259ED" w:rsidRPr="00FB16E1">
          <w:rPr>
            <w:szCs w:val="24"/>
            <w:highlight w:val="yellow"/>
          </w:rPr>
          <w:t xml:space="preserve"> </w:t>
        </w:r>
        <w:r w:rsidR="009259ED" w:rsidRPr="00FB16E1">
          <w:rPr>
            <w:szCs w:val="24"/>
            <w:highlight w:val="yellow"/>
          </w:rPr>
          <w:t>없는</w:t>
        </w:r>
        <w:r w:rsidR="009259ED" w:rsidRPr="00FB16E1">
          <w:rPr>
            <w:szCs w:val="24"/>
            <w:highlight w:val="yellow"/>
          </w:rPr>
          <w:t xml:space="preserve"> </w:t>
        </w:r>
        <w:r w:rsidR="009259ED" w:rsidRPr="00FB16E1">
          <w:rPr>
            <w:szCs w:val="24"/>
            <w:highlight w:val="yellow"/>
          </w:rPr>
          <w:t>종류주식</w:t>
        </w:r>
        <w:r w:rsidR="009259ED" w:rsidRPr="00FB16E1">
          <w:rPr>
            <w:szCs w:val="24"/>
            <w:highlight w:val="yellow"/>
          </w:rPr>
          <w:t>(</w:t>
        </w:r>
        <w:r w:rsidR="009259ED" w:rsidRPr="00FB16E1">
          <w:rPr>
            <w:szCs w:val="24"/>
            <w:highlight w:val="yellow"/>
          </w:rPr>
          <w:t>제</w:t>
        </w:r>
        <w:r w:rsidR="009259ED" w:rsidRPr="00FB16E1">
          <w:rPr>
            <w:szCs w:val="24"/>
            <w:highlight w:val="yellow"/>
          </w:rPr>
          <w:t>2-2</w:t>
        </w:r>
        <w:r w:rsidR="009259ED" w:rsidRPr="00FB16E1">
          <w:rPr>
            <w:szCs w:val="24"/>
            <w:highlight w:val="yellow"/>
          </w:rPr>
          <w:t>종</w:t>
        </w:r>
        <w:r w:rsidR="009259ED" w:rsidRPr="00FB16E1">
          <w:rPr>
            <w:szCs w:val="24"/>
            <w:highlight w:val="yellow"/>
          </w:rPr>
          <w:t xml:space="preserve"> </w:t>
        </w:r>
        <w:r w:rsidR="009259ED" w:rsidRPr="00FB16E1">
          <w:rPr>
            <w:szCs w:val="24"/>
            <w:highlight w:val="yellow"/>
          </w:rPr>
          <w:t>및</w:t>
        </w:r>
        <w:r w:rsidR="009259ED" w:rsidRPr="00FB16E1">
          <w:rPr>
            <w:szCs w:val="24"/>
            <w:highlight w:val="yellow"/>
          </w:rPr>
          <w:t xml:space="preserve"> </w:t>
        </w:r>
        <w:r w:rsidR="009259ED" w:rsidRPr="00FB16E1">
          <w:rPr>
            <w:szCs w:val="24"/>
            <w:highlight w:val="yellow"/>
          </w:rPr>
          <w:t>제</w:t>
        </w:r>
        <w:r w:rsidR="009259ED" w:rsidRPr="00FB16E1">
          <w:rPr>
            <w:szCs w:val="24"/>
            <w:highlight w:val="yellow"/>
          </w:rPr>
          <w:t>3</w:t>
        </w:r>
        <w:r w:rsidR="009259ED" w:rsidRPr="00FB16E1">
          <w:rPr>
            <w:szCs w:val="24"/>
            <w:highlight w:val="yellow"/>
          </w:rPr>
          <w:t>종</w:t>
        </w:r>
        <w:r w:rsidR="009259ED" w:rsidRPr="00FB16E1">
          <w:rPr>
            <w:szCs w:val="24"/>
            <w:highlight w:val="yellow"/>
          </w:rPr>
          <w:t>)</w:t>
        </w:r>
        <w:r w:rsidR="009259ED" w:rsidRPr="00FB16E1">
          <w:rPr>
            <w:szCs w:val="24"/>
            <w:highlight w:val="yellow"/>
          </w:rPr>
          <w:t>의</w:t>
        </w:r>
        <w:r w:rsidR="009259ED" w:rsidRPr="00FB16E1">
          <w:rPr>
            <w:szCs w:val="24"/>
            <w:highlight w:val="yellow"/>
          </w:rPr>
          <w:t xml:space="preserve"> </w:t>
        </w:r>
        <w:r w:rsidR="009259ED" w:rsidRPr="00FB16E1">
          <w:rPr>
            <w:szCs w:val="24"/>
            <w:highlight w:val="yellow"/>
          </w:rPr>
          <w:t>총수는</w:t>
        </w:r>
        <w:r w:rsidR="009259ED" w:rsidRPr="00FB16E1">
          <w:rPr>
            <w:szCs w:val="24"/>
            <w:highlight w:val="yellow"/>
          </w:rPr>
          <w:t xml:space="preserve"> </w:t>
        </w:r>
        <w:r w:rsidR="009259ED" w:rsidRPr="00FB16E1">
          <w:rPr>
            <w:szCs w:val="24"/>
            <w:highlight w:val="yellow"/>
          </w:rPr>
          <w:t>발행주식총수의</w:t>
        </w:r>
        <w:r w:rsidR="009259ED" w:rsidRPr="00FB16E1">
          <w:rPr>
            <w:szCs w:val="24"/>
            <w:highlight w:val="yellow"/>
          </w:rPr>
          <w:t xml:space="preserve"> 4</w:t>
        </w:r>
        <w:r w:rsidR="009259ED" w:rsidRPr="00FB16E1">
          <w:rPr>
            <w:szCs w:val="24"/>
            <w:highlight w:val="yellow"/>
          </w:rPr>
          <w:t>분의</w:t>
        </w:r>
        <w:r w:rsidR="009259ED" w:rsidRPr="00FB16E1">
          <w:rPr>
            <w:szCs w:val="24"/>
            <w:highlight w:val="yellow"/>
          </w:rPr>
          <w:t xml:space="preserve"> 1</w:t>
        </w:r>
        <w:r w:rsidR="009259ED" w:rsidRPr="00FB16E1">
          <w:rPr>
            <w:szCs w:val="24"/>
            <w:highlight w:val="yellow"/>
          </w:rPr>
          <w:t>을</w:t>
        </w:r>
        <w:r w:rsidR="009259ED" w:rsidRPr="00FB16E1">
          <w:rPr>
            <w:szCs w:val="24"/>
            <w:highlight w:val="yellow"/>
          </w:rPr>
          <w:t xml:space="preserve"> </w:t>
        </w:r>
        <w:r w:rsidR="009259ED" w:rsidRPr="00FB16E1">
          <w:rPr>
            <w:szCs w:val="24"/>
            <w:highlight w:val="yellow"/>
          </w:rPr>
          <w:t>초과할</w:t>
        </w:r>
        <w:r w:rsidR="009259ED" w:rsidRPr="00FB16E1">
          <w:rPr>
            <w:szCs w:val="24"/>
            <w:highlight w:val="yellow"/>
          </w:rPr>
          <w:t xml:space="preserve"> </w:t>
        </w:r>
        <w:r w:rsidR="009259ED" w:rsidRPr="00FB16E1">
          <w:rPr>
            <w:szCs w:val="24"/>
            <w:highlight w:val="yellow"/>
          </w:rPr>
          <w:t>수</w:t>
        </w:r>
        <w:r w:rsidR="009259ED" w:rsidRPr="00FB16E1">
          <w:rPr>
            <w:szCs w:val="24"/>
            <w:highlight w:val="yellow"/>
          </w:rPr>
          <w:t xml:space="preserve"> </w:t>
        </w:r>
        <w:r w:rsidR="009259ED" w:rsidRPr="00FB16E1">
          <w:rPr>
            <w:szCs w:val="24"/>
            <w:highlight w:val="yellow"/>
          </w:rPr>
          <w:t>없으므로</w:t>
        </w:r>
        <w:r w:rsidR="009259ED" w:rsidRPr="00FB16E1">
          <w:rPr>
            <w:szCs w:val="24"/>
            <w:highlight w:val="yellow"/>
          </w:rPr>
          <w:t>(</w:t>
        </w:r>
        <w:r w:rsidR="009259ED" w:rsidRPr="00FB16E1">
          <w:rPr>
            <w:szCs w:val="24"/>
            <w:highlight w:val="yellow"/>
          </w:rPr>
          <w:t>상법</w:t>
        </w:r>
        <w:r w:rsidR="009259ED" w:rsidRPr="00FB16E1">
          <w:rPr>
            <w:szCs w:val="24"/>
            <w:highlight w:val="yellow"/>
          </w:rPr>
          <w:t xml:space="preserve"> </w:t>
        </w:r>
        <w:r w:rsidR="009259ED" w:rsidRPr="00FB16E1">
          <w:rPr>
            <w:szCs w:val="24"/>
            <w:highlight w:val="yellow"/>
          </w:rPr>
          <w:t>제</w:t>
        </w:r>
        <w:r w:rsidR="009259ED" w:rsidRPr="00FB16E1">
          <w:rPr>
            <w:szCs w:val="24"/>
            <w:highlight w:val="yellow"/>
          </w:rPr>
          <w:t>344</w:t>
        </w:r>
        <w:r w:rsidR="009259ED" w:rsidRPr="00FB16E1">
          <w:rPr>
            <w:szCs w:val="24"/>
            <w:highlight w:val="yellow"/>
          </w:rPr>
          <w:t>조의</w:t>
        </w:r>
        <w:r w:rsidR="009259ED" w:rsidRPr="00FB16E1">
          <w:rPr>
            <w:szCs w:val="24"/>
            <w:highlight w:val="yellow"/>
          </w:rPr>
          <w:t xml:space="preserve">3 </w:t>
        </w:r>
        <w:r w:rsidR="009259ED" w:rsidRPr="00FB16E1">
          <w:rPr>
            <w:szCs w:val="24"/>
            <w:highlight w:val="yellow"/>
          </w:rPr>
          <w:t>제</w:t>
        </w:r>
        <w:r w:rsidR="009259ED" w:rsidRPr="00FB16E1">
          <w:rPr>
            <w:szCs w:val="24"/>
            <w:highlight w:val="yellow"/>
          </w:rPr>
          <w:t>2</w:t>
        </w:r>
        <w:r w:rsidR="009259ED" w:rsidRPr="00FB16E1">
          <w:rPr>
            <w:szCs w:val="24"/>
            <w:highlight w:val="yellow"/>
          </w:rPr>
          <w:t>항</w:t>
        </w:r>
        <w:r w:rsidR="009259ED" w:rsidRPr="00FB16E1">
          <w:rPr>
            <w:szCs w:val="24"/>
            <w:highlight w:val="yellow"/>
          </w:rPr>
          <w:t xml:space="preserve">, </w:t>
        </w:r>
        <w:r w:rsidR="009259ED" w:rsidRPr="00FB16E1">
          <w:rPr>
            <w:szCs w:val="24"/>
            <w:highlight w:val="yellow"/>
          </w:rPr>
          <w:t>정관</w:t>
        </w:r>
        <w:r w:rsidR="009259ED" w:rsidRPr="00FB16E1">
          <w:rPr>
            <w:szCs w:val="24"/>
            <w:highlight w:val="yellow"/>
          </w:rPr>
          <w:t xml:space="preserve"> </w:t>
        </w:r>
        <w:r w:rsidR="009259ED" w:rsidRPr="00FB16E1">
          <w:rPr>
            <w:szCs w:val="24"/>
            <w:highlight w:val="yellow"/>
          </w:rPr>
          <w:t>제</w:t>
        </w:r>
        <w:r w:rsidR="009259ED" w:rsidRPr="00FB16E1">
          <w:rPr>
            <w:szCs w:val="24"/>
            <w:highlight w:val="yellow"/>
          </w:rPr>
          <w:t>11</w:t>
        </w:r>
        <w:r w:rsidR="009259ED" w:rsidRPr="00FB16E1">
          <w:rPr>
            <w:szCs w:val="24"/>
            <w:highlight w:val="yellow"/>
          </w:rPr>
          <w:t>조</w:t>
        </w:r>
        <w:r w:rsidR="009259ED" w:rsidRPr="00FB16E1">
          <w:rPr>
            <w:szCs w:val="24"/>
            <w:highlight w:val="yellow"/>
          </w:rPr>
          <w:t xml:space="preserve"> </w:t>
        </w:r>
        <w:r w:rsidR="009259ED" w:rsidRPr="00FB16E1">
          <w:rPr>
            <w:szCs w:val="24"/>
            <w:highlight w:val="yellow"/>
          </w:rPr>
          <w:t>제</w:t>
        </w:r>
        <w:r w:rsidR="009259ED" w:rsidRPr="00FB16E1">
          <w:rPr>
            <w:szCs w:val="24"/>
            <w:highlight w:val="yellow"/>
          </w:rPr>
          <w:t>1</w:t>
        </w:r>
        <w:r w:rsidR="009259ED" w:rsidRPr="00FB16E1">
          <w:rPr>
            <w:szCs w:val="24"/>
            <w:highlight w:val="yellow"/>
          </w:rPr>
          <w:t>항</w:t>
        </w:r>
        <w:r w:rsidR="009259ED" w:rsidRPr="00FB16E1">
          <w:rPr>
            <w:szCs w:val="24"/>
            <w:highlight w:val="yellow"/>
          </w:rPr>
          <w:t xml:space="preserve">), </w:t>
        </w:r>
        <w:r w:rsidR="009259ED" w:rsidRPr="00FB16E1">
          <w:rPr>
            <w:rFonts w:hint="eastAsia"/>
            <w:szCs w:val="24"/>
            <w:highlight w:val="yellow"/>
          </w:rPr>
          <w:t>이를</w:t>
        </w:r>
        <w:r w:rsidR="009259ED" w:rsidRPr="00FB16E1">
          <w:rPr>
            <w:rFonts w:hint="eastAsia"/>
            <w:szCs w:val="24"/>
            <w:highlight w:val="yellow"/>
          </w:rPr>
          <w:t xml:space="preserve"> </w:t>
        </w:r>
        <w:r w:rsidR="009259ED" w:rsidRPr="00FB16E1">
          <w:rPr>
            <w:rFonts w:hint="eastAsia"/>
            <w:szCs w:val="24"/>
            <w:highlight w:val="yellow"/>
          </w:rPr>
          <w:t>고려하여</w:t>
        </w:r>
        <w:r w:rsidR="009259ED" w:rsidRPr="00FB16E1">
          <w:rPr>
            <w:rFonts w:hint="eastAsia"/>
            <w:szCs w:val="24"/>
            <w:highlight w:val="yellow"/>
          </w:rPr>
          <w:t xml:space="preserve"> </w:t>
        </w:r>
        <w:r w:rsidR="009259ED" w:rsidRPr="00FB16E1">
          <w:rPr>
            <w:rFonts w:hint="eastAsia"/>
            <w:szCs w:val="24"/>
            <w:highlight w:val="yellow"/>
          </w:rPr>
          <w:t>각</w:t>
        </w:r>
        <w:r w:rsidR="009259ED" w:rsidRPr="00FB16E1">
          <w:rPr>
            <w:rFonts w:hint="eastAsia"/>
            <w:szCs w:val="24"/>
            <w:highlight w:val="yellow"/>
          </w:rPr>
          <w:t xml:space="preserve"> </w:t>
        </w:r>
        <w:r w:rsidR="009259ED" w:rsidRPr="00FB16E1">
          <w:rPr>
            <w:rFonts w:hint="eastAsia"/>
            <w:szCs w:val="24"/>
            <w:highlight w:val="yellow"/>
          </w:rPr>
          <w:t>종류주식별</w:t>
        </w:r>
        <w:r w:rsidR="009259ED" w:rsidRPr="00FB16E1">
          <w:rPr>
            <w:rFonts w:hint="eastAsia"/>
            <w:szCs w:val="24"/>
            <w:highlight w:val="yellow"/>
          </w:rPr>
          <w:t xml:space="preserve"> </w:t>
        </w:r>
        <w:r w:rsidR="009259ED" w:rsidRPr="00FB16E1">
          <w:rPr>
            <w:rFonts w:hint="eastAsia"/>
            <w:szCs w:val="24"/>
            <w:highlight w:val="yellow"/>
          </w:rPr>
          <w:t>인수주식수를</w:t>
        </w:r>
        <w:r w:rsidR="009259ED" w:rsidRPr="00FB16E1">
          <w:rPr>
            <w:rFonts w:hint="eastAsia"/>
            <w:szCs w:val="24"/>
            <w:highlight w:val="yellow"/>
          </w:rPr>
          <w:t xml:space="preserve"> </w:t>
        </w:r>
        <w:r w:rsidR="009259ED" w:rsidRPr="00FB16E1">
          <w:rPr>
            <w:rFonts w:hint="eastAsia"/>
            <w:szCs w:val="24"/>
            <w:highlight w:val="yellow"/>
          </w:rPr>
          <w:t>정할</w:t>
        </w:r>
        <w:r w:rsidR="009259ED" w:rsidRPr="00FB16E1">
          <w:rPr>
            <w:rFonts w:hint="eastAsia"/>
            <w:szCs w:val="24"/>
            <w:highlight w:val="yellow"/>
          </w:rPr>
          <w:t xml:space="preserve"> </w:t>
        </w:r>
        <w:r w:rsidR="009259ED" w:rsidRPr="00FB16E1">
          <w:rPr>
            <w:rFonts w:hint="eastAsia"/>
            <w:szCs w:val="24"/>
            <w:highlight w:val="yellow"/>
          </w:rPr>
          <w:t>필요가</w:t>
        </w:r>
        <w:r w:rsidR="009259ED" w:rsidRPr="00FB16E1">
          <w:rPr>
            <w:rFonts w:hint="eastAsia"/>
            <w:szCs w:val="24"/>
            <w:highlight w:val="yellow"/>
          </w:rPr>
          <w:t xml:space="preserve"> </w:t>
        </w:r>
        <w:r w:rsidR="009259ED" w:rsidRPr="00FB16E1">
          <w:rPr>
            <w:rFonts w:hint="eastAsia"/>
            <w:szCs w:val="24"/>
            <w:highlight w:val="yellow"/>
          </w:rPr>
          <w:t>있습니다</w:t>
        </w:r>
        <w:r w:rsidR="009259ED" w:rsidRPr="00FB16E1">
          <w:rPr>
            <w:rFonts w:hint="eastAsia"/>
            <w:szCs w:val="24"/>
            <w:highlight w:val="yellow"/>
          </w:rPr>
          <w:t>.</w:t>
        </w:r>
        <w:r w:rsidR="009259ED" w:rsidDel="00D1679A">
          <w:rPr>
            <w:rFonts w:hint="eastAsia"/>
            <w:szCs w:val="24"/>
            <w:highlight w:val="yellow"/>
          </w:rPr>
          <w:t xml:space="preserve"> </w:t>
        </w:r>
      </w:ins>
      <w:del w:id="98" w:author="BKL" w:date="2026-09-23T22:03:00Z" w16du:dateUtc="2026-09-23T13:03:00Z">
        <w:r w:rsidR="0074780B" w:rsidDel="00D1679A">
          <w:rPr>
            <w:rFonts w:hint="eastAsia"/>
            <w:szCs w:val="24"/>
            <w:highlight w:val="yellow"/>
          </w:rPr>
          <w:delText>각</w:delText>
        </w:r>
        <w:r w:rsidR="0074780B" w:rsidDel="00D1679A">
          <w:rPr>
            <w:rFonts w:hint="eastAsia"/>
            <w:szCs w:val="24"/>
            <w:highlight w:val="yellow"/>
          </w:rPr>
          <w:delText xml:space="preserve"> </w:delText>
        </w:r>
        <w:r w:rsidR="0074780B" w:rsidDel="00D1679A">
          <w:rPr>
            <w:rFonts w:hint="eastAsia"/>
            <w:szCs w:val="24"/>
            <w:highlight w:val="yellow"/>
          </w:rPr>
          <w:delText>종류주식은</w:delText>
        </w:r>
        <w:r w:rsidR="0074780B" w:rsidDel="00D1679A">
          <w:rPr>
            <w:rFonts w:hint="eastAsia"/>
            <w:szCs w:val="24"/>
            <w:highlight w:val="yellow"/>
          </w:rPr>
          <w:delText xml:space="preserve"> </w:delText>
        </w:r>
        <w:r w:rsidR="0074780B" w:rsidDel="00D1679A">
          <w:rPr>
            <w:rFonts w:hint="eastAsia"/>
            <w:szCs w:val="24"/>
            <w:highlight w:val="yellow"/>
          </w:rPr>
          <w:delText>셀다운</w:delText>
        </w:r>
        <w:r w:rsidR="0074780B" w:rsidDel="00D1679A">
          <w:rPr>
            <w:rFonts w:hint="eastAsia"/>
            <w:szCs w:val="24"/>
            <w:highlight w:val="yellow"/>
          </w:rPr>
          <w:delText xml:space="preserve"> </w:delText>
        </w:r>
        <w:r w:rsidR="0074780B" w:rsidDel="00D1679A">
          <w:rPr>
            <w:rFonts w:hint="eastAsia"/>
            <w:szCs w:val="24"/>
            <w:highlight w:val="yellow"/>
          </w:rPr>
          <w:delText>예정으로</w:delText>
        </w:r>
        <w:r w:rsidR="0074780B" w:rsidDel="00D1679A">
          <w:rPr>
            <w:rFonts w:hint="eastAsia"/>
            <w:szCs w:val="24"/>
            <w:highlight w:val="yellow"/>
          </w:rPr>
          <w:delText xml:space="preserve"> </w:delText>
        </w:r>
        <w:r w:rsidR="0074780B" w:rsidDel="00D1679A">
          <w:rPr>
            <w:rFonts w:hint="eastAsia"/>
            <w:szCs w:val="24"/>
            <w:highlight w:val="yellow"/>
          </w:rPr>
          <w:delText>이해되며</w:delText>
        </w:r>
        <w:r w:rsidR="0074780B" w:rsidDel="00D1679A">
          <w:rPr>
            <w:rFonts w:hint="eastAsia"/>
            <w:szCs w:val="24"/>
            <w:highlight w:val="yellow"/>
          </w:rPr>
          <w:delText xml:space="preserve">, </w:delText>
        </w:r>
      </w:del>
      <w:del w:id="99" w:author="BKL" w:date="2026-10-01T18:07:00Z" w16du:dateUtc="2026-10-01T09:07:00Z">
        <w:r w:rsidR="006021EC" w:rsidRPr="00394C41" w:rsidDel="00971AED">
          <w:rPr>
            <w:rFonts w:hint="eastAsia"/>
            <w:szCs w:val="24"/>
            <w:highlight w:val="yellow"/>
          </w:rPr>
          <w:delText>전체</w:delText>
        </w:r>
        <w:r w:rsidR="006021EC" w:rsidRPr="00394C41" w:rsidDel="00971AED">
          <w:rPr>
            <w:rFonts w:hint="eastAsia"/>
            <w:szCs w:val="24"/>
            <w:highlight w:val="yellow"/>
          </w:rPr>
          <w:delText xml:space="preserve"> </w:delText>
        </w:r>
        <w:r w:rsidR="006021EC" w:rsidDel="00971AED">
          <w:rPr>
            <w:rFonts w:hint="eastAsia"/>
            <w:szCs w:val="24"/>
            <w:highlight w:val="yellow"/>
          </w:rPr>
          <w:delText>지분</w:delText>
        </w:r>
        <w:r w:rsidR="006021EC" w:rsidDel="00971AED">
          <w:rPr>
            <w:rFonts w:hint="eastAsia"/>
            <w:szCs w:val="24"/>
            <w:highlight w:val="yellow"/>
          </w:rPr>
          <w:delText xml:space="preserve"> </w:delText>
        </w:r>
        <w:r w:rsidR="006021EC" w:rsidDel="00971AED">
          <w:rPr>
            <w:rFonts w:hint="eastAsia"/>
            <w:szCs w:val="24"/>
            <w:highlight w:val="yellow"/>
          </w:rPr>
          <w:delText>구성</w:delText>
        </w:r>
        <w:r w:rsidR="006021EC" w:rsidRPr="00394C41" w:rsidDel="00971AED">
          <w:rPr>
            <w:rFonts w:hint="eastAsia"/>
            <w:szCs w:val="24"/>
            <w:highlight w:val="yellow"/>
          </w:rPr>
          <w:delText>이</w:delText>
        </w:r>
        <w:r w:rsidR="006021EC" w:rsidRPr="00394C41" w:rsidDel="00971AED">
          <w:rPr>
            <w:rFonts w:hint="eastAsia"/>
            <w:szCs w:val="24"/>
            <w:highlight w:val="yellow"/>
          </w:rPr>
          <w:delText xml:space="preserve"> </w:delText>
        </w:r>
        <w:r w:rsidR="006021EC" w:rsidRPr="00394C41" w:rsidDel="00971AED">
          <w:rPr>
            <w:rFonts w:hint="eastAsia"/>
            <w:szCs w:val="24"/>
            <w:highlight w:val="yellow"/>
          </w:rPr>
          <w:delText>확정되면</w:delText>
        </w:r>
        <w:r w:rsidR="006021EC" w:rsidRPr="00394C41" w:rsidDel="00971AED">
          <w:rPr>
            <w:rFonts w:hint="eastAsia"/>
            <w:szCs w:val="24"/>
            <w:highlight w:val="yellow"/>
          </w:rPr>
          <w:delText xml:space="preserve"> </w:delText>
        </w:r>
        <w:r w:rsidR="006021EC" w:rsidRPr="00394C41" w:rsidDel="00971AED">
          <w:rPr>
            <w:rFonts w:hint="eastAsia"/>
            <w:szCs w:val="24"/>
            <w:highlight w:val="yellow"/>
          </w:rPr>
          <w:delText>아래</w:delText>
        </w:r>
        <w:r w:rsidR="006021EC" w:rsidRPr="00394C41" w:rsidDel="00971AED">
          <w:rPr>
            <w:rFonts w:hint="eastAsia"/>
            <w:szCs w:val="24"/>
            <w:highlight w:val="yellow"/>
          </w:rPr>
          <w:delText xml:space="preserve"> </w:delText>
        </w:r>
        <w:r w:rsidR="006021EC" w:rsidRPr="00394C41" w:rsidDel="00971AED">
          <w:rPr>
            <w:rFonts w:hint="eastAsia"/>
            <w:szCs w:val="24"/>
            <w:highlight w:val="yellow"/>
          </w:rPr>
          <w:delText>표에</w:delText>
        </w:r>
        <w:r w:rsidR="006021EC" w:rsidRPr="00394C41" w:rsidDel="00971AED">
          <w:rPr>
            <w:rFonts w:hint="eastAsia"/>
            <w:szCs w:val="24"/>
            <w:highlight w:val="yellow"/>
          </w:rPr>
          <w:delText xml:space="preserve"> </w:delText>
        </w:r>
        <w:r w:rsidR="006021EC" w:rsidRPr="00394C41" w:rsidDel="00971AED">
          <w:rPr>
            <w:rFonts w:hint="eastAsia"/>
            <w:szCs w:val="24"/>
            <w:highlight w:val="yellow"/>
          </w:rPr>
          <w:delText>보충할</w:delText>
        </w:r>
        <w:r w:rsidR="006021EC" w:rsidRPr="00394C41" w:rsidDel="00971AED">
          <w:rPr>
            <w:rFonts w:hint="eastAsia"/>
            <w:szCs w:val="24"/>
            <w:highlight w:val="yellow"/>
          </w:rPr>
          <w:delText xml:space="preserve"> </w:delText>
        </w:r>
        <w:r w:rsidR="006021EC" w:rsidRPr="00394C41" w:rsidDel="00971AED">
          <w:rPr>
            <w:rFonts w:hint="eastAsia"/>
            <w:szCs w:val="24"/>
            <w:highlight w:val="yellow"/>
          </w:rPr>
          <w:delText>예정입니다</w:delText>
        </w:r>
        <w:r w:rsidR="006021EC" w:rsidRPr="00394C41" w:rsidDel="00971AED">
          <w:rPr>
            <w:rFonts w:hint="eastAsia"/>
            <w:szCs w:val="24"/>
            <w:highlight w:val="yellow"/>
          </w:rPr>
          <w:delText>.</w:delText>
        </w:r>
      </w:del>
      <w:del w:id="100" w:author="BKL" w:date="2026-09-23T22:04:00Z" w16du:dateUtc="2026-09-23T13:04:00Z">
        <w:r w:rsidR="00050491" w:rsidDel="00D1679A">
          <w:rPr>
            <w:rFonts w:hint="eastAsia"/>
            <w:szCs w:val="24"/>
            <w:highlight w:val="yellow"/>
          </w:rPr>
          <w:delText xml:space="preserve"> </w:delText>
        </w:r>
        <w:r w:rsidR="00050491" w:rsidRPr="00050491" w:rsidDel="00D1679A">
          <w:rPr>
            <w:szCs w:val="24"/>
            <w:highlight w:val="yellow"/>
          </w:rPr>
          <w:delText>제</w:delText>
        </w:r>
        <w:r w:rsidR="00050491" w:rsidRPr="00050491" w:rsidDel="00D1679A">
          <w:rPr>
            <w:szCs w:val="24"/>
            <w:highlight w:val="yellow"/>
          </w:rPr>
          <w:delText>1-2</w:delText>
        </w:r>
        <w:r w:rsidR="00050491" w:rsidRPr="00050491" w:rsidDel="00D1679A">
          <w:rPr>
            <w:szCs w:val="24"/>
            <w:highlight w:val="yellow"/>
          </w:rPr>
          <w:delText>종을</w:delText>
        </w:r>
        <w:r w:rsidR="00050491" w:rsidRPr="00050491" w:rsidDel="00D1679A">
          <w:rPr>
            <w:szCs w:val="24"/>
            <w:highlight w:val="yellow"/>
          </w:rPr>
          <w:delText xml:space="preserve"> </w:delText>
        </w:r>
        <w:r w:rsidR="00050491" w:rsidRPr="00050491" w:rsidDel="00D1679A">
          <w:rPr>
            <w:szCs w:val="24"/>
            <w:highlight w:val="yellow"/>
          </w:rPr>
          <w:delText>실제</w:delText>
        </w:r>
        <w:r w:rsidR="00050491" w:rsidRPr="00050491" w:rsidDel="00D1679A">
          <w:rPr>
            <w:szCs w:val="24"/>
            <w:highlight w:val="yellow"/>
          </w:rPr>
          <w:delText xml:space="preserve"> </w:delText>
        </w:r>
        <w:r w:rsidR="00050491" w:rsidRPr="00050491" w:rsidDel="00D1679A">
          <w:rPr>
            <w:szCs w:val="24"/>
            <w:highlight w:val="yellow"/>
          </w:rPr>
          <w:delText>발행하지</w:delText>
        </w:r>
        <w:r w:rsidR="00050491" w:rsidRPr="00050491" w:rsidDel="00D1679A">
          <w:rPr>
            <w:szCs w:val="24"/>
            <w:highlight w:val="yellow"/>
          </w:rPr>
          <w:delText xml:space="preserve"> </w:delText>
        </w:r>
        <w:r w:rsidR="00050491" w:rsidRPr="00050491" w:rsidDel="00D1679A">
          <w:rPr>
            <w:szCs w:val="24"/>
            <w:highlight w:val="yellow"/>
          </w:rPr>
          <w:delText>않는</w:delText>
        </w:r>
        <w:r w:rsidR="00050491" w:rsidRPr="00050491" w:rsidDel="00D1679A">
          <w:rPr>
            <w:szCs w:val="24"/>
            <w:highlight w:val="yellow"/>
          </w:rPr>
          <w:delText xml:space="preserve"> </w:delText>
        </w:r>
        <w:r w:rsidR="00050491" w:rsidRPr="00050491" w:rsidDel="00D1679A">
          <w:rPr>
            <w:szCs w:val="24"/>
            <w:highlight w:val="yellow"/>
          </w:rPr>
          <w:delText>것이</w:delText>
        </w:r>
        <w:r w:rsidR="00050491" w:rsidRPr="00050491" w:rsidDel="00D1679A">
          <w:rPr>
            <w:szCs w:val="24"/>
            <w:highlight w:val="yellow"/>
          </w:rPr>
          <w:delText xml:space="preserve"> </w:delText>
        </w:r>
        <w:r w:rsidR="00050491" w:rsidRPr="00050491" w:rsidDel="00D1679A">
          <w:rPr>
            <w:szCs w:val="24"/>
            <w:highlight w:val="yellow"/>
          </w:rPr>
          <w:delText>확정되면</w:delText>
        </w:r>
        <w:r w:rsidR="00050491" w:rsidRPr="00050491" w:rsidDel="00D1679A">
          <w:rPr>
            <w:szCs w:val="24"/>
            <w:highlight w:val="yellow"/>
          </w:rPr>
          <w:delText xml:space="preserve"> </w:delText>
        </w:r>
        <w:r w:rsidR="00050491" w:rsidRPr="00050491" w:rsidDel="00D1679A">
          <w:rPr>
            <w:szCs w:val="24"/>
            <w:highlight w:val="yellow"/>
          </w:rPr>
          <w:delText>표</w:delText>
        </w:r>
        <w:r w:rsidR="00050491" w:rsidRPr="00050491" w:rsidDel="00D1679A">
          <w:rPr>
            <w:szCs w:val="24"/>
            <w:highlight w:val="yellow"/>
          </w:rPr>
          <w:delText xml:space="preserve"> </w:delText>
        </w:r>
        <w:r w:rsidR="00050491" w:rsidRPr="00050491" w:rsidDel="00D1679A">
          <w:rPr>
            <w:szCs w:val="24"/>
            <w:highlight w:val="yellow"/>
          </w:rPr>
          <w:delText>및</w:delText>
        </w:r>
        <w:r w:rsidR="00050491" w:rsidRPr="00050491" w:rsidDel="00D1679A">
          <w:rPr>
            <w:szCs w:val="24"/>
            <w:highlight w:val="yellow"/>
          </w:rPr>
          <w:delText xml:space="preserve"> </w:delText>
        </w:r>
        <w:r w:rsidR="00050491" w:rsidRPr="00050491" w:rsidDel="00D1679A">
          <w:rPr>
            <w:szCs w:val="24"/>
            <w:highlight w:val="yellow"/>
          </w:rPr>
          <w:delText>전문</w:delText>
        </w:r>
        <w:r w:rsidR="00050491" w:rsidRPr="00050491" w:rsidDel="00D1679A">
          <w:rPr>
            <w:szCs w:val="24"/>
            <w:highlight w:val="yellow"/>
          </w:rPr>
          <w:delText xml:space="preserve"> </w:delText>
        </w:r>
        <w:r w:rsidR="00050491" w:rsidRPr="00050491" w:rsidDel="00D1679A">
          <w:rPr>
            <w:szCs w:val="24"/>
            <w:highlight w:val="yellow"/>
          </w:rPr>
          <w:delText>제</w:delText>
        </w:r>
        <w:r w:rsidR="00050491" w:rsidRPr="00050491" w:rsidDel="00D1679A">
          <w:rPr>
            <w:szCs w:val="24"/>
            <w:highlight w:val="yellow"/>
          </w:rPr>
          <w:delText>2</w:delText>
        </w:r>
        <w:r w:rsidR="00050491" w:rsidRPr="00050491" w:rsidDel="00D1679A">
          <w:rPr>
            <w:szCs w:val="24"/>
            <w:highlight w:val="yellow"/>
          </w:rPr>
          <w:delText>항에서도</w:delText>
        </w:r>
        <w:r w:rsidR="00050491" w:rsidRPr="00050491" w:rsidDel="00D1679A">
          <w:rPr>
            <w:szCs w:val="24"/>
            <w:highlight w:val="yellow"/>
          </w:rPr>
          <w:delText xml:space="preserve"> </w:delText>
        </w:r>
        <w:r w:rsidR="00050491" w:rsidRPr="00050491" w:rsidDel="00D1679A">
          <w:rPr>
            <w:szCs w:val="24"/>
            <w:highlight w:val="yellow"/>
          </w:rPr>
          <w:delText>삭제</w:delText>
        </w:r>
        <w:r w:rsidR="00050491" w:rsidDel="00D1679A">
          <w:rPr>
            <w:rFonts w:hint="eastAsia"/>
            <w:szCs w:val="24"/>
            <w:highlight w:val="yellow"/>
          </w:rPr>
          <w:delText>할</w:delText>
        </w:r>
        <w:r w:rsidR="00050491" w:rsidDel="00D1679A">
          <w:rPr>
            <w:rFonts w:hint="eastAsia"/>
            <w:szCs w:val="24"/>
            <w:highlight w:val="yellow"/>
          </w:rPr>
          <w:delText xml:space="preserve"> </w:delText>
        </w:r>
        <w:r w:rsidR="00050491" w:rsidDel="00D1679A">
          <w:rPr>
            <w:rFonts w:hint="eastAsia"/>
            <w:szCs w:val="24"/>
            <w:highlight w:val="yellow"/>
          </w:rPr>
          <w:delText>예정입니다</w:delText>
        </w:r>
        <w:r w:rsidR="00050491" w:rsidDel="00D1679A">
          <w:rPr>
            <w:rFonts w:hint="eastAsia"/>
            <w:szCs w:val="24"/>
            <w:highlight w:val="yellow"/>
          </w:rPr>
          <w:delText>.</w:delText>
        </w:r>
      </w:del>
      <w:r w:rsidR="006021EC" w:rsidRPr="00394C41">
        <w:rPr>
          <w:szCs w:val="24"/>
          <w:highlight w:val="yellow"/>
        </w:rPr>
        <w:t>]</w:t>
      </w:r>
    </w:p>
    <w:p w14:paraId="35C585C1" w14:textId="703ABEDF" w:rsidR="00BC3292" w:rsidRPr="00BC3292" w:rsidRDefault="00BC3292" w:rsidP="007F657B">
      <w:pPr>
        <w:spacing w:after="0"/>
        <w:jc w:val="right"/>
      </w:pPr>
      <w:r>
        <w:rPr>
          <w:rFonts w:hint="eastAsia"/>
        </w:rPr>
        <w:t>(</w:t>
      </w:r>
      <w:r>
        <w:rPr>
          <w:rFonts w:hint="eastAsia"/>
        </w:rPr>
        <w:t>액면가액</w:t>
      </w:r>
      <w:r>
        <w:rPr>
          <w:rFonts w:hint="eastAsia"/>
        </w:rPr>
        <w:t>:</w:t>
      </w:r>
      <w:r>
        <w:t xml:space="preserve"> </w:t>
      </w:r>
      <w:r w:rsidR="00796725">
        <w:rPr>
          <w:rFonts w:hint="eastAsia"/>
        </w:rPr>
        <w:t>1</w:t>
      </w:r>
      <w:r>
        <w:t>,000</w:t>
      </w:r>
      <w:r>
        <w:rPr>
          <w:rFonts w:hint="eastAsia"/>
        </w:rPr>
        <w:t>원</w:t>
      </w:r>
      <w:r>
        <w:rPr>
          <w:rFonts w:hint="eastAsia"/>
        </w:rPr>
        <w:t>)</w:t>
      </w:r>
    </w:p>
    <w:tbl>
      <w:tblPr>
        <w:tblStyle w:val="aa"/>
        <w:tblW w:w="5000" w:type="pct"/>
        <w:tblLayout w:type="fixed"/>
        <w:tblLook w:val="04A0" w:firstRow="1" w:lastRow="0" w:firstColumn="1" w:lastColumn="0" w:noHBand="0" w:noVBand="1"/>
      </w:tblPr>
      <w:tblGrid>
        <w:gridCol w:w="1269"/>
        <w:gridCol w:w="1702"/>
        <w:gridCol w:w="1560"/>
        <w:gridCol w:w="2552"/>
        <w:gridCol w:w="1933"/>
      </w:tblGrid>
      <w:tr w:rsidR="00C82C4D" w14:paraId="4CB0DE0E" w14:textId="77777777" w:rsidTr="00406041">
        <w:tc>
          <w:tcPr>
            <w:tcW w:w="704" w:type="pct"/>
            <w:shd w:val="clear" w:color="auto" w:fill="D9D9D9" w:themeFill="background1" w:themeFillShade="D9"/>
            <w:vAlign w:val="center"/>
          </w:tcPr>
          <w:p w14:paraId="28470FE4" w14:textId="77777777" w:rsidR="00BC3292" w:rsidRDefault="00BC3292" w:rsidP="00BC3292">
            <w:pPr>
              <w:spacing w:before="60" w:after="0" w:line="312" w:lineRule="auto"/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종류</w:t>
            </w:r>
          </w:p>
        </w:tc>
        <w:tc>
          <w:tcPr>
            <w:tcW w:w="944" w:type="pct"/>
            <w:shd w:val="clear" w:color="auto" w:fill="D9D9D9" w:themeFill="background1" w:themeFillShade="D9"/>
            <w:vAlign w:val="center"/>
          </w:tcPr>
          <w:p w14:paraId="3C3DB1F7" w14:textId="677AB76B" w:rsidR="00BC3292" w:rsidRDefault="00BC3292" w:rsidP="00BC3292">
            <w:pPr>
              <w:spacing w:before="60" w:after="0" w:line="312" w:lineRule="auto"/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주주</w:t>
            </w:r>
          </w:p>
        </w:tc>
        <w:tc>
          <w:tcPr>
            <w:tcW w:w="865" w:type="pct"/>
            <w:shd w:val="clear" w:color="auto" w:fill="D9D9D9" w:themeFill="background1" w:themeFillShade="D9"/>
            <w:vAlign w:val="center"/>
          </w:tcPr>
          <w:p w14:paraId="25E13583" w14:textId="4CA2959A" w:rsidR="00BC3292" w:rsidRDefault="00BC3292" w:rsidP="00BC3292">
            <w:pPr>
              <w:spacing w:before="60" w:after="0" w:line="312" w:lineRule="auto"/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발행가액</w:t>
            </w:r>
          </w:p>
        </w:tc>
        <w:tc>
          <w:tcPr>
            <w:tcW w:w="1415" w:type="pct"/>
            <w:shd w:val="clear" w:color="auto" w:fill="D9D9D9" w:themeFill="background1" w:themeFillShade="D9"/>
            <w:vAlign w:val="center"/>
          </w:tcPr>
          <w:p w14:paraId="4BCEA1D4" w14:textId="6D8F473D" w:rsidR="00BC3292" w:rsidRDefault="00BC3292" w:rsidP="00BC3292">
            <w:pPr>
              <w:spacing w:before="60" w:after="0" w:line="312" w:lineRule="auto"/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출자금액</w:t>
            </w:r>
          </w:p>
        </w:tc>
        <w:tc>
          <w:tcPr>
            <w:tcW w:w="1072" w:type="pct"/>
            <w:shd w:val="clear" w:color="auto" w:fill="D9D9D9" w:themeFill="background1" w:themeFillShade="D9"/>
            <w:vAlign w:val="center"/>
          </w:tcPr>
          <w:p w14:paraId="5123278B" w14:textId="7F11253E" w:rsidR="00BC3292" w:rsidRDefault="00BC3292" w:rsidP="00436629">
            <w:pPr>
              <w:spacing w:before="60" w:after="0" w:line="312" w:lineRule="auto"/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인수</w:t>
            </w:r>
            <w:r w:rsidR="00436629">
              <w:rPr>
                <w:b/>
                <w:szCs w:val="24"/>
              </w:rPr>
              <w:br/>
            </w:r>
            <w:r>
              <w:rPr>
                <w:rFonts w:hint="eastAsia"/>
                <w:b/>
                <w:szCs w:val="24"/>
              </w:rPr>
              <w:t>주식수</w:t>
            </w:r>
          </w:p>
        </w:tc>
      </w:tr>
      <w:tr w:rsidR="006021EC" w14:paraId="719C358C" w14:textId="77777777" w:rsidTr="00406041">
        <w:tc>
          <w:tcPr>
            <w:tcW w:w="704" w:type="pct"/>
            <w:shd w:val="clear" w:color="auto" w:fill="C6D9F1" w:themeFill="text2" w:themeFillTint="33"/>
            <w:vAlign w:val="center"/>
          </w:tcPr>
          <w:p w14:paraId="6B7C5827" w14:textId="0A7ED049" w:rsidR="006021EC" w:rsidRDefault="006021EC" w:rsidP="006021EC">
            <w:pPr>
              <w:spacing w:before="60" w:after="0" w:line="312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보통주식</w:t>
            </w:r>
          </w:p>
        </w:tc>
        <w:tc>
          <w:tcPr>
            <w:tcW w:w="944" w:type="pct"/>
          </w:tcPr>
          <w:p w14:paraId="157D2B32" w14:textId="2E66B83D" w:rsidR="006021EC" w:rsidRDefault="006021EC" w:rsidP="006021EC">
            <w:pPr>
              <w:spacing w:before="60" w:after="0" w:line="312" w:lineRule="auto"/>
              <w:jc w:val="center"/>
            </w:pPr>
            <w:r>
              <w:rPr>
                <w:rFonts w:hint="eastAsia"/>
                <w:szCs w:val="24"/>
              </w:rPr>
              <w:t>코람코라이프인프라리츠</w:t>
            </w:r>
          </w:p>
        </w:tc>
        <w:tc>
          <w:tcPr>
            <w:tcW w:w="865" w:type="pct"/>
          </w:tcPr>
          <w:p w14:paraId="7DEECD44" w14:textId="18B96BF9" w:rsidR="006021EC" w:rsidRDefault="00796725" w:rsidP="006021EC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5,000</w:t>
            </w:r>
            <w:r w:rsidR="006021EC">
              <w:rPr>
                <w:rFonts w:hint="eastAsia"/>
              </w:rPr>
              <w:t>원</w:t>
            </w:r>
          </w:p>
        </w:tc>
        <w:tc>
          <w:tcPr>
            <w:tcW w:w="1415" w:type="pct"/>
          </w:tcPr>
          <w:p w14:paraId="4D459B12" w14:textId="05AE0FFC" w:rsidR="006021EC" w:rsidRDefault="00050491" w:rsidP="006021EC">
            <w:pPr>
              <w:spacing w:before="60" w:after="0" w:line="312" w:lineRule="auto"/>
              <w:jc w:val="right"/>
              <w:rPr>
                <w:szCs w:val="24"/>
              </w:rPr>
            </w:pPr>
            <w:r w:rsidRPr="00050491">
              <w:t>14,800,000,000</w:t>
            </w:r>
            <w:r w:rsidR="006021EC" w:rsidRPr="006475DA">
              <w:rPr>
                <w:rFonts w:hint="eastAsia"/>
              </w:rPr>
              <w:t>원</w:t>
            </w:r>
          </w:p>
        </w:tc>
        <w:tc>
          <w:tcPr>
            <w:tcW w:w="1072" w:type="pct"/>
          </w:tcPr>
          <w:p w14:paraId="025AD4A3" w14:textId="66246594" w:rsidR="006021EC" w:rsidRDefault="00022706" w:rsidP="006021EC">
            <w:pPr>
              <w:spacing w:before="60" w:after="0" w:line="312" w:lineRule="auto"/>
              <w:jc w:val="right"/>
              <w:rPr>
                <w:szCs w:val="24"/>
              </w:rPr>
            </w:pPr>
            <w:r>
              <w:rPr>
                <w:rFonts w:hint="eastAsia"/>
              </w:rPr>
              <w:t>[</w:t>
            </w:r>
            <w:r w:rsidR="00050491" w:rsidRPr="00050491">
              <w:t>2,960,000</w:t>
            </w:r>
            <w:r>
              <w:rPr>
                <w:rFonts w:hint="eastAsia"/>
              </w:rPr>
              <w:t>]</w:t>
            </w:r>
            <w:r w:rsidR="006021EC">
              <w:rPr>
                <w:rFonts w:hint="eastAsia"/>
              </w:rPr>
              <w:t>주</w:t>
            </w:r>
          </w:p>
        </w:tc>
      </w:tr>
      <w:tr w:rsidR="00022706" w14:paraId="464170CB" w14:textId="77777777" w:rsidTr="00406041">
        <w:tc>
          <w:tcPr>
            <w:tcW w:w="704" w:type="pct"/>
            <w:vMerge w:val="restart"/>
            <w:shd w:val="clear" w:color="auto" w:fill="C6D9F1" w:themeFill="text2" w:themeFillTint="33"/>
            <w:vAlign w:val="center"/>
          </w:tcPr>
          <w:p w14:paraId="3DB95857" w14:textId="6C1F970E" w:rsidR="00022706" w:rsidRDefault="00022706" w:rsidP="006021EC">
            <w:pPr>
              <w:spacing w:before="60" w:after="0" w:line="312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제</w:t>
            </w:r>
            <w:r>
              <w:rPr>
                <w:rFonts w:hint="eastAsia"/>
                <w:b/>
              </w:rPr>
              <w:t>1-1</w:t>
            </w:r>
            <w:r>
              <w:rPr>
                <w:rFonts w:hint="eastAsia"/>
                <w:b/>
              </w:rPr>
              <w:t>종</w:t>
            </w:r>
          </w:p>
          <w:p w14:paraId="10BF2EE1" w14:textId="7A45D60A" w:rsidR="00022706" w:rsidRDefault="00022706" w:rsidP="00022706">
            <w:pPr>
              <w:spacing w:before="60" w:after="0" w:line="312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lastRenderedPageBreak/>
              <w:t>종류주식</w:t>
            </w:r>
          </w:p>
        </w:tc>
        <w:tc>
          <w:tcPr>
            <w:tcW w:w="944" w:type="pct"/>
          </w:tcPr>
          <w:p w14:paraId="7E4C30F9" w14:textId="6431301F" w:rsidR="00022706" w:rsidRDefault="00022706" w:rsidP="006021EC">
            <w:pPr>
              <w:spacing w:before="60" w:after="0" w:line="312" w:lineRule="auto"/>
              <w:jc w:val="center"/>
            </w:pPr>
            <w:r>
              <w:rPr>
                <w:rFonts w:hint="eastAsia"/>
              </w:rPr>
              <w:lastRenderedPageBreak/>
              <w:t>이지스리츠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호펀드</w:t>
            </w:r>
          </w:p>
        </w:tc>
        <w:tc>
          <w:tcPr>
            <w:tcW w:w="865" w:type="pct"/>
          </w:tcPr>
          <w:p w14:paraId="4BFFC0A9" w14:textId="37780D49" w:rsidR="00022706" w:rsidRDefault="00022706" w:rsidP="006021EC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25,000</w:t>
            </w:r>
            <w:r w:rsidRPr="000D59D2">
              <w:rPr>
                <w:rFonts w:hint="eastAsia"/>
              </w:rPr>
              <w:t>원</w:t>
            </w:r>
          </w:p>
        </w:tc>
        <w:tc>
          <w:tcPr>
            <w:tcW w:w="1415" w:type="pct"/>
          </w:tcPr>
          <w:p w14:paraId="2D8EE525" w14:textId="577965E8" w:rsidR="00022706" w:rsidRDefault="00406041" w:rsidP="006021EC">
            <w:pPr>
              <w:spacing w:before="60" w:after="0" w:line="312" w:lineRule="auto"/>
              <w:jc w:val="right"/>
              <w:rPr>
                <w:szCs w:val="24"/>
              </w:rPr>
            </w:pPr>
            <w:r>
              <w:rPr>
                <w:rFonts w:hint="eastAsia"/>
              </w:rPr>
              <w:t>10,000,000,000</w:t>
            </w:r>
            <w:r w:rsidR="00022706" w:rsidRPr="006475DA">
              <w:rPr>
                <w:rFonts w:hint="eastAsia"/>
              </w:rPr>
              <w:t>원</w:t>
            </w:r>
          </w:p>
        </w:tc>
        <w:tc>
          <w:tcPr>
            <w:tcW w:w="1072" w:type="pct"/>
          </w:tcPr>
          <w:p w14:paraId="5DF9766F" w14:textId="67474BAC" w:rsidR="00022706" w:rsidRDefault="00406041" w:rsidP="006021EC">
            <w:pPr>
              <w:spacing w:before="60" w:after="0" w:line="312" w:lineRule="auto"/>
              <w:jc w:val="right"/>
              <w:rPr>
                <w:szCs w:val="24"/>
              </w:rPr>
            </w:pPr>
            <w:r>
              <w:rPr>
                <w:rFonts w:hint="eastAsia"/>
              </w:rPr>
              <w:t>400,000</w:t>
            </w:r>
            <w:r w:rsidR="00022706">
              <w:rPr>
                <w:rFonts w:hint="eastAsia"/>
              </w:rPr>
              <w:t>주</w:t>
            </w:r>
          </w:p>
        </w:tc>
      </w:tr>
      <w:tr w:rsidR="00022706" w14:paraId="77F9EEED" w14:textId="77777777" w:rsidTr="00406041">
        <w:tc>
          <w:tcPr>
            <w:tcW w:w="704" w:type="pct"/>
            <w:vMerge/>
            <w:shd w:val="clear" w:color="auto" w:fill="C6D9F1" w:themeFill="text2" w:themeFillTint="33"/>
            <w:vAlign w:val="center"/>
          </w:tcPr>
          <w:p w14:paraId="2DB2C50F" w14:textId="3D3810B1" w:rsidR="00022706" w:rsidRDefault="00022706" w:rsidP="00022706">
            <w:pPr>
              <w:spacing w:before="60" w:after="0" w:line="312" w:lineRule="auto"/>
              <w:jc w:val="center"/>
              <w:rPr>
                <w:b/>
              </w:rPr>
            </w:pPr>
          </w:p>
        </w:tc>
        <w:tc>
          <w:tcPr>
            <w:tcW w:w="944" w:type="pct"/>
          </w:tcPr>
          <w:p w14:paraId="3E3E8A4B" w14:textId="2E407F7A" w:rsidR="00022706" w:rsidDel="00022706" w:rsidRDefault="00406041" w:rsidP="00022706">
            <w:pPr>
              <w:spacing w:before="60" w:after="0" w:line="312" w:lineRule="auto"/>
              <w:jc w:val="center"/>
            </w:pPr>
            <w:r w:rsidRPr="00406041">
              <w:t>키움캐피탈</w:t>
            </w:r>
          </w:p>
        </w:tc>
        <w:tc>
          <w:tcPr>
            <w:tcW w:w="865" w:type="pct"/>
          </w:tcPr>
          <w:p w14:paraId="004C41C8" w14:textId="6C91742F" w:rsidR="00022706" w:rsidRDefault="00022706" w:rsidP="00022706">
            <w:pPr>
              <w:spacing w:before="60" w:after="0" w:line="312" w:lineRule="auto"/>
              <w:jc w:val="right"/>
            </w:pPr>
            <w:r w:rsidRPr="00CF1B63">
              <w:rPr>
                <w:rFonts w:hint="eastAsia"/>
              </w:rPr>
              <w:t>25,000</w:t>
            </w:r>
            <w:r w:rsidRPr="00CF1B63">
              <w:rPr>
                <w:rFonts w:hint="eastAsia"/>
              </w:rPr>
              <w:t>원</w:t>
            </w:r>
          </w:p>
        </w:tc>
        <w:tc>
          <w:tcPr>
            <w:tcW w:w="1415" w:type="pct"/>
          </w:tcPr>
          <w:p w14:paraId="088443AA" w14:textId="56F0F790" w:rsidR="00022706" w:rsidRPr="00A52DF5" w:rsidRDefault="00406041" w:rsidP="00022706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6,000,000,000</w:t>
            </w:r>
            <w:r>
              <w:rPr>
                <w:rFonts w:hint="eastAsia"/>
              </w:rPr>
              <w:t>원</w:t>
            </w:r>
          </w:p>
        </w:tc>
        <w:tc>
          <w:tcPr>
            <w:tcW w:w="1072" w:type="pct"/>
          </w:tcPr>
          <w:p w14:paraId="55249877" w14:textId="22A31E22" w:rsidR="00022706" w:rsidRPr="00A52DF5" w:rsidRDefault="00406041" w:rsidP="00022706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240,000</w:t>
            </w:r>
            <w:r>
              <w:rPr>
                <w:rFonts w:hint="eastAsia"/>
              </w:rPr>
              <w:t>주</w:t>
            </w:r>
          </w:p>
        </w:tc>
      </w:tr>
      <w:tr w:rsidR="00022706" w14:paraId="53D5FA4B" w14:textId="77777777" w:rsidTr="00406041">
        <w:tc>
          <w:tcPr>
            <w:tcW w:w="704" w:type="pct"/>
            <w:vMerge/>
            <w:shd w:val="clear" w:color="auto" w:fill="C6D9F1" w:themeFill="text2" w:themeFillTint="33"/>
            <w:vAlign w:val="center"/>
          </w:tcPr>
          <w:p w14:paraId="33FF6C15" w14:textId="1B5D039D" w:rsidR="00022706" w:rsidRDefault="00022706" w:rsidP="00022706">
            <w:pPr>
              <w:spacing w:before="60" w:after="0" w:line="312" w:lineRule="auto"/>
              <w:jc w:val="center"/>
              <w:rPr>
                <w:b/>
              </w:rPr>
            </w:pPr>
          </w:p>
        </w:tc>
        <w:tc>
          <w:tcPr>
            <w:tcW w:w="944" w:type="pct"/>
          </w:tcPr>
          <w:p w14:paraId="68E22D61" w14:textId="2F3A2043" w:rsidR="00022706" w:rsidDel="00022706" w:rsidRDefault="00406041" w:rsidP="00022706">
            <w:pPr>
              <w:spacing w:before="60" w:after="0" w:line="312" w:lineRule="auto"/>
              <w:jc w:val="center"/>
            </w:pPr>
            <w:r w:rsidRPr="00406041">
              <w:t>애큐온캐피탈</w:t>
            </w:r>
          </w:p>
        </w:tc>
        <w:tc>
          <w:tcPr>
            <w:tcW w:w="865" w:type="pct"/>
          </w:tcPr>
          <w:p w14:paraId="47F3D494" w14:textId="23231A60" w:rsidR="00022706" w:rsidRDefault="00022706" w:rsidP="00022706">
            <w:pPr>
              <w:spacing w:before="60" w:after="0" w:line="312" w:lineRule="auto"/>
              <w:jc w:val="right"/>
            </w:pPr>
            <w:r w:rsidRPr="00CF1B63">
              <w:rPr>
                <w:rFonts w:hint="eastAsia"/>
              </w:rPr>
              <w:t>25,000</w:t>
            </w:r>
            <w:r w:rsidRPr="00CF1B63">
              <w:rPr>
                <w:rFonts w:hint="eastAsia"/>
              </w:rPr>
              <w:t>원</w:t>
            </w:r>
          </w:p>
        </w:tc>
        <w:tc>
          <w:tcPr>
            <w:tcW w:w="1415" w:type="pct"/>
          </w:tcPr>
          <w:p w14:paraId="702F12A5" w14:textId="77EAE3DD" w:rsidR="00022706" w:rsidRPr="00A52DF5" w:rsidRDefault="00406041" w:rsidP="00022706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5,000,000,000</w:t>
            </w:r>
            <w:r>
              <w:rPr>
                <w:rFonts w:hint="eastAsia"/>
              </w:rPr>
              <w:t>원</w:t>
            </w:r>
          </w:p>
        </w:tc>
        <w:tc>
          <w:tcPr>
            <w:tcW w:w="1072" w:type="pct"/>
          </w:tcPr>
          <w:p w14:paraId="58EB3ED3" w14:textId="33D5F00C" w:rsidR="00022706" w:rsidRPr="00A52DF5" w:rsidRDefault="00406041" w:rsidP="00022706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200,000</w:t>
            </w:r>
            <w:r>
              <w:rPr>
                <w:rFonts w:hint="eastAsia"/>
              </w:rPr>
              <w:t>주</w:t>
            </w:r>
          </w:p>
        </w:tc>
      </w:tr>
      <w:tr w:rsidR="00022706" w14:paraId="469E3875" w14:textId="77777777" w:rsidTr="00406041">
        <w:tc>
          <w:tcPr>
            <w:tcW w:w="704" w:type="pct"/>
            <w:vMerge/>
            <w:shd w:val="clear" w:color="auto" w:fill="C6D9F1" w:themeFill="text2" w:themeFillTint="33"/>
            <w:vAlign w:val="center"/>
          </w:tcPr>
          <w:p w14:paraId="7081BE89" w14:textId="304965FC" w:rsidR="00022706" w:rsidRDefault="00022706" w:rsidP="00022706">
            <w:pPr>
              <w:spacing w:before="60" w:after="0" w:line="312" w:lineRule="auto"/>
              <w:jc w:val="center"/>
              <w:rPr>
                <w:b/>
              </w:rPr>
            </w:pPr>
          </w:p>
        </w:tc>
        <w:tc>
          <w:tcPr>
            <w:tcW w:w="944" w:type="pct"/>
          </w:tcPr>
          <w:p w14:paraId="3C777313" w14:textId="352EEFE2" w:rsidR="00022706" w:rsidRDefault="00406041" w:rsidP="00022706">
            <w:pPr>
              <w:spacing w:before="60" w:after="0" w:line="312" w:lineRule="auto"/>
              <w:jc w:val="center"/>
              <w:rPr>
                <w:szCs w:val="24"/>
              </w:rPr>
            </w:pPr>
            <w:r w:rsidRPr="00406041">
              <w:t>엠지캐피탈</w:t>
            </w:r>
          </w:p>
        </w:tc>
        <w:tc>
          <w:tcPr>
            <w:tcW w:w="865" w:type="pct"/>
          </w:tcPr>
          <w:p w14:paraId="4D86698E" w14:textId="233895E1" w:rsidR="00022706" w:rsidRPr="000D59D2" w:rsidRDefault="00022706" w:rsidP="00022706">
            <w:pPr>
              <w:spacing w:before="60" w:after="0" w:line="312" w:lineRule="auto"/>
              <w:jc w:val="right"/>
            </w:pPr>
            <w:r w:rsidRPr="00CF1B63">
              <w:rPr>
                <w:rFonts w:hint="eastAsia"/>
              </w:rPr>
              <w:t>25,000</w:t>
            </w:r>
            <w:r w:rsidRPr="00CF1B63">
              <w:rPr>
                <w:rFonts w:hint="eastAsia"/>
              </w:rPr>
              <w:t>원</w:t>
            </w:r>
          </w:p>
        </w:tc>
        <w:tc>
          <w:tcPr>
            <w:tcW w:w="1415" w:type="pct"/>
          </w:tcPr>
          <w:p w14:paraId="388C5BA1" w14:textId="4CDAAD08" w:rsidR="00022706" w:rsidRDefault="00406041" w:rsidP="00022706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3,000,000,000</w:t>
            </w:r>
            <w:r w:rsidR="00022706" w:rsidRPr="006475DA">
              <w:rPr>
                <w:rFonts w:hint="eastAsia"/>
              </w:rPr>
              <w:t>원</w:t>
            </w:r>
          </w:p>
        </w:tc>
        <w:tc>
          <w:tcPr>
            <w:tcW w:w="1072" w:type="pct"/>
          </w:tcPr>
          <w:p w14:paraId="7BA410AB" w14:textId="7C2CF301" w:rsidR="00022706" w:rsidRDefault="00406041" w:rsidP="00022706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120,000</w:t>
            </w:r>
            <w:r w:rsidR="00022706">
              <w:rPr>
                <w:rFonts w:hint="eastAsia"/>
              </w:rPr>
              <w:t>주</w:t>
            </w:r>
          </w:p>
        </w:tc>
      </w:tr>
      <w:tr w:rsidR="00406041" w14:paraId="0E09AF7C" w14:textId="77777777" w:rsidTr="00406041">
        <w:tc>
          <w:tcPr>
            <w:tcW w:w="704" w:type="pct"/>
            <w:vMerge w:val="restart"/>
            <w:shd w:val="clear" w:color="auto" w:fill="C6D9F1" w:themeFill="text2" w:themeFillTint="33"/>
            <w:vAlign w:val="center"/>
          </w:tcPr>
          <w:p w14:paraId="5D052C9A" w14:textId="77777777" w:rsidR="00406041" w:rsidRDefault="00406041" w:rsidP="006021EC">
            <w:pPr>
              <w:spacing w:before="60" w:after="0" w:line="312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제</w:t>
            </w:r>
            <w:r>
              <w:rPr>
                <w:rFonts w:hint="eastAsia"/>
                <w:b/>
              </w:rPr>
              <w:t>2-1</w:t>
            </w:r>
            <w:r>
              <w:rPr>
                <w:rFonts w:hint="eastAsia"/>
                <w:b/>
              </w:rPr>
              <w:t>종</w:t>
            </w:r>
          </w:p>
          <w:p w14:paraId="13A883CC" w14:textId="3FFCB6FF" w:rsidR="00406041" w:rsidRDefault="00406041" w:rsidP="006021EC">
            <w:pPr>
              <w:spacing w:before="60" w:after="0" w:line="312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종류주식</w:t>
            </w:r>
          </w:p>
        </w:tc>
        <w:tc>
          <w:tcPr>
            <w:tcW w:w="944" w:type="pct"/>
          </w:tcPr>
          <w:p w14:paraId="42D4E055" w14:textId="63736B2B" w:rsidR="00406041" w:rsidRDefault="00406041" w:rsidP="006021EC">
            <w:pPr>
              <w:spacing w:before="60" w:after="0" w:line="312" w:lineRule="auto"/>
              <w:jc w:val="center"/>
            </w:pPr>
            <w:r>
              <w:rPr>
                <w:rFonts w:hint="eastAsia"/>
                <w:szCs w:val="24"/>
              </w:rPr>
              <w:t>코람코라이프인프라리츠</w:t>
            </w:r>
          </w:p>
        </w:tc>
        <w:tc>
          <w:tcPr>
            <w:tcW w:w="865" w:type="pct"/>
          </w:tcPr>
          <w:p w14:paraId="7BAEF1B2" w14:textId="212757FA" w:rsidR="00406041" w:rsidRDefault="00406041" w:rsidP="006021EC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25,000</w:t>
            </w:r>
            <w:r>
              <w:rPr>
                <w:rFonts w:hint="eastAsia"/>
              </w:rPr>
              <w:t>원</w:t>
            </w:r>
          </w:p>
        </w:tc>
        <w:tc>
          <w:tcPr>
            <w:tcW w:w="1415" w:type="pct"/>
          </w:tcPr>
          <w:p w14:paraId="017B2B2F" w14:textId="4BFF192C" w:rsidR="00406041" w:rsidRPr="006475DA" w:rsidRDefault="00406041" w:rsidP="006021EC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[</w:t>
            </w:r>
            <w:ins w:id="101" w:author="BKL" w:date="2026-09-30T23:49:00Z">
              <w:r w:rsidR="00132402" w:rsidRPr="00132402">
                <w:t>16,000,000,000</w:t>
              </w:r>
            </w:ins>
            <w:del w:id="102" w:author="BKL" w:date="2026-09-30T23:49:00Z" w16du:dateUtc="2026-09-30T14:49:00Z">
              <w:r w:rsidDel="00132402">
                <w:rPr>
                  <w:rFonts w:hint="eastAsia"/>
                </w:rPr>
                <w:delText>*</w:delText>
              </w:r>
            </w:del>
            <w:r>
              <w:rPr>
                <w:rFonts w:hint="eastAsia"/>
              </w:rPr>
              <w:t>]</w:t>
            </w:r>
            <w:r w:rsidRPr="006475DA">
              <w:rPr>
                <w:rFonts w:hint="eastAsia"/>
              </w:rPr>
              <w:t>원</w:t>
            </w:r>
          </w:p>
        </w:tc>
        <w:tc>
          <w:tcPr>
            <w:tcW w:w="1072" w:type="pct"/>
          </w:tcPr>
          <w:p w14:paraId="6D3464BE" w14:textId="181B2F4B" w:rsidR="00406041" w:rsidRDefault="00406041" w:rsidP="006021EC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[</w:t>
            </w:r>
            <w:ins w:id="103" w:author="BKL" w:date="2026-09-30T23:49:00Z">
              <w:r w:rsidR="00132402" w:rsidRPr="00132402">
                <w:t>640,000</w:t>
              </w:r>
            </w:ins>
            <w:del w:id="104" w:author="BKL" w:date="2026-09-30T23:49:00Z" w16du:dateUtc="2026-09-30T14:49:00Z">
              <w:r w:rsidDel="00132402">
                <w:rPr>
                  <w:rFonts w:hint="eastAsia"/>
                </w:rPr>
                <w:delText>*</w:delText>
              </w:r>
            </w:del>
            <w:r>
              <w:rPr>
                <w:rFonts w:hint="eastAsia"/>
              </w:rPr>
              <w:t>]</w:t>
            </w:r>
            <w:r>
              <w:rPr>
                <w:rFonts w:hint="eastAsia"/>
              </w:rPr>
              <w:t>주</w:t>
            </w:r>
          </w:p>
        </w:tc>
      </w:tr>
      <w:tr w:rsidR="00406041" w14:paraId="50D03BB3" w14:textId="77777777" w:rsidTr="00406041">
        <w:tc>
          <w:tcPr>
            <w:tcW w:w="704" w:type="pct"/>
            <w:vMerge/>
            <w:shd w:val="clear" w:color="auto" w:fill="C6D9F1" w:themeFill="text2" w:themeFillTint="33"/>
            <w:vAlign w:val="center"/>
          </w:tcPr>
          <w:p w14:paraId="4954653D" w14:textId="77777777" w:rsidR="00406041" w:rsidRDefault="00406041" w:rsidP="006021EC">
            <w:pPr>
              <w:spacing w:before="60" w:after="0" w:line="312" w:lineRule="auto"/>
              <w:jc w:val="center"/>
              <w:rPr>
                <w:b/>
              </w:rPr>
            </w:pPr>
          </w:p>
        </w:tc>
        <w:tc>
          <w:tcPr>
            <w:tcW w:w="944" w:type="pct"/>
          </w:tcPr>
          <w:p w14:paraId="45BCC328" w14:textId="0D9CB461" w:rsidR="00406041" w:rsidRDefault="00132402" w:rsidP="006021EC">
            <w:pPr>
              <w:spacing w:before="60" w:after="0" w:line="312" w:lineRule="auto"/>
              <w:jc w:val="center"/>
              <w:rPr>
                <w:szCs w:val="24"/>
              </w:rPr>
            </w:pPr>
            <w:ins w:id="105" w:author="BKL" w:date="2026-09-30T23:50:00Z" w16du:dateUtc="2026-09-30T14:50:00Z">
              <w:r>
                <w:rPr>
                  <w:rFonts w:hint="eastAsia"/>
                  <w:szCs w:val="24"/>
                </w:rPr>
                <w:t>삼성증권</w:t>
              </w:r>
            </w:ins>
            <w:del w:id="106" w:author="BKL" w:date="2026-09-30T23:50:00Z" w16du:dateUtc="2026-09-30T14:50:00Z">
              <w:r w:rsidR="00406041" w:rsidDel="00132402">
                <w:rPr>
                  <w:rFonts w:hint="eastAsia"/>
                  <w:szCs w:val="24"/>
                </w:rPr>
                <w:delText>기계설비건설공제조합</w:delText>
              </w:r>
            </w:del>
          </w:p>
        </w:tc>
        <w:tc>
          <w:tcPr>
            <w:tcW w:w="865" w:type="pct"/>
          </w:tcPr>
          <w:p w14:paraId="7597A1E1" w14:textId="3F1DAECE" w:rsidR="00406041" w:rsidRDefault="00406041" w:rsidP="006021EC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25,000</w:t>
            </w:r>
            <w:r>
              <w:rPr>
                <w:rFonts w:hint="eastAsia"/>
              </w:rPr>
              <w:t>원</w:t>
            </w:r>
          </w:p>
        </w:tc>
        <w:tc>
          <w:tcPr>
            <w:tcW w:w="1415" w:type="pct"/>
          </w:tcPr>
          <w:p w14:paraId="552A3876" w14:textId="777F36DA" w:rsidR="00406041" w:rsidRPr="00A52DF5" w:rsidRDefault="00406041" w:rsidP="006021EC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12,000,000,000</w:t>
            </w:r>
            <w:r>
              <w:rPr>
                <w:rFonts w:hint="eastAsia"/>
              </w:rPr>
              <w:t>원</w:t>
            </w:r>
          </w:p>
        </w:tc>
        <w:tc>
          <w:tcPr>
            <w:tcW w:w="1072" w:type="pct"/>
          </w:tcPr>
          <w:p w14:paraId="4FC4ED4B" w14:textId="435E2720" w:rsidR="00406041" w:rsidRPr="00A52DF5" w:rsidRDefault="00406041" w:rsidP="006021EC">
            <w:pPr>
              <w:spacing w:before="60" w:after="0" w:line="312" w:lineRule="auto"/>
              <w:jc w:val="right"/>
            </w:pPr>
            <w:r w:rsidRPr="00406041">
              <w:t>480,000</w:t>
            </w:r>
            <w:r>
              <w:rPr>
                <w:rFonts w:hint="eastAsia"/>
              </w:rPr>
              <w:t>주</w:t>
            </w:r>
          </w:p>
        </w:tc>
      </w:tr>
      <w:tr w:rsidR="00406041" w14:paraId="06FF7543" w14:textId="77777777" w:rsidTr="00406041">
        <w:tc>
          <w:tcPr>
            <w:tcW w:w="704" w:type="pct"/>
            <w:vMerge w:val="restart"/>
            <w:shd w:val="clear" w:color="auto" w:fill="C6D9F1" w:themeFill="text2" w:themeFillTint="33"/>
            <w:vAlign w:val="center"/>
          </w:tcPr>
          <w:p w14:paraId="768452B1" w14:textId="77777777" w:rsidR="00406041" w:rsidRDefault="00406041" w:rsidP="006021EC">
            <w:pPr>
              <w:spacing w:before="60" w:after="0" w:line="312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제</w:t>
            </w:r>
            <w:r>
              <w:rPr>
                <w:rFonts w:hint="eastAsia"/>
                <w:b/>
              </w:rPr>
              <w:t>2-2</w:t>
            </w:r>
            <w:r>
              <w:rPr>
                <w:rFonts w:hint="eastAsia"/>
                <w:b/>
              </w:rPr>
              <w:t>종</w:t>
            </w:r>
          </w:p>
          <w:p w14:paraId="249DDAA0" w14:textId="64E31408" w:rsidR="00406041" w:rsidRDefault="00406041" w:rsidP="006021EC">
            <w:pPr>
              <w:spacing w:before="60" w:after="0" w:line="312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종류주식</w:t>
            </w:r>
          </w:p>
        </w:tc>
        <w:tc>
          <w:tcPr>
            <w:tcW w:w="944" w:type="pct"/>
          </w:tcPr>
          <w:p w14:paraId="56D8F6E7" w14:textId="5BA513FE" w:rsidR="00406041" w:rsidRDefault="00132402" w:rsidP="006021EC">
            <w:pPr>
              <w:spacing w:before="60" w:after="0" w:line="312" w:lineRule="auto"/>
              <w:jc w:val="center"/>
            </w:pPr>
            <w:ins w:id="107" w:author="BKL" w:date="2026-09-30T23:50:00Z" w16du:dateUtc="2026-09-30T14:50:00Z">
              <w:r>
                <w:rPr>
                  <w:rFonts w:hint="eastAsia"/>
                </w:rPr>
                <w:t>이지스</w:t>
              </w:r>
              <w:r>
                <w:rPr>
                  <w:rFonts w:hint="eastAsia"/>
                </w:rPr>
                <w:t>K</w:t>
              </w:r>
              <w:r>
                <w:rPr>
                  <w:rFonts w:hint="eastAsia"/>
                </w:rPr>
                <w:t>리츠펀드</w:t>
              </w:r>
            </w:ins>
            <w:del w:id="108" w:author="BKL" w:date="2026-09-30T23:50:00Z" w16du:dateUtc="2026-09-30T14:50:00Z">
              <w:r w:rsidR="00406041" w:rsidDel="00132402">
                <w:rPr>
                  <w:rFonts w:hint="eastAsia"/>
                </w:rPr>
                <w:delText>삼성증권</w:delText>
              </w:r>
            </w:del>
          </w:p>
        </w:tc>
        <w:tc>
          <w:tcPr>
            <w:tcW w:w="865" w:type="pct"/>
          </w:tcPr>
          <w:p w14:paraId="5C84E065" w14:textId="0FF036C5" w:rsidR="00406041" w:rsidRDefault="00406041" w:rsidP="006021EC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25,000</w:t>
            </w:r>
            <w:r w:rsidRPr="000D59D2">
              <w:rPr>
                <w:rFonts w:hint="eastAsia"/>
              </w:rPr>
              <w:t>원</w:t>
            </w:r>
          </w:p>
        </w:tc>
        <w:tc>
          <w:tcPr>
            <w:tcW w:w="1415" w:type="pct"/>
          </w:tcPr>
          <w:p w14:paraId="70A172C8" w14:textId="04FE03A5" w:rsidR="00406041" w:rsidRPr="006475DA" w:rsidRDefault="00406041" w:rsidP="006021EC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[</w:t>
            </w:r>
            <w:ins w:id="109" w:author="BKL" w:date="2026-09-30T23:50:00Z">
              <w:r w:rsidR="00132402" w:rsidRPr="00132402">
                <w:t>10,000,000,000</w:t>
              </w:r>
            </w:ins>
            <w:del w:id="110" w:author="BKL" w:date="2026-09-30T23:50:00Z" w16du:dateUtc="2026-09-30T14:50:00Z">
              <w:r w:rsidDel="00132402">
                <w:rPr>
                  <w:rFonts w:hint="eastAsia"/>
                </w:rPr>
                <w:delText>*</w:delText>
              </w:r>
            </w:del>
            <w:r>
              <w:rPr>
                <w:rFonts w:hint="eastAsia"/>
              </w:rPr>
              <w:t>]</w:t>
            </w:r>
            <w:r w:rsidRPr="006475DA">
              <w:rPr>
                <w:rFonts w:hint="eastAsia"/>
              </w:rPr>
              <w:t>원</w:t>
            </w:r>
          </w:p>
        </w:tc>
        <w:tc>
          <w:tcPr>
            <w:tcW w:w="1072" w:type="pct"/>
          </w:tcPr>
          <w:p w14:paraId="7CBD58AA" w14:textId="677BF7D7" w:rsidR="00406041" w:rsidRDefault="00406041" w:rsidP="006021EC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[</w:t>
            </w:r>
            <w:ins w:id="111" w:author="BKL" w:date="2026-09-30T23:50:00Z">
              <w:r w:rsidR="00132402" w:rsidRPr="00132402">
                <w:t>400,000</w:t>
              </w:r>
            </w:ins>
            <w:del w:id="112" w:author="BKL" w:date="2026-09-30T23:50:00Z" w16du:dateUtc="2026-09-30T14:50:00Z">
              <w:r w:rsidDel="00132402">
                <w:rPr>
                  <w:rFonts w:hint="eastAsia"/>
                </w:rPr>
                <w:delText>*</w:delText>
              </w:r>
            </w:del>
            <w:r>
              <w:rPr>
                <w:rFonts w:hint="eastAsia"/>
              </w:rPr>
              <w:t>]</w:t>
            </w:r>
            <w:r>
              <w:rPr>
                <w:rFonts w:hint="eastAsia"/>
              </w:rPr>
              <w:t>주</w:t>
            </w:r>
          </w:p>
        </w:tc>
      </w:tr>
      <w:tr w:rsidR="00406041" w14:paraId="1C72F8E9" w14:textId="77777777" w:rsidTr="00406041">
        <w:tc>
          <w:tcPr>
            <w:tcW w:w="704" w:type="pct"/>
            <w:vMerge/>
            <w:shd w:val="clear" w:color="auto" w:fill="C6D9F1" w:themeFill="text2" w:themeFillTint="33"/>
            <w:vAlign w:val="center"/>
          </w:tcPr>
          <w:p w14:paraId="1D148208" w14:textId="77777777" w:rsidR="00406041" w:rsidRDefault="00406041" w:rsidP="00406041">
            <w:pPr>
              <w:spacing w:before="60" w:after="0" w:line="312" w:lineRule="auto"/>
              <w:jc w:val="center"/>
              <w:rPr>
                <w:b/>
              </w:rPr>
            </w:pPr>
          </w:p>
        </w:tc>
        <w:tc>
          <w:tcPr>
            <w:tcW w:w="944" w:type="pct"/>
          </w:tcPr>
          <w:p w14:paraId="36CD258E" w14:textId="4AB42483" w:rsidR="00406041" w:rsidRDefault="00132402" w:rsidP="00406041">
            <w:pPr>
              <w:spacing w:before="60" w:after="0" w:line="312" w:lineRule="auto"/>
              <w:jc w:val="center"/>
            </w:pPr>
            <w:ins w:id="113" w:author="BKL" w:date="2026-09-30T23:50:00Z" w16du:dateUtc="2026-09-30T14:50:00Z">
              <w:r>
                <w:rPr>
                  <w:rFonts w:hint="eastAsia"/>
                  <w:szCs w:val="24"/>
                </w:rPr>
                <w:t>기계설비건설공제조합</w:t>
              </w:r>
              <w:r w:rsidDel="00132402">
                <w:rPr>
                  <w:rFonts w:hint="eastAsia"/>
                </w:rPr>
                <w:t xml:space="preserve"> </w:t>
              </w:r>
            </w:ins>
            <w:del w:id="114" w:author="BKL" w:date="2026-09-30T23:50:00Z" w16du:dateUtc="2026-09-30T14:50:00Z">
              <w:r w:rsidR="00406041" w:rsidDel="00132402">
                <w:rPr>
                  <w:rFonts w:hint="eastAsia"/>
                </w:rPr>
                <w:delText>이지스</w:delText>
              </w:r>
              <w:r w:rsidR="00406041" w:rsidDel="00132402">
                <w:rPr>
                  <w:rFonts w:hint="eastAsia"/>
                </w:rPr>
                <w:delText>K</w:delText>
              </w:r>
              <w:r w:rsidR="00406041" w:rsidDel="00132402">
                <w:rPr>
                  <w:rFonts w:hint="eastAsia"/>
                </w:rPr>
                <w:delText>리츠펀드</w:delText>
              </w:r>
            </w:del>
          </w:p>
        </w:tc>
        <w:tc>
          <w:tcPr>
            <w:tcW w:w="865" w:type="pct"/>
          </w:tcPr>
          <w:p w14:paraId="77267859" w14:textId="011CE735" w:rsidR="00406041" w:rsidRDefault="00406041" w:rsidP="00406041">
            <w:pPr>
              <w:spacing w:before="60" w:after="0" w:line="312" w:lineRule="auto"/>
              <w:jc w:val="right"/>
            </w:pPr>
            <w:r w:rsidRPr="000E6F09">
              <w:rPr>
                <w:rFonts w:hint="eastAsia"/>
              </w:rPr>
              <w:t>25,000</w:t>
            </w:r>
            <w:r w:rsidRPr="000E6F09">
              <w:rPr>
                <w:rFonts w:hint="eastAsia"/>
              </w:rPr>
              <w:t>원</w:t>
            </w:r>
          </w:p>
        </w:tc>
        <w:tc>
          <w:tcPr>
            <w:tcW w:w="1415" w:type="pct"/>
          </w:tcPr>
          <w:p w14:paraId="19E3DE47" w14:textId="7D44D638" w:rsidR="00406041" w:rsidRPr="00A52DF5" w:rsidRDefault="00132402" w:rsidP="00406041">
            <w:pPr>
              <w:spacing w:before="60" w:after="0" w:line="312" w:lineRule="auto"/>
              <w:jc w:val="right"/>
            </w:pPr>
            <w:ins w:id="115" w:author="BKL" w:date="2026-09-30T23:50:00Z">
              <w:r w:rsidRPr="00132402">
                <w:t>12</w:t>
              </w:r>
            </w:ins>
            <w:del w:id="116" w:author="BKL" w:date="2026-09-30T23:50:00Z" w16du:dateUtc="2026-09-30T14:50:00Z">
              <w:r w:rsidR="00406041" w:rsidDel="00132402">
                <w:rPr>
                  <w:rFonts w:hint="eastAsia"/>
                </w:rPr>
                <w:delText>10</w:delText>
              </w:r>
            </w:del>
            <w:r w:rsidR="00406041">
              <w:rPr>
                <w:rFonts w:hint="eastAsia"/>
              </w:rPr>
              <w:t>,000,000,000</w:t>
            </w:r>
            <w:r w:rsidR="00406041">
              <w:rPr>
                <w:rFonts w:hint="eastAsia"/>
              </w:rPr>
              <w:t>원</w:t>
            </w:r>
          </w:p>
        </w:tc>
        <w:tc>
          <w:tcPr>
            <w:tcW w:w="1072" w:type="pct"/>
          </w:tcPr>
          <w:p w14:paraId="55D30BA7" w14:textId="3F56D4C8" w:rsidR="00406041" w:rsidRPr="00A52DF5" w:rsidRDefault="00132402" w:rsidP="00406041">
            <w:pPr>
              <w:spacing w:before="60" w:after="0" w:line="312" w:lineRule="auto"/>
              <w:jc w:val="right"/>
            </w:pPr>
            <w:ins w:id="117" w:author="BKL" w:date="2026-09-30T23:51:00Z">
              <w:r w:rsidRPr="00132402">
                <w:t>48</w:t>
              </w:r>
            </w:ins>
            <w:del w:id="118" w:author="BKL" w:date="2026-09-30T23:51:00Z" w16du:dateUtc="2026-09-30T14:51:00Z">
              <w:r w:rsidR="00406041" w:rsidDel="00132402">
                <w:rPr>
                  <w:rFonts w:hint="eastAsia"/>
                </w:rPr>
                <w:delText>40</w:delText>
              </w:r>
            </w:del>
            <w:r w:rsidR="00406041">
              <w:rPr>
                <w:rFonts w:hint="eastAsia"/>
              </w:rPr>
              <w:t>0,000</w:t>
            </w:r>
            <w:r w:rsidR="00406041">
              <w:rPr>
                <w:rFonts w:hint="eastAsia"/>
              </w:rPr>
              <w:t>주</w:t>
            </w:r>
          </w:p>
        </w:tc>
      </w:tr>
      <w:tr w:rsidR="006021EC" w14:paraId="142252F9" w14:textId="77777777" w:rsidTr="00406041">
        <w:tc>
          <w:tcPr>
            <w:tcW w:w="704" w:type="pct"/>
            <w:shd w:val="clear" w:color="auto" w:fill="C6D9F1" w:themeFill="text2" w:themeFillTint="33"/>
            <w:vAlign w:val="center"/>
          </w:tcPr>
          <w:p w14:paraId="42500558" w14:textId="77777777" w:rsidR="006021EC" w:rsidRDefault="006021EC" w:rsidP="006021EC">
            <w:pPr>
              <w:spacing w:before="60" w:after="0" w:line="312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제</w:t>
            </w:r>
            <w:r>
              <w:rPr>
                <w:rFonts w:hint="eastAsia"/>
                <w:b/>
              </w:rPr>
              <w:t>3</w:t>
            </w:r>
            <w:r>
              <w:rPr>
                <w:rFonts w:hint="eastAsia"/>
                <w:b/>
              </w:rPr>
              <w:t>종</w:t>
            </w:r>
          </w:p>
          <w:p w14:paraId="1142366D" w14:textId="12E9C681" w:rsidR="006021EC" w:rsidRDefault="006021EC" w:rsidP="006021EC">
            <w:pPr>
              <w:spacing w:before="60" w:after="0" w:line="312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종류주식</w:t>
            </w:r>
          </w:p>
        </w:tc>
        <w:tc>
          <w:tcPr>
            <w:tcW w:w="944" w:type="pct"/>
          </w:tcPr>
          <w:p w14:paraId="342EB815" w14:textId="40D666CB" w:rsidR="006021EC" w:rsidRDefault="006021EC" w:rsidP="006021EC">
            <w:pPr>
              <w:spacing w:before="60" w:after="0" w:line="312" w:lineRule="auto"/>
              <w:jc w:val="center"/>
            </w:pPr>
            <w:del w:id="119" w:author="BKL" w:date="2026-09-30T23:38:00Z" w16du:dateUtc="2026-09-30T14:38:00Z">
              <w:r w:rsidDel="00EF650C">
                <w:rPr>
                  <w:rFonts w:hint="eastAsia"/>
                </w:rPr>
                <w:delText>엘에프</w:delText>
              </w:r>
            </w:del>
            <w:ins w:id="120" w:author="BKL" w:date="2026-09-30T23:38:00Z" w16du:dateUtc="2026-09-30T14:38:00Z">
              <w:r w:rsidR="00EF650C">
                <w:rPr>
                  <w:rFonts w:hint="eastAsia"/>
                </w:rPr>
                <w:t>코크렙안양</w:t>
              </w:r>
            </w:ins>
          </w:p>
        </w:tc>
        <w:tc>
          <w:tcPr>
            <w:tcW w:w="865" w:type="pct"/>
          </w:tcPr>
          <w:p w14:paraId="7F58D837" w14:textId="3AD65903" w:rsidR="006021EC" w:rsidRDefault="00132402" w:rsidP="006021EC">
            <w:pPr>
              <w:spacing w:before="60" w:after="0" w:line="312" w:lineRule="auto"/>
              <w:jc w:val="right"/>
            </w:pPr>
            <w:ins w:id="121" w:author="BKL" w:date="2026-09-30T23:51:00Z">
              <w:r w:rsidRPr="00132402">
                <w:t>23</w:t>
              </w:r>
            </w:ins>
            <w:del w:id="122" w:author="BKL" w:date="2026-09-30T23:51:00Z" w16du:dateUtc="2026-09-30T14:51:00Z">
              <w:r w:rsidR="00A52DF5" w:rsidDel="00132402">
                <w:rPr>
                  <w:rFonts w:hint="eastAsia"/>
                </w:rPr>
                <w:delText>25</w:delText>
              </w:r>
            </w:del>
            <w:r w:rsidR="00796725">
              <w:rPr>
                <w:rFonts w:hint="eastAsia"/>
              </w:rPr>
              <w:t>,000</w:t>
            </w:r>
            <w:r w:rsidR="006021EC" w:rsidRPr="000D59D2">
              <w:rPr>
                <w:rFonts w:hint="eastAsia"/>
              </w:rPr>
              <w:t>원</w:t>
            </w:r>
          </w:p>
        </w:tc>
        <w:tc>
          <w:tcPr>
            <w:tcW w:w="1415" w:type="pct"/>
          </w:tcPr>
          <w:p w14:paraId="0E6BA6FA" w14:textId="4DF8E672" w:rsidR="006021EC" w:rsidRPr="006475DA" w:rsidRDefault="00A52DF5" w:rsidP="006021EC">
            <w:pPr>
              <w:spacing w:before="60" w:after="0" w:line="312" w:lineRule="auto"/>
              <w:jc w:val="right"/>
            </w:pPr>
            <w:r w:rsidRPr="00A52DF5">
              <w:t>10,000,000</w:t>
            </w:r>
            <w:r w:rsidR="0074780B">
              <w:rPr>
                <w:rFonts w:hint="eastAsia"/>
              </w:rPr>
              <w:t>,000</w:t>
            </w:r>
            <w:r w:rsidR="006021EC" w:rsidRPr="006475DA">
              <w:rPr>
                <w:rFonts w:hint="eastAsia"/>
              </w:rPr>
              <w:t>원</w:t>
            </w:r>
          </w:p>
        </w:tc>
        <w:tc>
          <w:tcPr>
            <w:tcW w:w="1072" w:type="pct"/>
          </w:tcPr>
          <w:p w14:paraId="52F17500" w14:textId="2D6C1180" w:rsidR="006021EC" w:rsidRDefault="00132402" w:rsidP="006021EC">
            <w:pPr>
              <w:spacing w:before="60" w:after="0" w:line="312" w:lineRule="auto"/>
              <w:jc w:val="right"/>
            </w:pPr>
            <w:ins w:id="123" w:author="BKL" w:date="2026-09-30T23:52:00Z" w16du:dateUtc="2026-09-30T14:52:00Z">
              <w:r>
                <w:rPr>
                  <w:rFonts w:hint="eastAsia"/>
                </w:rPr>
                <w:t>[</w:t>
              </w:r>
            </w:ins>
            <w:ins w:id="124" w:author="BKL" w:date="2026-09-30T23:51:00Z">
              <w:r w:rsidRPr="00132402">
                <w:t>434,783</w:t>
              </w:r>
            </w:ins>
            <w:ins w:id="125" w:author="BKL" w:date="2026-09-30T23:52:00Z" w16du:dateUtc="2026-09-30T14:52:00Z">
              <w:r>
                <w:rPr>
                  <w:rFonts w:hint="eastAsia"/>
                </w:rPr>
                <w:t>]</w:t>
              </w:r>
            </w:ins>
            <w:del w:id="126" w:author="BKL" w:date="2026-09-30T23:51:00Z" w16du:dateUtc="2026-09-30T14:51:00Z">
              <w:r w:rsidR="00A52DF5" w:rsidRPr="00A52DF5" w:rsidDel="00132402">
                <w:delText>400,000</w:delText>
              </w:r>
            </w:del>
            <w:r w:rsidR="006021EC">
              <w:rPr>
                <w:rFonts w:hint="eastAsia"/>
              </w:rPr>
              <w:t>주</w:t>
            </w:r>
          </w:p>
        </w:tc>
      </w:tr>
      <w:tr w:rsidR="006021EC" w14:paraId="36E960B1" w14:textId="77777777" w:rsidTr="00406041">
        <w:tc>
          <w:tcPr>
            <w:tcW w:w="704" w:type="pct"/>
            <w:shd w:val="clear" w:color="auto" w:fill="C6D9F1" w:themeFill="text2" w:themeFillTint="33"/>
            <w:vAlign w:val="center"/>
          </w:tcPr>
          <w:p w14:paraId="62245FD5" w14:textId="6C33BC63" w:rsidR="006021EC" w:rsidRDefault="006021EC" w:rsidP="006021EC">
            <w:pPr>
              <w:spacing w:before="60" w:after="0" w:line="312" w:lineRule="auto"/>
              <w:jc w:val="center"/>
            </w:pPr>
          </w:p>
        </w:tc>
        <w:tc>
          <w:tcPr>
            <w:tcW w:w="1809" w:type="pct"/>
            <w:gridSpan w:val="2"/>
            <w:vAlign w:val="center"/>
          </w:tcPr>
          <w:p w14:paraId="3A2DCBE1" w14:textId="17CF246B" w:rsidR="006021EC" w:rsidRDefault="006021EC" w:rsidP="006021EC">
            <w:pPr>
              <w:spacing w:before="60" w:after="0" w:line="312" w:lineRule="auto"/>
              <w:jc w:val="center"/>
            </w:pPr>
            <w:r>
              <w:rPr>
                <w:rFonts w:hint="eastAsia"/>
              </w:rPr>
              <w:t>합계</w:t>
            </w:r>
          </w:p>
        </w:tc>
        <w:tc>
          <w:tcPr>
            <w:tcW w:w="1415" w:type="pct"/>
          </w:tcPr>
          <w:p w14:paraId="09F357B3" w14:textId="3773F234" w:rsidR="006021EC" w:rsidRDefault="00132402" w:rsidP="006021EC">
            <w:pPr>
              <w:spacing w:before="60" w:after="0" w:line="312" w:lineRule="auto"/>
              <w:jc w:val="right"/>
            </w:pPr>
            <w:ins w:id="127" w:author="BKL" w:date="2026-09-30T23:52:00Z">
              <w:r w:rsidRPr="00132402">
                <w:t>[98,800,009,000]</w:t>
              </w:r>
            </w:ins>
            <w:del w:id="128" w:author="BKL" w:date="2026-09-30T23:52:00Z" w16du:dateUtc="2026-09-30T14:52:00Z">
              <w:r w:rsidR="00050491" w:rsidRPr="00050491" w:rsidDel="00132402">
                <w:delText>98,800,000,000</w:delText>
              </w:r>
            </w:del>
            <w:r w:rsidR="006021EC" w:rsidRPr="006475DA">
              <w:rPr>
                <w:rFonts w:hint="eastAsia"/>
              </w:rPr>
              <w:t>원</w:t>
            </w:r>
          </w:p>
        </w:tc>
        <w:tc>
          <w:tcPr>
            <w:tcW w:w="1072" w:type="pct"/>
          </w:tcPr>
          <w:p w14:paraId="57782327" w14:textId="5D88CE87" w:rsidR="006021EC" w:rsidRDefault="00132402" w:rsidP="006021EC">
            <w:pPr>
              <w:spacing w:before="60" w:after="0" w:line="312" w:lineRule="auto"/>
              <w:jc w:val="right"/>
            </w:pPr>
            <w:ins w:id="129" w:author="BKL" w:date="2026-09-30T23:52:00Z">
              <w:r w:rsidRPr="00132402">
                <w:t>[6,354,783]</w:t>
              </w:r>
            </w:ins>
            <w:del w:id="130" w:author="BKL" w:date="2026-09-30T23:52:00Z" w16du:dateUtc="2026-09-30T14:52:00Z">
              <w:r w:rsidR="00406041" w:rsidDel="00132402">
                <w:rPr>
                  <w:rFonts w:hint="eastAsia"/>
                </w:rPr>
                <w:delText>[</w:delText>
              </w:r>
              <w:r w:rsidR="00050491" w:rsidRPr="00050491" w:rsidDel="00132402">
                <w:delText>6,320,000</w:delText>
              </w:r>
              <w:r w:rsidR="00406041" w:rsidDel="00132402">
                <w:rPr>
                  <w:rFonts w:hint="eastAsia"/>
                </w:rPr>
                <w:delText>]</w:delText>
              </w:r>
            </w:del>
            <w:r w:rsidR="00A52DF5">
              <w:rPr>
                <w:rFonts w:hint="eastAsia"/>
              </w:rPr>
              <w:t>주</w:t>
            </w:r>
          </w:p>
        </w:tc>
      </w:tr>
    </w:tbl>
    <w:p w14:paraId="322F31C1" w14:textId="77777777" w:rsidR="005C0AE3" w:rsidRDefault="005C0AE3"/>
    <w:p w14:paraId="57948F94" w14:textId="225F48F0" w:rsidR="005C0AE3" w:rsidRDefault="00E5647E">
      <w:pPr>
        <w:pStyle w:val="2"/>
        <w:spacing w:before="60" w:line="312" w:lineRule="auto"/>
        <w:ind w:left="851" w:hanging="851"/>
      </w:pPr>
      <w:bookmarkStart w:id="131" w:name="_Toc508231465"/>
      <w:bookmarkStart w:id="132" w:name="_Toc510052058"/>
      <w:bookmarkStart w:id="133" w:name="_Toc510076633"/>
      <w:bookmarkStart w:id="134" w:name="_Toc510437981"/>
      <w:bookmarkStart w:id="135" w:name="_Toc31915453"/>
      <w:bookmarkStart w:id="136" w:name="_Toc33740695"/>
      <w:bookmarkStart w:id="137" w:name="_Toc33816113"/>
      <w:bookmarkStart w:id="138" w:name="_Toc36053507"/>
      <w:bookmarkStart w:id="139" w:name="_Toc36105784"/>
      <w:r>
        <w:rPr>
          <w:rFonts w:hint="eastAsia"/>
        </w:rPr>
        <w:t>제</w:t>
      </w:r>
      <w:r w:rsidR="00F9369B">
        <w:rPr>
          <w:rFonts w:hint="eastAsia"/>
        </w:rPr>
        <w:t>2.</w:t>
      </w:r>
      <w:r>
        <w:rPr>
          <w:rFonts w:hint="eastAsia"/>
        </w:rPr>
        <w:t>1</w:t>
      </w:r>
      <w:r w:rsidR="00F9369B">
        <w:rPr>
          <w:rFonts w:hint="eastAsia"/>
        </w:rPr>
        <w:t>조</w:t>
      </w:r>
      <w:r>
        <w:rPr>
          <w:rFonts w:hint="eastAsia"/>
        </w:rPr>
        <w:t xml:space="preserve"> </w:t>
      </w:r>
      <w:r>
        <w:rPr>
          <w:rFonts w:hint="eastAsia"/>
        </w:rPr>
        <w:t>표</w:t>
      </w:r>
      <w:r>
        <w:rPr>
          <w:rFonts w:hint="eastAsia"/>
        </w:rPr>
        <w:t xml:space="preserve"> </w:t>
      </w:r>
      <w:r>
        <w:rPr>
          <w:rFonts w:hint="eastAsia"/>
        </w:rPr>
        <w:t>기재</w:t>
      </w:r>
      <w:r>
        <w:rPr>
          <w:rFonts w:hint="eastAsia"/>
        </w:rPr>
        <w:t xml:space="preserve"> </w:t>
      </w:r>
      <w:r>
        <w:rPr>
          <w:rFonts w:hint="eastAsia"/>
        </w:rPr>
        <w:t>당사자들은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 w:rsidR="00F9369B">
        <w:rPr>
          <w:rFonts w:hint="eastAsia"/>
        </w:rPr>
        <w:t>2.</w:t>
      </w:r>
      <w:r>
        <w:rPr>
          <w:rFonts w:hint="eastAsia"/>
        </w:rPr>
        <w:t>1</w:t>
      </w:r>
      <w:r w:rsidR="00F9369B">
        <w:rPr>
          <w:rFonts w:hint="eastAsia"/>
        </w:rPr>
        <w:t>조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기재된</w:t>
      </w:r>
      <w:r>
        <w:rPr>
          <w:rFonts w:hint="eastAsia"/>
        </w:rPr>
        <w:t xml:space="preserve"> </w:t>
      </w:r>
      <w:r>
        <w:rPr>
          <w:rFonts w:hint="eastAsia"/>
        </w:rPr>
        <w:t>각자의</w:t>
      </w:r>
      <w:r>
        <w:rPr>
          <w:rFonts w:hint="eastAsia"/>
        </w:rPr>
        <w:t xml:space="preserve"> </w:t>
      </w:r>
      <w:r>
        <w:rPr>
          <w:rFonts w:hint="eastAsia"/>
        </w:rPr>
        <w:t>출자금액을</w:t>
      </w:r>
      <w:r>
        <w:rPr>
          <w:rFonts w:hint="eastAsia"/>
        </w:rPr>
        <w:t xml:space="preserve"> </w:t>
      </w:r>
      <w:r>
        <w:rPr>
          <w:rFonts w:hint="eastAsia"/>
        </w:rPr>
        <w:t>본건</w:t>
      </w:r>
      <w:r>
        <w:rPr>
          <w:rFonts w:hint="eastAsia"/>
        </w:rPr>
        <w:t xml:space="preserve"> </w:t>
      </w:r>
      <w:r>
        <w:rPr>
          <w:rFonts w:hint="eastAsia"/>
        </w:rPr>
        <w:t>매매계약에</w:t>
      </w:r>
      <w:r>
        <w:rPr>
          <w:rFonts w:hint="eastAsia"/>
        </w:rPr>
        <w:t xml:space="preserve"> </w:t>
      </w:r>
      <w:r>
        <w:rPr>
          <w:rFonts w:hint="eastAsia"/>
        </w:rPr>
        <w:t>따른</w:t>
      </w:r>
      <w:r>
        <w:rPr>
          <w:rFonts w:hint="eastAsia"/>
        </w:rPr>
        <w:t xml:space="preserve"> </w:t>
      </w:r>
      <w:r>
        <w:rPr>
          <w:rFonts w:hint="eastAsia"/>
        </w:rPr>
        <w:t>거래종결일</w:t>
      </w:r>
      <w:r w:rsidR="00915B7C">
        <w:rPr>
          <w:rFonts w:hint="eastAsia"/>
        </w:rPr>
        <w:t>의</w:t>
      </w:r>
      <w:r>
        <w:rPr>
          <w:rFonts w:hint="eastAsia"/>
        </w:rPr>
        <w:t xml:space="preserve"> </w:t>
      </w:r>
      <w:r w:rsidR="00915B7C">
        <w:rPr>
          <w:rFonts w:hint="eastAsia"/>
        </w:rPr>
        <w:t>2</w:t>
      </w:r>
      <w:r>
        <w:rPr>
          <w:rFonts w:hint="eastAsia"/>
        </w:rPr>
        <w:t>영업일</w:t>
      </w:r>
      <w:r w:rsidR="00915B7C">
        <w:rPr>
          <w:rFonts w:hint="eastAsia"/>
        </w:rPr>
        <w:t xml:space="preserve"> </w:t>
      </w:r>
      <w:r w:rsidR="00915B7C">
        <w:rPr>
          <w:rFonts w:hint="eastAsia"/>
        </w:rPr>
        <w:t>전</w:t>
      </w:r>
      <w:r w:rsidR="00915B7C">
        <w:rPr>
          <w:rFonts w:hint="eastAsia"/>
        </w:rPr>
        <w:t xml:space="preserve"> </w:t>
      </w:r>
      <w:r w:rsidR="00915B7C">
        <w:rPr>
          <w:rFonts w:hint="eastAsia"/>
        </w:rPr>
        <w:t>또는</w:t>
      </w:r>
      <w:r w:rsidR="00915B7C">
        <w:rPr>
          <w:rFonts w:hint="eastAsia"/>
        </w:rPr>
        <w:t xml:space="preserve"> </w:t>
      </w:r>
      <w:r w:rsidR="00915B7C"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이전의</w:t>
      </w:r>
      <w:r>
        <w:rPr>
          <w:rFonts w:hint="eastAsia"/>
        </w:rPr>
        <w:t xml:space="preserve"> </w:t>
      </w:r>
      <w:r>
        <w:rPr>
          <w:rFonts w:hint="eastAsia"/>
        </w:rPr>
        <w:t>날로서</w:t>
      </w:r>
      <w:r>
        <w:rPr>
          <w:rFonts w:hint="eastAsia"/>
        </w:rPr>
        <w:t xml:space="preserve"> </w:t>
      </w:r>
      <w:r>
        <w:rPr>
          <w:rFonts w:hint="eastAsia"/>
        </w:rPr>
        <w:t>대상회사의</w:t>
      </w:r>
      <w:r>
        <w:rPr>
          <w:rFonts w:hint="eastAsia"/>
        </w:rPr>
        <w:t xml:space="preserve"> </w:t>
      </w:r>
      <w:r>
        <w:rPr>
          <w:rFonts w:hint="eastAsia"/>
        </w:rPr>
        <w:t>이사회가</w:t>
      </w:r>
      <w:r>
        <w:rPr>
          <w:rFonts w:hint="eastAsia"/>
        </w:rPr>
        <w:t xml:space="preserve"> </w:t>
      </w:r>
      <w:r>
        <w:rPr>
          <w:rFonts w:hint="eastAsia"/>
        </w:rPr>
        <w:t>정한</w:t>
      </w:r>
      <w:r>
        <w:rPr>
          <w:rFonts w:hint="eastAsia"/>
        </w:rPr>
        <w:t xml:space="preserve"> </w:t>
      </w:r>
      <w:r>
        <w:rPr>
          <w:rFonts w:hint="eastAsia"/>
        </w:rPr>
        <w:t>주금납입일</w:t>
      </w:r>
      <w:r>
        <w:rPr>
          <w:rFonts w:hint="eastAsia"/>
        </w:rPr>
        <w:t>(</w:t>
      </w:r>
      <w:r>
        <w:rPr>
          <w:rFonts w:hint="eastAsia"/>
        </w:rPr>
        <w:t>이하</w:t>
      </w:r>
      <w:r>
        <w:rPr>
          <w:rFonts w:hint="eastAsia"/>
        </w:rPr>
        <w:t xml:space="preserve"> </w:t>
      </w:r>
      <w:r>
        <w:t>“</w:t>
      </w:r>
      <w:r>
        <w:rPr>
          <w:rFonts w:hint="eastAsia"/>
          <w:u w:val="single"/>
        </w:rPr>
        <w:t>납입예정일</w:t>
      </w:r>
      <w:r>
        <w:t>”)</w:t>
      </w:r>
      <w:r>
        <w:rPr>
          <w:rFonts w:hint="eastAsia"/>
        </w:rPr>
        <w:t>까지</w:t>
      </w:r>
      <w:r>
        <w:rPr>
          <w:rFonts w:hint="eastAsia"/>
        </w:rPr>
        <w:t xml:space="preserve"> </w:t>
      </w:r>
      <w:r w:rsidR="00501AFC" w:rsidRPr="00501AFC">
        <w:rPr>
          <w:rFonts w:hint="eastAsia"/>
        </w:rPr>
        <w:t>대상회사가</w:t>
      </w:r>
      <w:r w:rsidR="00501AFC" w:rsidRPr="00501AFC">
        <w:rPr>
          <w:rFonts w:hint="eastAsia"/>
        </w:rPr>
        <w:t xml:space="preserve"> </w:t>
      </w:r>
      <w:r w:rsidR="00501AFC" w:rsidRPr="00501AFC">
        <w:rPr>
          <w:rFonts w:hint="eastAsia"/>
        </w:rPr>
        <w:t>지정하는</w:t>
      </w:r>
      <w:r w:rsidR="00501AFC" w:rsidRPr="00501AFC">
        <w:rPr>
          <w:rFonts w:hint="eastAsia"/>
        </w:rPr>
        <w:t xml:space="preserve"> </w:t>
      </w:r>
      <w:r w:rsidR="009B58E7">
        <w:rPr>
          <w:rFonts w:hint="eastAsia"/>
        </w:rPr>
        <w:t>은행</w:t>
      </w:r>
      <w:r w:rsidR="00631FED">
        <w:rPr>
          <w:rFonts w:hint="eastAsia"/>
        </w:rPr>
        <w:t>계좌</w:t>
      </w:r>
      <w:r w:rsidR="009B58E7">
        <w:rPr>
          <w:rFonts w:hint="eastAsia"/>
        </w:rPr>
        <w:t>로</w:t>
      </w:r>
      <w:r w:rsidR="009B58E7">
        <w:rPr>
          <w:rFonts w:hint="eastAsia"/>
        </w:rPr>
        <w:t xml:space="preserve"> </w:t>
      </w:r>
      <w:r w:rsidR="009B58E7">
        <w:rPr>
          <w:rFonts w:hint="eastAsia"/>
        </w:rPr>
        <w:t>각</w:t>
      </w:r>
      <w:r w:rsidR="00A10E15">
        <w:rPr>
          <w:rFonts w:hint="eastAsia"/>
        </w:rPr>
        <w:t>각</w:t>
      </w:r>
      <w:r w:rsidR="00A10E15">
        <w:rPr>
          <w:rFonts w:hint="eastAsia"/>
        </w:rPr>
        <w:t xml:space="preserve"> </w:t>
      </w:r>
      <w:r w:rsidR="00A10E15">
        <w:rPr>
          <w:rFonts w:hint="eastAsia"/>
        </w:rPr>
        <w:t>납입</w:t>
      </w:r>
      <w:r w:rsidR="009B58E7">
        <w:rPr>
          <w:rFonts w:hint="eastAsia"/>
        </w:rPr>
        <w:t>한다</w:t>
      </w:r>
      <w:r w:rsidR="009B58E7">
        <w:rPr>
          <w:rFonts w:hint="eastAsia"/>
        </w:rPr>
        <w:t>.</w:t>
      </w:r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ins w:id="140" w:author="BKL" w:date="2026-09-30T23:47:00Z" w16du:dateUtc="2026-09-30T14:47:00Z">
        <w:r w:rsidR="00132402">
          <w:rPr>
            <w:rFonts w:hint="eastAsia"/>
          </w:rPr>
          <w:t xml:space="preserve"> </w:t>
        </w:r>
      </w:ins>
      <w:ins w:id="141" w:author="BKL" w:date="2026-10-02T11:00:00Z" w16du:dateUtc="2026-10-02T02:00:00Z">
        <w:r w:rsidR="009259ED" w:rsidRPr="00971AED">
          <w:t>다만</w:t>
        </w:r>
        <w:r w:rsidR="009259ED" w:rsidRPr="00971AED">
          <w:t xml:space="preserve">, </w:t>
        </w:r>
        <w:r w:rsidR="009259ED" w:rsidRPr="00971AED">
          <w:t>코크렙안양은</w:t>
        </w:r>
        <w:r w:rsidR="009259ED" w:rsidRPr="00971AED">
          <w:t xml:space="preserve"> </w:t>
        </w:r>
        <w:r w:rsidR="009259ED" w:rsidRPr="00971AED">
          <w:t>제</w:t>
        </w:r>
        <w:r w:rsidR="009259ED" w:rsidRPr="00971AED">
          <w:t>3</w:t>
        </w:r>
        <w:r w:rsidR="009259ED" w:rsidRPr="00971AED">
          <w:t>종</w:t>
        </w:r>
        <w:r w:rsidR="009259ED" w:rsidRPr="00971AED">
          <w:t xml:space="preserve"> </w:t>
        </w:r>
        <w:r w:rsidR="009259ED" w:rsidRPr="00971AED">
          <w:t>종류주식에</w:t>
        </w:r>
        <w:r w:rsidR="009259ED" w:rsidRPr="00971AED">
          <w:t xml:space="preserve"> </w:t>
        </w:r>
        <w:r w:rsidR="009259ED" w:rsidRPr="00971AED">
          <w:t>관한</w:t>
        </w:r>
        <w:r w:rsidR="009259ED" w:rsidRPr="00971AED">
          <w:t xml:space="preserve"> </w:t>
        </w:r>
        <w:r w:rsidR="009259ED" w:rsidRPr="00971AED">
          <w:t>출자금액을</w:t>
        </w:r>
        <w:r w:rsidR="009259ED" w:rsidRPr="00971AED">
          <w:t xml:space="preserve"> </w:t>
        </w:r>
        <w:r w:rsidR="009259ED" w:rsidRPr="00971AED">
          <w:t>본건</w:t>
        </w:r>
        <w:r w:rsidR="009259ED" w:rsidRPr="00971AED">
          <w:t xml:space="preserve"> </w:t>
        </w:r>
        <w:r w:rsidR="009259ED" w:rsidRPr="00971AED">
          <w:t>매매계약에</w:t>
        </w:r>
        <w:r w:rsidR="009259ED" w:rsidRPr="00971AED">
          <w:t xml:space="preserve"> </w:t>
        </w:r>
        <w:r w:rsidR="009259ED" w:rsidRPr="00971AED">
          <w:t>따른</w:t>
        </w:r>
        <w:r w:rsidR="009259ED" w:rsidRPr="00971AED">
          <w:t xml:space="preserve"> </w:t>
        </w:r>
        <w:r w:rsidR="009259ED" w:rsidRPr="00971AED">
          <w:t>매매대금</w:t>
        </w:r>
        <w:r w:rsidR="009259ED" w:rsidRPr="00971AED">
          <w:t xml:space="preserve"> </w:t>
        </w:r>
        <w:r w:rsidR="009259ED" w:rsidRPr="00971AED">
          <w:t>채권</w:t>
        </w:r>
        <w:r w:rsidR="009259ED" w:rsidRPr="00971AED">
          <w:t xml:space="preserve"> </w:t>
        </w:r>
        <w:r w:rsidR="009259ED" w:rsidRPr="00971AED">
          <w:t>중</w:t>
        </w:r>
        <w:r w:rsidR="009259ED" w:rsidRPr="00971AED">
          <w:t xml:space="preserve"> </w:t>
        </w:r>
        <w:r w:rsidR="009259ED" w:rsidRPr="00971AED">
          <w:t>동액</w:t>
        </w:r>
        <w:r w:rsidR="009259ED" w:rsidRPr="00971AED">
          <w:t xml:space="preserve"> </w:t>
        </w:r>
        <w:r w:rsidR="009259ED" w:rsidRPr="00971AED">
          <w:t>상당액과</w:t>
        </w:r>
        <w:r w:rsidR="009259ED" w:rsidRPr="00971AED">
          <w:t xml:space="preserve"> </w:t>
        </w:r>
        <w:r w:rsidR="009259ED" w:rsidRPr="00971AED">
          <w:t>상계하는</w:t>
        </w:r>
        <w:r w:rsidR="009259ED" w:rsidRPr="00971AED">
          <w:t xml:space="preserve"> </w:t>
        </w:r>
        <w:r w:rsidR="009259ED" w:rsidRPr="00971AED">
          <w:t>방법으로</w:t>
        </w:r>
        <w:r w:rsidR="009259ED" w:rsidRPr="00971AED">
          <w:t xml:space="preserve"> </w:t>
        </w:r>
        <w:r w:rsidR="009259ED" w:rsidRPr="00971AED">
          <w:t>납입</w:t>
        </w:r>
        <w:r w:rsidR="009259ED">
          <w:rPr>
            <w:rFonts w:hint="eastAsia"/>
          </w:rPr>
          <w:t>하</w:t>
        </w:r>
        <w:r w:rsidR="009259ED" w:rsidRPr="00971AED">
          <w:t>며</w:t>
        </w:r>
        <w:r w:rsidR="009259ED" w:rsidRPr="00971AED">
          <w:t xml:space="preserve">, </w:t>
        </w:r>
        <w:r w:rsidR="009259ED" w:rsidRPr="00971AED">
          <w:t>대상회사는</w:t>
        </w:r>
        <w:r w:rsidR="009259ED" w:rsidRPr="00971AED">
          <w:t xml:space="preserve"> </w:t>
        </w:r>
        <w:r w:rsidR="009259ED" w:rsidRPr="00971AED">
          <w:t>상법</w:t>
        </w:r>
        <w:r w:rsidR="009259ED" w:rsidRPr="00971AED">
          <w:t xml:space="preserve"> </w:t>
        </w:r>
        <w:r w:rsidR="009259ED" w:rsidRPr="00971AED">
          <w:t>제</w:t>
        </w:r>
        <w:r w:rsidR="009259ED" w:rsidRPr="00971AED">
          <w:t>421</w:t>
        </w:r>
        <w:r w:rsidR="009259ED" w:rsidRPr="00971AED">
          <w:t>조</w:t>
        </w:r>
        <w:r w:rsidR="009259ED" w:rsidRPr="00971AED">
          <w:t xml:space="preserve"> </w:t>
        </w:r>
        <w:r w:rsidR="009259ED" w:rsidRPr="00971AED">
          <w:t>제</w:t>
        </w:r>
        <w:r w:rsidR="009259ED" w:rsidRPr="00971AED">
          <w:t>2</w:t>
        </w:r>
        <w:r w:rsidR="009259ED" w:rsidRPr="00971AED">
          <w:t>항에</w:t>
        </w:r>
        <w:r w:rsidR="009259ED" w:rsidRPr="00971AED">
          <w:t xml:space="preserve"> </w:t>
        </w:r>
        <w:r w:rsidR="009259ED" w:rsidRPr="00971AED">
          <w:t>따라</w:t>
        </w:r>
        <w:r w:rsidR="009259ED" w:rsidRPr="00971AED">
          <w:t xml:space="preserve"> </w:t>
        </w:r>
        <w:r w:rsidR="009259ED" w:rsidRPr="00971AED">
          <w:t>이에</w:t>
        </w:r>
        <w:r w:rsidR="009259ED" w:rsidRPr="00971AED">
          <w:t xml:space="preserve"> </w:t>
        </w:r>
        <w:r w:rsidR="009259ED" w:rsidRPr="00971AED">
          <w:t>동의한다</w:t>
        </w:r>
        <w:r w:rsidR="009259ED" w:rsidRPr="00971AED">
          <w:t>.</w:t>
        </w:r>
      </w:ins>
      <w:ins w:id="142" w:author="BKL" w:date="2026-10-02T11:17:00Z" w16du:dateUtc="2026-10-02T02:17:00Z">
        <w:r w:rsidR="009E2715">
          <w:rPr>
            <w:rFonts w:hint="eastAsia"/>
          </w:rPr>
          <w:t xml:space="preserve"> </w:t>
        </w:r>
      </w:ins>
      <w:proofErr w:type="gramStart"/>
      <w:ins w:id="143" w:author="BKL" w:date="2026-10-02T11:00:00Z" w16du:dateUtc="2026-10-02T02:00:00Z">
        <w:r w:rsidR="009259ED" w:rsidRPr="009E2715">
          <w:rPr>
            <w:highlight w:val="yellow"/>
          </w:rPr>
          <w:t>[</w:t>
        </w:r>
        <w:proofErr w:type="gramEnd"/>
        <w:r w:rsidR="009259ED" w:rsidRPr="009E2715">
          <w:rPr>
            <w:highlight w:val="yellow"/>
          </w:rPr>
          <w:t xml:space="preserve">BKL Note: </w:t>
        </w:r>
        <w:r w:rsidR="009259ED" w:rsidRPr="009E2715">
          <w:rPr>
            <w:rFonts w:hint="eastAsia"/>
            <w:highlight w:val="yellow"/>
          </w:rPr>
          <w:t>의견주신</w:t>
        </w:r>
        <w:r w:rsidR="009259ED" w:rsidRPr="009E2715">
          <w:rPr>
            <w:rFonts w:hint="eastAsia"/>
            <w:highlight w:val="yellow"/>
          </w:rPr>
          <w:t xml:space="preserve"> </w:t>
        </w:r>
        <w:r w:rsidR="009259ED" w:rsidRPr="009E2715">
          <w:rPr>
            <w:rFonts w:hint="eastAsia"/>
            <w:highlight w:val="yellow"/>
          </w:rPr>
          <w:t>바에</w:t>
        </w:r>
        <w:r w:rsidR="009259ED" w:rsidRPr="009E2715">
          <w:rPr>
            <w:rFonts w:hint="eastAsia"/>
            <w:highlight w:val="yellow"/>
          </w:rPr>
          <w:t xml:space="preserve"> </w:t>
        </w:r>
        <w:r w:rsidR="009259ED" w:rsidRPr="009E2715">
          <w:rPr>
            <w:rFonts w:hint="eastAsia"/>
            <w:highlight w:val="yellow"/>
          </w:rPr>
          <w:t>따라</w:t>
        </w:r>
        <w:r w:rsidR="009259ED" w:rsidRPr="009E2715">
          <w:rPr>
            <w:highlight w:val="yellow"/>
          </w:rPr>
          <w:t xml:space="preserve">, </w:t>
        </w:r>
        <w:r w:rsidR="009259ED" w:rsidRPr="009E2715">
          <w:rPr>
            <w:highlight w:val="yellow"/>
          </w:rPr>
          <w:t>코크렙안양의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제</w:t>
        </w:r>
        <w:r w:rsidR="009259ED" w:rsidRPr="009E2715">
          <w:rPr>
            <w:highlight w:val="yellow"/>
          </w:rPr>
          <w:t>3</w:t>
        </w:r>
        <w:r w:rsidR="009259ED" w:rsidRPr="009E2715">
          <w:rPr>
            <w:highlight w:val="yellow"/>
          </w:rPr>
          <w:t>종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종류주식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주금은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다른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투자자와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동일한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납입예정일</w:t>
        </w:r>
        <w:r w:rsidR="009259ED" w:rsidRPr="009E2715">
          <w:rPr>
            <w:highlight w:val="yellow"/>
          </w:rPr>
          <w:t>(</w:t>
        </w:r>
        <w:r w:rsidR="009259ED" w:rsidRPr="009E2715">
          <w:rPr>
            <w:highlight w:val="yellow"/>
          </w:rPr>
          <w:t>거래종결일</w:t>
        </w:r>
        <w:r w:rsidR="009259ED" w:rsidRPr="009E2715">
          <w:rPr>
            <w:highlight w:val="yellow"/>
          </w:rPr>
          <w:t xml:space="preserve"> 2</w:t>
        </w:r>
        <w:r w:rsidR="009259ED" w:rsidRPr="009E2715">
          <w:rPr>
            <w:highlight w:val="yellow"/>
          </w:rPr>
          <w:t>영업일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전</w:t>
        </w:r>
        <w:r w:rsidR="009259ED" w:rsidRPr="009E2715">
          <w:rPr>
            <w:highlight w:val="yellow"/>
          </w:rPr>
          <w:t>)</w:t>
        </w:r>
        <w:r w:rsidR="009259ED" w:rsidRPr="009E2715">
          <w:rPr>
            <w:highlight w:val="yellow"/>
          </w:rPr>
          <w:t>에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매매대금채권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중</w:t>
        </w:r>
        <w:r w:rsidR="009259ED" w:rsidRPr="009E2715">
          <w:rPr>
            <w:highlight w:val="yellow"/>
          </w:rPr>
          <w:t xml:space="preserve"> 100</w:t>
        </w:r>
        <w:r w:rsidR="009259ED" w:rsidRPr="009E2715">
          <w:rPr>
            <w:highlight w:val="yellow"/>
          </w:rPr>
          <w:t>억원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상당액과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상계하여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납입하는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것으로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반영하였습니다</w:t>
        </w:r>
        <w:r w:rsidR="009259ED" w:rsidRPr="009E2715">
          <w:rPr>
            <w:highlight w:val="yellow"/>
          </w:rPr>
          <w:t xml:space="preserve">. </w:t>
        </w:r>
        <w:r w:rsidR="009259ED" w:rsidRPr="009E2715">
          <w:rPr>
            <w:highlight w:val="yellow"/>
          </w:rPr>
          <w:t>이에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맞추어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본건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매매계약에서도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위</w:t>
        </w:r>
        <w:r w:rsidR="009259ED" w:rsidRPr="009E2715">
          <w:rPr>
            <w:highlight w:val="yellow"/>
          </w:rPr>
          <w:t xml:space="preserve"> 100</w:t>
        </w:r>
        <w:r w:rsidR="009259ED" w:rsidRPr="009E2715">
          <w:rPr>
            <w:highlight w:val="yellow"/>
          </w:rPr>
          <w:t>억원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상당의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매매대금채권이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해당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납입예정일에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상계될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수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있도록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지급구조를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일치시킬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필요가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있습니다</w:t>
        </w:r>
        <w:r w:rsidR="009259ED" w:rsidRPr="009E2715">
          <w:rPr>
            <w:highlight w:val="yellow"/>
          </w:rPr>
          <w:t>.]</w:t>
        </w:r>
      </w:ins>
    </w:p>
    <w:p w14:paraId="1DA03204" w14:textId="5B24C860" w:rsidR="009A17E4" w:rsidRDefault="00870463" w:rsidP="007B3F14">
      <w:pPr>
        <w:pStyle w:val="2"/>
        <w:spacing w:before="60" w:line="312" w:lineRule="auto"/>
        <w:ind w:left="851" w:hanging="851"/>
        <w:rPr>
          <w:szCs w:val="24"/>
        </w:rPr>
      </w:pPr>
      <w:bookmarkStart w:id="144" w:name="_Toc31915458"/>
      <w:bookmarkStart w:id="145" w:name="_Toc33740700"/>
      <w:bookmarkStart w:id="146" w:name="_Toc33816117"/>
      <w:bookmarkStart w:id="147" w:name="_Toc36053511"/>
      <w:bookmarkStart w:id="148" w:name="_Toc36105788"/>
      <w:bookmarkStart w:id="149" w:name="_Toc31915459"/>
      <w:bookmarkStart w:id="150" w:name="_Toc33740701"/>
      <w:bookmarkStart w:id="151" w:name="_Toc33816118"/>
      <w:bookmarkStart w:id="152" w:name="_Toc36053512"/>
      <w:bookmarkStart w:id="153" w:name="_Toc36105789"/>
      <w:ins w:id="154" w:author="BKL" w:date="2026-09-30T23:59:00Z" w16du:dateUtc="2026-09-30T14:59:00Z">
        <w:r w:rsidRPr="00870463">
          <w:rPr>
            <w:szCs w:val="24"/>
          </w:rPr>
          <w:lastRenderedPageBreak/>
          <w:t>코람코라이프인프라리츠는</w:t>
        </w:r>
      </w:ins>
      <w:ins w:id="155" w:author="BKL" w:date="2026-10-01T18:12:00Z" w16du:dateUtc="2026-10-01T09:12:00Z">
        <w:r w:rsidR="00E606B6">
          <w:rPr>
            <w:rFonts w:hint="eastAsia"/>
            <w:szCs w:val="24"/>
          </w:rPr>
          <w:t xml:space="preserve"> </w:t>
        </w:r>
        <w:r w:rsidR="00E606B6" w:rsidRPr="00E606B6">
          <w:rPr>
            <w:szCs w:val="24"/>
          </w:rPr>
          <w:t>본건</w:t>
        </w:r>
        <w:r w:rsidR="00E606B6" w:rsidRPr="00E606B6">
          <w:rPr>
            <w:szCs w:val="24"/>
          </w:rPr>
          <w:t xml:space="preserve"> </w:t>
        </w:r>
        <w:r w:rsidR="00E606B6" w:rsidRPr="00E606B6">
          <w:rPr>
            <w:szCs w:val="24"/>
          </w:rPr>
          <w:t>유상증자에</w:t>
        </w:r>
        <w:r w:rsidR="00E606B6" w:rsidRPr="00E606B6">
          <w:rPr>
            <w:szCs w:val="24"/>
          </w:rPr>
          <w:t xml:space="preserve"> </w:t>
        </w:r>
        <w:r w:rsidR="00E606B6" w:rsidRPr="00E606B6">
          <w:rPr>
            <w:szCs w:val="24"/>
          </w:rPr>
          <w:t>따른</w:t>
        </w:r>
        <w:r w:rsidR="00E606B6" w:rsidRPr="00E606B6">
          <w:rPr>
            <w:szCs w:val="24"/>
          </w:rPr>
          <w:t xml:space="preserve"> </w:t>
        </w:r>
        <w:r w:rsidR="00E606B6" w:rsidRPr="00E606B6">
          <w:rPr>
            <w:szCs w:val="24"/>
          </w:rPr>
          <w:t>출자금액의</w:t>
        </w:r>
        <w:r w:rsidR="00E606B6" w:rsidRPr="00E606B6">
          <w:rPr>
            <w:szCs w:val="24"/>
          </w:rPr>
          <w:t xml:space="preserve"> </w:t>
        </w:r>
        <w:r w:rsidR="00E606B6" w:rsidRPr="00E606B6">
          <w:rPr>
            <w:szCs w:val="24"/>
          </w:rPr>
          <w:t>납입</w:t>
        </w:r>
        <w:r w:rsidR="00E606B6" w:rsidRPr="00E606B6">
          <w:rPr>
            <w:szCs w:val="24"/>
          </w:rPr>
          <w:t xml:space="preserve"> </w:t>
        </w:r>
        <w:r w:rsidR="00E606B6" w:rsidRPr="00E606B6">
          <w:rPr>
            <w:szCs w:val="24"/>
          </w:rPr>
          <w:t>전에</w:t>
        </w:r>
      </w:ins>
      <w:ins w:id="156" w:author="BKL" w:date="2026-09-30T23:59:00Z" w16du:dateUtc="2026-09-30T14:59:00Z">
        <w:r w:rsidRPr="00870463">
          <w:rPr>
            <w:szCs w:val="24"/>
          </w:rPr>
          <w:t xml:space="preserve"> </w:t>
        </w:r>
        <w:r w:rsidRPr="00870463">
          <w:rPr>
            <w:szCs w:val="24"/>
          </w:rPr>
          <w:t>대상회사의</w:t>
        </w:r>
        <w:r w:rsidRPr="00870463">
          <w:rPr>
            <w:szCs w:val="24"/>
          </w:rPr>
          <w:t xml:space="preserve"> 1</w:t>
        </w:r>
        <w:r w:rsidRPr="00870463">
          <w:rPr>
            <w:szCs w:val="24"/>
          </w:rPr>
          <w:t>인</w:t>
        </w:r>
        <w:r w:rsidRPr="00870463">
          <w:rPr>
            <w:szCs w:val="24"/>
          </w:rPr>
          <w:t xml:space="preserve"> </w:t>
        </w:r>
        <w:r w:rsidRPr="00870463">
          <w:rPr>
            <w:szCs w:val="24"/>
          </w:rPr>
          <w:t>주주인</w:t>
        </w:r>
        <w:r w:rsidRPr="00870463">
          <w:rPr>
            <w:szCs w:val="24"/>
          </w:rPr>
          <w:t xml:space="preserve"> </w:t>
        </w:r>
        <w:r w:rsidRPr="00870463">
          <w:rPr>
            <w:szCs w:val="24"/>
          </w:rPr>
          <w:t>상태에서</w:t>
        </w:r>
        <w:r w:rsidRPr="00870463">
          <w:rPr>
            <w:szCs w:val="24"/>
          </w:rPr>
          <w:t xml:space="preserve"> </w:t>
        </w:r>
        <w:r w:rsidRPr="00870463">
          <w:rPr>
            <w:szCs w:val="24"/>
          </w:rPr>
          <w:t>대상회사</w:t>
        </w:r>
        <w:r>
          <w:rPr>
            <w:rFonts w:hint="eastAsia"/>
            <w:szCs w:val="24"/>
          </w:rPr>
          <w:t xml:space="preserve"> </w:t>
        </w:r>
      </w:ins>
      <w:del w:id="157" w:author="BKL" w:date="2026-09-30T23:59:00Z" w16du:dateUtc="2026-09-30T14:59:00Z">
        <w:r w:rsidR="009A17E4" w:rsidDel="00870463">
          <w:rPr>
            <w:rFonts w:hint="eastAsia"/>
            <w:szCs w:val="24"/>
          </w:rPr>
          <w:delText>본건</w:delText>
        </w:r>
        <w:r w:rsidR="009A17E4" w:rsidDel="00870463">
          <w:rPr>
            <w:rFonts w:hint="eastAsia"/>
            <w:szCs w:val="24"/>
          </w:rPr>
          <w:delText xml:space="preserve"> </w:delText>
        </w:r>
        <w:r w:rsidR="009A17E4" w:rsidDel="00870463">
          <w:rPr>
            <w:rFonts w:hint="eastAsia"/>
            <w:szCs w:val="24"/>
          </w:rPr>
          <w:delText>유상증자</w:delText>
        </w:r>
        <w:r w:rsidR="009A17E4" w:rsidDel="00870463">
          <w:rPr>
            <w:rFonts w:hint="eastAsia"/>
            <w:szCs w:val="24"/>
          </w:rPr>
          <w:delText xml:space="preserve"> </w:delText>
        </w:r>
        <w:r w:rsidR="009A17E4" w:rsidDel="00870463">
          <w:rPr>
            <w:rFonts w:hint="eastAsia"/>
            <w:szCs w:val="24"/>
          </w:rPr>
          <w:delText>완료</w:delText>
        </w:r>
        <w:r w:rsidR="009A17E4" w:rsidDel="00870463">
          <w:rPr>
            <w:rFonts w:hint="eastAsia"/>
            <w:szCs w:val="24"/>
          </w:rPr>
          <w:delText xml:space="preserve"> </w:delText>
        </w:r>
        <w:r w:rsidR="009A17E4" w:rsidDel="00870463">
          <w:rPr>
            <w:rFonts w:hint="eastAsia"/>
            <w:szCs w:val="24"/>
          </w:rPr>
          <w:delText>후</w:delText>
        </w:r>
        <w:r w:rsidR="009A17E4" w:rsidDel="00870463">
          <w:rPr>
            <w:rFonts w:hint="eastAsia"/>
            <w:szCs w:val="24"/>
          </w:rPr>
          <w:delText xml:space="preserve"> </w:delText>
        </w:r>
        <w:r w:rsidR="009A17E4" w:rsidDel="00870463">
          <w:rPr>
            <w:rFonts w:hint="eastAsia"/>
            <w:szCs w:val="24"/>
          </w:rPr>
          <w:delText>지체없이</w:delText>
        </w:r>
        <w:r w:rsidR="009A17E4" w:rsidDel="00870463">
          <w:rPr>
            <w:rFonts w:hint="eastAsia"/>
            <w:szCs w:val="24"/>
          </w:rPr>
          <w:delText>,</w:delText>
        </w:r>
        <w:r w:rsidR="009A17E4" w:rsidDel="00870463">
          <w:rPr>
            <w:szCs w:val="24"/>
          </w:rPr>
          <w:delText xml:space="preserve"> </w:delText>
        </w:r>
        <w:r w:rsidR="009A17E4" w:rsidDel="00870463">
          <w:rPr>
            <w:rFonts w:hint="eastAsia"/>
            <w:szCs w:val="24"/>
          </w:rPr>
          <w:delText>당사자들은</w:delText>
        </w:r>
        <w:r w:rsidR="009A17E4" w:rsidDel="00870463">
          <w:rPr>
            <w:rFonts w:hint="eastAsia"/>
            <w:szCs w:val="24"/>
          </w:rPr>
          <w:delText xml:space="preserve"> </w:delText>
        </w:r>
        <w:bookmarkEnd w:id="144"/>
        <w:bookmarkEnd w:id="145"/>
        <w:bookmarkEnd w:id="146"/>
        <w:bookmarkEnd w:id="147"/>
        <w:bookmarkEnd w:id="148"/>
        <w:r w:rsidR="009A17E4" w:rsidDel="00870463">
          <w:rPr>
            <w:rFonts w:hint="eastAsia"/>
            <w:szCs w:val="24"/>
          </w:rPr>
          <w:delText>대상회사의</w:delText>
        </w:r>
        <w:r w:rsidR="009A17E4" w:rsidDel="00870463">
          <w:rPr>
            <w:rFonts w:hint="eastAsia"/>
            <w:szCs w:val="24"/>
          </w:rPr>
          <w:delText xml:space="preserve"> </w:delText>
        </w:r>
        <w:r w:rsidR="009A17E4" w:rsidDel="00870463">
          <w:rPr>
            <w:rFonts w:hint="eastAsia"/>
            <w:szCs w:val="24"/>
          </w:rPr>
          <w:delText>발기인으로서</w:delText>
        </w:r>
        <w:r w:rsidR="009A17E4" w:rsidDel="00870463">
          <w:rPr>
            <w:rFonts w:hint="eastAsia"/>
            <w:szCs w:val="24"/>
          </w:rPr>
          <w:delText xml:space="preserve"> </w:delText>
        </w:r>
        <w:r w:rsidR="009A17E4" w:rsidDel="00870463">
          <w:rPr>
            <w:rFonts w:hint="eastAsia"/>
            <w:szCs w:val="24"/>
          </w:rPr>
          <w:delText>코람코라이프인프라리츠가</w:delText>
        </w:r>
        <w:r w:rsidR="009A17E4" w:rsidDel="00870463">
          <w:rPr>
            <w:szCs w:val="24"/>
          </w:rPr>
          <w:delText xml:space="preserve"> </w:delText>
        </w:r>
      </w:del>
      <w:r w:rsidR="009A17E4">
        <w:rPr>
          <w:rFonts w:hint="eastAsia"/>
          <w:szCs w:val="24"/>
        </w:rPr>
        <w:t>발기설립</w:t>
      </w:r>
      <w:r w:rsidR="009A17E4">
        <w:rPr>
          <w:rFonts w:hint="eastAsia"/>
          <w:szCs w:val="24"/>
        </w:rPr>
        <w:t xml:space="preserve"> </w:t>
      </w:r>
      <w:r w:rsidR="009A17E4">
        <w:rPr>
          <w:rFonts w:hint="eastAsia"/>
          <w:szCs w:val="24"/>
        </w:rPr>
        <w:t>당시</w:t>
      </w:r>
      <w:r w:rsidR="009A17E4">
        <w:rPr>
          <w:rFonts w:hint="eastAsia"/>
          <w:szCs w:val="24"/>
        </w:rPr>
        <w:t xml:space="preserve"> </w:t>
      </w:r>
      <w:r w:rsidR="009A17E4">
        <w:rPr>
          <w:rFonts w:hint="eastAsia"/>
          <w:szCs w:val="24"/>
        </w:rPr>
        <w:t>취득한</w:t>
      </w:r>
      <w:r w:rsidR="009A17E4">
        <w:rPr>
          <w:rFonts w:hint="eastAsia"/>
          <w:szCs w:val="24"/>
        </w:rPr>
        <w:t xml:space="preserve"> </w:t>
      </w:r>
      <w:r w:rsidR="009A17E4">
        <w:rPr>
          <w:rFonts w:hint="eastAsia"/>
          <w:szCs w:val="24"/>
        </w:rPr>
        <w:t>대상회사</w:t>
      </w:r>
      <w:r w:rsidR="009A17E4">
        <w:rPr>
          <w:rFonts w:hint="eastAsia"/>
          <w:szCs w:val="24"/>
        </w:rPr>
        <w:t xml:space="preserve"> </w:t>
      </w:r>
      <w:r w:rsidR="009A17E4">
        <w:rPr>
          <w:rFonts w:hint="eastAsia"/>
          <w:szCs w:val="24"/>
        </w:rPr>
        <w:t>발행주식</w:t>
      </w:r>
      <w:r w:rsidR="009A17E4">
        <w:rPr>
          <w:rFonts w:hint="eastAsia"/>
          <w:szCs w:val="24"/>
        </w:rPr>
        <w:t xml:space="preserve"> </w:t>
      </w:r>
      <w:r w:rsidR="009A17E4">
        <w:rPr>
          <w:rFonts w:hint="eastAsia"/>
          <w:szCs w:val="24"/>
        </w:rPr>
        <w:t>전부</w:t>
      </w:r>
      <w:r w:rsidR="009A17E4">
        <w:rPr>
          <w:rFonts w:hint="eastAsia"/>
          <w:szCs w:val="24"/>
        </w:rPr>
        <w:t>(</w:t>
      </w:r>
      <w:r w:rsidR="009A17E4">
        <w:rPr>
          <w:rFonts w:hint="eastAsia"/>
          <w:szCs w:val="24"/>
        </w:rPr>
        <w:t>기명식</w:t>
      </w:r>
      <w:r w:rsidR="009A17E4">
        <w:rPr>
          <w:szCs w:val="24"/>
        </w:rPr>
        <w:t xml:space="preserve"> </w:t>
      </w:r>
      <w:r w:rsidR="009A17E4">
        <w:rPr>
          <w:rFonts w:hint="eastAsia"/>
          <w:szCs w:val="24"/>
        </w:rPr>
        <w:t>보통주식</w:t>
      </w:r>
      <w:r w:rsidR="009A17E4">
        <w:rPr>
          <w:szCs w:val="24"/>
        </w:rPr>
        <w:t xml:space="preserve"> </w:t>
      </w:r>
      <w:r w:rsidR="009A17E4">
        <w:rPr>
          <w:rFonts w:hint="eastAsia"/>
          <w:szCs w:val="24"/>
        </w:rPr>
        <w:t>300,000</w:t>
      </w:r>
      <w:r w:rsidR="009A17E4">
        <w:rPr>
          <w:rFonts w:hint="eastAsia"/>
          <w:szCs w:val="24"/>
        </w:rPr>
        <w:t>주</w:t>
      </w:r>
      <w:r w:rsidR="009A17E4">
        <w:rPr>
          <w:rFonts w:hint="eastAsia"/>
          <w:szCs w:val="24"/>
        </w:rPr>
        <w:t>,</w:t>
      </w:r>
      <w:r w:rsidR="009A17E4">
        <w:rPr>
          <w:szCs w:val="24"/>
        </w:rPr>
        <w:t xml:space="preserve"> </w:t>
      </w:r>
      <w:r w:rsidR="009A17E4">
        <w:rPr>
          <w:rFonts w:hint="eastAsia"/>
          <w:szCs w:val="24"/>
        </w:rPr>
        <w:t>1</w:t>
      </w:r>
      <w:r w:rsidR="009A17E4">
        <w:rPr>
          <w:rFonts w:hint="eastAsia"/>
          <w:szCs w:val="24"/>
        </w:rPr>
        <w:t>주당</w:t>
      </w:r>
      <w:r w:rsidR="009A17E4">
        <w:rPr>
          <w:rFonts w:hint="eastAsia"/>
          <w:szCs w:val="24"/>
        </w:rPr>
        <w:t xml:space="preserve"> </w:t>
      </w:r>
      <w:r w:rsidR="009A17E4">
        <w:rPr>
          <w:rFonts w:hint="eastAsia"/>
          <w:szCs w:val="24"/>
        </w:rPr>
        <w:t>액면가액</w:t>
      </w:r>
      <w:r w:rsidR="009A17E4">
        <w:rPr>
          <w:rFonts w:hint="eastAsia"/>
          <w:szCs w:val="24"/>
        </w:rPr>
        <w:t xml:space="preserve"> </w:t>
      </w:r>
      <w:r w:rsidR="009A17E4">
        <w:rPr>
          <w:rFonts w:hint="eastAsia"/>
          <w:szCs w:val="24"/>
        </w:rPr>
        <w:t>및</w:t>
      </w:r>
      <w:r w:rsidR="009A17E4">
        <w:rPr>
          <w:rFonts w:hint="eastAsia"/>
          <w:szCs w:val="24"/>
        </w:rPr>
        <w:t xml:space="preserve"> </w:t>
      </w:r>
      <w:r w:rsidR="009A17E4">
        <w:rPr>
          <w:rFonts w:hint="eastAsia"/>
          <w:szCs w:val="24"/>
        </w:rPr>
        <w:t>발행가액</w:t>
      </w:r>
      <w:r w:rsidR="009A17E4">
        <w:rPr>
          <w:rFonts w:hint="eastAsia"/>
          <w:szCs w:val="24"/>
        </w:rPr>
        <w:t xml:space="preserve"> </w:t>
      </w:r>
      <w:r w:rsidR="009A17E4">
        <w:rPr>
          <w:rFonts w:hint="eastAsia"/>
          <w:szCs w:val="24"/>
        </w:rPr>
        <w:t>금</w:t>
      </w:r>
      <w:r w:rsidR="009A17E4">
        <w:rPr>
          <w:szCs w:val="24"/>
        </w:rPr>
        <w:t xml:space="preserve"> </w:t>
      </w:r>
      <w:r w:rsidR="009A17E4">
        <w:rPr>
          <w:rFonts w:hint="eastAsia"/>
          <w:szCs w:val="24"/>
        </w:rPr>
        <w:t>1</w:t>
      </w:r>
      <w:r w:rsidR="009A17E4">
        <w:rPr>
          <w:szCs w:val="24"/>
        </w:rPr>
        <w:t>,000</w:t>
      </w:r>
      <w:r w:rsidR="009A17E4">
        <w:rPr>
          <w:rFonts w:hint="eastAsia"/>
          <w:szCs w:val="24"/>
        </w:rPr>
        <w:t>원</w:t>
      </w:r>
      <w:r w:rsidR="009A17E4">
        <w:rPr>
          <w:rFonts w:hint="eastAsia"/>
          <w:szCs w:val="24"/>
        </w:rPr>
        <w:t>)</w:t>
      </w:r>
      <w:r w:rsidR="009A17E4">
        <w:rPr>
          <w:rFonts w:hint="eastAsia"/>
          <w:szCs w:val="24"/>
        </w:rPr>
        <w:t>에</w:t>
      </w:r>
      <w:r w:rsidR="009A17E4">
        <w:rPr>
          <w:szCs w:val="24"/>
        </w:rPr>
        <w:t xml:space="preserve"> </w:t>
      </w:r>
      <w:r w:rsidR="009A17E4">
        <w:rPr>
          <w:rFonts w:hint="eastAsia"/>
          <w:szCs w:val="24"/>
        </w:rPr>
        <w:t>대하여</w:t>
      </w:r>
      <w:r w:rsidR="009A17E4">
        <w:rPr>
          <w:rFonts w:hint="eastAsia"/>
          <w:szCs w:val="24"/>
        </w:rPr>
        <w:t xml:space="preserve"> </w:t>
      </w:r>
      <w:r w:rsidR="009A17E4">
        <w:rPr>
          <w:rFonts w:hint="eastAsia"/>
          <w:szCs w:val="24"/>
        </w:rPr>
        <w:t>감자비율</w:t>
      </w:r>
      <w:r w:rsidR="009A17E4">
        <w:rPr>
          <w:rFonts w:hint="eastAsia"/>
          <w:szCs w:val="24"/>
        </w:rPr>
        <w:t xml:space="preserve"> 100%</w:t>
      </w:r>
      <w:r w:rsidR="009A17E4">
        <w:rPr>
          <w:szCs w:val="24"/>
        </w:rPr>
        <w:t>(1</w:t>
      </w:r>
      <w:r w:rsidR="009A17E4">
        <w:rPr>
          <w:rFonts w:hint="eastAsia"/>
          <w:szCs w:val="24"/>
        </w:rPr>
        <w:t>주당</w:t>
      </w:r>
      <w:r w:rsidR="009A17E4">
        <w:rPr>
          <w:rFonts w:hint="eastAsia"/>
          <w:szCs w:val="24"/>
        </w:rPr>
        <w:t xml:space="preserve"> </w:t>
      </w:r>
      <w:r w:rsidR="009A17E4">
        <w:rPr>
          <w:rFonts w:hint="eastAsia"/>
          <w:szCs w:val="24"/>
        </w:rPr>
        <w:t>감자대금</w:t>
      </w:r>
      <w:r w:rsidR="009A17E4">
        <w:rPr>
          <w:rFonts w:hint="eastAsia"/>
          <w:szCs w:val="24"/>
        </w:rPr>
        <w:t xml:space="preserve"> </w:t>
      </w:r>
      <w:r w:rsidR="009A17E4">
        <w:rPr>
          <w:rFonts w:hint="eastAsia"/>
          <w:szCs w:val="24"/>
        </w:rPr>
        <w:t>금</w:t>
      </w:r>
      <w:r w:rsidR="009A17E4">
        <w:rPr>
          <w:rFonts w:hint="eastAsia"/>
          <w:szCs w:val="24"/>
        </w:rPr>
        <w:t xml:space="preserve"> 1</w:t>
      </w:r>
      <w:r w:rsidR="009A17E4">
        <w:rPr>
          <w:szCs w:val="24"/>
        </w:rPr>
        <w:t>,000</w:t>
      </w:r>
      <w:r w:rsidR="009A17E4">
        <w:rPr>
          <w:rFonts w:hint="eastAsia"/>
          <w:szCs w:val="24"/>
        </w:rPr>
        <w:t>원</w:t>
      </w:r>
      <w:r w:rsidR="009A17E4">
        <w:rPr>
          <w:rFonts w:hint="eastAsia"/>
          <w:szCs w:val="24"/>
        </w:rPr>
        <w:t>)</w:t>
      </w:r>
      <w:r w:rsidR="009A17E4">
        <w:rPr>
          <w:rFonts w:hint="eastAsia"/>
          <w:szCs w:val="24"/>
        </w:rPr>
        <w:t>로</w:t>
      </w:r>
      <w:r w:rsidR="009A17E4">
        <w:rPr>
          <w:rFonts w:hint="eastAsia"/>
          <w:szCs w:val="24"/>
        </w:rPr>
        <w:t xml:space="preserve"> </w:t>
      </w:r>
      <w:r w:rsidR="009A17E4">
        <w:rPr>
          <w:rFonts w:hint="eastAsia"/>
          <w:szCs w:val="24"/>
        </w:rPr>
        <w:t>한</w:t>
      </w:r>
      <w:r w:rsidR="009A17E4">
        <w:rPr>
          <w:szCs w:val="24"/>
        </w:rPr>
        <w:t xml:space="preserve"> </w:t>
      </w:r>
      <w:r w:rsidR="009A17E4">
        <w:rPr>
          <w:rFonts w:hint="eastAsia"/>
          <w:szCs w:val="24"/>
        </w:rPr>
        <w:t>유상감자</w:t>
      </w:r>
      <w:r w:rsidR="009A17E4">
        <w:rPr>
          <w:szCs w:val="24"/>
        </w:rPr>
        <w:t>(</w:t>
      </w:r>
      <w:r w:rsidR="009A17E4">
        <w:rPr>
          <w:rFonts w:hint="eastAsia"/>
          <w:szCs w:val="24"/>
        </w:rPr>
        <w:t>이하</w:t>
      </w:r>
      <w:r w:rsidR="009A17E4">
        <w:rPr>
          <w:szCs w:val="24"/>
        </w:rPr>
        <w:t xml:space="preserve"> “</w:t>
      </w:r>
      <w:r w:rsidR="009A17E4" w:rsidRPr="00E5647E">
        <w:rPr>
          <w:rFonts w:hint="eastAsia"/>
          <w:szCs w:val="24"/>
          <w:u w:val="single"/>
        </w:rPr>
        <w:t>본건</w:t>
      </w:r>
      <w:r w:rsidR="009A17E4">
        <w:rPr>
          <w:szCs w:val="24"/>
          <w:u w:val="single"/>
        </w:rPr>
        <w:t xml:space="preserve"> </w:t>
      </w:r>
      <w:r w:rsidR="009A17E4">
        <w:rPr>
          <w:rFonts w:hint="eastAsia"/>
          <w:szCs w:val="24"/>
          <w:u w:val="single"/>
        </w:rPr>
        <w:t>유상감자</w:t>
      </w:r>
      <w:r w:rsidR="009A17E4">
        <w:rPr>
          <w:szCs w:val="24"/>
        </w:rPr>
        <w:t>”)</w:t>
      </w:r>
      <w:ins w:id="158" w:author="BKL" w:date="2026-10-01T00:00:00Z" w16du:dateUtc="2026-09-30T15:00:00Z">
        <w:r w:rsidRPr="00870463">
          <w:rPr>
            <w:szCs w:val="24"/>
          </w:rPr>
          <w:t>에</w:t>
        </w:r>
        <w:r w:rsidRPr="00870463">
          <w:rPr>
            <w:szCs w:val="24"/>
          </w:rPr>
          <w:t xml:space="preserve"> </w:t>
        </w:r>
        <w:r w:rsidRPr="00870463">
          <w:rPr>
            <w:szCs w:val="24"/>
          </w:rPr>
          <w:t>필요한</w:t>
        </w:r>
        <w:r w:rsidRPr="00870463">
          <w:rPr>
            <w:szCs w:val="24"/>
          </w:rPr>
          <w:t xml:space="preserve"> </w:t>
        </w:r>
        <w:r w:rsidRPr="00870463">
          <w:rPr>
            <w:szCs w:val="24"/>
          </w:rPr>
          <w:t>주주총회</w:t>
        </w:r>
        <w:r w:rsidRPr="00870463">
          <w:rPr>
            <w:szCs w:val="24"/>
          </w:rPr>
          <w:t xml:space="preserve"> </w:t>
        </w:r>
        <w:r w:rsidRPr="00870463">
          <w:rPr>
            <w:szCs w:val="24"/>
          </w:rPr>
          <w:t>결의를</w:t>
        </w:r>
        <w:r w:rsidRPr="00870463">
          <w:rPr>
            <w:szCs w:val="24"/>
          </w:rPr>
          <w:t xml:space="preserve"> </w:t>
        </w:r>
        <w:r w:rsidRPr="00870463">
          <w:rPr>
            <w:szCs w:val="24"/>
          </w:rPr>
          <w:t>하고</w:t>
        </w:r>
        <w:r w:rsidRPr="00870463">
          <w:rPr>
            <w:szCs w:val="24"/>
          </w:rPr>
          <w:t xml:space="preserve">, </w:t>
        </w:r>
        <w:r w:rsidRPr="00870463">
          <w:rPr>
            <w:szCs w:val="24"/>
          </w:rPr>
          <w:t>대상회사는</w:t>
        </w:r>
        <w:r w:rsidRPr="00870463">
          <w:rPr>
            <w:szCs w:val="24"/>
          </w:rPr>
          <w:t xml:space="preserve"> </w:t>
        </w:r>
        <w:r w:rsidRPr="00870463">
          <w:rPr>
            <w:szCs w:val="24"/>
          </w:rPr>
          <w:t>그</w:t>
        </w:r>
        <w:r w:rsidRPr="00870463">
          <w:rPr>
            <w:szCs w:val="24"/>
          </w:rPr>
          <w:t xml:space="preserve"> </w:t>
        </w:r>
        <w:r w:rsidRPr="00870463">
          <w:rPr>
            <w:szCs w:val="24"/>
          </w:rPr>
          <w:t>후</w:t>
        </w:r>
        <w:r w:rsidRPr="00870463">
          <w:rPr>
            <w:szCs w:val="24"/>
          </w:rPr>
          <w:t xml:space="preserve"> </w:t>
        </w:r>
        <w:r w:rsidRPr="00870463">
          <w:rPr>
            <w:szCs w:val="24"/>
          </w:rPr>
          <w:t>지체</w:t>
        </w:r>
        <w:r w:rsidRPr="00870463">
          <w:rPr>
            <w:szCs w:val="24"/>
          </w:rPr>
          <w:t xml:space="preserve"> </w:t>
        </w:r>
        <w:r w:rsidRPr="00870463">
          <w:rPr>
            <w:szCs w:val="24"/>
          </w:rPr>
          <w:t>없이</w:t>
        </w:r>
        <w:r w:rsidRPr="00870463">
          <w:rPr>
            <w:szCs w:val="24"/>
          </w:rPr>
          <w:t xml:space="preserve"> </w:t>
        </w:r>
        <w:r w:rsidRPr="00870463">
          <w:rPr>
            <w:szCs w:val="24"/>
          </w:rPr>
          <w:t>채권자보호절차</w:t>
        </w:r>
        <w:r w:rsidRPr="00870463">
          <w:rPr>
            <w:szCs w:val="24"/>
          </w:rPr>
          <w:t xml:space="preserve"> </w:t>
        </w:r>
        <w:r w:rsidRPr="00870463">
          <w:rPr>
            <w:szCs w:val="24"/>
          </w:rPr>
          <w:t>기타</w:t>
        </w:r>
        <w:r w:rsidRPr="00870463">
          <w:rPr>
            <w:szCs w:val="24"/>
          </w:rPr>
          <w:t xml:space="preserve"> </w:t>
        </w:r>
        <w:r w:rsidRPr="00870463">
          <w:rPr>
            <w:szCs w:val="24"/>
          </w:rPr>
          <w:t>본건</w:t>
        </w:r>
        <w:r w:rsidRPr="00870463">
          <w:rPr>
            <w:szCs w:val="24"/>
          </w:rPr>
          <w:t xml:space="preserve"> </w:t>
        </w:r>
        <w:r w:rsidRPr="00870463">
          <w:rPr>
            <w:szCs w:val="24"/>
          </w:rPr>
          <w:t>유상감자에</w:t>
        </w:r>
        <w:r w:rsidRPr="00870463">
          <w:rPr>
            <w:szCs w:val="24"/>
          </w:rPr>
          <w:t xml:space="preserve"> </w:t>
        </w:r>
        <w:r w:rsidRPr="00870463">
          <w:rPr>
            <w:szCs w:val="24"/>
          </w:rPr>
          <w:t>필요한</w:t>
        </w:r>
        <w:r w:rsidRPr="00870463">
          <w:rPr>
            <w:szCs w:val="24"/>
          </w:rPr>
          <w:t xml:space="preserve"> </w:t>
        </w:r>
        <w:r w:rsidRPr="00870463">
          <w:rPr>
            <w:szCs w:val="24"/>
          </w:rPr>
          <w:t>절차를</w:t>
        </w:r>
        <w:r w:rsidRPr="00870463">
          <w:rPr>
            <w:szCs w:val="24"/>
          </w:rPr>
          <w:t xml:space="preserve"> </w:t>
        </w:r>
        <w:r w:rsidRPr="00870463">
          <w:rPr>
            <w:szCs w:val="24"/>
          </w:rPr>
          <w:t>개시한다</w:t>
        </w:r>
        <w:r w:rsidRPr="00870463">
          <w:rPr>
            <w:szCs w:val="24"/>
          </w:rPr>
          <w:t>.</w:t>
        </w:r>
      </w:ins>
      <w:del w:id="159" w:author="BKL" w:date="2026-10-01T00:01:00Z" w16du:dateUtc="2026-09-30T15:01:00Z">
        <w:r w:rsidR="009A17E4" w:rsidDel="00870463">
          <w:rPr>
            <w:rFonts w:hint="eastAsia"/>
            <w:szCs w:val="24"/>
          </w:rPr>
          <w:delText>를</w:delText>
        </w:r>
        <w:r w:rsidR="009A17E4" w:rsidDel="00870463">
          <w:rPr>
            <w:szCs w:val="24"/>
          </w:rPr>
          <w:delText xml:space="preserve"> </w:delText>
        </w:r>
        <w:r w:rsidR="009A17E4" w:rsidDel="00870463">
          <w:rPr>
            <w:rFonts w:hint="eastAsia"/>
            <w:szCs w:val="24"/>
          </w:rPr>
          <w:delText>진행하기로</w:delText>
        </w:r>
        <w:r w:rsidR="009A17E4" w:rsidDel="00870463">
          <w:rPr>
            <w:szCs w:val="24"/>
          </w:rPr>
          <w:delText xml:space="preserve"> </w:delText>
        </w:r>
        <w:r w:rsidR="009A17E4" w:rsidDel="00870463">
          <w:rPr>
            <w:rFonts w:hint="eastAsia"/>
            <w:szCs w:val="24"/>
          </w:rPr>
          <w:delText>하며</w:delText>
        </w:r>
        <w:r w:rsidR="009A17E4" w:rsidDel="00870463">
          <w:rPr>
            <w:szCs w:val="24"/>
          </w:rPr>
          <w:delText xml:space="preserve">, </w:delText>
        </w:r>
        <w:r w:rsidR="009A17E4" w:rsidDel="00870463">
          <w:rPr>
            <w:rFonts w:hint="eastAsia"/>
            <w:szCs w:val="24"/>
          </w:rPr>
          <w:delText>이를</w:delText>
        </w:r>
        <w:r w:rsidR="009A17E4" w:rsidDel="00870463">
          <w:rPr>
            <w:szCs w:val="24"/>
          </w:rPr>
          <w:delText xml:space="preserve"> </w:delText>
        </w:r>
        <w:r w:rsidR="009A17E4" w:rsidDel="00870463">
          <w:rPr>
            <w:rFonts w:hint="eastAsia"/>
            <w:szCs w:val="24"/>
          </w:rPr>
          <w:delText>위해</w:delText>
        </w:r>
        <w:r w:rsidR="009A17E4" w:rsidDel="00870463">
          <w:rPr>
            <w:szCs w:val="24"/>
          </w:rPr>
          <w:delText xml:space="preserve"> </w:delText>
        </w:r>
        <w:r w:rsidR="009A17E4" w:rsidDel="00870463">
          <w:rPr>
            <w:rFonts w:hint="eastAsia"/>
            <w:szCs w:val="24"/>
          </w:rPr>
          <w:delText>각자</w:delText>
        </w:r>
        <w:r w:rsidR="009A17E4" w:rsidDel="00870463">
          <w:rPr>
            <w:szCs w:val="24"/>
          </w:rPr>
          <w:delText xml:space="preserve"> </w:delText>
        </w:r>
        <w:r w:rsidR="009A17E4" w:rsidDel="00870463">
          <w:rPr>
            <w:rFonts w:hint="eastAsia"/>
            <w:szCs w:val="24"/>
          </w:rPr>
          <w:delText>필요한</w:delText>
        </w:r>
        <w:r w:rsidR="009A17E4" w:rsidDel="00870463">
          <w:rPr>
            <w:szCs w:val="24"/>
          </w:rPr>
          <w:delText xml:space="preserve"> </w:delText>
        </w:r>
        <w:r w:rsidR="009A17E4" w:rsidDel="00870463">
          <w:rPr>
            <w:rFonts w:hint="eastAsia"/>
            <w:szCs w:val="24"/>
          </w:rPr>
          <w:delText>조치를</w:delText>
        </w:r>
        <w:r w:rsidR="009A17E4" w:rsidDel="00870463">
          <w:rPr>
            <w:szCs w:val="24"/>
          </w:rPr>
          <w:delText xml:space="preserve"> </w:delText>
        </w:r>
        <w:r w:rsidR="009A17E4" w:rsidDel="00870463">
          <w:rPr>
            <w:rFonts w:hint="eastAsia"/>
            <w:szCs w:val="24"/>
          </w:rPr>
          <w:delText>취하도록</w:delText>
        </w:r>
        <w:r w:rsidR="009A17E4" w:rsidDel="00870463">
          <w:rPr>
            <w:szCs w:val="24"/>
          </w:rPr>
          <w:delText xml:space="preserve"> </w:delText>
        </w:r>
        <w:r w:rsidR="009A17E4" w:rsidDel="00870463">
          <w:rPr>
            <w:rFonts w:hint="eastAsia"/>
            <w:szCs w:val="24"/>
          </w:rPr>
          <w:delText>하며</w:delText>
        </w:r>
        <w:r w:rsidR="009A17E4" w:rsidDel="00870463">
          <w:rPr>
            <w:rFonts w:hint="eastAsia"/>
            <w:szCs w:val="24"/>
          </w:rPr>
          <w:delText>,</w:delText>
        </w:r>
      </w:del>
      <w:r w:rsidR="009A17E4">
        <w:rPr>
          <w:szCs w:val="24"/>
        </w:rPr>
        <w:t xml:space="preserve"> </w:t>
      </w:r>
      <w:r w:rsidR="009A17E4">
        <w:rPr>
          <w:rFonts w:hint="eastAsia"/>
          <w:szCs w:val="24"/>
        </w:rPr>
        <w:t>주주</w:t>
      </w:r>
      <w:r w:rsidR="009A17E4">
        <w:rPr>
          <w:rFonts w:hint="eastAsia"/>
          <w:szCs w:val="24"/>
        </w:rPr>
        <w:t xml:space="preserve"> </w:t>
      </w:r>
      <w:r w:rsidR="009A17E4">
        <w:rPr>
          <w:rFonts w:hint="eastAsia"/>
          <w:szCs w:val="24"/>
        </w:rPr>
        <w:t>당사자들은</w:t>
      </w:r>
      <w:r w:rsidR="009A17E4">
        <w:rPr>
          <w:rFonts w:hint="eastAsia"/>
          <w:szCs w:val="24"/>
        </w:rPr>
        <w:t xml:space="preserve"> </w:t>
      </w:r>
      <w:ins w:id="160" w:author="BKL" w:date="2026-10-01T00:01:00Z" w16du:dateUtc="2026-09-30T15:01:00Z">
        <w:r>
          <w:rPr>
            <w:rFonts w:hint="eastAsia"/>
            <w:szCs w:val="24"/>
          </w:rPr>
          <w:t>본건</w:t>
        </w:r>
        <w:r>
          <w:rPr>
            <w:rFonts w:hint="eastAsia"/>
            <w:szCs w:val="24"/>
          </w:rPr>
          <w:t xml:space="preserve"> </w:t>
        </w:r>
        <w:r>
          <w:rPr>
            <w:rFonts w:hint="eastAsia"/>
            <w:szCs w:val="24"/>
          </w:rPr>
          <w:t>유상감자</w:t>
        </w:r>
      </w:ins>
      <w:del w:id="161" w:author="BKL" w:date="2026-10-01T00:01:00Z" w16du:dateUtc="2026-09-30T15:01:00Z">
        <w:r w:rsidR="009A17E4" w:rsidDel="00870463">
          <w:rPr>
            <w:rFonts w:hint="eastAsia"/>
            <w:szCs w:val="24"/>
          </w:rPr>
          <w:delText>이</w:delText>
        </w:r>
      </w:del>
      <w:r w:rsidR="009A17E4">
        <w:rPr>
          <w:rFonts w:hint="eastAsia"/>
          <w:szCs w:val="24"/>
        </w:rPr>
        <w:t>에</w:t>
      </w:r>
      <w:r w:rsidR="009A17E4">
        <w:rPr>
          <w:rFonts w:hint="eastAsia"/>
          <w:szCs w:val="24"/>
        </w:rPr>
        <w:t xml:space="preserve"> </w:t>
      </w:r>
      <w:r w:rsidR="009A17E4">
        <w:rPr>
          <w:rFonts w:hint="eastAsia"/>
          <w:szCs w:val="24"/>
        </w:rPr>
        <w:t>이의</w:t>
      </w:r>
      <w:r w:rsidR="009A17E4">
        <w:rPr>
          <w:rFonts w:hint="eastAsia"/>
          <w:szCs w:val="24"/>
        </w:rPr>
        <w:t xml:space="preserve"> </w:t>
      </w:r>
      <w:r w:rsidR="009A17E4">
        <w:rPr>
          <w:rFonts w:hint="eastAsia"/>
          <w:szCs w:val="24"/>
        </w:rPr>
        <w:t>없이</w:t>
      </w:r>
      <w:r w:rsidR="009A17E4">
        <w:rPr>
          <w:rFonts w:hint="eastAsia"/>
          <w:szCs w:val="24"/>
        </w:rPr>
        <w:t xml:space="preserve"> </w:t>
      </w:r>
      <w:r w:rsidR="009A17E4">
        <w:rPr>
          <w:rFonts w:hint="eastAsia"/>
          <w:szCs w:val="24"/>
        </w:rPr>
        <w:t>동의한다</w:t>
      </w:r>
      <w:r w:rsidR="009A17E4">
        <w:rPr>
          <w:szCs w:val="24"/>
        </w:rPr>
        <w:t>.</w:t>
      </w:r>
      <w:ins w:id="162" w:author="BKL" w:date="2026-10-01T00:01:00Z" w16du:dateUtc="2026-09-30T15:01:00Z">
        <w:r>
          <w:rPr>
            <w:rFonts w:hint="eastAsia"/>
            <w:szCs w:val="24"/>
          </w:rPr>
          <w:t xml:space="preserve"> </w:t>
        </w:r>
        <w:r w:rsidRPr="00870463">
          <w:rPr>
            <w:szCs w:val="24"/>
            <w:highlight w:val="yellow"/>
          </w:rPr>
          <w:t xml:space="preserve">[BKL Note: </w:t>
        </w:r>
        <w:r w:rsidRPr="00870463">
          <w:rPr>
            <w:szCs w:val="24"/>
            <w:highlight w:val="yellow"/>
          </w:rPr>
          <w:t>타</w:t>
        </w:r>
        <w:r w:rsidRPr="00870463">
          <w:rPr>
            <w:szCs w:val="24"/>
            <w:highlight w:val="yellow"/>
          </w:rPr>
          <w:t xml:space="preserve"> </w:t>
        </w:r>
        <w:r w:rsidRPr="00870463">
          <w:rPr>
            <w:szCs w:val="24"/>
            <w:highlight w:val="yellow"/>
          </w:rPr>
          <w:t>투자자</w:t>
        </w:r>
        <w:r w:rsidRPr="00870463">
          <w:rPr>
            <w:szCs w:val="24"/>
            <w:highlight w:val="yellow"/>
          </w:rPr>
          <w:t xml:space="preserve"> </w:t>
        </w:r>
        <w:r w:rsidRPr="00870463">
          <w:rPr>
            <w:szCs w:val="24"/>
            <w:highlight w:val="yellow"/>
          </w:rPr>
          <w:t>주금납입</w:t>
        </w:r>
        <w:r w:rsidRPr="00870463">
          <w:rPr>
            <w:szCs w:val="24"/>
            <w:highlight w:val="yellow"/>
          </w:rPr>
          <w:t xml:space="preserve"> </w:t>
        </w:r>
        <w:r w:rsidRPr="00870463">
          <w:rPr>
            <w:szCs w:val="24"/>
            <w:highlight w:val="yellow"/>
          </w:rPr>
          <w:t>전에</w:t>
        </w:r>
        <w:r w:rsidRPr="00870463">
          <w:rPr>
            <w:szCs w:val="24"/>
            <w:highlight w:val="yellow"/>
          </w:rPr>
          <w:t xml:space="preserve"> KLI</w:t>
        </w:r>
        <w:r w:rsidRPr="00870463">
          <w:rPr>
            <w:szCs w:val="24"/>
            <w:highlight w:val="yellow"/>
          </w:rPr>
          <w:t>가</w:t>
        </w:r>
        <w:r w:rsidRPr="00870463">
          <w:rPr>
            <w:szCs w:val="24"/>
            <w:highlight w:val="yellow"/>
          </w:rPr>
          <w:t xml:space="preserve"> </w:t>
        </w:r>
        <w:r w:rsidRPr="00870463">
          <w:rPr>
            <w:szCs w:val="24"/>
            <w:highlight w:val="yellow"/>
          </w:rPr>
          <w:t>대상회사의</w:t>
        </w:r>
        <w:r w:rsidRPr="00870463">
          <w:rPr>
            <w:szCs w:val="24"/>
            <w:highlight w:val="yellow"/>
          </w:rPr>
          <w:t xml:space="preserve"> 100% </w:t>
        </w:r>
        <w:r w:rsidRPr="00870463">
          <w:rPr>
            <w:szCs w:val="24"/>
            <w:highlight w:val="yellow"/>
          </w:rPr>
          <w:t>주주인</w:t>
        </w:r>
        <w:r w:rsidRPr="00870463">
          <w:rPr>
            <w:szCs w:val="24"/>
            <w:highlight w:val="yellow"/>
          </w:rPr>
          <w:t xml:space="preserve"> </w:t>
        </w:r>
        <w:r w:rsidRPr="00870463">
          <w:rPr>
            <w:szCs w:val="24"/>
            <w:highlight w:val="yellow"/>
          </w:rPr>
          <w:t>상태에서</w:t>
        </w:r>
        <w:r w:rsidRPr="00870463">
          <w:rPr>
            <w:szCs w:val="24"/>
            <w:highlight w:val="yellow"/>
          </w:rPr>
          <w:t xml:space="preserve"> </w:t>
        </w:r>
        <w:r w:rsidRPr="00870463">
          <w:rPr>
            <w:szCs w:val="24"/>
            <w:highlight w:val="yellow"/>
          </w:rPr>
          <w:t>설립자본금</w:t>
        </w:r>
        <w:r w:rsidRPr="00870463">
          <w:rPr>
            <w:szCs w:val="24"/>
            <w:highlight w:val="yellow"/>
          </w:rPr>
          <w:t xml:space="preserve"> 3</w:t>
        </w:r>
        <w:r w:rsidRPr="00870463">
          <w:rPr>
            <w:szCs w:val="24"/>
            <w:highlight w:val="yellow"/>
          </w:rPr>
          <w:t>억원의</w:t>
        </w:r>
        <w:r w:rsidRPr="00870463">
          <w:rPr>
            <w:szCs w:val="24"/>
            <w:highlight w:val="yellow"/>
          </w:rPr>
          <w:t xml:space="preserve"> </w:t>
        </w:r>
        <w:r w:rsidRPr="00870463">
          <w:rPr>
            <w:szCs w:val="24"/>
            <w:highlight w:val="yellow"/>
          </w:rPr>
          <w:t>유상감자에</w:t>
        </w:r>
        <w:r w:rsidRPr="00870463">
          <w:rPr>
            <w:szCs w:val="24"/>
            <w:highlight w:val="yellow"/>
          </w:rPr>
          <w:t xml:space="preserve"> </w:t>
        </w:r>
        <w:r w:rsidRPr="00870463">
          <w:rPr>
            <w:szCs w:val="24"/>
            <w:highlight w:val="yellow"/>
          </w:rPr>
          <w:t>관한</w:t>
        </w:r>
        <w:r w:rsidRPr="00870463">
          <w:rPr>
            <w:szCs w:val="24"/>
            <w:highlight w:val="yellow"/>
          </w:rPr>
          <w:t xml:space="preserve"> </w:t>
        </w:r>
        <w:r w:rsidRPr="00870463">
          <w:rPr>
            <w:szCs w:val="24"/>
            <w:highlight w:val="yellow"/>
          </w:rPr>
          <w:t>주주총회</w:t>
        </w:r>
        <w:r w:rsidRPr="00870463">
          <w:rPr>
            <w:szCs w:val="24"/>
            <w:highlight w:val="yellow"/>
          </w:rPr>
          <w:t xml:space="preserve"> </w:t>
        </w:r>
        <w:r w:rsidRPr="00870463">
          <w:rPr>
            <w:szCs w:val="24"/>
            <w:highlight w:val="yellow"/>
          </w:rPr>
          <w:t>결의를</w:t>
        </w:r>
        <w:r w:rsidRPr="00870463">
          <w:rPr>
            <w:szCs w:val="24"/>
            <w:highlight w:val="yellow"/>
          </w:rPr>
          <w:t xml:space="preserve"> </w:t>
        </w:r>
        <w:r w:rsidRPr="00870463">
          <w:rPr>
            <w:szCs w:val="24"/>
            <w:highlight w:val="yellow"/>
          </w:rPr>
          <w:t>완료하고</w:t>
        </w:r>
        <w:r w:rsidRPr="00870463">
          <w:rPr>
            <w:szCs w:val="24"/>
            <w:highlight w:val="yellow"/>
          </w:rPr>
          <w:t xml:space="preserve"> </w:t>
        </w:r>
        <w:r w:rsidRPr="00870463">
          <w:rPr>
            <w:szCs w:val="24"/>
            <w:highlight w:val="yellow"/>
          </w:rPr>
          <w:t>채권자보호절차</w:t>
        </w:r>
        <w:r w:rsidRPr="00870463">
          <w:rPr>
            <w:szCs w:val="24"/>
            <w:highlight w:val="yellow"/>
          </w:rPr>
          <w:t xml:space="preserve"> </w:t>
        </w:r>
        <w:r w:rsidRPr="00870463">
          <w:rPr>
            <w:szCs w:val="24"/>
            <w:highlight w:val="yellow"/>
          </w:rPr>
          <w:t>등을</w:t>
        </w:r>
        <w:r w:rsidRPr="00870463">
          <w:rPr>
            <w:szCs w:val="24"/>
            <w:highlight w:val="yellow"/>
          </w:rPr>
          <w:t xml:space="preserve"> </w:t>
        </w:r>
        <w:r w:rsidRPr="00870463">
          <w:rPr>
            <w:szCs w:val="24"/>
            <w:highlight w:val="yellow"/>
          </w:rPr>
          <w:t>개시하도록</w:t>
        </w:r>
        <w:r w:rsidRPr="00870463">
          <w:rPr>
            <w:szCs w:val="24"/>
            <w:highlight w:val="yellow"/>
          </w:rPr>
          <w:t xml:space="preserve"> </w:t>
        </w:r>
        <w:r w:rsidRPr="00870463">
          <w:rPr>
            <w:szCs w:val="24"/>
            <w:highlight w:val="yellow"/>
          </w:rPr>
          <w:t>반영하였습니다</w:t>
        </w:r>
        <w:r w:rsidRPr="00870463">
          <w:rPr>
            <w:szCs w:val="24"/>
            <w:highlight w:val="yellow"/>
          </w:rPr>
          <w:t xml:space="preserve">. </w:t>
        </w:r>
      </w:ins>
      <w:ins w:id="163" w:author="BKL" w:date="2026-10-01T00:02:00Z">
        <w:r w:rsidRPr="00870463">
          <w:rPr>
            <w:szCs w:val="24"/>
            <w:highlight w:val="yellow"/>
          </w:rPr>
          <w:t>다만</w:t>
        </w:r>
        <w:r w:rsidRPr="00870463">
          <w:rPr>
            <w:szCs w:val="24"/>
            <w:highlight w:val="yellow"/>
          </w:rPr>
          <w:t xml:space="preserve"> </w:t>
        </w:r>
        <w:r w:rsidRPr="00870463">
          <w:rPr>
            <w:szCs w:val="24"/>
            <w:highlight w:val="yellow"/>
          </w:rPr>
          <w:t>감자의</w:t>
        </w:r>
        <w:r w:rsidRPr="00870463">
          <w:rPr>
            <w:szCs w:val="24"/>
            <w:highlight w:val="yellow"/>
          </w:rPr>
          <w:t xml:space="preserve"> </w:t>
        </w:r>
        <w:r w:rsidRPr="00870463">
          <w:rPr>
            <w:szCs w:val="24"/>
            <w:highlight w:val="yellow"/>
          </w:rPr>
          <w:t>효력은</w:t>
        </w:r>
        <w:r w:rsidRPr="00870463">
          <w:rPr>
            <w:szCs w:val="24"/>
            <w:highlight w:val="yellow"/>
          </w:rPr>
          <w:t xml:space="preserve"> 1</w:t>
        </w:r>
        <w:r w:rsidRPr="00870463">
          <w:rPr>
            <w:szCs w:val="24"/>
            <w:highlight w:val="yellow"/>
          </w:rPr>
          <w:t>개월</w:t>
        </w:r>
        <w:r w:rsidRPr="00870463">
          <w:rPr>
            <w:szCs w:val="24"/>
            <w:highlight w:val="yellow"/>
          </w:rPr>
          <w:t xml:space="preserve"> </w:t>
        </w:r>
        <w:r w:rsidRPr="00870463">
          <w:rPr>
            <w:szCs w:val="24"/>
            <w:highlight w:val="yellow"/>
          </w:rPr>
          <w:t>이상의</w:t>
        </w:r>
        <w:r w:rsidRPr="00870463">
          <w:rPr>
            <w:szCs w:val="24"/>
            <w:highlight w:val="yellow"/>
          </w:rPr>
          <w:t xml:space="preserve"> </w:t>
        </w:r>
        <w:r w:rsidRPr="00870463">
          <w:rPr>
            <w:szCs w:val="24"/>
            <w:highlight w:val="yellow"/>
          </w:rPr>
          <w:t>채권자</w:t>
        </w:r>
        <w:r w:rsidRPr="00870463">
          <w:rPr>
            <w:szCs w:val="24"/>
            <w:highlight w:val="yellow"/>
          </w:rPr>
          <w:t xml:space="preserve"> </w:t>
        </w:r>
        <w:r w:rsidRPr="00870463">
          <w:rPr>
            <w:szCs w:val="24"/>
            <w:highlight w:val="yellow"/>
          </w:rPr>
          <w:t>이의절차</w:t>
        </w:r>
        <w:r w:rsidRPr="00870463">
          <w:rPr>
            <w:szCs w:val="24"/>
            <w:highlight w:val="yellow"/>
          </w:rPr>
          <w:t>(</w:t>
        </w:r>
        <w:r w:rsidRPr="00870463">
          <w:rPr>
            <w:szCs w:val="24"/>
            <w:highlight w:val="yellow"/>
          </w:rPr>
          <w:t>상법</w:t>
        </w:r>
        <w:r w:rsidRPr="00870463">
          <w:rPr>
            <w:szCs w:val="24"/>
            <w:highlight w:val="yellow"/>
          </w:rPr>
          <w:t xml:space="preserve"> </w:t>
        </w:r>
        <w:r w:rsidRPr="00870463">
          <w:rPr>
            <w:szCs w:val="24"/>
            <w:highlight w:val="yellow"/>
          </w:rPr>
          <w:t>제</w:t>
        </w:r>
        <w:r w:rsidRPr="00870463">
          <w:rPr>
            <w:szCs w:val="24"/>
            <w:highlight w:val="yellow"/>
          </w:rPr>
          <w:t>439</w:t>
        </w:r>
        <w:r w:rsidRPr="00870463">
          <w:rPr>
            <w:szCs w:val="24"/>
            <w:highlight w:val="yellow"/>
          </w:rPr>
          <w:t>조</w:t>
        </w:r>
        <w:r w:rsidRPr="00870463">
          <w:rPr>
            <w:szCs w:val="24"/>
            <w:highlight w:val="yellow"/>
          </w:rPr>
          <w:t xml:space="preserve"> </w:t>
        </w:r>
        <w:r w:rsidRPr="00870463">
          <w:rPr>
            <w:szCs w:val="24"/>
            <w:highlight w:val="yellow"/>
          </w:rPr>
          <w:t>제</w:t>
        </w:r>
        <w:r w:rsidRPr="00870463">
          <w:rPr>
            <w:szCs w:val="24"/>
            <w:highlight w:val="yellow"/>
          </w:rPr>
          <w:t>2</w:t>
        </w:r>
        <w:r w:rsidRPr="00870463">
          <w:rPr>
            <w:szCs w:val="24"/>
            <w:highlight w:val="yellow"/>
          </w:rPr>
          <w:t>항</w:t>
        </w:r>
        <w:r w:rsidRPr="00870463">
          <w:rPr>
            <w:szCs w:val="24"/>
            <w:highlight w:val="yellow"/>
          </w:rPr>
          <w:t xml:space="preserve">, </w:t>
        </w:r>
        <w:r w:rsidRPr="00870463">
          <w:rPr>
            <w:szCs w:val="24"/>
            <w:highlight w:val="yellow"/>
          </w:rPr>
          <w:t>제</w:t>
        </w:r>
        <w:r w:rsidRPr="00870463">
          <w:rPr>
            <w:szCs w:val="24"/>
            <w:highlight w:val="yellow"/>
          </w:rPr>
          <w:t>232</w:t>
        </w:r>
        <w:r w:rsidRPr="00870463">
          <w:rPr>
            <w:szCs w:val="24"/>
            <w:highlight w:val="yellow"/>
          </w:rPr>
          <w:t>조</w:t>
        </w:r>
        <w:r w:rsidRPr="00870463">
          <w:rPr>
            <w:szCs w:val="24"/>
            <w:highlight w:val="yellow"/>
          </w:rPr>
          <w:t xml:space="preserve">) </w:t>
        </w:r>
        <w:r w:rsidRPr="00870463">
          <w:rPr>
            <w:szCs w:val="24"/>
            <w:highlight w:val="yellow"/>
          </w:rPr>
          <w:t>종료</w:t>
        </w:r>
        <w:r w:rsidRPr="00870463">
          <w:rPr>
            <w:szCs w:val="24"/>
            <w:highlight w:val="yellow"/>
          </w:rPr>
          <w:t xml:space="preserve"> </w:t>
        </w:r>
        <w:r w:rsidRPr="00870463">
          <w:rPr>
            <w:szCs w:val="24"/>
            <w:highlight w:val="yellow"/>
          </w:rPr>
          <w:t>후</w:t>
        </w:r>
        <w:r w:rsidRPr="00870463">
          <w:rPr>
            <w:szCs w:val="24"/>
            <w:highlight w:val="yellow"/>
          </w:rPr>
          <w:t xml:space="preserve"> </w:t>
        </w:r>
        <w:r w:rsidRPr="00870463">
          <w:rPr>
            <w:szCs w:val="24"/>
            <w:highlight w:val="yellow"/>
          </w:rPr>
          <w:t>발생</w:t>
        </w:r>
      </w:ins>
      <w:ins w:id="164" w:author="BKL" w:date="2026-10-01T00:02:00Z" w16du:dateUtc="2026-09-30T15:02:00Z">
        <w:r>
          <w:rPr>
            <w:rFonts w:hint="eastAsia"/>
            <w:szCs w:val="24"/>
            <w:highlight w:val="yellow"/>
          </w:rPr>
          <w:t>합니다</w:t>
        </w:r>
        <w:r w:rsidRPr="00870463">
          <w:rPr>
            <w:rFonts w:hint="eastAsia"/>
            <w:szCs w:val="24"/>
            <w:highlight w:val="yellow"/>
          </w:rPr>
          <w:t>.]</w:t>
        </w:r>
      </w:ins>
    </w:p>
    <w:p w14:paraId="5916D74A" w14:textId="5B7B4D94" w:rsidR="00156295" w:rsidRDefault="00156295" w:rsidP="007B3F14">
      <w:pPr>
        <w:pStyle w:val="2"/>
        <w:spacing w:before="60" w:line="312" w:lineRule="auto"/>
        <w:ind w:left="851" w:hanging="851"/>
        <w:rPr>
          <w:szCs w:val="24"/>
        </w:rPr>
      </w:pPr>
      <w:r>
        <w:rPr>
          <w:rFonts w:hint="eastAsia"/>
          <w:szCs w:val="24"/>
        </w:rPr>
        <w:t>본건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유상</w:t>
      </w:r>
      <w:r w:rsidR="00855895">
        <w:rPr>
          <w:rFonts w:hint="eastAsia"/>
          <w:szCs w:val="24"/>
        </w:rPr>
        <w:t>감자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완료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직후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대상회사의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주주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구성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및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각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주주의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보유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주식수와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지분율은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아래와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같다</w:t>
      </w:r>
      <w:r>
        <w:rPr>
          <w:szCs w:val="24"/>
        </w:rPr>
        <w:t>.</w:t>
      </w:r>
      <w:bookmarkEnd w:id="149"/>
      <w:bookmarkEnd w:id="150"/>
      <w:bookmarkEnd w:id="151"/>
      <w:bookmarkEnd w:id="152"/>
      <w:bookmarkEnd w:id="153"/>
      <w:r>
        <w:rPr>
          <w:szCs w:val="24"/>
        </w:rPr>
        <w:t xml:space="preserve"> </w:t>
      </w:r>
      <w:ins w:id="165" w:author="BKL" w:date="2026-09-30T23:57:00Z" w16du:dateUtc="2026-09-30T14:57:00Z">
        <w:r w:rsidR="00870463" w:rsidRPr="00870463">
          <w:rPr>
            <w:szCs w:val="24"/>
            <w:highlight w:val="yellow"/>
          </w:rPr>
          <w:t xml:space="preserve">[BKL Note: </w:t>
        </w:r>
        <w:r w:rsidR="00870463" w:rsidRPr="00870463">
          <w:rPr>
            <w:szCs w:val="24"/>
            <w:highlight w:val="yellow"/>
          </w:rPr>
          <w:t>제</w:t>
        </w:r>
        <w:r w:rsidR="00870463" w:rsidRPr="00870463">
          <w:rPr>
            <w:szCs w:val="24"/>
            <w:highlight w:val="yellow"/>
          </w:rPr>
          <w:t>3</w:t>
        </w:r>
        <w:r w:rsidR="00870463" w:rsidRPr="00870463">
          <w:rPr>
            <w:szCs w:val="24"/>
            <w:highlight w:val="yellow"/>
          </w:rPr>
          <w:t>종</w:t>
        </w:r>
        <w:r w:rsidR="00870463" w:rsidRPr="00870463">
          <w:rPr>
            <w:szCs w:val="24"/>
            <w:highlight w:val="yellow"/>
          </w:rPr>
          <w:t xml:space="preserve"> </w:t>
        </w:r>
        <w:r w:rsidR="00870463" w:rsidRPr="00870463">
          <w:rPr>
            <w:szCs w:val="24"/>
            <w:highlight w:val="yellow"/>
          </w:rPr>
          <w:t>종류주식의</w:t>
        </w:r>
        <w:r w:rsidR="00870463" w:rsidRPr="00870463">
          <w:rPr>
            <w:szCs w:val="24"/>
            <w:highlight w:val="yellow"/>
          </w:rPr>
          <w:t xml:space="preserve"> 1</w:t>
        </w:r>
        <w:r w:rsidR="00870463" w:rsidRPr="00870463">
          <w:rPr>
            <w:szCs w:val="24"/>
            <w:highlight w:val="yellow"/>
          </w:rPr>
          <w:t>주당</w:t>
        </w:r>
        <w:r w:rsidR="00870463" w:rsidRPr="00870463">
          <w:rPr>
            <w:szCs w:val="24"/>
            <w:highlight w:val="yellow"/>
          </w:rPr>
          <w:t xml:space="preserve"> </w:t>
        </w:r>
        <w:r w:rsidR="00870463" w:rsidRPr="00870463">
          <w:rPr>
            <w:szCs w:val="24"/>
            <w:highlight w:val="yellow"/>
          </w:rPr>
          <w:t>발행가액을</w:t>
        </w:r>
        <w:r w:rsidR="00870463" w:rsidRPr="00870463">
          <w:rPr>
            <w:szCs w:val="24"/>
            <w:highlight w:val="yellow"/>
          </w:rPr>
          <w:t xml:space="preserve"> 23,000</w:t>
        </w:r>
        <w:r w:rsidR="00870463" w:rsidRPr="00870463">
          <w:rPr>
            <w:szCs w:val="24"/>
            <w:highlight w:val="yellow"/>
          </w:rPr>
          <w:t>원으로</w:t>
        </w:r>
        <w:r w:rsidR="00870463" w:rsidRPr="00870463">
          <w:rPr>
            <w:szCs w:val="24"/>
            <w:highlight w:val="yellow"/>
          </w:rPr>
          <w:t xml:space="preserve"> </w:t>
        </w:r>
        <w:r w:rsidR="00870463" w:rsidRPr="00870463">
          <w:rPr>
            <w:szCs w:val="24"/>
            <w:highlight w:val="yellow"/>
          </w:rPr>
          <w:t>하고</w:t>
        </w:r>
        <w:r w:rsidR="00870463" w:rsidRPr="00870463">
          <w:rPr>
            <w:szCs w:val="24"/>
            <w:highlight w:val="yellow"/>
          </w:rPr>
          <w:t xml:space="preserve"> 434,783</w:t>
        </w:r>
        <w:r w:rsidR="00870463" w:rsidRPr="00870463">
          <w:rPr>
            <w:szCs w:val="24"/>
            <w:highlight w:val="yellow"/>
          </w:rPr>
          <w:t>주를</w:t>
        </w:r>
        <w:r w:rsidR="00870463" w:rsidRPr="00870463">
          <w:rPr>
            <w:szCs w:val="24"/>
            <w:highlight w:val="yellow"/>
          </w:rPr>
          <w:t xml:space="preserve"> </w:t>
        </w:r>
        <w:r w:rsidR="00870463" w:rsidRPr="00870463">
          <w:rPr>
            <w:szCs w:val="24"/>
            <w:highlight w:val="yellow"/>
          </w:rPr>
          <w:t>발행하는</w:t>
        </w:r>
        <w:r w:rsidR="00870463" w:rsidRPr="00870463">
          <w:rPr>
            <w:szCs w:val="24"/>
            <w:highlight w:val="yellow"/>
          </w:rPr>
          <w:t xml:space="preserve"> </w:t>
        </w:r>
        <w:r w:rsidR="00870463" w:rsidRPr="00870463">
          <w:rPr>
            <w:szCs w:val="24"/>
            <w:highlight w:val="yellow"/>
          </w:rPr>
          <w:t>경우</w:t>
        </w:r>
        <w:r w:rsidR="00870463" w:rsidRPr="00870463">
          <w:rPr>
            <w:szCs w:val="24"/>
            <w:highlight w:val="yellow"/>
          </w:rPr>
          <w:t xml:space="preserve"> </w:t>
        </w:r>
        <w:r w:rsidR="00870463" w:rsidRPr="00870463">
          <w:rPr>
            <w:szCs w:val="24"/>
            <w:highlight w:val="yellow"/>
          </w:rPr>
          <w:t>총</w:t>
        </w:r>
        <w:r w:rsidR="00870463" w:rsidRPr="00870463">
          <w:rPr>
            <w:szCs w:val="24"/>
            <w:highlight w:val="yellow"/>
          </w:rPr>
          <w:t xml:space="preserve"> </w:t>
        </w:r>
        <w:r w:rsidR="00870463" w:rsidRPr="00870463">
          <w:rPr>
            <w:szCs w:val="24"/>
            <w:highlight w:val="yellow"/>
          </w:rPr>
          <w:t>출자금액은</w:t>
        </w:r>
        <w:r w:rsidR="00870463" w:rsidRPr="00870463">
          <w:rPr>
            <w:szCs w:val="24"/>
            <w:highlight w:val="yellow"/>
          </w:rPr>
          <w:t xml:space="preserve"> 10,000,009,000</w:t>
        </w:r>
        <w:r w:rsidR="00870463" w:rsidRPr="00870463">
          <w:rPr>
            <w:szCs w:val="24"/>
            <w:highlight w:val="yellow"/>
          </w:rPr>
          <w:t>원이</w:t>
        </w:r>
        <w:r w:rsidR="00870463" w:rsidRPr="00870463">
          <w:rPr>
            <w:szCs w:val="24"/>
            <w:highlight w:val="yellow"/>
          </w:rPr>
          <w:t xml:space="preserve"> </w:t>
        </w:r>
        <w:r w:rsidR="00870463" w:rsidRPr="00870463">
          <w:rPr>
            <w:szCs w:val="24"/>
            <w:highlight w:val="yellow"/>
          </w:rPr>
          <w:t>됩니다</w:t>
        </w:r>
        <w:r w:rsidR="00870463" w:rsidRPr="00870463">
          <w:rPr>
            <w:szCs w:val="24"/>
            <w:highlight w:val="yellow"/>
          </w:rPr>
          <w:t xml:space="preserve">. </w:t>
        </w:r>
        <w:r w:rsidR="00870463" w:rsidRPr="00870463">
          <w:rPr>
            <w:szCs w:val="24"/>
            <w:highlight w:val="yellow"/>
          </w:rPr>
          <w:t>출자금액을</w:t>
        </w:r>
        <w:r w:rsidR="00870463" w:rsidRPr="00870463">
          <w:rPr>
            <w:szCs w:val="24"/>
            <w:highlight w:val="yellow"/>
          </w:rPr>
          <w:t xml:space="preserve"> </w:t>
        </w:r>
        <w:r w:rsidR="00870463" w:rsidRPr="00870463">
          <w:rPr>
            <w:szCs w:val="24"/>
            <w:highlight w:val="yellow"/>
          </w:rPr>
          <w:t>정확히</w:t>
        </w:r>
        <w:r w:rsidR="00870463" w:rsidRPr="00870463">
          <w:rPr>
            <w:szCs w:val="24"/>
            <w:highlight w:val="yellow"/>
          </w:rPr>
          <w:t xml:space="preserve"> 100</w:t>
        </w:r>
        <w:r w:rsidR="00870463" w:rsidRPr="00870463">
          <w:rPr>
            <w:szCs w:val="24"/>
            <w:highlight w:val="yellow"/>
          </w:rPr>
          <w:t>억원으로</w:t>
        </w:r>
        <w:r w:rsidR="00870463" w:rsidRPr="00870463">
          <w:rPr>
            <w:szCs w:val="24"/>
            <w:highlight w:val="yellow"/>
          </w:rPr>
          <w:t xml:space="preserve"> </w:t>
        </w:r>
        <w:r w:rsidR="00870463" w:rsidRPr="00870463">
          <w:rPr>
            <w:szCs w:val="24"/>
            <w:highlight w:val="yellow"/>
          </w:rPr>
          <w:t>할지</w:t>
        </w:r>
        <w:r w:rsidR="00870463" w:rsidRPr="00870463">
          <w:rPr>
            <w:szCs w:val="24"/>
            <w:highlight w:val="yellow"/>
          </w:rPr>
          <w:t xml:space="preserve"> </w:t>
        </w:r>
        <w:r w:rsidR="00870463" w:rsidRPr="00870463">
          <w:rPr>
            <w:szCs w:val="24"/>
            <w:highlight w:val="yellow"/>
          </w:rPr>
          <w:t>또는</w:t>
        </w:r>
        <w:r w:rsidR="00870463" w:rsidRPr="00870463">
          <w:rPr>
            <w:szCs w:val="24"/>
            <w:highlight w:val="yellow"/>
          </w:rPr>
          <w:t xml:space="preserve"> </w:t>
        </w:r>
        <w:r w:rsidR="00870463" w:rsidRPr="00870463">
          <w:rPr>
            <w:szCs w:val="24"/>
            <w:highlight w:val="yellow"/>
          </w:rPr>
          <w:t>주식수를</w:t>
        </w:r>
        <w:r w:rsidR="00870463" w:rsidRPr="00870463">
          <w:rPr>
            <w:szCs w:val="24"/>
            <w:highlight w:val="yellow"/>
          </w:rPr>
          <w:t xml:space="preserve"> 434,783</w:t>
        </w:r>
        <w:r w:rsidR="00870463" w:rsidRPr="00870463">
          <w:rPr>
            <w:szCs w:val="24"/>
            <w:highlight w:val="yellow"/>
          </w:rPr>
          <w:t>주로</w:t>
        </w:r>
        <w:r w:rsidR="00870463" w:rsidRPr="00870463">
          <w:rPr>
            <w:szCs w:val="24"/>
            <w:highlight w:val="yellow"/>
          </w:rPr>
          <w:t xml:space="preserve"> </w:t>
        </w:r>
        <w:r w:rsidR="00870463" w:rsidRPr="00870463">
          <w:rPr>
            <w:szCs w:val="24"/>
            <w:highlight w:val="yellow"/>
          </w:rPr>
          <w:t>할지</w:t>
        </w:r>
        <w:r w:rsidR="00870463" w:rsidRPr="00870463">
          <w:rPr>
            <w:szCs w:val="24"/>
            <w:highlight w:val="yellow"/>
          </w:rPr>
          <w:t xml:space="preserve"> </w:t>
        </w:r>
        <w:r w:rsidR="00870463" w:rsidRPr="00870463">
          <w:rPr>
            <w:szCs w:val="24"/>
            <w:highlight w:val="yellow"/>
          </w:rPr>
          <w:t>확인</w:t>
        </w:r>
        <w:r w:rsidR="00870463" w:rsidRPr="00870463">
          <w:rPr>
            <w:szCs w:val="24"/>
            <w:highlight w:val="yellow"/>
          </w:rPr>
          <w:t xml:space="preserve"> </w:t>
        </w:r>
        <w:r w:rsidR="00870463" w:rsidRPr="00870463">
          <w:rPr>
            <w:szCs w:val="24"/>
            <w:highlight w:val="yellow"/>
          </w:rPr>
          <w:t>부탁드립니다</w:t>
        </w:r>
        <w:r w:rsidR="00870463" w:rsidRPr="00870463">
          <w:rPr>
            <w:szCs w:val="24"/>
            <w:highlight w:val="yellow"/>
          </w:rPr>
          <w:t>.]</w:t>
        </w:r>
      </w:ins>
    </w:p>
    <w:p w14:paraId="5C4E0667" w14:textId="77777777" w:rsidR="00156295" w:rsidRPr="00BC3292" w:rsidRDefault="00156295" w:rsidP="00156295">
      <w:pPr>
        <w:spacing w:after="0"/>
        <w:jc w:val="right"/>
      </w:pPr>
      <w:r>
        <w:rPr>
          <w:rFonts w:hint="eastAsia"/>
        </w:rPr>
        <w:t>(</w:t>
      </w:r>
      <w:r>
        <w:rPr>
          <w:rFonts w:hint="eastAsia"/>
        </w:rPr>
        <w:t>액면가액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1</w:t>
      </w:r>
      <w:r>
        <w:t>,000</w:t>
      </w:r>
      <w:r>
        <w:rPr>
          <w:rFonts w:hint="eastAsia"/>
        </w:rPr>
        <w:t>원</w:t>
      </w:r>
      <w:r>
        <w:rPr>
          <w:rFonts w:hint="eastAsia"/>
        </w:rPr>
        <w:t>)</w:t>
      </w:r>
    </w:p>
    <w:tbl>
      <w:tblPr>
        <w:tblStyle w:val="aa"/>
        <w:tblW w:w="5028" w:type="pct"/>
        <w:tblLayout w:type="fixed"/>
        <w:tblLook w:val="04A0" w:firstRow="1" w:lastRow="0" w:firstColumn="1" w:lastColumn="0" w:noHBand="0" w:noVBand="1"/>
      </w:tblPr>
      <w:tblGrid>
        <w:gridCol w:w="846"/>
        <w:gridCol w:w="1699"/>
        <w:gridCol w:w="1133"/>
        <w:gridCol w:w="1984"/>
        <w:gridCol w:w="1420"/>
        <w:gridCol w:w="992"/>
        <w:gridCol w:w="992"/>
      </w:tblGrid>
      <w:tr w:rsidR="00A52DF5" w14:paraId="79543258" w14:textId="73DDB665" w:rsidTr="00406041">
        <w:tc>
          <w:tcPr>
            <w:tcW w:w="467" w:type="pct"/>
            <w:shd w:val="clear" w:color="auto" w:fill="D9D9D9" w:themeFill="background1" w:themeFillShade="D9"/>
            <w:vAlign w:val="center"/>
          </w:tcPr>
          <w:p w14:paraId="38587310" w14:textId="77777777" w:rsidR="00A52DF5" w:rsidRDefault="00A52DF5" w:rsidP="00781FBB">
            <w:pPr>
              <w:spacing w:before="60" w:after="0" w:line="312" w:lineRule="auto"/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종류</w:t>
            </w:r>
          </w:p>
        </w:tc>
        <w:tc>
          <w:tcPr>
            <w:tcW w:w="937" w:type="pct"/>
            <w:shd w:val="clear" w:color="auto" w:fill="D9D9D9" w:themeFill="background1" w:themeFillShade="D9"/>
            <w:vAlign w:val="center"/>
          </w:tcPr>
          <w:p w14:paraId="3442F7E4" w14:textId="77777777" w:rsidR="00A52DF5" w:rsidRDefault="00A52DF5" w:rsidP="00781FBB">
            <w:pPr>
              <w:spacing w:before="60" w:after="0" w:line="312" w:lineRule="auto"/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주주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082CBFD2" w14:textId="77777777" w:rsidR="00A52DF5" w:rsidRDefault="00A52DF5" w:rsidP="00781FBB">
            <w:pPr>
              <w:spacing w:before="60" w:after="0" w:line="312" w:lineRule="auto"/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발행가액</w:t>
            </w:r>
          </w:p>
        </w:tc>
        <w:tc>
          <w:tcPr>
            <w:tcW w:w="1094" w:type="pct"/>
            <w:shd w:val="clear" w:color="auto" w:fill="D9D9D9" w:themeFill="background1" w:themeFillShade="D9"/>
            <w:vAlign w:val="center"/>
          </w:tcPr>
          <w:p w14:paraId="37C79489" w14:textId="77777777" w:rsidR="00A52DF5" w:rsidRDefault="00A52DF5" w:rsidP="00781FBB">
            <w:pPr>
              <w:spacing w:before="60" w:after="0" w:line="312" w:lineRule="auto"/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출자금액</w:t>
            </w:r>
          </w:p>
        </w:tc>
        <w:tc>
          <w:tcPr>
            <w:tcW w:w="783" w:type="pct"/>
            <w:shd w:val="clear" w:color="auto" w:fill="D9D9D9" w:themeFill="background1" w:themeFillShade="D9"/>
            <w:vAlign w:val="center"/>
          </w:tcPr>
          <w:p w14:paraId="7E9A1CEA" w14:textId="422B294E" w:rsidR="00A52DF5" w:rsidRDefault="00A52DF5" w:rsidP="00781FBB">
            <w:pPr>
              <w:spacing w:before="60" w:after="0" w:line="312" w:lineRule="auto"/>
              <w:jc w:val="center"/>
              <w:rPr>
                <w:b/>
                <w:szCs w:val="24"/>
              </w:rPr>
            </w:pPr>
            <w:del w:id="166" w:author="BKL" w:date="2026-09-23T22:04:00Z" w16du:dateUtc="2026-09-23T13:04:00Z">
              <w:r w:rsidDel="00D1679A">
                <w:rPr>
                  <w:rFonts w:hint="eastAsia"/>
                  <w:b/>
                  <w:szCs w:val="24"/>
                </w:rPr>
                <w:delText>인수</w:delText>
              </w:r>
            </w:del>
            <w:ins w:id="167" w:author="BKL" w:date="2026-09-23T22:04:00Z" w16du:dateUtc="2026-09-23T13:04:00Z">
              <w:r w:rsidR="00D1679A">
                <w:rPr>
                  <w:rFonts w:hint="eastAsia"/>
                  <w:b/>
                  <w:szCs w:val="24"/>
                </w:rPr>
                <w:t>보유</w:t>
              </w:r>
            </w:ins>
            <w:r>
              <w:rPr>
                <w:b/>
                <w:szCs w:val="24"/>
              </w:rPr>
              <w:br/>
            </w:r>
            <w:r>
              <w:rPr>
                <w:rFonts w:hint="eastAsia"/>
                <w:b/>
                <w:szCs w:val="24"/>
              </w:rPr>
              <w:t>주식수</w:t>
            </w:r>
          </w:p>
        </w:tc>
        <w:tc>
          <w:tcPr>
            <w:tcW w:w="547" w:type="pct"/>
            <w:shd w:val="clear" w:color="auto" w:fill="D9D9D9" w:themeFill="background1" w:themeFillShade="D9"/>
          </w:tcPr>
          <w:p w14:paraId="692B69CC" w14:textId="349D75FA" w:rsidR="00A52DF5" w:rsidDel="00132402" w:rsidRDefault="00A52DF5" w:rsidP="00781FBB">
            <w:pPr>
              <w:spacing w:before="60" w:after="0" w:line="312" w:lineRule="auto"/>
              <w:jc w:val="center"/>
              <w:rPr>
                <w:del w:id="168" w:author="BKL" w:date="2026-09-30T23:52:00Z" w16du:dateUtc="2026-09-30T14:52:00Z"/>
                <w:b/>
                <w:szCs w:val="24"/>
              </w:rPr>
            </w:pPr>
            <w:del w:id="169" w:author="BKL" w:date="2026-09-30T23:52:00Z" w16du:dateUtc="2026-09-30T14:52:00Z">
              <w:r w:rsidDel="00132402">
                <w:rPr>
                  <w:rFonts w:hint="eastAsia"/>
                  <w:b/>
                  <w:szCs w:val="24"/>
                </w:rPr>
                <w:delText>출자</w:delText>
              </w:r>
            </w:del>
          </w:p>
          <w:p w14:paraId="136FE22E" w14:textId="51595045" w:rsidR="00A52DF5" w:rsidRDefault="00A52DF5" w:rsidP="00781FBB">
            <w:pPr>
              <w:spacing w:before="60" w:after="0" w:line="312" w:lineRule="auto"/>
              <w:jc w:val="center"/>
              <w:rPr>
                <w:b/>
                <w:szCs w:val="24"/>
              </w:rPr>
            </w:pPr>
            <w:del w:id="170" w:author="BKL" w:date="2026-09-30T23:52:00Z" w16du:dateUtc="2026-09-30T14:52:00Z">
              <w:r w:rsidDel="00132402">
                <w:rPr>
                  <w:rFonts w:hint="eastAsia"/>
                  <w:b/>
                  <w:szCs w:val="24"/>
                </w:rPr>
                <w:delText>비</w:delText>
              </w:r>
            </w:del>
            <w:ins w:id="171" w:author="BKL" w:date="2026-09-30T23:52:00Z" w16du:dateUtc="2026-09-30T14:52:00Z">
              <w:r w:rsidR="00132402">
                <w:rPr>
                  <w:rFonts w:hint="eastAsia"/>
                  <w:b/>
                  <w:szCs w:val="24"/>
                </w:rPr>
                <w:t>지분</w:t>
              </w:r>
            </w:ins>
            <w:r>
              <w:rPr>
                <w:rFonts w:hint="eastAsia"/>
                <w:b/>
                <w:szCs w:val="24"/>
              </w:rPr>
              <w:t>율</w:t>
            </w:r>
          </w:p>
        </w:tc>
        <w:tc>
          <w:tcPr>
            <w:tcW w:w="547" w:type="pct"/>
            <w:shd w:val="clear" w:color="auto" w:fill="D9D9D9" w:themeFill="background1" w:themeFillShade="D9"/>
          </w:tcPr>
          <w:p w14:paraId="73F7AFB2" w14:textId="77777777" w:rsidR="00A52DF5" w:rsidRDefault="00A52DF5" w:rsidP="00781FBB">
            <w:pPr>
              <w:spacing w:before="60" w:after="0" w:line="312" w:lineRule="auto"/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의결권</w:t>
            </w:r>
          </w:p>
          <w:p w14:paraId="1BAB3834" w14:textId="28DC2737" w:rsidR="00A52DF5" w:rsidRDefault="00A52DF5" w:rsidP="00781FBB">
            <w:pPr>
              <w:spacing w:before="60" w:after="0" w:line="312" w:lineRule="auto"/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비율</w:t>
            </w:r>
          </w:p>
        </w:tc>
      </w:tr>
      <w:tr w:rsidR="00406041" w14:paraId="2C86492D" w14:textId="1297F1F1" w:rsidTr="00406041">
        <w:trPr>
          <w:trHeight w:val="519"/>
        </w:trPr>
        <w:tc>
          <w:tcPr>
            <w:tcW w:w="467" w:type="pct"/>
            <w:shd w:val="clear" w:color="auto" w:fill="C6D9F1" w:themeFill="text2" w:themeFillTint="33"/>
            <w:vAlign w:val="center"/>
          </w:tcPr>
          <w:p w14:paraId="2E1C4531" w14:textId="77777777" w:rsidR="00406041" w:rsidRDefault="00406041" w:rsidP="00406041">
            <w:pPr>
              <w:spacing w:before="60" w:after="0" w:line="312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보통주식</w:t>
            </w:r>
          </w:p>
        </w:tc>
        <w:tc>
          <w:tcPr>
            <w:tcW w:w="937" w:type="pct"/>
          </w:tcPr>
          <w:p w14:paraId="0D973FF2" w14:textId="77777777" w:rsidR="00406041" w:rsidRDefault="00406041" w:rsidP="00406041">
            <w:pPr>
              <w:spacing w:before="60" w:after="0" w:line="312" w:lineRule="auto"/>
              <w:jc w:val="center"/>
            </w:pPr>
            <w:r>
              <w:rPr>
                <w:rFonts w:hint="eastAsia"/>
                <w:szCs w:val="24"/>
              </w:rPr>
              <w:t>코람코라이프인프라리츠</w:t>
            </w:r>
          </w:p>
        </w:tc>
        <w:tc>
          <w:tcPr>
            <w:tcW w:w="625" w:type="pct"/>
          </w:tcPr>
          <w:p w14:paraId="7E7CE3E7" w14:textId="0F1AF53E" w:rsidR="00406041" w:rsidRDefault="00406041" w:rsidP="00406041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5,000</w:t>
            </w:r>
            <w:r>
              <w:rPr>
                <w:rFonts w:hint="eastAsia"/>
              </w:rPr>
              <w:t>원</w:t>
            </w:r>
          </w:p>
        </w:tc>
        <w:tc>
          <w:tcPr>
            <w:tcW w:w="1094" w:type="pct"/>
          </w:tcPr>
          <w:p w14:paraId="18400F94" w14:textId="4F4E7394" w:rsidR="00406041" w:rsidRDefault="00406041" w:rsidP="00406041">
            <w:pPr>
              <w:spacing w:before="60" w:after="0" w:line="312" w:lineRule="auto"/>
              <w:jc w:val="right"/>
              <w:rPr>
                <w:szCs w:val="24"/>
              </w:rPr>
            </w:pPr>
            <w:r w:rsidRPr="00050491">
              <w:t>14,800,000,000</w:t>
            </w:r>
            <w:r w:rsidRPr="006475DA">
              <w:rPr>
                <w:rFonts w:hint="eastAsia"/>
              </w:rPr>
              <w:t>원</w:t>
            </w:r>
          </w:p>
        </w:tc>
        <w:tc>
          <w:tcPr>
            <w:tcW w:w="783" w:type="pct"/>
          </w:tcPr>
          <w:p w14:paraId="6CA26194" w14:textId="0FB4D20E" w:rsidR="00406041" w:rsidRDefault="00406041" w:rsidP="00406041">
            <w:pPr>
              <w:spacing w:before="60" w:after="0" w:line="312" w:lineRule="auto"/>
              <w:jc w:val="right"/>
              <w:rPr>
                <w:szCs w:val="24"/>
              </w:rPr>
            </w:pPr>
            <w:r w:rsidRPr="00050491">
              <w:t>2,960,000</w:t>
            </w:r>
            <w:r>
              <w:rPr>
                <w:rFonts w:hint="eastAsia"/>
              </w:rPr>
              <w:t>주</w:t>
            </w:r>
          </w:p>
        </w:tc>
        <w:tc>
          <w:tcPr>
            <w:tcW w:w="547" w:type="pct"/>
          </w:tcPr>
          <w:p w14:paraId="5723AE33" w14:textId="2D1F491B" w:rsidR="00406041" w:rsidRPr="00A52DF5" w:rsidRDefault="00406041" w:rsidP="00406041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[</w:t>
            </w:r>
            <w:ins w:id="172" w:author="BKL" w:date="2026-09-30T23:53:00Z">
              <w:r w:rsidR="00132402" w:rsidRPr="00132402">
                <w:t>46.58</w:t>
              </w:r>
            </w:ins>
            <w:del w:id="173" w:author="BKL" w:date="2026-09-30T23:53:00Z" w16du:dateUtc="2026-09-30T14:53:00Z">
              <w:r w:rsidDel="00132402">
                <w:rPr>
                  <w:rFonts w:hint="eastAsia"/>
                </w:rPr>
                <w:delText>*</w:delText>
              </w:r>
            </w:del>
            <w:r>
              <w:rPr>
                <w:rFonts w:hint="eastAsia"/>
              </w:rPr>
              <w:t>]</w:t>
            </w:r>
            <w:r w:rsidRPr="00050491">
              <w:t>%</w:t>
            </w:r>
          </w:p>
        </w:tc>
        <w:tc>
          <w:tcPr>
            <w:tcW w:w="547" w:type="pct"/>
          </w:tcPr>
          <w:p w14:paraId="6A29763A" w14:textId="11809CB5" w:rsidR="00406041" w:rsidRPr="00A52DF5" w:rsidRDefault="00406041" w:rsidP="00406041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[</w:t>
            </w:r>
            <w:ins w:id="174" w:author="BKL" w:date="2026-09-30T23:53:00Z">
              <w:r w:rsidR="00132402" w:rsidRPr="00132402">
                <w:t>58.73</w:t>
              </w:r>
            </w:ins>
            <w:del w:id="175" w:author="BKL" w:date="2026-09-30T23:53:00Z" w16du:dateUtc="2026-09-30T14:53:00Z">
              <w:r w:rsidDel="00132402">
                <w:rPr>
                  <w:rFonts w:hint="eastAsia"/>
                </w:rPr>
                <w:delText>*</w:delText>
              </w:r>
            </w:del>
            <w:r>
              <w:rPr>
                <w:rFonts w:hint="eastAsia"/>
              </w:rPr>
              <w:t>]</w:t>
            </w:r>
            <w:r w:rsidRPr="00050491">
              <w:t>%</w:t>
            </w:r>
          </w:p>
        </w:tc>
      </w:tr>
      <w:tr w:rsidR="00406041" w14:paraId="735EB75F" w14:textId="53A97A71" w:rsidTr="00406041">
        <w:tc>
          <w:tcPr>
            <w:tcW w:w="467" w:type="pct"/>
            <w:vMerge w:val="restart"/>
            <w:shd w:val="clear" w:color="auto" w:fill="C6D9F1" w:themeFill="text2" w:themeFillTint="33"/>
            <w:vAlign w:val="center"/>
          </w:tcPr>
          <w:p w14:paraId="36B21818" w14:textId="442EBA94" w:rsidR="00406041" w:rsidRDefault="00406041" w:rsidP="00406041">
            <w:pPr>
              <w:spacing w:before="60" w:after="0" w:line="312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제</w:t>
            </w:r>
            <w:r>
              <w:rPr>
                <w:rFonts w:hint="eastAsia"/>
                <w:b/>
              </w:rPr>
              <w:t>1</w:t>
            </w:r>
            <w:del w:id="176" w:author="Hyeon Kang " w:date="2026-10-01T10:14:00Z" w16du:dateUtc="2026-10-01T01:14:00Z">
              <w:r w:rsidDel="00923E4C">
                <w:rPr>
                  <w:rFonts w:hint="eastAsia"/>
                  <w:b/>
                </w:rPr>
                <w:delText>-1</w:delText>
              </w:r>
            </w:del>
            <w:r>
              <w:rPr>
                <w:rFonts w:hint="eastAsia"/>
                <w:b/>
              </w:rPr>
              <w:t>종</w:t>
            </w:r>
          </w:p>
          <w:p w14:paraId="695314E7" w14:textId="77777777" w:rsidR="00406041" w:rsidRDefault="00406041" w:rsidP="00406041">
            <w:pPr>
              <w:spacing w:before="60" w:after="0" w:line="312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종류주식</w:t>
            </w:r>
          </w:p>
        </w:tc>
        <w:tc>
          <w:tcPr>
            <w:tcW w:w="937" w:type="pct"/>
          </w:tcPr>
          <w:p w14:paraId="3355C6FF" w14:textId="172C04D7" w:rsidR="00406041" w:rsidRDefault="00406041" w:rsidP="00406041">
            <w:pPr>
              <w:spacing w:before="60" w:after="0" w:line="312" w:lineRule="auto"/>
              <w:jc w:val="center"/>
            </w:pPr>
            <w:r>
              <w:rPr>
                <w:rFonts w:hint="eastAsia"/>
              </w:rPr>
              <w:t>이지스리츠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호펀드</w:t>
            </w:r>
          </w:p>
        </w:tc>
        <w:tc>
          <w:tcPr>
            <w:tcW w:w="625" w:type="pct"/>
          </w:tcPr>
          <w:p w14:paraId="7CBFFFBF" w14:textId="51DC88AC" w:rsidR="00406041" w:rsidRDefault="00406041" w:rsidP="00406041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25,000</w:t>
            </w:r>
            <w:r w:rsidRPr="000D59D2">
              <w:rPr>
                <w:rFonts w:hint="eastAsia"/>
              </w:rPr>
              <w:t>원</w:t>
            </w:r>
          </w:p>
        </w:tc>
        <w:tc>
          <w:tcPr>
            <w:tcW w:w="1094" w:type="pct"/>
          </w:tcPr>
          <w:p w14:paraId="6CC33DCB" w14:textId="1D3A21B7" w:rsidR="00406041" w:rsidRDefault="00406041" w:rsidP="00406041">
            <w:pPr>
              <w:spacing w:before="60" w:after="0" w:line="312" w:lineRule="auto"/>
              <w:jc w:val="right"/>
              <w:rPr>
                <w:szCs w:val="24"/>
              </w:rPr>
            </w:pPr>
            <w:r>
              <w:rPr>
                <w:rFonts w:hint="eastAsia"/>
              </w:rPr>
              <w:t>10,000,000,000</w:t>
            </w:r>
            <w:r w:rsidRPr="006475DA">
              <w:rPr>
                <w:rFonts w:hint="eastAsia"/>
              </w:rPr>
              <w:t>원</w:t>
            </w:r>
          </w:p>
        </w:tc>
        <w:tc>
          <w:tcPr>
            <w:tcW w:w="783" w:type="pct"/>
          </w:tcPr>
          <w:p w14:paraId="192674E2" w14:textId="69F52DF3" w:rsidR="00406041" w:rsidRDefault="00406041" w:rsidP="00406041">
            <w:pPr>
              <w:spacing w:before="60" w:after="0" w:line="312" w:lineRule="auto"/>
              <w:jc w:val="right"/>
              <w:rPr>
                <w:szCs w:val="24"/>
              </w:rPr>
            </w:pPr>
            <w:r>
              <w:rPr>
                <w:rFonts w:hint="eastAsia"/>
              </w:rPr>
              <w:t>400,000</w:t>
            </w:r>
            <w:r>
              <w:rPr>
                <w:rFonts w:hint="eastAsia"/>
              </w:rPr>
              <w:t>주</w:t>
            </w:r>
          </w:p>
        </w:tc>
        <w:tc>
          <w:tcPr>
            <w:tcW w:w="547" w:type="pct"/>
          </w:tcPr>
          <w:p w14:paraId="12891700" w14:textId="0428F262" w:rsidR="00406041" w:rsidRPr="00A52DF5" w:rsidRDefault="00406041" w:rsidP="00406041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[</w:t>
            </w:r>
            <w:ins w:id="177" w:author="BKL" w:date="2026-09-30T23:54:00Z" w16du:dateUtc="2026-09-30T14:54:00Z">
              <w:r w:rsidR="00132402" w:rsidRPr="00132402">
                <w:t>6.29</w:t>
              </w:r>
            </w:ins>
            <w:del w:id="178" w:author="BKL" w:date="2026-09-30T23:54:00Z" w16du:dateUtc="2026-09-30T14:54:00Z">
              <w:r w:rsidDel="00132402">
                <w:rPr>
                  <w:rFonts w:hint="eastAsia"/>
                </w:rPr>
                <w:delText>*</w:delText>
              </w:r>
            </w:del>
            <w:r>
              <w:rPr>
                <w:rFonts w:hint="eastAsia"/>
              </w:rPr>
              <w:t>]</w:t>
            </w:r>
            <w:r w:rsidRPr="00050491">
              <w:t>%</w:t>
            </w:r>
          </w:p>
        </w:tc>
        <w:tc>
          <w:tcPr>
            <w:tcW w:w="547" w:type="pct"/>
          </w:tcPr>
          <w:p w14:paraId="27CB260E" w14:textId="43F170A0" w:rsidR="00406041" w:rsidRPr="00A52DF5" w:rsidRDefault="00406041" w:rsidP="00406041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[</w:t>
            </w:r>
            <w:ins w:id="179" w:author="BKL" w:date="2026-09-30T23:54:00Z">
              <w:r w:rsidR="00132402" w:rsidRPr="00132402">
                <w:t>7.94</w:t>
              </w:r>
            </w:ins>
            <w:del w:id="180" w:author="BKL" w:date="2026-09-30T23:54:00Z" w16du:dateUtc="2026-09-30T14:54:00Z">
              <w:r w:rsidDel="00132402">
                <w:rPr>
                  <w:rFonts w:hint="eastAsia"/>
                </w:rPr>
                <w:delText>*</w:delText>
              </w:r>
            </w:del>
            <w:r>
              <w:rPr>
                <w:rFonts w:hint="eastAsia"/>
              </w:rPr>
              <w:t>]</w:t>
            </w:r>
            <w:r w:rsidRPr="00050491">
              <w:t>%</w:t>
            </w:r>
          </w:p>
        </w:tc>
      </w:tr>
      <w:tr w:rsidR="00406041" w14:paraId="540E61D4" w14:textId="77777777" w:rsidTr="00406041">
        <w:tc>
          <w:tcPr>
            <w:tcW w:w="467" w:type="pct"/>
            <w:vMerge/>
            <w:shd w:val="clear" w:color="auto" w:fill="C6D9F1" w:themeFill="text2" w:themeFillTint="33"/>
            <w:vAlign w:val="center"/>
          </w:tcPr>
          <w:p w14:paraId="76082655" w14:textId="77777777" w:rsidR="00406041" w:rsidRDefault="00406041" w:rsidP="00406041">
            <w:pPr>
              <w:spacing w:before="60" w:after="0" w:line="312" w:lineRule="auto"/>
              <w:jc w:val="center"/>
              <w:rPr>
                <w:b/>
              </w:rPr>
            </w:pPr>
          </w:p>
        </w:tc>
        <w:tc>
          <w:tcPr>
            <w:tcW w:w="937" w:type="pct"/>
          </w:tcPr>
          <w:p w14:paraId="31B378F3" w14:textId="210A14DD" w:rsidR="00406041" w:rsidRDefault="00406041" w:rsidP="00406041">
            <w:pPr>
              <w:spacing w:before="60" w:after="0" w:line="312" w:lineRule="auto"/>
              <w:jc w:val="center"/>
            </w:pPr>
            <w:r w:rsidRPr="00406041">
              <w:t>키움캐피탈</w:t>
            </w:r>
          </w:p>
        </w:tc>
        <w:tc>
          <w:tcPr>
            <w:tcW w:w="625" w:type="pct"/>
          </w:tcPr>
          <w:p w14:paraId="4D33D5AC" w14:textId="1ACF2FB0" w:rsidR="00406041" w:rsidRDefault="00406041" w:rsidP="00406041">
            <w:pPr>
              <w:spacing w:before="60" w:after="0" w:line="312" w:lineRule="auto"/>
              <w:jc w:val="right"/>
            </w:pPr>
            <w:r w:rsidRPr="00CF1B63">
              <w:rPr>
                <w:rFonts w:hint="eastAsia"/>
              </w:rPr>
              <w:t>25,000</w:t>
            </w:r>
            <w:r w:rsidRPr="00CF1B63">
              <w:rPr>
                <w:rFonts w:hint="eastAsia"/>
              </w:rPr>
              <w:t>원</w:t>
            </w:r>
          </w:p>
        </w:tc>
        <w:tc>
          <w:tcPr>
            <w:tcW w:w="1094" w:type="pct"/>
          </w:tcPr>
          <w:p w14:paraId="589907B1" w14:textId="19653EC5" w:rsidR="00406041" w:rsidRPr="00A52DF5" w:rsidRDefault="00406041" w:rsidP="00406041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6,000,000,000</w:t>
            </w:r>
            <w:r>
              <w:rPr>
                <w:rFonts w:hint="eastAsia"/>
              </w:rPr>
              <w:t>원</w:t>
            </w:r>
          </w:p>
        </w:tc>
        <w:tc>
          <w:tcPr>
            <w:tcW w:w="783" w:type="pct"/>
          </w:tcPr>
          <w:p w14:paraId="01C8F3D6" w14:textId="5C25B826" w:rsidR="00406041" w:rsidRPr="00A52DF5" w:rsidRDefault="00406041" w:rsidP="00406041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240,000</w:t>
            </w:r>
            <w:r>
              <w:rPr>
                <w:rFonts w:hint="eastAsia"/>
              </w:rPr>
              <w:t>주</w:t>
            </w:r>
          </w:p>
        </w:tc>
        <w:tc>
          <w:tcPr>
            <w:tcW w:w="547" w:type="pct"/>
          </w:tcPr>
          <w:p w14:paraId="153F06C0" w14:textId="49871A41" w:rsidR="00406041" w:rsidRPr="00050491" w:rsidRDefault="00406041" w:rsidP="00406041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[</w:t>
            </w:r>
            <w:ins w:id="181" w:author="BKL" w:date="2026-09-30T23:55:00Z">
              <w:r w:rsidR="00132402" w:rsidRPr="00132402">
                <w:t>3.78</w:t>
              </w:r>
            </w:ins>
            <w:del w:id="182" w:author="BKL" w:date="2026-09-30T23:55:00Z" w16du:dateUtc="2026-09-30T14:55:00Z">
              <w:r w:rsidDel="00132402">
                <w:rPr>
                  <w:rFonts w:hint="eastAsia"/>
                </w:rPr>
                <w:delText>*</w:delText>
              </w:r>
            </w:del>
            <w:r>
              <w:rPr>
                <w:rFonts w:hint="eastAsia"/>
              </w:rPr>
              <w:t>]</w:t>
            </w:r>
            <w:r w:rsidRPr="00050491">
              <w:t>%</w:t>
            </w:r>
          </w:p>
        </w:tc>
        <w:tc>
          <w:tcPr>
            <w:tcW w:w="547" w:type="pct"/>
          </w:tcPr>
          <w:p w14:paraId="2DF2BB76" w14:textId="7B0A31B4" w:rsidR="00406041" w:rsidRPr="00050491" w:rsidRDefault="00406041" w:rsidP="00406041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[</w:t>
            </w:r>
            <w:ins w:id="183" w:author="BKL" w:date="2026-09-30T23:56:00Z">
              <w:r w:rsidR="00132402" w:rsidRPr="00132402">
                <w:t>4.76</w:t>
              </w:r>
            </w:ins>
            <w:del w:id="184" w:author="BKL" w:date="2026-09-30T23:56:00Z" w16du:dateUtc="2026-09-30T14:56:00Z">
              <w:r w:rsidDel="00132402">
                <w:rPr>
                  <w:rFonts w:hint="eastAsia"/>
                </w:rPr>
                <w:delText>*</w:delText>
              </w:r>
            </w:del>
            <w:r>
              <w:rPr>
                <w:rFonts w:hint="eastAsia"/>
              </w:rPr>
              <w:t>]</w:t>
            </w:r>
            <w:r w:rsidRPr="00050491">
              <w:t>%</w:t>
            </w:r>
          </w:p>
        </w:tc>
      </w:tr>
      <w:tr w:rsidR="00406041" w14:paraId="020B973E" w14:textId="77777777" w:rsidTr="00406041">
        <w:tc>
          <w:tcPr>
            <w:tcW w:w="467" w:type="pct"/>
            <w:vMerge/>
            <w:shd w:val="clear" w:color="auto" w:fill="C6D9F1" w:themeFill="text2" w:themeFillTint="33"/>
            <w:vAlign w:val="center"/>
          </w:tcPr>
          <w:p w14:paraId="3CC77B29" w14:textId="77777777" w:rsidR="00406041" w:rsidRDefault="00406041" w:rsidP="00406041">
            <w:pPr>
              <w:spacing w:before="60" w:after="0" w:line="312" w:lineRule="auto"/>
              <w:jc w:val="center"/>
              <w:rPr>
                <w:b/>
              </w:rPr>
            </w:pPr>
          </w:p>
        </w:tc>
        <w:tc>
          <w:tcPr>
            <w:tcW w:w="937" w:type="pct"/>
          </w:tcPr>
          <w:p w14:paraId="4BCCB932" w14:textId="2E166691" w:rsidR="00406041" w:rsidRDefault="00406041" w:rsidP="00406041">
            <w:pPr>
              <w:spacing w:before="60" w:after="0" w:line="312" w:lineRule="auto"/>
              <w:jc w:val="center"/>
            </w:pPr>
            <w:r w:rsidRPr="00406041">
              <w:t>애큐온캐피탈</w:t>
            </w:r>
          </w:p>
        </w:tc>
        <w:tc>
          <w:tcPr>
            <w:tcW w:w="625" w:type="pct"/>
          </w:tcPr>
          <w:p w14:paraId="07E9A330" w14:textId="2C699D92" w:rsidR="00406041" w:rsidRDefault="00406041" w:rsidP="00406041">
            <w:pPr>
              <w:spacing w:before="60" w:after="0" w:line="312" w:lineRule="auto"/>
              <w:jc w:val="right"/>
            </w:pPr>
            <w:r w:rsidRPr="00CF1B63">
              <w:rPr>
                <w:rFonts w:hint="eastAsia"/>
              </w:rPr>
              <w:t>25,000</w:t>
            </w:r>
            <w:r w:rsidRPr="00CF1B63">
              <w:rPr>
                <w:rFonts w:hint="eastAsia"/>
              </w:rPr>
              <w:t>원</w:t>
            </w:r>
          </w:p>
        </w:tc>
        <w:tc>
          <w:tcPr>
            <w:tcW w:w="1094" w:type="pct"/>
          </w:tcPr>
          <w:p w14:paraId="29260AC2" w14:textId="6ACEBC28" w:rsidR="00406041" w:rsidRPr="00A52DF5" w:rsidRDefault="00406041" w:rsidP="00406041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5,000,000,000</w:t>
            </w:r>
            <w:r>
              <w:rPr>
                <w:rFonts w:hint="eastAsia"/>
              </w:rPr>
              <w:t>원</w:t>
            </w:r>
          </w:p>
        </w:tc>
        <w:tc>
          <w:tcPr>
            <w:tcW w:w="783" w:type="pct"/>
          </w:tcPr>
          <w:p w14:paraId="33776F4C" w14:textId="18154DBC" w:rsidR="00406041" w:rsidRPr="00A52DF5" w:rsidRDefault="00406041" w:rsidP="00406041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200,000</w:t>
            </w:r>
            <w:r>
              <w:rPr>
                <w:rFonts w:hint="eastAsia"/>
              </w:rPr>
              <w:t>주</w:t>
            </w:r>
          </w:p>
        </w:tc>
        <w:tc>
          <w:tcPr>
            <w:tcW w:w="547" w:type="pct"/>
          </w:tcPr>
          <w:p w14:paraId="07F580A4" w14:textId="49409F92" w:rsidR="00406041" w:rsidRPr="00050491" w:rsidRDefault="00406041" w:rsidP="00406041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[</w:t>
            </w:r>
            <w:ins w:id="185" w:author="BKL" w:date="2026-09-30T23:56:00Z" w16du:dateUtc="2026-09-30T14:56:00Z">
              <w:r w:rsidR="00132402" w:rsidRPr="00132402">
                <w:t>3.15</w:t>
              </w:r>
            </w:ins>
            <w:del w:id="186" w:author="BKL" w:date="2026-09-30T23:56:00Z" w16du:dateUtc="2026-09-30T14:56:00Z">
              <w:r w:rsidDel="00132402">
                <w:rPr>
                  <w:rFonts w:hint="eastAsia"/>
                </w:rPr>
                <w:delText>*</w:delText>
              </w:r>
            </w:del>
            <w:r>
              <w:rPr>
                <w:rFonts w:hint="eastAsia"/>
              </w:rPr>
              <w:t>]</w:t>
            </w:r>
            <w:r w:rsidRPr="00050491">
              <w:t>%</w:t>
            </w:r>
          </w:p>
        </w:tc>
        <w:tc>
          <w:tcPr>
            <w:tcW w:w="547" w:type="pct"/>
          </w:tcPr>
          <w:p w14:paraId="7054D8BC" w14:textId="3EEC4607" w:rsidR="00406041" w:rsidRPr="00050491" w:rsidRDefault="00406041" w:rsidP="00406041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[</w:t>
            </w:r>
            <w:ins w:id="187" w:author="BKL" w:date="2026-09-30T23:56:00Z">
              <w:r w:rsidR="00132402" w:rsidRPr="00132402">
                <w:t>3.97</w:t>
              </w:r>
            </w:ins>
            <w:del w:id="188" w:author="BKL" w:date="2026-09-30T23:56:00Z" w16du:dateUtc="2026-09-30T14:56:00Z">
              <w:r w:rsidDel="00132402">
                <w:rPr>
                  <w:rFonts w:hint="eastAsia"/>
                </w:rPr>
                <w:delText>*</w:delText>
              </w:r>
            </w:del>
            <w:r>
              <w:rPr>
                <w:rFonts w:hint="eastAsia"/>
              </w:rPr>
              <w:t>]</w:t>
            </w:r>
            <w:r w:rsidRPr="00050491">
              <w:t>%</w:t>
            </w:r>
          </w:p>
        </w:tc>
      </w:tr>
      <w:tr w:rsidR="00406041" w14:paraId="4B2FECD5" w14:textId="77777777" w:rsidTr="00406041">
        <w:tc>
          <w:tcPr>
            <w:tcW w:w="467" w:type="pct"/>
            <w:vMerge/>
            <w:shd w:val="clear" w:color="auto" w:fill="C6D9F1" w:themeFill="text2" w:themeFillTint="33"/>
            <w:vAlign w:val="center"/>
          </w:tcPr>
          <w:p w14:paraId="11B5CB37" w14:textId="77777777" w:rsidR="00406041" w:rsidRDefault="00406041" w:rsidP="00406041">
            <w:pPr>
              <w:spacing w:before="60" w:after="0" w:line="312" w:lineRule="auto"/>
              <w:jc w:val="center"/>
              <w:rPr>
                <w:b/>
              </w:rPr>
            </w:pPr>
          </w:p>
        </w:tc>
        <w:tc>
          <w:tcPr>
            <w:tcW w:w="937" w:type="pct"/>
          </w:tcPr>
          <w:p w14:paraId="0641BE79" w14:textId="0453DAE0" w:rsidR="00406041" w:rsidRDefault="00406041" w:rsidP="00406041">
            <w:pPr>
              <w:spacing w:before="60" w:after="0" w:line="312" w:lineRule="auto"/>
              <w:jc w:val="center"/>
            </w:pPr>
            <w:r w:rsidRPr="00406041">
              <w:t>엠지캐피탈</w:t>
            </w:r>
          </w:p>
        </w:tc>
        <w:tc>
          <w:tcPr>
            <w:tcW w:w="625" w:type="pct"/>
          </w:tcPr>
          <w:p w14:paraId="2334E8FF" w14:textId="200071FC" w:rsidR="00406041" w:rsidRDefault="00406041" w:rsidP="00406041">
            <w:pPr>
              <w:spacing w:before="60" w:after="0" w:line="312" w:lineRule="auto"/>
              <w:jc w:val="right"/>
            </w:pPr>
            <w:r w:rsidRPr="00CF1B63">
              <w:rPr>
                <w:rFonts w:hint="eastAsia"/>
              </w:rPr>
              <w:t>25,000</w:t>
            </w:r>
            <w:r w:rsidRPr="00CF1B63">
              <w:rPr>
                <w:rFonts w:hint="eastAsia"/>
              </w:rPr>
              <w:t>원</w:t>
            </w:r>
          </w:p>
        </w:tc>
        <w:tc>
          <w:tcPr>
            <w:tcW w:w="1094" w:type="pct"/>
          </w:tcPr>
          <w:p w14:paraId="3FDB4B97" w14:textId="4C218346" w:rsidR="00406041" w:rsidRPr="00A52DF5" w:rsidRDefault="00406041" w:rsidP="00406041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3,000,000,000</w:t>
            </w:r>
            <w:r w:rsidRPr="006475DA">
              <w:rPr>
                <w:rFonts w:hint="eastAsia"/>
              </w:rPr>
              <w:t>원</w:t>
            </w:r>
          </w:p>
        </w:tc>
        <w:tc>
          <w:tcPr>
            <w:tcW w:w="783" w:type="pct"/>
          </w:tcPr>
          <w:p w14:paraId="5AEFA83C" w14:textId="3CB5ED25" w:rsidR="00406041" w:rsidRPr="00A52DF5" w:rsidRDefault="00406041" w:rsidP="00406041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120,000</w:t>
            </w:r>
            <w:r>
              <w:rPr>
                <w:rFonts w:hint="eastAsia"/>
              </w:rPr>
              <w:t>주</w:t>
            </w:r>
          </w:p>
        </w:tc>
        <w:tc>
          <w:tcPr>
            <w:tcW w:w="547" w:type="pct"/>
          </w:tcPr>
          <w:p w14:paraId="3715F178" w14:textId="6CD95FC5" w:rsidR="00406041" w:rsidRPr="00050491" w:rsidRDefault="00406041" w:rsidP="00406041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[</w:t>
            </w:r>
            <w:ins w:id="189" w:author="BKL" w:date="2026-09-30T23:56:00Z">
              <w:r w:rsidR="00132402" w:rsidRPr="00132402">
                <w:t>1.89</w:t>
              </w:r>
            </w:ins>
            <w:del w:id="190" w:author="BKL" w:date="2026-09-30T23:56:00Z" w16du:dateUtc="2026-09-30T14:56:00Z">
              <w:r w:rsidDel="00132402">
                <w:rPr>
                  <w:rFonts w:hint="eastAsia"/>
                </w:rPr>
                <w:delText>*</w:delText>
              </w:r>
            </w:del>
            <w:r>
              <w:rPr>
                <w:rFonts w:hint="eastAsia"/>
              </w:rPr>
              <w:t>]</w:t>
            </w:r>
            <w:r w:rsidRPr="00050491">
              <w:t>%</w:t>
            </w:r>
          </w:p>
        </w:tc>
        <w:tc>
          <w:tcPr>
            <w:tcW w:w="547" w:type="pct"/>
          </w:tcPr>
          <w:p w14:paraId="5FDD631B" w14:textId="2C95FC86" w:rsidR="00406041" w:rsidRPr="00050491" w:rsidRDefault="00406041" w:rsidP="00406041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[</w:t>
            </w:r>
            <w:ins w:id="191" w:author="BKL" w:date="2026-09-30T23:56:00Z">
              <w:r w:rsidR="00132402" w:rsidRPr="00132402">
                <w:t>2.38</w:t>
              </w:r>
            </w:ins>
            <w:del w:id="192" w:author="BKL" w:date="2026-09-30T23:56:00Z" w16du:dateUtc="2026-09-30T14:56:00Z">
              <w:r w:rsidDel="00132402">
                <w:rPr>
                  <w:rFonts w:hint="eastAsia"/>
                </w:rPr>
                <w:delText>*</w:delText>
              </w:r>
            </w:del>
            <w:r>
              <w:rPr>
                <w:rFonts w:hint="eastAsia"/>
              </w:rPr>
              <w:t>]</w:t>
            </w:r>
            <w:r w:rsidRPr="00050491">
              <w:t>%</w:t>
            </w:r>
          </w:p>
        </w:tc>
      </w:tr>
      <w:tr w:rsidR="00406041" w14:paraId="015FAE88" w14:textId="0F7D9045" w:rsidTr="00406041">
        <w:tc>
          <w:tcPr>
            <w:tcW w:w="467" w:type="pct"/>
            <w:vMerge w:val="restart"/>
            <w:shd w:val="clear" w:color="auto" w:fill="C6D9F1" w:themeFill="text2" w:themeFillTint="33"/>
            <w:vAlign w:val="center"/>
          </w:tcPr>
          <w:p w14:paraId="346F322A" w14:textId="77777777" w:rsidR="00406041" w:rsidRDefault="00406041" w:rsidP="00406041">
            <w:pPr>
              <w:spacing w:before="60" w:after="0" w:line="312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제</w:t>
            </w:r>
            <w:r>
              <w:rPr>
                <w:rFonts w:hint="eastAsia"/>
                <w:b/>
              </w:rPr>
              <w:t>2-1</w:t>
            </w:r>
            <w:r>
              <w:rPr>
                <w:rFonts w:hint="eastAsia"/>
                <w:b/>
              </w:rPr>
              <w:t>종</w:t>
            </w:r>
          </w:p>
          <w:p w14:paraId="28E43A91" w14:textId="77777777" w:rsidR="00406041" w:rsidRDefault="00406041" w:rsidP="00406041">
            <w:pPr>
              <w:spacing w:before="60" w:after="0" w:line="312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종류주식</w:t>
            </w:r>
          </w:p>
        </w:tc>
        <w:tc>
          <w:tcPr>
            <w:tcW w:w="937" w:type="pct"/>
          </w:tcPr>
          <w:p w14:paraId="56A7A730" w14:textId="1928F435" w:rsidR="00406041" w:rsidRDefault="00406041" w:rsidP="00406041">
            <w:pPr>
              <w:spacing w:before="60" w:after="0" w:line="312" w:lineRule="auto"/>
              <w:jc w:val="center"/>
            </w:pPr>
            <w:r>
              <w:rPr>
                <w:rFonts w:hint="eastAsia"/>
                <w:szCs w:val="24"/>
              </w:rPr>
              <w:t>코람코라이프인프라리츠</w:t>
            </w:r>
          </w:p>
        </w:tc>
        <w:tc>
          <w:tcPr>
            <w:tcW w:w="625" w:type="pct"/>
          </w:tcPr>
          <w:p w14:paraId="78C5C675" w14:textId="0B435FFF" w:rsidR="00406041" w:rsidRDefault="00406041" w:rsidP="00406041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25,000</w:t>
            </w:r>
            <w:r>
              <w:rPr>
                <w:rFonts w:hint="eastAsia"/>
              </w:rPr>
              <w:t>원</w:t>
            </w:r>
          </w:p>
        </w:tc>
        <w:tc>
          <w:tcPr>
            <w:tcW w:w="1094" w:type="pct"/>
          </w:tcPr>
          <w:p w14:paraId="565B7788" w14:textId="2F3C3E02" w:rsidR="00406041" w:rsidRPr="006475DA" w:rsidRDefault="00406041" w:rsidP="00406041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[</w:t>
            </w:r>
            <w:ins w:id="193" w:author="BKL" w:date="2026-09-30T23:54:00Z">
              <w:r w:rsidR="00132402" w:rsidRPr="00132402">
                <w:t>16,000,000,000</w:t>
              </w:r>
            </w:ins>
            <w:del w:id="194" w:author="BKL" w:date="2026-09-30T23:54:00Z" w16du:dateUtc="2026-09-30T14:54:00Z">
              <w:r w:rsidDel="00132402">
                <w:rPr>
                  <w:rFonts w:hint="eastAsia"/>
                </w:rPr>
                <w:delText>*</w:delText>
              </w:r>
            </w:del>
            <w:r>
              <w:rPr>
                <w:rFonts w:hint="eastAsia"/>
              </w:rPr>
              <w:t>]</w:t>
            </w:r>
            <w:r w:rsidRPr="006475DA">
              <w:rPr>
                <w:rFonts w:hint="eastAsia"/>
              </w:rPr>
              <w:t>원</w:t>
            </w:r>
          </w:p>
        </w:tc>
        <w:tc>
          <w:tcPr>
            <w:tcW w:w="783" w:type="pct"/>
          </w:tcPr>
          <w:p w14:paraId="0E056E28" w14:textId="16740157" w:rsidR="00406041" w:rsidRDefault="00406041" w:rsidP="00406041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[</w:t>
            </w:r>
            <w:ins w:id="195" w:author="BKL" w:date="2026-09-30T23:54:00Z">
              <w:r w:rsidR="00132402" w:rsidRPr="00132402">
                <w:t>640,000</w:t>
              </w:r>
            </w:ins>
            <w:del w:id="196" w:author="BKL" w:date="2026-09-30T23:54:00Z" w16du:dateUtc="2026-09-30T14:54:00Z">
              <w:r w:rsidDel="00132402">
                <w:rPr>
                  <w:rFonts w:hint="eastAsia"/>
                </w:rPr>
                <w:delText>*</w:delText>
              </w:r>
            </w:del>
            <w:r>
              <w:rPr>
                <w:rFonts w:hint="eastAsia"/>
              </w:rPr>
              <w:t>]</w:t>
            </w:r>
            <w:r>
              <w:rPr>
                <w:rFonts w:hint="eastAsia"/>
              </w:rPr>
              <w:t>주</w:t>
            </w:r>
          </w:p>
        </w:tc>
        <w:tc>
          <w:tcPr>
            <w:tcW w:w="547" w:type="pct"/>
          </w:tcPr>
          <w:p w14:paraId="2C320BF7" w14:textId="2BB5A968" w:rsidR="00406041" w:rsidRPr="00A52DF5" w:rsidRDefault="00406041" w:rsidP="00406041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[</w:t>
            </w:r>
            <w:ins w:id="197" w:author="BKL" w:date="2026-09-30T23:56:00Z">
              <w:r w:rsidR="00132402" w:rsidRPr="00132402">
                <w:t>10.07</w:t>
              </w:r>
            </w:ins>
            <w:del w:id="198" w:author="BKL" w:date="2026-09-30T23:56:00Z" w16du:dateUtc="2026-09-30T14:56:00Z">
              <w:r w:rsidDel="00132402">
                <w:rPr>
                  <w:rFonts w:hint="eastAsia"/>
                </w:rPr>
                <w:delText>*</w:delText>
              </w:r>
            </w:del>
            <w:r>
              <w:rPr>
                <w:rFonts w:hint="eastAsia"/>
              </w:rPr>
              <w:t>]</w:t>
            </w:r>
            <w:r w:rsidRPr="00050491">
              <w:t>%</w:t>
            </w:r>
          </w:p>
        </w:tc>
        <w:tc>
          <w:tcPr>
            <w:tcW w:w="547" w:type="pct"/>
          </w:tcPr>
          <w:p w14:paraId="5F1458D1" w14:textId="0F2B77C9" w:rsidR="00406041" w:rsidRPr="00A52DF5" w:rsidRDefault="00406041" w:rsidP="00406041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[</w:t>
            </w:r>
            <w:ins w:id="199" w:author="BKL" w:date="2026-09-30T23:56:00Z">
              <w:r w:rsidR="00132402" w:rsidRPr="00132402">
                <w:t>12.70</w:t>
              </w:r>
            </w:ins>
            <w:del w:id="200" w:author="BKL" w:date="2026-09-30T23:56:00Z" w16du:dateUtc="2026-09-30T14:56:00Z">
              <w:r w:rsidDel="00132402">
                <w:rPr>
                  <w:rFonts w:hint="eastAsia"/>
                </w:rPr>
                <w:delText>*</w:delText>
              </w:r>
            </w:del>
            <w:r>
              <w:rPr>
                <w:rFonts w:hint="eastAsia"/>
              </w:rPr>
              <w:t>]</w:t>
            </w:r>
            <w:r w:rsidRPr="00050491">
              <w:t>%</w:t>
            </w:r>
          </w:p>
        </w:tc>
      </w:tr>
      <w:tr w:rsidR="00132402" w14:paraId="07BDDD50" w14:textId="77777777" w:rsidTr="00406041">
        <w:tc>
          <w:tcPr>
            <w:tcW w:w="467" w:type="pct"/>
            <w:vMerge/>
            <w:shd w:val="clear" w:color="auto" w:fill="C6D9F1" w:themeFill="text2" w:themeFillTint="33"/>
            <w:vAlign w:val="center"/>
          </w:tcPr>
          <w:p w14:paraId="1388E6FD" w14:textId="77777777" w:rsidR="00132402" w:rsidRDefault="00132402" w:rsidP="00132402">
            <w:pPr>
              <w:spacing w:before="60" w:after="0" w:line="312" w:lineRule="auto"/>
              <w:jc w:val="center"/>
              <w:rPr>
                <w:b/>
              </w:rPr>
            </w:pPr>
          </w:p>
        </w:tc>
        <w:tc>
          <w:tcPr>
            <w:tcW w:w="937" w:type="pct"/>
          </w:tcPr>
          <w:p w14:paraId="06122EA4" w14:textId="4C56F0D9" w:rsidR="00132402" w:rsidRDefault="00132402" w:rsidP="00132402">
            <w:pPr>
              <w:spacing w:before="60" w:after="0" w:line="312" w:lineRule="auto"/>
              <w:jc w:val="center"/>
            </w:pPr>
            <w:ins w:id="201" w:author="BKL" w:date="2026-09-30T23:55:00Z" w16du:dateUtc="2026-09-30T14:55:00Z">
              <w:r>
                <w:rPr>
                  <w:rFonts w:hint="eastAsia"/>
                  <w:szCs w:val="24"/>
                </w:rPr>
                <w:t>삼성증권</w:t>
              </w:r>
            </w:ins>
            <w:del w:id="202" w:author="BKL" w:date="2026-09-30T23:55:00Z" w16du:dateUtc="2026-09-30T14:55:00Z">
              <w:r w:rsidDel="004C1878">
                <w:rPr>
                  <w:rFonts w:hint="eastAsia"/>
                  <w:szCs w:val="24"/>
                </w:rPr>
                <w:delText>기계설비건설공제조합</w:delText>
              </w:r>
            </w:del>
          </w:p>
        </w:tc>
        <w:tc>
          <w:tcPr>
            <w:tcW w:w="625" w:type="pct"/>
          </w:tcPr>
          <w:p w14:paraId="02940086" w14:textId="2061FA24" w:rsidR="00132402" w:rsidRDefault="00132402" w:rsidP="00132402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25,000</w:t>
            </w:r>
            <w:r>
              <w:rPr>
                <w:rFonts w:hint="eastAsia"/>
              </w:rPr>
              <w:t>원</w:t>
            </w:r>
          </w:p>
        </w:tc>
        <w:tc>
          <w:tcPr>
            <w:tcW w:w="1094" w:type="pct"/>
          </w:tcPr>
          <w:p w14:paraId="02E4C5C8" w14:textId="69C5FCE9" w:rsidR="00132402" w:rsidRPr="00A52DF5" w:rsidRDefault="00132402" w:rsidP="00132402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12,000,000,000</w:t>
            </w:r>
            <w:r>
              <w:rPr>
                <w:rFonts w:hint="eastAsia"/>
              </w:rPr>
              <w:t>원</w:t>
            </w:r>
          </w:p>
        </w:tc>
        <w:tc>
          <w:tcPr>
            <w:tcW w:w="783" w:type="pct"/>
          </w:tcPr>
          <w:p w14:paraId="1D843450" w14:textId="6B845B92" w:rsidR="00132402" w:rsidRPr="00A52DF5" w:rsidRDefault="00132402" w:rsidP="00132402">
            <w:pPr>
              <w:spacing w:before="60" w:after="0" w:line="312" w:lineRule="auto"/>
              <w:jc w:val="right"/>
            </w:pPr>
            <w:r w:rsidRPr="00406041">
              <w:t>480,000</w:t>
            </w:r>
            <w:r>
              <w:rPr>
                <w:rFonts w:hint="eastAsia"/>
              </w:rPr>
              <w:t>주</w:t>
            </w:r>
          </w:p>
        </w:tc>
        <w:tc>
          <w:tcPr>
            <w:tcW w:w="547" w:type="pct"/>
          </w:tcPr>
          <w:p w14:paraId="73D7B13F" w14:textId="4ABE824B" w:rsidR="00132402" w:rsidRPr="00050491" w:rsidRDefault="00132402" w:rsidP="00132402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[</w:t>
            </w:r>
            <w:ins w:id="203" w:author="BKL" w:date="2026-09-30T23:56:00Z" w16du:dateUtc="2026-09-30T14:56:00Z">
              <w:r w:rsidRPr="00132402">
                <w:t>7.55</w:t>
              </w:r>
            </w:ins>
            <w:del w:id="204" w:author="BKL" w:date="2026-09-30T23:56:00Z" w16du:dateUtc="2026-09-30T14:56:00Z">
              <w:r w:rsidDel="00132402">
                <w:rPr>
                  <w:rFonts w:hint="eastAsia"/>
                </w:rPr>
                <w:delText>*</w:delText>
              </w:r>
            </w:del>
            <w:r>
              <w:rPr>
                <w:rFonts w:hint="eastAsia"/>
              </w:rPr>
              <w:t>]</w:t>
            </w:r>
            <w:r w:rsidRPr="00050491">
              <w:t>%</w:t>
            </w:r>
          </w:p>
        </w:tc>
        <w:tc>
          <w:tcPr>
            <w:tcW w:w="547" w:type="pct"/>
          </w:tcPr>
          <w:p w14:paraId="34B7BC41" w14:textId="76083528" w:rsidR="00132402" w:rsidRPr="00050491" w:rsidRDefault="00132402" w:rsidP="00132402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[</w:t>
            </w:r>
            <w:ins w:id="205" w:author="BKL" w:date="2026-09-30T23:56:00Z">
              <w:r w:rsidRPr="00132402">
                <w:t>9.52</w:t>
              </w:r>
            </w:ins>
            <w:del w:id="206" w:author="BKL" w:date="2026-09-30T23:56:00Z" w16du:dateUtc="2026-09-30T14:56:00Z">
              <w:r w:rsidDel="00132402">
                <w:rPr>
                  <w:rFonts w:hint="eastAsia"/>
                </w:rPr>
                <w:delText>*</w:delText>
              </w:r>
            </w:del>
            <w:r>
              <w:rPr>
                <w:rFonts w:hint="eastAsia"/>
              </w:rPr>
              <w:t>]</w:t>
            </w:r>
            <w:r w:rsidRPr="00050491">
              <w:t>%</w:t>
            </w:r>
          </w:p>
        </w:tc>
      </w:tr>
      <w:tr w:rsidR="00132402" w14:paraId="47160F56" w14:textId="2AA03B25" w:rsidTr="00406041">
        <w:tc>
          <w:tcPr>
            <w:tcW w:w="467" w:type="pct"/>
            <w:vMerge w:val="restart"/>
            <w:shd w:val="clear" w:color="auto" w:fill="C6D9F1" w:themeFill="text2" w:themeFillTint="33"/>
            <w:vAlign w:val="center"/>
          </w:tcPr>
          <w:p w14:paraId="4EB73B25" w14:textId="77777777" w:rsidR="00132402" w:rsidRDefault="00132402" w:rsidP="00132402">
            <w:pPr>
              <w:spacing w:before="60" w:after="0" w:line="312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제</w:t>
            </w:r>
            <w:r>
              <w:rPr>
                <w:rFonts w:hint="eastAsia"/>
                <w:b/>
              </w:rPr>
              <w:t>2-2</w:t>
            </w:r>
            <w:r>
              <w:rPr>
                <w:rFonts w:hint="eastAsia"/>
                <w:b/>
              </w:rPr>
              <w:t>종</w:t>
            </w:r>
          </w:p>
          <w:p w14:paraId="6664ECEE" w14:textId="77777777" w:rsidR="00132402" w:rsidRDefault="00132402" w:rsidP="00132402">
            <w:pPr>
              <w:spacing w:before="60" w:after="0" w:line="312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종류주식</w:t>
            </w:r>
          </w:p>
        </w:tc>
        <w:tc>
          <w:tcPr>
            <w:tcW w:w="937" w:type="pct"/>
          </w:tcPr>
          <w:p w14:paraId="48E260BE" w14:textId="63E606BA" w:rsidR="00132402" w:rsidRDefault="00132402" w:rsidP="00132402">
            <w:pPr>
              <w:spacing w:before="60" w:after="0" w:line="312" w:lineRule="auto"/>
              <w:jc w:val="center"/>
            </w:pPr>
            <w:ins w:id="207" w:author="BKL" w:date="2026-09-30T23:55:00Z" w16du:dateUtc="2026-09-30T14:55:00Z">
              <w:r>
                <w:rPr>
                  <w:rFonts w:hint="eastAsia"/>
                </w:rPr>
                <w:t>이지스</w:t>
              </w:r>
              <w:r>
                <w:rPr>
                  <w:rFonts w:hint="eastAsia"/>
                </w:rPr>
                <w:t>K</w:t>
              </w:r>
              <w:r>
                <w:rPr>
                  <w:rFonts w:hint="eastAsia"/>
                </w:rPr>
                <w:t>리츠펀드</w:t>
              </w:r>
            </w:ins>
            <w:del w:id="208" w:author="BKL" w:date="2026-09-30T23:55:00Z" w16du:dateUtc="2026-09-30T14:55:00Z">
              <w:r w:rsidDel="004C1878">
                <w:rPr>
                  <w:rFonts w:hint="eastAsia"/>
                </w:rPr>
                <w:delText>삼성증권</w:delText>
              </w:r>
            </w:del>
          </w:p>
        </w:tc>
        <w:tc>
          <w:tcPr>
            <w:tcW w:w="625" w:type="pct"/>
          </w:tcPr>
          <w:p w14:paraId="2FA643A6" w14:textId="5CF00FB4" w:rsidR="00132402" w:rsidRDefault="00132402" w:rsidP="00132402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25,000</w:t>
            </w:r>
            <w:r w:rsidRPr="000D59D2">
              <w:rPr>
                <w:rFonts w:hint="eastAsia"/>
              </w:rPr>
              <w:t>원</w:t>
            </w:r>
          </w:p>
        </w:tc>
        <w:tc>
          <w:tcPr>
            <w:tcW w:w="1094" w:type="pct"/>
          </w:tcPr>
          <w:p w14:paraId="187DFCFE" w14:textId="307456F8" w:rsidR="00132402" w:rsidRPr="006475DA" w:rsidRDefault="00132402" w:rsidP="00132402">
            <w:pPr>
              <w:spacing w:before="60" w:after="0" w:line="312" w:lineRule="auto"/>
              <w:jc w:val="right"/>
            </w:pPr>
            <w:ins w:id="209" w:author="BKL" w:date="2026-09-30T23:55:00Z" w16du:dateUtc="2026-09-30T14:55:00Z">
              <w:r>
                <w:rPr>
                  <w:rFonts w:hint="eastAsia"/>
                </w:rPr>
                <w:t>[</w:t>
              </w:r>
              <w:r w:rsidRPr="00132402">
                <w:t>10,000,000,000</w:t>
              </w:r>
              <w:r>
                <w:rPr>
                  <w:rFonts w:hint="eastAsia"/>
                </w:rPr>
                <w:t>]</w:t>
              </w:r>
              <w:r w:rsidRPr="006475DA">
                <w:rPr>
                  <w:rFonts w:hint="eastAsia"/>
                </w:rPr>
                <w:t>원</w:t>
              </w:r>
            </w:ins>
            <w:del w:id="210" w:author="BKL" w:date="2026-09-30T23:55:00Z" w16du:dateUtc="2026-09-30T14:55:00Z">
              <w:r w:rsidDel="00C02D3B">
                <w:rPr>
                  <w:rFonts w:hint="eastAsia"/>
                </w:rPr>
                <w:delText>[*]</w:delText>
              </w:r>
              <w:r w:rsidRPr="006475DA" w:rsidDel="00C02D3B">
                <w:rPr>
                  <w:rFonts w:hint="eastAsia"/>
                </w:rPr>
                <w:delText>원</w:delText>
              </w:r>
            </w:del>
          </w:p>
        </w:tc>
        <w:tc>
          <w:tcPr>
            <w:tcW w:w="783" w:type="pct"/>
          </w:tcPr>
          <w:p w14:paraId="345F4CE7" w14:textId="55CFF57B" w:rsidR="00132402" w:rsidRDefault="00132402" w:rsidP="00132402">
            <w:pPr>
              <w:spacing w:before="60" w:after="0" w:line="312" w:lineRule="auto"/>
              <w:jc w:val="right"/>
            </w:pPr>
            <w:ins w:id="211" w:author="BKL" w:date="2026-09-30T23:55:00Z" w16du:dateUtc="2026-09-30T14:55:00Z">
              <w:r>
                <w:rPr>
                  <w:rFonts w:hint="eastAsia"/>
                </w:rPr>
                <w:t>[</w:t>
              </w:r>
              <w:r w:rsidRPr="00132402">
                <w:t>400,000</w:t>
              </w:r>
              <w:r>
                <w:rPr>
                  <w:rFonts w:hint="eastAsia"/>
                </w:rPr>
                <w:t>]</w:t>
              </w:r>
              <w:r>
                <w:rPr>
                  <w:rFonts w:hint="eastAsia"/>
                </w:rPr>
                <w:t>주</w:t>
              </w:r>
            </w:ins>
            <w:del w:id="212" w:author="BKL" w:date="2026-09-30T23:55:00Z" w16du:dateUtc="2026-09-30T14:55:00Z">
              <w:r w:rsidDel="00C02D3B">
                <w:rPr>
                  <w:rFonts w:hint="eastAsia"/>
                </w:rPr>
                <w:delText>[*]</w:delText>
              </w:r>
              <w:r w:rsidDel="00C02D3B">
                <w:rPr>
                  <w:rFonts w:hint="eastAsia"/>
                </w:rPr>
                <w:delText>주</w:delText>
              </w:r>
            </w:del>
          </w:p>
        </w:tc>
        <w:tc>
          <w:tcPr>
            <w:tcW w:w="547" w:type="pct"/>
          </w:tcPr>
          <w:p w14:paraId="3DB9BBBD" w14:textId="1EB8DB5D" w:rsidR="00132402" w:rsidRPr="00A52DF5" w:rsidRDefault="00132402" w:rsidP="00132402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[</w:t>
            </w:r>
            <w:ins w:id="213" w:author="BKL" w:date="2026-09-30T23:57:00Z">
              <w:r w:rsidRPr="00132402">
                <w:t>6.29</w:t>
              </w:r>
            </w:ins>
            <w:del w:id="214" w:author="BKL" w:date="2026-09-30T23:57:00Z" w16du:dateUtc="2026-09-30T14:57:00Z">
              <w:r w:rsidDel="00132402">
                <w:rPr>
                  <w:rFonts w:hint="eastAsia"/>
                </w:rPr>
                <w:delText>*</w:delText>
              </w:r>
            </w:del>
            <w:r>
              <w:rPr>
                <w:rFonts w:hint="eastAsia"/>
              </w:rPr>
              <w:t>]</w:t>
            </w:r>
            <w:r w:rsidRPr="00050491">
              <w:t>%</w:t>
            </w:r>
          </w:p>
        </w:tc>
        <w:tc>
          <w:tcPr>
            <w:tcW w:w="547" w:type="pct"/>
          </w:tcPr>
          <w:p w14:paraId="6009BF86" w14:textId="0FD1C0B2" w:rsidR="00132402" w:rsidRPr="00A52DF5" w:rsidRDefault="00132402" w:rsidP="00132402">
            <w:pPr>
              <w:spacing w:before="60" w:after="0" w:line="312" w:lineRule="auto"/>
              <w:jc w:val="right"/>
            </w:pPr>
            <w:del w:id="215" w:author="BKL" w:date="2026-09-30T23:57:00Z" w16du:dateUtc="2026-09-30T14:57:00Z">
              <w:r w:rsidDel="00132402">
                <w:rPr>
                  <w:rFonts w:hint="eastAsia"/>
                </w:rPr>
                <w:delText>[*]</w:delText>
              </w:r>
              <w:r w:rsidRPr="00050491" w:rsidDel="00132402">
                <w:delText>%</w:delText>
              </w:r>
            </w:del>
            <w:ins w:id="216" w:author="BKL" w:date="2026-09-30T23:57:00Z" w16du:dateUtc="2026-09-30T14:57:00Z">
              <w:r>
                <w:rPr>
                  <w:rFonts w:hint="eastAsia"/>
                </w:rPr>
                <w:t>-</w:t>
              </w:r>
            </w:ins>
          </w:p>
        </w:tc>
      </w:tr>
      <w:tr w:rsidR="00132402" w14:paraId="4D3FD773" w14:textId="77777777" w:rsidTr="00406041">
        <w:tc>
          <w:tcPr>
            <w:tcW w:w="467" w:type="pct"/>
            <w:vMerge/>
            <w:shd w:val="clear" w:color="auto" w:fill="C6D9F1" w:themeFill="text2" w:themeFillTint="33"/>
            <w:vAlign w:val="center"/>
          </w:tcPr>
          <w:p w14:paraId="714F7276" w14:textId="77777777" w:rsidR="00132402" w:rsidRDefault="00132402" w:rsidP="00132402">
            <w:pPr>
              <w:spacing w:before="60" w:after="0" w:line="312" w:lineRule="auto"/>
              <w:jc w:val="center"/>
              <w:rPr>
                <w:b/>
              </w:rPr>
            </w:pPr>
          </w:p>
        </w:tc>
        <w:tc>
          <w:tcPr>
            <w:tcW w:w="937" w:type="pct"/>
          </w:tcPr>
          <w:p w14:paraId="0FE71759" w14:textId="6862B203" w:rsidR="00132402" w:rsidRDefault="00132402" w:rsidP="00132402">
            <w:pPr>
              <w:spacing w:before="60" w:after="0" w:line="312" w:lineRule="auto"/>
              <w:jc w:val="center"/>
            </w:pPr>
            <w:ins w:id="217" w:author="BKL" w:date="2026-09-30T23:55:00Z" w16du:dateUtc="2026-09-30T14:55:00Z">
              <w:r>
                <w:rPr>
                  <w:rFonts w:hint="eastAsia"/>
                  <w:szCs w:val="24"/>
                </w:rPr>
                <w:t>기계설비건설공제조합</w:t>
              </w:r>
              <w:r w:rsidDel="00132402">
                <w:rPr>
                  <w:rFonts w:hint="eastAsia"/>
                </w:rPr>
                <w:t xml:space="preserve"> </w:t>
              </w:r>
            </w:ins>
            <w:del w:id="218" w:author="BKL" w:date="2026-09-30T23:55:00Z" w16du:dateUtc="2026-09-30T14:55:00Z">
              <w:r w:rsidDel="004C1878">
                <w:rPr>
                  <w:rFonts w:hint="eastAsia"/>
                </w:rPr>
                <w:delText>이지스</w:delText>
              </w:r>
              <w:r w:rsidDel="004C1878">
                <w:rPr>
                  <w:rFonts w:hint="eastAsia"/>
                </w:rPr>
                <w:delText>K</w:delText>
              </w:r>
              <w:r w:rsidDel="004C1878">
                <w:rPr>
                  <w:rFonts w:hint="eastAsia"/>
                </w:rPr>
                <w:delText>리츠펀드</w:delText>
              </w:r>
            </w:del>
          </w:p>
        </w:tc>
        <w:tc>
          <w:tcPr>
            <w:tcW w:w="625" w:type="pct"/>
          </w:tcPr>
          <w:p w14:paraId="2F777C30" w14:textId="40610CFF" w:rsidR="00132402" w:rsidRDefault="00132402" w:rsidP="00132402">
            <w:pPr>
              <w:spacing w:before="60" w:after="0" w:line="312" w:lineRule="auto"/>
              <w:jc w:val="right"/>
            </w:pPr>
            <w:r w:rsidRPr="000E6F09">
              <w:rPr>
                <w:rFonts w:hint="eastAsia"/>
              </w:rPr>
              <w:t>25,000</w:t>
            </w:r>
            <w:r w:rsidRPr="000E6F09">
              <w:rPr>
                <w:rFonts w:hint="eastAsia"/>
              </w:rPr>
              <w:t>원</w:t>
            </w:r>
          </w:p>
        </w:tc>
        <w:tc>
          <w:tcPr>
            <w:tcW w:w="1094" w:type="pct"/>
          </w:tcPr>
          <w:p w14:paraId="15E40286" w14:textId="677D96C7" w:rsidR="00132402" w:rsidRPr="00A52DF5" w:rsidRDefault="00132402" w:rsidP="00132402">
            <w:pPr>
              <w:spacing w:before="60" w:after="0" w:line="312" w:lineRule="auto"/>
              <w:jc w:val="right"/>
            </w:pPr>
            <w:ins w:id="219" w:author="BKL" w:date="2026-09-30T23:55:00Z" w16du:dateUtc="2026-09-30T14:55:00Z">
              <w:r w:rsidRPr="00132402">
                <w:t>12</w:t>
              </w:r>
              <w:r>
                <w:rPr>
                  <w:rFonts w:hint="eastAsia"/>
                </w:rPr>
                <w:t>,000,000,000</w:t>
              </w:r>
              <w:r>
                <w:rPr>
                  <w:rFonts w:hint="eastAsia"/>
                </w:rPr>
                <w:t>원</w:t>
              </w:r>
            </w:ins>
            <w:del w:id="220" w:author="BKL" w:date="2026-09-30T23:55:00Z" w16du:dateUtc="2026-09-30T14:55:00Z">
              <w:r w:rsidDel="00C02D3B">
                <w:rPr>
                  <w:rFonts w:hint="eastAsia"/>
                </w:rPr>
                <w:delText>10,000,000,000</w:delText>
              </w:r>
              <w:r w:rsidDel="00C02D3B">
                <w:rPr>
                  <w:rFonts w:hint="eastAsia"/>
                </w:rPr>
                <w:delText>원</w:delText>
              </w:r>
            </w:del>
          </w:p>
        </w:tc>
        <w:tc>
          <w:tcPr>
            <w:tcW w:w="783" w:type="pct"/>
          </w:tcPr>
          <w:p w14:paraId="67419449" w14:textId="1684BEFA" w:rsidR="00132402" w:rsidRPr="00A52DF5" w:rsidRDefault="00132402" w:rsidP="00132402">
            <w:pPr>
              <w:spacing w:before="60" w:after="0" w:line="312" w:lineRule="auto"/>
              <w:jc w:val="right"/>
            </w:pPr>
            <w:ins w:id="221" w:author="BKL" w:date="2026-09-30T23:55:00Z" w16du:dateUtc="2026-09-30T14:55:00Z">
              <w:r w:rsidRPr="00132402">
                <w:t>48</w:t>
              </w:r>
              <w:r>
                <w:rPr>
                  <w:rFonts w:hint="eastAsia"/>
                </w:rPr>
                <w:t>0,000</w:t>
              </w:r>
              <w:r>
                <w:rPr>
                  <w:rFonts w:hint="eastAsia"/>
                </w:rPr>
                <w:t>주</w:t>
              </w:r>
            </w:ins>
            <w:del w:id="222" w:author="BKL" w:date="2026-09-30T23:55:00Z" w16du:dateUtc="2026-09-30T14:55:00Z">
              <w:r w:rsidDel="00C02D3B">
                <w:rPr>
                  <w:rFonts w:hint="eastAsia"/>
                </w:rPr>
                <w:delText>400,000</w:delText>
              </w:r>
              <w:r w:rsidDel="00C02D3B">
                <w:rPr>
                  <w:rFonts w:hint="eastAsia"/>
                </w:rPr>
                <w:delText>주</w:delText>
              </w:r>
            </w:del>
          </w:p>
        </w:tc>
        <w:tc>
          <w:tcPr>
            <w:tcW w:w="547" w:type="pct"/>
          </w:tcPr>
          <w:p w14:paraId="59E2AAE8" w14:textId="43B83068" w:rsidR="00132402" w:rsidRPr="00050491" w:rsidRDefault="00132402" w:rsidP="00132402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[</w:t>
            </w:r>
            <w:ins w:id="223" w:author="BKL" w:date="2026-09-30T23:57:00Z">
              <w:r w:rsidRPr="00132402">
                <w:t>7.55</w:t>
              </w:r>
            </w:ins>
            <w:del w:id="224" w:author="BKL" w:date="2026-09-30T23:57:00Z" w16du:dateUtc="2026-09-30T14:57:00Z">
              <w:r w:rsidDel="00132402">
                <w:rPr>
                  <w:rFonts w:hint="eastAsia"/>
                </w:rPr>
                <w:delText>*</w:delText>
              </w:r>
            </w:del>
            <w:r>
              <w:rPr>
                <w:rFonts w:hint="eastAsia"/>
              </w:rPr>
              <w:t>]</w:t>
            </w:r>
            <w:r w:rsidRPr="00050491">
              <w:t>%</w:t>
            </w:r>
          </w:p>
        </w:tc>
        <w:tc>
          <w:tcPr>
            <w:tcW w:w="547" w:type="pct"/>
          </w:tcPr>
          <w:p w14:paraId="67C35FD2" w14:textId="60338CD5" w:rsidR="00132402" w:rsidRDefault="00132402" w:rsidP="00132402">
            <w:pPr>
              <w:spacing w:before="60" w:after="0" w:line="312" w:lineRule="auto"/>
              <w:jc w:val="right"/>
            </w:pPr>
            <w:del w:id="225" w:author="BKL" w:date="2026-09-30T23:57:00Z" w16du:dateUtc="2026-09-30T14:57:00Z">
              <w:r w:rsidDel="00132402">
                <w:rPr>
                  <w:rFonts w:hint="eastAsia"/>
                </w:rPr>
                <w:delText>[*]</w:delText>
              </w:r>
              <w:r w:rsidRPr="00050491" w:rsidDel="00132402">
                <w:delText>%</w:delText>
              </w:r>
            </w:del>
            <w:ins w:id="226" w:author="BKL" w:date="2026-09-30T23:57:00Z" w16du:dateUtc="2026-09-30T14:57:00Z">
              <w:r>
                <w:rPr>
                  <w:rFonts w:hint="eastAsia"/>
                </w:rPr>
                <w:t>-</w:t>
              </w:r>
            </w:ins>
          </w:p>
        </w:tc>
      </w:tr>
      <w:tr w:rsidR="00406041" w14:paraId="253BCFDC" w14:textId="710563A6" w:rsidTr="00406041">
        <w:tc>
          <w:tcPr>
            <w:tcW w:w="467" w:type="pct"/>
            <w:shd w:val="clear" w:color="auto" w:fill="C6D9F1" w:themeFill="text2" w:themeFillTint="33"/>
            <w:vAlign w:val="center"/>
          </w:tcPr>
          <w:p w14:paraId="345732C8" w14:textId="77777777" w:rsidR="00406041" w:rsidRDefault="00406041" w:rsidP="00406041">
            <w:pPr>
              <w:spacing w:before="60" w:after="0" w:line="312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제</w:t>
            </w:r>
            <w:r>
              <w:rPr>
                <w:rFonts w:hint="eastAsia"/>
                <w:b/>
              </w:rPr>
              <w:t>3</w:t>
            </w:r>
            <w:r>
              <w:rPr>
                <w:rFonts w:hint="eastAsia"/>
                <w:b/>
              </w:rPr>
              <w:t>종</w:t>
            </w:r>
          </w:p>
          <w:p w14:paraId="1043E2A6" w14:textId="77777777" w:rsidR="00406041" w:rsidRDefault="00406041" w:rsidP="00406041">
            <w:pPr>
              <w:spacing w:before="60" w:after="0" w:line="312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종류주식</w:t>
            </w:r>
          </w:p>
        </w:tc>
        <w:tc>
          <w:tcPr>
            <w:tcW w:w="937" w:type="pct"/>
          </w:tcPr>
          <w:p w14:paraId="175AB26E" w14:textId="1A46EA91" w:rsidR="00406041" w:rsidRDefault="00406041" w:rsidP="00406041">
            <w:pPr>
              <w:spacing w:before="60" w:after="0" w:line="312" w:lineRule="auto"/>
              <w:jc w:val="center"/>
            </w:pPr>
            <w:del w:id="227" w:author="BKL" w:date="2026-09-30T23:38:00Z" w16du:dateUtc="2026-09-30T14:38:00Z">
              <w:r w:rsidDel="00EF650C">
                <w:rPr>
                  <w:rFonts w:hint="eastAsia"/>
                </w:rPr>
                <w:delText>엘에프</w:delText>
              </w:r>
            </w:del>
            <w:ins w:id="228" w:author="BKL" w:date="2026-09-30T23:38:00Z" w16du:dateUtc="2026-09-30T14:38:00Z">
              <w:r w:rsidR="00EF650C">
                <w:rPr>
                  <w:rFonts w:hint="eastAsia"/>
                </w:rPr>
                <w:t>코크렙안양</w:t>
              </w:r>
            </w:ins>
          </w:p>
        </w:tc>
        <w:tc>
          <w:tcPr>
            <w:tcW w:w="625" w:type="pct"/>
          </w:tcPr>
          <w:p w14:paraId="0D7BDB50" w14:textId="151639AC" w:rsidR="00406041" w:rsidRDefault="00132402" w:rsidP="00406041">
            <w:pPr>
              <w:spacing w:before="60" w:after="0" w:line="312" w:lineRule="auto"/>
              <w:jc w:val="right"/>
            </w:pPr>
            <w:ins w:id="229" w:author="BKL" w:date="2026-09-30T23:55:00Z" w16du:dateUtc="2026-09-30T14:55:00Z">
              <w:r w:rsidRPr="00132402">
                <w:t>23</w:t>
              </w:r>
              <w:r>
                <w:rPr>
                  <w:rFonts w:hint="eastAsia"/>
                </w:rPr>
                <w:t>,000</w:t>
              </w:r>
            </w:ins>
            <w:del w:id="230" w:author="BKL" w:date="2026-09-30T23:55:00Z" w16du:dateUtc="2026-09-30T14:55:00Z">
              <w:r w:rsidR="00406041" w:rsidDel="00132402">
                <w:rPr>
                  <w:rFonts w:hint="eastAsia"/>
                </w:rPr>
                <w:delText>25,000</w:delText>
              </w:r>
            </w:del>
            <w:r w:rsidR="00406041" w:rsidRPr="000D59D2">
              <w:rPr>
                <w:rFonts w:hint="eastAsia"/>
              </w:rPr>
              <w:t>원</w:t>
            </w:r>
          </w:p>
        </w:tc>
        <w:tc>
          <w:tcPr>
            <w:tcW w:w="1094" w:type="pct"/>
          </w:tcPr>
          <w:p w14:paraId="63994C20" w14:textId="0DFCF09C" w:rsidR="00406041" w:rsidRPr="006475DA" w:rsidRDefault="00406041" w:rsidP="00406041">
            <w:pPr>
              <w:spacing w:before="60" w:after="0" w:line="312" w:lineRule="auto"/>
              <w:jc w:val="right"/>
            </w:pPr>
            <w:r w:rsidRPr="00A52DF5">
              <w:t>10,000,000</w:t>
            </w:r>
            <w:r>
              <w:rPr>
                <w:rFonts w:hint="eastAsia"/>
              </w:rPr>
              <w:t>,000</w:t>
            </w:r>
            <w:r w:rsidRPr="006475DA">
              <w:rPr>
                <w:rFonts w:hint="eastAsia"/>
              </w:rPr>
              <w:t>원</w:t>
            </w:r>
          </w:p>
        </w:tc>
        <w:tc>
          <w:tcPr>
            <w:tcW w:w="783" w:type="pct"/>
          </w:tcPr>
          <w:p w14:paraId="0B0A4D15" w14:textId="0DAB3623" w:rsidR="00406041" w:rsidRDefault="00132402" w:rsidP="00406041">
            <w:pPr>
              <w:spacing w:before="60" w:after="0" w:line="312" w:lineRule="auto"/>
              <w:jc w:val="right"/>
            </w:pPr>
            <w:ins w:id="231" w:author="BKL" w:date="2026-09-30T23:55:00Z" w16du:dateUtc="2026-09-30T14:55:00Z">
              <w:r>
                <w:rPr>
                  <w:rFonts w:hint="eastAsia"/>
                </w:rPr>
                <w:t>[</w:t>
              </w:r>
              <w:r w:rsidRPr="00132402">
                <w:t>434,783</w:t>
              </w:r>
              <w:r>
                <w:rPr>
                  <w:rFonts w:hint="eastAsia"/>
                </w:rPr>
                <w:t>]</w:t>
              </w:r>
            </w:ins>
            <w:del w:id="232" w:author="BKL" w:date="2026-09-30T23:55:00Z" w16du:dateUtc="2026-09-30T14:55:00Z">
              <w:r w:rsidR="00406041" w:rsidRPr="00A52DF5" w:rsidDel="00132402">
                <w:delText>400,000</w:delText>
              </w:r>
            </w:del>
            <w:r w:rsidR="00406041">
              <w:rPr>
                <w:rFonts w:hint="eastAsia"/>
              </w:rPr>
              <w:t>주</w:t>
            </w:r>
          </w:p>
        </w:tc>
        <w:tc>
          <w:tcPr>
            <w:tcW w:w="547" w:type="pct"/>
          </w:tcPr>
          <w:p w14:paraId="2DB9CF1E" w14:textId="70356C00" w:rsidR="00406041" w:rsidRPr="00A52DF5" w:rsidRDefault="00406041" w:rsidP="00406041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[</w:t>
            </w:r>
            <w:ins w:id="233" w:author="BKL" w:date="2026-09-30T23:57:00Z">
              <w:r w:rsidR="00132402" w:rsidRPr="00132402">
                <w:t>6.84</w:t>
              </w:r>
            </w:ins>
            <w:del w:id="234" w:author="BKL" w:date="2026-09-30T23:57:00Z" w16du:dateUtc="2026-09-30T14:57:00Z">
              <w:r w:rsidDel="00132402">
                <w:rPr>
                  <w:rFonts w:hint="eastAsia"/>
                </w:rPr>
                <w:delText>*</w:delText>
              </w:r>
            </w:del>
            <w:r>
              <w:rPr>
                <w:rFonts w:hint="eastAsia"/>
              </w:rPr>
              <w:t>]</w:t>
            </w:r>
            <w:r w:rsidRPr="00050491">
              <w:t>%</w:t>
            </w:r>
          </w:p>
        </w:tc>
        <w:tc>
          <w:tcPr>
            <w:tcW w:w="547" w:type="pct"/>
          </w:tcPr>
          <w:p w14:paraId="76CCCDB0" w14:textId="2FBD0FC6" w:rsidR="00406041" w:rsidRPr="00A52DF5" w:rsidRDefault="00406041" w:rsidP="00406041">
            <w:pPr>
              <w:spacing w:before="60" w:after="0" w:line="312" w:lineRule="auto"/>
              <w:jc w:val="right"/>
            </w:pPr>
            <w:del w:id="235" w:author="BKL" w:date="2026-09-30T23:57:00Z" w16du:dateUtc="2026-09-30T14:57:00Z">
              <w:r w:rsidDel="00132402">
                <w:rPr>
                  <w:rFonts w:hint="eastAsia"/>
                </w:rPr>
                <w:delText>[*]</w:delText>
              </w:r>
              <w:r w:rsidRPr="00050491" w:rsidDel="00132402">
                <w:delText>%</w:delText>
              </w:r>
            </w:del>
            <w:ins w:id="236" w:author="BKL" w:date="2026-09-30T23:57:00Z" w16du:dateUtc="2026-09-30T14:57:00Z">
              <w:r w:rsidR="00132402">
                <w:rPr>
                  <w:rFonts w:hint="eastAsia"/>
                </w:rPr>
                <w:t>-</w:t>
              </w:r>
            </w:ins>
          </w:p>
        </w:tc>
      </w:tr>
      <w:tr w:rsidR="00132402" w14:paraId="74D9ED1A" w14:textId="29FBD8D7" w:rsidTr="00406041">
        <w:tc>
          <w:tcPr>
            <w:tcW w:w="467" w:type="pct"/>
            <w:shd w:val="clear" w:color="auto" w:fill="C6D9F1" w:themeFill="text2" w:themeFillTint="33"/>
            <w:vAlign w:val="center"/>
          </w:tcPr>
          <w:p w14:paraId="02A1EB5D" w14:textId="77777777" w:rsidR="00132402" w:rsidRDefault="00132402" w:rsidP="00132402">
            <w:pPr>
              <w:spacing w:before="60" w:after="0" w:line="312" w:lineRule="auto"/>
              <w:jc w:val="center"/>
            </w:pPr>
          </w:p>
        </w:tc>
        <w:tc>
          <w:tcPr>
            <w:tcW w:w="1562" w:type="pct"/>
            <w:gridSpan w:val="2"/>
            <w:vAlign w:val="center"/>
          </w:tcPr>
          <w:p w14:paraId="18CF0A5B" w14:textId="77777777" w:rsidR="00132402" w:rsidRDefault="00132402" w:rsidP="00132402">
            <w:pPr>
              <w:spacing w:before="60" w:after="0" w:line="312" w:lineRule="auto"/>
              <w:jc w:val="center"/>
            </w:pPr>
            <w:r>
              <w:rPr>
                <w:rFonts w:hint="eastAsia"/>
              </w:rPr>
              <w:t>합계</w:t>
            </w:r>
          </w:p>
        </w:tc>
        <w:tc>
          <w:tcPr>
            <w:tcW w:w="1094" w:type="pct"/>
          </w:tcPr>
          <w:p w14:paraId="59CD080C" w14:textId="44835D99" w:rsidR="00132402" w:rsidRDefault="00132402" w:rsidP="00132402">
            <w:pPr>
              <w:spacing w:before="60" w:after="0" w:line="312" w:lineRule="auto"/>
              <w:jc w:val="right"/>
            </w:pPr>
            <w:ins w:id="237" w:author="BKL" w:date="2026-09-30T23:55:00Z" w16du:dateUtc="2026-09-30T14:55:00Z">
              <w:r w:rsidRPr="00132402">
                <w:t>[98,800,009,000]</w:t>
              </w:r>
              <w:r w:rsidRPr="006475DA">
                <w:rPr>
                  <w:rFonts w:hint="eastAsia"/>
                </w:rPr>
                <w:t>원</w:t>
              </w:r>
            </w:ins>
            <w:del w:id="238" w:author="BKL" w:date="2026-09-30T23:55:00Z" w16du:dateUtc="2026-09-30T14:55:00Z">
              <w:r w:rsidRPr="00050491" w:rsidDel="00F233F6">
                <w:delText>98,800,000,000</w:delText>
              </w:r>
              <w:r w:rsidRPr="006475DA" w:rsidDel="00F233F6">
                <w:rPr>
                  <w:rFonts w:hint="eastAsia"/>
                </w:rPr>
                <w:delText>원</w:delText>
              </w:r>
            </w:del>
          </w:p>
        </w:tc>
        <w:tc>
          <w:tcPr>
            <w:tcW w:w="783" w:type="pct"/>
          </w:tcPr>
          <w:p w14:paraId="29BA8DAD" w14:textId="02E2C17E" w:rsidR="00132402" w:rsidRDefault="00132402" w:rsidP="00132402">
            <w:pPr>
              <w:spacing w:before="60" w:after="0" w:line="312" w:lineRule="auto"/>
              <w:jc w:val="right"/>
            </w:pPr>
            <w:ins w:id="239" w:author="BKL" w:date="2026-09-30T23:55:00Z" w16du:dateUtc="2026-09-30T14:55:00Z">
              <w:r w:rsidRPr="00132402">
                <w:t>[6,354,783]</w:t>
              </w:r>
              <w:r>
                <w:rPr>
                  <w:rFonts w:hint="eastAsia"/>
                </w:rPr>
                <w:t>주</w:t>
              </w:r>
            </w:ins>
            <w:del w:id="240" w:author="BKL" w:date="2026-09-30T23:55:00Z" w16du:dateUtc="2026-09-30T14:55:00Z">
              <w:r w:rsidRPr="00050491" w:rsidDel="00F233F6">
                <w:delText>6,320,000</w:delText>
              </w:r>
              <w:r w:rsidDel="00F233F6">
                <w:rPr>
                  <w:rFonts w:hint="eastAsia"/>
                </w:rPr>
                <w:delText>주</w:delText>
              </w:r>
            </w:del>
          </w:p>
        </w:tc>
        <w:tc>
          <w:tcPr>
            <w:tcW w:w="547" w:type="pct"/>
          </w:tcPr>
          <w:p w14:paraId="067C6305" w14:textId="1CACB9EF" w:rsidR="00132402" w:rsidRPr="006475DA" w:rsidRDefault="00132402" w:rsidP="00132402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100.0%</w:t>
            </w:r>
          </w:p>
        </w:tc>
        <w:tc>
          <w:tcPr>
            <w:tcW w:w="547" w:type="pct"/>
          </w:tcPr>
          <w:p w14:paraId="3DBA8C58" w14:textId="279A756D" w:rsidR="00132402" w:rsidRPr="006475DA" w:rsidRDefault="00132402" w:rsidP="00132402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100.0%</w:t>
            </w:r>
          </w:p>
        </w:tc>
      </w:tr>
    </w:tbl>
    <w:p w14:paraId="6BB497F1" w14:textId="77777777" w:rsidR="00D1679A" w:rsidRDefault="00D1679A" w:rsidP="008F1176">
      <w:pPr>
        <w:rPr>
          <w:ins w:id="241" w:author="BKL" w:date="2026-10-01T00:03:00Z" w16du:dateUtc="2026-09-30T15:03:00Z"/>
        </w:rPr>
      </w:pPr>
    </w:p>
    <w:p w14:paraId="0523A6DF" w14:textId="0E2D7466" w:rsidR="00870463" w:rsidRPr="00870463" w:rsidRDefault="00870463" w:rsidP="00870463">
      <w:pPr>
        <w:pStyle w:val="2"/>
        <w:spacing w:before="60" w:line="312" w:lineRule="auto"/>
        <w:ind w:left="851" w:hanging="851"/>
        <w:rPr>
          <w:ins w:id="242" w:author="BKL" w:date="2026-10-01T00:03:00Z" w16du:dateUtc="2026-09-30T15:03:00Z"/>
          <w:szCs w:val="24"/>
        </w:rPr>
      </w:pPr>
      <w:ins w:id="243" w:author="BKL" w:date="2026-10-01T00:03:00Z" w16du:dateUtc="2026-09-30T15:03:00Z">
        <w:r w:rsidRPr="00870463">
          <w:rPr>
            <w:szCs w:val="24"/>
          </w:rPr>
          <w:t>제</w:t>
        </w:r>
        <w:r w:rsidRPr="00870463">
          <w:rPr>
            <w:szCs w:val="24"/>
          </w:rPr>
          <w:t>2.1</w:t>
        </w:r>
        <w:r w:rsidRPr="00870463">
          <w:rPr>
            <w:szCs w:val="24"/>
          </w:rPr>
          <w:t>조</w:t>
        </w:r>
        <w:r w:rsidRPr="00870463">
          <w:rPr>
            <w:szCs w:val="24"/>
          </w:rPr>
          <w:t xml:space="preserve"> </w:t>
        </w:r>
        <w:r w:rsidRPr="00870463">
          <w:rPr>
            <w:szCs w:val="24"/>
          </w:rPr>
          <w:t>표</w:t>
        </w:r>
        <w:r w:rsidRPr="00870463">
          <w:rPr>
            <w:szCs w:val="24"/>
          </w:rPr>
          <w:t xml:space="preserve"> </w:t>
        </w:r>
        <w:r w:rsidRPr="00870463">
          <w:rPr>
            <w:szCs w:val="24"/>
          </w:rPr>
          <w:t>기재</w:t>
        </w:r>
        <w:r w:rsidRPr="00870463">
          <w:rPr>
            <w:szCs w:val="24"/>
          </w:rPr>
          <w:t xml:space="preserve"> </w:t>
        </w:r>
        <w:r w:rsidRPr="00870463">
          <w:rPr>
            <w:szCs w:val="24"/>
          </w:rPr>
          <w:t>주주</w:t>
        </w:r>
        <w:r w:rsidRPr="00870463">
          <w:rPr>
            <w:szCs w:val="24"/>
          </w:rPr>
          <w:t xml:space="preserve"> </w:t>
        </w:r>
        <w:r w:rsidRPr="00870463">
          <w:rPr>
            <w:szCs w:val="24"/>
          </w:rPr>
          <w:t>당사자</w:t>
        </w:r>
        <w:r w:rsidRPr="00870463">
          <w:rPr>
            <w:szCs w:val="24"/>
          </w:rPr>
          <w:t>(</w:t>
        </w:r>
        <w:r w:rsidRPr="00870463">
          <w:rPr>
            <w:szCs w:val="24"/>
          </w:rPr>
          <w:t>코람코라이프인프라리츠</w:t>
        </w:r>
        <w:r w:rsidRPr="00870463">
          <w:rPr>
            <w:szCs w:val="24"/>
          </w:rPr>
          <w:t xml:space="preserve"> </w:t>
        </w:r>
        <w:r w:rsidRPr="00870463">
          <w:rPr>
            <w:szCs w:val="24"/>
          </w:rPr>
          <w:t>및</w:t>
        </w:r>
        <w:r w:rsidRPr="00870463">
          <w:rPr>
            <w:szCs w:val="24"/>
          </w:rPr>
          <w:t xml:space="preserve"> </w:t>
        </w:r>
        <w:r>
          <w:rPr>
            <w:rFonts w:hint="eastAsia"/>
            <w:szCs w:val="24"/>
          </w:rPr>
          <w:t>코크렙안양</w:t>
        </w:r>
        <w:r w:rsidRPr="00870463">
          <w:rPr>
            <w:szCs w:val="24"/>
          </w:rPr>
          <w:t>은</w:t>
        </w:r>
        <w:r w:rsidRPr="00870463">
          <w:rPr>
            <w:szCs w:val="24"/>
          </w:rPr>
          <w:t xml:space="preserve"> </w:t>
        </w:r>
        <w:r w:rsidRPr="00870463">
          <w:rPr>
            <w:szCs w:val="24"/>
          </w:rPr>
          <w:t>제외한다</w:t>
        </w:r>
        <w:r w:rsidRPr="00870463">
          <w:rPr>
            <w:szCs w:val="24"/>
          </w:rPr>
          <w:t xml:space="preserve">) </w:t>
        </w:r>
        <w:r w:rsidRPr="00870463">
          <w:rPr>
            <w:szCs w:val="24"/>
          </w:rPr>
          <w:t>중</w:t>
        </w:r>
        <w:r w:rsidRPr="00870463">
          <w:rPr>
            <w:szCs w:val="24"/>
          </w:rPr>
          <w:t xml:space="preserve"> </w:t>
        </w:r>
        <w:r w:rsidRPr="00870463">
          <w:rPr>
            <w:szCs w:val="24"/>
          </w:rPr>
          <w:t>어느</w:t>
        </w:r>
        <w:r w:rsidRPr="00870463">
          <w:rPr>
            <w:szCs w:val="24"/>
          </w:rPr>
          <w:t xml:space="preserve"> </w:t>
        </w:r>
        <w:r w:rsidRPr="00870463">
          <w:rPr>
            <w:szCs w:val="24"/>
          </w:rPr>
          <w:t>당사자</w:t>
        </w:r>
        <w:r w:rsidRPr="00870463">
          <w:rPr>
            <w:szCs w:val="24"/>
          </w:rPr>
          <w:t>(</w:t>
        </w:r>
        <w:r w:rsidRPr="00870463">
          <w:rPr>
            <w:szCs w:val="24"/>
          </w:rPr>
          <w:t>이하</w:t>
        </w:r>
        <w:r w:rsidRPr="00870463">
          <w:rPr>
            <w:szCs w:val="24"/>
          </w:rPr>
          <w:t xml:space="preserve"> </w:t>
        </w:r>
        <w:r>
          <w:rPr>
            <w:szCs w:val="24"/>
          </w:rPr>
          <w:t>“</w:t>
        </w:r>
        <w:r w:rsidRPr="00870463">
          <w:rPr>
            <w:szCs w:val="24"/>
            <w:u w:val="single"/>
          </w:rPr>
          <w:t>미납입</w:t>
        </w:r>
        <w:r w:rsidRPr="00870463">
          <w:rPr>
            <w:szCs w:val="24"/>
            <w:u w:val="single"/>
          </w:rPr>
          <w:t xml:space="preserve"> </w:t>
        </w:r>
        <w:r w:rsidRPr="00870463">
          <w:rPr>
            <w:szCs w:val="24"/>
            <w:u w:val="single"/>
          </w:rPr>
          <w:t>당사자</w:t>
        </w:r>
        <w:r>
          <w:rPr>
            <w:szCs w:val="24"/>
          </w:rPr>
          <w:t>”</w:t>
        </w:r>
        <w:r w:rsidRPr="00870463">
          <w:rPr>
            <w:szCs w:val="24"/>
          </w:rPr>
          <w:t>)</w:t>
        </w:r>
        <w:r w:rsidRPr="00870463">
          <w:rPr>
            <w:szCs w:val="24"/>
          </w:rPr>
          <w:t>가</w:t>
        </w:r>
        <w:r w:rsidRPr="00870463">
          <w:rPr>
            <w:szCs w:val="24"/>
          </w:rPr>
          <w:t xml:space="preserve"> </w:t>
        </w:r>
        <w:r w:rsidRPr="00870463">
          <w:rPr>
            <w:szCs w:val="24"/>
          </w:rPr>
          <w:t>제</w:t>
        </w:r>
        <w:r w:rsidRPr="00870463">
          <w:rPr>
            <w:szCs w:val="24"/>
          </w:rPr>
          <w:t>2.2</w:t>
        </w:r>
        <w:r w:rsidRPr="00870463">
          <w:rPr>
            <w:szCs w:val="24"/>
          </w:rPr>
          <w:t>조에</w:t>
        </w:r>
        <w:r w:rsidRPr="00870463">
          <w:rPr>
            <w:szCs w:val="24"/>
          </w:rPr>
          <w:t xml:space="preserve"> </w:t>
        </w:r>
        <w:r w:rsidRPr="00870463">
          <w:rPr>
            <w:szCs w:val="24"/>
          </w:rPr>
          <w:t>따른</w:t>
        </w:r>
        <w:r w:rsidRPr="00870463">
          <w:rPr>
            <w:szCs w:val="24"/>
          </w:rPr>
          <w:t xml:space="preserve"> </w:t>
        </w:r>
        <w:r w:rsidRPr="00870463">
          <w:rPr>
            <w:szCs w:val="24"/>
          </w:rPr>
          <w:t>출자금액의</w:t>
        </w:r>
        <w:r w:rsidRPr="00870463">
          <w:rPr>
            <w:szCs w:val="24"/>
          </w:rPr>
          <w:t xml:space="preserve"> </w:t>
        </w:r>
        <w:r w:rsidRPr="00870463">
          <w:rPr>
            <w:szCs w:val="24"/>
          </w:rPr>
          <w:t>납입을</w:t>
        </w:r>
        <w:r w:rsidRPr="00870463">
          <w:rPr>
            <w:szCs w:val="24"/>
          </w:rPr>
          <w:t xml:space="preserve"> </w:t>
        </w:r>
        <w:r w:rsidRPr="00870463">
          <w:rPr>
            <w:szCs w:val="24"/>
          </w:rPr>
          <w:t>완료하지</w:t>
        </w:r>
        <w:r w:rsidRPr="00870463">
          <w:rPr>
            <w:szCs w:val="24"/>
          </w:rPr>
          <w:t xml:space="preserve"> </w:t>
        </w:r>
        <w:r w:rsidRPr="00870463">
          <w:rPr>
            <w:szCs w:val="24"/>
          </w:rPr>
          <w:t>아니한</w:t>
        </w:r>
        <w:r w:rsidRPr="00870463">
          <w:rPr>
            <w:szCs w:val="24"/>
          </w:rPr>
          <w:t xml:space="preserve"> </w:t>
        </w:r>
        <w:r w:rsidRPr="00870463">
          <w:rPr>
            <w:szCs w:val="24"/>
          </w:rPr>
          <w:t>경우</w:t>
        </w:r>
        <w:r w:rsidRPr="00870463">
          <w:rPr>
            <w:szCs w:val="24"/>
          </w:rPr>
          <w:t xml:space="preserve">, </w:t>
        </w:r>
        <w:r w:rsidRPr="00870463">
          <w:rPr>
            <w:szCs w:val="24"/>
          </w:rPr>
          <w:t>대상회사는</w:t>
        </w:r>
        <w:r w:rsidRPr="00870463">
          <w:rPr>
            <w:szCs w:val="24"/>
          </w:rPr>
          <w:t xml:space="preserve"> </w:t>
        </w:r>
        <w:r w:rsidRPr="00870463">
          <w:rPr>
            <w:szCs w:val="24"/>
          </w:rPr>
          <w:t>미납입</w:t>
        </w:r>
        <w:r w:rsidRPr="00870463">
          <w:rPr>
            <w:szCs w:val="24"/>
          </w:rPr>
          <w:t xml:space="preserve"> </w:t>
        </w:r>
        <w:r w:rsidRPr="00870463">
          <w:rPr>
            <w:szCs w:val="24"/>
          </w:rPr>
          <w:t>당사자가</w:t>
        </w:r>
        <w:r w:rsidRPr="00870463">
          <w:rPr>
            <w:szCs w:val="24"/>
          </w:rPr>
          <w:t xml:space="preserve"> </w:t>
        </w:r>
        <w:r w:rsidRPr="00870463">
          <w:rPr>
            <w:szCs w:val="24"/>
          </w:rPr>
          <w:t>인수하기로</w:t>
        </w:r>
        <w:r w:rsidRPr="00870463">
          <w:rPr>
            <w:szCs w:val="24"/>
          </w:rPr>
          <w:t xml:space="preserve"> </w:t>
        </w:r>
        <w:r w:rsidRPr="00870463">
          <w:rPr>
            <w:szCs w:val="24"/>
          </w:rPr>
          <w:t>한</w:t>
        </w:r>
        <w:r w:rsidRPr="00870463">
          <w:rPr>
            <w:szCs w:val="24"/>
          </w:rPr>
          <w:t xml:space="preserve"> </w:t>
        </w:r>
        <w:r w:rsidRPr="00870463">
          <w:rPr>
            <w:szCs w:val="24"/>
          </w:rPr>
          <w:t>주식을</w:t>
        </w:r>
        <w:r w:rsidRPr="00870463">
          <w:rPr>
            <w:szCs w:val="24"/>
          </w:rPr>
          <w:t xml:space="preserve"> </w:t>
        </w:r>
        <w:r w:rsidRPr="00870463">
          <w:rPr>
            <w:szCs w:val="24"/>
          </w:rPr>
          <w:t>주식회사</w:t>
        </w:r>
        <w:r w:rsidRPr="00870463">
          <w:rPr>
            <w:szCs w:val="24"/>
          </w:rPr>
          <w:t xml:space="preserve"> </w:t>
        </w:r>
        <w:r w:rsidRPr="00870463">
          <w:rPr>
            <w:szCs w:val="24"/>
          </w:rPr>
          <w:t>우리투자증권</w:t>
        </w:r>
      </w:ins>
      <w:ins w:id="244" w:author="BKL" w:date="2026-10-01T00:04:00Z" w16du:dateUtc="2026-09-30T15:04:00Z">
        <w:r>
          <w:rPr>
            <w:rFonts w:hint="eastAsia"/>
            <w:szCs w:val="24"/>
          </w:rPr>
          <w:t>(</w:t>
        </w:r>
        <w:r w:rsidRPr="00870463">
          <w:rPr>
            <w:szCs w:val="24"/>
          </w:rPr>
          <w:t>제</w:t>
        </w:r>
        <w:r w:rsidRPr="00870463">
          <w:rPr>
            <w:szCs w:val="24"/>
          </w:rPr>
          <w:t>1</w:t>
        </w:r>
        <w:r w:rsidRPr="00870463">
          <w:rPr>
            <w:szCs w:val="24"/>
          </w:rPr>
          <w:t>종</w:t>
        </w:r>
        <w:r w:rsidRPr="00870463">
          <w:rPr>
            <w:szCs w:val="24"/>
          </w:rPr>
          <w:t xml:space="preserve"> </w:t>
        </w:r>
        <w:r w:rsidRPr="00870463">
          <w:rPr>
            <w:szCs w:val="24"/>
          </w:rPr>
          <w:t>종류주식의</w:t>
        </w:r>
        <w:r w:rsidRPr="00870463">
          <w:rPr>
            <w:szCs w:val="24"/>
          </w:rPr>
          <w:t xml:space="preserve"> </w:t>
        </w:r>
        <w:r w:rsidRPr="00870463">
          <w:rPr>
            <w:szCs w:val="24"/>
          </w:rPr>
          <w:t>경우</w:t>
        </w:r>
        <w:r>
          <w:rPr>
            <w:rFonts w:hint="eastAsia"/>
            <w:szCs w:val="24"/>
          </w:rPr>
          <w:t>)</w:t>
        </w:r>
      </w:ins>
      <w:ins w:id="245" w:author="BKL" w:date="2026-10-01T00:03:00Z" w16du:dateUtc="2026-09-30T15:03:00Z">
        <w:r w:rsidRPr="00870463">
          <w:rPr>
            <w:szCs w:val="24"/>
          </w:rPr>
          <w:t>(</w:t>
        </w:r>
        <w:r w:rsidRPr="00870463">
          <w:rPr>
            <w:szCs w:val="24"/>
          </w:rPr>
          <w:t>이하</w:t>
        </w:r>
        <w:r w:rsidRPr="00870463">
          <w:rPr>
            <w:szCs w:val="24"/>
          </w:rPr>
          <w:t xml:space="preserve"> </w:t>
        </w:r>
        <w:r>
          <w:rPr>
            <w:szCs w:val="24"/>
          </w:rPr>
          <w:t>“</w:t>
        </w:r>
        <w:r w:rsidRPr="00870463">
          <w:rPr>
            <w:szCs w:val="24"/>
            <w:u w:val="single"/>
          </w:rPr>
          <w:t>우리투자증권</w:t>
        </w:r>
        <w:r>
          <w:rPr>
            <w:szCs w:val="24"/>
          </w:rPr>
          <w:t>”</w:t>
        </w:r>
        <w:r w:rsidRPr="00870463">
          <w:rPr>
            <w:szCs w:val="24"/>
          </w:rPr>
          <w:t xml:space="preserve">) </w:t>
        </w:r>
        <w:r w:rsidRPr="00870463">
          <w:rPr>
            <w:szCs w:val="24"/>
          </w:rPr>
          <w:t>또는</w:t>
        </w:r>
        <w:r w:rsidRPr="00870463">
          <w:rPr>
            <w:szCs w:val="24"/>
          </w:rPr>
          <w:t xml:space="preserve"> </w:t>
        </w:r>
        <w:r w:rsidRPr="00870463">
          <w:rPr>
            <w:szCs w:val="24"/>
          </w:rPr>
          <w:t>삼성증권</w:t>
        </w:r>
        <w:r w:rsidRPr="00870463">
          <w:rPr>
            <w:szCs w:val="24"/>
          </w:rPr>
          <w:t>(</w:t>
        </w:r>
        <w:r w:rsidRPr="00870463">
          <w:rPr>
            <w:szCs w:val="24"/>
          </w:rPr>
          <w:t>제</w:t>
        </w:r>
        <w:r w:rsidRPr="00870463">
          <w:rPr>
            <w:szCs w:val="24"/>
          </w:rPr>
          <w:t>2</w:t>
        </w:r>
        <w:r w:rsidRPr="00870463">
          <w:rPr>
            <w:szCs w:val="24"/>
          </w:rPr>
          <w:t>종</w:t>
        </w:r>
        <w:r w:rsidRPr="00870463">
          <w:rPr>
            <w:szCs w:val="24"/>
          </w:rPr>
          <w:t xml:space="preserve"> </w:t>
        </w:r>
        <w:r w:rsidRPr="00870463">
          <w:rPr>
            <w:szCs w:val="24"/>
          </w:rPr>
          <w:t>종류주식의</w:t>
        </w:r>
        <w:r w:rsidRPr="00870463">
          <w:rPr>
            <w:szCs w:val="24"/>
          </w:rPr>
          <w:t xml:space="preserve"> </w:t>
        </w:r>
        <w:r w:rsidRPr="00870463">
          <w:rPr>
            <w:szCs w:val="24"/>
          </w:rPr>
          <w:t>경우</w:t>
        </w:r>
        <w:r w:rsidRPr="00870463">
          <w:rPr>
            <w:szCs w:val="24"/>
          </w:rPr>
          <w:t>)(</w:t>
        </w:r>
        <w:r w:rsidRPr="00870463">
          <w:rPr>
            <w:szCs w:val="24"/>
          </w:rPr>
          <w:t>이하</w:t>
        </w:r>
        <w:r w:rsidRPr="00870463">
          <w:rPr>
            <w:szCs w:val="24"/>
          </w:rPr>
          <w:t xml:space="preserve"> </w:t>
        </w:r>
      </w:ins>
      <w:ins w:id="246" w:author="BKL" w:date="2026-10-01T00:04:00Z" w16du:dateUtc="2026-09-30T15:04:00Z">
        <w:r>
          <w:rPr>
            <w:rFonts w:hint="eastAsia"/>
            <w:szCs w:val="24"/>
          </w:rPr>
          <w:t>총칭하여</w:t>
        </w:r>
      </w:ins>
      <w:ins w:id="247" w:author="BKL" w:date="2026-10-01T00:03:00Z" w16du:dateUtc="2026-09-30T15:03:00Z">
        <w:r w:rsidRPr="00870463">
          <w:rPr>
            <w:szCs w:val="24"/>
          </w:rPr>
          <w:t xml:space="preserve"> </w:t>
        </w:r>
      </w:ins>
      <w:ins w:id="248" w:author="BKL" w:date="2026-10-01T00:04:00Z" w16du:dateUtc="2026-09-30T15:04:00Z">
        <w:r>
          <w:rPr>
            <w:szCs w:val="24"/>
          </w:rPr>
          <w:t>“</w:t>
        </w:r>
      </w:ins>
      <w:ins w:id="249" w:author="BKL" w:date="2026-10-01T00:03:00Z" w16du:dateUtc="2026-09-30T15:03:00Z">
        <w:r w:rsidRPr="00870463">
          <w:rPr>
            <w:szCs w:val="24"/>
          </w:rPr>
          <w:t>인수기관</w:t>
        </w:r>
      </w:ins>
      <w:ins w:id="250" w:author="BKL" w:date="2026-10-01T00:04:00Z" w16du:dateUtc="2026-09-30T15:04:00Z">
        <w:r>
          <w:rPr>
            <w:szCs w:val="24"/>
          </w:rPr>
          <w:t>”</w:t>
        </w:r>
      </w:ins>
      <w:ins w:id="251" w:author="BKL" w:date="2026-10-01T00:03:00Z" w16du:dateUtc="2026-09-30T15:03:00Z">
        <w:r w:rsidRPr="00870463">
          <w:rPr>
            <w:szCs w:val="24"/>
          </w:rPr>
          <w:t>)</w:t>
        </w:r>
        <w:r w:rsidRPr="00870463">
          <w:rPr>
            <w:szCs w:val="24"/>
          </w:rPr>
          <w:t>이</w:t>
        </w:r>
        <w:r w:rsidRPr="00870463">
          <w:rPr>
            <w:szCs w:val="24"/>
          </w:rPr>
          <w:t xml:space="preserve"> </w:t>
        </w:r>
        <w:r w:rsidRPr="00870463">
          <w:rPr>
            <w:szCs w:val="24"/>
          </w:rPr>
          <w:t>대상회사와</w:t>
        </w:r>
        <w:r w:rsidRPr="00870463">
          <w:rPr>
            <w:szCs w:val="24"/>
          </w:rPr>
          <w:t xml:space="preserve"> </w:t>
        </w:r>
      </w:ins>
      <w:ins w:id="252" w:author="BKL" w:date="2026-10-01T00:05:00Z" w16du:dateUtc="2026-09-30T15:05:00Z">
        <w:r>
          <w:rPr>
            <w:rFonts w:hint="eastAsia"/>
            <w:szCs w:val="24"/>
          </w:rPr>
          <w:t>각</w:t>
        </w:r>
        <w:r>
          <w:rPr>
            <w:rFonts w:hint="eastAsia"/>
            <w:szCs w:val="24"/>
          </w:rPr>
          <w:t xml:space="preserve"> </w:t>
        </w:r>
      </w:ins>
      <w:ins w:id="253" w:author="BKL" w:date="2026-10-01T00:03:00Z" w16du:dateUtc="2026-09-30T15:03:00Z">
        <w:r w:rsidRPr="00870463">
          <w:rPr>
            <w:szCs w:val="24"/>
          </w:rPr>
          <w:t>체결한</w:t>
        </w:r>
        <w:r w:rsidRPr="00870463">
          <w:rPr>
            <w:szCs w:val="24"/>
          </w:rPr>
          <w:t xml:space="preserve"> </w:t>
        </w:r>
        <w:r w:rsidRPr="00870463">
          <w:rPr>
            <w:szCs w:val="24"/>
          </w:rPr>
          <w:t>인수계약에</w:t>
        </w:r>
        <w:r w:rsidRPr="00870463">
          <w:rPr>
            <w:szCs w:val="24"/>
          </w:rPr>
          <w:t xml:space="preserve"> </w:t>
        </w:r>
        <w:r w:rsidRPr="00870463">
          <w:rPr>
            <w:szCs w:val="24"/>
          </w:rPr>
          <w:t>따라</w:t>
        </w:r>
        <w:r w:rsidRPr="00870463">
          <w:rPr>
            <w:szCs w:val="24"/>
          </w:rPr>
          <w:t xml:space="preserve"> </w:t>
        </w:r>
        <w:r w:rsidRPr="00870463">
          <w:rPr>
            <w:szCs w:val="24"/>
          </w:rPr>
          <w:t>인수하도록</w:t>
        </w:r>
        <w:r w:rsidRPr="00870463">
          <w:rPr>
            <w:szCs w:val="24"/>
          </w:rPr>
          <w:t xml:space="preserve"> </w:t>
        </w:r>
        <w:r w:rsidRPr="00870463">
          <w:rPr>
            <w:szCs w:val="24"/>
          </w:rPr>
          <w:t>할</w:t>
        </w:r>
        <w:r w:rsidRPr="00870463">
          <w:rPr>
            <w:szCs w:val="24"/>
          </w:rPr>
          <w:t xml:space="preserve"> </w:t>
        </w:r>
        <w:r w:rsidRPr="00870463">
          <w:rPr>
            <w:szCs w:val="24"/>
          </w:rPr>
          <w:t>수</w:t>
        </w:r>
        <w:r w:rsidRPr="00870463">
          <w:rPr>
            <w:szCs w:val="24"/>
          </w:rPr>
          <w:t xml:space="preserve"> </w:t>
        </w:r>
        <w:r w:rsidRPr="00870463">
          <w:rPr>
            <w:szCs w:val="24"/>
          </w:rPr>
          <w:t>있으며</w:t>
        </w:r>
        <w:r w:rsidRPr="00870463">
          <w:rPr>
            <w:szCs w:val="24"/>
          </w:rPr>
          <w:t xml:space="preserve">, </w:t>
        </w:r>
        <w:r w:rsidRPr="00870463">
          <w:rPr>
            <w:szCs w:val="24"/>
          </w:rPr>
          <w:t>다른</w:t>
        </w:r>
        <w:r w:rsidRPr="00870463">
          <w:rPr>
            <w:szCs w:val="24"/>
          </w:rPr>
          <w:t xml:space="preserve"> </w:t>
        </w:r>
        <w:r w:rsidRPr="00870463">
          <w:rPr>
            <w:szCs w:val="24"/>
          </w:rPr>
          <w:t>주주</w:t>
        </w:r>
        <w:r w:rsidRPr="00870463">
          <w:rPr>
            <w:szCs w:val="24"/>
          </w:rPr>
          <w:t xml:space="preserve"> </w:t>
        </w:r>
        <w:r w:rsidRPr="00870463">
          <w:rPr>
            <w:szCs w:val="24"/>
          </w:rPr>
          <w:t>당사자들은</w:t>
        </w:r>
        <w:r w:rsidRPr="00870463">
          <w:rPr>
            <w:szCs w:val="24"/>
          </w:rPr>
          <w:t xml:space="preserve"> </w:t>
        </w:r>
        <w:r w:rsidRPr="00870463">
          <w:rPr>
            <w:szCs w:val="24"/>
          </w:rPr>
          <w:t>이에</w:t>
        </w:r>
        <w:r w:rsidRPr="00870463">
          <w:rPr>
            <w:szCs w:val="24"/>
          </w:rPr>
          <w:t xml:space="preserve"> </w:t>
        </w:r>
        <w:r w:rsidRPr="00870463">
          <w:rPr>
            <w:szCs w:val="24"/>
          </w:rPr>
          <w:t>필요한</w:t>
        </w:r>
        <w:r w:rsidRPr="00870463">
          <w:rPr>
            <w:szCs w:val="24"/>
          </w:rPr>
          <w:t xml:space="preserve"> </w:t>
        </w:r>
        <w:r w:rsidRPr="00870463">
          <w:rPr>
            <w:szCs w:val="24"/>
          </w:rPr>
          <w:t>절차에</w:t>
        </w:r>
        <w:r w:rsidRPr="00870463">
          <w:rPr>
            <w:szCs w:val="24"/>
          </w:rPr>
          <w:t xml:space="preserve"> </w:t>
        </w:r>
        <w:r w:rsidRPr="00870463">
          <w:rPr>
            <w:szCs w:val="24"/>
          </w:rPr>
          <w:t>협조한다</w:t>
        </w:r>
        <w:r w:rsidRPr="00870463">
          <w:rPr>
            <w:szCs w:val="24"/>
          </w:rPr>
          <w:t xml:space="preserve">. </w:t>
        </w:r>
      </w:ins>
      <w:ins w:id="254" w:author="BKL" w:date="2026-10-01T00:28:00Z" w16du:dateUtc="2026-09-30T15:28:00Z">
        <w:r w:rsidR="00526BBA" w:rsidRPr="00526BBA">
          <w:rPr>
            <w:szCs w:val="24"/>
          </w:rPr>
          <w:t>인수기관은</w:t>
        </w:r>
        <w:r w:rsidR="00526BBA" w:rsidRPr="00526BBA">
          <w:rPr>
            <w:szCs w:val="24"/>
          </w:rPr>
          <w:t xml:space="preserve"> </w:t>
        </w:r>
        <w:r w:rsidR="00526BBA" w:rsidRPr="00526BBA">
          <w:rPr>
            <w:szCs w:val="24"/>
          </w:rPr>
          <w:t>해당</w:t>
        </w:r>
        <w:r w:rsidR="00526BBA" w:rsidRPr="00526BBA">
          <w:rPr>
            <w:szCs w:val="24"/>
          </w:rPr>
          <w:t xml:space="preserve"> </w:t>
        </w:r>
        <w:r w:rsidR="00526BBA" w:rsidRPr="00526BBA">
          <w:rPr>
            <w:szCs w:val="24"/>
          </w:rPr>
          <w:t>주식에</w:t>
        </w:r>
        <w:r w:rsidR="00526BBA" w:rsidRPr="00526BBA">
          <w:rPr>
            <w:szCs w:val="24"/>
          </w:rPr>
          <w:t xml:space="preserve"> </w:t>
        </w:r>
        <w:r w:rsidR="00526BBA" w:rsidRPr="00526BBA">
          <w:rPr>
            <w:szCs w:val="24"/>
          </w:rPr>
          <w:t>대한</w:t>
        </w:r>
        <w:r w:rsidR="00526BBA" w:rsidRPr="00526BBA">
          <w:rPr>
            <w:szCs w:val="24"/>
          </w:rPr>
          <w:t xml:space="preserve"> </w:t>
        </w:r>
        <w:r w:rsidR="00526BBA" w:rsidRPr="00526BBA">
          <w:rPr>
            <w:szCs w:val="24"/>
          </w:rPr>
          <w:t>출자금액의</w:t>
        </w:r>
        <w:r w:rsidR="00526BBA" w:rsidRPr="00526BBA">
          <w:rPr>
            <w:szCs w:val="24"/>
          </w:rPr>
          <w:t xml:space="preserve"> </w:t>
        </w:r>
        <w:r w:rsidR="00526BBA" w:rsidRPr="00526BBA">
          <w:rPr>
            <w:szCs w:val="24"/>
          </w:rPr>
          <w:t>납입</w:t>
        </w:r>
        <w:r w:rsidR="00526BBA" w:rsidRPr="00526BBA">
          <w:rPr>
            <w:szCs w:val="24"/>
          </w:rPr>
          <w:t xml:space="preserve"> </w:t>
        </w:r>
        <w:r w:rsidR="00526BBA" w:rsidRPr="00526BBA">
          <w:rPr>
            <w:szCs w:val="24"/>
          </w:rPr>
          <w:t>전에</w:t>
        </w:r>
        <w:r w:rsidR="00526BBA" w:rsidRPr="00526BBA">
          <w:rPr>
            <w:szCs w:val="24"/>
          </w:rPr>
          <w:t xml:space="preserve"> </w:t>
        </w:r>
        <w:r w:rsidR="00526BBA" w:rsidRPr="00526BBA">
          <w:rPr>
            <w:szCs w:val="24"/>
          </w:rPr>
          <w:t>제</w:t>
        </w:r>
        <w:r w:rsidR="00526BBA" w:rsidRPr="00526BBA">
          <w:rPr>
            <w:szCs w:val="24"/>
          </w:rPr>
          <w:t>3.5</w:t>
        </w:r>
        <w:r w:rsidR="00526BBA" w:rsidRPr="00526BBA">
          <w:rPr>
            <w:szCs w:val="24"/>
          </w:rPr>
          <w:t>조</w:t>
        </w:r>
        <w:r w:rsidR="00526BBA" w:rsidRPr="00526BBA">
          <w:rPr>
            <w:szCs w:val="24"/>
          </w:rPr>
          <w:t xml:space="preserve"> </w:t>
        </w:r>
        <w:r w:rsidR="00526BBA" w:rsidRPr="00526BBA">
          <w:rPr>
            <w:szCs w:val="24"/>
          </w:rPr>
          <w:t>또는</w:t>
        </w:r>
        <w:r w:rsidR="00526BBA" w:rsidRPr="00526BBA">
          <w:rPr>
            <w:szCs w:val="24"/>
          </w:rPr>
          <w:t xml:space="preserve"> </w:t>
        </w:r>
        <w:r w:rsidR="00526BBA" w:rsidRPr="00526BBA">
          <w:rPr>
            <w:szCs w:val="24"/>
          </w:rPr>
          <w:t>제</w:t>
        </w:r>
        <w:r w:rsidR="00526BBA" w:rsidRPr="00526BBA">
          <w:rPr>
            <w:szCs w:val="24"/>
          </w:rPr>
          <w:t>4.5</w:t>
        </w:r>
        <w:r w:rsidR="00526BBA" w:rsidRPr="00526BBA">
          <w:rPr>
            <w:szCs w:val="24"/>
          </w:rPr>
          <w:t>조에</w:t>
        </w:r>
        <w:r w:rsidR="00526BBA" w:rsidRPr="00526BBA">
          <w:rPr>
            <w:szCs w:val="24"/>
          </w:rPr>
          <w:t xml:space="preserve"> </w:t>
        </w:r>
        <w:r w:rsidR="00526BBA" w:rsidRPr="00526BBA">
          <w:rPr>
            <w:szCs w:val="24"/>
          </w:rPr>
          <w:t>따른</w:t>
        </w:r>
        <w:r w:rsidR="00526BBA" w:rsidRPr="00526BBA">
          <w:rPr>
            <w:szCs w:val="24"/>
          </w:rPr>
          <w:t xml:space="preserve"> </w:t>
        </w:r>
        <w:r w:rsidR="00526BBA" w:rsidRPr="00526BBA">
          <w:rPr>
            <w:szCs w:val="24"/>
          </w:rPr>
          <w:t>매도확약서</w:t>
        </w:r>
        <w:r w:rsidR="00526BBA" w:rsidRPr="00526BBA">
          <w:rPr>
            <w:szCs w:val="24"/>
          </w:rPr>
          <w:t>(</w:t>
        </w:r>
        <w:r w:rsidR="00526BBA" w:rsidRPr="00526BBA">
          <w:rPr>
            <w:szCs w:val="24"/>
          </w:rPr>
          <w:t>인수기관이</w:t>
        </w:r>
        <w:r w:rsidR="00526BBA" w:rsidRPr="00526BBA">
          <w:rPr>
            <w:szCs w:val="24"/>
          </w:rPr>
          <w:t xml:space="preserve"> </w:t>
        </w:r>
        <w:r w:rsidR="00526BBA" w:rsidRPr="00526BBA">
          <w:rPr>
            <w:szCs w:val="24"/>
          </w:rPr>
          <w:t>이미</w:t>
        </w:r>
        <w:r w:rsidR="00526BBA" w:rsidRPr="00526BBA">
          <w:rPr>
            <w:szCs w:val="24"/>
          </w:rPr>
          <w:t xml:space="preserve"> </w:t>
        </w:r>
        <w:r w:rsidR="00526BBA" w:rsidRPr="00526BBA">
          <w:rPr>
            <w:szCs w:val="24"/>
          </w:rPr>
          <w:t>제출한</w:t>
        </w:r>
        <w:r w:rsidR="00526BBA" w:rsidRPr="00526BBA">
          <w:rPr>
            <w:szCs w:val="24"/>
          </w:rPr>
          <w:t xml:space="preserve"> </w:t>
        </w:r>
        <w:r w:rsidR="00526BBA" w:rsidRPr="00526BBA">
          <w:rPr>
            <w:szCs w:val="24"/>
          </w:rPr>
          <w:t>매도확약서가</w:t>
        </w:r>
        <w:r w:rsidR="00526BBA" w:rsidRPr="00526BBA">
          <w:rPr>
            <w:szCs w:val="24"/>
          </w:rPr>
          <w:t xml:space="preserve"> </w:t>
        </w:r>
        <w:r w:rsidR="00526BBA" w:rsidRPr="00526BBA">
          <w:rPr>
            <w:szCs w:val="24"/>
          </w:rPr>
          <w:t>해당</w:t>
        </w:r>
        <w:r w:rsidR="00526BBA" w:rsidRPr="00526BBA">
          <w:rPr>
            <w:szCs w:val="24"/>
          </w:rPr>
          <w:t xml:space="preserve"> </w:t>
        </w:r>
        <w:r w:rsidR="00526BBA" w:rsidRPr="00526BBA">
          <w:rPr>
            <w:szCs w:val="24"/>
          </w:rPr>
          <w:t>주식에</w:t>
        </w:r>
        <w:r w:rsidR="00526BBA" w:rsidRPr="00526BBA">
          <w:rPr>
            <w:szCs w:val="24"/>
          </w:rPr>
          <w:t xml:space="preserve"> </w:t>
        </w:r>
        <w:r w:rsidR="00526BBA" w:rsidRPr="00526BBA">
          <w:rPr>
            <w:szCs w:val="24"/>
          </w:rPr>
          <w:t>적용되는</w:t>
        </w:r>
        <w:r w:rsidR="00526BBA" w:rsidRPr="00526BBA">
          <w:rPr>
            <w:szCs w:val="24"/>
          </w:rPr>
          <w:t xml:space="preserve"> </w:t>
        </w:r>
        <w:r w:rsidR="00526BBA" w:rsidRPr="00526BBA">
          <w:rPr>
            <w:szCs w:val="24"/>
          </w:rPr>
          <w:t>경우는</w:t>
        </w:r>
        <w:r w:rsidR="00526BBA" w:rsidRPr="00526BBA">
          <w:rPr>
            <w:szCs w:val="24"/>
          </w:rPr>
          <w:t xml:space="preserve"> </w:t>
        </w:r>
        <w:r w:rsidR="00526BBA" w:rsidRPr="00526BBA">
          <w:rPr>
            <w:szCs w:val="24"/>
          </w:rPr>
          <w:t>제외한다</w:t>
        </w:r>
        <w:r w:rsidR="00526BBA" w:rsidRPr="00526BBA">
          <w:rPr>
            <w:szCs w:val="24"/>
          </w:rPr>
          <w:t>)</w:t>
        </w:r>
        <w:r w:rsidR="00526BBA" w:rsidRPr="00526BBA">
          <w:rPr>
            <w:szCs w:val="24"/>
          </w:rPr>
          <w:t>를</w:t>
        </w:r>
        <w:r w:rsidR="00526BBA" w:rsidRPr="00526BBA">
          <w:rPr>
            <w:szCs w:val="24"/>
          </w:rPr>
          <w:t xml:space="preserve"> </w:t>
        </w:r>
        <w:r w:rsidR="00526BBA" w:rsidRPr="00526BBA">
          <w:rPr>
            <w:szCs w:val="24"/>
          </w:rPr>
          <w:t>코람코라이프인프라리츠에게</w:t>
        </w:r>
        <w:r w:rsidR="00526BBA" w:rsidRPr="00526BBA">
          <w:rPr>
            <w:szCs w:val="24"/>
          </w:rPr>
          <w:t xml:space="preserve"> </w:t>
        </w:r>
        <w:r w:rsidR="00526BBA" w:rsidRPr="00526BBA">
          <w:rPr>
            <w:szCs w:val="24"/>
          </w:rPr>
          <w:t>제출하여야</w:t>
        </w:r>
        <w:r w:rsidR="00526BBA" w:rsidRPr="00526BBA">
          <w:rPr>
            <w:szCs w:val="24"/>
          </w:rPr>
          <w:t xml:space="preserve"> </w:t>
        </w:r>
        <w:r w:rsidR="00526BBA" w:rsidRPr="00526BBA">
          <w:rPr>
            <w:szCs w:val="24"/>
          </w:rPr>
          <w:t>하고</w:t>
        </w:r>
        <w:r w:rsidR="00526BBA" w:rsidRPr="00526BBA">
          <w:rPr>
            <w:szCs w:val="24"/>
          </w:rPr>
          <w:t xml:space="preserve">, </w:t>
        </w:r>
        <w:r w:rsidR="00526BBA" w:rsidRPr="00526BBA">
          <w:rPr>
            <w:szCs w:val="24"/>
          </w:rPr>
          <w:t>인수기관이</w:t>
        </w:r>
        <w:r w:rsidR="00526BBA" w:rsidRPr="00526BBA">
          <w:rPr>
            <w:szCs w:val="24"/>
          </w:rPr>
          <w:t xml:space="preserve"> </w:t>
        </w:r>
        <w:r w:rsidR="00526BBA" w:rsidRPr="00526BBA">
          <w:rPr>
            <w:szCs w:val="24"/>
          </w:rPr>
          <w:t>본</w:t>
        </w:r>
        <w:r w:rsidR="00526BBA" w:rsidRPr="00526BBA">
          <w:rPr>
            <w:szCs w:val="24"/>
          </w:rPr>
          <w:t xml:space="preserve"> </w:t>
        </w:r>
        <w:r w:rsidR="00526BBA" w:rsidRPr="00526BBA">
          <w:rPr>
            <w:szCs w:val="24"/>
          </w:rPr>
          <w:t>계약의</w:t>
        </w:r>
        <w:r w:rsidR="00526BBA" w:rsidRPr="00526BBA">
          <w:rPr>
            <w:szCs w:val="24"/>
          </w:rPr>
          <w:t xml:space="preserve"> </w:t>
        </w:r>
        <w:r w:rsidR="00526BBA" w:rsidRPr="00526BBA">
          <w:rPr>
            <w:szCs w:val="24"/>
          </w:rPr>
          <w:t>당사자가</w:t>
        </w:r>
        <w:r w:rsidR="00526BBA" w:rsidRPr="00526BBA">
          <w:rPr>
            <w:szCs w:val="24"/>
          </w:rPr>
          <w:t xml:space="preserve"> </w:t>
        </w:r>
        <w:r w:rsidR="00526BBA" w:rsidRPr="00526BBA">
          <w:rPr>
            <w:szCs w:val="24"/>
          </w:rPr>
          <w:t>아닌</w:t>
        </w:r>
        <w:r w:rsidR="00526BBA" w:rsidRPr="00526BBA">
          <w:rPr>
            <w:szCs w:val="24"/>
          </w:rPr>
          <w:t xml:space="preserve"> </w:t>
        </w:r>
        <w:r w:rsidR="00526BBA" w:rsidRPr="00526BBA">
          <w:rPr>
            <w:szCs w:val="24"/>
          </w:rPr>
          <w:t>경우에는</w:t>
        </w:r>
        <w:r w:rsidR="00526BBA" w:rsidRPr="00526BBA">
          <w:rPr>
            <w:szCs w:val="24"/>
          </w:rPr>
          <w:t xml:space="preserve"> </w:t>
        </w:r>
        <w:r w:rsidR="00526BBA" w:rsidRPr="00526BBA">
          <w:rPr>
            <w:szCs w:val="24"/>
          </w:rPr>
          <w:t>제</w:t>
        </w:r>
        <w:r w:rsidR="00526BBA" w:rsidRPr="00526BBA">
          <w:rPr>
            <w:szCs w:val="24"/>
          </w:rPr>
          <w:t>7.3</w:t>
        </w:r>
        <w:r w:rsidR="00526BBA" w:rsidRPr="00526BBA">
          <w:rPr>
            <w:szCs w:val="24"/>
          </w:rPr>
          <w:t>조에</w:t>
        </w:r>
        <w:r w:rsidR="00526BBA" w:rsidRPr="00526BBA">
          <w:rPr>
            <w:szCs w:val="24"/>
          </w:rPr>
          <w:t xml:space="preserve"> </w:t>
        </w:r>
        <w:r w:rsidR="00526BBA" w:rsidRPr="00526BBA">
          <w:rPr>
            <w:szCs w:val="24"/>
          </w:rPr>
          <w:t>준하는</w:t>
        </w:r>
        <w:r w:rsidR="00526BBA" w:rsidRPr="00526BBA">
          <w:rPr>
            <w:szCs w:val="24"/>
          </w:rPr>
          <w:t xml:space="preserve"> </w:t>
        </w:r>
        <w:r w:rsidR="00526BBA" w:rsidRPr="00526BBA">
          <w:rPr>
            <w:szCs w:val="24"/>
          </w:rPr>
          <w:t>확약서를</w:t>
        </w:r>
        <w:r w:rsidR="00526BBA" w:rsidRPr="00526BBA">
          <w:rPr>
            <w:szCs w:val="24"/>
          </w:rPr>
          <w:t xml:space="preserve"> </w:t>
        </w:r>
        <w:r w:rsidR="00526BBA" w:rsidRPr="00526BBA">
          <w:rPr>
            <w:szCs w:val="24"/>
          </w:rPr>
          <w:t>다른</w:t>
        </w:r>
        <w:r w:rsidR="00526BBA" w:rsidRPr="00526BBA">
          <w:rPr>
            <w:szCs w:val="24"/>
          </w:rPr>
          <w:t xml:space="preserve"> </w:t>
        </w:r>
        <w:r w:rsidR="00526BBA" w:rsidRPr="00526BBA">
          <w:rPr>
            <w:szCs w:val="24"/>
          </w:rPr>
          <w:t>당사자들</w:t>
        </w:r>
        <w:r w:rsidR="00526BBA" w:rsidRPr="00526BBA">
          <w:rPr>
            <w:szCs w:val="24"/>
          </w:rPr>
          <w:t xml:space="preserve"> </w:t>
        </w:r>
        <w:r w:rsidR="00526BBA" w:rsidRPr="00526BBA">
          <w:rPr>
            <w:szCs w:val="24"/>
          </w:rPr>
          <w:t>전원에게</w:t>
        </w:r>
        <w:r w:rsidR="00526BBA" w:rsidRPr="00526BBA">
          <w:rPr>
            <w:szCs w:val="24"/>
          </w:rPr>
          <w:t xml:space="preserve"> </w:t>
        </w:r>
        <w:r w:rsidR="00526BBA" w:rsidRPr="00526BBA">
          <w:rPr>
            <w:szCs w:val="24"/>
          </w:rPr>
          <w:t>제출하여야</w:t>
        </w:r>
        <w:r w:rsidR="00526BBA" w:rsidRPr="00526BBA">
          <w:rPr>
            <w:szCs w:val="24"/>
          </w:rPr>
          <w:t xml:space="preserve"> </w:t>
        </w:r>
        <w:r w:rsidR="00526BBA" w:rsidRPr="00526BBA">
          <w:rPr>
            <w:szCs w:val="24"/>
          </w:rPr>
          <w:t>하며</w:t>
        </w:r>
        <w:r w:rsidR="00526BBA" w:rsidRPr="00526BBA">
          <w:rPr>
            <w:szCs w:val="24"/>
          </w:rPr>
          <w:t xml:space="preserve">, </w:t>
        </w:r>
        <w:r w:rsidR="00526BBA" w:rsidRPr="00526BBA">
          <w:rPr>
            <w:szCs w:val="24"/>
          </w:rPr>
          <w:t>그</w:t>
        </w:r>
        <w:r w:rsidR="00526BBA" w:rsidRPr="00526BBA">
          <w:rPr>
            <w:szCs w:val="24"/>
          </w:rPr>
          <w:t xml:space="preserve"> </w:t>
        </w:r>
        <w:r w:rsidR="00526BBA" w:rsidRPr="00526BBA">
          <w:rPr>
            <w:szCs w:val="24"/>
          </w:rPr>
          <w:t>납입과</w:t>
        </w:r>
        <w:r w:rsidR="00526BBA" w:rsidRPr="00526BBA">
          <w:rPr>
            <w:szCs w:val="24"/>
          </w:rPr>
          <w:t xml:space="preserve"> </w:t>
        </w:r>
        <w:r w:rsidR="00526BBA" w:rsidRPr="00526BBA">
          <w:rPr>
            <w:szCs w:val="24"/>
          </w:rPr>
          <w:t>동시에</w:t>
        </w:r>
        <w:r w:rsidR="00526BBA" w:rsidRPr="00526BBA">
          <w:rPr>
            <w:szCs w:val="24"/>
          </w:rPr>
          <w:t xml:space="preserve"> </w:t>
        </w:r>
        <w:r w:rsidR="00526BBA" w:rsidRPr="00526BBA">
          <w:rPr>
            <w:szCs w:val="24"/>
          </w:rPr>
          <w:t>해당</w:t>
        </w:r>
        <w:r w:rsidR="00526BBA" w:rsidRPr="00526BBA">
          <w:rPr>
            <w:szCs w:val="24"/>
          </w:rPr>
          <w:t xml:space="preserve"> </w:t>
        </w:r>
        <w:r w:rsidR="00526BBA" w:rsidRPr="00526BBA">
          <w:rPr>
            <w:szCs w:val="24"/>
          </w:rPr>
          <w:t>주식에</w:t>
        </w:r>
        <w:r w:rsidR="00526BBA" w:rsidRPr="00526BBA">
          <w:rPr>
            <w:szCs w:val="24"/>
          </w:rPr>
          <w:t xml:space="preserve"> </w:t>
        </w:r>
        <w:r w:rsidR="00526BBA" w:rsidRPr="00526BBA">
          <w:rPr>
            <w:szCs w:val="24"/>
          </w:rPr>
          <w:t>관하</w:t>
        </w:r>
        <w:r w:rsidR="00526BBA" w:rsidRPr="00526BBA">
          <w:rPr>
            <w:szCs w:val="24"/>
          </w:rPr>
          <w:lastRenderedPageBreak/>
          <w:t>여</w:t>
        </w:r>
        <w:r w:rsidR="00526BBA" w:rsidRPr="00526BBA">
          <w:rPr>
            <w:szCs w:val="24"/>
          </w:rPr>
          <w:t xml:space="preserve"> </w:t>
        </w:r>
        <w:r w:rsidR="00526BBA" w:rsidRPr="00526BBA">
          <w:rPr>
            <w:szCs w:val="24"/>
          </w:rPr>
          <w:t>본</w:t>
        </w:r>
        <w:r w:rsidR="00526BBA" w:rsidRPr="00526BBA">
          <w:rPr>
            <w:szCs w:val="24"/>
          </w:rPr>
          <w:t xml:space="preserve"> </w:t>
        </w:r>
        <w:r w:rsidR="00526BBA" w:rsidRPr="00526BBA">
          <w:rPr>
            <w:szCs w:val="24"/>
          </w:rPr>
          <w:t>계약의</w:t>
        </w:r>
        <w:r w:rsidR="00526BBA" w:rsidRPr="00526BBA">
          <w:rPr>
            <w:szCs w:val="24"/>
          </w:rPr>
          <w:t xml:space="preserve"> </w:t>
        </w:r>
        <w:r w:rsidR="00526BBA" w:rsidRPr="00526BBA">
          <w:rPr>
            <w:szCs w:val="24"/>
          </w:rPr>
          <w:t>주주</w:t>
        </w:r>
        <w:r w:rsidR="00526BBA" w:rsidRPr="00526BBA">
          <w:rPr>
            <w:szCs w:val="24"/>
          </w:rPr>
          <w:t xml:space="preserve"> </w:t>
        </w:r>
        <w:r w:rsidR="00526BBA" w:rsidRPr="00526BBA">
          <w:rPr>
            <w:szCs w:val="24"/>
          </w:rPr>
          <w:t>당사자가</w:t>
        </w:r>
        <w:r w:rsidR="00526BBA" w:rsidRPr="00526BBA">
          <w:rPr>
            <w:szCs w:val="24"/>
          </w:rPr>
          <w:t xml:space="preserve"> </w:t>
        </w:r>
        <w:r w:rsidR="00526BBA" w:rsidRPr="00526BBA">
          <w:rPr>
            <w:szCs w:val="24"/>
          </w:rPr>
          <w:t>된</w:t>
        </w:r>
        <w:r w:rsidR="00526BBA" w:rsidRPr="00526BBA">
          <w:rPr>
            <w:szCs w:val="24"/>
          </w:rPr>
          <w:t xml:space="preserve"> </w:t>
        </w:r>
        <w:r w:rsidR="00526BBA" w:rsidRPr="00526BBA">
          <w:rPr>
            <w:szCs w:val="24"/>
          </w:rPr>
          <w:t>것으로</w:t>
        </w:r>
        <w:r w:rsidR="00526BBA" w:rsidRPr="00526BBA">
          <w:rPr>
            <w:szCs w:val="24"/>
          </w:rPr>
          <w:t xml:space="preserve"> </w:t>
        </w:r>
        <w:r w:rsidR="00526BBA" w:rsidRPr="00526BBA">
          <w:rPr>
            <w:szCs w:val="24"/>
          </w:rPr>
          <w:t>간주한다</w:t>
        </w:r>
        <w:r w:rsidR="00526BBA">
          <w:rPr>
            <w:rFonts w:hint="eastAsia"/>
            <w:szCs w:val="24"/>
          </w:rPr>
          <w:t>.</w:t>
        </w:r>
      </w:ins>
      <w:ins w:id="255" w:author="BKL" w:date="2026-10-01T00:06:00Z" w16du:dateUtc="2026-09-30T15:06:00Z">
        <w:r>
          <w:rPr>
            <w:rFonts w:hint="eastAsia"/>
            <w:szCs w:val="24"/>
          </w:rPr>
          <w:t xml:space="preserve"> </w:t>
        </w:r>
        <w:r w:rsidRPr="00526BBA">
          <w:rPr>
            <w:rFonts w:hint="eastAsia"/>
            <w:szCs w:val="24"/>
            <w:highlight w:val="yellow"/>
          </w:rPr>
          <w:t xml:space="preserve">[BKL Note: </w:t>
        </w:r>
        <w:r w:rsidRPr="00526BBA">
          <w:rPr>
            <w:rFonts w:hint="eastAsia"/>
            <w:szCs w:val="24"/>
            <w:highlight w:val="yellow"/>
          </w:rPr>
          <w:t>우리투자</w:t>
        </w:r>
      </w:ins>
      <w:ins w:id="256" w:author="BKL" w:date="2026-10-01T00:07:00Z" w16du:dateUtc="2026-09-30T15:07:00Z">
        <w:r w:rsidRPr="00526BBA">
          <w:rPr>
            <w:rFonts w:hint="eastAsia"/>
            <w:szCs w:val="24"/>
            <w:highlight w:val="yellow"/>
          </w:rPr>
          <w:t>증권</w:t>
        </w:r>
        <w:r w:rsidRPr="00526BBA">
          <w:rPr>
            <w:rFonts w:hint="eastAsia"/>
            <w:szCs w:val="24"/>
            <w:highlight w:val="yellow"/>
          </w:rPr>
          <w:t xml:space="preserve"> </w:t>
        </w:r>
        <w:r w:rsidRPr="00526BBA">
          <w:rPr>
            <w:rFonts w:hint="eastAsia"/>
            <w:szCs w:val="24"/>
            <w:highlight w:val="yellow"/>
          </w:rPr>
          <w:t>또는</w:t>
        </w:r>
      </w:ins>
      <w:ins w:id="257" w:author="BKL" w:date="2026-10-01T00:28:00Z" w16du:dateUtc="2026-09-30T15:28:00Z">
        <w:r w:rsidR="00526BBA" w:rsidRPr="00526BBA">
          <w:rPr>
            <w:rFonts w:hint="eastAsia"/>
            <w:szCs w:val="24"/>
            <w:highlight w:val="yellow"/>
          </w:rPr>
          <w:t xml:space="preserve"> </w:t>
        </w:r>
        <w:r w:rsidR="00526BBA" w:rsidRPr="00526BBA">
          <w:rPr>
            <w:rFonts w:hint="eastAsia"/>
            <w:szCs w:val="24"/>
            <w:highlight w:val="yellow"/>
          </w:rPr>
          <w:t>삼성증권</w:t>
        </w:r>
      </w:ins>
      <w:ins w:id="258" w:author="BKL" w:date="2026-10-01T10:27:00Z" w16du:dateUtc="2026-10-01T01:27:00Z">
        <w:r w:rsidR="00675F91">
          <w:rPr>
            <w:rFonts w:hint="eastAsia"/>
            <w:szCs w:val="24"/>
            <w:highlight w:val="yellow"/>
          </w:rPr>
          <w:t>이</w:t>
        </w:r>
      </w:ins>
      <w:ins w:id="259" w:author="BKL" w:date="2026-10-01T00:28:00Z" w16du:dateUtc="2026-09-30T15:28:00Z">
        <w:r w:rsidR="00526BBA" w:rsidRPr="00526BBA">
          <w:rPr>
            <w:rFonts w:hint="eastAsia"/>
            <w:szCs w:val="24"/>
            <w:highlight w:val="yellow"/>
          </w:rPr>
          <w:t xml:space="preserve"> </w:t>
        </w:r>
        <w:r w:rsidR="00526BBA" w:rsidRPr="00526BBA">
          <w:rPr>
            <w:rFonts w:hint="eastAsia"/>
            <w:szCs w:val="24"/>
            <w:highlight w:val="yellow"/>
          </w:rPr>
          <w:t>인수계약상</w:t>
        </w:r>
        <w:r w:rsidR="00526BBA" w:rsidRPr="00526BBA">
          <w:rPr>
            <w:rFonts w:hint="eastAsia"/>
            <w:szCs w:val="24"/>
            <w:highlight w:val="yellow"/>
          </w:rPr>
          <w:t xml:space="preserve"> </w:t>
        </w:r>
        <w:r w:rsidR="00526BBA" w:rsidRPr="00526BBA">
          <w:rPr>
            <w:rFonts w:hint="eastAsia"/>
            <w:szCs w:val="24"/>
            <w:highlight w:val="yellow"/>
          </w:rPr>
          <w:t>잔액인수에</w:t>
        </w:r>
        <w:r w:rsidR="00526BBA" w:rsidRPr="00526BBA">
          <w:rPr>
            <w:rFonts w:hint="eastAsia"/>
            <w:szCs w:val="24"/>
            <w:highlight w:val="yellow"/>
          </w:rPr>
          <w:t xml:space="preserve"> </w:t>
        </w:r>
        <w:r w:rsidR="00526BBA" w:rsidRPr="00526BBA">
          <w:rPr>
            <w:rFonts w:hint="eastAsia"/>
            <w:szCs w:val="24"/>
            <w:highlight w:val="yellow"/>
          </w:rPr>
          <w:t>따</w:t>
        </w:r>
      </w:ins>
      <w:ins w:id="260" w:author="BKL" w:date="2026-10-01T00:29:00Z" w16du:dateUtc="2026-09-30T15:29:00Z">
        <w:r w:rsidR="00526BBA" w:rsidRPr="00526BBA">
          <w:rPr>
            <w:rFonts w:hint="eastAsia"/>
            <w:szCs w:val="24"/>
            <w:highlight w:val="yellow"/>
          </w:rPr>
          <w:t>라</w:t>
        </w:r>
        <w:r w:rsidR="00526BBA" w:rsidRPr="00526BBA">
          <w:rPr>
            <w:rFonts w:hint="eastAsia"/>
            <w:szCs w:val="24"/>
            <w:highlight w:val="yellow"/>
          </w:rPr>
          <w:t xml:space="preserve"> </w:t>
        </w:r>
        <w:r w:rsidR="00526BBA" w:rsidRPr="00526BBA">
          <w:rPr>
            <w:rFonts w:hint="eastAsia"/>
            <w:szCs w:val="24"/>
            <w:highlight w:val="yellow"/>
          </w:rPr>
          <w:t>출자하는</w:t>
        </w:r>
        <w:r w:rsidR="00526BBA" w:rsidRPr="00526BBA">
          <w:rPr>
            <w:rFonts w:hint="eastAsia"/>
            <w:szCs w:val="24"/>
            <w:highlight w:val="yellow"/>
          </w:rPr>
          <w:t xml:space="preserve"> </w:t>
        </w:r>
        <w:r w:rsidR="00526BBA" w:rsidRPr="00526BBA">
          <w:rPr>
            <w:rFonts w:hint="eastAsia"/>
            <w:szCs w:val="24"/>
            <w:highlight w:val="yellow"/>
          </w:rPr>
          <w:t>경우를</w:t>
        </w:r>
        <w:r w:rsidR="00526BBA" w:rsidRPr="00526BBA">
          <w:rPr>
            <w:rFonts w:hint="eastAsia"/>
            <w:szCs w:val="24"/>
            <w:highlight w:val="yellow"/>
          </w:rPr>
          <w:t xml:space="preserve"> </w:t>
        </w:r>
        <w:r w:rsidR="00526BBA" w:rsidRPr="00526BBA">
          <w:rPr>
            <w:rFonts w:hint="eastAsia"/>
            <w:szCs w:val="24"/>
            <w:highlight w:val="yellow"/>
          </w:rPr>
          <w:t>고려하여</w:t>
        </w:r>
        <w:r w:rsidR="00526BBA" w:rsidRPr="00526BBA">
          <w:rPr>
            <w:rFonts w:hint="eastAsia"/>
            <w:szCs w:val="24"/>
            <w:highlight w:val="yellow"/>
          </w:rPr>
          <w:t xml:space="preserve"> </w:t>
        </w:r>
        <w:r w:rsidR="00526BBA" w:rsidRPr="00526BBA">
          <w:rPr>
            <w:rFonts w:hint="eastAsia"/>
            <w:szCs w:val="24"/>
            <w:highlight w:val="yellow"/>
          </w:rPr>
          <w:t>본</w:t>
        </w:r>
        <w:r w:rsidR="00526BBA" w:rsidRPr="00526BBA">
          <w:rPr>
            <w:rFonts w:hint="eastAsia"/>
            <w:szCs w:val="24"/>
            <w:highlight w:val="yellow"/>
          </w:rPr>
          <w:t xml:space="preserve"> </w:t>
        </w:r>
        <w:r w:rsidR="00526BBA" w:rsidRPr="00526BBA">
          <w:rPr>
            <w:rFonts w:hint="eastAsia"/>
            <w:szCs w:val="24"/>
            <w:highlight w:val="yellow"/>
          </w:rPr>
          <w:t>조를</w:t>
        </w:r>
        <w:r w:rsidR="00526BBA" w:rsidRPr="00526BBA">
          <w:rPr>
            <w:rFonts w:hint="eastAsia"/>
            <w:szCs w:val="24"/>
            <w:highlight w:val="yellow"/>
          </w:rPr>
          <w:t xml:space="preserve"> </w:t>
        </w:r>
        <w:r w:rsidR="00526BBA" w:rsidRPr="00526BBA">
          <w:rPr>
            <w:rFonts w:hint="eastAsia"/>
            <w:szCs w:val="24"/>
            <w:highlight w:val="yellow"/>
          </w:rPr>
          <w:t>추가하였습니다</w:t>
        </w:r>
        <w:r w:rsidR="00526BBA" w:rsidRPr="00526BBA">
          <w:rPr>
            <w:rFonts w:hint="eastAsia"/>
            <w:szCs w:val="24"/>
            <w:highlight w:val="yellow"/>
          </w:rPr>
          <w:t>.]</w:t>
        </w:r>
      </w:ins>
      <w:ins w:id="261" w:author="BKL" w:date="2026-10-01T00:07:00Z" w16du:dateUtc="2026-09-30T15:07:00Z">
        <w:r>
          <w:rPr>
            <w:rFonts w:hint="eastAsia"/>
            <w:szCs w:val="24"/>
          </w:rPr>
          <w:t xml:space="preserve"> </w:t>
        </w:r>
      </w:ins>
    </w:p>
    <w:p w14:paraId="6183F6DC" w14:textId="77777777" w:rsidR="00870463" w:rsidRPr="00D1679A" w:rsidRDefault="00870463" w:rsidP="008F1176"/>
    <w:p w14:paraId="2EC6B753" w14:textId="6C2F7F78" w:rsidR="00A30ED2" w:rsidRPr="00A30ED2" w:rsidRDefault="00AE4704" w:rsidP="00A30ED2">
      <w:pPr>
        <w:pStyle w:val="1"/>
        <w:keepNext/>
        <w:tabs>
          <w:tab w:val="left" w:pos="851"/>
        </w:tabs>
        <w:spacing w:before="60" w:line="312" w:lineRule="auto"/>
        <w:ind w:left="0" w:firstLine="0"/>
        <w:rPr>
          <w:szCs w:val="24"/>
        </w:rPr>
      </w:pPr>
      <w:r w:rsidRPr="00AE4704">
        <w:rPr>
          <w:szCs w:val="24"/>
        </w:rPr>
        <w:t>코람코라이프인프라리츠의</w:t>
      </w:r>
      <w:r w:rsidRPr="00AE4704">
        <w:rPr>
          <w:szCs w:val="24"/>
        </w:rPr>
        <w:t xml:space="preserve"> </w:t>
      </w:r>
      <w:r w:rsidR="001F0B47">
        <w:rPr>
          <w:rFonts w:hint="eastAsia"/>
          <w:szCs w:val="24"/>
        </w:rPr>
        <w:t>제</w:t>
      </w:r>
      <w:r w:rsidR="001F0B47">
        <w:rPr>
          <w:rFonts w:hint="eastAsia"/>
          <w:szCs w:val="24"/>
        </w:rPr>
        <w:t>1</w:t>
      </w:r>
      <w:r w:rsidR="001F0B47">
        <w:rPr>
          <w:rFonts w:hint="eastAsia"/>
          <w:szCs w:val="24"/>
        </w:rPr>
        <w:t>종</w:t>
      </w:r>
      <w:r w:rsidR="001F0B47">
        <w:rPr>
          <w:rFonts w:hint="eastAsia"/>
          <w:szCs w:val="24"/>
        </w:rPr>
        <w:t xml:space="preserve"> </w:t>
      </w:r>
      <w:r w:rsidRPr="00AE4704">
        <w:rPr>
          <w:szCs w:val="24"/>
        </w:rPr>
        <w:t>종류주식</w:t>
      </w:r>
      <w:r w:rsidRPr="00AE4704">
        <w:rPr>
          <w:szCs w:val="24"/>
        </w:rPr>
        <w:t xml:space="preserve"> </w:t>
      </w:r>
      <w:r w:rsidRPr="00AE4704">
        <w:rPr>
          <w:szCs w:val="24"/>
        </w:rPr>
        <w:t>매입확약</w:t>
      </w:r>
      <w:r w:rsidR="00A30ED2" w:rsidRPr="00A30ED2">
        <w:rPr>
          <w:rFonts w:hint="eastAsia"/>
          <w:szCs w:val="24"/>
        </w:rPr>
        <w:t xml:space="preserve"> </w:t>
      </w:r>
    </w:p>
    <w:p w14:paraId="2954F844" w14:textId="4AD445FA" w:rsidR="001F0B47" w:rsidRPr="001F0B47" w:rsidRDefault="00FB74DC" w:rsidP="00616B70">
      <w:pPr>
        <w:pStyle w:val="2"/>
        <w:spacing w:before="60" w:line="312" w:lineRule="auto"/>
        <w:ind w:left="851" w:hanging="851"/>
        <w:rPr>
          <w:szCs w:val="24"/>
        </w:rPr>
      </w:pPr>
      <w:r w:rsidRPr="001F0B47">
        <w:rPr>
          <w:szCs w:val="24"/>
        </w:rPr>
        <w:t>코람코라이프인프라리츠는</w:t>
      </w:r>
      <w:r w:rsidRPr="001F0B47">
        <w:rPr>
          <w:szCs w:val="24"/>
        </w:rPr>
        <w:t xml:space="preserve"> </w:t>
      </w:r>
      <w:r w:rsidR="003E5E30" w:rsidRPr="003E5E30">
        <w:rPr>
          <w:szCs w:val="24"/>
        </w:rPr>
        <w:t>제</w:t>
      </w:r>
      <w:r w:rsidR="003E5E30" w:rsidRPr="003E5E30">
        <w:rPr>
          <w:szCs w:val="24"/>
        </w:rPr>
        <w:t>3.5</w:t>
      </w:r>
      <w:r w:rsidR="003E5E30" w:rsidRPr="003E5E30">
        <w:rPr>
          <w:szCs w:val="24"/>
        </w:rPr>
        <w:t>조에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따른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제</w:t>
      </w:r>
      <w:r w:rsidR="003E5E30" w:rsidRPr="003E5E30">
        <w:rPr>
          <w:szCs w:val="24"/>
        </w:rPr>
        <w:t>1</w:t>
      </w:r>
      <w:r w:rsidR="003E5E30" w:rsidRPr="003E5E30">
        <w:rPr>
          <w:szCs w:val="24"/>
        </w:rPr>
        <w:t>종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매입확약서에서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정한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선행조건이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모두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충족되는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것을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조건으로</w:t>
      </w:r>
      <w:r w:rsidR="003E5E30" w:rsidRPr="003E5E30">
        <w:rPr>
          <w:szCs w:val="24"/>
        </w:rPr>
        <w:t>,</w:t>
      </w:r>
      <w:r w:rsidR="003E5E30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제</w:t>
      </w:r>
      <w:r w:rsidRPr="008F1176">
        <w:rPr>
          <w:rFonts w:hint="eastAsia"/>
          <w:szCs w:val="24"/>
        </w:rPr>
        <w:t>1</w:t>
      </w:r>
      <w:r w:rsidRPr="008F1176">
        <w:rPr>
          <w:rFonts w:hint="eastAsia"/>
          <w:szCs w:val="24"/>
        </w:rPr>
        <w:t>종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종류주식</w:t>
      </w:r>
      <w:r>
        <w:rPr>
          <w:rFonts w:hint="eastAsia"/>
          <w:szCs w:val="24"/>
        </w:rPr>
        <w:t>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발행일</w:t>
      </w:r>
      <w:r w:rsidRPr="001F0B47">
        <w:rPr>
          <w:szCs w:val="24"/>
        </w:rPr>
        <w:t>로부터</w:t>
      </w:r>
      <w:r w:rsidRPr="001F0B47">
        <w:rPr>
          <w:szCs w:val="24"/>
        </w:rPr>
        <w:t xml:space="preserve"> 24</w:t>
      </w:r>
      <w:r w:rsidRPr="001F0B47">
        <w:rPr>
          <w:szCs w:val="24"/>
        </w:rPr>
        <w:t>개월이</w:t>
      </w:r>
      <w:r w:rsidRPr="001F0B47">
        <w:rPr>
          <w:szCs w:val="24"/>
        </w:rPr>
        <w:t xml:space="preserve"> </w:t>
      </w:r>
      <w:r w:rsidRPr="00407C51">
        <w:rPr>
          <w:szCs w:val="24"/>
        </w:rPr>
        <w:t>되는</w:t>
      </w:r>
      <w:r w:rsidRPr="00407C51">
        <w:rPr>
          <w:szCs w:val="24"/>
        </w:rPr>
        <w:t xml:space="preserve"> </w:t>
      </w:r>
      <w:r w:rsidRPr="00407C51">
        <w:rPr>
          <w:szCs w:val="24"/>
        </w:rPr>
        <w:t>달의</w:t>
      </w:r>
      <w:r w:rsidRPr="00407C51">
        <w:rPr>
          <w:szCs w:val="24"/>
        </w:rPr>
        <w:t xml:space="preserve"> </w:t>
      </w:r>
      <w:r>
        <w:rPr>
          <w:rFonts w:hint="eastAsia"/>
          <w:szCs w:val="24"/>
        </w:rPr>
        <w:t>제</w:t>
      </w:r>
      <w:r>
        <w:rPr>
          <w:rFonts w:hint="eastAsia"/>
          <w:szCs w:val="24"/>
        </w:rPr>
        <w:t>1</w:t>
      </w:r>
      <w:r>
        <w:rPr>
          <w:rFonts w:hint="eastAsia"/>
          <w:szCs w:val="24"/>
        </w:rPr>
        <w:t>종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종류주식</w:t>
      </w:r>
      <w:r w:rsidRPr="00407C51">
        <w:rPr>
          <w:szCs w:val="24"/>
        </w:rPr>
        <w:t xml:space="preserve"> </w:t>
      </w:r>
      <w:r w:rsidRPr="00407C51">
        <w:rPr>
          <w:szCs w:val="24"/>
        </w:rPr>
        <w:t>발행일의</w:t>
      </w:r>
      <w:r w:rsidRPr="00407C51">
        <w:rPr>
          <w:szCs w:val="24"/>
        </w:rPr>
        <w:t xml:space="preserve"> </w:t>
      </w:r>
      <w:r w:rsidRPr="00407C51">
        <w:rPr>
          <w:szCs w:val="24"/>
        </w:rPr>
        <w:t>응당일</w:t>
      </w:r>
      <w:r w:rsidRPr="001F0B47">
        <w:rPr>
          <w:szCs w:val="24"/>
        </w:rPr>
        <w:t>(</w:t>
      </w:r>
      <w:r w:rsidRPr="001F0B47">
        <w:rPr>
          <w:szCs w:val="24"/>
        </w:rPr>
        <w:t>해당일이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영업일이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아닌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경우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그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직후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도래하는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영업일을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말하며</w:t>
      </w:r>
      <w:r w:rsidRPr="001F0B47">
        <w:rPr>
          <w:szCs w:val="24"/>
        </w:rPr>
        <w:t xml:space="preserve">, </w:t>
      </w:r>
      <w:r w:rsidRPr="001F0B47">
        <w:rPr>
          <w:szCs w:val="24"/>
        </w:rPr>
        <w:t>이하</w:t>
      </w:r>
      <w:r w:rsidRPr="001F0B47">
        <w:rPr>
          <w:szCs w:val="24"/>
        </w:rPr>
        <w:t xml:space="preserve"> </w:t>
      </w:r>
      <w:r>
        <w:rPr>
          <w:szCs w:val="24"/>
        </w:rPr>
        <w:t>“</w:t>
      </w:r>
      <w:r w:rsidRPr="001F0B47">
        <w:rPr>
          <w:szCs w:val="24"/>
          <w:u w:val="single"/>
        </w:rPr>
        <w:t>제</w:t>
      </w:r>
      <w:r w:rsidRPr="001F0B47">
        <w:rPr>
          <w:szCs w:val="24"/>
          <w:u w:val="single"/>
        </w:rPr>
        <w:t>1</w:t>
      </w:r>
      <w:r w:rsidRPr="001F0B47">
        <w:rPr>
          <w:szCs w:val="24"/>
          <w:u w:val="single"/>
        </w:rPr>
        <w:t>종</w:t>
      </w:r>
      <w:r w:rsidRPr="001F0B47">
        <w:rPr>
          <w:szCs w:val="24"/>
          <w:u w:val="single"/>
        </w:rPr>
        <w:t xml:space="preserve"> </w:t>
      </w:r>
      <w:r w:rsidRPr="001F0B47">
        <w:rPr>
          <w:szCs w:val="24"/>
          <w:u w:val="single"/>
        </w:rPr>
        <w:t>매입완료기한</w:t>
      </w:r>
      <w:r>
        <w:rPr>
          <w:szCs w:val="24"/>
        </w:rPr>
        <w:t>”</w:t>
      </w:r>
      <w:r w:rsidRPr="001F0B47">
        <w:rPr>
          <w:szCs w:val="24"/>
        </w:rPr>
        <w:t>)</w:t>
      </w:r>
      <w:r w:rsidRPr="001F0B47">
        <w:rPr>
          <w:szCs w:val="24"/>
        </w:rPr>
        <w:t>까지</w:t>
      </w:r>
      <w:r w:rsidRPr="001F0B47">
        <w:rPr>
          <w:szCs w:val="24"/>
        </w:rPr>
        <w:t xml:space="preserve">, </w:t>
      </w:r>
      <w:r w:rsidRPr="00796725">
        <w:rPr>
          <w:rFonts w:hint="eastAsia"/>
          <w:szCs w:val="24"/>
        </w:rPr>
        <w:t>제</w:t>
      </w:r>
      <w:r w:rsidRPr="00796725">
        <w:rPr>
          <w:rFonts w:hint="eastAsia"/>
          <w:szCs w:val="24"/>
        </w:rPr>
        <w:t>1</w:t>
      </w:r>
      <w:r w:rsidRPr="00796725">
        <w:rPr>
          <w:rFonts w:hint="eastAsia"/>
          <w:szCs w:val="24"/>
        </w:rPr>
        <w:t>종</w:t>
      </w:r>
      <w:r w:rsidRPr="00796725">
        <w:rPr>
          <w:rFonts w:hint="eastAsia"/>
          <w:szCs w:val="24"/>
        </w:rPr>
        <w:t xml:space="preserve"> </w:t>
      </w:r>
      <w:r w:rsidRPr="00796725">
        <w:rPr>
          <w:rFonts w:hint="eastAsia"/>
          <w:szCs w:val="24"/>
        </w:rPr>
        <w:t>종류주식</w:t>
      </w:r>
      <w:r>
        <w:rPr>
          <w:rFonts w:hint="eastAsia"/>
          <w:szCs w:val="24"/>
        </w:rPr>
        <w:t>의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주주</w:t>
      </w:r>
      <w:r>
        <w:rPr>
          <w:rFonts w:hint="eastAsia"/>
          <w:szCs w:val="24"/>
        </w:rPr>
        <w:t>(</w:t>
      </w:r>
      <w:r>
        <w:rPr>
          <w:rFonts w:hint="eastAsia"/>
          <w:szCs w:val="24"/>
        </w:rPr>
        <w:t>이하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“</w:t>
      </w:r>
      <w:r w:rsidRPr="00F306D7">
        <w:rPr>
          <w:rFonts w:hint="eastAsia"/>
          <w:szCs w:val="24"/>
          <w:u w:val="single"/>
        </w:rPr>
        <w:t>제</w:t>
      </w:r>
      <w:r w:rsidRPr="00F306D7">
        <w:rPr>
          <w:rFonts w:hint="eastAsia"/>
          <w:szCs w:val="24"/>
          <w:u w:val="single"/>
        </w:rPr>
        <w:t>1</w:t>
      </w:r>
      <w:r w:rsidRPr="00F306D7">
        <w:rPr>
          <w:rFonts w:hint="eastAsia"/>
          <w:szCs w:val="24"/>
          <w:u w:val="single"/>
        </w:rPr>
        <w:t>종</w:t>
      </w:r>
      <w:r w:rsidRPr="00F306D7">
        <w:rPr>
          <w:rFonts w:hint="eastAsia"/>
          <w:szCs w:val="24"/>
          <w:u w:val="single"/>
        </w:rPr>
        <w:t xml:space="preserve"> </w:t>
      </w:r>
      <w:r w:rsidRPr="00F306D7">
        <w:rPr>
          <w:rFonts w:hint="eastAsia"/>
          <w:szCs w:val="24"/>
          <w:u w:val="single"/>
        </w:rPr>
        <w:t>종류주주</w:t>
      </w:r>
      <w:r>
        <w:rPr>
          <w:szCs w:val="24"/>
        </w:rPr>
        <w:t>”</w:t>
      </w:r>
      <w:r>
        <w:rPr>
          <w:rFonts w:hint="eastAsia"/>
          <w:szCs w:val="24"/>
        </w:rPr>
        <w:t>)</w:t>
      </w:r>
      <w:r w:rsidRPr="001F0B47">
        <w:rPr>
          <w:szCs w:val="24"/>
        </w:rPr>
        <w:t>가</w:t>
      </w:r>
      <w:r w:rsidRPr="001F0B47">
        <w:rPr>
          <w:szCs w:val="24"/>
        </w:rPr>
        <w:t xml:space="preserve"> </w:t>
      </w:r>
      <w:r>
        <w:rPr>
          <w:rFonts w:hint="eastAsia"/>
          <w:szCs w:val="24"/>
        </w:rPr>
        <w:t>각자</w:t>
      </w:r>
      <w:r>
        <w:rPr>
          <w:rFonts w:hint="eastAsia"/>
          <w:szCs w:val="24"/>
        </w:rPr>
        <w:t xml:space="preserve"> </w:t>
      </w:r>
      <w:r w:rsidRPr="001F0B47">
        <w:rPr>
          <w:szCs w:val="24"/>
        </w:rPr>
        <w:t>보유하는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제</w:t>
      </w:r>
      <w:r w:rsidRPr="001F0B47">
        <w:rPr>
          <w:szCs w:val="24"/>
        </w:rPr>
        <w:t>1</w:t>
      </w:r>
      <w:r w:rsidRPr="001F0B47">
        <w:rPr>
          <w:szCs w:val="24"/>
        </w:rPr>
        <w:t>종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종류주식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전부</w:t>
      </w:r>
      <w:r w:rsidRPr="001F0B47">
        <w:rPr>
          <w:szCs w:val="24"/>
        </w:rPr>
        <w:t>(</w:t>
      </w:r>
      <w:r w:rsidRPr="001F0B47">
        <w:rPr>
          <w:szCs w:val="24"/>
        </w:rPr>
        <w:t>이하</w:t>
      </w:r>
      <w:r w:rsidRPr="001F0B47">
        <w:rPr>
          <w:szCs w:val="24"/>
        </w:rPr>
        <w:t xml:space="preserve"> </w:t>
      </w:r>
      <w:r>
        <w:rPr>
          <w:szCs w:val="24"/>
        </w:rPr>
        <w:t>“</w:t>
      </w:r>
      <w:r w:rsidRPr="00F306D7">
        <w:rPr>
          <w:szCs w:val="24"/>
          <w:u w:val="single"/>
        </w:rPr>
        <w:t>제</w:t>
      </w:r>
      <w:r w:rsidRPr="00F306D7">
        <w:rPr>
          <w:szCs w:val="24"/>
          <w:u w:val="single"/>
        </w:rPr>
        <w:t>1</w:t>
      </w:r>
      <w:r w:rsidRPr="00F306D7">
        <w:rPr>
          <w:szCs w:val="24"/>
          <w:u w:val="single"/>
        </w:rPr>
        <w:t>종</w:t>
      </w:r>
      <w:r w:rsidRPr="00F306D7">
        <w:rPr>
          <w:szCs w:val="24"/>
          <w:u w:val="single"/>
        </w:rPr>
        <w:t xml:space="preserve"> </w:t>
      </w:r>
      <w:r w:rsidRPr="00F306D7">
        <w:rPr>
          <w:szCs w:val="24"/>
          <w:u w:val="single"/>
        </w:rPr>
        <w:t>매입대상주식</w:t>
      </w:r>
      <w:r>
        <w:rPr>
          <w:szCs w:val="24"/>
        </w:rPr>
        <w:t>”</w:t>
      </w:r>
      <w:r w:rsidRPr="001F0B47">
        <w:rPr>
          <w:szCs w:val="24"/>
        </w:rPr>
        <w:t>)</w:t>
      </w:r>
      <w:r w:rsidRPr="001F0B47">
        <w:rPr>
          <w:szCs w:val="24"/>
        </w:rPr>
        <w:t>를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매입</w:t>
      </w:r>
      <w:r w:rsidRPr="001F0B47">
        <w:rPr>
          <w:szCs w:val="24"/>
        </w:rPr>
        <w:t>(</w:t>
      </w:r>
      <w:r w:rsidRPr="001F0B47">
        <w:rPr>
          <w:szCs w:val="24"/>
        </w:rPr>
        <w:t>이하</w:t>
      </w:r>
      <w:r w:rsidRPr="001F0B47">
        <w:rPr>
          <w:szCs w:val="24"/>
        </w:rPr>
        <w:t xml:space="preserve"> </w:t>
      </w:r>
      <w:r>
        <w:rPr>
          <w:szCs w:val="24"/>
        </w:rPr>
        <w:t>“</w:t>
      </w:r>
      <w:r w:rsidRPr="00F306D7">
        <w:rPr>
          <w:szCs w:val="24"/>
          <w:u w:val="single"/>
        </w:rPr>
        <w:t>제</w:t>
      </w:r>
      <w:r w:rsidRPr="00F306D7">
        <w:rPr>
          <w:szCs w:val="24"/>
          <w:u w:val="single"/>
        </w:rPr>
        <w:t>1</w:t>
      </w:r>
      <w:r w:rsidRPr="00F306D7">
        <w:rPr>
          <w:szCs w:val="24"/>
          <w:u w:val="single"/>
        </w:rPr>
        <w:t>종</w:t>
      </w:r>
      <w:r w:rsidRPr="00F306D7">
        <w:rPr>
          <w:szCs w:val="24"/>
          <w:u w:val="single"/>
        </w:rPr>
        <w:t xml:space="preserve"> </w:t>
      </w:r>
      <w:r w:rsidRPr="00F306D7">
        <w:rPr>
          <w:szCs w:val="24"/>
          <w:u w:val="single"/>
        </w:rPr>
        <w:t>매입거래</w:t>
      </w:r>
      <w:r>
        <w:rPr>
          <w:szCs w:val="24"/>
        </w:rPr>
        <w:t>”</w:t>
      </w:r>
      <w:r w:rsidRPr="001F0B47">
        <w:rPr>
          <w:szCs w:val="24"/>
        </w:rPr>
        <w:t>)</w:t>
      </w:r>
      <w:r w:rsidRPr="001F0B47">
        <w:rPr>
          <w:szCs w:val="24"/>
        </w:rPr>
        <w:t>할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것을</w:t>
      </w:r>
      <w:r w:rsidRPr="001F0B47">
        <w:rPr>
          <w:szCs w:val="24"/>
        </w:rPr>
        <w:t xml:space="preserve"> </w:t>
      </w:r>
      <w:r w:rsidRPr="001F0B47">
        <w:rPr>
          <w:rFonts w:hint="eastAsia"/>
          <w:szCs w:val="24"/>
        </w:rPr>
        <w:t>확약하며</w:t>
      </w:r>
      <w:r w:rsidRPr="001F0B47">
        <w:rPr>
          <w:rFonts w:hint="eastAsia"/>
          <w:szCs w:val="24"/>
        </w:rPr>
        <w:t xml:space="preserve">, </w:t>
      </w:r>
      <w:r w:rsidRPr="001F0B47">
        <w:rPr>
          <w:rFonts w:hint="eastAsia"/>
          <w:szCs w:val="24"/>
        </w:rPr>
        <w:t>매입금액은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제</w:t>
      </w:r>
      <w:r w:rsidRPr="001F0B47">
        <w:rPr>
          <w:rFonts w:hint="eastAsia"/>
          <w:szCs w:val="24"/>
        </w:rPr>
        <w:t>1</w:t>
      </w:r>
      <w:r w:rsidRPr="001F0B47">
        <w:rPr>
          <w:rFonts w:hint="eastAsia"/>
          <w:szCs w:val="24"/>
        </w:rPr>
        <w:t>종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매입대상주식의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주당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발행가액에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제</w:t>
      </w:r>
      <w:r w:rsidRPr="001F0B47">
        <w:rPr>
          <w:rFonts w:hint="eastAsia"/>
          <w:szCs w:val="24"/>
        </w:rPr>
        <w:t>1</w:t>
      </w:r>
      <w:r w:rsidRPr="001F0B47">
        <w:rPr>
          <w:rFonts w:hint="eastAsia"/>
          <w:szCs w:val="24"/>
        </w:rPr>
        <w:t>종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매입대상주식의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수를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곱한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금액</w:t>
      </w:r>
      <w:r w:rsidRPr="001F0B47">
        <w:rPr>
          <w:rFonts w:hint="eastAsia"/>
          <w:szCs w:val="24"/>
        </w:rPr>
        <w:t>(</w:t>
      </w:r>
      <w:r w:rsidRPr="001F0B47">
        <w:rPr>
          <w:rFonts w:hint="eastAsia"/>
          <w:szCs w:val="24"/>
        </w:rPr>
        <w:t>이하</w:t>
      </w:r>
      <w:r w:rsidRPr="001F0B47">
        <w:rPr>
          <w:rFonts w:hint="eastAsia"/>
          <w:szCs w:val="24"/>
        </w:rPr>
        <w:t xml:space="preserve"> </w:t>
      </w:r>
      <w:r>
        <w:rPr>
          <w:szCs w:val="24"/>
        </w:rPr>
        <w:t>“</w:t>
      </w:r>
      <w:r w:rsidRPr="00F306D7">
        <w:rPr>
          <w:rFonts w:hint="eastAsia"/>
          <w:szCs w:val="24"/>
          <w:u w:val="single"/>
        </w:rPr>
        <w:t>제</w:t>
      </w:r>
      <w:r w:rsidRPr="00F306D7">
        <w:rPr>
          <w:rFonts w:hint="eastAsia"/>
          <w:szCs w:val="24"/>
          <w:u w:val="single"/>
        </w:rPr>
        <w:t>1</w:t>
      </w:r>
      <w:r w:rsidRPr="00F306D7">
        <w:rPr>
          <w:rFonts w:hint="eastAsia"/>
          <w:szCs w:val="24"/>
          <w:u w:val="single"/>
        </w:rPr>
        <w:t>종</w:t>
      </w:r>
      <w:r w:rsidRPr="00F306D7">
        <w:rPr>
          <w:rFonts w:hint="eastAsia"/>
          <w:szCs w:val="24"/>
          <w:u w:val="single"/>
        </w:rPr>
        <w:t xml:space="preserve"> </w:t>
      </w:r>
      <w:r w:rsidRPr="00F306D7">
        <w:rPr>
          <w:rFonts w:hint="eastAsia"/>
          <w:szCs w:val="24"/>
          <w:u w:val="single"/>
        </w:rPr>
        <w:t>매입금액</w:t>
      </w:r>
      <w:r>
        <w:rPr>
          <w:szCs w:val="24"/>
        </w:rPr>
        <w:t>”</w:t>
      </w:r>
      <w:r w:rsidRPr="001F0B47">
        <w:rPr>
          <w:rFonts w:hint="eastAsia"/>
          <w:szCs w:val="24"/>
        </w:rPr>
        <w:t>)</w:t>
      </w:r>
      <w:r w:rsidRPr="001F0B47">
        <w:rPr>
          <w:rFonts w:hint="eastAsia"/>
          <w:szCs w:val="24"/>
        </w:rPr>
        <w:t>으로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한다</w:t>
      </w:r>
      <w:r w:rsidRPr="001F0B47">
        <w:rPr>
          <w:rFonts w:hint="eastAsia"/>
          <w:szCs w:val="24"/>
        </w:rPr>
        <w:t xml:space="preserve">. </w:t>
      </w:r>
      <w:r>
        <w:rPr>
          <w:rFonts w:hint="eastAsia"/>
          <w:szCs w:val="24"/>
        </w:rPr>
        <w:t>명확히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하면</w:t>
      </w:r>
      <w:r>
        <w:rPr>
          <w:rFonts w:hint="eastAsia"/>
          <w:szCs w:val="24"/>
        </w:rPr>
        <w:t xml:space="preserve">, </w:t>
      </w:r>
      <w:r w:rsidRPr="00790ABC">
        <w:rPr>
          <w:szCs w:val="24"/>
        </w:rPr>
        <w:t>코람코라이프인프라리츠는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제</w:t>
      </w:r>
      <w:r>
        <w:rPr>
          <w:rFonts w:hint="eastAsia"/>
          <w:szCs w:val="24"/>
        </w:rPr>
        <w:t>1</w:t>
      </w:r>
      <w:r w:rsidRPr="00790ABC">
        <w:rPr>
          <w:szCs w:val="24"/>
        </w:rPr>
        <w:t>종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매입완료기한까지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제</w:t>
      </w:r>
      <w:r>
        <w:rPr>
          <w:rFonts w:hint="eastAsia"/>
          <w:szCs w:val="24"/>
        </w:rPr>
        <w:t>1</w:t>
      </w:r>
      <w:r w:rsidRPr="00790ABC">
        <w:rPr>
          <w:szCs w:val="24"/>
        </w:rPr>
        <w:t>종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매입대상주식을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수회에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걸쳐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나누어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매입할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수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있으나</w:t>
      </w:r>
      <w:r w:rsidRPr="00790ABC">
        <w:rPr>
          <w:szCs w:val="24"/>
        </w:rPr>
        <w:t xml:space="preserve">, </w:t>
      </w:r>
      <w:r w:rsidR="00B3200F" w:rsidRPr="00B3200F">
        <w:rPr>
          <w:szCs w:val="24"/>
        </w:rPr>
        <w:t>이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경우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각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회차의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매입은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코람코라이프인프라리츠와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관련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제</w:t>
      </w:r>
      <w:r w:rsidR="00B3200F" w:rsidRPr="00B3200F">
        <w:rPr>
          <w:szCs w:val="24"/>
        </w:rPr>
        <w:t>1</w:t>
      </w:r>
      <w:r w:rsidR="00B3200F" w:rsidRPr="00B3200F">
        <w:rPr>
          <w:szCs w:val="24"/>
        </w:rPr>
        <w:t>종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종류주주가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달리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합의하지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아니하는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한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각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제</w:t>
      </w:r>
      <w:r w:rsidR="00B3200F" w:rsidRPr="00B3200F">
        <w:rPr>
          <w:szCs w:val="24"/>
        </w:rPr>
        <w:t>1</w:t>
      </w:r>
      <w:r w:rsidR="00B3200F" w:rsidRPr="00B3200F">
        <w:rPr>
          <w:szCs w:val="24"/>
        </w:rPr>
        <w:t>종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종류주주가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보유하는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제</w:t>
      </w:r>
      <w:r w:rsidR="00B3200F" w:rsidRPr="00B3200F">
        <w:rPr>
          <w:szCs w:val="24"/>
        </w:rPr>
        <w:t>1</w:t>
      </w:r>
      <w:r w:rsidR="00B3200F" w:rsidRPr="00B3200F">
        <w:rPr>
          <w:szCs w:val="24"/>
        </w:rPr>
        <w:t>종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매입대상주식의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수에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비례하여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이루어지는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것을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원칙으로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하고</w:t>
      </w:r>
      <w:r w:rsidR="00B3200F" w:rsidRPr="00B3200F">
        <w:rPr>
          <w:szCs w:val="24"/>
        </w:rPr>
        <w:t>,</w:t>
      </w:r>
      <w:r w:rsidR="00B3200F">
        <w:rPr>
          <w:rFonts w:hint="eastAsia"/>
          <w:szCs w:val="24"/>
        </w:rPr>
        <w:t xml:space="preserve"> </w:t>
      </w:r>
      <w:r w:rsidRPr="00790ABC">
        <w:rPr>
          <w:szCs w:val="24"/>
        </w:rPr>
        <w:t>제</w:t>
      </w:r>
      <w:r>
        <w:rPr>
          <w:rFonts w:hint="eastAsia"/>
          <w:szCs w:val="24"/>
        </w:rPr>
        <w:t>1</w:t>
      </w:r>
      <w:r w:rsidRPr="00790ABC">
        <w:rPr>
          <w:szCs w:val="24"/>
        </w:rPr>
        <w:t>종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매입완료기한까지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각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제</w:t>
      </w:r>
      <w:r>
        <w:rPr>
          <w:rFonts w:hint="eastAsia"/>
          <w:szCs w:val="24"/>
        </w:rPr>
        <w:t>1</w:t>
      </w:r>
      <w:r w:rsidRPr="00790ABC">
        <w:rPr>
          <w:szCs w:val="24"/>
        </w:rPr>
        <w:t>종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종류주주가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보유하는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제</w:t>
      </w:r>
      <w:r>
        <w:rPr>
          <w:rFonts w:hint="eastAsia"/>
          <w:szCs w:val="24"/>
        </w:rPr>
        <w:t>1</w:t>
      </w:r>
      <w:r w:rsidRPr="00790ABC">
        <w:rPr>
          <w:szCs w:val="24"/>
        </w:rPr>
        <w:t>종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매입대상주식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전부의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매입을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완료하여야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한다</w:t>
      </w:r>
      <w:r w:rsidRPr="00790ABC">
        <w:rPr>
          <w:szCs w:val="24"/>
        </w:rPr>
        <w:t>.</w:t>
      </w:r>
      <w:r>
        <w:rPr>
          <w:rFonts w:hint="eastAsia"/>
          <w:szCs w:val="24"/>
        </w:rPr>
        <w:t xml:space="preserve"> </w:t>
      </w:r>
      <w:r w:rsidRPr="0086649F">
        <w:rPr>
          <w:szCs w:val="24"/>
        </w:rPr>
        <w:t>본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조에서</w:t>
      </w:r>
      <w:r w:rsidRPr="0086649F">
        <w:rPr>
          <w:szCs w:val="24"/>
        </w:rPr>
        <w:t xml:space="preserve"> “</w:t>
      </w:r>
      <w:r w:rsidRPr="0086649F">
        <w:rPr>
          <w:szCs w:val="24"/>
          <w:u w:val="single"/>
        </w:rPr>
        <w:t>매입</w:t>
      </w:r>
      <w:r w:rsidRPr="0086649F">
        <w:rPr>
          <w:szCs w:val="24"/>
        </w:rPr>
        <w:t>”</w:t>
      </w:r>
      <w:r>
        <w:rPr>
          <w:rFonts w:hint="eastAsia"/>
          <w:szCs w:val="24"/>
        </w:rPr>
        <w:t>이</w:t>
      </w:r>
      <w:r w:rsidRPr="0086649F">
        <w:rPr>
          <w:szCs w:val="24"/>
        </w:rPr>
        <w:t>라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함은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코람코라이프인프라리츠가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제</w:t>
      </w:r>
      <w:r w:rsidRPr="0086649F">
        <w:rPr>
          <w:szCs w:val="24"/>
        </w:rPr>
        <w:t>1</w:t>
      </w:r>
      <w:r w:rsidRPr="0086649F">
        <w:rPr>
          <w:szCs w:val="24"/>
        </w:rPr>
        <w:t>종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매입대상주식을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직접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양수하는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방식뿐만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아니라</w:t>
      </w:r>
      <w:r w:rsidRPr="0086649F">
        <w:rPr>
          <w:szCs w:val="24"/>
        </w:rPr>
        <w:t xml:space="preserve">, </w:t>
      </w:r>
      <w:r w:rsidRPr="0086649F">
        <w:rPr>
          <w:szCs w:val="24"/>
        </w:rPr>
        <w:t>대상회사의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유상감자와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코람코라이프인프라리츠의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유상증자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참여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기타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관련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당사자들이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합의하는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방식으로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제</w:t>
      </w:r>
      <w:r w:rsidRPr="0086649F">
        <w:rPr>
          <w:szCs w:val="24"/>
        </w:rPr>
        <w:t>1</w:t>
      </w:r>
      <w:r w:rsidRPr="0086649F">
        <w:rPr>
          <w:szCs w:val="24"/>
        </w:rPr>
        <w:t>종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종류주주가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제</w:t>
      </w:r>
      <w:r w:rsidRPr="0086649F">
        <w:rPr>
          <w:szCs w:val="24"/>
        </w:rPr>
        <w:t>1</w:t>
      </w:r>
      <w:r w:rsidRPr="0086649F">
        <w:rPr>
          <w:szCs w:val="24"/>
        </w:rPr>
        <w:t>종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매입금액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상당액을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지급받고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코람코라이프인프라리츠가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이에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상응하는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대상회사의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지분을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취득함으로써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직접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양수와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실질적으로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동일한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경제적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효과를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달성하는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일련의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거래를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포함한다</w:t>
      </w:r>
      <w:r w:rsidRPr="0086649F">
        <w:rPr>
          <w:szCs w:val="24"/>
        </w:rPr>
        <w:t>.</w:t>
      </w:r>
      <w:r>
        <w:rPr>
          <w:rFonts w:hint="eastAsia"/>
          <w:szCs w:val="24"/>
        </w:rPr>
        <w:t xml:space="preserve"> </w:t>
      </w:r>
    </w:p>
    <w:p w14:paraId="181C2CDD" w14:textId="2C7490F7" w:rsidR="001F0B47" w:rsidRDefault="001F0B47" w:rsidP="00616B70">
      <w:pPr>
        <w:pStyle w:val="2"/>
        <w:spacing w:before="60" w:line="312" w:lineRule="auto"/>
        <w:ind w:left="851" w:hanging="851"/>
        <w:rPr>
          <w:szCs w:val="24"/>
        </w:rPr>
      </w:pPr>
      <w:r w:rsidRPr="001F0B47">
        <w:rPr>
          <w:rFonts w:hint="eastAsia"/>
          <w:szCs w:val="24"/>
        </w:rPr>
        <w:t>코람코라이프인프라리츠와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제</w:t>
      </w:r>
      <w:r w:rsidRPr="001F0B47">
        <w:rPr>
          <w:rFonts w:hint="eastAsia"/>
          <w:szCs w:val="24"/>
        </w:rPr>
        <w:t>1</w:t>
      </w:r>
      <w:r w:rsidRPr="001F0B47">
        <w:rPr>
          <w:rFonts w:hint="eastAsia"/>
          <w:szCs w:val="24"/>
        </w:rPr>
        <w:t>종</w:t>
      </w:r>
      <w:r w:rsidRPr="001F0B47">
        <w:rPr>
          <w:rFonts w:hint="eastAsia"/>
          <w:szCs w:val="24"/>
        </w:rPr>
        <w:t xml:space="preserve"> </w:t>
      </w:r>
      <w:r w:rsidR="00F306D7">
        <w:rPr>
          <w:rFonts w:hint="eastAsia"/>
          <w:szCs w:val="24"/>
        </w:rPr>
        <w:t>종류</w:t>
      </w:r>
      <w:r w:rsidRPr="001F0B47">
        <w:rPr>
          <w:rFonts w:hint="eastAsia"/>
          <w:szCs w:val="24"/>
        </w:rPr>
        <w:t>주주는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제</w:t>
      </w:r>
      <w:r w:rsidRPr="001F0B47">
        <w:rPr>
          <w:rFonts w:hint="eastAsia"/>
          <w:szCs w:val="24"/>
        </w:rPr>
        <w:t>1</w:t>
      </w:r>
      <w:r w:rsidRPr="001F0B47">
        <w:rPr>
          <w:rFonts w:hint="eastAsia"/>
          <w:szCs w:val="24"/>
        </w:rPr>
        <w:t>종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매입거래에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필요한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내부수권절차의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완료</w:t>
      </w:r>
      <w:r w:rsidRPr="001F0B47">
        <w:rPr>
          <w:rFonts w:hint="eastAsia"/>
          <w:szCs w:val="24"/>
        </w:rPr>
        <w:t xml:space="preserve">, </w:t>
      </w:r>
      <w:r w:rsidRPr="001F0B47">
        <w:rPr>
          <w:rFonts w:hint="eastAsia"/>
          <w:szCs w:val="24"/>
        </w:rPr>
        <w:t>제</w:t>
      </w:r>
      <w:r w:rsidRPr="001F0B47">
        <w:rPr>
          <w:rFonts w:hint="eastAsia"/>
          <w:szCs w:val="24"/>
        </w:rPr>
        <w:t>1</w:t>
      </w:r>
      <w:r w:rsidRPr="001F0B47">
        <w:rPr>
          <w:rFonts w:hint="eastAsia"/>
          <w:szCs w:val="24"/>
        </w:rPr>
        <w:t>종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매입금액의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수수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등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제</w:t>
      </w:r>
      <w:r w:rsidRPr="001F0B47">
        <w:rPr>
          <w:rFonts w:hint="eastAsia"/>
          <w:szCs w:val="24"/>
        </w:rPr>
        <w:t>1</w:t>
      </w:r>
      <w:r w:rsidRPr="001F0B47">
        <w:rPr>
          <w:rFonts w:hint="eastAsia"/>
          <w:szCs w:val="24"/>
        </w:rPr>
        <w:t>종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매입거래가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제</w:t>
      </w:r>
      <w:r w:rsidRPr="001F0B47">
        <w:rPr>
          <w:rFonts w:hint="eastAsia"/>
          <w:szCs w:val="24"/>
        </w:rPr>
        <w:t>1</w:t>
      </w:r>
      <w:r w:rsidRPr="001F0B47">
        <w:rPr>
          <w:rFonts w:hint="eastAsia"/>
          <w:szCs w:val="24"/>
        </w:rPr>
        <w:t>종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매입완료기한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전까지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완료될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수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있도록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필요한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조치를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이행하기로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한다</w:t>
      </w:r>
      <w:r w:rsidRPr="001F0B47">
        <w:rPr>
          <w:rFonts w:hint="eastAsia"/>
          <w:szCs w:val="24"/>
        </w:rPr>
        <w:t>.</w:t>
      </w:r>
      <w:r w:rsidR="00905372">
        <w:rPr>
          <w:rFonts w:hint="eastAsia"/>
          <w:szCs w:val="24"/>
        </w:rPr>
        <w:t xml:space="preserve"> </w:t>
      </w:r>
    </w:p>
    <w:p w14:paraId="5C05D6E9" w14:textId="28392C00" w:rsidR="001F0B47" w:rsidRPr="001F0B47" w:rsidRDefault="00F306D7" w:rsidP="00616B70">
      <w:pPr>
        <w:pStyle w:val="2"/>
        <w:spacing w:before="60" w:line="312" w:lineRule="auto"/>
        <w:ind w:left="851" w:hanging="851"/>
        <w:rPr>
          <w:szCs w:val="24"/>
        </w:rPr>
      </w:pPr>
      <w:r>
        <w:rPr>
          <w:rFonts w:hint="eastAsia"/>
          <w:szCs w:val="24"/>
        </w:rPr>
        <w:t>제</w:t>
      </w:r>
      <w:r>
        <w:rPr>
          <w:rFonts w:hint="eastAsia"/>
          <w:szCs w:val="24"/>
        </w:rPr>
        <w:t>3.1</w:t>
      </w:r>
      <w:r>
        <w:rPr>
          <w:rFonts w:hint="eastAsia"/>
          <w:szCs w:val="24"/>
        </w:rPr>
        <w:t>조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내지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제</w:t>
      </w:r>
      <w:r>
        <w:rPr>
          <w:rFonts w:hint="eastAsia"/>
          <w:szCs w:val="24"/>
        </w:rPr>
        <w:t>3.2</w:t>
      </w:r>
      <w:r>
        <w:rPr>
          <w:rFonts w:hint="eastAsia"/>
          <w:szCs w:val="24"/>
        </w:rPr>
        <w:t>조</w:t>
      </w:r>
      <w:r w:rsidR="001F0B47" w:rsidRPr="001F0B47">
        <w:rPr>
          <w:rFonts w:hint="eastAsia"/>
          <w:szCs w:val="24"/>
        </w:rPr>
        <w:t>에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따라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코람코라이프인프라리츠의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제</w:t>
      </w:r>
      <w:r w:rsidR="001F0B47" w:rsidRPr="001F0B47">
        <w:rPr>
          <w:rFonts w:hint="eastAsia"/>
          <w:szCs w:val="24"/>
        </w:rPr>
        <w:t>1</w:t>
      </w:r>
      <w:r w:rsidR="001F0B47" w:rsidRPr="001F0B47">
        <w:rPr>
          <w:rFonts w:hint="eastAsia"/>
          <w:szCs w:val="24"/>
        </w:rPr>
        <w:t>종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매입대상주</w:t>
      </w:r>
      <w:r w:rsidR="001F0B47" w:rsidRPr="001F0B47">
        <w:rPr>
          <w:rFonts w:hint="eastAsia"/>
          <w:szCs w:val="24"/>
        </w:rPr>
        <w:lastRenderedPageBreak/>
        <w:t>식의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매입이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완료된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날</w:t>
      </w:r>
      <w:r w:rsidR="001F0B47" w:rsidRPr="001F0B47">
        <w:rPr>
          <w:rFonts w:hint="eastAsia"/>
          <w:szCs w:val="24"/>
        </w:rPr>
        <w:t>(</w:t>
      </w:r>
      <w:r w:rsidR="00790ABC">
        <w:rPr>
          <w:rFonts w:hint="eastAsia"/>
          <w:szCs w:val="24"/>
        </w:rPr>
        <w:t>수</w:t>
      </w:r>
      <w:r w:rsidR="00790ABC">
        <w:rPr>
          <w:rFonts w:hint="eastAsia"/>
          <w:szCs w:val="24"/>
        </w:rPr>
        <w:t xml:space="preserve"> </w:t>
      </w:r>
      <w:r w:rsidR="00790ABC">
        <w:rPr>
          <w:rFonts w:hint="eastAsia"/>
          <w:szCs w:val="24"/>
        </w:rPr>
        <w:t>회에</w:t>
      </w:r>
      <w:r w:rsidR="00790ABC">
        <w:rPr>
          <w:rFonts w:hint="eastAsia"/>
          <w:szCs w:val="24"/>
        </w:rPr>
        <w:t xml:space="preserve"> </w:t>
      </w:r>
      <w:r w:rsidR="00790ABC">
        <w:rPr>
          <w:rFonts w:hint="eastAsia"/>
          <w:szCs w:val="24"/>
        </w:rPr>
        <w:t>걸쳐</w:t>
      </w:r>
      <w:r w:rsidR="00790ABC">
        <w:rPr>
          <w:rFonts w:hint="eastAsia"/>
          <w:szCs w:val="24"/>
        </w:rPr>
        <w:t xml:space="preserve"> </w:t>
      </w:r>
      <w:r w:rsidR="00790ABC" w:rsidRPr="00790ABC">
        <w:rPr>
          <w:szCs w:val="24"/>
        </w:rPr>
        <w:t>나누어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매입하는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경우에는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각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매입거래별로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그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매입이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완료된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날을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말하며</w:t>
      </w:r>
      <w:r w:rsidR="00790ABC" w:rsidRPr="00790ABC">
        <w:rPr>
          <w:szCs w:val="24"/>
        </w:rPr>
        <w:t>,</w:t>
      </w:r>
      <w:r w:rsidR="00790ABC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이하</w:t>
      </w:r>
      <w:r w:rsidR="001F0B47" w:rsidRPr="001F0B47">
        <w:rPr>
          <w:rFonts w:hint="eastAsia"/>
          <w:szCs w:val="24"/>
        </w:rPr>
        <w:t xml:space="preserve"> </w:t>
      </w:r>
      <w:r>
        <w:rPr>
          <w:szCs w:val="24"/>
        </w:rPr>
        <w:t>“</w:t>
      </w:r>
      <w:r w:rsidRPr="00F306D7">
        <w:rPr>
          <w:rFonts w:hint="eastAsia"/>
          <w:szCs w:val="24"/>
          <w:u w:val="single"/>
        </w:rPr>
        <w:t>제</w:t>
      </w:r>
      <w:r w:rsidRPr="00F306D7">
        <w:rPr>
          <w:rFonts w:hint="eastAsia"/>
          <w:szCs w:val="24"/>
          <w:u w:val="single"/>
        </w:rPr>
        <w:t>1</w:t>
      </w:r>
      <w:r w:rsidRPr="00F306D7">
        <w:rPr>
          <w:rFonts w:hint="eastAsia"/>
          <w:szCs w:val="24"/>
          <w:u w:val="single"/>
        </w:rPr>
        <w:t>종</w:t>
      </w:r>
      <w:r w:rsidRPr="00F306D7">
        <w:rPr>
          <w:rFonts w:hint="eastAsia"/>
          <w:szCs w:val="24"/>
          <w:u w:val="single"/>
        </w:rPr>
        <w:t xml:space="preserve"> </w:t>
      </w:r>
      <w:r w:rsidR="001F0B47" w:rsidRPr="00F306D7">
        <w:rPr>
          <w:rFonts w:hint="eastAsia"/>
          <w:szCs w:val="24"/>
          <w:u w:val="single"/>
        </w:rPr>
        <w:t>매입완료일</w:t>
      </w:r>
      <w:r>
        <w:rPr>
          <w:szCs w:val="24"/>
        </w:rPr>
        <w:t>”</w:t>
      </w:r>
      <w:r w:rsidR="001F0B47" w:rsidRPr="001F0B47">
        <w:rPr>
          <w:rFonts w:hint="eastAsia"/>
          <w:szCs w:val="24"/>
        </w:rPr>
        <w:t>)</w:t>
      </w:r>
      <w:r w:rsidR="001F0B47" w:rsidRPr="001F0B47">
        <w:rPr>
          <w:rFonts w:hint="eastAsia"/>
          <w:szCs w:val="24"/>
        </w:rPr>
        <w:t>이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속한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사업연도까지</w:t>
      </w:r>
      <w:r w:rsidR="001F0B47" w:rsidRPr="001F0B47">
        <w:rPr>
          <w:rFonts w:hint="eastAsia"/>
          <w:szCs w:val="24"/>
        </w:rPr>
        <w:t xml:space="preserve"> </w:t>
      </w:r>
      <w:r w:rsidR="00790ABC" w:rsidRPr="00790ABC">
        <w:rPr>
          <w:szCs w:val="24"/>
        </w:rPr>
        <w:t>해당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매입거래의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대상이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된</w:t>
      </w:r>
      <w:r w:rsidR="00790ABC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제</w:t>
      </w:r>
      <w:r>
        <w:rPr>
          <w:rFonts w:hint="eastAsia"/>
          <w:szCs w:val="24"/>
        </w:rPr>
        <w:t>1</w:t>
      </w:r>
      <w:r>
        <w:rPr>
          <w:rFonts w:hint="eastAsia"/>
          <w:szCs w:val="24"/>
        </w:rPr>
        <w:t>종</w:t>
      </w:r>
      <w:r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매입대상주식에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관하여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발생하는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배당금은</w:t>
      </w:r>
      <w:r w:rsidR="001F0B47" w:rsidRPr="001F0B47">
        <w:rPr>
          <w:rFonts w:hint="eastAsia"/>
          <w:szCs w:val="24"/>
        </w:rPr>
        <w:t xml:space="preserve"> </w:t>
      </w:r>
      <w:r w:rsidR="009B4242">
        <w:rPr>
          <w:rFonts w:hint="eastAsia"/>
          <w:szCs w:val="24"/>
        </w:rPr>
        <w:t>제</w:t>
      </w:r>
      <w:r w:rsidR="009B4242">
        <w:rPr>
          <w:rFonts w:hint="eastAsia"/>
          <w:szCs w:val="24"/>
        </w:rPr>
        <w:t>1</w:t>
      </w:r>
      <w:r w:rsidR="009B4242">
        <w:rPr>
          <w:rFonts w:hint="eastAsia"/>
          <w:szCs w:val="24"/>
        </w:rPr>
        <w:t>종</w:t>
      </w:r>
      <w:r w:rsidR="009B4242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매입완료일을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기준으로</w:t>
      </w:r>
      <w:r w:rsidR="001F0B47" w:rsidRPr="001F0B47">
        <w:rPr>
          <w:rFonts w:hint="eastAsia"/>
          <w:szCs w:val="24"/>
        </w:rPr>
        <w:t xml:space="preserve"> </w:t>
      </w:r>
      <w:r w:rsidR="009B4242">
        <w:rPr>
          <w:rFonts w:hint="eastAsia"/>
          <w:szCs w:val="24"/>
        </w:rPr>
        <w:t>제</w:t>
      </w:r>
      <w:r w:rsidR="009B4242">
        <w:rPr>
          <w:rFonts w:hint="eastAsia"/>
          <w:szCs w:val="24"/>
        </w:rPr>
        <w:t>1</w:t>
      </w:r>
      <w:r w:rsidR="009B4242">
        <w:rPr>
          <w:rFonts w:hint="eastAsia"/>
          <w:szCs w:val="24"/>
        </w:rPr>
        <w:t>종</w:t>
      </w:r>
      <w:r w:rsidR="009B4242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매입완료일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직전일까지의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기간에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대하여는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제</w:t>
      </w:r>
      <w:r w:rsidR="001F0B47" w:rsidRPr="001F0B47">
        <w:rPr>
          <w:rFonts w:hint="eastAsia"/>
          <w:szCs w:val="24"/>
        </w:rPr>
        <w:t>1</w:t>
      </w:r>
      <w:r w:rsidR="001F0B47" w:rsidRPr="001F0B47">
        <w:rPr>
          <w:rFonts w:hint="eastAsia"/>
          <w:szCs w:val="24"/>
        </w:rPr>
        <w:t>종</w:t>
      </w:r>
      <w:r w:rsidR="001F0B47" w:rsidRPr="001F0B47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종류</w:t>
      </w:r>
      <w:r w:rsidR="001F0B47" w:rsidRPr="001F0B47">
        <w:rPr>
          <w:rFonts w:hint="eastAsia"/>
          <w:szCs w:val="24"/>
        </w:rPr>
        <w:t>주주에게</w:t>
      </w:r>
      <w:r w:rsidR="001F0B47" w:rsidRPr="001F0B47">
        <w:rPr>
          <w:rFonts w:hint="eastAsia"/>
          <w:szCs w:val="24"/>
        </w:rPr>
        <w:t xml:space="preserve">, </w:t>
      </w:r>
      <w:r w:rsidR="009B4242">
        <w:rPr>
          <w:rFonts w:hint="eastAsia"/>
          <w:szCs w:val="24"/>
        </w:rPr>
        <w:t>제</w:t>
      </w:r>
      <w:r w:rsidR="009B4242">
        <w:rPr>
          <w:rFonts w:hint="eastAsia"/>
          <w:szCs w:val="24"/>
        </w:rPr>
        <w:t>1</w:t>
      </w:r>
      <w:r w:rsidR="009B4242">
        <w:rPr>
          <w:rFonts w:hint="eastAsia"/>
          <w:szCs w:val="24"/>
        </w:rPr>
        <w:t>종</w:t>
      </w:r>
      <w:r w:rsidR="009B4242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매입완료일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이후</w:t>
      </w:r>
      <w:r w:rsidR="001F0B47" w:rsidRPr="001F0B47">
        <w:rPr>
          <w:rFonts w:hint="eastAsia"/>
          <w:szCs w:val="24"/>
        </w:rPr>
        <w:t>(</w:t>
      </w:r>
      <w:r w:rsidR="001F0B47" w:rsidRPr="001F0B47">
        <w:rPr>
          <w:rFonts w:hint="eastAsia"/>
          <w:szCs w:val="24"/>
        </w:rPr>
        <w:t>당일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포함</w:t>
      </w:r>
      <w:r w:rsidR="001F0B47" w:rsidRPr="001F0B47">
        <w:rPr>
          <w:rFonts w:hint="eastAsia"/>
          <w:szCs w:val="24"/>
        </w:rPr>
        <w:t>)</w:t>
      </w:r>
      <w:r w:rsidR="001F0B47" w:rsidRPr="001F0B47">
        <w:rPr>
          <w:rFonts w:hint="eastAsia"/>
          <w:szCs w:val="24"/>
        </w:rPr>
        <w:t>의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기간에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대하여는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코람코라이프인프라리츠에게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각각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귀속되는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것으로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한다</w:t>
      </w:r>
      <w:r w:rsidR="001F0B47" w:rsidRPr="001F0B47">
        <w:rPr>
          <w:rFonts w:hint="eastAsia"/>
          <w:szCs w:val="24"/>
        </w:rPr>
        <w:t>.</w:t>
      </w:r>
    </w:p>
    <w:p w14:paraId="4F43E64F" w14:textId="4C8D760A" w:rsidR="001F0B47" w:rsidRDefault="0063315A" w:rsidP="00616B70">
      <w:pPr>
        <w:pStyle w:val="2"/>
        <w:spacing w:before="60" w:line="312" w:lineRule="auto"/>
        <w:ind w:left="851" w:hanging="851"/>
        <w:rPr>
          <w:szCs w:val="24"/>
        </w:rPr>
      </w:pPr>
      <w:r w:rsidRPr="0063315A">
        <w:rPr>
          <w:szCs w:val="24"/>
        </w:rPr>
        <w:t>제</w:t>
      </w:r>
      <w:r w:rsidR="00752C01">
        <w:rPr>
          <w:rFonts w:hint="eastAsia"/>
          <w:szCs w:val="24"/>
        </w:rPr>
        <w:t>3.</w:t>
      </w:r>
      <w:r w:rsidRPr="0063315A">
        <w:rPr>
          <w:szCs w:val="24"/>
        </w:rPr>
        <w:t>3</w:t>
      </w:r>
      <w:r w:rsidR="00752C01">
        <w:rPr>
          <w:rFonts w:hint="eastAsia"/>
          <w:szCs w:val="24"/>
        </w:rPr>
        <w:t>조</w:t>
      </w:r>
      <w:r w:rsidRPr="0063315A">
        <w:rPr>
          <w:szCs w:val="24"/>
        </w:rPr>
        <w:t>에</w:t>
      </w:r>
      <w:r w:rsidRPr="0063315A">
        <w:rPr>
          <w:szCs w:val="24"/>
        </w:rPr>
        <w:t xml:space="preserve"> </w:t>
      </w:r>
      <w:r w:rsidRPr="0063315A">
        <w:rPr>
          <w:szCs w:val="24"/>
        </w:rPr>
        <w:t>따른</w:t>
      </w:r>
      <w:r w:rsidRPr="0063315A">
        <w:rPr>
          <w:szCs w:val="24"/>
        </w:rPr>
        <w:t xml:space="preserve"> </w:t>
      </w:r>
      <w:r w:rsidRPr="0063315A">
        <w:rPr>
          <w:szCs w:val="24"/>
        </w:rPr>
        <w:t>배당금</w:t>
      </w:r>
      <w:r w:rsidRPr="0063315A">
        <w:rPr>
          <w:szCs w:val="24"/>
        </w:rPr>
        <w:t xml:space="preserve"> </w:t>
      </w:r>
      <w:r w:rsidRPr="0063315A">
        <w:rPr>
          <w:szCs w:val="24"/>
        </w:rPr>
        <w:t>귀속을</w:t>
      </w:r>
      <w:r w:rsidRPr="0063315A">
        <w:rPr>
          <w:szCs w:val="24"/>
        </w:rPr>
        <w:t xml:space="preserve"> </w:t>
      </w:r>
      <w:r w:rsidRPr="0063315A">
        <w:rPr>
          <w:szCs w:val="24"/>
        </w:rPr>
        <w:t>정산하기</w:t>
      </w:r>
      <w:r w:rsidRPr="0063315A">
        <w:rPr>
          <w:szCs w:val="24"/>
        </w:rPr>
        <w:t xml:space="preserve"> </w:t>
      </w:r>
      <w:r w:rsidRPr="0063315A">
        <w:rPr>
          <w:szCs w:val="24"/>
        </w:rPr>
        <w:t>위하여</w:t>
      </w:r>
      <w:r w:rsidRPr="00910AFD">
        <w:rPr>
          <w:szCs w:val="24"/>
        </w:rPr>
        <w:t>,</w:t>
      </w:r>
      <w:r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코람코라이프인프라리츠는</w:t>
      </w:r>
      <w:r w:rsidR="001F0B47" w:rsidRPr="00910AFD">
        <w:rPr>
          <w:rFonts w:hint="eastAsia"/>
          <w:szCs w:val="24"/>
        </w:rPr>
        <w:t xml:space="preserve"> </w:t>
      </w:r>
      <w:r w:rsidR="00790ABC" w:rsidRPr="00910AFD">
        <w:rPr>
          <w:rFonts w:hint="eastAsia"/>
          <w:szCs w:val="24"/>
        </w:rPr>
        <w:t>각</w:t>
      </w:r>
      <w:r w:rsidR="00790ABC" w:rsidRPr="00910AFD">
        <w:rPr>
          <w:rFonts w:hint="eastAsia"/>
          <w:szCs w:val="24"/>
        </w:rPr>
        <w:t xml:space="preserve"> </w:t>
      </w:r>
      <w:r w:rsidR="00790ABC" w:rsidRPr="00910AFD">
        <w:rPr>
          <w:rFonts w:hint="eastAsia"/>
          <w:szCs w:val="24"/>
        </w:rPr>
        <w:t>매입거래별로</w:t>
      </w:r>
      <w:r w:rsidR="00790ABC" w:rsidRPr="00910AFD">
        <w:rPr>
          <w:rFonts w:hint="eastAsia"/>
          <w:szCs w:val="24"/>
        </w:rPr>
        <w:t xml:space="preserve"> </w:t>
      </w:r>
      <w:r w:rsidR="00F306D7" w:rsidRPr="00910AFD">
        <w:rPr>
          <w:rFonts w:hint="eastAsia"/>
          <w:szCs w:val="24"/>
        </w:rPr>
        <w:t>제</w:t>
      </w:r>
      <w:r w:rsidR="00F306D7" w:rsidRPr="00910AFD">
        <w:rPr>
          <w:rFonts w:hint="eastAsia"/>
          <w:szCs w:val="24"/>
        </w:rPr>
        <w:t>1</w:t>
      </w:r>
      <w:r w:rsidR="00F306D7" w:rsidRPr="00910AFD">
        <w:rPr>
          <w:rFonts w:hint="eastAsia"/>
          <w:szCs w:val="24"/>
        </w:rPr>
        <w:t>종</w:t>
      </w:r>
      <w:r w:rsidR="00F306D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매입완료일</w:t>
      </w:r>
      <w:r w:rsidRPr="00910AFD">
        <w:rPr>
          <w:rFonts w:hint="eastAsia"/>
          <w:szCs w:val="24"/>
        </w:rPr>
        <w:t>에</w:t>
      </w:r>
      <w:r w:rsidRPr="00910AFD">
        <w:rPr>
          <w:rFonts w:hint="eastAsia"/>
          <w:szCs w:val="24"/>
        </w:rPr>
        <w:t xml:space="preserve"> </w:t>
      </w:r>
      <w:r w:rsidRPr="00910AFD">
        <w:rPr>
          <w:szCs w:val="24"/>
        </w:rPr>
        <w:t>제</w:t>
      </w:r>
      <w:r w:rsidRPr="00910AFD">
        <w:rPr>
          <w:szCs w:val="24"/>
        </w:rPr>
        <w:t>1</w:t>
      </w:r>
      <w:r w:rsidRPr="00910AFD">
        <w:rPr>
          <w:szCs w:val="24"/>
        </w:rPr>
        <w:t>종</w:t>
      </w:r>
      <w:r w:rsidRPr="00910AFD">
        <w:rPr>
          <w:szCs w:val="24"/>
        </w:rPr>
        <w:t xml:space="preserve"> </w:t>
      </w:r>
      <w:r w:rsidRPr="00910AFD">
        <w:rPr>
          <w:szCs w:val="24"/>
        </w:rPr>
        <w:t>매입금액과</w:t>
      </w:r>
      <w:r w:rsidRPr="00910AFD">
        <w:rPr>
          <w:szCs w:val="24"/>
        </w:rPr>
        <w:t xml:space="preserve"> </w:t>
      </w:r>
      <w:r w:rsidRPr="00910AFD">
        <w:rPr>
          <w:szCs w:val="24"/>
        </w:rPr>
        <w:t>함께</w:t>
      </w:r>
      <w:r w:rsidRPr="00910AFD">
        <w:rPr>
          <w:szCs w:val="24"/>
        </w:rPr>
        <w:t xml:space="preserve"> </w:t>
      </w:r>
      <w:r w:rsidRPr="00910AFD">
        <w:rPr>
          <w:szCs w:val="24"/>
        </w:rPr>
        <w:t>정산하는</w:t>
      </w:r>
      <w:r w:rsidRPr="00910AFD">
        <w:rPr>
          <w:szCs w:val="24"/>
        </w:rPr>
        <w:t xml:space="preserve"> </w:t>
      </w:r>
      <w:r w:rsidRPr="00910AFD">
        <w:rPr>
          <w:szCs w:val="24"/>
        </w:rPr>
        <w:t>방식으로</w:t>
      </w:r>
      <w:r w:rsidR="001F0B47" w:rsidRPr="00910AFD">
        <w:rPr>
          <w:rFonts w:hint="eastAsia"/>
          <w:szCs w:val="24"/>
        </w:rPr>
        <w:t xml:space="preserve">, </w:t>
      </w:r>
      <w:r w:rsidRPr="00910AFD">
        <w:rPr>
          <w:rFonts w:hint="eastAsia"/>
          <w:szCs w:val="24"/>
        </w:rPr>
        <w:t xml:space="preserve">(i) </w:t>
      </w:r>
      <w:r w:rsidR="00F306D7" w:rsidRPr="00910AFD">
        <w:rPr>
          <w:rFonts w:hint="eastAsia"/>
          <w:szCs w:val="24"/>
        </w:rPr>
        <w:t>제</w:t>
      </w:r>
      <w:r w:rsidR="00F306D7" w:rsidRPr="00910AFD">
        <w:rPr>
          <w:rFonts w:hint="eastAsia"/>
          <w:szCs w:val="24"/>
        </w:rPr>
        <w:t>1</w:t>
      </w:r>
      <w:r w:rsidR="00F306D7" w:rsidRPr="00910AFD">
        <w:rPr>
          <w:rFonts w:hint="eastAsia"/>
          <w:szCs w:val="24"/>
        </w:rPr>
        <w:t>종</w:t>
      </w:r>
      <w:r w:rsidR="00F306D7" w:rsidRPr="00910AFD">
        <w:rPr>
          <w:rFonts w:hint="eastAsia"/>
          <w:szCs w:val="24"/>
        </w:rPr>
        <w:t xml:space="preserve"> </w:t>
      </w:r>
      <w:r w:rsidR="00F306D7" w:rsidRPr="00910AFD">
        <w:rPr>
          <w:rFonts w:hint="eastAsia"/>
          <w:szCs w:val="24"/>
        </w:rPr>
        <w:t>종류</w:t>
      </w:r>
      <w:r w:rsidR="001F0B47" w:rsidRPr="00910AFD">
        <w:rPr>
          <w:rFonts w:hint="eastAsia"/>
          <w:szCs w:val="24"/>
        </w:rPr>
        <w:t>주주가</w:t>
      </w:r>
      <w:r w:rsidR="001F0B47" w:rsidRPr="00910AFD">
        <w:rPr>
          <w:rFonts w:hint="eastAsia"/>
          <w:szCs w:val="24"/>
        </w:rPr>
        <w:t xml:space="preserve"> </w:t>
      </w:r>
      <w:r w:rsidR="00790ABC" w:rsidRPr="00910AFD">
        <w:rPr>
          <w:rFonts w:hint="eastAsia"/>
          <w:szCs w:val="24"/>
        </w:rPr>
        <w:t>해당</w:t>
      </w:r>
      <w:r w:rsidR="00790ABC" w:rsidRPr="00910AFD">
        <w:rPr>
          <w:rFonts w:hint="eastAsia"/>
          <w:szCs w:val="24"/>
        </w:rPr>
        <w:t xml:space="preserve"> </w:t>
      </w:r>
      <w:r w:rsidR="00F306D7" w:rsidRPr="00910AFD">
        <w:rPr>
          <w:rFonts w:hint="eastAsia"/>
          <w:szCs w:val="24"/>
        </w:rPr>
        <w:t>제</w:t>
      </w:r>
      <w:r w:rsidR="00F306D7" w:rsidRPr="00910AFD">
        <w:rPr>
          <w:rFonts w:hint="eastAsia"/>
          <w:szCs w:val="24"/>
        </w:rPr>
        <w:t>1</w:t>
      </w:r>
      <w:r w:rsidR="00F306D7" w:rsidRPr="00910AFD">
        <w:rPr>
          <w:rFonts w:hint="eastAsia"/>
          <w:szCs w:val="24"/>
        </w:rPr>
        <w:t>종</w:t>
      </w:r>
      <w:r w:rsidR="00F306D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매입대상주식을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인수한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때</w:t>
      </w:r>
      <w:r w:rsidR="001F0B47" w:rsidRPr="001F0B47">
        <w:rPr>
          <w:rFonts w:hint="eastAsia"/>
          <w:szCs w:val="24"/>
        </w:rPr>
        <w:t>로부터</w:t>
      </w:r>
      <w:r w:rsidR="001F0B47" w:rsidRPr="001F0B47">
        <w:rPr>
          <w:rFonts w:hint="eastAsia"/>
          <w:szCs w:val="24"/>
        </w:rPr>
        <w:t xml:space="preserve"> </w:t>
      </w:r>
      <w:r w:rsidR="00F306D7">
        <w:rPr>
          <w:rFonts w:hint="eastAsia"/>
          <w:szCs w:val="24"/>
        </w:rPr>
        <w:t>제</w:t>
      </w:r>
      <w:r w:rsidR="00F306D7">
        <w:rPr>
          <w:rFonts w:hint="eastAsia"/>
          <w:szCs w:val="24"/>
        </w:rPr>
        <w:t>1</w:t>
      </w:r>
      <w:r w:rsidR="00F306D7">
        <w:rPr>
          <w:rFonts w:hint="eastAsia"/>
          <w:szCs w:val="24"/>
        </w:rPr>
        <w:t>종</w:t>
      </w:r>
      <w:r w:rsidR="00F306D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매입완료일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직전일까지</w:t>
      </w:r>
      <w:r w:rsidR="00F306D7">
        <w:rPr>
          <w:rFonts w:hint="eastAsia"/>
          <w:szCs w:val="24"/>
        </w:rPr>
        <w:t xml:space="preserve"> </w:t>
      </w:r>
      <w:r w:rsidR="00F306D7" w:rsidRPr="00910AFD">
        <w:rPr>
          <w:rFonts w:hint="eastAsia"/>
          <w:szCs w:val="24"/>
        </w:rPr>
        <w:t>대상회사의</w:t>
      </w:r>
      <w:r w:rsidR="00F306D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정관상</w:t>
      </w:r>
      <w:r w:rsidR="001F0B47" w:rsidRPr="00910AFD">
        <w:rPr>
          <w:rFonts w:hint="eastAsia"/>
          <w:szCs w:val="24"/>
        </w:rPr>
        <w:t xml:space="preserve"> </w:t>
      </w:r>
      <w:r w:rsidR="00F306D7" w:rsidRPr="00910AFD">
        <w:rPr>
          <w:rFonts w:hint="eastAsia"/>
          <w:szCs w:val="24"/>
        </w:rPr>
        <w:t>제</w:t>
      </w:r>
      <w:r w:rsidR="00F306D7" w:rsidRPr="00910AFD">
        <w:rPr>
          <w:rFonts w:hint="eastAsia"/>
          <w:szCs w:val="24"/>
        </w:rPr>
        <w:t>1</w:t>
      </w:r>
      <w:r w:rsidR="00F306D7" w:rsidRPr="00910AFD">
        <w:rPr>
          <w:rFonts w:hint="eastAsia"/>
          <w:szCs w:val="24"/>
        </w:rPr>
        <w:t>종</w:t>
      </w:r>
      <w:r w:rsidR="00F306D7" w:rsidRPr="00910AFD">
        <w:rPr>
          <w:rFonts w:hint="eastAsia"/>
          <w:szCs w:val="24"/>
        </w:rPr>
        <w:t xml:space="preserve"> </w:t>
      </w:r>
      <w:r w:rsidR="00F306D7" w:rsidRPr="00910AFD">
        <w:rPr>
          <w:rFonts w:hint="eastAsia"/>
          <w:szCs w:val="24"/>
        </w:rPr>
        <w:t>매입대상주식의</w:t>
      </w:r>
      <w:r w:rsidR="00F306D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누적배당률에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따라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지급받을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수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있었던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배당금의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최대한도액</w:t>
      </w:r>
      <w:r w:rsidR="001F0B47" w:rsidRPr="00910AFD">
        <w:rPr>
          <w:rFonts w:hint="eastAsia"/>
          <w:szCs w:val="24"/>
        </w:rPr>
        <w:t>(</w:t>
      </w:r>
      <w:r w:rsidR="001F0B47" w:rsidRPr="00910AFD">
        <w:rPr>
          <w:rFonts w:hint="eastAsia"/>
          <w:szCs w:val="24"/>
        </w:rPr>
        <w:t>매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사업연도에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부족액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없이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누적배당률에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따라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충분한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배당이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이루어진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경우를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의미하며</w:t>
      </w:r>
      <w:r w:rsidR="001F0B47" w:rsidRPr="00910AFD">
        <w:rPr>
          <w:rFonts w:hint="eastAsia"/>
          <w:szCs w:val="24"/>
        </w:rPr>
        <w:t xml:space="preserve">, </w:t>
      </w:r>
      <w:r w:rsidR="00F306D7" w:rsidRPr="00910AFD">
        <w:rPr>
          <w:rFonts w:hint="eastAsia"/>
          <w:szCs w:val="24"/>
        </w:rPr>
        <w:t>제</w:t>
      </w:r>
      <w:r w:rsidR="00F306D7" w:rsidRPr="00910AFD">
        <w:rPr>
          <w:rFonts w:hint="eastAsia"/>
          <w:szCs w:val="24"/>
        </w:rPr>
        <w:t>1</w:t>
      </w:r>
      <w:r w:rsidR="00F306D7" w:rsidRPr="00910AFD">
        <w:rPr>
          <w:rFonts w:hint="eastAsia"/>
          <w:szCs w:val="24"/>
        </w:rPr>
        <w:t>종</w:t>
      </w:r>
      <w:r w:rsidR="00F306D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매입완료일이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속한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사업연도의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배당금은</w:t>
      </w:r>
      <w:r w:rsidR="00F306D7" w:rsidRPr="00910AFD">
        <w:rPr>
          <w:rFonts w:hint="eastAsia"/>
          <w:szCs w:val="24"/>
        </w:rPr>
        <w:t xml:space="preserve"> </w:t>
      </w:r>
      <w:r w:rsidR="00F306D7" w:rsidRPr="00910AFD">
        <w:rPr>
          <w:rFonts w:hint="eastAsia"/>
          <w:szCs w:val="24"/>
        </w:rPr>
        <w:t>제</w:t>
      </w:r>
      <w:r w:rsidR="00F306D7" w:rsidRPr="00910AFD">
        <w:rPr>
          <w:rFonts w:hint="eastAsia"/>
          <w:szCs w:val="24"/>
        </w:rPr>
        <w:t>1</w:t>
      </w:r>
      <w:r w:rsidR="00F306D7" w:rsidRPr="00910AFD">
        <w:rPr>
          <w:rFonts w:hint="eastAsia"/>
          <w:szCs w:val="24"/>
        </w:rPr>
        <w:t>종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매입완료일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직전일을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기준으로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일할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정산함</w:t>
      </w:r>
      <w:r w:rsidR="001F0B47" w:rsidRPr="00910AFD">
        <w:rPr>
          <w:rFonts w:hint="eastAsia"/>
          <w:szCs w:val="24"/>
        </w:rPr>
        <w:t>)</w:t>
      </w:r>
      <w:r w:rsidR="001F0B47" w:rsidRPr="00910AFD">
        <w:rPr>
          <w:rFonts w:hint="eastAsia"/>
          <w:szCs w:val="24"/>
        </w:rPr>
        <w:t>에서</w:t>
      </w:r>
      <w:r w:rsidR="001F0B47" w:rsidRPr="001F0B47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 xml:space="preserve">(ii) </w:t>
      </w:r>
      <w:r w:rsidR="00F306D7">
        <w:rPr>
          <w:rFonts w:hint="eastAsia"/>
          <w:szCs w:val="24"/>
        </w:rPr>
        <w:t>제</w:t>
      </w:r>
      <w:r w:rsidR="00F306D7">
        <w:rPr>
          <w:rFonts w:hint="eastAsia"/>
          <w:szCs w:val="24"/>
        </w:rPr>
        <w:t>1</w:t>
      </w:r>
      <w:r w:rsidR="00F306D7">
        <w:rPr>
          <w:rFonts w:hint="eastAsia"/>
          <w:szCs w:val="24"/>
        </w:rPr>
        <w:t>종</w:t>
      </w:r>
      <w:r w:rsidR="00F306D7">
        <w:rPr>
          <w:rFonts w:hint="eastAsia"/>
          <w:szCs w:val="24"/>
        </w:rPr>
        <w:t xml:space="preserve"> </w:t>
      </w:r>
      <w:r w:rsidR="00F306D7">
        <w:rPr>
          <w:rFonts w:hint="eastAsia"/>
          <w:szCs w:val="24"/>
        </w:rPr>
        <w:t>종류</w:t>
      </w:r>
      <w:r w:rsidR="001F0B47" w:rsidRPr="001F0B47">
        <w:rPr>
          <w:rFonts w:hint="eastAsia"/>
          <w:szCs w:val="24"/>
        </w:rPr>
        <w:t>주주가</w:t>
      </w:r>
      <w:r w:rsidR="00F306D7">
        <w:rPr>
          <w:rFonts w:hint="eastAsia"/>
          <w:szCs w:val="24"/>
        </w:rPr>
        <w:t xml:space="preserve"> </w:t>
      </w:r>
      <w:r w:rsidR="00F306D7">
        <w:rPr>
          <w:rFonts w:hint="eastAsia"/>
          <w:szCs w:val="24"/>
        </w:rPr>
        <w:t>제</w:t>
      </w:r>
      <w:r w:rsidR="00F306D7">
        <w:rPr>
          <w:rFonts w:hint="eastAsia"/>
          <w:szCs w:val="24"/>
        </w:rPr>
        <w:t>1</w:t>
      </w:r>
      <w:r w:rsidR="00F306D7">
        <w:rPr>
          <w:rFonts w:hint="eastAsia"/>
          <w:szCs w:val="24"/>
        </w:rPr>
        <w:t>종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매입완료일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직전일까지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실제로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수령한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배당금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및</w:t>
      </w:r>
      <w:r w:rsidR="001F0B47" w:rsidRPr="001F0B47">
        <w:rPr>
          <w:rFonts w:hint="eastAsia"/>
          <w:szCs w:val="24"/>
        </w:rPr>
        <w:t xml:space="preserve"> </w:t>
      </w:r>
      <w:r w:rsidR="00F306D7">
        <w:rPr>
          <w:rFonts w:hint="eastAsia"/>
          <w:szCs w:val="24"/>
        </w:rPr>
        <w:t>제</w:t>
      </w:r>
      <w:r w:rsidR="00F306D7">
        <w:rPr>
          <w:rFonts w:hint="eastAsia"/>
          <w:szCs w:val="24"/>
        </w:rPr>
        <w:t>1</w:t>
      </w:r>
      <w:r w:rsidR="00F306D7">
        <w:rPr>
          <w:rFonts w:hint="eastAsia"/>
          <w:szCs w:val="24"/>
        </w:rPr>
        <w:t>종</w:t>
      </w:r>
      <w:r w:rsidR="00F306D7">
        <w:rPr>
          <w:rFonts w:hint="eastAsia"/>
          <w:szCs w:val="24"/>
        </w:rPr>
        <w:t xml:space="preserve"> </w:t>
      </w:r>
      <w:r w:rsidR="00F306D7">
        <w:rPr>
          <w:rFonts w:hint="eastAsia"/>
          <w:szCs w:val="24"/>
        </w:rPr>
        <w:t>종류</w:t>
      </w:r>
      <w:r w:rsidR="00F306D7" w:rsidRPr="001F0B47">
        <w:rPr>
          <w:rFonts w:hint="eastAsia"/>
          <w:szCs w:val="24"/>
        </w:rPr>
        <w:t>주주가</w:t>
      </w:r>
      <w:r w:rsidR="00F306D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직접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수령할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것이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예정되어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있는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배당금을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공제한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금액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상당액을</w:t>
      </w:r>
      <w:r w:rsidR="001F0B47" w:rsidRPr="001F0B47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제</w:t>
      </w:r>
      <w:r>
        <w:rPr>
          <w:rFonts w:hint="eastAsia"/>
          <w:szCs w:val="24"/>
        </w:rPr>
        <w:t>1</w:t>
      </w:r>
      <w:r>
        <w:rPr>
          <w:rFonts w:hint="eastAsia"/>
          <w:szCs w:val="24"/>
        </w:rPr>
        <w:t>종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종류주주에게</w:t>
      </w:r>
      <w:r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지급하기로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한다</w:t>
      </w:r>
      <w:r w:rsidR="001F0B47" w:rsidRPr="001F0B47">
        <w:rPr>
          <w:rFonts w:hint="eastAsia"/>
          <w:szCs w:val="24"/>
        </w:rPr>
        <w:t>.</w:t>
      </w:r>
    </w:p>
    <w:p w14:paraId="1B08EE9F" w14:textId="349C630E" w:rsidR="00905372" w:rsidRPr="00905372" w:rsidRDefault="00905372" w:rsidP="00616B70">
      <w:pPr>
        <w:pStyle w:val="2"/>
        <w:spacing w:before="60" w:line="312" w:lineRule="auto"/>
        <w:ind w:left="851" w:hanging="851"/>
        <w:rPr>
          <w:szCs w:val="24"/>
        </w:rPr>
      </w:pPr>
      <w:r w:rsidRPr="00905372">
        <w:rPr>
          <w:rFonts w:hint="eastAsia"/>
          <w:szCs w:val="24"/>
        </w:rPr>
        <w:t>코람코라이프인프라리츠는</w:t>
      </w:r>
      <w:r w:rsidRPr="00905372">
        <w:rPr>
          <w:rFonts w:hint="eastAsia"/>
          <w:szCs w:val="24"/>
        </w:rPr>
        <w:t xml:space="preserve"> </w:t>
      </w:r>
      <w:r w:rsidR="005502DE">
        <w:rPr>
          <w:rFonts w:hint="eastAsia"/>
          <w:szCs w:val="24"/>
        </w:rPr>
        <w:t>본</w:t>
      </w:r>
      <w:r w:rsidR="005502DE">
        <w:rPr>
          <w:rFonts w:hint="eastAsia"/>
          <w:szCs w:val="24"/>
        </w:rPr>
        <w:t xml:space="preserve"> </w:t>
      </w:r>
      <w:r w:rsidR="005502DE">
        <w:rPr>
          <w:rFonts w:hint="eastAsia"/>
          <w:szCs w:val="24"/>
        </w:rPr>
        <w:t>계약</w:t>
      </w:r>
      <w:r w:rsidR="005502DE">
        <w:rPr>
          <w:rFonts w:hint="eastAsia"/>
          <w:szCs w:val="24"/>
        </w:rPr>
        <w:t xml:space="preserve"> </w:t>
      </w:r>
      <w:r w:rsidR="005502DE">
        <w:rPr>
          <w:rFonts w:hint="eastAsia"/>
          <w:szCs w:val="24"/>
        </w:rPr>
        <w:t>체결일에</w:t>
      </w:r>
      <w:r w:rsidRPr="00905372">
        <w:rPr>
          <w:rFonts w:hint="eastAsia"/>
          <w:szCs w:val="24"/>
        </w:rPr>
        <w:t xml:space="preserve"> </w:t>
      </w:r>
      <w:r w:rsidRPr="00905372">
        <w:rPr>
          <w:rFonts w:hint="eastAsia"/>
          <w:szCs w:val="24"/>
        </w:rPr>
        <w:t>제</w:t>
      </w:r>
      <w:r w:rsidRPr="00905372">
        <w:rPr>
          <w:rFonts w:hint="eastAsia"/>
          <w:szCs w:val="24"/>
        </w:rPr>
        <w:t>1</w:t>
      </w:r>
      <w:r w:rsidRPr="00905372">
        <w:rPr>
          <w:rFonts w:hint="eastAsia"/>
          <w:szCs w:val="24"/>
        </w:rPr>
        <w:t>종</w:t>
      </w:r>
      <w:r w:rsidRPr="00905372">
        <w:rPr>
          <w:rFonts w:hint="eastAsia"/>
          <w:szCs w:val="24"/>
        </w:rPr>
        <w:t xml:space="preserve"> </w:t>
      </w:r>
      <w:r w:rsidRPr="00905372">
        <w:rPr>
          <w:rFonts w:hint="eastAsia"/>
          <w:szCs w:val="24"/>
        </w:rPr>
        <w:t>종류주주에게</w:t>
      </w:r>
      <w:r w:rsidRPr="00905372">
        <w:rPr>
          <w:rFonts w:hint="eastAsia"/>
          <w:szCs w:val="24"/>
        </w:rPr>
        <w:t xml:space="preserve"> </w:t>
      </w:r>
      <w:r w:rsidRPr="00905372">
        <w:rPr>
          <w:rFonts w:hint="eastAsia"/>
          <w:szCs w:val="24"/>
        </w:rPr>
        <w:t>본</w:t>
      </w:r>
      <w:r w:rsidRPr="00905372">
        <w:rPr>
          <w:rFonts w:hint="eastAsia"/>
          <w:szCs w:val="24"/>
        </w:rPr>
        <w:t xml:space="preserve"> </w:t>
      </w:r>
      <w:r w:rsidRPr="00905372">
        <w:rPr>
          <w:rFonts w:hint="eastAsia"/>
          <w:szCs w:val="24"/>
        </w:rPr>
        <w:t>조에</w:t>
      </w:r>
      <w:r w:rsidRPr="00905372">
        <w:rPr>
          <w:rFonts w:hint="eastAsia"/>
          <w:szCs w:val="24"/>
        </w:rPr>
        <w:t xml:space="preserve"> </w:t>
      </w:r>
      <w:r w:rsidRPr="00905372">
        <w:rPr>
          <w:rFonts w:hint="eastAsia"/>
          <w:szCs w:val="24"/>
        </w:rPr>
        <w:t>부합하는</w:t>
      </w:r>
      <w:r w:rsidRPr="00905372">
        <w:rPr>
          <w:rFonts w:hint="eastAsia"/>
          <w:szCs w:val="24"/>
        </w:rPr>
        <w:t xml:space="preserve"> </w:t>
      </w:r>
      <w:r w:rsidRPr="00905372">
        <w:rPr>
          <w:rFonts w:hint="eastAsia"/>
          <w:szCs w:val="24"/>
        </w:rPr>
        <w:t>내용의</w:t>
      </w:r>
      <w:r w:rsidRPr="00905372">
        <w:rPr>
          <w:rFonts w:hint="eastAsia"/>
          <w:szCs w:val="24"/>
        </w:rPr>
        <w:t xml:space="preserve"> </w:t>
      </w:r>
      <w:r w:rsidRPr="00905372">
        <w:rPr>
          <w:rFonts w:hint="eastAsia"/>
          <w:szCs w:val="24"/>
        </w:rPr>
        <w:t>제</w:t>
      </w:r>
      <w:r w:rsidRPr="00905372">
        <w:rPr>
          <w:rFonts w:hint="eastAsia"/>
          <w:szCs w:val="24"/>
        </w:rPr>
        <w:t>1</w:t>
      </w:r>
      <w:r w:rsidRPr="00905372">
        <w:rPr>
          <w:rFonts w:hint="eastAsia"/>
          <w:szCs w:val="24"/>
        </w:rPr>
        <w:t>종</w:t>
      </w:r>
      <w:r w:rsidRPr="00905372">
        <w:rPr>
          <w:rFonts w:hint="eastAsia"/>
          <w:szCs w:val="24"/>
        </w:rPr>
        <w:t xml:space="preserve"> </w:t>
      </w:r>
      <w:r w:rsidRPr="00905372">
        <w:rPr>
          <w:rFonts w:hint="eastAsia"/>
          <w:szCs w:val="24"/>
        </w:rPr>
        <w:t>매입거래에</w:t>
      </w:r>
      <w:r w:rsidRPr="00905372">
        <w:rPr>
          <w:rFonts w:hint="eastAsia"/>
          <w:szCs w:val="24"/>
        </w:rPr>
        <w:t xml:space="preserve"> </w:t>
      </w:r>
      <w:r w:rsidRPr="00905372">
        <w:rPr>
          <w:rFonts w:hint="eastAsia"/>
          <w:szCs w:val="24"/>
        </w:rPr>
        <w:t>관한</w:t>
      </w:r>
      <w:r w:rsidRPr="00905372">
        <w:rPr>
          <w:rFonts w:hint="eastAsia"/>
          <w:szCs w:val="24"/>
        </w:rPr>
        <w:t xml:space="preserve"> </w:t>
      </w:r>
      <w:r w:rsidRPr="00905372">
        <w:rPr>
          <w:rFonts w:hint="eastAsia"/>
          <w:szCs w:val="24"/>
        </w:rPr>
        <w:t>매입확약서</w:t>
      </w:r>
      <w:r w:rsidRPr="00905372">
        <w:rPr>
          <w:rFonts w:hint="eastAsia"/>
          <w:szCs w:val="24"/>
        </w:rPr>
        <w:t>(</w:t>
      </w:r>
      <w:r w:rsidRPr="00905372">
        <w:rPr>
          <w:rFonts w:hint="eastAsia"/>
          <w:szCs w:val="24"/>
        </w:rPr>
        <w:t>이하</w:t>
      </w:r>
      <w:r w:rsidRPr="00905372">
        <w:rPr>
          <w:rFonts w:hint="eastAsia"/>
          <w:szCs w:val="24"/>
        </w:rPr>
        <w:t xml:space="preserve"> </w:t>
      </w:r>
      <w:r w:rsidRPr="00905372">
        <w:rPr>
          <w:szCs w:val="24"/>
        </w:rPr>
        <w:t>“</w:t>
      </w:r>
      <w:r w:rsidRPr="00905372">
        <w:rPr>
          <w:rFonts w:hint="eastAsia"/>
          <w:szCs w:val="24"/>
          <w:u w:val="single"/>
        </w:rPr>
        <w:t>제</w:t>
      </w:r>
      <w:r w:rsidRPr="00905372">
        <w:rPr>
          <w:rFonts w:hint="eastAsia"/>
          <w:szCs w:val="24"/>
          <w:u w:val="single"/>
        </w:rPr>
        <w:t>1</w:t>
      </w:r>
      <w:r w:rsidRPr="00905372">
        <w:rPr>
          <w:rFonts w:hint="eastAsia"/>
          <w:szCs w:val="24"/>
          <w:u w:val="single"/>
        </w:rPr>
        <w:t>종</w:t>
      </w:r>
      <w:r w:rsidRPr="00905372">
        <w:rPr>
          <w:rFonts w:hint="eastAsia"/>
          <w:szCs w:val="24"/>
          <w:u w:val="single"/>
        </w:rPr>
        <w:t xml:space="preserve"> </w:t>
      </w:r>
      <w:r w:rsidRPr="00905372">
        <w:rPr>
          <w:rFonts w:hint="eastAsia"/>
          <w:szCs w:val="24"/>
          <w:u w:val="single"/>
        </w:rPr>
        <w:t>매입확약서</w:t>
      </w:r>
      <w:r w:rsidRPr="00905372">
        <w:rPr>
          <w:szCs w:val="24"/>
        </w:rPr>
        <w:t>”</w:t>
      </w:r>
      <w:r w:rsidRPr="00905372">
        <w:rPr>
          <w:rFonts w:hint="eastAsia"/>
          <w:szCs w:val="24"/>
        </w:rPr>
        <w:t>)</w:t>
      </w:r>
      <w:r w:rsidRPr="00905372">
        <w:rPr>
          <w:rFonts w:hint="eastAsia"/>
          <w:szCs w:val="24"/>
        </w:rPr>
        <w:t>를</w:t>
      </w:r>
      <w:r w:rsidRPr="00905372">
        <w:rPr>
          <w:rFonts w:hint="eastAsia"/>
          <w:szCs w:val="24"/>
        </w:rPr>
        <w:t xml:space="preserve"> </w:t>
      </w:r>
      <w:r w:rsidR="00DA30E0">
        <w:rPr>
          <w:rFonts w:hint="eastAsia"/>
          <w:szCs w:val="24"/>
        </w:rPr>
        <w:t>제출</w:t>
      </w:r>
      <w:r w:rsidRPr="00905372">
        <w:rPr>
          <w:rFonts w:hint="eastAsia"/>
          <w:szCs w:val="24"/>
        </w:rPr>
        <w:t>하여야</w:t>
      </w:r>
      <w:r w:rsidRPr="00905372">
        <w:rPr>
          <w:rFonts w:hint="eastAsia"/>
          <w:szCs w:val="24"/>
        </w:rPr>
        <w:t xml:space="preserve"> </w:t>
      </w:r>
      <w:r w:rsidR="00762414">
        <w:rPr>
          <w:rFonts w:hint="eastAsia"/>
          <w:szCs w:val="24"/>
        </w:rPr>
        <w:t>하고</w:t>
      </w:r>
      <w:r w:rsidR="00F11410">
        <w:rPr>
          <w:rFonts w:hint="eastAsia"/>
          <w:szCs w:val="24"/>
        </w:rPr>
        <w:t>(</w:t>
      </w:r>
      <w:r w:rsidR="00F11410" w:rsidRPr="00F11410">
        <w:rPr>
          <w:szCs w:val="24"/>
        </w:rPr>
        <w:t>제</w:t>
      </w:r>
      <w:r w:rsidR="00F11410" w:rsidRPr="00F11410">
        <w:rPr>
          <w:szCs w:val="24"/>
        </w:rPr>
        <w:t>1</w:t>
      </w:r>
      <w:r w:rsidR="00F11410" w:rsidRPr="00F11410">
        <w:rPr>
          <w:szCs w:val="24"/>
        </w:rPr>
        <w:t>종</w:t>
      </w:r>
      <w:r w:rsidR="00F11410" w:rsidRPr="00F11410">
        <w:rPr>
          <w:szCs w:val="24"/>
        </w:rPr>
        <w:t xml:space="preserve"> </w:t>
      </w:r>
      <w:r w:rsidR="00F11410" w:rsidRPr="00F11410">
        <w:rPr>
          <w:szCs w:val="24"/>
        </w:rPr>
        <w:t>매입확약서에는</w:t>
      </w:r>
      <w:r w:rsidR="00F11410" w:rsidRPr="00F11410">
        <w:rPr>
          <w:szCs w:val="24"/>
        </w:rPr>
        <w:t xml:space="preserve"> </w:t>
      </w:r>
      <w:r w:rsidR="00F11410">
        <w:rPr>
          <w:rFonts w:hint="eastAsia"/>
          <w:szCs w:val="24"/>
        </w:rPr>
        <w:t>제</w:t>
      </w:r>
      <w:r w:rsidR="00F11410">
        <w:rPr>
          <w:rFonts w:hint="eastAsia"/>
          <w:szCs w:val="24"/>
        </w:rPr>
        <w:t>1</w:t>
      </w:r>
      <w:r w:rsidR="00F11410">
        <w:rPr>
          <w:rFonts w:hint="eastAsia"/>
          <w:szCs w:val="24"/>
        </w:rPr>
        <w:t>종</w:t>
      </w:r>
      <w:r w:rsidR="00F11410">
        <w:rPr>
          <w:rFonts w:hint="eastAsia"/>
          <w:szCs w:val="24"/>
        </w:rPr>
        <w:t xml:space="preserve"> </w:t>
      </w:r>
      <w:r w:rsidR="00F11410">
        <w:rPr>
          <w:rFonts w:hint="eastAsia"/>
          <w:szCs w:val="24"/>
        </w:rPr>
        <w:t>종류주주가</w:t>
      </w:r>
      <w:r w:rsidR="00F11410">
        <w:rPr>
          <w:rFonts w:hint="eastAsia"/>
          <w:szCs w:val="24"/>
        </w:rPr>
        <w:t xml:space="preserve"> </w:t>
      </w:r>
      <w:r w:rsidR="003E5E30" w:rsidRPr="003E5E30">
        <w:rPr>
          <w:szCs w:val="24"/>
        </w:rPr>
        <w:t>제</w:t>
      </w:r>
      <w:r w:rsidR="003E5E30" w:rsidRPr="003E5E30">
        <w:rPr>
          <w:szCs w:val="24"/>
        </w:rPr>
        <w:t>7.6</w:t>
      </w:r>
      <w:r w:rsidR="003E5E30" w:rsidRPr="003E5E30">
        <w:rPr>
          <w:szCs w:val="24"/>
        </w:rPr>
        <w:t>조에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따라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허용되는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양도로써</w:t>
      </w:r>
      <w:r w:rsidR="003E5E30">
        <w:rPr>
          <w:rFonts w:hint="eastAsia"/>
          <w:szCs w:val="24"/>
        </w:rPr>
        <w:t xml:space="preserve"> </w:t>
      </w:r>
      <w:r w:rsidR="00F11410">
        <w:rPr>
          <w:rFonts w:hint="eastAsia"/>
          <w:szCs w:val="24"/>
        </w:rPr>
        <w:t>자신이</w:t>
      </w:r>
      <w:r w:rsidR="00F11410">
        <w:rPr>
          <w:rFonts w:hint="eastAsia"/>
          <w:szCs w:val="24"/>
        </w:rPr>
        <w:t xml:space="preserve"> </w:t>
      </w:r>
      <w:r w:rsidR="00F11410">
        <w:rPr>
          <w:rFonts w:hint="eastAsia"/>
          <w:szCs w:val="24"/>
        </w:rPr>
        <w:t>보유한</w:t>
      </w:r>
      <w:r w:rsidR="00F11410">
        <w:rPr>
          <w:rFonts w:hint="eastAsia"/>
          <w:szCs w:val="24"/>
        </w:rPr>
        <w:t xml:space="preserve"> </w:t>
      </w:r>
      <w:r w:rsidR="00F11410" w:rsidRPr="00F11410">
        <w:rPr>
          <w:szCs w:val="24"/>
        </w:rPr>
        <w:t>제</w:t>
      </w:r>
      <w:r w:rsidR="00F11410" w:rsidRPr="00F11410">
        <w:rPr>
          <w:szCs w:val="24"/>
        </w:rPr>
        <w:t>1</w:t>
      </w:r>
      <w:r w:rsidR="00F11410" w:rsidRPr="00F11410">
        <w:rPr>
          <w:szCs w:val="24"/>
        </w:rPr>
        <w:t>종</w:t>
      </w:r>
      <w:r w:rsidR="00F11410" w:rsidRPr="00F11410">
        <w:rPr>
          <w:szCs w:val="24"/>
        </w:rPr>
        <w:t xml:space="preserve"> </w:t>
      </w:r>
      <w:r w:rsidR="00F11410" w:rsidRPr="00F11410">
        <w:rPr>
          <w:szCs w:val="24"/>
        </w:rPr>
        <w:t>종류주식</w:t>
      </w:r>
      <w:r w:rsidR="00F11410">
        <w:rPr>
          <w:rFonts w:hint="eastAsia"/>
          <w:szCs w:val="24"/>
        </w:rPr>
        <w:t>을</w:t>
      </w:r>
      <w:r w:rsidR="00F11410">
        <w:rPr>
          <w:rFonts w:hint="eastAsia"/>
          <w:szCs w:val="24"/>
        </w:rPr>
        <w:t xml:space="preserve"> </w:t>
      </w:r>
      <w:r w:rsidR="00F11410">
        <w:rPr>
          <w:rFonts w:hint="eastAsia"/>
          <w:szCs w:val="24"/>
        </w:rPr>
        <w:t>양도하는</w:t>
      </w:r>
      <w:r w:rsidR="00F11410">
        <w:rPr>
          <w:rFonts w:hint="eastAsia"/>
          <w:szCs w:val="24"/>
        </w:rPr>
        <w:t xml:space="preserve"> </w:t>
      </w:r>
      <w:r w:rsidR="00F11410">
        <w:rPr>
          <w:rFonts w:hint="eastAsia"/>
          <w:szCs w:val="24"/>
        </w:rPr>
        <w:t>경우</w:t>
      </w:r>
      <w:r w:rsidR="00F11410">
        <w:rPr>
          <w:rFonts w:hint="eastAsia"/>
          <w:szCs w:val="24"/>
        </w:rPr>
        <w:t xml:space="preserve"> </w:t>
      </w:r>
      <w:r w:rsidR="00F11410">
        <w:rPr>
          <w:rFonts w:hint="eastAsia"/>
          <w:szCs w:val="24"/>
        </w:rPr>
        <w:t>그</w:t>
      </w:r>
      <w:r w:rsidR="00F11410" w:rsidRPr="00F11410">
        <w:rPr>
          <w:szCs w:val="24"/>
        </w:rPr>
        <w:t xml:space="preserve"> </w:t>
      </w:r>
      <w:r w:rsidR="00F11410" w:rsidRPr="00F11410">
        <w:rPr>
          <w:szCs w:val="24"/>
        </w:rPr>
        <w:t>양수인이</w:t>
      </w:r>
      <w:r w:rsidR="00F11410" w:rsidRPr="00F11410">
        <w:rPr>
          <w:szCs w:val="24"/>
        </w:rPr>
        <w:t xml:space="preserve"> </w:t>
      </w:r>
      <w:r w:rsidR="00F11410" w:rsidRPr="00F11410">
        <w:rPr>
          <w:szCs w:val="24"/>
        </w:rPr>
        <w:t>해당</w:t>
      </w:r>
      <w:r w:rsidR="00F11410" w:rsidRPr="00F11410">
        <w:rPr>
          <w:szCs w:val="24"/>
        </w:rPr>
        <w:t xml:space="preserve"> </w:t>
      </w:r>
      <w:r w:rsidR="00F11410">
        <w:rPr>
          <w:rFonts w:hint="eastAsia"/>
          <w:szCs w:val="24"/>
        </w:rPr>
        <w:t>제</w:t>
      </w:r>
      <w:r w:rsidR="00F11410">
        <w:rPr>
          <w:rFonts w:hint="eastAsia"/>
          <w:szCs w:val="24"/>
        </w:rPr>
        <w:t>1</w:t>
      </w:r>
      <w:r w:rsidR="00F11410">
        <w:rPr>
          <w:rFonts w:hint="eastAsia"/>
          <w:szCs w:val="24"/>
        </w:rPr>
        <w:t>종</w:t>
      </w:r>
      <w:r w:rsidR="00F11410">
        <w:rPr>
          <w:rFonts w:hint="eastAsia"/>
          <w:szCs w:val="24"/>
        </w:rPr>
        <w:t xml:space="preserve"> </w:t>
      </w:r>
      <w:r w:rsidR="00F11410">
        <w:rPr>
          <w:rFonts w:hint="eastAsia"/>
          <w:szCs w:val="24"/>
        </w:rPr>
        <w:t>종류</w:t>
      </w:r>
      <w:r w:rsidR="00F11410" w:rsidRPr="00F11410">
        <w:rPr>
          <w:szCs w:val="24"/>
        </w:rPr>
        <w:t>주식에</w:t>
      </w:r>
      <w:r w:rsidR="00F11410" w:rsidRPr="00F11410">
        <w:rPr>
          <w:szCs w:val="24"/>
        </w:rPr>
        <w:t xml:space="preserve"> </w:t>
      </w:r>
      <w:r w:rsidR="00F11410" w:rsidRPr="00F11410">
        <w:rPr>
          <w:szCs w:val="24"/>
        </w:rPr>
        <w:t>관한</w:t>
      </w:r>
      <w:r w:rsidR="00F11410" w:rsidRPr="00F11410">
        <w:rPr>
          <w:szCs w:val="24"/>
        </w:rPr>
        <w:t xml:space="preserve"> </w:t>
      </w:r>
      <w:r w:rsidR="00F11410" w:rsidRPr="00F11410">
        <w:rPr>
          <w:szCs w:val="24"/>
        </w:rPr>
        <w:t>제</w:t>
      </w:r>
      <w:r w:rsidR="00F11410" w:rsidRPr="00F11410">
        <w:rPr>
          <w:szCs w:val="24"/>
        </w:rPr>
        <w:t>1</w:t>
      </w:r>
      <w:r w:rsidR="00F11410" w:rsidRPr="00F11410">
        <w:rPr>
          <w:szCs w:val="24"/>
        </w:rPr>
        <w:t>종</w:t>
      </w:r>
      <w:r w:rsidR="00F11410" w:rsidRPr="00F11410">
        <w:rPr>
          <w:szCs w:val="24"/>
        </w:rPr>
        <w:t xml:space="preserve"> </w:t>
      </w:r>
      <w:r w:rsidR="00F11410" w:rsidRPr="00F11410">
        <w:rPr>
          <w:szCs w:val="24"/>
        </w:rPr>
        <w:t>매입확약서상의</w:t>
      </w:r>
      <w:r w:rsidR="00F11410" w:rsidRPr="00F11410">
        <w:rPr>
          <w:szCs w:val="24"/>
        </w:rPr>
        <w:t xml:space="preserve"> </w:t>
      </w:r>
      <w:r w:rsidR="00F11410" w:rsidRPr="00F11410">
        <w:rPr>
          <w:szCs w:val="24"/>
        </w:rPr>
        <w:t>권리를</w:t>
      </w:r>
      <w:r w:rsidR="00F11410" w:rsidRPr="00F11410">
        <w:rPr>
          <w:szCs w:val="24"/>
        </w:rPr>
        <w:t xml:space="preserve"> </w:t>
      </w:r>
      <w:r w:rsidR="00F11410" w:rsidRPr="00F11410">
        <w:rPr>
          <w:szCs w:val="24"/>
        </w:rPr>
        <w:t>승계하고</w:t>
      </w:r>
      <w:r w:rsidR="00F11410" w:rsidRPr="00F11410">
        <w:rPr>
          <w:szCs w:val="24"/>
        </w:rPr>
        <w:t xml:space="preserve">, </w:t>
      </w:r>
      <w:r w:rsidR="00F11410">
        <w:rPr>
          <w:rFonts w:hint="eastAsia"/>
          <w:szCs w:val="24"/>
        </w:rPr>
        <w:t>본</w:t>
      </w:r>
      <w:r w:rsidR="00F11410">
        <w:rPr>
          <w:rFonts w:hint="eastAsia"/>
          <w:szCs w:val="24"/>
        </w:rPr>
        <w:t xml:space="preserve"> </w:t>
      </w:r>
      <w:r w:rsidR="00F11410">
        <w:rPr>
          <w:rFonts w:hint="eastAsia"/>
          <w:szCs w:val="24"/>
        </w:rPr>
        <w:t>조에</w:t>
      </w:r>
      <w:r w:rsidR="00F11410">
        <w:rPr>
          <w:rFonts w:hint="eastAsia"/>
          <w:szCs w:val="24"/>
        </w:rPr>
        <w:t xml:space="preserve"> </w:t>
      </w:r>
      <w:r w:rsidR="00F11410">
        <w:rPr>
          <w:rFonts w:hint="eastAsia"/>
          <w:szCs w:val="24"/>
        </w:rPr>
        <w:t>따른</w:t>
      </w:r>
      <w:r w:rsidR="00F11410">
        <w:rPr>
          <w:rFonts w:hint="eastAsia"/>
          <w:szCs w:val="24"/>
        </w:rPr>
        <w:t xml:space="preserve"> </w:t>
      </w:r>
      <w:r w:rsidR="00F11410" w:rsidRPr="00905372">
        <w:rPr>
          <w:rFonts w:hint="eastAsia"/>
          <w:szCs w:val="24"/>
        </w:rPr>
        <w:t>코람코라이프인프라리츠</w:t>
      </w:r>
      <w:r w:rsidR="00F11410" w:rsidRPr="00F11410">
        <w:rPr>
          <w:szCs w:val="24"/>
        </w:rPr>
        <w:t>의</w:t>
      </w:r>
      <w:r w:rsidR="00F11410" w:rsidRPr="00F11410">
        <w:rPr>
          <w:szCs w:val="24"/>
        </w:rPr>
        <w:t xml:space="preserve"> </w:t>
      </w:r>
      <w:r w:rsidR="00F11410" w:rsidRPr="00F11410">
        <w:rPr>
          <w:szCs w:val="24"/>
        </w:rPr>
        <w:t>매입의무가</w:t>
      </w:r>
      <w:r w:rsidR="00F11410" w:rsidRPr="00F11410">
        <w:rPr>
          <w:szCs w:val="24"/>
        </w:rPr>
        <w:t xml:space="preserve"> </w:t>
      </w:r>
      <w:r w:rsidR="00F11410" w:rsidRPr="00F11410">
        <w:rPr>
          <w:szCs w:val="24"/>
        </w:rPr>
        <w:t>해당</w:t>
      </w:r>
      <w:r w:rsidR="00F11410" w:rsidRPr="00F11410">
        <w:rPr>
          <w:szCs w:val="24"/>
        </w:rPr>
        <w:t xml:space="preserve"> </w:t>
      </w:r>
      <w:r w:rsidR="00F11410" w:rsidRPr="00F11410">
        <w:rPr>
          <w:szCs w:val="24"/>
        </w:rPr>
        <w:t>양수인이</w:t>
      </w:r>
      <w:r w:rsidR="00F11410" w:rsidRPr="00F11410">
        <w:rPr>
          <w:szCs w:val="24"/>
        </w:rPr>
        <w:t xml:space="preserve"> </w:t>
      </w:r>
      <w:r w:rsidR="00F11410" w:rsidRPr="00F11410">
        <w:rPr>
          <w:szCs w:val="24"/>
        </w:rPr>
        <w:t>보유하게</w:t>
      </w:r>
      <w:r w:rsidR="00F11410" w:rsidRPr="00F11410">
        <w:rPr>
          <w:szCs w:val="24"/>
        </w:rPr>
        <w:t xml:space="preserve"> </w:t>
      </w:r>
      <w:r w:rsidR="00F11410" w:rsidRPr="00F11410">
        <w:rPr>
          <w:szCs w:val="24"/>
        </w:rPr>
        <w:t>된</w:t>
      </w:r>
      <w:r w:rsidR="00F11410" w:rsidRPr="00F11410">
        <w:rPr>
          <w:szCs w:val="24"/>
        </w:rPr>
        <w:t xml:space="preserve"> </w:t>
      </w:r>
      <w:r w:rsidR="00F11410" w:rsidRPr="00F11410">
        <w:rPr>
          <w:szCs w:val="24"/>
        </w:rPr>
        <w:t>제</w:t>
      </w:r>
      <w:r w:rsidR="00F11410" w:rsidRPr="00F11410">
        <w:rPr>
          <w:szCs w:val="24"/>
        </w:rPr>
        <w:t>1</w:t>
      </w:r>
      <w:r w:rsidR="00F11410" w:rsidRPr="00F11410">
        <w:rPr>
          <w:szCs w:val="24"/>
        </w:rPr>
        <w:t>종</w:t>
      </w:r>
      <w:r w:rsidR="00F11410" w:rsidRPr="00F11410">
        <w:rPr>
          <w:szCs w:val="24"/>
        </w:rPr>
        <w:t xml:space="preserve"> </w:t>
      </w:r>
      <w:r w:rsidR="00F11410" w:rsidRPr="00F11410">
        <w:rPr>
          <w:szCs w:val="24"/>
        </w:rPr>
        <w:t>종류주식에</w:t>
      </w:r>
      <w:r w:rsidR="00F11410" w:rsidRPr="00F11410">
        <w:rPr>
          <w:szCs w:val="24"/>
        </w:rPr>
        <w:t xml:space="preserve"> </w:t>
      </w:r>
      <w:r w:rsidR="00F11410" w:rsidRPr="00F11410">
        <w:rPr>
          <w:szCs w:val="24"/>
        </w:rPr>
        <w:t>대하여도</w:t>
      </w:r>
      <w:r w:rsidR="00F11410" w:rsidRPr="00F11410">
        <w:rPr>
          <w:szCs w:val="24"/>
        </w:rPr>
        <w:t xml:space="preserve"> </w:t>
      </w:r>
      <w:r w:rsidR="00F11410" w:rsidRPr="00F11410">
        <w:rPr>
          <w:szCs w:val="24"/>
        </w:rPr>
        <w:t>동일하게</w:t>
      </w:r>
      <w:r w:rsidR="00F11410" w:rsidRPr="00F11410">
        <w:rPr>
          <w:szCs w:val="24"/>
        </w:rPr>
        <w:t xml:space="preserve"> </w:t>
      </w:r>
      <w:r w:rsidR="00F11410" w:rsidRPr="00F11410">
        <w:rPr>
          <w:szCs w:val="24"/>
        </w:rPr>
        <w:t>적용된다는</w:t>
      </w:r>
      <w:r w:rsidR="00F11410" w:rsidRPr="00F11410">
        <w:rPr>
          <w:szCs w:val="24"/>
        </w:rPr>
        <w:t xml:space="preserve"> </w:t>
      </w:r>
      <w:r w:rsidR="00F11410" w:rsidRPr="00F11410">
        <w:rPr>
          <w:szCs w:val="24"/>
        </w:rPr>
        <w:t>내용이</w:t>
      </w:r>
      <w:r w:rsidR="00F11410" w:rsidRPr="00F11410">
        <w:rPr>
          <w:szCs w:val="24"/>
        </w:rPr>
        <w:t xml:space="preserve"> </w:t>
      </w:r>
      <w:r w:rsidR="00F11410" w:rsidRPr="00F11410">
        <w:rPr>
          <w:szCs w:val="24"/>
        </w:rPr>
        <w:t>포함되어야</w:t>
      </w:r>
      <w:r w:rsidR="00F11410" w:rsidRPr="00F11410">
        <w:rPr>
          <w:szCs w:val="24"/>
        </w:rPr>
        <w:t xml:space="preserve"> </w:t>
      </w:r>
      <w:r w:rsidR="00F11410">
        <w:rPr>
          <w:rFonts w:hint="eastAsia"/>
          <w:szCs w:val="24"/>
        </w:rPr>
        <w:t>함</w:t>
      </w:r>
      <w:r w:rsidR="00F11410">
        <w:rPr>
          <w:rFonts w:hint="eastAsia"/>
          <w:szCs w:val="24"/>
        </w:rPr>
        <w:t>)</w:t>
      </w:r>
      <w:r w:rsidR="00762414">
        <w:rPr>
          <w:rFonts w:hint="eastAsia"/>
          <w:szCs w:val="24"/>
        </w:rPr>
        <w:t xml:space="preserve">, </w:t>
      </w:r>
      <w:r w:rsidR="00762414" w:rsidRPr="00762414">
        <w:rPr>
          <w:szCs w:val="24"/>
        </w:rPr>
        <w:t>각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제</w:t>
      </w:r>
      <w:r w:rsidR="00762414" w:rsidRPr="00762414">
        <w:rPr>
          <w:szCs w:val="24"/>
        </w:rPr>
        <w:t>1</w:t>
      </w:r>
      <w:r w:rsidR="00762414" w:rsidRPr="00762414">
        <w:rPr>
          <w:szCs w:val="24"/>
        </w:rPr>
        <w:t>종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종류주주는</w:t>
      </w:r>
      <w:r w:rsidR="00762414" w:rsidRPr="00762414">
        <w:rPr>
          <w:szCs w:val="24"/>
        </w:rPr>
        <w:t xml:space="preserve"> </w:t>
      </w:r>
      <w:r w:rsidR="005502DE">
        <w:rPr>
          <w:rFonts w:hint="eastAsia"/>
          <w:szCs w:val="24"/>
        </w:rPr>
        <w:t>본</w:t>
      </w:r>
      <w:r w:rsidR="005502DE">
        <w:rPr>
          <w:rFonts w:hint="eastAsia"/>
          <w:szCs w:val="24"/>
        </w:rPr>
        <w:t xml:space="preserve"> </w:t>
      </w:r>
      <w:r w:rsidR="005502DE">
        <w:rPr>
          <w:rFonts w:hint="eastAsia"/>
          <w:szCs w:val="24"/>
        </w:rPr>
        <w:t>계약</w:t>
      </w:r>
      <w:r w:rsidR="005502DE">
        <w:rPr>
          <w:rFonts w:hint="eastAsia"/>
          <w:szCs w:val="24"/>
        </w:rPr>
        <w:t xml:space="preserve"> </w:t>
      </w:r>
      <w:r w:rsidR="005502DE">
        <w:rPr>
          <w:rFonts w:hint="eastAsia"/>
          <w:szCs w:val="24"/>
        </w:rPr>
        <w:t>체결일에</w:t>
      </w:r>
      <w:r w:rsidR="00762414" w:rsidRPr="00762414">
        <w:rPr>
          <w:szCs w:val="24"/>
        </w:rPr>
        <w:t>(</w:t>
      </w:r>
      <w:r w:rsidR="00762414" w:rsidRPr="00762414">
        <w:rPr>
          <w:szCs w:val="24"/>
        </w:rPr>
        <w:t>제</w:t>
      </w:r>
      <w:r w:rsidR="00762414" w:rsidRPr="00762414">
        <w:rPr>
          <w:szCs w:val="24"/>
        </w:rPr>
        <w:t>7.6</w:t>
      </w:r>
      <w:r w:rsidR="00762414" w:rsidRPr="00762414">
        <w:rPr>
          <w:szCs w:val="24"/>
        </w:rPr>
        <w:t>조에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따른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셀다운</w:t>
      </w:r>
      <w:r w:rsidR="00853051">
        <w:rPr>
          <w:rFonts w:hint="eastAsia"/>
          <w:szCs w:val="24"/>
        </w:rPr>
        <w:t xml:space="preserve"> </w:t>
      </w:r>
      <w:r w:rsidR="00853051">
        <w:rPr>
          <w:rFonts w:hint="eastAsia"/>
          <w:szCs w:val="24"/>
        </w:rPr>
        <w:t>또는</w:t>
      </w:r>
      <w:r w:rsidR="00853051">
        <w:rPr>
          <w:rFonts w:hint="eastAsia"/>
          <w:szCs w:val="24"/>
        </w:rPr>
        <w:t xml:space="preserve"> </w:t>
      </w:r>
      <w:r w:rsidR="00853051">
        <w:rPr>
          <w:rFonts w:hint="eastAsia"/>
          <w:szCs w:val="24"/>
        </w:rPr>
        <w:t>후속</w:t>
      </w:r>
      <w:r w:rsidR="00853051">
        <w:rPr>
          <w:rFonts w:hint="eastAsia"/>
          <w:szCs w:val="24"/>
        </w:rPr>
        <w:t xml:space="preserve"> </w:t>
      </w:r>
      <w:r w:rsidR="00853051">
        <w:rPr>
          <w:rFonts w:hint="eastAsia"/>
          <w:szCs w:val="24"/>
        </w:rPr>
        <w:t>양도</w:t>
      </w:r>
      <w:r w:rsidR="00C257F5">
        <w:rPr>
          <w:rFonts w:hint="eastAsia"/>
          <w:szCs w:val="24"/>
        </w:rPr>
        <w:t>에</w:t>
      </w:r>
      <w:r w:rsidR="00C257F5">
        <w:rPr>
          <w:rFonts w:hint="eastAsia"/>
          <w:szCs w:val="24"/>
        </w:rPr>
        <w:t xml:space="preserve"> </w:t>
      </w:r>
      <w:r w:rsidR="00C257F5">
        <w:rPr>
          <w:rFonts w:hint="eastAsia"/>
          <w:szCs w:val="24"/>
        </w:rPr>
        <w:t>따라</w:t>
      </w:r>
      <w:r w:rsidR="00C257F5">
        <w:rPr>
          <w:rFonts w:hint="eastAsia"/>
          <w:szCs w:val="24"/>
        </w:rPr>
        <w:t xml:space="preserve"> </w:t>
      </w:r>
      <w:r w:rsidR="00C257F5">
        <w:rPr>
          <w:rFonts w:hint="eastAsia"/>
          <w:szCs w:val="24"/>
        </w:rPr>
        <w:t>제</w:t>
      </w:r>
      <w:r w:rsidR="00C257F5">
        <w:rPr>
          <w:rFonts w:hint="eastAsia"/>
          <w:szCs w:val="24"/>
        </w:rPr>
        <w:t>1</w:t>
      </w:r>
      <w:r w:rsidR="00C257F5">
        <w:rPr>
          <w:rFonts w:hint="eastAsia"/>
          <w:szCs w:val="24"/>
        </w:rPr>
        <w:t>종</w:t>
      </w:r>
      <w:r w:rsidR="00C257F5">
        <w:rPr>
          <w:rFonts w:hint="eastAsia"/>
          <w:szCs w:val="24"/>
        </w:rPr>
        <w:t xml:space="preserve"> </w:t>
      </w:r>
      <w:r w:rsidR="00C257F5">
        <w:rPr>
          <w:rFonts w:hint="eastAsia"/>
          <w:szCs w:val="24"/>
        </w:rPr>
        <w:t>종류주식을</w:t>
      </w:r>
      <w:r w:rsidR="00C257F5">
        <w:rPr>
          <w:rFonts w:hint="eastAsia"/>
          <w:szCs w:val="24"/>
        </w:rPr>
        <w:t xml:space="preserve"> </w:t>
      </w:r>
      <w:r w:rsidR="00C257F5">
        <w:rPr>
          <w:rFonts w:hint="eastAsia"/>
          <w:szCs w:val="24"/>
        </w:rPr>
        <w:t>취득하는</w:t>
      </w:r>
      <w:r w:rsidR="00C257F5">
        <w:rPr>
          <w:rFonts w:hint="eastAsia"/>
          <w:szCs w:val="24"/>
        </w:rPr>
        <w:t xml:space="preserve"> </w:t>
      </w:r>
      <w:r w:rsidR="00C257F5">
        <w:rPr>
          <w:rFonts w:hint="eastAsia"/>
          <w:szCs w:val="24"/>
        </w:rPr>
        <w:t>자의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경우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해당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셀다운</w:t>
      </w:r>
      <w:r w:rsidR="00762414" w:rsidRPr="00762414">
        <w:rPr>
          <w:szCs w:val="24"/>
        </w:rPr>
        <w:t xml:space="preserve"> </w:t>
      </w:r>
      <w:r w:rsidR="00C257F5">
        <w:rPr>
          <w:rFonts w:hint="eastAsia"/>
          <w:szCs w:val="24"/>
        </w:rPr>
        <w:t>또는</w:t>
      </w:r>
      <w:r w:rsidR="00C257F5">
        <w:rPr>
          <w:rFonts w:hint="eastAsia"/>
          <w:szCs w:val="24"/>
        </w:rPr>
        <w:t xml:space="preserve"> </w:t>
      </w:r>
      <w:r w:rsidR="00C257F5">
        <w:rPr>
          <w:rFonts w:hint="eastAsia"/>
          <w:szCs w:val="24"/>
        </w:rPr>
        <w:t>후속</w:t>
      </w:r>
      <w:r w:rsidR="00C257F5">
        <w:rPr>
          <w:rFonts w:hint="eastAsia"/>
          <w:szCs w:val="24"/>
        </w:rPr>
        <w:t xml:space="preserve"> </w:t>
      </w:r>
      <w:r w:rsidR="00C257F5">
        <w:rPr>
          <w:rFonts w:hint="eastAsia"/>
          <w:szCs w:val="24"/>
        </w:rPr>
        <w:t>양도</w:t>
      </w:r>
      <w:r w:rsidR="00762414" w:rsidRPr="00762414">
        <w:rPr>
          <w:szCs w:val="24"/>
        </w:rPr>
        <w:t>의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완결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전에</w:t>
      </w:r>
      <w:r w:rsidR="00762414" w:rsidRPr="00762414">
        <w:rPr>
          <w:szCs w:val="24"/>
        </w:rPr>
        <w:t xml:space="preserve">) </w:t>
      </w:r>
      <w:r w:rsidR="00762414" w:rsidRPr="00762414">
        <w:rPr>
          <w:szCs w:val="24"/>
        </w:rPr>
        <w:t>코람코라이프인프라리츠에게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제</w:t>
      </w:r>
      <w:r w:rsidR="00762414" w:rsidRPr="00762414">
        <w:rPr>
          <w:szCs w:val="24"/>
        </w:rPr>
        <w:t>1</w:t>
      </w:r>
      <w:r w:rsidR="00762414" w:rsidRPr="00762414">
        <w:rPr>
          <w:szCs w:val="24"/>
        </w:rPr>
        <w:t>종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매입확약서에서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정한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조건과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동일한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내용의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매도확약서를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제출하여야</w:t>
      </w:r>
      <w:r w:rsidR="00762414" w:rsidRPr="00762414">
        <w:rPr>
          <w:szCs w:val="24"/>
        </w:rPr>
        <w:t xml:space="preserve"> </w:t>
      </w:r>
      <w:r w:rsidRPr="00905372">
        <w:rPr>
          <w:rFonts w:hint="eastAsia"/>
          <w:szCs w:val="24"/>
        </w:rPr>
        <w:t>한다</w:t>
      </w:r>
      <w:r w:rsidRPr="00905372">
        <w:rPr>
          <w:rFonts w:hint="eastAsia"/>
          <w:szCs w:val="24"/>
        </w:rPr>
        <w:t>.</w:t>
      </w:r>
      <w:r w:rsidR="003E5E30" w:rsidRPr="003E5E30">
        <w:rPr>
          <w:rFonts w:hint="eastAsia"/>
          <w:szCs w:val="24"/>
          <w:highlight w:val="yellow"/>
        </w:rPr>
        <w:t>[BKL N</w:t>
      </w:r>
      <w:r w:rsidR="003E5E30" w:rsidRPr="003E5E30">
        <w:rPr>
          <w:szCs w:val="24"/>
          <w:highlight w:val="yellow"/>
        </w:rPr>
        <w:t>o</w:t>
      </w:r>
      <w:r w:rsidR="003E5E30" w:rsidRPr="003E5E30">
        <w:rPr>
          <w:rFonts w:hint="eastAsia"/>
          <w:szCs w:val="24"/>
          <w:highlight w:val="yellow"/>
        </w:rPr>
        <w:t>te:</w:t>
      </w:r>
      <w:r w:rsidR="003E5E30" w:rsidRPr="003E5E30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제</w:t>
      </w:r>
      <w:r w:rsidR="00D167E9" w:rsidRPr="00D167E9">
        <w:rPr>
          <w:szCs w:val="24"/>
          <w:highlight w:val="yellow"/>
        </w:rPr>
        <w:t>7.6</w:t>
      </w:r>
      <w:r w:rsidR="00D167E9" w:rsidRPr="00D167E9">
        <w:rPr>
          <w:szCs w:val="24"/>
          <w:highlight w:val="yellow"/>
        </w:rPr>
        <w:t>조에서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주주간계약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체결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당시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직접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인수하는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투자자는</w:t>
      </w:r>
      <w:r w:rsidR="00D167E9" w:rsidRPr="00D167E9">
        <w:rPr>
          <w:szCs w:val="24"/>
          <w:highlight w:val="yellow"/>
        </w:rPr>
        <w:t xml:space="preserve"> “</w:t>
      </w:r>
      <w:r w:rsidR="00D167E9" w:rsidRPr="00D167E9">
        <w:rPr>
          <w:szCs w:val="24"/>
          <w:highlight w:val="yellow"/>
        </w:rPr>
        <w:t>인수인</w:t>
      </w:r>
      <w:r w:rsidR="00D167E9" w:rsidRPr="00D167E9">
        <w:rPr>
          <w:szCs w:val="24"/>
          <w:highlight w:val="yellow"/>
        </w:rPr>
        <w:t>”</w:t>
      </w:r>
      <w:r w:rsidR="00D167E9" w:rsidRPr="00D167E9">
        <w:rPr>
          <w:szCs w:val="24"/>
          <w:highlight w:val="yellow"/>
        </w:rPr>
        <w:t>으로</w:t>
      </w:r>
      <w:r w:rsidR="00D167E9" w:rsidRPr="00D167E9">
        <w:rPr>
          <w:szCs w:val="24"/>
          <w:highlight w:val="yellow"/>
        </w:rPr>
        <w:t xml:space="preserve">, </w:t>
      </w:r>
      <w:r w:rsidR="00D167E9" w:rsidRPr="00D167E9">
        <w:rPr>
          <w:szCs w:val="24"/>
          <w:highlight w:val="yellow"/>
        </w:rPr>
        <w:t>그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이후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셀다운에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따라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취득하는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투자자는</w:t>
      </w:r>
      <w:r w:rsidR="00D167E9" w:rsidRPr="00D167E9">
        <w:rPr>
          <w:szCs w:val="24"/>
          <w:highlight w:val="yellow"/>
        </w:rPr>
        <w:t xml:space="preserve"> “</w:t>
      </w:r>
      <w:r w:rsidR="00D167E9" w:rsidRPr="00D167E9">
        <w:rPr>
          <w:szCs w:val="24"/>
          <w:highlight w:val="yellow"/>
        </w:rPr>
        <w:t>셀다운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양수인</w:t>
      </w:r>
      <w:r w:rsidR="00D167E9" w:rsidRPr="00D167E9">
        <w:rPr>
          <w:szCs w:val="24"/>
          <w:highlight w:val="yellow"/>
        </w:rPr>
        <w:t>”</w:t>
      </w:r>
      <w:r w:rsidR="00D167E9" w:rsidRPr="00D167E9">
        <w:rPr>
          <w:szCs w:val="24"/>
          <w:highlight w:val="yellow"/>
        </w:rPr>
        <w:t>으로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구분하였습니다</w:t>
      </w:r>
      <w:r w:rsidR="00D167E9" w:rsidRPr="00D167E9">
        <w:rPr>
          <w:szCs w:val="24"/>
          <w:highlight w:val="yellow"/>
        </w:rPr>
        <w:t xml:space="preserve">. </w:t>
      </w:r>
      <w:r w:rsidR="00D167E9" w:rsidRPr="00D167E9">
        <w:rPr>
          <w:szCs w:val="24"/>
          <w:highlight w:val="yellow"/>
        </w:rPr>
        <w:t>이에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최초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인수인은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본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계약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체결일에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lastRenderedPageBreak/>
        <w:t>매도확약서를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제출하고</w:t>
      </w:r>
      <w:r w:rsidR="00D167E9" w:rsidRPr="00D167E9">
        <w:rPr>
          <w:szCs w:val="24"/>
          <w:highlight w:val="yellow"/>
        </w:rPr>
        <w:t xml:space="preserve">, </w:t>
      </w:r>
      <w:r w:rsidR="00D167E9" w:rsidRPr="00D167E9">
        <w:rPr>
          <w:szCs w:val="24"/>
          <w:highlight w:val="yellow"/>
        </w:rPr>
        <w:t>셀다운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또는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후속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양도에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따라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추후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주식을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취득하는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투자자는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해당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거래의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완결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전에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매도확약서를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제출하도록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정리하였습니다</w:t>
      </w:r>
      <w:r w:rsidR="00D167E9" w:rsidRPr="00D167E9">
        <w:rPr>
          <w:szCs w:val="24"/>
          <w:highlight w:val="yellow"/>
        </w:rPr>
        <w:t>.</w:t>
      </w:r>
      <w:r w:rsidR="00D167E9">
        <w:rPr>
          <w:rFonts w:hint="eastAsia"/>
          <w:szCs w:val="24"/>
        </w:rPr>
        <w:t>]</w:t>
      </w:r>
    </w:p>
    <w:p w14:paraId="133792BE" w14:textId="77777777" w:rsidR="001F0B47" w:rsidRDefault="001F0B47" w:rsidP="001F0B47">
      <w:pPr>
        <w:spacing w:before="60" w:line="312" w:lineRule="auto"/>
        <w:rPr>
          <w:szCs w:val="24"/>
        </w:rPr>
      </w:pPr>
    </w:p>
    <w:p w14:paraId="467ABA74" w14:textId="0ABDD96A" w:rsidR="001F0B47" w:rsidRPr="00A30ED2" w:rsidRDefault="001F0B47" w:rsidP="001F0B47">
      <w:pPr>
        <w:pStyle w:val="1"/>
        <w:keepNext/>
        <w:tabs>
          <w:tab w:val="left" w:pos="851"/>
        </w:tabs>
        <w:spacing w:before="60" w:line="312" w:lineRule="auto"/>
        <w:ind w:left="0" w:firstLine="0"/>
        <w:rPr>
          <w:szCs w:val="24"/>
        </w:rPr>
      </w:pPr>
      <w:r w:rsidRPr="00AE4704">
        <w:rPr>
          <w:szCs w:val="24"/>
        </w:rPr>
        <w:t>코람코라이프인프라리츠의</w:t>
      </w:r>
      <w:r w:rsidRPr="00AE4704">
        <w:rPr>
          <w:szCs w:val="24"/>
        </w:rPr>
        <w:t xml:space="preserve"> </w:t>
      </w:r>
      <w:r>
        <w:rPr>
          <w:rFonts w:hint="eastAsia"/>
          <w:szCs w:val="24"/>
        </w:rPr>
        <w:t>제</w:t>
      </w:r>
      <w:r>
        <w:rPr>
          <w:rFonts w:hint="eastAsia"/>
          <w:szCs w:val="24"/>
        </w:rPr>
        <w:t>2</w:t>
      </w:r>
      <w:r>
        <w:rPr>
          <w:rFonts w:hint="eastAsia"/>
          <w:szCs w:val="24"/>
        </w:rPr>
        <w:t>종</w:t>
      </w:r>
      <w:r>
        <w:rPr>
          <w:rFonts w:hint="eastAsia"/>
          <w:szCs w:val="24"/>
        </w:rPr>
        <w:t xml:space="preserve"> </w:t>
      </w:r>
      <w:r w:rsidRPr="00AE4704">
        <w:rPr>
          <w:szCs w:val="24"/>
        </w:rPr>
        <w:t>종류주식</w:t>
      </w:r>
      <w:r w:rsidRPr="00AE4704">
        <w:rPr>
          <w:szCs w:val="24"/>
        </w:rPr>
        <w:t xml:space="preserve"> </w:t>
      </w:r>
      <w:r w:rsidRPr="00AE4704">
        <w:rPr>
          <w:szCs w:val="24"/>
        </w:rPr>
        <w:t>매입확약</w:t>
      </w:r>
      <w:r w:rsidRPr="00A30ED2">
        <w:rPr>
          <w:rFonts w:hint="eastAsia"/>
          <w:szCs w:val="24"/>
        </w:rPr>
        <w:t xml:space="preserve"> </w:t>
      </w:r>
    </w:p>
    <w:p w14:paraId="2BBB9A43" w14:textId="29C60A50" w:rsidR="00FB74DC" w:rsidRPr="001F0B47" w:rsidRDefault="00FB74DC" w:rsidP="00FB74DC">
      <w:pPr>
        <w:pStyle w:val="2"/>
        <w:spacing w:before="60" w:line="312" w:lineRule="auto"/>
        <w:ind w:left="851" w:hanging="851"/>
        <w:rPr>
          <w:szCs w:val="24"/>
        </w:rPr>
      </w:pPr>
      <w:r w:rsidRPr="001F0B47">
        <w:rPr>
          <w:szCs w:val="24"/>
        </w:rPr>
        <w:t>코람코라이프인프라리츠는</w:t>
      </w:r>
      <w:r w:rsidRPr="001F0B47">
        <w:rPr>
          <w:szCs w:val="24"/>
        </w:rPr>
        <w:t xml:space="preserve"> </w:t>
      </w:r>
      <w:r w:rsidR="003E5E30" w:rsidRPr="003E5E30">
        <w:rPr>
          <w:szCs w:val="24"/>
        </w:rPr>
        <w:t>제</w:t>
      </w:r>
      <w:r w:rsidR="00A62245">
        <w:rPr>
          <w:rFonts w:hint="eastAsia"/>
          <w:szCs w:val="24"/>
        </w:rPr>
        <w:t>4</w:t>
      </w:r>
      <w:r w:rsidR="003E5E30" w:rsidRPr="003E5E30">
        <w:rPr>
          <w:szCs w:val="24"/>
        </w:rPr>
        <w:t>.5</w:t>
      </w:r>
      <w:r w:rsidR="003E5E30" w:rsidRPr="003E5E30">
        <w:rPr>
          <w:szCs w:val="24"/>
        </w:rPr>
        <w:t>조에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따른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제</w:t>
      </w:r>
      <w:r w:rsidR="00D167E9">
        <w:rPr>
          <w:rFonts w:hint="eastAsia"/>
          <w:szCs w:val="24"/>
        </w:rPr>
        <w:t>2</w:t>
      </w:r>
      <w:r w:rsidR="003E5E30" w:rsidRPr="003E5E30">
        <w:rPr>
          <w:szCs w:val="24"/>
        </w:rPr>
        <w:t>종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매입확약서에서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정한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선행조건이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모두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충족되는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것을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조건으로</w:t>
      </w:r>
      <w:r w:rsidR="003E5E30" w:rsidRPr="003E5E30">
        <w:rPr>
          <w:szCs w:val="24"/>
        </w:rPr>
        <w:t>,</w:t>
      </w:r>
      <w:r w:rsidR="003E5E30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제</w:t>
      </w:r>
      <w:r w:rsidRPr="008F1176">
        <w:rPr>
          <w:rFonts w:hint="eastAsia"/>
          <w:szCs w:val="24"/>
        </w:rPr>
        <w:t>2</w:t>
      </w:r>
      <w:r w:rsidRPr="008F1176">
        <w:rPr>
          <w:rFonts w:hint="eastAsia"/>
          <w:szCs w:val="24"/>
        </w:rPr>
        <w:t>종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종류주식</w:t>
      </w:r>
      <w:r>
        <w:rPr>
          <w:rFonts w:hint="eastAsia"/>
          <w:szCs w:val="24"/>
        </w:rPr>
        <w:t>의</w:t>
      </w:r>
      <w:r>
        <w:rPr>
          <w:rFonts w:hint="eastAsia"/>
          <w:szCs w:val="24"/>
        </w:rPr>
        <w:t xml:space="preserve"> </w:t>
      </w:r>
      <w:r w:rsidRPr="001F0B47">
        <w:rPr>
          <w:szCs w:val="24"/>
        </w:rPr>
        <w:t>발행일로부터</w:t>
      </w:r>
      <w:r w:rsidRPr="001F0B47">
        <w:rPr>
          <w:szCs w:val="24"/>
        </w:rPr>
        <w:t xml:space="preserve"> 12</w:t>
      </w:r>
      <w:r w:rsidRPr="001F0B47">
        <w:rPr>
          <w:szCs w:val="24"/>
        </w:rPr>
        <w:t>개월이</w:t>
      </w:r>
      <w:r w:rsidRPr="001F0B47">
        <w:rPr>
          <w:szCs w:val="24"/>
        </w:rPr>
        <w:t xml:space="preserve"> </w:t>
      </w:r>
      <w:r w:rsidRPr="00407C51">
        <w:rPr>
          <w:szCs w:val="24"/>
        </w:rPr>
        <w:t>되는</w:t>
      </w:r>
      <w:r w:rsidRPr="00407C51">
        <w:rPr>
          <w:szCs w:val="24"/>
        </w:rPr>
        <w:t xml:space="preserve"> </w:t>
      </w:r>
      <w:r w:rsidRPr="00407C51">
        <w:rPr>
          <w:szCs w:val="24"/>
        </w:rPr>
        <w:t>달의</w:t>
      </w:r>
      <w:r w:rsidRPr="00407C51">
        <w:rPr>
          <w:szCs w:val="24"/>
        </w:rPr>
        <w:t xml:space="preserve"> </w:t>
      </w:r>
      <w:r>
        <w:rPr>
          <w:rFonts w:hint="eastAsia"/>
          <w:szCs w:val="24"/>
        </w:rPr>
        <w:t>제</w:t>
      </w:r>
      <w:r>
        <w:rPr>
          <w:rFonts w:hint="eastAsia"/>
          <w:szCs w:val="24"/>
        </w:rPr>
        <w:t>2</w:t>
      </w:r>
      <w:r>
        <w:rPr>
          <w:rFonts w:hint="eastAsia"/>
          <w:szCs w:val="24"/>
        </w:rPr>
        <w:t>종</w:t>
      </w:r>
      <w:r w:rsidRPr="00407C51">
        <w:rPr>
          <w:szCs w:val="24"/>
        </w:rPr>
        <w:t xml:space="preserve"> </w:t>
      </w:r>
      <w:r w:rsidRPr="00407C51">
        <w:rPr>
          <w:szCs w:val="24"/>
        </w:rPr>
        <w:t>종류주식</w:t>
      </w:r>
      <w:r w:rsidRPr="00407C51">
        <w:rPr>
          <w:szCs w:val="24"/>
        </w:rPr>
        <w:t xml:space="preserve"> </w:t>
      </w:r>
      <w:r w:rsidRPr="00407C51">
        <w:rPr>
          <w:szCs w:val="24"/>
        </w:rPr>
        <w:t>발행일의</w:t>
      </w:r>
      <w:r w:rsidRPr="00407C51">
        <w:rPr>
          <w:szCs w:val="24"/>
        </w:rPr>
        <w:t xml:space="preserve"> </w:t>
      </w:r>
      <w:r w:rsidRPr="00407C51">
        <w:rPr>
          <w:szCs w:val="24"/>
        </w:rPr>
        <w:t>응당일</w:t>
      </w:r>
      <w:r w:rsidRPr="001F0B47">
        <w:rPr>
          <w:szCs w:val="24"/>
        </w:rPr>
        <w:t>(</w:t>
      </w:r>
      <w:r w:rsidRPr="001F0B47">
        <w:rPr>
          <w:szCs w:val="24"/>
        </w:rPr>
        <w:t>해당일이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영업일이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아닌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경우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그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직후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도래하는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영업일을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말하며</w:t>
      </w:r>
      <w:r w:rsidRPr="001F0B47">
        <w:rPr>
          <w:szCs w:val="24"/>
        </w:rPr>
        <w:t xml:space="preserve">, </w:t>
      </w:r>
      <w:r w:rsidRPr="001F0B47">
        <w:rPr>
          <w:szCs w:val="24"/>
        </w:rPr>
        <w:t>이하</w:t>
      </w:r>
      <w:r w:rsidRPr="001F0B47">
        <w:rPr>
          <w:szCs w:val="24"/>
        </w:rPr>
        <w:t xml:space="preserve"> </w:t>
      </w:r>
      <w:r>
        <w:rPr>
          <w:szCs w:val="24"/>
        </w:rPr>
        <w:t>“</w:t>
      </w:r>
      <w:r w:rsidRPr="00EE4DA0">
        <w:rPr>
          <w:szCs w:val="24"/>
          <w:u w:val="single"/>
        </w:rPr>
        <w:t>제</w:t>
      </w:r>
      <w:r w:rsidRPr="00EE4DA0">
        <w:rPr>
          <w:szCs w:val="24"/>
          <w:u w:val="single"/>
        </w:rPr>
        <w:t>2</w:t>
      </w:r>
      <w:r w:rsidRPr="00EE4DA0">
        <w:rPr>
          <w:szCs w:val="24"/>
          <w:u w:val="single"/>
        </w:rPr>
        <w:t>종</w:t>
      </w:r>
      <w:r w:rsidRPr="00EE4DA0">
        <w:rPr>
          <w:szCs w:val="24"/>
          <w:u w:val="single"/>
        </w:rPr>
        <w:t xml:space="preserve"> </w:t>
      </w:r>
      <w:r w:rsidRPr="00EE4DA0">
        <w:rPr>
          <w:szCs w:val="24"/>
          <w:u w:val="single"/>
        </w:rPr>
        <w:t>매입완료기한</w:t>
      </w:r>
      <w:r>
        <w:rPr>
          <w:szCs w:val="24"/>
        </w:rPr>
        <w:t>”</w:t>
      </w:r>
      <w:r w:rsidRPr="001F0B47">
        <w:rPr>
          <w:szCs w:val="24"/>
        </w:rPr>
        <w:t>)</w:t>
      </w:r>
      <w:r w:rsidRPr="001F0B47">
        <w:rPr>
          <w:szCs w:val="24"/>
        </w:rPr>
        <w:t>까지</w:t>
      </w:r>
      <w:r w:rsidRPr="001F0B47">
        <w:rPr>
          <w:szCs w:val="24"/>
        </w:rPr>
        <w:t xml:space="preserve">, </w:t>
      </w:r>
      <w:r w:rsidRPr="00E54C86">
        <w:rPr>
          <w:rFonts w:hint="eastAsia"/>
          <w:szCs w:val="24"/>
        </w:rPr>
        <w:t>제</w:t>
      </w:r>
      <w:r w:rsidRPr="00E54C86">
        <w:rPr>
          <w:rFonts w:hint="eastAsia"/>
          <w:szCs w:val="24"/>
        </w:rPr>
        <w:t>2</w:t>
      </w:r>
      <w:r w:rsidRPr="00E54C86">
        <w:rPr>
          <w:rFonts w:hint="eastAsia"/>
          <w:szCs w:val="24"/>
        </w:rPr>
        <w:t>종</w:t>
      </w:r>
      <w:r w:rsidRPr="00E54C86">
        <w:rPr>
          <w:rFonts w:hint="eastAsia"/>
          <w:szCs w:val="24"/>
        </w:rPr>
        <w:t xml:space="preserve"> </w:t>
      </w:r>
      <w:r w:rsidRPr="00E54C86">
        <w:rPr>
          <w:rFonts w:hint="eastAsia"/>
          <w:szCs w:val="24"/>
        </w:rPr>
        <w:t>종류주식</w:t>
      </w:r>
      <w:r>
        <w:rPr>
          <w:rFonts w:hint="eastAsia"/>
          <w:szCs w:val="24"/>
        </w:rPr>
        <w:t>의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주주</w:t>
      </w:r>
      <w:r>
        <w:rPr>
          <w:rFonts w:hint="eastAsia"/>
          <w:szCs w:val="24"/>
        </w:rPr>
        <w:t>(</w:t>
      </w:r>
      <w:ins w:id="262" w:author="BKL" w:date="2026-09-23T21:53:00Z" w16du:dateUtc="2026-09-23T12:53:00Z">
        <w:r w:rsidR="00FB16E1" w:rsidRPr="00FB16E1">
          <w:rPr>
            <w:szCs w:val="24"/>
          </w:rPr>
          <w:t>코람코라이프인프라리츠는</w:t>
        </w:r>
        <w:r w:rsidR="00FB16E1" w:rsidRPr="00FB16E1">
          <w:rPr>
            <w:szCs w:val="24"/>
          </w:rPr>
          <w:t xml:space="preserve"> </w:t>
        </w:r>
        <w:r w:rsidR="00FB16E1" w:rsidRPr="00FB16E1">
          <w:rPr>
            <w:szCs w:val="24"/>
          </w:rPr>
          <w:t>제외하며</w:t>
        </w:r>
        <w:r w:rsidR="00FB16E1" w:rsidRPr="00FB16E1">
          <w:rPr>
            <w:szCs w:val="24"/>
          </w:rPr>
          <w:t xml:space="preserve">, </w:t>
        </w:r>
      </w:ins>
      <w:r>
        <w:rPr>
          <w:rFonts w:hint="eastAsia"/>
          <w:szCs w:val="24"/>
        </w:rPr>
        <w:t>이하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“</w:t>
      </w:r>
      <w:r w:rsidRPr="00F306D7">
        <w:rPr>
          <w:rFonts w:hint="eastAsia"/>
          <w:szCs w:val="24"/>
          <w:u w:val="single"/>
        </w:rPr>
        <w:t>제</w:t>
      </w:r>
      <w:r>
        <w:rPr>
          <w:rFonts w:hint="eastAsia"/>
          <w:szCs w:val="24"/>
          <w:u w:val="single"/>
        </w:rPr>
        <w:t>2</w:t>
      </w:r>
      <w:r w:rsidRPr="00F306D7">
        <w:rPr>
          <w:rFonts w:hint="eastAsia"/>
          <w:szCs w:val="24"/>
          <w:u w:val="single"/>
        </w:rPr>
        <w:t>종</w:t>
      </w:r>
      <w:r w:rsidRPr="00F306D7">
        <w:rPr>
          <w:rFonts w:hint="eastAsia"/>
          <w:szCs w:val="24"/>
          <w:u w:val="single"/>
        </w:rPr>
        <w:t xml:space="preserve"> </w:t>
      </w:r>
      <w:r w:rsidRPr="00F306D7">
        <w:rPr>
          <w:rFonts w:hint="eastAsia"/>
          <w:szCs w:val="24"/>
          <w:u w:val="single"/>
        </w:rPr>
        <w:t>종류주주</w:t>
      </w:r>
      <w:r>
        <w:rPr>
          <w:szCs w:val="24"/>
        </w:rPr>
        <w:t>”</w:t>
      </w:r>
      <w:r>
        <w:rPr>
          <w:rFonts w:hint="eastAsia"/>
          <w:szCs w:val="24"/>
        </w:rPr>
        <w:t>)</w:t>
      </w:r>
      <w:r w:rsidRPr="001F0B47">
        <w:rPr>
          <w:szCs w:val="24"/>
        </w:rPr>
        <w:t>가</w:t>
      </w:r>
      <w:r w:rsidRPr="001F0B47">
        <w:rPr>
          <w:szCs w:val="24"/>
        </w:rPr>
        <w:t xml:space="preserve"> </w:t>
      </w:r>
      <w:r>
        <w:rPr>
          <w:rFonts w:hint="eastAsia"/>
          <w:szCs w:val="24"/>
        </w:rPr>
        <w:t>각자</w:t>
      </w:r>
      <w:r>
        <w:rPr>
          <w:rFonts w:hint="eastAsia"/>
          <w:szCs w:val="24"/>
        </w:rPr>
        <w:t xml:space="preserve"> </w:t>
      </w:r>
      <w:r w:rsidRPr="001F0B47">
        <w:rPr>
          <w:szCs w:val="24"/>
        </w:rPr>
        <w:t>보유하는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제</w:t>
      </w:r>
      <w:r w:rsidRPr="001F0B47">
        <w:rPr>
          <w:szCs w:val="24"/>
        </w:rPr>
        <w:t>2</w:t>
      </w:r>
      <w:r w:rsidRPr="001F0B47">
        <w:rPr>
          <w:szCs w:val="24"/>
        </w:rPr>
        <w:t>종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종류주식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전부</w:t>
      </w:r>
      <w:r w:rsidRPr="001F0B47">
        <w:rPr>
          <w:szCs w:val="24"/>
        </w:rPr>
        <w:t>(</w:t>
      </w:r>
      <w:r w:rsidRPr="001F0B47">
        <w:rPr>
          <w:szCs w:val="24"/>
        </w:rPr>
        <w:t>이하</w:t>
      </w:r>
      <w:r w:rsidRPr="001F0B47">
        <w:rPr>
          <w:szCs w:val="24"/>
        </w:rPr>
        <w:t xml:space="preserve"> </w:t>
      </w:r>
      <w:r>
        <w:rPr>
          <w:szCs w:val="24"/>
        </w:rPr>
        <w:t>“</w:t>
      </w:r>
      <w:r w:rsidRPr="00EE4DA0">
        <w:rPr>
          <w:szCs w:val="24"/>
          <w:u w:val="single"/>
        </w:rPr>
        <w:t>제</w:t>
      </w:r>
      <w:r w:rsidRPr="00EE4DA0">
        <w:rPr>
          <w:szCs w:val="24"/>
          <w:u w:val="single"/>
        </w:rPr>
        <w:t>2</w:t>
      </w:r>
      <w:r w:rsidRPr="00EE4DA0">
        <w:rPr>
          <w:szCs w:val="24"/>
          <w:u w:val="single"/>
        </w:rPr>
        <w:t>종</w:t>
      </w:r>
      <w:r w:rsidRPr="00EE4DA0">
        <w:rPr>
          <w:szCs w:val="24"/>
          <w:u w:val="single"/>
        </w:rPr>
        <w:t xml:space="preserve"> </w:t>
      </w:r>
      <w:r w:rsidRPr="00EE4DA0">
        <w:rPr>
          <w:szCs w:val="24"/>
          <w:u w:val="single"/>
        </w:rPr>
        <w:t>매입대상주식</w:t>
      </w:r>
      <w:r>
        <w:rPr>
          <w:szCs w:val="24"/>
        </w:rPr>
        <w:t>”</w:t>
      </w:r>
      <w:r w:rsidRPr="001F0B47">
        <w:rPr>
          <w:szCs w:val="24"/>
        </w:rPr>
        <w:t>)</w:t>
      </w:r>
      <w:r w:rsidRPr="001F0B47">
        <w:rPr>
          <w:szCs w:val="24"/>
        </w:rPr>
        <w:t>를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매입</w:t>
      </w:r>
      <w:r w:rsidRPr="001F0B47">
        <w:rPr>
          <w:szCs w:val="24"/>
        </w:rPr>
        <w:t>(</w:t>
      </w:r>
      <w:r w:rsidRPr="001F0B47">
        <w:rPr>
          <w:szCs w:val="24"/>
        </w:rPr>
        <w:t>이하</w:t>
      </w:r>
      <w:r w:rsidRPr="001F0B47">
        <w:rPr>
          <w:szCs w:val="24"/>
        </w:rPr>
        <w:t xml:space="preserve"> </w:t>
      </w:r>
      <w:r>
        <w:rPr>
          <w:szCs w:val="24"/>
        </w:rPr>
        <w:t>“</w:t>
      </w:r>
      <w:r w:rsidRPr="00EE4DA0">
        <w:rPr>
          <w:szCs w:val="24"/>
          <w:u w:val="single"/>
        </w:rPr>
        <w:t>제</w:t>
      </w:r>
      <w:r w:rsidRPr="00EE4DA0">
        <w:rPr>
          <w:szCs w:val="24"/>
          <w:u w:val="single"/>
        </w:rPr>
        <w:t>2</w:t>
      </w:r>
      <w:r w:rsidRPr="00EE4DA0">
        <w:rPr>
          <w:szCs w:val="24"/>
          <w:u w:val="single"/>
        </w:rPr>
        <w:t>종</w:t>
      </w:r>
      <w:r w:rsidRPr="00EE4DA0">
        <w:rPr>
          <w:szCs w:val="24"/>
          <w:u w:val="single"/>
        </w:rPr>
        <w:t xml:space="preserve"> </w:t>
      </w:r>
      <w:r w:rsidRPr="00EE4DA0">
        <w:rPr>
          <w:szCs w:val="24"/>
          <w:u w:val="single"/>
        </w:rPr>
        <w:t>매입거래</w:t>
      </w:r>
      <w:r>
        <w:rPr>
          <w:szCs w:val="24"/>
        </w:rPr>
        <w:t>”</w:t>
      </w:r>
      <w:r w:rsidRPr="001F0B47">
        <w:rPr>
          <w:szCs w:val="24"/>
        </w:rPr>
        <w:t>)</w:t>
      </w:r>
      <w:r w:rsidRPr="001F0B47">
        <w:rPr>
          <w:szCs w:val="24"/>
        </w:rPr>
        <w:t>할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것을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확약하며</w:t>
      </w:r>
      <w:r w:rsidRPr="001F0B47">
        <w:rPr>
          <w:szCs w:val="24"/>
        </w:rPr>
        <w:t xml:space="preserve">, </w:t>
      </w:r>
      <w:r w:rsidRPr="001F0B47">
        <w:rPr>
          <w:szCs w:val="24"/>
        </w:rPr>
        <w:t>매입금액은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제</w:t>
      </w:r>
      <w:r w:rsidRPr="001F0B47">
        <w:rPr>
          <w:szCs w:val="24"/>
        </w:rPr>
        <w:t>2</w:t>
      </w:r>
      <w:r w:rsidRPr="001F0B47">
        <w:rPr>
          <w:szCs w:val="24"/>
        </w:rPr>
        <w:t>종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매입대상주식의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주당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발행가액에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제</w:t>
      </w:r>
      <w:r w:rsidRPr="001F0B47">
        <w:rPr>
          <w:szCs w:val="24"/>
        </w:rPr>
        <w:t>2</w:t>
      </w:r>
      <w:r w:rsidRPr="001F0B47">
        <w:rPr>
          <w:szCs w:val="24"/>
        </w:rPr>
        <w:t>종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매입대상주식의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수를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곱한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금액</w:t>
      </w:r>
      <w:r w:rsidRPr="001F0B47">
        <w:rPr>
          <w:szCs w:val="24"/>
        </w:rPr>
        <w:t>(</w:t>
      </w:r>
      <w:r w:rsidRPr="001F0B47">
        <w:rPr>
          <w:szCs w:val="24"/>
        </w:rPr>
        <w:t>이하</w:t>
      </w:r>
      <w:r w:rsidRPr="001F0B47">
        <w:rPr>
          <w:szCs w:val="24"/>
        </w:rPr>
        <w:t xml:space="preserve"> </w:t>
      </w:r>
      <w:r>
        <w:rPr>
          <w:szCs w:val="24"/>
        </w:rPr>
        <w:t>“</w:t>
      </w:r>
      <w:r w:rsidRPr="00EE4DA0">
        <w:rPr>
          <w:szCs w:val="24"/>
          <w:u w:val="single"/>
        </w:rPr>
        <w:t>제</w:t>
      </w:r>
      <w:r w:rsidRPr="00EE4DA0">
        <w:rPr>
          <w:szCs w:val="24"/>
          <w:u w:val="single"/>
        </w:rPr>
        <w:t>2</w:t>
      </w:r>
      <w:r w:rsidRPr="00EE4DA0">
        <w:rPr>
          <w:szCs w:val="24"/>
          <w:u w:val="single"/>
        </w:rPr>
        <w:t>종</w:t>
      </w:r>
      <w:r w:rsidRPr="00EE4DA0">
        <w:rPr>
          <w:szCs w:val="24"/>
          <w:u w:val="single"/>
        </w:rPr>
        <w:t xml:space="preserve"> </w:t>
      </w:r>
      <w:r w:rsidRPr="00EE4DA0">
        <w:rPr>
          <w:szCs w:val="24"/>
          <w:u w:val="single"/>
        </w:rPr>
        <w:t>매입금액</w:t>
      </w:r>
      <w:r>
        <w:rPr>
          <w:szCs w:val="24"/>
        </w:rPr>
        <w:t>”</w:t>
      </w:r>
      <w:r w:rsidRPr="001F0B47">
        <w:rPr>
          <w:szCs w:val="24"/>
        </w:rPr>
        <w:t>)</w:t>
      </w:r>
      <w:r w:rsidRPr="001F0B47">
        <w:rPr>
          <w:szCs w:val="24"/>
        </w:rPr>
        <w:t>으로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한다</w:t>
      </w:r>
      <w:r w:rsidRPr="001F0B47">
        <w:rPr>
          <w:szCs w:val="24"/>
        </w:rPr>
        <w:t xml:space="preserve">. </w:t>
      </w:r>
      <w:r>
        <w:rPr>
          <w:rFonts w:hint="eastAsia"/>
          <w:szCs w:val="24"/>
        </w:rPr>
        <w:t>명확히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하면</w:t>
      </w:r>
      <w:r>
        <w:rPr>
          <w:rFonts w:hint="eastAsia"/>
          <w:szCs w:val="24"/>
        </w:rPr>
        <w:t xml:space="preserve">, </w:t>
      </w:r>
      <w:r w:rsidRPr="00790ABC">
        <w:rPr>
          <w:szCs w:val="24"/>
        </w:rPr>
        <w:t>코람코라이프인프라리츠는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제</w:t>
      </w:r>
      <w:r w:rsidRPr="00790ABC">
        <w:rPr>
          <w:szCs w:val="24"/>
        </w:rPr>
        <w:t>2</w:t>
      </w:r>
      <w:r w:rsidRPr="00790ABC">
        <w:rPr>
          <w:szCs w:val="24"/>
        </w:rPr>
        <w:t>종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매입완료기한까지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제</w:t>
      </w:r>
      <w:r w:rsidRPr="00790ABC">
        <w:rPr>
          <w:szCs w:val="24"/>
        </w:rPr>
        <w:t>2</w:t>
      </w:r>
      <w:r w:rsidRPr="00790ABC">
        <w:rPr>
          <w:szCs w:val="24"/>
        </w:rPr>
        <w:t>종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매입대상주식을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수회에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걸쳐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나누어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매입할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수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있으나</w:t>
      </w:r>
      <w:r w:rsidRPr="00790ABC">
        <w:rPr>
          <w:szCs w:val="24"/>
        </w:rPr>
        <w:t xml:space="preserve">, </w:t>
      </w:r>
      <w:r w:rsidR="00B3200F" w:rsidRPr="00B3200F">
        <w:rPr>
          <w:szCs w:val="24"/>
        </w:rPr>
        <w:t>이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경우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각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회차의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매입은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코람코라이프인프라리츠와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관련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제</w:t>
      </w:r>
      <w:r w:rsidR="00B3200F">
        <w:rPr>
          <w:rFonts w:hint="eastAsia"/>
          <w:szCs w:val="24"/>
        </w:rPr>
        <w:t>2</w:t>
      </w:r>
      <w:r w:rsidR="00B3200F" w:rsidRPr="00B3200F">
        <w:rPr>
          <w:szCs w:val="24"/>
        </w:rPr>
        <w:t>종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종류주주가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달리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합의하지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아니하는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한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각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제</w:t>
      </w:r>
      <w:r w:rsidR="00B3200F">
        <w:rPr>
          <w:rFonts w:hint="eastAsia"/>
          <w:szCs w:val="24"/>
        </w:rPr>
        <w:t>2</w:t>
      </w:r>
      <w:r w:rsidR="00B3200F" w:rsidRPr="00B3200F">
        <w:rPr>
          <w:szCs w:val="24"/>
        </w:rPr>
        <w:t>종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종류주주가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보유하는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제</w:t>
      </w:r>
      <w:r w:rsidR="00B3200F">
        <w:rPr>
          <w:rFonts w:hint="eastAsia"/>
          <w:szCs w:val="24"/>
        </w:rPr>
        <w:t>2</w:t>
      </w:r>
      <w:r w:rsidR="00B3200F" w:rsidRPr="00B3200F">
        <w:rPr>
          <w:szCs w:val="24"/>
        </w:rPr>
        <w:t>종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매입대상주식의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수에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비례하여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이루어지는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것을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원칙으로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하고</w:t>
      </w:r>
      <w:r w:rsidR="00B3200F" w:rsidRPr="00B3200F">
        <w:rPr>
          <w:szCs w:val="24"/>
        </w:rPr>
        <w:t>,</w:t>
      </w:r>
      <w:r w:rsidR="00B3200F">
        <w:rPr>
          <w:rFonts w:hint="eastAsia"/>
          <w:szCs w:val="24"/>
        </w:rPr>
        <w:t xml:space="preserve"> </w:t>
      </w:r>
      <w:r w:rsidRPr="00790ABC">
        <w:rPr>
          <w:szCs w:val="24"/>
        </w:rPr>
        <w:t>제</w:t>
      </w:r>
      <w:r w:rsidRPr="00790ABC">
        <w:rPr>
          <w:szCs w:val="24"/>
        </w:rPr>
        <w:t>2</w:t>
      </w:r>
      <w:r w:rsidRPr="00790ABC">
        <w:rPr>
          <w:szCs w:val="24"/>
        </w:rPr>
        <w:t>종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매입완료기한까지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각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제</w:t>
      </w:r>
      <w:r w:rsidRPr="00790ABC">
        <w:rPr>
          <w:szCs w:val="24"/>
        </w:rPr>
        <w:t>2</w:t>
      </w:r>
      <w:r w:rsidRPr="00790ABC">
        <w:rPr>
          <w:szCs w:val="24"/>
        </w:rPr>
        <w:t>종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종류주주가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보유하는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제</w:t>
      </w:r>
      <w:r w:rsidRPr="00790ABC">
        <w:rPr>
          <w:szCs w:val="24"/>
        </w:rPr>
        <w:t>2</w:t>
      </w:r>
      <w:r w:rsidRPr="00790ABC">
        <w:rPr>
          <w:szCs w:val="24"/>
        </w:rPr>
        <w:t>종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매입대상주식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전부의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매입을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완료하여야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한다</w:t>
      </w:r>
      <w:r w:rsidRPr="00790ABC">
        <w:rPr>
          <w:szCs w:val="24"/>
        </w:rPr>
        <w:t>.</w:t>
      </w:r>
      <w:r>
        <w:rPr>
          <w:rFonts w:hint="eastAsia"/>
          <w:szCs w:val="24"/>
        </w:rPr>
        <w:t xml:space="preserve"> </w:t>
      </w:r>
      <w:r w:rsidRPr="0086649F">
        <w:rPr>
          <w:szCs w:val="24"/>
        </w:rPr>
        <w:t>본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조에서</w:t>
      </w:r>
      <w:r w:rsidRPr="0086649F">
        <w:rPr>
          <w:szCs w:val="24"/>
        </w:rPr>
        <w:t xml:space="preserve"> “</w:t>
      </w:r>
      <w:r w:rsidRPr="0086649F">
        <w:rPr>
          <w:szCs w:val="24"/>
          <w:u w:val="single"/>
        </w:rPr>
        <w:t>매입</w:t>
      </w:r>
      <w:r w:rsidRPr="0086649F">
        <w:rPr>
          <w:szCs w:val="24"/>
        </w:rPr>
        <w:t>”</w:t>
      </w:r>
      <w:r>
        <w:rPr>
          <w:rFonts w:hint="eastAsia"/>
          <w:szCs w:val="24"/>
        </w:rPr>
        <w:t>이</w:t>
      </w:r>
      <w:r w:rsidRPr="0086649F">
        <w:rPr>
          <w:szCs w:val="24"/>
        </w:rPr>
        <w:t>라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함은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코람코라이프인프라리츠가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제</w:t>
      </w:r>
      <w:r>
        <w:rPr>
          <w:rFonts w:hint="eastAsia"/>
          <w:szCs w:val="24"/>
        </w:rPr>
        <w:t>2</w:t>
      </w:r>
      <w:r w:rsidRPr="0086649F">
        <w:rPr>
          <w:szCs w:val="24"/>
        </w:rPr>
        <w:t>종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매입대상주식을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직접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양수하는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방식뿐만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아니라</w:t>
      </w:r>
      <w:r w:rsidRPr="0086649F">
        <w:rPr>
          <w:szCs w:val="24"/>
        </w:rPr>
        <w:t xml:space="preserve">, </w:t>
      </w:r>
      <w:r w:rsidRPr="0086649F">
        <w:rPr>
          <w:szCs w:val="24"/>
        </w:rPr>
        <w:t>대상회사의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유상감자와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코람코라이프인프라리츠의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유상증자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참여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기타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관련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당사자들이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합의하는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방식으로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제</w:t>
      </w:r>
      <w:r>
        <w:rPr>
          <w:rFonts w:hint="eastAsia"/>
          <w:szCs w:val="24"/>
        </w:rPr>
        <w:t>2</w:t>
      </w:r>
      <w:r w:rsidRPr="0086649F">
        <w:rPr>
          <w:szCs w:val="24"/>
        </w:rPr>
        <w:t>종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종류주주가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제</w:t>
      </w:r>
      <w:r>
        <w:rPr>
          <w:rFonts w:hint="eastAsia"/>
          <w:szCs w:val="24"/>
        </w:rPr>
        <w:t>2</w:t>
      </w:r>
      <w:r w:rsidRPr="0086649F">
        <w:rPr>
          <w:szCs w:val="24"/>
        </w:rPr>
        <w:t>종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매입금액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상당액을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지급받고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코람코라이프인프라리츠가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이에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상응하는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대상회사의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지분을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취득함으로써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직접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양수와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실질적으로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동일한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경제적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효과를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달성하는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일련의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거래를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포함한다</w:t>
      </w:r>
      <w:r w:rsidRPr="0086649F">
        <w:rPr>
          <w:szCs w:val="24"/>
        </w:rPr>
        <w:t>.</w:t>
      </w:r>
    </w:p>
    <w:p w14:paraId="78CFE2F6" w14:textId="67C78B93" w:rsidR="001F0B47" w:rsidRPr="001F0B47" w:rsidRDefault="001F0B47" w:rsidP="00616B70">
      <w:pPr>
        <w:pStyle w:val="2"/>
        <w:spacing w:before="60" w:line="312" w:lineRule="auto"/>
        <w:ind w:left="851" w:hanging="851"/>
        <w:rPr>
          <w:szCs w:val="24"/>
        </w:rPr>
      </w:pPr>
      <w:r w:rsidRPr="001F0B47">
        <w:rPr>
          <w:szCs w:val="24"/>
        </w:rPr>
        <w:t>코람코라이프인프라리츠와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제</w:t>
      </w:r>
      <w:r w:rsidRPr="001F0B47">
        <w:rPr>
          <w:szCs w:val="24"/>
        </w:rPr>
        <w:t>2</w:t>
      </w:r>
      <w:r w:rsidRPr="001F0B47">
        <w:rPr>
          <w:szCs w:val="24"/>
        </w:rPr>
        <w:t>종</w:t>
      </w:r>
      <w:r w:rsidRPr="001F0B47">
        <w:rPr>
          <w:szCs w:val="24"/>
        </w:rPr>
        <w:t xml:space="preserve"> </w:t>
      </w:r>
      <w:r w:rsidR="00EE4DA0">
        <w:rPr>
          <w:rFonts w:hint="eastAsia"/>
          <w:szCs w:val="24"/>
        </w:rPr>
        <w:t>종류</w:t>
      </w:r>
      <w:r w:rsidRPr="001F0B47">
        <w:rPr>
          <w:szCs w:val="24"/>
        </w:rPr>
        <w:t>주주는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제</w:t>
      </w:r>
      <w:r w:rsidRPr="001F0B47">
        <w:rPr>
          <w:szCs w:val="24"/>
        </w:rPr>
        <w:t>2</w:t>
      </w:r>
      <w:r w:rsidRPr="001F0B47">
        <w:rPr>
          <w:szCs w:val="24"/>
        </w:rPr>
        <w:t>종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매입거래에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필요한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내부수권절차의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완료</w:t>
      </w:r>
      <w:r w:rsidRPr="001F0B47">
        <w:rPr>
          <w:szCs w:val="24"/>
        </w:rPr>
        <w:t xml:space="preserve">, </w:t>
      </w:r>
      <w:r w:rsidRPr="001F0B47">
        <w:rPr>
          <w:szCs w:val="24"/>
        </w:rPr>
        <w:t>제</w:t>
      </w:r>
      <w:r w:rsidRPr="001F0B47">
        <w:rPr>
          <w:szCs w:val="24"/>
        </w:rPr>
        <w:t>2</w:t>
      </w:r>
      <w:r w:rsidRPr="001F0B47">
        <w:rPr>
          <w:szCs w:val="24"/>
        </w:rPr>
        <w:t>종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매입금액의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수수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등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제</w:t>
      </w:r>
      <w:r w:rsidRPr="001F0B47">
        <w:rPr>
          <w:szCs w:val="24"/>
        </w:rPr>
        <w:t>2</w:t>
      </w:r>
      <w:r w:rsidRPr="001F0B47">
        <w:rPr>
          <w:szCs w:val="24"/>
        </w:rPr>
        <w:t>종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매입거래가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제</w:t>
      </w:r>
      <w:r w:rsidRPr="001F0B47">
        <w:rPr>
          <w:szCs w:val="24"/>
        </w:rPr>
        <w:t>2</w:t>
      </w:r>
      <w:r w:rsidRPr="001F0B47">
        <w:rPr>
          <w:szCs w:val="24"/>
        </w:rPr>
        <w:t>종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매입완료기한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전까지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완료될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수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있도록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필요한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조치를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이행하기로</w:t>
      </w:r>
      <w:r w:rsidRPr="001F0B47">
        <w:rPr>
          <w:szCs w:val="24"/>
        </w:rPr>
        <w:t xml:space="preserve"> </w:t>
      </w:r>
      <w:r w:rsidR="00905372" w:rsidRPr="001F0B47">
        <w:rPr>
          <w:rFonts w:hint="eastAsia"/>
          <w:szCs w:val="24"/>
        </w:rPr>
        <w:t>한다</w:t>
      </w:r>
      <w:r w:rsidR="00905372" w:rsidRPr="001F0B47">
        <w:rPr>
          <w:rFonts w:hint="eastAsia"/>
          <w:szCs w:val="24"/>
        </w:rPr>
        <w:t>.</w:t>
      </w:r>
      <w:r w:rsidR="00905372">
        <w:rPr>
          <w:rFonts w:hint="eastAsia"/>
          <w:szCs w:val="24"/>
        </w:rPr>
        <w:t xml:space="preserve"> </w:t>
      </w:r>
    </w:p>
    <w:p w14:paraId="0C293BF5" w14:textId="159FB147" w:rsidR="00F306D7" w:rsidRPr="001F0B47" w:rsidRDefault="00F306D7" w:rsidP="00616B70">
      <w:pPr>
        <w:pStyle w:val="2"/>
        <w:spacing w:before="60" w:line="312" w:lineRule="auto"/>
        <w:ind w:left="851" w:hanging="851"/>
        <w:rPr>
          <w:szCs w:val="24"/>
        </w:rPr>
      </w:pPr>
      <w:r>
        <w:rPr>
          <w:rFonts w:hint="eastAsia"/>
          <w:szCs w:val="24"/>
        </w:rPr>
        <w:t>제</w:t>
      </w:r>
      <w:r w:rsidR="00EE4DA0">
        <w:rPr>
          <w:rFonts w:hint="eastAsia"/>
          <w:szCs w:val="24"/>
        </w:rPr>
        <w:t>4</w:t>
      </w:r>
      <w:r>
        <w:rPr>
          <w:rFonts w:hint="eastAsia"/>
          <w:szCs w:val="24"/>
        </w:rPr>
        <w:t>.1</w:t>
      </w:r>
      <w:r>
        <w:rPr>
          <w:rFonts w:hint="eastAsia"/>
          <w:szCs w:val="24"/>
        </w:rPr>
        <w:t>조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내지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제</w:t>
      </w:r>
      <w:r w:rsidR="00EE4DA0">
        <w:rPr>
          <w:rFonts w:hint="eastAsia"/>
          <w:szCs w:val="24"/>
        </w:rPr>
        <w:t>4</w:t>
      </w:r>
      <w:r>
        <w:rPr>
          <w:rFonts w:hint="eastAsia"/>
          <w:szCs w:val="24"/>
        </w:rPr>
        <w:t>.2</w:t>
      </w:r>
      <w:r>
        <w:rPr>
          <w:rFonts w:hint="eastAsia"/>
          <w:szCs w:val="24"/>
        </w:rPr>
        <w:t>조</w:t>
      </w:r>
      <w:r w:rsidRPr="001F0B47">
        <w:rPr>
          <w:rFonts w:hint="eastAsia"/>
          <w:szCs w:val="24"/>
        </w:rPr>
        <w:t>에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따라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코람코라이프인프라리츠의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제</w:t>
      </w:r>
      <w:r w:rsidR="00EE4DA0">
        <w:rPr>
          <w:rFonts w:hint="eastAsia"/>
          <w:szCs w:val="24"/>
        </w:rPr>
        <w:t>2</w:t>
      </w:r>
      <w:r w:rsidRPr="001F0B47">
        <w:rPr>
          <w:rFonts w:hint="eastAsia"/>
          <w:szCs w:val="24"/>
        </w:rPr>
        <w:t>종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매입대상주</w:t>
      </w:r>
      <w:r w:rsidRPr="001F0B47">
        <w:rPr>
          <w:rFonts w:hint="eastAsia"/>
          <w:szCs w:val="24"/>
        </w:rPr>
        <w:lastRenderedPageBreak/>
        <w:t>식의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매입이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완료된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날</w:t>
      </w:r>
      <w:r w:rsidRPr="001F0B47">
        <w:rPr>
          <w:rFonts w:hint="eastAsia"/>
          <w:szCs w:val="24"/>
        </w:rPr>
        <w:t>(</w:t>
      </w:r>
      <w:r w:rsidR="00790ABC">
        <w:rPr>
          <w:rFonts w:hint="eastAsia"/>
          <w:szCs w:val="24"/>
        </w:rPr>
        <w:t>수</w:t>
      </w:r>
      <w:r w:rsidR="00790ABC">
        <w:rPr>
          <w:rFonts w:hint="eastAsia"/>
          <w:szCs w:val="24"/>
        </w:rPr>
        <w:t xml:space="preserve"> </w:t>
      </w:r>
      <w:r w:rsidR="00790ABC">
        <w:rPr>
          <w:rFonts w:hint="eastAsia"/>
          <w:szCs w:val="24"/>
        </w:rPr>
        <w:t>회에</w:t>
      </w:r>
      <w:r w:rsidR="00790ABC">
        <w:rPr>
          <w:rFonts w:hint="eastAsia"/>
          <w:szCs w:val="24"/>
        </w:rPr>
        <w:t xml:space="preserve"> </w:t>
      </w:r>
      <w:r w:rsidR="00790ABC">
        <w:rPr>
          <w:rFonts w:hint="eastAsia"/>
          <w:szCs w:val="24"/>
        </w:rPr>
        <w:t>걸쳐</w:t>
      </w:r>
      <w:r w:rsidR="00790ABC">
        <w:rPr>
          <w:rFonts w:hint="eastAsia"/>
          <w:szCs w:val="24"/>
        </w:rPr>
        <w:t xml:space="preserve"> </w:t>
      </w:r>
      <w:r w:rsidR="00790ABC" w:rsidRPr="00790ABC">
        <w:rPr>
          <w:szCs w:val="24"/>
        </w:rPr>
        <w:t>나누어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매입하는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경우에는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각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매입거래별로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그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매입이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완료된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날을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말하며</w:t>
      </w:r>
      <w:r w:rsidR="00790ABC" w:rsidRPr="00790ABC">
        <w:rPr>
          <w:szCs w:val="24"/>
        </w:rPr>
        <w:t>,</w:t>
      </w:r>
      <w:r w:rsidR="00790ABC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이하</w:t>
      </w:r>
      <w:r w:rsidRPr="001F0B47">
        <w:rPr>
          <w:rFonts w:hint="eastAsia"/>
          <w:szCs w:val="24"/>
        </w:rPr>
        <w:t xml:space="preserve"> </w:t>
      </w:r>
      <w:r>
        <w:rPr>
          <w:szCs w:val="24"/>
        </w:rPr>
        <w:t>“</w:t>
      </w:r>
      <w:r w:rsidRPr="00F306D7">
        <w:rPr>
          <w:rFonts w:hint="eastAsia"/>
          <w:szCs w:val="24"/>
          <w:u w:val="single"/>
        </w:rPr>
        <w:t>제</w:t>
      </w:r>
      <w:r w:rsidR="00EE4DA0">
        <w:rPr>
          <w:rFonts w:hint="eastAsia"/>
          <w:szCs w:val="24"/>
          <w:u w:val="single"/>
        </w:rPr>
        <w:t>2</w:t>
      </w:r>
      <w:r w:rsidRPr="00F306D7">
        <w:rPr>
          <w:rFonts w:hint="eastAsia"/>
          <w:szCs w:val="24"/>
          <w:u w:val="single"/>
        </w:rPr>
        <w:t>종</w:t>
      </w:r>
      <w:r w:rsidRPr="00F306D7">
        <w:rPr>
          <w:rFonts w:hint="eastAsia"/>
          <w:szCs w:val="24"/>
          <w:u w:val="single"/>
        </w:rPr>
        <w:t xml:space="preserve"> </w:t>
      </w:r>
      <w:r w:rsidRPr="00F306D7">
        <w:rPr>
          <w:rFonts w:hint="eastAsia"/>
          <w:szCs w:val="24"/>
          <w:u w:val="single"/>
        </w:rPr>
        <w:t>매입완료일</w:t>
      </w:r>
      <w:r>
        <w:rPr>
          <w:szCs w:val="24"/>
        </w:rPr>
        <w:t>”</w:t>
      </w:r>
      <w:r w:rsidRPr="001F0B47">
        <w:rPr>
          <w:rFonts w:hint="eastAsia"/>
          <w:szCs w:val="24"/>
        </w:rPr>
        <w:t>)</w:t>
      </w:r>
      <w:r w:rsidRPr="001F0B47">
        <w:rPr>
          <w:rFonts w:hint="eastAsia"/>
          <w:szCs w:val="24"/>
        </w:rPr>
        <w:t>이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속한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사업연도까지</w:t>
      </w:r>
      <w:r w:rsidRPr="001F0B47">
        <w:rPr>
          <w:rFonts w:hint="eastAsia"/>
          <w:szCs w:val="24"/>
        </w:rPr>
        <w:t xml:space="preserve"> </w:t>
      </w:r>
      <w:r w:rsidR="00790ABC">
        <w:rPr>
          <w:rFonts w:hint="eastAsia"/>
          <w:szCs w:val="24"/>
        </w:rPr>
        <w:t>해당</w:t>
      </w:r>
      <w:r w:rsidR="00790ABC">
        <w:rPr>
          <w:rFonts w:hint="eastAsia"/>
          <w:szCs w:val="24"/>
        </w:rPr>
        <w:t xml:space="preserve"> </w:t>
      </w:r>
      <w:r w:rsidR="00790ABC">
        <w:rPr>
          <w:rFonts w:hint="eastAsia"/>
          <w:szCs w:val="24"/>
        </w:rPr>
        <w:t>매입거래의</w:t>
      </w:r>
      <w:r w:rsidR="00790ABC">
        <w:rPr>
          <w:rFonts w:hint="eastAsia"/>
          <w:szCs w:val="24"/>
        </w:rPr>
        <w:t xml:space="preserve"> </w:t>
      </w:r>
      <w:r w:rsidR="00790ABC">
        <w:rPr>
          <w:rFonts w:hint="eastAsia"/>
          <w:szCs w:val="24"/>
        </w:rPr>
        <w:t>대상이</w:t>
      </w:r>
      <w:r w:rsidR="00790ABC">
        <w:rPr>
          <w:rFonts w:hint="eastAsia"/>
          <w:szCs w:val="24"/>
        </w:rPr>
        <w:t xml:space="preserve"> </w:t>
      </w:r>
      <w:r w:rsidR="00790ABC">
        <w:rPr>
          <w:rFonts w:hint="eastAsia"/>
          <w:szCs w:val="24"/>
        </w:rPr>
        <w:t>된</w:t>
      </w:r>
      <w:r w:rsidR="00790ABC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제</w:t>
      </w:r>
      <w:r w:rsidR="00EE4DA0">
        <w:rPr>
          <w:rFonts w:hint="eastAsia"/>
          <w:szCs w:val="24"/>
        </w:rPr>
        <w:t>2</w:t>
      </w:r>
      <w:r>
        <w:rPr>
          <w:rFonts w:hint="eastAsia"/>
          <w:szCs w:val="24"/>
        </w:rPr>
        <w:t>종</w:t>
      </w:r>
      <w:r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매입대상주식에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관하여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발생하는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배당금은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매입완료일을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기준으로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매입완료일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직전일까지의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기간에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대하여는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제</w:t>
      </w:r>
      <w:r w:rsidR="00EE4DA0">
        <w:rPr>
          <w:rFonts w:hint="eastAsia"/>
          <w:szCs w:val="24"/>
        </w:rPr>
        <w:t>2</w:t>
      </w:r>
      <w:r w:rsidRPr="001F0B47">
        <w:rPr>
          <w:rFonts w:hint="eastAsia"/>
          <w:szCs w:val="24"/>
        </w:rPr>
        <w:t>종</w:t>
      </w:r>
      <w:r w:rsidRPr="001F0B47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종류</w:t>
      </w:r>
      <w:r w:rsidRPr="001F0B47">
        <w:rPr>
          <w:rFonts w:hint="eastAsia"/>
          <w:szCs w:val="24"/>
        </w:rPr>
        <w:t>주주에게</w:t>
      </w:r>
      <w:r w:rsidRPr="001F0B47">
        <w:rPr>
          <w:rFonts w:hint="eastAsia"/>
          <w:szCs w:val="24"/>
        </w:rPr>
        <w:t xml:space="preserve">, </w:t>
      </w:r>
      <w:r w:rsidRPr="001F0B47">
        <w:rPr>
          <w:rFonts w:hint="eastAsia"/>
          <w:szCs w:val="24"/>
        </w:rPr>
        <w:t>매입완료일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이후</w:t>
      </w:r>
      <w:r w:rsidRPr="001F0B47">
        <w:rPr>
          <w:rFonts w:hint="eastAsia"/>
          <w:szCs w:val="24"/>
        </w:rPr>
        <w:t>(</w:t>
      </w:r>
      <w:r w:rsidRPr="001F0B47">
        <w:rPr>
          <w:rFonts w:hint="eastAsia"/>
          <w:szCs w:val="24"/>
        </w:rPr>
        <w:t>당일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포함</w:t>
      </w:r>
      <w:r w:rsidRPr="001F0B47">
        <w:rPr>
          <w:rFonts w:hint="eastAsia"/>
          <w:szCs w:val="24"/>
        </w:rPr>
        <w:t>)</w:t>
      </w:r>
      <w:r w:rsidRPr="001F0B47">
        <w:rPr>
          <w:rFonts w:hint="eastAsia"/>
          <w:szCs w:val="24"/>
        </w:rPr>
        <w:t>의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기간에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대하여는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코람코라이프인프라리츠에게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각각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귀속되는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것으로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한다</w:t>
      </w:r>
      <w:r w:rsidRPr="001F0B47">
        <w:rPr>
          <w:rFonts w:hint="eastAsia"/>
          <w:szCs w:val="24"/>
        </w:rPr>
        <w:t>.</w:t>
      </w:r>
    </w:p>
    <w:p w14:paraId="24EDCC98" w14:textId="6D4263D6" w:rsidR="00F306D7" w:rsidRPr="001F0B47" w:rsidRDefault="0063315A" w:rsidP="00616B70">
      <w:pPr>
        <w:pStyle w:val="2"/>
        <w:spacing w:before="60" w:line="312" w:lineRule="auto"/>
        <w:ind w:left="851" w:hanging="851"/>
        <w:rPr>
          <w:szCs w:val="24"/>
        </w:rPr>
      </w:pPr>
      <w:r w:rsidRPr="0063315A">
        <w:rPr>
          <w:szCs w:val="24"/>
        </w:rPr>
        <w:t>제</w:t>
      </w:r>
      <w:r w:rsidR="00752C01">
        <w:rPr>
          <w:rFonts w:hint="eastAsia"/>
          <w:szCs w:val="24"/>
        </w:rPr>
        <w:t>4.</w:t>
      </w:r>
      <w:r w:rsidRPr="0063315A">
        <w:rPr>
          <w:szCs w:val="24"/>
        </w:rPr>
        <w:t>3</w:t>
      </w:r>
      <w:r w:rsidR="00752C01">
        <w:rPr>
          <w:rFonts w:hint="eastAsia"/>
          <w:szCs w:val="24"/>
        </w:rPr>
        <w:t>조</w:t>
      </w:r>
      <w:r w:rsidRPr="0063315A">
        <w:rPr>
          <w:szCs w:val="24"/>
        </w:rPr>
        <w:t>에</w:t>
      </w:r>
      <w:r w:rsidRPr="0063315A">
        <w:rPr>
          <w:szCs w:val="24"/>
        </w:rPr>
        <w:t xml:space="preserve"> </w:t>
      </w:r>
      <w:r w:rsidRPr="0063315A">
        <w:rPr>
          <w:szCs w:val="24"/>
        </w:rPr>
        <w:t>따른</w:t>
      </w:r>
      <w:r w:rsidRPr="0063315A">
        <w:rPr>
          <w:szCs w:val="24"/>
        </w:rPr>
        <w:t xml:space="preserve"> </w:t>
      </w:r>
      <w:r w:rsidRPr="0063315A">
        <w:rPr>
          <w:szCs w:val="24"/>
        </w:rPr>
        <w:t>배당금</w:t>
      </w:r>
      <w:r w:rsidRPr="0063315A">
        <w:rPr>
          <w:szCs w:val="24"/>
        </w:rPr>
        <w:t xml:space="preserve"> </w:t>
      </w:r>
      <w:r w:rsidRPr="0063315A">
        <w:rPr>
          <w:szCs w:val="24"/>
        </w:rPr>
        <w:t>귀속을</w:t>
      </w:r>
      <w:r w:rsidRPr="0063315A">
        <w:rPr>
          <w:szCs w:val="24"/>
        </w:rPr>
        <w:t xml:space="preserve"> </w:t>
      </w:r>
      <w:r w:rsidRPr="0063315A">
        <w:rPr>
          <w:szCs w:val="24"/>
        </w:rPr>
        <w:t>정산하기</w:t>
      </w:r>
      <w:r w:rsidRPr="0063315A">
        <w:rPr>
          <w:szCs w:val="24"/>
        </w:rPr>
        <w:t xml:space="preserve"> </w:t>
      </w:r>
      <w:r w:rsidRPr="0063315A">
        <w:rPr>
          <w:szCs w:val="24"/>
        </w:rPr>
        <w:t>위하여</w:t>
      </w:r>
      <w:r w:rsidRPr="0063315A">
        <w:rPr>
          <w:szCs w:val="24"/>
        </w:rPr>
        <w:t>,</w:t>
      </w:r>
      <w:r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코람코라이프인프라리츠는</w:t>
      </w:r>
      <w:r w:rsidR="00F306D7" w:rsidRPr="001F0B47">
        <w:rPr>
          <w:rFonts w:hint="eastAsia"/>
          <w:szCs w:val="24"/>
        </w:rPr>
        <w:t xml:space="preserve"> </w:t>
      </w:r>
      <w:r w:rsidR="00790ABC">
        <w:rPr>
          <w:rFonts w:hint="eastAsia"/>
          <w:szCs w:val="24"/>
        </w:rPr>
        <w:t>각</w:t>
      </w:r>
      <w:r w:rsidR="00790ABC">
        <w:rPr>
          <w:rFonts w:hint="eastAsia"/>
          <w:szCs w:val="24"/>
        </w:rPr>
        <w:t xml:space="preserve"> </w:t>
      </w:r>
      <w:r w:rsidR="00790ABC">
        <w:rPr>
          <w:rFonts w:hint="eastAsia"/>
          <w:szCs w:val="24"/>
        </w:rPr>
        <w:t>매입거래별로</w:t>
      </w:r>
      <w:r w:rsidR="00790ABC">
        <w:rPr>
          <w:rFonts w:hint="eastAsia"/>
          <w:szCs w:val="24"/>
        </w:rPr>
        <w:t xml:space="preserve"> </w:t>
      </w:r>
      <w:r w:rsidR="00F306D7">
        <w:rPr>
          <w:rFonts w:hint="eastAsia"/>
          <w:szCs w:val="24"/>
        </w:rPr>
        <w:t>제</w:t>
      </w:r>
      <w:r w:rsidR="00EE4DA0">
        <w:rPr>
          <w:rFonts w:hint="eastAsia"/>
          <w:szCs w:val="24"/>
        </w:rPr>
        <w:t>2</w:t>
      </w:r>
      <w:r w:rsidR="00F306D7">
        <w:rPr>
          <w:rFonts w:hint="eastAsia"/>
          <w:szCs w:val="24"/>
        </w:rPr>
        <w:t>종</w:t>
      </w:r>
      <w:r w:rsidR="00F306D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매입완료일</w:t>
      </w:r>
      <w:r>
        <w:rPr>
          <w:rFonts w:hint="eastAsia"/>
          <w:szCs w:val="24"/>
        </w:rPr>
        <w:t>에</w:t>
      </w:r>
      <w:r>
        <w:rPr>
          <w:rFonts w:hint="eastAsia"/>
          <w:szCs w:val="24"/>
        </w:rPr>
        <w:t xml:space="preserve"> </w:t>
      </w:r>
      <w:r w:rsidRPr="0063315A">
        <w:rPr>
          <w:szCs w:val="24"/>
        </w:rPr>
        <w:t>제</w:t>
      </w:r>
      <w:r>
        <w:rPr>
          <w:rFonts w:hint="eastAsia"/>
          <w:szCs w:val="24"/>
        </w:rPr>
        <w:t>2</w:t>
      </w:r>
      <w:r w:rsidRPr="0063315A">
        <w:rPr>
          <w:szCs w:val="24"/>
        </w:rPr>
        <w:t>종</w:t>
      </w:r>
      <w:r w:rsidRPr="0063315A">
        <w:rPr>
          <w:szCs w:val="24"/>
        </w:rPr>
        <w:t xml:space="preserve"> </w:t>
      </w:r>
      <w:r w:rsidRPr="0063315A">
        <w:rPr>
          <w:szCs w:val="24"/>
        </w:rPr>
        <w:t>매입금액과</w:t>
      </w:r>
      <w:r w:rsidRPr="0063315A">
        <w:rPr>
          <w:szCs w:val="24"/>
        </w:rPr>
        <w:t xml:space="preserve"> </w:t>
      </w:r>
      <w:r w:rsidRPr="0063315A">
        <w:rPr>
          <w:szCs w:val="24"/>
        </w:rPr>
        <w:t>함께</w:t>
      </w:r>
      <w:r w:rsidRPr="0063315A">
        <w:rPr>
          <w:szCs w:val="24"/>
        </w:rPr>
        <w:t xml:space="preserve"> </w:t>
      </w:r>
      <w:r w:rsidRPr="0063315A">
        <w:rPr>
          <w:szCs w:val="24"/>
        </w:rPr>
        <w:t>정산하는</w:t>
      </w:r>
      <w:r w:rsidRPr="0063315A">
        <w:rPr>
          <w:szCs w:val="24"/>
        </w:rPr>
        <w:t xml:space="preserve"> </w:t>
      </w:r>
      <w:r w:rsidRPr="0063315A">
        <w:rPr>
          <w:szCs w:val="24"/>
        </w:rPr>
        <w:t>방식으로</w:t>
      </w:r>
      <w:r w:rsidR="00F306D7" w:rsidRPr="001F0B47">
        <w:rPr>
          <w:rFonts w:hint="eastAsia"/>
          <w:szCs w:val="24"/>
        </w:rPr>
        <w:t xml:space="preserve">, </w:t>
      </w:r>
      <w:r>
        <w:rPr>
          <w:rFonts w:hint="eastAsia"/>
          <w:szCs w:val="24"/>
        </w:rPr>
        <w:t xml:space="preserve">(i) </w:t>
      </w:r>
      <w:r w:rsidR="00F306D7">
        <w:rPr>
          <w:rFonts w:hint="eastAsia"/>
          <w:szCs w:val="24"/>
        </w:rPr>
        <w:t>제</w:t>
      </w:r>
      <w:r w:rsidR="00EE4DA0">
        <w:rPr>
          <w:rFonts w:hint="eastAsia"/>
          <w:szCs w:val="24"/>
        </w:rPr>
        <w:t>2</w:t>
      </w:r>
      <w:r w:rsidR="00F306D7">
        <w:rPr>
          <w:rFonts w:hint="eastAsia"/>
          <w:szCs w:val="24"/>
        </w:rPr>
        <w:t>종</w:t>
      </w:r>
      <w:r w:rsidR="00F306D7">
        <w:rPr>
          <w:rFonts w:hint="eastAsia"/>
          <w:szCs w:val="24"/>
        </w:rPr>
        <w:t xml:space="preserve"> </w:t>
      </w:r>
      <w:r w:rsidR="00F306D7">
        <w:rPr>
          <w:rFonts w:hint="eastAsia"/>
          <w:szCs w:val="24"/>
        </w:rPr>
        <w:t>종류</w:t>
      </w:r>
      <w:r w:rsidR="00F306D7" w:rsidRPr="001F0B47">
        <w:rPr>
          <w:rFonts w:hint="eastAsia"/>
          <w:szCs w:val="24"/>
        </w:rPr>
        <w:t>주주가</w:t>
      </w:r>
      <w:r w:rsidR="00F306D7" w:rsidRPr="001F0B47">
        <w:rPr>
          <w:rFonts w:hint="eastAsia"/>
          <w:szCs w:val="24"/>
        </w:rPr>
        <w:t xml:space="preserve"> </w:t>
      </w:r>
      <w:r w:rsidR="00790ABC">
        <w:rPr>
          <w:rFonts w:hint="eastAsia"/>
          <w:szCs w:val="24"/>
        </w:rPr>
        <w:t>해당</w:t>
      </w:r>
      <w:r w:rsidR="00790ABC">
        <w:rPr>
          <w:rFonts w:hint="eastAsia"/>
          <w:szCs w:val="24"/>
        </w:rPr>
        <w:t xml:space="preserve"> </w:t>
      </w:r>
      <w:r w:rsidR="00F306D7">
        <w:rPr>
          <w:rFonts w:hint="eastAsia"/>
          <w:szCs w:val="24"/>
        </w:rPr>
        <w:t>제</w:t>
      </w:r>
      <w:r w:rsidR="00EE4DA0">
        <w:rPr>
          <w:rFonts w:hint="eastAsia"/>
          <w:szCs w:val="24"/>
        </w:rPr>
        <w:t>2</w:t>
      </w:r>
      <w:r w:rsidR="00F306D7">
        <w:rPr>
          <w:rFonts w:hint="eastAsia"/>
          <w:szCs w:val="24"/>
        </w:rPr>
        <w:t>종</w:t>
      </w:r>
      <w:r w:rsidR="00F306D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매입대상주식을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인수한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때로부터</w:t>
      </w:r>
      <w:r w:rsidR="00F306D7" w:rsidRPr="001F0B47">
        <w:rPr>
          <w:rFonts w:hint="eastAsia"/>
          <w:szCs w:val="24"/>
        </w:rPr>
        <w:t xml:space="preserve"> </w:t>
      </w:r>
      <w:r w:rsidR="00F306D7">
        <w:rPr>
          <w:rFonts w:hint="eastAsia"/>
          <w:szCs w:val="24"/>
        </w:rPr>
        <w:t>제</w:t>
      </w:r>
      <w:r w:rsidR="00EE4DA0">
        <w:rPr>
          <w:rFonts w:hint="eastAsia"/>
          <w:szCs w:val="24"/>
        </w:rPr>
        <w:t>2</w:t>
      </w:r>
      <w:r w:rsidR="00F306D7">
        <w:rPr>
          <w:rFonts w:hint="eastAsia"/>
          <w:szCs w:val="24"/>
        </w:rPr>
        <w:t>종</w:t>
      </w:r>
      <w:r w:rsidR="00F306D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매입완료일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직전일까지</w:t>
      </w:r>
      <w:r w:rsidR="00F306D7">
        <w:rPr>
          <w:rFonts w:hint="eastAsia"/>
          <w:szCs w:val="24"/>
        </w:rPr>
        <w:t xml:space="preserve"> </w:t>
      </w:r>
      <w:r w:rsidR="00F306D7">
        <w:rPr>
          <w:rFonts w:hint="eastAsia"/>
          <w:szCs w:val="24"/>
        </w:rPr>
        <w:t>대상회사의</w:t>
      </w:r>
      <w:r w:rsidR="00F306D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정관상</w:t>
      </w:r>
      <w:r w:rsidR="00F306D7" w:rsidRPr="001F0B47">
        <w:rPr>
          <w:rFonts w:hint="eastAsia"/>
          <w:szCs w:val="24"/>
        </w:rPr>
        <w:t xml:space="preserve"> </w:t>
      </w:r>
      <w:r w:rsidR="00F306D7">
        <w:rPr>
          <w:rFonts w:hint="eastAsia"/>
          <w:szCs w:val="24"/>
        </w:rPr>
        <w:t>제</w:t>
      </w:r>
      <w:r w:rsidR="00EE4DA0">
        <w:rPr>
          <w:rFonts w:hint="eastAsia"/>
          <w:szCs w:val="24"/>
        </w:rPr>
        <w:t>2</w:t>
      </w:r>
      <w:r w:rsidR="00F306D7">
        <w:rPr>
          <w:rFonts w:hint="eastAsia"/>
          <w:szCs w:val="24"/>
        </w:rPr>
        <w:t>종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매입대상주식의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누적배당률에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따라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지급받을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수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있었던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배당금의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최대한도액</w:t>
      </w:r>
      <w:r w:rsidR="00F306D7" w:rsidRPr="001F0B47">
        <w:rPr>
          <w:rFonts w:hint="eastAsia"/>
          <w:szCs w:val="24"/>
        </w:rPr>
        <w:t>(</w:t>
      </w:r>
      <w:r w:rsidR="00F306D7" w:rsidRPr="001F0B47">
        <w:rPr>
          <w:rFonts w:hint="eastAsia"/>
          <w:szCs w:val="24"/>
        </w:rPr>
        <w:t>매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사업연도에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부족액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없이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누적배당률에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따라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충분한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배당이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이루어진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경우를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의미하며</w:t>
      </w:r>
      <w:r w:rsidR="00F306D7" w:rsidRPr="001F0B47">
        <w:rPr>
          <w:rFonts w:hint="eastAsia"/>
          <w:szCs w:val="24"/>
        </w:rPr>
        <w:t xml:space="preserve">, </w:t>
      </w:r>
      <w:r w:rsidR="00F306D7">
        <w:rPr>
          <w:rFonts w:hint="eastAsia"/>
          <w:szCs w:val="24"/>
        </w:rPr>
        <w:t>제</w:t>
      </w:r>
      <w:r w:rsidR="00EE4DA0">
        <w:rPr>
          <w:rFonts w:hint="eastAsia"/>
          <w:szCs w:val="24"/>
        </w:rPr>
        <w:t>2</w:t>
      </w:r>
      <w:r w:rsidR="00F306D7">
        <w:rPr>
          <w:rFonts w:hint="eastAsia"/>
          <w:szCs w:val="24"/>
        </w:rPr>
        <w:t>종</w:t>
      </w:r>
      <w:r w:rsidR="00F306D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매입완료일이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속한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사업연도의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배당금은</w:t>
      </w:r>
      <w:r w:rsidR="00F306D7">
        <w:rPr>
          <w:rFonts w:hint="eastAsia"/>
          <w:szCs w:val="24"/>
        </w:rPr>
        <w:t xml:space="preserve"> </w:t>
      </w:r>
      <w:r w:rsidR="00F306D7">
        <w:rPr>
          <w:rFonts w:hint="eastAsia"/>
          <w:szCs w:val="24"/>
        </w:rPr>
        <w:t>제</w:t>
      </w:r>
      <w:r w:rsidR="00EE4DA0">
        <w:rPr>
          <w:rFonts w:hint="eastAsia"/>
          <w:szCs w:val="24"/>
        </w:rPr>
        <w:t>2</w:t>
      </w:r>
      <w:r w:rsidR="00F306D7">
        <w:rPr>
          <w:rFonts w:hint="eastAsia"/>
          <w:szCs w:val="24"/>
        </w:rPr>
        <w:t>종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매입완료일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직전일을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기준으로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일할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정산함</w:t>
      </w:r>
      <w:r w:rsidR="00F306D7" w:rsidRPr="001F0B47">
        <w:rPr>
          <w:rFonts w:hint="eastAsia"/>
          <w:szCs w:val="24"/>
        </w:rPr>
        <w:t>)</w:t>
      </w:r>
      <w:r w:rsidR="00F306D7" w:rsidRPr="001F0B47">
        <w:rPr>
          <w:rFonts w:hint="eastAsia"/>
          <w:szCs w:val="24"/>
        </w:rPr>
        <w:t>에서</w:t>
      </w:r>
      <w:r w:rsidR="00F306D7" w:rsidRPr="001F0B47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 xml:space="preserve">(ii) </w:t>
      </w:r>
      <w:r w:rsidR="00F306D7">
        <w:rPr>
          <w:rFonts w:hint="eastAsia"/>
          <w:szCs w:val="24"/>
        </w:rPr>
        <w:t>제</w:t>
      </w:r>
      <w:r w:rsidR="00EE4DA0">
        <w:rPr>
          <w:rFonts w:hint="eastAsia"/>
          <w:szCs w:val="24"/>
        </w:rPr>
        <w:t>2</w:t>
      </w:r>
      <w:r w:rsidR="00F306D7">
        <w:rPr>
          <w:rFonts w:hint="eastAsia"/>
          <w:szCs w:val="24"/>
        </w:rPr>
        <w:t>종</w:t>
      </w:r>
      <w:r w:rsidR="00F306D7">
        <w:rPr>
          <w:rFonts w:hint="eastAsia"/>
          <w:szCs w:val="24"/>
        </w:rPr>
        <w:t xml:space="preserve"> </w:t>
      </w:r>
      <w:r w:rsidR="00F306D7">
        <w:rPr>
          <w:rFonts w:hint="eastAsia"/>
          <w:szCs w:val="24"/>
        </w:rPr>
        <w:t>종류</w:t>
      </w:r>
      <w:r w:rsidR="00F306D7" w:rsidRPr="001F0B47">
        <w:rPr>
          <w:rFonts w:hint="eastAsia"/>
          <w:szCs w:val="24"/>
        </w:rPr>
        <w:t>주주가</w:t>
      </w:r>
      <w:r w:rsidR="00F306D7">
        <w:rPr>
          <w:rFonts w:hint="eastAsia"/>
          <w:szCs w:val="24"/>
        </w:rPr>
        <w:t xml:space="preserve"> </w:t>
      </w:r>
      <w:r w:rsidR="00F306D7">
        <w:rPr>
          <w:rFonts w:hint="eastAsia"/>
          <w:szCs w:val="24"/>
        </w:rPr>
        <w:t>제</w:t>
      </w:r>
      <w:r w:rsidR="00EE4DA0">
        <w:rPr>
          <w:rFonts w:hint="eastAsia"/>
          <w:szCs w:val="24"/>
        </w:rPr>
        <w:t>2</w:t>
      </w:r>
      <w:r w:rsidR="00F306D7">
        <w:rPr>
          <w:rFonts w:hint="eastAsia"/>
          <w:szCs w:val="24"/>
        </w:rPr>
        <w:t>종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매입완료일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직전일까지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실제로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수령한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배당금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및</w:t>
      </w:r>
      <w:r w:rsidR="00F306D7" w:rsidRPr="001F0B47">
        <w:rPr>
          <w:rFonts w:hint="eastAsia"/>
          <w:szCs w:val="24"/>
        </w:rPr>
        <w:t xml:space="preserve"> </w:t>
      </w:r>
      <w:r w:rsidR="00F306D7">
        <w:rPr>
          <w:rFonts w:hint="eastAsia"/>
          <w:szCs w:val="24"/>
        </w:rPr>
        <w:t>제</w:t>
      </w:r>
      <w:r w:rsidR="00EE4DA0">
        <w:rPr>
          <w:rFonts w:hint="eastAsia"/>
          <w:szCs w:val="24"/>
        </w:rPr>
        <w:t>2</w:t>
      </w:r>
      <w:r w:rsidR="00F306D7">
        <w:rPr>
          <w:rFonts w:hint="eastAsia"/>
          <w:szCs w:val="24"/>
        </w:rPr>
        <w:t>종</w:t>
      </w:r>
      <w:r w:rsidR="00F306D7">
        <w:rPr>
          <w:rFonts w:hint="eastAsia"/>
          <w:szCs w:val="24"/>
        </w:rPr>
        <w:t xml:space="preserve"> </w:t>
      </w:r>
      <w:r w:rsidR="00F306D7">
        <w:rPr>
          <w:rFonts w:hint="eastAsia"/>
          <w:szCs w:val="24"/>
        </w:rPr>
        <w:t>종류</w:t>
      </w:r>
      <w:r w:rsidR="00F306D7" w:rsidRPr="001F0B47">
        <w:rPr>
          <w:rFonts w:hint="eastAsia"/>
          <w:szCs w:val="24"/>
        </w:rPr>
        <w:t>주주가</w:t>
      </w:r>
      <w:r w:rsidR="00F306D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직접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수령할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것이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예정되어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있는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배당금을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공제한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금액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상당액을</w:t>
      </w:r>
      <w:r w:rsidR="00F306D7" w:rsidRPr="001F0B47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제</w:t>
      </w:r>
      <w:r>
        <w:rPr>
          <w:rFonts w:hint="eastAsia"/>
          <w:szCs w:val="24"/>
        </w:rPr>
        <w:t>2</w:t>
      </w:r>
      <w:r>
        <w:rPr>
          <w:rFonts w:hint="eastAsia"/>
          <w:szCs w:val="24"/>
        </w:rPr>
        <w:t>종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종류주주에게</w:t>
      </w:r>
      <w:r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지급하기로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한다</w:t>
      </w:r>
      <w:r w:rsidR="00F306D7" w:rsidRPr="001F0B47">
        <w:rPr>
          <w:rFonts w:hint="eastAsia"/>
          <w:szCs w:val="24"/>
        </w:rPr>
        <w:t>.</w:t>
      </w:r>
    </w:p>
    <w:p w14:paraId="0CDAE3CF" w14:textId="535B77EB" w:rsidR="00905372" w:rsidRPr="00905372" w:rsidRDefault="00905372" w:rsidP="00616B70">
      <w:pPr>
        <w:pStyle w:val="2"/>
        <w:spacing w:before="60" w:line="312" w:lineRule="auto"/>
        <w:ind w:left="851" w:hanging="851"/>
        <w:rPr>
          <w:szCs w:val="24"/>
        </w:rPr>
      </w:pPr>
      <w:r w:rsidRPr="00905372">
        <w:rPr>
          <w:rFonts w:hint="eastAsia"/>
          <w:szCs w:val="24"/>
        </w:rPr>
        <w:t>코람코라이프인프라리츠는</w:t>
      </w:r>
      <w:r w:rsidRPr="00905372">
        <w:rPr>
          <w:rFonts w:hint="eastAsia"/>
          <w:szCs w:val="24"/>
        </w:rPr>
        <w:t xml:space="preserve"> </w:t>
      </w:r>
      <w:r w:rsidR="005502DE">
        <w:rPr>
          <w:rFonts w:hint="eastAsia"/>
          <w:szCs w:val="24"/>
        </w:rPr>
        <w:t>본</w:t>
      </w:r>
      <w:r w:rsidR="005502DE">
        <w:rPr>
          <w:rFonts w:hint="eastAsia"/>
          <w:szCs w:val="24"/>
        </w:rPr>
        <w:t xml:space="preserve"> </w:t>
      </w:r>
      <w:r w:rsidR="005502DE">
        <w:rPr>
          <w:rFonts w:hint="eastAsia"/>
          <w:szCs w:val="24"/>
        </w:rPr>
        <w:t>계약</w:t>
      </w:r>
      <w:r w:rsidR="005502DE">
        <w:rPr>
          <w:rFonts w:hint="eastAsia"/>
          <w:szCs w:val="24"/>
        </w:rPr>
        <w:t xml:space="preserve"> </w:t>
      </w:r>
      <w:r w:rsidR="005502DE">
        <w:rPr>
          <w:rFonts w:hint="eastAsia"/>
          <w:szCs w:val="24"/>
        </w:rPr>
        <w:t>체결일에</w:t>
      </w:r>
      <w:r w:rsidRPr="00905372">
        <w:rPr>
          <w:rFonts w:hint="eastAsia"/>
          <w:szCs w:val="24"/>
        </w:rPr>
        <w:t xml:space="preserve"> </w:t>
      </w:r>
      <w:r w:rsidRPr="00905372">
        <w:rPr>
          <w:rFonts w:hint="eastAsia"/>
          <w:szCs w:val="24"/>
        </w:rPr>
        <w:t>제</w:t>
      </w:r>
      <w:r>
        <w:rPr>
          <w:rFonts w:hint="eastAsia"/>
          <w:szCs w:val="24"/>
        </w:rPr>
        <w:t>2</w:t>
      </w:r>
      <w:r w:rsidRPr="00905372">
        <w:rPr>
          <w:rFonts w:hint="eastAsia"/>
          <w:szCs w:val="24"/>
        </w:rPr>
        <w:t>종</w:t>
      </w:r>
      <w:r w:rsidRPr="00905372">
        <w:rPr>
          <w:rFonts w:hint="eastAsia"/>
          <w:szCs w:val="24"/>
        </w:rPr>
        <w:t xml:space="preserve"> </w:t>
      </w:r>
      <w:r w:rsidRPr="00905372">
        <w:rPr>
          <w:rFonts w:hint="eastAsia"/>
          <w:szCs w:val="24"/>
        </w:rPr>
        <w:t>종류주주에게</w:t>
      </w:r>
      <w:r w:rsidRPr="00905372">
        <w:rPr>
          <w:rFonts w:hint="eastAsia"/>
          <w:szCs w:val="24"/>
        </w:rPr>
        <w:t xml:space="preserve"> </w:t>
      </w:r>
      <w:r w:rsidRPr="00905372">
        <w:rPr>
          <w:rFonts w:hint="eastAsia"/>
          <w:szCs w:val="24"/>
        </w:rPr>
        <w:t>본</w:t>
      </w:r>
      <w:r w:rsidRPr="00905372">
        <w:rPr>
          <w:rFonts w:hint="eastAsia"/>
          <w:szCs w:val="24"/>
        </w:rPr>
        <w:t xml:space="preserve"> </w:t>
      </w:r>
      <w:r w:rsidRPr="00905372">
        <w:rPr>
          <w:rFonts w:hint="eastAsia"/>
          <w:szCs w:val="24"/>
        </w:rPr>
        <w:t>조에</w:t>
      </w:r>
      <w:r w:rsidRPr="00905372">
        <w:rPr>
          <w:rFonts w:hint="eastAsia"/>
          <w:szCs w:val="24"/>
        </w:rPr>
        <w:t xml:space="preserve"> </w:t>
      </w:r>
      <w:r w:rsidRPr="00905372">
        <w:rPr>
          <w:rFonts w:hint="eastAsia"/>
          <w:szCs w:val="24"/>
        </w:rPr>
        <w:t>부합하는</w:t>
      </w:r>
      <w:r w:rsidRPr="00905372">
        <w:rPr>
          <w:rFonts w:hint="eastAsia"/>
          <w:szCs w:val="24"/>
        </w:rPr>
        <w:t xml:space="preserve"> </w:t>
      </w:r>
      <w:r w:rsidRPr="00905372">
        <w:rPr>
          <w:rFonts w:hint="eastAsia"/>
          <w:szCs w:val="24"/>
        </w:rPr>
        <w:t>내용의</w:t>
      </w:r>
      <w:r w:rsidRPr="00905372">
        <w:rPr>
          <w:rFonts w:hint="eastAsia"/>
          <w:szCs w:val="24"/>
        </w:rPr>
        <w:t xml:space="preserve"> </w:t>
      </w:r>
      <w:r w:rsidRPr="00905372">
        <w:rPr>
          <w:rFonts w:hint="eastAsia"/>
          <w:szCs w:val="24"/>
        </w:rPr>
        <w:t>제</w:t>
      </w:r>
      <w:r>
        <w:rPr>
          <w:rFonts w:hint="eastAsia"/>
          <w:szCs w:val="24"/>
        </w:rPr>
        <w:t>2</w:t>
      </w:r>
      <w:r w:rsidRPr="00905372">
        <w:rPr>
          <w:rFonts w:hint="eastAsia"/>
          <w:szCs w:val="24"/>
        </w:rPr>
        <w:t>종</w:t>
      </w:r>
      <w:r w:rsidRPr="00905372">
        <w:rPr>
          <w:rFonts w:hint="eastAsia"/>
          <w:szCs w:val="24"/>
        </w:rPr>
        <w:t xml:space="preserve"> </w:t>
      </w:r>
      <w:r w:rsidRPr="00905372">
        <w:rPr>
          <w:rFonts w:hint="eastAsia"/>
          <w:szCs w:val="24"/>
        </w:rPr>
        <w:t>매입거래에</w:t>
      </w:r>
      <w:r w:rsidRPr="00905372">
        <w:rPr>
          <w:rFonts w:hint="eastAsia"/>
          <w:szCs w:val="24"/>
        </w:rPr>
        <w:t xml:space="preserve"> </w:t>
      </w:r>
      <w:r w:rsidRPr="00905372">
        <w:rPr>
          <w:rFonts w:hint="eastAsia"/>
          <w:szCs w:val="24"/>
        </w:rPr>
        <w:t>관한</w:t>
      </w:r>
      <w:r w:rsidRPr="00905372">
        <w:rPr>
          <w:rFonts w:hint="eastAsia"/>
          <w:szCs w:val="24"/>
        </w:rPr>
        <w:t xml:space="preserve"> </w:t>
      </w:r>
      <w:r w:rsidRPr="00905372">
        <w:rPr>
          <w:rFonts w:hint="eastAsia"/>
          <w:szCs w:val="24"/>
        </w:rPr>
        <w:t>매입확약서</w:t>
      </w:r>
      <w:r w:rsidRPr="00905372">
        <w:rPr>
          <w:rFonts w:hint="eastAsia"/>
          <w:szCs w:val="24"/>
        </w:rPr>
        <w:t>(</w:t>
      </w:r>
      <w:r w:rsidRPr="00905372">
        <w:rPr>
          <w:rFonts w:hint="eastAsia"/>
          <w:szCs w:val="24"/>
        </w:rPr>
        <w:t>이하</w:t>
      </w:r>
      <w:r w:rsidRPr="00905372">
        <w:rPr>
          <w:rFonts w:hint="eastAsia"/>
          <w:szCs w:val="24"/>
        </w:rPr>
        <w:t xml:space="preserve"> </w:t>
      </w:r>
      <w:r w:rsidRPr="00905372">
        <w:rPr>
          <w:szCs w:val="24"/>
        </w:rPr>
        <w:t>“</w:t>
      </w:r>
      <w:r w:rsidRPr="00905372">
        <w:rPr>
          <w:rFonts w:hint="eastAsia"/>
          <w:szCs w:val="24"/>
          <w:u w:val="single"/>
        </w:rPr>
        <w:t>제</w:t>
      </w:r>
      <w:r>
        <w:rPr>
          <w:rFonts w:hint="eastAsia"/>
          <w:szCs w:val="24"/>
          <w:u w:val="single"/>
        </w:rPr>
        <w:t>2</w:t>
      </w:r>
      <w:r w:rsidRPr="00905372">
        <w:rPr>
          <w:rFonts w:hint="eastAsia"/>
          <w:szCs w:val="24"/>
          <w:u w:val="single"/>
        </w:rPr>
        <w:t>종</w:t>
      </w:r>
      <w:r w:rsidRPr="00905372">
        <w:rPr>
          <w:rFonts w:hint="eastAsia"/>
          <w:szCs w:val="24"/>
          <w:u w:val="single"/>
        </w:rPr>
        <w:t xml:space="preserve"> </w:t>
      </w:r>
      <w:r w:rsidRPr="00905372">
        <w:rPr>
          <w:rFonts w:hint="eastAsia"/>
          <w:szCs w:val="24"/>
          <w:u w:val="single"/>
        </w:rPr>
        <w:t>매입확약서</w:t>
      </w:r>
      <w:r w:rsidRPr="00905372">
        <w:rPr>
          <w:szCs w:val="24"/>
        </w:rPr>
        <w:t>”</w:t>
      </w:r>
      <w:r w:rsidRPr="00905372">
        <w:rPr>
          <w:rFonts w:hint="eastAsia"/>
          <w:szCs w:val="24"/>
        </w:rPr>
        <w:t>)</w:t>
      </w:r>
      <w:r w:rsidRPr="00905372">
        <w:rPr>
          <w:rFonts w:hint="eastAsia"/>
          <w:szCs w:val="24"/>
        </w:rPr>
        <w:t>를</w:t>
      </w:r>
      <w:r w:rsidRPr="00905372">
        <w:rPr>
          <w:rFonts w:hint="eastAsia"/>
          <w:szCs w:val="24"/>
        </w:rPr>
        <w:t xml:space="preserve"> </w:t>
      </w:r>
      <w:r w:rsidR="00DA30E0">
        <w:rPr>
          <w:rFonts w:hint="eastAsia"/>
          <w:szCs w:val="24"/>
        </w:rPr>
        <w:t>제출</w:t>
      </w:r>
      <w:r w:rsidRPr="00905372">
        <w:rPr>
          <w:rFonts w:hint="eastAsia"/>
          <w:szCs w:val="24"/>
        </w:rPr>
        <w:t>하여야</w:t>
      </w:r>
      <w:r w:rsidRPr="00905372">
        <w:rPr>
          <w:rFonts w:hint="eastAsia"/>
          <w:szCs w:val="24"/>
        </w:rPr>
        <w:t xml:space="preserve"> </w:t>
      </w:r>
      <w:r w:rsidR="00762414">
        <w:rPr>
          <w:rFonts w:hint="eastAsia"/>
          <w:szCs w:val="24"/>
        </w:rPr>
        <w:t>하고</w:t>
      </w:r>
      <w:r w:rsidR="003E5E30">
        <w:rPr>
          <w:rFonts w:hint="eastAsia"/>
          <w:szCs w:val="24"/>
        </w:rPr>
        <w:t>(</w:t>
      </w:r>
      <w:r w:rsidR="003E5E30" w:rsidRPr="00F11410">
        <w:rPr>
          <w:szCs w:val="24"/>
        </w:rPr>
        <w:t>제</w:t>
      </w:r>
      <w:r w:rsidR="00A62245">
        <w:rPr>
          <w:rFonts w:hint="eastAsia"/>
          <w:szCs w:val="24"/>
        </w:rPr>
        <w:t>2</w:t>
      </w:r>
      <w:r w:rsidR="003E5E30" w:rsidRPr="00F11410">
        <w:rPr>
          <w:szCs w:val="24"/>
        </w:rPr>
        <w:t>종</w:t>
      </w:r>
      <w:r w:rsidR="003E5E30" w:rsidRPr="00F11410">
        <w:rPr>
          <w:szCs w:val="24"/>
        </w:rPr>
        <w:t xml:space="preserve"> </w:t>
      </w:r>
      <w:r w:rsidR="003E5E30" w:rsidRPr="00F11410">
        <w:rPr>
          <w:szCs w:val="24"/>
        </w:rPr>
        <w:t>매입확약서에는</w:t>
      </w:r>
      <w:r w:rsidR="003E5E30" w:rsidRPr="00F11410">
        <w:rPr>
          <w:szCs w:val="24"/>
        </w:rPr>
        <w:t xml:space="preserve"> </w:t>
      </w:r>
      <w:r w:rsidR="003E5E30">
        <w:rPr>
          <w:rFonts w:hint="eastAsia"/>
          <w:szCs w:val="24"/>
        </w:rPr>
        <w:t>제</w:t>
      </w:r>
      <w:r w:rsidR="00A62245">
        <w:rPr>
          <w:rFonts w:hint="eastAsia"/>
          <w:szCs w:val="24"/>
        </w:rPr>
        <w:t>2</w:t>
      </w:r>
      <w:r w:rsidR="003E5E30">
        <w:rPr>
          <w:rFonts w:hint="eastAsia"/>
          <w:szCs w:val="24"/>
        </w:rPr>
        <w:t>종</w:t>
      </w:r>
      <w:r w:rsidR="003E5E30">
        <w:rPr>
          <w:rFonts w:hint="eastAsia"/>
          <w:szCs w:val="24"/>
        </w:rPr>
        <w:t xml:space="preserve"> </w:t>
      </w:r>
      <w:r w:rsidR="003E5E30">
        <w:rPr>
          <w:rFonts w:hint="eastAsia"/>
          <w:szCs w:val="24"/>
        </w:rPr>
        <w:t>종류주주가</w:t>
      </w:r>
      <w:r w:rsidR="003E5E30">
        <w:rPr>
          <w:rFonts w:hint="eastAsia"/>
          <w:szCs w:val="24"/>
        </w:rPr>
        <w:t xml:space="preserve"> </w:t>
      </w:r>
      <w:r w:rsidR="003E5E30" w:rsidRPr="003E5E30">
        <w:rPr>
          <w:szCs w:val="24"/>
        </w:rPr>
        <w:t>제</w:t>
      </w:r>
      <w:r w:rsidR="003E5E30" w:rsidRPr="003E5E30">
        <w:rPr>
          <w:szCs w:val="24"/>
        </w:rPr>
        <w:t>7.6</w:t>
      </w:r>
      <w:r w:rsidR="003E5E30" w:rsidRPr="003E5E30">
        <w:rPr>
          <w:szCs w:val="24"/>
        </w:rPr>
        <w:t>조에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따라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허용되는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양도로써</w:t>
      </w:r>
      <w:r w:rsidR="003E5E30">
        <w:rPr>
          <w:rFonts w:hint="eastAsia"/>
          <w:szCs w:val="24"/>
        </w:rPr>
        <w:t xml:space="preserve"> </w:t>
      </w:r>
      <w:r w:rsidR="003E5E30">
        <w:rPr>
          <w:rFonts w:hint="eastAsia"/>
          <w:szCs w:val="24"/>
        </w:rPr>
        <w:t>자신이</w:t>
      </w:r>
      <w:r w:rsidR="003E5E30">
        <w:rPr>
          <w:rFonts w:hint="eastAsia"/>
          <w:szCs w:val="24"/>
        </w:rPr>
        <w:t xml:space="preserve"> </w:t>
      </w:r>
      <w:r w:rsidR="003E5E30">
        <w:rPr>
          <w:rFonts w:hint="eastAsia"/>
          <w:szCs w:val="24"/>
        </w:rPr>
        <w:t>보유한</w:t>
      </w:r>
      <w:r w:rsidR="003E5E30">
        <w:rPr>
          <w:rFonts w:hint="eastAsia"/>
          <w:szCs w:val="24"/>
        </w:rPr>
        <w:t xml:space="preserve"> </w:t>
      </w:r>
      <w:r w:rsidR="003E5E30" w:rsidRPr="00F11410">
        <w:rPr>
          <w:szCs w:val="24"/>
        </w:rPr>
        <w:t>제</w:t>
      </w:r>
      <w:r w:rsidR="00A62245">
        <w:rPr>
          <w:rFonts w:hint="eastAsia"/>
          <w:szCs w:val="24"/>
        </w:rPr>
        <w:t>2</w:t>
      </w:r>
      <w:r w:rsidR="003E5E30" w:rsidRPr="00F11410">
        <w:rPr>
          <w:szCs w:val="24"/>
        </w:rPr>
        <w:t>종</w:t>
      </w:r>
      <w:r w:rsidR="003E5E30" w:rsidRPr="00F11410">
        <w:rPr>
          <w:szCs w:val="24"/>
        </w:rPr>
        <w:t xml:space="preserve"> </w:t>
      </w:r>
      <w:r w:rsidR="003E5E30" w:rsidRPr="00F11410">
        <w:rPr>
          <w:szCs w:val="24"/>
        </w:rPr>
        <w:t>종류주식</w:t>
      </w:r>
      <w:r w:rsidR="003E5E30">
        <w:rPr>
          <w:rFonts w:hint="eastAsia"/>
          <w:szCs w:val="24"/>
        </w:rPr>
        <w:t>을</w:t>
      </w:r>
      <w:r w:rsidR="003E5E30">
        <w:rPr>
          <w:rFonts w:hint="eastAsia"/>
          <w:szCs w:val="24"/>
        </w:rPr>
        <w:t xml:space="preserve"> </w:t>
      </w:r>
      <w:r w:rsidR="003E5E30">
        <w:rPr>
          <w:rFonts w:hint="eastAsia"/>
          <w:szCs w:val="24"/>
        </w:rPr>
        <w:t>양도하는</w:t>
      </w:r>
      <w:r w:rsidR="003E5E30">
        <w:rPr>
          <w:rFonts w:hint="eastAsia"/>
          <w:szCs w:val="24"/>
        </w:rPr>
        <w:t xml:space="preserve"> </w:t>
      </w:r>
      <w:r w:rsidR="003E5E30">
        <w:rPr>
          <w:rFonts w:hint="eastAsia"/>
          <w:szCs w:val="24"/>
        </w:rPr>
        <w:t>경우</w:t>
      </w:r>
      <w:r w:rsidR="003E5E30">
        <w:rPr>
          <w:rFonts w:hint="eastAsia"/>
          <w:szCs w:val="24"/>
        </w:rPr>
        <w:t xml:space="preserve"> </w:t>
      </w:r>
      <w:r w:rsidR="003E5E30">
        <w:rPr>
          <w:rFonts w:hint="eastAsia"/>
          <w:szCs w:val="24"/>
        </w:rPr>
        <w:t>그</w:t>
      </w:r>
      <w:r w:rsidR="003E5E30" w:rsidRPr="00F11410">
        <w:rPr>
          <w:szCs w:val="24"/>
        </w:rPr>
        <w:t xml:space="preserve"> </w:t>
      </w:r>
      <w:r w:rsidR="003E5E30" w:rsidRPr="00F11410">
        <w:rPr>
          <w:szCs w:val="24"/>
        </w:rPr>
        <w:t>양수인이</w:t>
      </w:r>
      <w:r w:rsidR="003E5E30" w:rsidRPr="00F11410">
        <w:rPr>
          <w:szCs w:val="24"/>
        </w:rPr>
        <w:t xml:space="preserve"> </w:t>
      </w:r>
      <w:r w:rsidR="003E5E30" w:rsidRPr="00F11410">
        <w:rPr>
          <w:szCs w:val="24"/>
        </w:rPr>
        <w:t>해당</w:t>
      </w:r>
      <w:r w:rsidR="003E5E30" w:rsidRPr="00F11410">
        <w:rPr>
          <w:szCs w:val="24"/>
        </w:rPr>
        <w:t xml:space="preserve"> </w:t>
      </w:r>
      <w:r w:rsidR="003E5E30">
        <w:rPr>
          <w:rFonts w:hint="eastAsia"/>
          <w:szCs w:val="24"/>
        </w:rPr>
        <w:t>제</w:t>
      </w:r>
      <w:r w:rsidR="00A62245">
        <w:rPr>
          <w:rFonts w:hint="eastAsia"/>
          <w:szCs w:val="24"/>
        </w:rPr>
        <w:t>2</w:t>
      </w:r>
      <w:r w:rsidR="003E5E30">
        <w:rPr>
          <w:rFonts w:hint="eastAsia"/>
          <w:szCs w:val="24"/>
        </w:rPr>
        <w:t>종</w:t>
      </w:r>
      <w:r w:rsidR="003E5E30">
        <w:rPr>
          <w:rFonts w:hint="eastAsia"/>
          <w:szCs w:val="24"/>
        </w:rPr>
        <w:t xml:space="preserve"> </w:t>
      </w:r>
      <w:r w:rsidR="003E5E30">
        <w:rPr>
          <w:rFonts w:hint="eastAsia"/>
          <w:szCs w:val="24"/>
        </w:rPr>
        <w:t>종류</w:t>
      </w:r>
      <w:r w:rsidR="003E5E30" w:rsidRPr="00F11410">
        <w:rPr>
          <w:szCs w:val="24"/>
        </w:rPr>
        <w:t>주식에</w:t>
      </w:r>
      <w:r w:rsidR="003E5E30" w:rsidRPr="00F11410">
        <w:rPr>
          <w:szCs w:val="24"/>
        </w:rPr>
        <w:t xml:space="preserve"> </w:t>
      </w:r>
      <w:r w:rsidR="003E5E30" w:rsidRPr="00F11410">
        <w:rPr>
          <w:szCs w:val="24"/>
        </w:rPr>
        <w:t>관한</w:t>
      </w:r>
      <w:r w:rsidR="003E5E30" w:rsidRPr="00F11410">
        <w:rPr>
          <w:szCs w:val="24"/>
        </w:rPr>
        <w:t xml:space="preserve"> </w:t>
      </w:r>
      <w:r w:rsidR="003E5E30" w:rsidRPr="00F11410">
        <w:rPr>
          <w:szCs w:val="24"/>
        </w:rPr>
        <w:t>제</w:t>
      </w:r>
      <w:r w:rsidR="00A62245">
        <w:rPr>
          <w:rFonts w:hint="eastAsia"/>
          <w:szCs w:val="24"/>
        </w:rPr>
        <w:t>2</w:t>
      </w:r>
      <w:r w:rsidR="003E5E30" w:rsidRPr="00F11410">
        <w:rPr>
          <w:szCs w:val="24"/>
        </w:rPr>
        <w:t>종</w:t>
      </w:r>
      <w:r w:rsidR="003E5E30" w:rsidRPr="00F11410">
        <w:rPr>
          <w:szCs w:val="24"/>
        </w:rPr>
        <w:t xml:space="preserve"> </w:t>
      </w:r>
      <w:r w:rsidR="003E5E30" w:rsidRPr="00F11410">
        <w:rPr>
          <w:szCs w:val="24"/>
        </w:rPr>
        <w:t>매입확약서상의</w:t>
      </w:r>
      <w:r w:rsidR="003E5E30" w:rsidRPr="00F11410">
        <w:rPr>
          <w:szCs w:val="24"/>
        </w:rPr>
        <w:t xml:space="preserve"> </w:t>
      </w:r>
      <w:r w:rsidR="003E5E30" w:rsidRPr="00F11410">
        <w:rPr>
          <w:szCs w:val="24"/>
        </w:rPr>
        <w:t>권리를</w:t>
      </w:r>
      <w:r w:rsidR="003E5E30" w:rsidRPr="00F11410">
        <w:rPr>
          <w:szCs w:val="24"/>
        </w:rPr>
        <w:t xml:space="preserve"> </w:t>
      </w:r>
      <w:r w:rsidR="003E5E30" w:rsidRPr="00F11410">
        <w:rPr>
          <w:szCs w:val="24"/>
        </w:rPr>
        <w:t>승계하고</w:t>
      </w:r>
      <w:r w:rsidR="003E5E30" w:rsidRPr="00F11410">
        <w:rPr>
          <w:szCs w:val="24"/>
        </w:rPr>
        <w:t xml:space="preserve">, </w:t>
      </w:r>
      <w:r w:rsidR="003E5E30">
        <w:rPr>
          <w:rFonts w:hint="eastAsia"/>
          <w:szCs w:val="24"/>
        </w:rPr>
        <w:t>본</w:t>
      </w:r>
      <w:r w:rsidR="003E5E30">
        <w:rPr>
          <w:rFonts w:hint="eastAsia"/>
          <w:szCs w:val="24"/>
        </w:rPr>
        <w:t xml:space="preserve"> </w:t>
      </w:r>
      <w:r w:rsidR="003E5E30">
        <w:rPr>
          <w:rFonts w:hint="eastAsia"/>
          <w:szCs w:val="24"/>
        </w:rPr>
        <w:t>조에</w:t>
      </w:r>
      <w:r w:rsidR="003E5E30">
        <w:rPr>
          <w:rFonts w:hint="eastAsia"/>
          <w:szCs w:val="24"/>
        </w:rPr>
        <w:t xml:space="preserve"> </w:t>
      </w:r>
      <w:r w:rsidR="003E5E30">
        <w:rPr>
          <w:rFonts w:hint="eastAsia"/>
          <w:szCs w:val="24"/>
        </w:rPr>
        <w:t>따른</w:t>
      </w:r>
      <w:r w:rsidR="003E5E30">
        <w:rPr>
          <w:rFonts w:hint="eastAsia"/>
          <w:szCs w:val="24"/>
        </w:rPr>
        <w:t xml:space="preserve"> </w:t>
      </w:r>
      <w:r w:rsidR="003E5E30" w:rsidRPr="00905372">
        <w:rPr>
          <w:rFonts w:hint="eastAsia"/>
          <w:szCs w:val="24"/>
        </w:rPr>
        <w:t>코람코라이프인프라리츠</w:t>
      </w:r>
      <w:r w:rsidR="003E5E30" w:rsidRPr="00F11410">
        <w:rPr>
          <w:szCs w:val="24"/>
        </w:rPr>
        <w:t>의</w:t>
      </w:r>
      <w:r w:rsidR="003E5E30" w:rsidRPr="00F11410">
        <w:rPr>
          <w:szCs w:val="24"/>
        </w:rPr>
        <w:t xml:space="preserve"> </w:t>
      </w:r>
      <w:r w:rsidR="003E5E30" w:rsidRPr="00F11410">
        <w:rPr>
          <w:szCs w:val="24"/>
        </w:rPr>
        <w:t>매입의무가</w:t>
      </w:r>
      <w:r w:rsidR="003E5E30" w:rsidRPr="00F11410">
        <w:rPr>
          <w:szCs w:val="24"/>
        </w:rPr>
        <w:t xml:space="preserve"> </w:t>
      </w:r>
      <w:r w:rsidR="003E5E30" w:rsidRPr="00F11410">
        <w:rPr>
          <w:szCs w:val="24"/>
        </w:rPr>
        <w:t>해당</w:t>
      </w:r>
      <w:r w:rsidR="003E5E30" w:rsidRPr="00F11410">
        <w:rPr>
          <w:szCs w:val="24"/>
        </w:rPr>
        <w:t xml:space="preserve"> </w:t>
      </w:r>
      <w:r w:rsidR="003E5E30" w:rsidRPr="00F11410">
        <w:rPr>
          <w:szCs w:val="24"/>
        </w:rPr>
        <w:t>양수인이</w:t>
      </w:r>
      <w:r w:rsidR="003E5E30" w:rsidRPr="00F11410">
        <w:rPr>
          <w:szCs w:val="24"/>
        </w:rPr>
        <w:t xml:space="preserve"> </w:t>
      </w:r>
      <w:r w:rsidR="003E5E30" w:rsidRPr="00F11410">
        <w:rPr>
          <w:szCs w:val="24"/>
        </w:rPr>
        <w:t>보유하게</w:t>
      </w:r>
      <w:r w:rsidR="003E5E30" w:rsidRPr="00F11410">
        <w:rPr>
          <w:szCs w:val="24"/>
        </w:rPr>
        <w:t xml:space="preserve"> </w:t>
      </w:r>
      <w:r w:rsidR="003E5E30" w:rsidRPr="00F11410">
        <w:rPr>
          <w:szCs w:val="24"/>
        </w:rPr>
        <w:t>된</w:t>
      </w:r>
      <w:r w:rsidR="003E5E30" w:rsidRPr="00F11410">
        <w:rPr>
          <w:szCs w:val="24"/>
        </w:rPr>
        <w:t xml:space="preserve"> </w:t>
      </w:r>
      <w:r w:rsidR="003E5E30" w:rsidRPr="00F11410">
        <w:rPr>
          <w:szCs w:val="24"/>
        </w:rPr>
        <w:t>제</w:t>
      </w:r>
      <w:r w:rsidR="00A62245">
        <w:rPr>
          <w:rFonts w:hint="eastAsia"/>
          <w:szCs w:val="24"/>
        </w:rPr>
        <w:t>2</w:t>
      </w:r>
      <w:r w:rsidR="003E5E30" w:rsidRPr="00F11410">
        <w:rPr>
          <w:szCs w:val="24"/>
        </w:rPr>
        <w:t>종</w:t>
      </w:r>
      <w:r w:rsidR="003E5E30" w:rsidRPr="00F11410">
        <w:rPr>
          <w:szCs w:val="24"/>
        </w:rPr>
        <w:t xml:space="preserve"> </w:t>
      </w:r>
      <w:r w:rsidR="003E5E30" w:rsidRPr="00F11410">
        <w:rPr>
          <w:szCs w:val="24"/>
        </w:rPr>
        <w:t>종류주식에</w:t>
      </w:r>
      <w:r w:rsidR="003E5E30" w:rsidRPr="00F11410">
        <w:rPr>
          <w:szCs w:val="24"/>
        </w:rPr>
        <w:t xml:space="preserve"> </w:t>
      </w:r>
      <w:r w:rsidR="003E5E30" w:rsidRPr="00F11410">
        <w:rPr>
          <w:szCs w:val="24"/>
        </w:rPr>
        <w:t>대하여도</w:t>
      </w:r>
      <w:r w:rsidR="003E5E30" w:rsidRPr="00F11410">
        <w:rPr>
          <w:szCs w:val="24"/>
        </w:rPr>
        <w:t xml:space="preserve"> </w:t>
      </w:r>
      <w:r w:rsidR="003E5E30" w:rsidRPr="00F11410">
        <w:rPr>
          <w:szCs w:val="24"/>
        </w:rPr>
        <w:t>동일하게</w:t>
      </w:r>
      <w:r w:rsidR="003E5E30" w:rsidRPr="00F11410">
        <w:rPr>
          <w:szCs w:val="24"/>
        </w:rPr>
        <w:t xml:space="preserve"> </w:t>
      </w:r>
      <w:r w:rsidR="003E5E30" w:rsidRPr="00F11410">
        <w:rPr>
          <w:szCs w:val="24"/>
        </w:rPr>
        <w:t>적용된다는</w:t>
      </w:r>
      <w:r w:rsidR="003E5E30" w:rsidRPr="00F11410">
        <w:rPr>
          <w:szCs w:val="24"/>
        </w:rPr>
        <w:t xml:space="preserve"> </w:t>
      </w:r>
      <w:r w:rsidR="003E5E30" w:rsidRPr="00F11410">
        <w:rPr>
          <w:szCs w:val="24"/>
        </w:rPr>
        <w:t>내용이</w:t>
      </w:r>
      <w:r w:rsidR="003E5E30" w:rsidRPr="00F11410">
        <w:rPr>
          <w:szCs w:val="24"/>
        </w:rPr>
        <w:t xml:space="preserve"> </w:t>
      </w:r>
      <w:r w:rsidR="003E5E30" w:rsidRPr="00F11410">
        <w:rPr>
          <w:szCs w:val="24"/>
        </w:rPr>
        <w:t>포함되어야</w:t>
      </w:r>
      <w:r w:rsidR="003E5E30" w:rsidRPr="00F11410">
        <w:rPr>
          <w:szCs w:val="24"/>
        </w:rPr>
        <w:t xml:space="preserve"> </w:t>
      </w:r>
      <w:r w:rsidR="003E5E30">
        <w:rPr>
          <w:rFonts w:hint="eastAsia"/>
          <w:szCs w:val="24"/>
        </w:rPr>
        <w:t>함</w:t>
      </w:r>
      <w:r w:rsidR="003E5E30">
        <w:rPr>
          <w:rFonts w:hint="eastAsia"/>
          <w:szCs w:val="24"/>
        </w:rPr>
        <w:t>)</w:t>
      </w:r>
      <w:r w:rsidR="00762414">
        <w:rPr>
          <w:rFonts w:hint="eastAsia"/>
          <w:szCs w:val="24"/>
        </w:rPr>
        <w:t xml:space="preserve">, </w:t>
      </w:r>
      <w:r w:rsidR="00762414" w:rsidRPr="00762414">
        <w:rPr>
          <w:szCs w:val="24"/>
        </w:rPr>
        <w:t>각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제</w:t>
      </w:r>
      <w:r w:rsidR="00762414">
        <w:rPr>
          <w:rFonts w:hint="eastAsia"/>
          <w:szCs w:val="24"/>
        </w:rPr>
        <w:t>2</w:t>
      </w:r>
      <w:r w:rsidR="00762414" w:rsidRPr="00762414">
        <w:rPr>
          <w:szCs w:val="24"/>
        </w:rPr>
        <w:t>종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종류주주는</w:t>
      </w:r>
      <w:r w:rsidR="00762414" w:rsidRPr="00762414">
        <w:rPr>
          <w:szCs w:val="24"/>
        </w:rPr>
        <w:t xml:space="preserve"> </w:t>
      </w:r>
      <w:r w:rsidR="005502DE">
        <w:rPr>
          <w:rFonts w:hint="eastAsia"/>
          <w:szCs w:val="24"/>
        </w:rPr>
        <w:t>본</w:t>
      </w:r>
      <w:r w:rsidR="005502DE">
        <w:rPr>
          <w:rFonts w:hint="eastAsia"/>
          <w:szCs w:val="24"/>
        </w:rPr>
        <w:t xml:space="preserve"> </w:t>
      </w:r>
      <w:r w:rsidR="005502DE">
        <w:rPr>
          <w:rFonts w:hint="eastAsia"/>
          <w:szCs w:val="24"/>
        </w:rPr>
        <w:t>계약</w:t>
      </w:r>
      <w:r w:rsidR="005502DE">
        <w:rPr>
          <w:rFonts w:hint="eastAsia"/>
          <w:szCs w:val="24"/>
        </w:rPr>
        <w:t xml:space="preserve"> </w:t>
      </w:r>
      <w:r w:rsidR="005502DE">
        <w:rPr>
          <w:rFonts w:hint="eastAsia"/>
          <w:szCs w:val="24"/>
        </w:rPr>
        <w:t>체결일에</w:t>
      </w:r>
      <w:r w:rsidR="00762414" w:rsidRPr="00762414">
        <w:rPr>
          <w:szCs w:val="24"/>
        </w:rPr>
        <w:t>(</w:t>
      </w:r>
      <w:r w:rsidR="00762414" w:rsidRPr="00762414">
        <w:rPr>
          <w:szCs w:val="24"/>
        </w:rPr>
        <w:t>제</w:t>
      </w:r>
      <w:r w:rsidR="00762414" w:rsidRPr="00762414">
        <w:rPr>
          <w:szCs w:val="24"/>
        </w:rPr>
        <w:t>7.6</w:t>
      </w:r>
      <w:r w:rsidR="00762414" w:rsidRPr="00762414">
        <w:rPr>
          <w:szCs w:val="24"/>
        </w:rPr>
        <w:t>조에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따른</w:t>
      </w:r>
      <w:r w:rsidR="00762414" w:rsidRPr="00762414">
        <w:rPr>
          <w:szCs w:val="24"/>
        </w:rPr>
        <w:t xml:space="preserve"> </w:t>
      </w:r>
      <w:ins w:id="263" w:author="BKL" w:date="2026-09-23T21:59:00Z" w16du:dateUtc="2026-09-23T12:59:00Z">
        <w:r w:rsidR="00FB16E1">
          <w:rPr>
            <w:rFonts w:hint="eastAsia"/>
            <w:szCs w:val="24"/>
          </w:rPr>
          <w:t>셀다운</w:t>
        </w:r>
        <w:r w:rsidR="00FB16E1">
          <w:rPr>
            <w:rFonts w:hint="eastAsia"/>
            <w:szCs w:val="24"/>
          </w:rPr>
          <w:t xml:space="preserve"> </w:t>
        </w:r>
      </w:ins>
      <w:r w:rsidR="00C257F5">
        <w:rPr>
          <w:rFonts w:hint="eastAsia"/>
          <w:szCs w:val="24"/>
        </w:rPr>
        <w:t>또는</w:t>
      </w:r>
      <w:r w:rsidR="00C257F5">
        <w:rPr>
          <w:rFonts w:hint="eastAsia"/>
          <w:szCs w:val="24"/>
        </w:rPr>
        <w:t xml:space="preserve"> </w:t>
      </w:r>
      <w:r w:rsidR="00C257F5">
        <w:rPr>
          <w:rFonts w:hint="eastAsia"/>
          <w:szCs w:val="24"/>
        </w:rPr>
        <w:t>후속</w:t>
      </w:r>
      <w:r w:rsidR="00C257F5">
        <w:rPr>
          <w:rFonts w:hint="eastAsia"/>
          <w:szCs w:val="24"/>
        </w:rPr>
        <w:t xml:space="preserve"> </w:t>
      </w:r>
      <w:r w:rsidR="00C257F5">
        <w:rPr>
          <w:rFonts w:hint="eastAsia"/>
          <w:szCs w:val="24"/>
        </w:rPr>
        <w:t>양도에</w:t>
      </w:r>
      <w:r w:rsidR="00C257F5">
        <w:rPr>
          <w:rFonts w:hint="eastAsia"/>
          <w:szCs w:val="24"/>
        </w:rPr>
        <w:t xml:space="preserve"> </w:t>
      </w:r>
      <w:r w:rsidR="00C257F5">
        <w:rPr>
          <w:rFonts w:hint="eastAsia"/>
          <w:szCs w:val="24"/>
        </w:rPr>
        <w:t>따라</w:t>
      </w:r>
      <w:r w:rsidR="00C257F5">
        <w:rPr>
          <w:rFonts w:hint="eastAsia"/>
          <w:szCs w:val="24"/>
        </w:rPr>
        <w:t xml:space="preserve"> </w:t>
      </w:r>
      <w:r w:rsidR="00C257F5">
        <w:rPr>
          <w:rFonts w:hint="eastAsia"/>
          <w:szCs w:val="24"/>
        </w:rPr>
        <w:t>제</w:t>
      </w:r>
      <w:r w:rsidR="00C257F5">
        <w:rPr>
          <w:rFonts w:hint="eastAsia"/>
          <w:szCs w:val="24"/>
        </w:rPr>
        <w:t>2</w:t>
      </w:r>
      <w:r w:rsidR="00C257F5">
        <w:rPr>
          <w:rFonts w:hint="eastAsia"/>
          <w:szCs w:val="24"/>
        </w:rPr>
        <w:t>종</w:t>
      </w:r>
      <w:r w:rsidR="00C257F5">
        <w:rPr>
          <w:rFonts w:hint="eastAsia"/>
          <w:szCs w:val="24"/>
        </w:rPr>
        <w:t xml:space="preserve"> </w:t>
      </w:r>
      <w:r w:rsidR="00C257F5">
        <w:rPr>
          <w:rFonts w:hint="eastAsia"/>
          <w:szCs w:val="24"/>
        </w:rPr>
        <w:t>종류주식을</w:t>
      </w:r>
      <w:r w:rsidR="00C257F5">
        <w:rPr>
          <w:rFonts w:hint="eastAsia"/>
          <w:szCs w:val="24"/>
        </w:rPr>
        <w:t xml:space="preserve"> </w:t>
      </w:r>
      <w:r w:rsidR="00C257F5">
        <w:rPr>
          <w:rFonts w:hint="eastAsia"/>
          <w:szCs w:val="24"/>
        </w:rPr>
        <w:t>취득하는</w:t>
      </w:r>
      <w:r w:rsidR="00C257F5">
        <w:rPr>
          <w:rFonts w:hint="eastAsia"/>
          <w:szCs w:val="24"/>
        </w:rPr>
        <w:t xml:space="preserve"> </w:t>
      </w:r>
      <w:r w:rsidR="00C257F5">
        <w:rPr>
          <w:rFonts w:hint="eastAsia"/>
          <w:szCs w:val="24"/>
        </w:rPr>
        <w:t>자의</w:t>
      </w:r>
      <w:r w:rsidR="00C257F5" w:rsidRPr="00762414" w:rsidDel="00853051">
        <w:rPr>
          <w:szCs w:val="24"/>
        </w:rPr>
        <w:t xml:space="preserve"> </w:t>
      </w:r>
      <w:r w:rsidR="00762414" w:rsidRPr="00762414">
        <w:rPr>
          <w:szCs w:val="24"/>
        </w:rPr>
        <w:t>경우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해당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셀다운</w:t>
      </w:r>
      <w:r w:rsidR="00C257F5">
        <w:rPr>
          <w:rFonts w:hint="eastAsia"/>
          <w:szCs w:val="24"/>
        </w:rPr>
        <w:t xml:space="preserve"> </w:t>
      </w:r>
      <w:r w:rsidR="00C257F5">
        <w:rPr>
          <w:rFonts w:hint="eastAsia"/>
          <w:szCs w:val="24"/>
        </w:rPr>
        <w:t>또는</w:t>
      </w:r>
      <w:r w:rsidR="00C257F5">
        <w:rPr>
          <w:rFonts w:hint="eastAsia"/>
          <w:szCs w:val="24"/>
        </w:rPr>
        <w:t xml:space="preserve"> </w:t>
      </w:r>
      <w:r w:rsidR="00C257F5">
        <w:rPr>
          <w:rFonts w:hint="eastAsia"/>
          <w:szCs w:val="24"/>
        </w:rPr>
        <w:t>후속</w:t>
      </w:r>
      <w:r w:rsidR="00C257F5">
        <w:rPr>
          <w:rFonts w:hint="eastAsia"/>
          <w:szCs w:val="24"/>
        </w:rPr>
        <w:t xml:space="preserve"> </w:t>
      </w:r>
      <w:r w:rsidR="00C257F5">
        <w:rPr>
          <w:rFonts w:hint="eastAsia"/>
          <w:szCs w:val="24"/>
        </w:rPr>
        <w:t>양도</w:t>
      </w:r>
      <w:r w:rsidR="00762414" w:rsidRPr="00762414">
        <w:rPr>
          <w:szCs w:val="24"/>
        </w:rPr>
        <w:t>의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완결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전에</w:t>
      </w:r>
      <w:r w:rsidR="00762414" w:rsidRPr="00762414">
        <w:rPr>
          <w:szCs w:val="24"/>
        </w:rPr>
        <w:t xml:space="preserve">) </w:t>
      </w:r>
      <w:r w:rsidR="00762414" w:rsidRPr="00762414">
        <w:rPr>
          <w:szCs w:val="24"/>
        </w:rPr>
        <w:t>코람코라이프인프라리츠에게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제</w:t>
      </w:r>
      <w:r w:rsidR="00762414">
        <w:rPr>
          <w:rFonts w:hint="eastAsia"/>
          <w:szCs w:val="24"/>
        </w:rPr>
        <w:t>2</w:t>
      </w:r>
      <w:r w:rsidR="00762414" w:rsidRPr="00762414">
        <w:rPr>
          <w:szCs w:val="24"/>
        </w:rPr>
        <w:t>종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매입확약서에서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정한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조건과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동일한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내용의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매도확약서를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제출하여야</w:t>
      </w:r>
      <w:r w:rsidR="00762414" w:rsidRPr="00762414">
        <w:rPr>
          <w:szCs w:val="24"/>
        </w:rPr>
        <w:t xml:space="preserve"> </w:t>
      </w:r>
      <w:r w:rsidRPr="00905372">
        <w:rPr>
          <w:rFonts w:hint="eastAsia"/>
          <w:szCs w:val="24"/>
        </w:rPr>
        <w:t>한다</w:t>
      </w:r>
      <w:r w:rsidRPr="00905372">
        <w:rPr>
          <w:rFonts w:hint="eastAsia"/>
          <w:szCs w:val="24"/>
        </w:rPr>
        <w:t>.</w:t>
      </w:r>
      <w:r w:rsidR="003E5E30">
        <w:rPr>
          <w:rFonts w:hint="eastAsia"/>
          <w:szCs w:val="24"/>
        </w:rPr>
        <w:t xml:space="preserve"> </w:t>
      </w:r>
      <w:r w:rsidR="003E5E30" w:rsidRPr="00752C01">
        <w:rPr>
          <w:rFonts w:hint="eastAsia"/>
          <w:szCs w:val="24"/>
          <w:highlight w:val="yellow"/>
        </w:rPr>
        <w:t xml:space="preserve">[BKL Note: </w:t>
      </w:r>
      <w:r w:rsidR="00752C01" w:rsidRPr="00752C01">
        <w:rPr>
          <w:rFonts w:hint="eastAsia"/>
          <w:szCs w:val="24"/>
          <w:highlight w:val="yellow"/>
        </w:rPr>
        <w:t>제</w:t>
      </w:r>
      <w:r w:rsidR="003E5E30" w:rsidRPr="00752C01">
        <w:rPr>
          <w:rFonts w:hint="eastAsia"/>
          <w:szCs w:val="24"/>
          <w:highlight w:val="yellow"/>
        </w:rPr>
        <w:t>3.5</w:t>
      </w:r>
      <w:r w:rsidR="00752C01" w:rsidRPr="00752C01">
        <w:rPr>
          <w:rFonts w:hint="eastAsia"/>
          <w:szCs w:val="24"/>
          <w:highlight w:val="yellow"/>
        </w:rPr>
        <w:t>조에</w:t>
      </w:r>
      <w:r w:rsidR="00752C01" w:rsidRPr="00752C01">
        <w:rPr>
          <w:rFonts w:hint="eastAsia"/>
          <w:szCs w:val="24"/>
          <w:highlight w:val="yellow"/>
        </w:rPr>
        <w:t xml:space="preserve"> </w:t>
      </w:r>
      <w:r w:rsidR="00752C01" w:rsidRPr="00752C01">
        <w:rPr>
          <w:rFonts w:hint="eastAsia"/>
          <w:szCs w:val="24"/>
          <w:highlight w:val="yellow"/>
        </w:rPr>
        <w:t>대한</w:t>
      </w:r>
      <w:r w:rsidR="00752C01" w:rsidRPr="00752C01">
        <w:rPr>
          <w:rFonts w:hint="eastAsia"/>
          <w:szCs w:val="24"/>
          <w:highlight w:val="yellow"/>
        </w:rPr>
        <w:t xml:space="preserve"> </w:t>
      </w:r>
      <w:r w:rsidR="00752C01" w:rsidRPr="00752C01">
        <w:rPr>
          <w:rFonts w:hint="eastAsia"/>
          <w:szCs w:val="24"/>
          <w:highlight w:val="yellow"/>
        </w:rPr>
        <w:t>우리투자증권</w:t>
      </w:r>
      <w:r w:rsidR="00752C01" w:rsidRPr="00752C01">
        <w:rPr>
          <w:rFonts w:hint="eastAsia"/>
          <w:szCs w:val="24"/>
          <w:highlight w:val="yellow"/>
        </w:rPr>
        <w:t xml:space="preserve"> </w:t>
      </w:r>
      <w:r w:rsidR="00752C01" w:rsidRPr="00752C01">
        <w:rPr>
          <w:rFonts w:hint="eastAsia"/>
          <w:szCs w:val="24"/>
          <w:highlight w:val="yellow"/>
        </w:rPr>
        <w:t>측</w:t>
      </w:r>
      <w:r w:rsidR="00752C01" w:rsidRPr="00752C01">
        <w:rPr>
          <w:rFonts w:hint="eastAsia"/>
          <w:szCs w:val="24"/>
          <w:highlight w:val="yellow"/>
        </w:rPr>
        <w:t xml:space="preserve"> </w:t>
      </w:r>
      <w:r w:rsidR="00752C01" w:rsidRPr="00752C01">
        <w:rPr>
          <w:rFonts w:hint="eastAsia"/>
          <w:szCs w:val="24"/>
          <w:highlight w:val="yellow"/>
        </w:rPr>
        <w:t>수정안을</w:t>
      </w:r>
      <w:r w:rsidR="00752C01" w:rsidRPr="00752C01">
        <w:rPr>
          <w:rFonts w:hint="eastAsia"/>
          <w:szCs w:val="24"/>
          <w:highlight w:val="yellow"/>
        </w:rPr>
        <w:t xml:space="preserve"> </w:t>
      </w:r>
      <w:r w:rsidR="00752C01" w:rsidRPr="00752C01">
        <w:rPr>
          <w:rFonts w:hint="eastAsia"/>
          <w:szCs w:val="24"/>
          <w:highlight w:val="yellow"/>
        </w:rPr>
        <w:t>동</w:t>
      </w:r>
      <w:r w:rsidR="00D167E9">
        <w:rPr>
          <w:rFonts w:hint="eastAsia"/>
          <w:szCs w:val="24"/>
          <w:highlight w:val="yellow"/>
        </w:rPr>
        <w:t>일</w:t>
      </w:r>
      <w:r w:rsidR="00752C01" w:rsidRPr="00752C01">
        <w:rPr>
          <w:rFonts w:hint="eastAsia"/>
          <w:szCs w:val="24"/>
          <w:highlight w:val="yellow"/>
        </w:rPr>
        <w:t>하게</w:t>
      </w:r>
      <w:r w:rsidR="00752C01" w:rsidRPr="00752C01">
        <w:rPr>
          <w:rFonts w:hint="eastAsia"/>
          <w:szCs w:val="24"/>
          <w:highlight w:val="yellow"/>
        </w:rPr>
        <w:t xml:space="preserve"> </w:t>
      </w:r>
      <w:r w:rsidR="00752C01" w:rsidRPr="00752C01">
        <w:rPr>
          <w:rFonts w:hint="eastAsia"/>
          <w:szCs w:val="24"/>
          <w:highlight w:val="yellow"/>
        </w:rPr>
        <w:t>반영하였습니다</w:t>
      </w:r>
      <w:r w:rsidR="00752C01" w:rsidRPr="00752C01">
        <w:rPr>
          <w:rFonts w:hint="eastAsia"/>
          <w:szCs w:val="24"/>
          <w:highlight w:val="yellow"/>
        </w:rPr>
        <w:t>.]</w:t>
      </w:r>
    </w:p>
    <w:p w14:paraId="359F63E5" w14:textId="77777777" w:rsidR="00616B70" w:rsidRDefault="00616B70" w:rsidP="00616B70"/>
    <w:p w14:paraId="5170691A" w14:textId="12777BC5" w:rsidR="00616B70" w:rsidRPr="00616B70" w:rsidRDefault="00616B70" w:rsidP="00616B70">
      <w:pPr>
        <w:pStyle w:val="1"/>
        <w:keepNext/>
        <w:tabs>
          <w:tab w:val="left" w:pos="851"/>
        </w:tabs>
        <w:spacing w:before="60" w:line="312" w:lineRule="auto"/>
        <w:ind w:left="0" w:firstLine="0"/>
        <w:rPr>
          <w:szCs w:val="24"/>
        </w:rPr>
      </w:pPr>
      <w:r w:rsidRPr="00616B70">
        <w:rPr>
          <w:rFonts w:hint="eastAsia"/>
          <w:szCs w:val="24"/>
        </w:rPr>
        <w:lastRenderedPageBreak/>
        <w:t>제</w:t>
      </w:r>
      <w:r w:rsidRPr="00616B70">
        <w:rPr>
          <w:rFonts w:hint="eastAsia"/>
          <w:szCs w:val="24"/>
        </w:rPr>
        <w:t>3</w:t>
      </w:r>
      <w:r w:rsidRPr="00616B70">
        <w:rPr>
          <w:rFonts w:hint="eastAsia"/>
          <w:szCs w:val="24"/>
        </w:rPr>
        <w:t>종</w:t>
      </w:r>
      <w:r w:rsidRPr="00616B70">
        <w:rPr>
          <w:rFonts w:hint="eastAsia"/>
          <w:szCs w:val="24"/>
        </w:rPr>
        <w:t xml:space="preserve"> </w:t>
      </w:r>
      <w:r w:rsidRPr="00616B70">
        <w:rPr>
          <w:rFonts w:hint="eastAsia"/>
          <w:szCs w:val="24"/>
        </w:rPr>
        <w:t>종류주식의</w:t>
      </w:r>
      <w:r w:rsidRPr="00616B70">
        <w:rPr>
          <w:rFonts w:hint="eastAsia"/>
          <w:szCs w:val="24"/>
        </w:rPr>
        <w:t xml:space="preserve"> </w:t>
      </w:r>
      <w:r w:rsidR="00AE371D">
        <w:rPr>
          <w:rFonts w:hint="eastAsia"/>
          <w:szCs w:val="24"/>
        </w:rPr>
        <w:t>유상</w:t>
      </w:r>
      <w:r w:rsidRPr="00616B70">
        <w:rPr>
          <w:rFonts w:hint="eastAsia"/>
          <w:szCs w:val="24"/>
        </w:rPr>
        <w:t>감자</w:t>
      </w:r>
    </w:p>
    <w:p w14:paraId="58E0A511" w14:textId="70F8848F" w:rsidR="001C72E9" w:rsidRPr="001C72E9" w:rsidRDefault="00E54C86" w:rsidP="001C72E9">
      <w:pPr>
        <w:pStyle w:val="2"/>
        <w:spacing w:before="60" w:line="312" w:lineRule="auto"/>
        <w:ind w:left="851" w:hanging="851"/>
        <w:rPr>
          <w:szCs w:val="24"/>
        </w:rPr>
      </w:pPr>
      <w:r w:rsidRPr="00E54C86">
        <w:rPr>
          <w:szCs w:val="24"/>
        </w:rPr>
        <w:t>대상회사와</w:t>
      </w:r>
      <w:r w:rsidRPr="00E54C86">
        <w:rPr>
          <w:szCs w:val="24"/>
        </w:rPr>
        <w:t xml:space="preserve"> </w:t>
      </w:r>
      <w:r w:rsidRPr="00E54C86">
        <w:rPr>
          <w:szCs w:val="24"/>
        </w:rPr>
        <w:t>주주</w:t>
      </w:r>
      <w:r w:rsidRPr="00E54C86">
        <w:rPr>
          <w:szCs w:val="24"/>
        </w:rPr>
        <w:t xml:space="preserve"> </w:t>
      </w:r>
      <w:r w:rsidRPr="00E54C86">
        <w:rPr>
          <w:szCs w:val="24"/>
        </w:rPr>
        <w:t>당사자들은</w:t>
      </w:r>
      <w:r w:rsidRPr="00E54C86">
        <w:rPr>
          <w:szCs w:val="24"/>
        </w:rPr>
        <w:t xml:space="preserve"> </w:t>
      </w:r>
      <w:ins w:id="264" w:author="BKL" w:date="2026-10-01T00:11:00Z" w16du:dateUtc="2026-09-30T15:11:00Z">
        <w:r w:rsidR="007E01A4" w:rsidRPr="007E01A4">
          <w:rPr>
            <w:szCs w:val="24"/>
          </w:rPr>
          <w:t>관련</w:t>
        </w:r>
        <w:r w:rsidR="007E01A4" w:rsidRPr="007E01A4">
          <w:rPr>
            <w:szCs w:val="24"/>
          </w:rPr>
          <w:t xml:space="preserve"> </w:t>
        </w:r>
        <w:r w:rsidR="007E01A4" w:rsidRPr="007E01A4">
          <w:rPr>
            <w:szCs w:val="24"/>
          </w:rPr>
          <w:t>법령</w:t>
        </w:r>
        <w:r w:rsidR="007E01A4" w:rsidRPr="007E01A4">
          <w:rPr>
            <w:szCs w:val="24"/>
          </w:rPr>
          <w:t xml:space="preserve"> </w:t>
        </w:r>
        <w:r w:rsidR="007E01A4" w:rsidRPr="007E01A4">
          <w:rPr>
            <w:szCs w:val="24"/>
          </w:rPr>
          <w:t>및</w:t>
        </w:r>
        <w:r w:rsidR="007E01A4" w:rsidRPr="007E01A4">
          <w:rPr>
            <w:szCs w:val="24"/>
          </w:rPr>
          <w:t xml:space="preserve"> </w:t>
        </w:r>
        <w:r w:rsidR="007E01A4" w:rsidRPr="007E01A4">
          <w:rPr>
            <w:szCs w:val="24"/>
          </w:rPr>
          <w:t>대상회사의</w:t>
        </w:r>
        <w:r w:rsidR="007E01A4" w:rsidRPr="007E01A4">
          <w:rPr>
            <w:szCs w:val="24"/>
          </w:rPr>
          <w:t xml:space="preserve"> </w:t>
        </w:r>
        <w:r w:rsidR="007E01A4" w:rsidRPr="007E01A4">
          <w:rPr>
            <w:szCs w:val="24"/>
          </w:rPr>
          <w:t>금융계약에</w:t>
        </w:r>
        <w:r w:rsidR="007E01A4" w:rsidRPr="007E01A4">
          <w:rPr>
            <w:szCs w:val="24"/>
          </w:rPr>
          <w:t xml:space="preserve"> </w:t>
        </w:r>
        <w:r w:rsidR="007E01A4" w:rsidRPr="007E01A4">
          <w:rPr>
            <w:szCs w:val="24"/>
          </w:rPr>
          <w:t>따라</w:t>
        </w:r>
        <w:r w:rsidR="007E01A4" w:rsidRPr="007E01A4">
          <w:rPr>
            <w:szCs w:val="24"/>
          </w:rPr>
          <w:t xml:space="preserve"> </w:t>
        </w:r>
        <w:r w:rsidR="007E01A4" w:rsidRPr="007E01A4">
          <w:rPr>
            <w:szCs w:val="24"/>
          </w:rPr>
          <w:t>허용되는</w:t>
        </w:r>
        <w:r w:rsidR="007E01A4" w:rsidRPr="007E01A4">
          <w:rPr>
            <w:szCs w:val="24"/>
          </w:rPr>
          <w:t xml:space="preserve"> </w:t>
        </w:r>
        <w:r w:rsidR="007E01A4" w:rsidRPr="007E01A4">
          <w:rPr>
            <w:szCs w:val="24"/>
          </w:rPr>
          <w:t>범위에서</w:t>
        </w:r>
        <w:r w:rsidR="007E01A4" w:rsidRPr="007E01A4">
          <w:rPr>
            <w:szCs w:val="24"/>
          </w:rPr>
          <w:t xml:space="preserve">, </w:t>
        </w:r>
      </w:ins>
      <w:r w:rsidRPr="00E54C86">
        <w:rPr>
          <w:szCs w:val="24"/>
        </w:rPr>
        <w:t>제</w:t>
      </w:r>
      <w:r w:rsidRPr="00E54C86">
        <w:rPr>
          <w:szCs w:val="24"/>
        </w:rPr>
        <w:t>3</w:t>
      </w:r>
      <w:r w:rsidRPr="00E54C86">
        <w:rPr>
          <w:szCs w:val="24"/>
        </w:rPr>
        <w:t>종</w:t>
      </w:r>
      <w:r w:rsidRPr="00E54C86">
        <w:rPr>
          <w:szCs w:val="24"/>
        </w:rPr>
        <w:t xml:space="preserve"> </w:t>
      </w:r>
      <w:r w:rsidRPr="00E54C86">
        <w:rPr>
          <w:szCs w:val="24"/>
        </w:rPr>
        <w:t>종류주식</w:t>
      </w:r>
      <w:r w:rsidRPr="00E54C86">
        <w:rPr>
          <w:szCs w:val="24"/>
        </w:rPr>
        <w:t xml:space="preserve"> </w:t>
      </w:r>
      <w:r w:rsidRPr="00E54C86">
        <w:rPr>
          <w:szCs w:val="24"/>
        </w:rPr>
        <w:t>전부가</w:t>
      </w:r>
      <w:r w:rsidRPr="00E54C86">
        <w:rPr>
          <w:szCs w:val="24"/>
        </w:rPr>
        <w:t xml:space="preserve"> </w:t>
      </w:r>
      <w:r w:rsidRPr="00E54C86">
        <w:rPr>
          <w:szCs w:val="24"/>
        </w:rPr>
        <w:t>그</w:t>
      </w:r>
      <w:r w:rsidRPr="00E54C86">
        <w:rPr>
          <w:szCs w:val="24"/>
        </w:rPr>
        <w:t xml:space="preserve"> </w:t>
      </w:r>
      <w:r w:rsidRPr="00E54C86">
        <w:rPr>
          <w:szCs w:val="24"/>
        </w:rPr>
        <w:t>발행일로부터</w:t>
      </w:r>
      <w:r w:rsidRPr="00E54C86">
        <w:rPr>
          <w:szCs w:val="24"/>
        </w:rPr>
        <w:t xml:space="preserve"> 24</w:t>
      </w:r>
      <w:r w:rsidRPr="00E54C86">
        <w:rPr>
          <w:szCs w:val="24"/>
        </w:rPr>
        <w:t>개월이</w:t>
      </w:r>
      <w:r w:rsidRPr="00E54C86">
        <w:rPr>
          <w:szCs w:val="24"/>
        </w:rPr>
        <w:t xml:space="preserve"> </w:t>
      </w:r>
      <w:r w:rsidRPr="00E54C86">
        <w:rPr>
          <w:szCs w:val="24"/>
        </w:rPr>
        <w:t>되는</w:t>
      </w:r>
      <w:r w:rsidRPr="00E54C86">
        <w:rPr>
          <w:szCs w:val="24"/>
        </w:rPr>
        <w:t xml:space="preserve"> </w:t>
      </w:r>
      <w:r w:rsidRPr="00E54C86">
        <w:rPr>
          <w:szCs w:val="24"/>
        </w:rPr>
        <w:t>날까지</w:t>
      </w:r>
      <w:r w:rsidRPr="00E54C86">
        <w:rPr>
          <w:szCs w:val="24"/>
        </w:rPr>
        <w:t xml:space="preserve"> </w:t>
      </w:r>
      <w:r w:rsidRPr="00E54C86">
        <w:rPr>
          <w:szCs w:val="24"/>
        </w:rPr>
        <w:t>유상감자의</w:t>
      </w:r>
      <w:r w:rsidRPr="00E54C86">
        <w:rPr>
          <w:szCs w:val="24"/>
        </w:rPr>
        <w:t xml:space="preserve"> </w:t>
      </w:r>
      <w:r w:rsidRPr="00E54C86">
        <w:rPr>
          <w:szCs w:val="24"/>
        </w:rPr>
        <w:t>방법으로</w:t>
      </w:r>
      <w:r w:rsidRPr="00E54C86">
        <w:rPr>
          <w:szCs w:val="24"/>
        </w:rPr>
        <w:t xml:space="preserve"> </w:t>
      </w:r>
      <w:r w:rsidRPr="00E54C86">
        <w:rPr>
          <w:szCs w:val="24"/>
        </w:rPr>
        <w:t>소각되고</w:t>
      </w:r>
      <w:r w:rsidRPr="00E54C86">
        <w:rPr>
          <w:szCs w:val="24"/>
        </w:rPr>
        <w:t xml:space="preserve"> </w:t>
      </w:r>
      <w:ins w:id="265" w:author="BKL" w:date="2026-10-01T00:11:00Z">
        <w:r w:rsidR="007E01A4" w:rsidRPr="007E01A4">
          <w:rPr>
            <w:szCs w:val="24"/>
          </w:rPr>
          <w:t>제</w:t>
        </w:r>
        <w:r w:rsidR="007E01A4" w:rsidRPr="007E01A4">
          <w:rPr>
            <w:szCs w:val="24"/>
          </w:rPr>
          <w:t>3</w:t>
        </w:r>
        <w:r w:rsidR="007E01A4" w:rsidRPr="007E01A4">
          <w:rPr>
            <w:szCs w:val="24"/>
          </w:rPr>
          <w:t>종</w:t>
        </w:r>
        <w:r w:rsidR="007E01A4" w:rsidRPr="007E01A4">
          <w:rPr>
            <w:szCs w:val="24"/>
          </w:rPr>
          <w:t xml:space="preserve"> </w:t>
        </w:r>
        <w:r w:rsidR="007E01A4" w:rsidRPr="007E01A4">
          <w:rPr>
            <w:szCs w:val="24"/>
          </w:rPr>
          <w:t>종류주식의</w:t>
        </w:r>
        <w:r w:rsidR="007E01A4" w:rsidRPr="007E01A4">
          <w:rPr>
            <w:szCs w:val="24"/>
          </w:rPr>
          <w:t xml:space="preserve"> </w:t>
        </w:r>
        <w:r w:rsidR="007E01A4" w:rsidRPr="007E01A4">
          <w:rPr>
            <w:szCs w:val="24"/>
          </w:rPr>
          <w:t>주주</w:t>
        </w:r>
        <w:r w:rsidR="007E01A4" w:rsidRPr="007E01A4">
          <w:rPr>
            <w:szCs w:val="24"/>
          </w:rPr>
          <w:t>(</w:t>
        </w:r>
        <w:r w:rsidR="007E01A4" w:rsidRPr="007E01A4">
          <w:rPr>
            <w:szCs w:val="24"/>
          </w:rPr>
          <w:t>이하</w:t>
        </w:r>
        <w:r w:rsidR="007E01A4" w:rsidRPr="007E01A4">
          <w:rPr>
            <w:szCs w:val="24"/>
          </w:rPr>
          <w:t xml:space="preserve"> </w:t>
        </w:r>
      </w:ins>
      <w:ins w:id="266" w:author="BKL" w:date="2026-10-01T00:11:00Z" w16du:dateUtc="2026-09-30T15:11:00Z">
        <w:r w:rsidR="007E01A4">
          <w:rPr>
            <w:szCs w:val="24"/>
          </w:rPr>
          <w:t>“</w:t>
        </w:r>
      </w:ins>
      <w:ins w:id="267" w:author="BKL" w:date="2026-10-01T00:11:00Z">
        <w:r w:rsidR="007E01A4" w:rsidRPr="007E01A4">
          <w:rPr>
            <w:szCs w:val="24"/>
            <w:u w:val="single"/>
          </w:rPr>
          <w:t>제</w:t>
        </w:r>
        <w:r w:rsidR="007E01A4" w:rsidRPr="007E01A4">
          <w:rPr>
            <w:szCs w:val="24"/>
            <w:u w:val="single"/>
          </w:rPr>
          <w:t>3</w:t>
        </w:r>
        <w:r w:rsidR="007E01A4" w:rsidRPr="007E01A4">
          <w:rPr>
            <w:szCs w:val="24"/>
            <w:u w:val="single"/>
          </w:rPr>
          <w:t>종</w:t>
        </w:r>
        <w:r w:rsidR="007E01A4" w:rsidRPr="007E01A4">
          <w:rPr>
            <w:szCs w:val="24"/>
            <w:u w:val="single"/>
          </w:rPr>
          <w:t xml:space="preserve"> </w:t>
        </w:r>
        <w:r w:rsidR="007E01A4" w:rsidRPr="007E01A4">
          <w:rPr>
            <w:szCs w:val="24"/>
            <w:u w:val="single"/>
          </w:rPr>
          <w:t>종류주주</w:t>
        </w:r>
      </w:ins>
      <w:ins w:id="268" w:author="BKL" w:date="2026-10-01T00:11:00Z" w16du:dateUtc="2026-09-30T15:11:00Z">
        <w:r w:rsidR="007E01A4">
          <w:rPr>
            <w:szCs w:val="24"/>
          </w:rPr>
          <w:t>”</w:t>
        </w:r>
      </w:ins>
      <w:ins w:id="269" w:author="BKL" w:date="2026-10-01T00:11:00Z">
        <w:r w:rsidR="007E01A4" w:rsidRPr="007E01A4">
          <w:rPr>
            <w:szCs w:val="24"/>
          </w:rPr>
          <w:t>)</w:t>
        </w:r>
      </w:ins>
      <w:del w:id="270" w:author="BKL" w:date="2026-09-30T23:39:00Z" w16du:dateUtc="2026-09-30T14:39:00Z">
        <w:r w:rsidRPr="00E54C86" w:rsidDel="00EF650C">
          <w:rPr>
            <w:rFonts w:hint="eastAsia"/>
            <w:szCs w:val="24"/>
          </w:rPr>
          <w:delText>엘에프</w:delText>
        </w:r>
      </w:del>
      <w:r w:rsidRPr="00E54C86">
        <w:rPr>
          <w:szCs w:val="24"/>
        </w:rPr>
        <w:t>에게</w:t>
      </w:r>
      <w:r w:rsidRPr="00E54C86">
        <w:rPr>
          <w:szCs w:val="24"/>
        </w:rPr>
        <w:t xml:space="preserve"> 1</w:t>
      </w:r>
      <w:r w:rsidRPr="00E54C86">
        <w:rPr>
          <w:szCs w:val="24"/>
        </w:rPr>
        <w:t>주당</w:t>
      </w:r>
      <w:r w:rsidRPr="00E54C86">
        <w:rPr>
          <w:szCs w:val="24"/>
        </w:rPr>
        <w:t xml:space="preserve"> </w:t>
      </w:r>
      <w:r w:rsidRPr="00E54C86">
        <w:rPr>
          <w:szCs w:val="24"/>
        </w:rPr>
        <w:t>발행가액</w:t>
      </w:r>
      <w:r w:rsidRPr="00E54C86">
        <w:rPr>
          <w:szCs w:val="24"/>
        </w:rPr>
        <w:t xml:space="preserve"> </w:t>
      </w:r>
      <w:r w:rsidRPr="00E54C86">
        <w:rPr>
          <w:szCs w:val="24"/>
        </w:rPr>
        <w:t>기준의</w:t>
      </w:r>
      <w:r w:rsidRPr="00E54C86">
        <w:rPr>
          <w:szCs w:val="24"/>
        </w:rPr>
        <w:t xml:space="preserve"> </w:t>
      </w:r>
      <w:r w:rsidRPr="00E54C86">
        <w:rPr>
          <w:szCs w:val="24"/>
        </w:rPr>
        <w:t>감자대금이</w:t>
      </w:r>
      <w:r w:rsidRPr="00E54C86">
        <w:rPr>
          <w:szCs w:val="24"/>
        </w:rPr>
        <w:t xml:space="preserve"> </w:t>
      </w:r>
      <w:r w:rsidRPr="00E54C86">
        <w:rPr>
          <w:szCs w:val="24"/>
        </w:rPr>
        <w:t>지급되도록</w:t>
      </w:r>
      <w:r w:rsidRPr="00E54C86">
        <w:rPr>
          <w:szCs w:val="24"/>
        </w:rPr>
        <w:t xml:space="preserve"> </w:t>
      </w:r>
      <w:r w:rsidRPr="00E54C86">
        <w:rPr>
          <w:szCs w:val="24"/>
        </w:rPr>
        <w:t>한다</w:t>
      </w:r>
      <w:r w:rsidRPr="00E54C86">
        <w:rPr>
          <w:szCs w:val="24"/>
        </w:rPr>
        <w:t>.</w:t>
      </w:r>
      <w:r>
        <w:rPr>
          <w:rFonts w:hint="eastAsia"/>
          <w:szCs w:val="24"/>
        </w:rPr>
        <w:t xml:space="preserve"> </w:t>
      </w:r>
      <w:r w:rsidR="00790ABC" w:rsidRPr="00790ABC">
        <w:rPr>
          <w:szCs w:val="24"/>
        </w:rPr>
        <w:t>다만</w:t>
      </w:r>
      <w:r w:rsidR="00790ABC" w:rsidRPr="00790ABC">
        <w:rPr>
          <w:szCs w:val="24"/>
        </w:rPr>
        <w:t xml:space="preserve">, </w:t>
      </w:r>
      <w:r w:rsidR="00790ABC" w:rsidRPr="00790ABC">
        <w:rPr>
          <w:szCs w:val="24"/>
        </w:rPr>
        <w:t>자본금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감소에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따른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채권자보호절차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등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관련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법령상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절차의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소요기간으로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인하여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위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기한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내에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완료할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수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없는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경우에는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그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절차의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종료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후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지체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없이</w:t>
      </w:r>
      <w:r w:rsidR="00790ABC" w:rsidRPr="00790ABC">
        <w:rPr>
          <w:szCs w:val="24"/>
        </w:rPr>
        <w:t xml:space="preserve">, </w:t>
      </w:r>
      <w:r w:rsidR="00790ABC" w:rsidRPr="00790ABC">
        <w:rPr>
          <w:szCs w:val="24"/>
        </w:rPr>
        <w:t>늦어도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위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기한으로부터</w:t>
      </w:r>
      <w:r w:rsidR="00790ABC" w:rsidRPr="00790ABC">
        <w:rPr>
          <w:szCs w:val="24"/>
        </w:rPr>
        <w:t xml:space="preserve"> [</w:t>
      </w:r>
      <w:del w:id="271" w:author="BKL" w:date="2026-10-01T11:13:00Z" w16du:dateUtc="2026-10-01T02:13:00Z">
        <w:r w:rsidR="00790ABC" w:rsidRPr="00790ABC" w:rsidDel="00C01480">
          <w:rPr>
            <w:szCs w:val="24"/>
          </w:rPr>
          <w:delText>3</w:delText>
        </w:r>
      </w:del>
      <w:ins w:id="272" w:author="BKL" w:date="2026-10-01T11:13:00Z" w16du:dateUtc="2026-10-01T02:13:00Z">
        <w:r w:rsidR="00C01480">
          <w:rPr>
            <w:rFonts w:hint="eastAsia"/>
            <w:szCs w:val="24"/>
          </w:rPr>
          <w:t>2</w:t>
        </w:r>
      </w:ins>
      <w:r w:rsidR="00790ABC" w:rsidRPr="00790ABC">
        <w:rPr>
          <w:szCs w:val="24"/>
        </w:rPr>
        <w:t>]</w:t>
      </w:r>
      <w:r w:rsidR="00790ABC" w:rsidRPr="00790ABC">
        <w:rPr>
          <w:szCs w:val="24"/>
        </w:rPr>
        <w:t>개월이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되는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날까지</w:t>
      </w:r>
      <w:ins w:id="273" w:author="BKL" w:date="2026-10-01T00:12:00Z" w16du:dateUtc="2026-09-30T15:12:00Z">
        <w:r w:rsidR="007E01A4" w:rsidRPr="007E01A4">
          <w:rPr>
            <w:szCs w:val="24"/>
          </w:rPr>
          <w:t>(</w:t>
        </w:r>
        <w:r w:rsidR="007E01A4" w:rsidRPr="007E01A4">
          <w:rPr>
            <w:szCs w:val="24"/>
          </w:rPr>
          <w:t>이하</w:t>
        </w:r>
        <w:r w:rsidR="007E01A4" w:rsidRPr="007E01A4">
          <w:rPr>
            <w:szCs w:val="24"/>
          </w:rPr>
          <w:t xml:space="preserve"> </w:t>
        </w:r>
        <w:r w:rsidR="007E01A4">
          <w:rPr>
            <w:szCs w:val="24"/>
          </w:rPr>
          <w:t>“</w:t>
        </w:r>
        <w:r w:rsidR="007E01A4" w:rsidRPr="007E01A4">
          <w:rPr>
            <w:szCs w:val="24"/>
            <w:u w:val="single"/>
          </w:rPr>
          <w:t>감자약정기한</w:t>
        </w:r>
        <w:r w:rsidR="007E01A4">
          <w:rPr>
            <w:szCs w:val="24"/>
          </w:rPr>
          <w:t>”</w:t>
        </w:r>
        <w:r w:rsidR="007E01A4" w:rsidRPr="007E01A4">
          <w:rPr>
            <w:szCs w:val="24"/>
          </w:rPr>
          <w:t>)</w:t>
        </w:r>
      </w:ins>
      <w:r w:rsidR="00790ABC" w:rsidRPr="00790ABC">
        <w:rPr>
          <w:szCs w:val="24"/>
        </w:rPr>
        <w:t xml:space="preserve"> </w:t>
      </w:r>
      <w:ins w:id="274" w:author="BKL" w:date="2026-10-02T11:02:00Z" w16du:dateUtc="2026-10-02T02:02:00Z">
        <w:r w:rsidR="009259ED">
          <w:rPr>
            <w:rFonts w:hint="eastAsia"/>
            <w:szCs w:val="24"/>
          </w:rPr>
          <w:t>감자대금의</w:t>
        </w:r>
        <w:r w:rsidR="009259ED">
          <w:rPr>
            <w:rFonts w:hint="eastAsia"/>
            <w:szCs w:val="24"/>
          </w:rPr>
          <w:t xml:space="preserve"> </w:t>
        </w:r>
        <w:r w:rsidR="009259ED">
          <w:rPr>
            <w:rFonts w:hint="eastAsia"/>
            <w:szCs w:val="24"/>
          </w:rPr>
          <w:t>지급이</w:t>
        </w:r>
        <w:r w:rsidR="009259ED">
          <w:rPr>
            <w:rFonts w:hint="eastAsia"/>
            <w:szCs w:val="24"/>
          </w:rPr>
          <w:t xml:space="preserve"> </w:t>
        </w:r>
      </w:ins>
      <w:r w:rsidR="00790ABC" w:rsidRPr="00790ABC">
        <w:rPr>
          <w:szCs w:val="24"/>
        </w:rPr>
        <w:t>완료되도록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한다</w:t>
      </w:r>
      <w:r w:rsidR="00790ABC" w:rsidRPr="00790ABC">
        <w:rPr>
          <w:szCs w:val="24"/>
        </w:rPr>
        <w:t>.</w:t>
      </w:r>
      <w:r w:rsidR="00790ABC">
        <w:rPr>
          <w:rFonts w:hint="eastAsia"/>
          <w:szCs w:val="24"/>
        </w:rPr>
        <w:t xml:space="preserve"> </w:t>
      </w:r>
      <w:del w:id="275" w:author="BKL" w:date="2026-10-01T00:12:00Z" w16du:dateUtc="2026-09-30T15:12:00Z">
        <w:r w:rsidRPr="00E54C86" w:rsidDel="007E01A4">
          <w:rPr>
            <w:szCs w:val="24"/>
          </w:rPr>
          <w:delText>위</w:delText>
        </w:r>
        <w:r w:rsidRPr="00E54C86" w:rsidDel="007E01A4">
          <w:rPr>
            <w:szCs w:val="24"/>
          </w:rPr>
          <w:delText xml:space="preserve"> </w:delText>
        </w:r>
        <w:r w:rsidRPr="00E54C86" w:rsidDel="007E01A4">
          <w:rPr>
            <w:szCs w:val="24"/>
          </w:rPr>
          <w:delText>기한까지</w:delText>
        </w:r>
        <w:r w:rsidRPr="00E54C86" w:rsidDel="007E01A4">
          <w:rPr>
            <w:szCs w:val="24"/>
          </w:rPr>
          <w:delText xml:space="preserve"> </w:delText>
        </w:r>
        <w:r w:rsidRPr="00E54C86" w:rsidDel="007E01A4">
          <w:rPr>
            <w:szCs w:val="24"/>
          </w:rPr>
          <w:delText>유상감자가</w:delText>
        </w:r>
        <w:r w:rsidRPr="00E54C86" w:rsidDel="007E01A4">
          <w:rPr>
            <w:szCs w:val="24"/>
          </w:rPr>
          <w:delText xml:space="preserve"> </w:delText>
        </w:r>
        <w:r w:rsidRPr="00E54C86" w:rsidDel="007E01A4">
          <w:rPr>
            <w:szCs w:val="24"/>
          </w:rPr>
          <w:delText>완료되지</w:delText>
        </w:r>
        <w:r w:rsidRPr="00E54C86" w:rsidDel="007E01A4">
          <w:rPr>
            <w:szCs w:val="24"/>
          </w:rPr>
          <w:delText xml:space="preserve"> </w:delText>
        </w:r>
        <w:r w:rsidRPr="00E54C86" w:rsidDel="007E01A4">
          <w:rPr>
            <w:szCs w:val="24"/>
          </w:rPr>
          <w:delText>아니한</w:delText>
        </w:r>
        <w:r w:rsidRPr="00E54C86" w:rsidDel="007E01A4">
          <w:rPr>
            <w:szCs w:val="24"/>
          </w:rPr>
          <w:delText xml:space="preserve"> </w:delText>
        </w:r>
        <w:r w:rsidRPr="00E54C86" w:rsidDel="007E01A4">
          <w:rPr>
            <w:szCs w:val="24"/>
          </w:rPr>
          <w:delText>경우</w:delText>
        </w:r>
        <w:r w:rsidRPr="00E54C86" w:rsidDel="007E01A4">
          <w:rPr>
            <w:szCs w:val="24"/>
          </w:rPr>
          <w:delText xml:space="preserve"> </w:delText>
        </w:r>
      </w:del>
      <w:del w:id="276" w:author="BKL" w:date="2026-09-30T23:39:00Z" w16du:dateUtc="2026-09-30T14:39:00Z">
        <w:r w:rsidR="001C72E9" w:rsidRPr="001C72E9" w:rsidDel="00EF650C">
          <w:rPr>
            <w:rFonts w:hint="eastAsia"/>
            <w:szCs w:val="24"/>
          </w:rPr>
          <w:delText>엘에프는</w:delText>
        </w:r>
      </w:del>
      <w:del w:id="277" w:author="BKL" w:date="2026-10-01T00:12:00Z" w16du:dateUtc="2026-09-30T15:12:00Z">
        <w:r w:rsidR="001C72E9" w:rsidRPr="001C72E9" w:rsidDel="007E01A4">
          <w:rPr>
            <w:rFonts w:hint="eastAsia"/>
            <w:szCs w:val="24"/>
          </w:rPr>
          <w:delText xml:space="preserve"> </w:delText>
        </w:r>
        <w:r w:rsidR="001C72E9" w:rsidRPr="001C72E9" w:rsidDel="007E01A4">
          <w:rPr>
            <w:rFonts w:hint="eastAsia"/>
            <w:szCs w:val="24"/>
          </w:rPr>
          <w:delText>대상회사에</w:delText>
        </w:r>
        <w:r w:rsidR="001C72E9" w:rsidRPr="001C72E9" w:rsidDel="007E01A4">
          <w:rPr>
            <w:rFonts w:hint="eastAsia"/>
            <w:szCs w:val="24"/>
          </w:rPr>
          <w:delText xml:space="preserve"> </w:delText>
        </w:r>
        <w:r w:rsidR="001C72E9" w:rsidRPr="001C72E9" w:rsidDel="007E01A4">
          <w:rPr>
            <w:rFonts w:hint="eastAsia"/>
            <w:szCs w:val="24"/>
          </w:rPr>
          <w:delText>대한</w:delText>
        </w:r>
        <w:r w:rsidR="001C72E9" w:rsidRPr="001C72E9" w:rsidDel="007E01A4">
          <w:rPr>
            <w:rFonts w:hint="eastAsia"/>
            <w:szCs w:val="24"/>
          </w:rPr>
          <w:delText xml:space="preserve"> </w:delText>
        </w:r>
        <w:r w:rsidR="001C72E9" w:rsidRPr="001C72E9" w:rsidDel="007E01A4">
          <w:rPr>
            <w:rFonts w:hint="eastAsia"/>
            <w:szCs w:val="24"/>
          </w:rPr>
          <w:delText>서면</w:delText>
        </w:r>
        <w:r w:rsidR="001C72E9" w:rsidRPr="001C72E9" w:rsidDel="007E01A4">
          <w:rPr>
            <w:rFonts w:hint="eastAsia"/>
            <w:szCs w:val="24"/>
          </w:rPr>
          <w:delText xml:space="preserve"> </w:delText>
        </w:r>
        <w:r w:rsidR="001C72E9" w:rsidRPr="001C72E9" w:rsidDel="007E01A4">
          <w:rPr>
            <w:rFonts w:hint="eastAsia"/>
            <w:szCs w:val="24"/>
          </w:rPr>
          <w:delText>통지로</w:delText>
        </w:r>
        <w:r w:rsidR="001C72E9" w:rsidRPr="001C72E9" w:rsidDel="007E01A4">
          <w:rPr>
            <w:rFonts w:hint="eastAsia"/>
            <w:szCs w:val="24"/>
          </w:rPr>
          <w:delText xml:space="preserve"> </w:delText>
        </w:r>
        <w:r w:rsidR="001C72E9" w:rsidRPr="001C72E9" w:rsidDel="007E01A4">
          <w:rPr>
            <w:rFonts w:hint="eastAsia"/>
            <w:szCs w:val="24"/>
          </w:rPr>
          <w:delText>제</w:delText>
        </w:r>
        <w:r w:rsidR="001C72E9" w:rsidRPr="001C72E9" w:rsidDel="007E01A4">
          <w:rPr>
            <w:rFonts w:hint="eastAsia"/>
            <w:szCs w:val="24"/>
          </w:rPr>
          <w:delText>3</w:delText>
        </w:r>
        <w:r w:rsidR="001C72E9" w:rsidRPr="001C72E9" w:rsidDel="007E01A4">
          <w:rPr>
            <w:rFonts w:hint="eastAsia"/>
            <w:szCs w:val="24"/>
          </w:rPr>
          <w:delText>종</w:delText>
        </w:r>
        <w:r w:rsidR="001C72E9" w:rsidRPr="001C72E9" w:rsidDel="007E01A4">
          <w:rPr>
            <w:rFonts w:hint="eastAsia"/>
            <w:szCs w:val="24"/>
          </w:rPr>
          <w:delText xml:space="preserve"> </w:delText>
        </w:r>
        <w:r w:rsidR="001C72E9" w:rsidRPr="001C72E9" w:rsidDel="007E01A4">
          <w:rPr>
            <w:rFonts w:hint="eastAsia"/>
            <w:szCs w:val="24"/>
          </w:rPr>
          <w:delText>종류주식</w:delText>
        </w:r>
        <w:r w:rsidR="001C72E9" w:rsidRPr="001C72E9" w:rsidDel="007E01A4">
          <w:rPr>
            <w:rFonts w:hint="eastAsia"/>
            <w:szCs w:val="24"/>
          </w:rPr>
          <w:delText xml:space="preserve"> </w:delText>
        </w:r>
        <w:r w:rsidR="001C72E9" w:rsidRPr="001C72E9" w:rsidDel="007E01A4">
          <w:rPr>
            <w:rFonts w:hint="eastAsia"/>
            <w:szCs w:val="24"/>
          </w:rPr>
          <w:delText>전부에</w:delText>
        </w:r>
        <w:r w:rsidR="001C72E9" w:rsidRPr="001C72E9" w:rsidDel="007E01A4">
          <w:rPr>
            <w:rFonts w:hint="eastAsia"/>
            <w:szCs w:val="24"/>
          </w:rPr>
          <w:delText xml:space="preserve"> </w:delText>
        </w:r>
        <w:r w:rsidR="001C72E9" w:rsidRPr="001C72E9" w:rsidDel="007E01A4">
          <w:rPr>
            <w:rFonts w:hint="eastAsia"/>
            <w:szCs w:val="24"/>
          </w:rPr>
          <w:delText>대한</w:delText>
        </w:r>
        <w:r w:rsidR="001C72E9" w:rsidRPr="001C72E9" w:rsidDel="007E01A4">
          <w:rPr>
            <w:rFonts w:hint="eastAsia"/>
            <w:szCs w:val="24"/>
          </w:rPr>
          <w:delText xml:space="preserve"> </w:delText>
        </w:r>
        <w:r w:rsidR="001C72E9" w:rsidRPr="001C72E9" w:rsidDel="007E01A4">
          <w:rPr>
            <w:rFonts w:hint="eastAsia"/>
            <w:szCs w:val="24"/>
          </w:rPr>
          <w:delText>유상감자를</w:delText>
        </w:r>
        <w:r w:rsidR="001C72E9" w:rsidRPr="001C72E9" w:rsidDel="007E01A4">
          <w:rPr>
            <w:rFonts w:hint="eastAsia"/>
            <w:szCs w:val="24"/>
          </w:rPr>
          <w:delText xml:space="preserve"> </w:delText>
        </w:r>
        <w:r w:rsidR="001C72E9" w:rsidRPr="001C72E9" w:rsidDel="007E01A4">
          <w:rPr>
            <w:rFonts w:hint="eastAsia"/>
            <w:szCs w:val="24"/>
          </w:rPr>
          <w:delText>요청하고</w:delText>
        </w:r>
        <w:r w:rsidR="001C72E9" w:rsidRPr="001C72E9" w:rsidDel="007E01A4">
          <w:rPr>
            <w:rFonts w:hint="eastAsia"/>
            <w:szCs w:val="24"/>
          </w:rPr>
          <w:delText xml:space="preserve">, </w:delText>
        </w:r>
        <w:r w:rsidR="001C72E9" w:rsidRPr="001C72E9" w:rsidDel="007E01A4">
          <w:rPr>
            <w:rFonts w:hint="eastAsia"/>
            <w:szCs w:val="24"/>
          </w:rPr>
          <w:delText>그</w:delText>
        </w:r>
        <w:r w:rsidR="001C72E9" w:rsidRPr="001C72E9" w:rsidDel="007E01A4">
          <w:rPr>
            <w:rFonts w:hint="eastAsia"/>
            <w:szCs w:val="24"/>
          </w:rPr>
          <w:delText xml:space="preserve"> </w:delText>
        </w:r>
        <w:r w:rsidR="001C72E9" w:rsidRPr="001C72E9" w:rsidDel="007E01A4">
          <w:rPr>
            <w:rFonts w:hint="eastAsia"/>
            <w:szCs w:val="24"/>
          </w:rPr>
          <w:delText>감자의</w:delText>
        </w:r>
        <w:r w:rsidR="001C72E9" w:rsidRPr="001C72E9" w:rsidDel="007E01A4">
          <w:rPr>
            <w:rFonts w:hint="eastAsia"/>
            <w:szCs w:val="24"/>
          </w:rPr>
          <w:delText xml:space="preserve"> </w:delText>
        </w:r>
        <w:r w:rsidR="001C72E9" w:rsidRPr="001C72E9" w:rsidDel="007E01A4">
          <w:rPr>
            <w:rFonts w:hint="eastAsia"/>
            <w:szCs w:val="24"/>
          </w:rPr>
          <w:delText>희망시기를</w:delText>
        </w:r>
        <w:r w:rsidR="001C72E9" w:rsidRPr="001C72E9" w:rsidDel="007E01A4">
          <w:rPr>
            <w:rFonts w:hint="eastAsia"/>
            <w:szCs w:val="24"/>
          </w:rPr>
          <w:delText xml:space="preserve"> </w:delText>
        </w:r>
        <w:r w:rsidR="001C72E9" w:rsidRPr="001C72E9" w:rsidDel="007E01A4">
          <w:rPr>
            <w:rFonts w:hint="eastAsia"/>
            <w:szCs w:val="24"/>
          </w:rPr>
          <w:delText>지정할</w:delText>
        </w:r>
        <w:r w:rsidR="001C72E9" w:rsidRPr="001C72E9" w:rsidDel="007E01A4">
          <w:rPr>
            <w:rFonts w:hint="eastAsia"/>
            <w:szCs w:val="24"/>
          </w:rPr>
          <w:delText xml:space="preserve"> </w:delText>
        </w:r>
        <w:r w:rsidR="001C72E9" w:rsidRPr="001C72E9" w:rsidDel="007E01A4">
          <w:rPr>
            <w:rFonts w:hint="eastAsia"/>
            <w:szCs w:val="24"/>
          </w:rPr>
          <w:delText>수</w:delText>
        </w:r>
        <w:r w:rsidR="001C72E9" w:rsidRPr="001C72E9" w:rsidDel="007E01A4">
          <w:rPr>
            <w:rFonts w:hint="eastAsia"/>
            <w:szCs w:val="24"/>
          </w:rPr>
          <w:delText xml:space="preserve"> </w:delText>
        </w:r>
        <w:r w:rsidR="001C72E9" w:rsidRPr="001C72E9" w:rsidDel="007E01A4">
          <w:rPr>
            <w:rFonts w:hint="eastAsia"/>
            <w:szCs w:val="24"/>
          </w:rPr>
          <w:delText>있다</w:delText>
        </w:r>
        <w:r w:rsidR="001C72E9" w:rsidRPr="001C72E9" w:rsidDel="007E01A4">
          <w:rPr>
            <w:rFonts w:hint="eastAsia"/>
            <w:szCs w:val="24"/>
          </w:rPr>
          <w:delText>.</w:delText>
        </w:r>
        <w:r w:rsidR="00790ABC" w:rsidDel="007E01A4">
          <w:rPr>
            <w:rFonts w:hint="eastAsia"/>
            <w:szCs w:val="24"/>
          </w:rPr>
          <w:delText xml:space="preserve"> </w:delText>
        </w:r>
      </w:del>
      <w:ins w:id="278" w:author="BKL" w:date="2026-10-02T11:02:00Z" w16du:dateUtc="2026-10-02T02:02:00Z">
        <w:r w:rsidR="009259ED">
          <w:rPr>
            <w:rFonts w:hint="eastAsia"/>
            <w:szCs w:val="24"/>
          </w:rPr>
          <w:t xml:space="preserve"> </w:t>
        </w:r>
        <w:r w:rsidR="009259ED" w:rsidRPr="009E2715">
          <w:rPr>
            <w:szCs w:val="24"/>
            <w:highlight w:val="yellow"/>
          </w:rPr>
          <w:t xml:space="preserve">[BKL Note: </w:t>
        </w:r>
      </w:ins>
      <w:ins w:id="279" w:author="BKL" w:date="2026-10-02T11:18:00Z" w16du:dateUtc="2026-10-02T02:18:00Z">
        <w:r w:rsidR="009E2715">
          <w:rPr>
            <w:rFonts w:hint="eastAsia"/>
            <w:szCs w:val="24"/>
            <w:highlight w:val="yellow"/>
          </w:rPr>
          <w:t>코크렙안양</w:t>
        </w:r>
        <w:r w:rsidR="009E2715">
          <w:rPr>
            <w:rFonts w:hint="eastAsia"/>
            <w:szCs w:val="24"/>
            <w:highlight w:val="yellow"/>
          </w:rPr>
          <w:t xml:space="preserve"> </w:t>
        </w:r>
        <w:r w:rsidR="009E2715">
          <w:rPr>
            <w:rFonts w:hint="eastAsia"/>
            <w:szCs w:val="24"/>
            <w:highlight w:val="yellow"/>
          </w:rPr>
          <w:t>측</w:t>
        </w:r>
        <w:r w:rsidR="009E2715">
          <w:rPr>
            <w:rFonts w:hint="eastAsia"/>
            <w:szCs w:val="24"/>
            <w:highlight w:val="yellow"/>
          </w:rPr>
          <w:t xml:space="preserve"> </w:t>
        </w:r>
        <w:r w:rsidR="009E2715">
          <w:rPr>
            <w:rFonts w:hint="eastAsia"/>
            <w:szCs w:val="24"/>
            <w:highlight w:val="yellow"/>
          </w:rPr>
          <w:t>수정안</w:t>
        </w:r>
        <w:r w:rsidR="009E2715">
          <w:rPr>
            <w:rFonts w:hint="eastAsia"/>
            <w:szCs w:val="24"/>
            <w:highlight w:val="yellow"/>
          </w:rPr>
          <w:t xml:space="preserve"> </w:t>
        </w:r>
        <w:r w:rsidR="009E2715">
          <w:rPr>
            <w:rFonts w:hint="eastAsia"/>
            <w:szCs w:val="24"/>
            <w:highlight w:val="yellow"/>
          </w:rPr>
          <w:t>중</w:t>
        </w:r>
        <w:r w:rsidR="009E2715">
          <w:rPr>
            <w:rFonts w:hint="eastAsia"/>
            <w:szCs w:val="24"/>
            <w:highlight w:val="yellow"/>
          </w:rPr>
          <w:t xml:space="preserve"> </w:t>
        </w:r>
      </w:ins>
      <w:ins w:id="280" w:author="BKL" w:date="2026-10-02T11:02:00Z" w16du:dateUtc="2026-10-02T02:02:00Z">
        <w:r w:rsidR="009259ED" w:rsidRPr="009E2715">
          <w:rPr>
            <w:szCs w:val="24"/>
            <w:highlight w:val="yellow"/>
          </w:rPr>
          <w:t>감자약정기한까지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감자대금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지급을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완료한다는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rFonts w:hint="eastAsia"/>
            <w:szCs w:val="24"/>
            <w:highlight w:val="yellow"/>
          </w:rPr>
          <w:t>내용과</w:t>
        </w:r>
        <w:r w:rsidR="009259ED" w:rsidRPr="009E2715">
          <w:rPr>
            <w:szCs w:val="24"/>
            <w:highlight w:val="yellow"/>
          </w:rPr>
          <w:t xml:space="preserve"> "</w:t>
        </w:r>
        <w:r w:rsidR="009259ED" w:rsidRPr="009E2715">
          <w:rPr>
            <w:szCs w:val="24"/>
            <w:highlight w:val="yellow"/>
          </w:rPr>
          <w:t>정관</w:t>
        </w:r>
        <w:r w:rsidR="009259ED" w:rsidRPr="009E2715">
          <w:rPr>
            <w:szCs w:val="24"/>
            <w:highlight w:val="yellow"/>
          </w:rPr>
          <w:t xml:space="preserve">" </w:t>
        </w:r>
        <w:r w:rsidR="009259ED" w:rsidRPr="009E2715">
          <w:rPr>
            <w:szCs w:val="24"/>
            <w:highlight w:val="yellow"/>
          </w:rPr>
          <w:t>유보문구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삭제는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수용</w:t>
        </w:r>
        <w:r w:rsidR="009259ED" w:rsidRPr="009E2715">
          <w:rPr>
            <w:rFonts w:hint="eastAsia"/>
            <w:szCs w:val="24"/>
            <w:highlight w:val="yellow"/>
          </w:rPr>
          <w:t xml:space="preserve"> </w:t>
        </w:r>
        <w:r w:rsidR="009259ED" w:rsidRPr="009E2715">
          <w:rPr>
            <w:rFonts w:hint="eastAsia"/>
            <w:szCs w:val="24"/>
            <w:highlight w:val="yellow"/>
          </w:rPr>
          <w:t>가능하나</w:t>
        </w:r>
        <w:r w:rsidR="009259ED" w:rsidRPr="009E2715">
          <w:rPr>
            <w:rFonts w:hint="eastAsia"/>
            <w:szCs w:val="24"/>
            <w:highlight w:val="yellow"/>
          </w:rPr>
          <w:t xml:space="preserve">, </w:t>
        </w:r>
        <w:r w:rsidR="009259ED" w:rsidRPr="009E2715">
          <w:rPr>
            <w:szCs w:val="24"/>
            <w:highlight w:val="yellow"/>
          </w:rPr>
          <w:t>“</w:t>
        </w:r>
        <w:r w:rsidR="009259ED" w:rsidRPr="009E2715">
          <w:rPr>
            <w:szCs w:val="24"/>
            <w:highlight w:val="yellow"/>
          </w:rPr>
          <w:t>금융계약</w:t>
        </w:r>
        <w:r w:rsidR="009259ED" w:rsidRPr="009E2715">
          <w:rPr>
            <w:szCs w:val="24"/>
            <w:highlight w:val="yellow"/>
          </w:rPr>
          <w:t xml:space="preserve">” </w:t>
        </w:r>
        <w:r w:rsidR="009259ED" w:rsidRPr="009E2715">
          <w:rPr>
            <w:szCs w:val="24"/>
            <w:highlight w:val="yellow"/>
          </w:rPr>
          <w:t>유보문구는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원</w:t>
        </w:r>
        <w:r w:rsidR="009259ED" w:rsidRPr="009E2715">
          <w:rPr>
            <w:rFonts w:hint="eastAsia"/>
            <w:szCs w:val="24"/>
            <w:highlight w:val="yellow"/>
          </w:rPr>
          <w:t>복</w:t>
        </w:r>
        <w:r w:rsidR="009259ED" w:rsidRPr="009E2715">
          <w:rPr>
            <w:szCs w:val="24"/>
            <w:highlight w:val="yellow"/>
          </w:rPr>
          <w:t>하였습니다</w:t>
        </w:r>
        <w:r w:rsidR="009259ED" w:rsidRPr="009E2715">
          <w:rPr>
            <w:szCs w:val="24"/>
            <w:highlight w:val="yellow"/>
          </w:rPr>
          <w:t xml:space="preserve">. </w:t>
        </w:r>
        <w:r w:rsidR="009259ED" w:rsidRPr="009E2715">
          <w:rPr>
            <w:szCs w:val="24"/>
            <w:highlight w:val="yellow"/>
          </w:rPr>
          <w:t>제</w:t>
        </w:r>
        <w:r w:rsidR="009259ED" w:rsidRPr="009E2715">
          <w:rPr>
            <w:szCs w:val="24"/>
            <w:highlight w:val="yellow"/>
          </w:rPr>
          <w:t>3</w:t>
        </w:r>
        <w:r w:rsidR="009259ED" w:rsidRPr="009E2715">
          <w:rPr>
            <w:szCs w:val="24"/>
            <w:highlight w:val="yellow"/>
          </w:rPr>
          <w:t>종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종류주식의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유상감자는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최초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대출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만기</w:t>
        </w:r>
        <w:r w:rsidR="009259ED" w:rsidRPr="009E2715">
          <w:rPr>
            <w:szCs w:val="24"/>
            <w:highlight w:val="yellow"/>
          </w:rPr>
          <w:t>(24</w:t>
        </w:r>
        <w:r w:rsidR="009259ED" w:rsidRPr="009E2715">
          <w:rPr>
            <w:szCs w:val="24"/>
            <w:highlight w:val="yellow"/>
          </w:rPr>
          <w:t>개월</w:t>
        </w:r>
        <w:r w:rsidR="009259ED" w:rsidRPr="009E2715">
          <w:rPr>
            <w:szCs w:val="24"/>
            <w:highlight w:val="yellow"/>
          </w:rPr>
          <w:t>)</w:t>
        </w:r>
        <w:r w:rsidR="009259ED" w:rsidRPr="009E2715">
          <w:rPr>
            <w:szCs w:val="24"/>
            <w:highlight w:val="yellow"/>
          </w:rPr>
          <w:t>의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리파이낸싱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자금으로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이루어질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예정인데</w:t>
        </w:r>
        <w:r w:rsidR="009259ED" w:rsidRPr="009E2715">
          <w:rPr>
            <w:szCs w:val="24"/>
            <w:highlight w:val="yellow"/>
          </w:rPr>
          <w:t xml:space="preserve">, </w:t>
        </w:r>
        <w:r w:rsidR="009259ED" w:rsidRPr="009E2715">
          <w:rPr>
            <w:szCs w:val="24"/>
            <w:highlight w:val="yellow"/>
          </w:rPr>
          <w:t>리파이낸싱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대주의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조건은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현재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확정할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수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없어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이를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유보하지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않으면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rFonts w:hint="eastAsia"/>
            <w:szCs w:val="24"/>
            <w:highlight w:val="yellow"/>
          </w:rPr>
          <w:t>대주의</w:t>
        </w:r>
        <w:r w:rsidR="009259ED" w:rsidRPr="009E2715">
          <w:rPr>
            <w:rFonts w:hint="eastAsia"/>
            <w:szCs w:val="24"/>
            <w:highlight w:val="yellow"/>
          </w:rPr>
          <w:t xml:space="preserve"> </w:t>
        </w:r>
        <w:r w:rsidR="009259ED" w:rsidRPr="009E2715">
          <w:rPr>
            <w:rFonts w:hint="eastAsia"/>
            <w:szCs w:val="24"/>
            <w:highlight w:val="yellow"/>
          </w:rPr>
          <w:t>입장에</w:t>
        </w:r>
        <w:r w:rsidR="009259ED" w:rsidRPr="009E2715">
          <w:rPr>
            <w:rFonts w:hint="eastAsia"/>
            <w:szCs w:val="24"/>
            <w:highlight w:val="yellow"/>
          </w:rPr>
          <w:t xml:space="preserve"> </w:t>
        </w:r>
        <w:r w:rsidR="009259ED" w:rsidRPr="009E2715">
          <w:rPr>
            <w:rFonts w:hint="eastAsia"/>
            <w:szCs w:val="24"/>
            <w:highlight w:val="yellow"/>
          </w:rPr>
          <w:t>따라</w:t>
        </w:r>
        <w:r w:rsidR="009259ED" w:rsidRPr="009E2715">
          <w:rPr>
            <w:rFonts w:hint="eastAsia"/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대상회사와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주주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당사자들이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rFonts w:hint="eastAsia"/>
            <w:szCs w:val="24"/>
            <w:highlight w:val="yellow"/>
          </w:rPr>
          <w:t>주주간</w:t>
        </w:r>
        <w:r w:rsidR="009259ED" w:rsidRPr="009E2715">
          <w:rPr>
            <w:szCs w:val="24"/>
            <w:highlight w:val="yellow"/>
          </w:rPr>
          <w:t>계약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위반</w:t>
        </w:r>
        <w:r w:rsidR="009259ED" w:rsidRPr="009E2715">
          <w:rPr>
            <w:rFonts w:hint="eastAsia"/>
            <w:szCs w:val="24"/>
            <w:highlight w:val="yellow"/>
          </w:rPr>
          <w:t>의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책임을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지게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rFonts w:hint="eastAsia"/>
            <w:szCs w:val="24"/>
            <w:highlight w:val="yellow"/>
          </w:rPr>
          <w:t>될</w:t>
        </w:r>
        <w:r w:rsidR="009259ED" w:rsidRPr="009E2715">
          <w:rPr>
            <w:rFonts w:hint="eastAsia"/>
            <w:szCs w:val="24"/>
            <w:highlight w:val="yellow"/>
          </w:rPr>
          <w:t xml:space="preserve"> </w:t>
        </w:r>
        <w:r w:rsidR="009259ED" w:rsidRPr="009E2715">
          <w:rPr>
            <w:rFonts w:hint="eastAsia"/>
            <w:szCs w:val="24"/>
            <w:highlight w:val="yellow"/>
          </w:rPr>
          <w:t>가능성이</w:t>
        </w:r>
        <w:r w:rsidR="009259ED" w:rsidRPr="009E2715">
          <w:rPr>
            <w:rFonts w:hint="eastAsia"/>
            <w:szCs w:val="24"/>
            <w:highlight w:val="yellow"/>
          </w:rPr>
          <w:t xml:space="preserve"> </w:t>
        </w:r>
        <w:r w:rsidR="009259ED" w:rsidRPr="009E2715">
          <w:rPr>
            <w:rFonts w:hint="eastAsia"/>
            <w:szCs w:val="24"/>
            <w:highlight w:val="yellow"/>
          </w:rPr>
          <w:t>있습</w:t>
        </w:r>
        <w:r w:rsidR="009259ED" w:rsidRPr="009E2715">
          <w:rPr>
            <w:szCs w:val="24"/>
            <w:highlight w:val="yellow"/>
          </w:rPr>
          <w:t>니다</w:t>
        </w:r>
        <w:r w:rsidR="009259ED" w:rsidRPr="009E2715">
          <w:rPr>
            <w:szCs w:val="24"/>
            <w:highlight w:val="yellow"/>
          </w:rPr>
          <w:t>.</w:t>
        </w:r>
        <w:r w:rsidR="009259ED" w:rsidRPr="009E2715">
          <w:rPr>
            <w:rFonts w:hint="eastAsia"/>
            <w:szCs w:val="24"/>
            <w:highlight w:val="yellow"/>
          </w:rPr>
          <w:t xml:space="preserve"> </w:t>
        </w:r>
        <w:r w:rsidR="009259ED" w:rsidRPr="009E2715">
          <w:rPr>
            <w:rFonts w:hint="eastAsia"/>
            <w:szCs w:val="24"/>
            <w:highlight w:val="yellow"/>
          </w:rPr>
          <w:t>대신</w:t>
        </w:r>
        <w:r w:rsidR="009259ED" w:rsidRPr="009E2715">
          <w:rPr>
            <w:rFonts w:hint="eastAsia"/>
            <w:szCs w:val="24"/>
            <w:highlight w:val="yellow"/>
          </w:rPr>
          <w:t xml:space="preserve">, </w:t>
        </w:r>
        <w:r w:rsidR="009259ED" w:rsidRPr="009E2715">
          <w:rPr>
            <w:rFonts w:hint="eastAsia"/>
            <w:szCs w:val="24"/>
            <w:highlight w:val="yellow"/>
          </w:rPr>
          <w:t>제</w:t>
        </w:r>
        <w:r w:rsidR="009259ED" w:rsidRPr="009E2715">
          <w:rPr>
            <w:rFonts w:hint="eastAsia"/>
            <w:szCs w:val="24"/>
            <w:highlight w:val="yellow"/>
          </w:rPr>
          <w:t>5.2</w:t>
        </w:r>
        <w:r w:rsidR="009259ED" w:rsidRPr="009E2715">
          <w:rPr>
            <w:rFonts w:hint="eastAsia"/>
            <w:szCs w:val="24"/>
            <w:highlight w:val="yellow"/>
          </w:rPr>
          <w:t>조에서</w:t>
        </w:r>
        <w:r w:rsidR="009259ED" w:rsidRPr="009E2715">
          <w:rPr>
            <w:rFonts w:hint="eastAsia"/>
            <w:szCs w:val="24"/>
            <w:highlight w:val="yellow"/>
          </w:rPr>
          <w:t xml:space="preserve"> </w:t>
        </w:r>
        <w:r w:rsidR="009259ED" w:rsidRPr="009E2715">
          <w:rPr>
            <w:rFonts w:hint="eastAsia"/>
            <w:szCs w:val="24"/>
            <w:highlight w:val="yellow"/>
          </w:rPr>
          <w:t>금융계약에</w:t>
        </w:r>
        <w:r w:rsidR="009259ED" w:rsidRPr="009E2715">
          <w:rPr>
            <w:rFonts w:hint="eastAsia"/>
            <w:szCs w:val="24"/>
            <w:highlight w:val="yellow"/>
          </w:rPr>
          <w:t xml:space="preserve"> </w:t>
        </w:r>
        <w:r w:rsidR="009259ED" w:rsidRPr="009E2715">
          <w:rPr>
            <w:rFonts w:hint="eastAsia"/>
            <w:szCs w:val="24"/>
            <w:highlight w:val="yellow"/>
          </w:rPr>
          <w:t>반영할</w:t>
        </w:r>
        <w:r w:rsidR="009259ED" w:rsidRPr="009E2715">
          <w:rPr>
            <w:rFonts w:hint="eastAsia"/>
            <w:szCs w:val="24"/>
            <w:highlight w:val="yellow"/>
          </w:rPr>
          <w:t xml:space="preserve"> </w:t>
        </w:r>
        <w:r w:rsidR="009259ED" w:rsidRPr="009E2715">
          <w:rPr>
            <w:rFonts w:hint="eastAsia"/>
            <w:szCs w:val="24"/>
            <w:highlight w:val="yellow"/>
          </w:rPr>
          <w:t>수</w:t>
        </w:r>
        <w:r w:rsidR="009259ED" w:rsidRPr="009E2715">
          <w:rPr>
            <w:rFonts w:hint="eastAsia"/>
            <w:szCs w:val="24"/>
            <w:highlight w:val="yellow"/>
          </w:rPr>
          <w:t xml:space="preserve"> </w:t>
        </w:r>
        <w:r w:rsidR="009259ED" w:rsidRPr="009E2715">
          <w:rPr>
            <w:rFonts w:hint="eastAsia"/>
            <w:szCs w:val="24"/>
            <w:highlight w:val="yellow"/>
          </w:rPr>
          <w:t>있도록</w:t>
        </w:r>
        <w:r w:rsidR="009259ED" w:rsidRPr="009E2715">
          <w:rPr>
            <w:rFonts w:hint="eastAsia"/>
            <w:szCs w:val="24"/>
            <w:highlight w:val="yellow"/>
          </w:rPr>
          <w:t xml:space="preserve"> </w:t>
        </w:r>
        <w:r w:rsidR="009259ED" w:rsidRPr="009E2715">
          <w:rPr>
            <w:rFonts w:hint="eastAsia"/>
            <w:szCs w:val="24"/>
            <w:highlight w:val="yellow"/>
          </w:rPr>
          <w:t>노력을</w:t>
        </w:r>
        <w:r w:rsidR="009259ED" w:rsidRPr="009E2715">
          <w:rPr>
            <w:rFonts w:hint="eastAsia"/>
            <w:szCs w:val="24"/>
            <w:highlight w:val="yellow"/>
          </w:rPr>
          <w:t xml:space="preserve"> </w:t>
        </w:r>
        <w:r w:rsidR="009259ED" w:rsidRPr="009E2715">
          <w:rPr>
            <w:rFonts w:hint="eastAsia"/>
            <w:szCs w:val="24"/>
            <w:highlight w:val="yellow"/>
          </w:rPr>
          <w:t>다한다고</w:t>
        </w:r>
        <w:r w:rsidR="009259ED" w:rsidRPr="009E2715">
          <w:rPr>
            <w:rFonts w:hint="eastAsia"/>
            <w:szCs w:val="24"/>
            <w:highlight w:val="yellow"/>
          </w:rPr>
          <w:t xml:space="preserve"> </w:t>
        </w:r>
        <w:r w:rsidR="009259ED" w:rsidRPr="009E2715">
          <w:rPr>
            <w:rFonts w:hint="eastAsia"/>
            <w:szCs w:val="24"/>
            <w:highlight w:val="yellow"/>
          </w:rPr>
          <w:t>규정하여</w:t>
        </w:r>
        <w:r w:rsidR="009259ED" w:rsidRPr="009E2715">
          <w:rPr>
            <w:rFonts w:hint="eastAsia"/>
            <w:szCs w:val="24"/>
            <w:highlight w:val="yellow"/>
          </w:rPr>
          <w:t xml:space="preserve"> </w:t>
        </w:r>
        <w:r w:rsidR="009259ED" w:rsidRPr="009E2715">
          <w:rPr>
            <w:rFonts w:hint="eastAsia"/>
            <w:szCs w:val="24"/>
            <w:highlight w:val="yellow"/>
          </w:rPr>
          <w:t>대상회사가</w:t>
        </w:r>
        <w:r w:rsidR="009259ED" w:rsidRPr="009E2715">
          <w:rPr>
            <w:rFonts w:hint="eastAsia"/>
            <w:szCs w:val="24"/>
            <w:highlight w:val="yellow"/>
          </w:rPr>
          <w:t xml:space="preserve"> </w:t>
        </w:r>
        <w:r w:rsidR="009259ED" w:rsidRPr="009E2715">
          <w:rPr>
            <w:rFonts w:hint="eastAsia"/>
            <w:szCs w:val="24"/>
            <w:highlight w:val="yellow"/>
          </w:rPr>
          <w:t>금융계약상</w:t>
        </w:r>
        <w:r w:rsidR="009259ED" w:rsidRPr="009E2715">
          <w:rPr>
            <w:rFonts w:hint="eastAsia"/>
            <w:szCs w:val="24"/>
            <w:highlight w:val="yellow"/>
          </w:rPr>
          <w:t xml:space="preserve"> </w:t>
        </w:r>
        <w:r w:rsidR="009259ED" w:rsidRPr="009E2715">
          <w:rPr>
            <w:rFonts w:hint="eastAsia"/>
            <w:szCs w:val="24"/>
            <w:highlight w:val="yellow"/>
          </w:rPr>
          <w:t>리스크를</w:t>
        </w:r>
        <w:r w:rsidR="009259ED" w:rsidRPr="009E2715">
          <w:rPr>
            <w:rFonts w:hint="eastAsia"/>
            <w:szCs w:val="24"/>
            <w:highlight w:val="yellow"/>
          </w:rPr>
          <w:t xml:space="preserve"> </w:t>
        </w:r>
        <w:r w:rsidR="009259ED" w:rsidRPr="009E2715">
          <w:rPr>
            <w:rFonts w:hint="eastAsia"/>
            <w:szCs w:val="24"/>
            <w:highlight w:val="yellow"/>
          </w:rPr>
          <w:t>관리하도록</w:t>
        </w:r>
        <w:r w:rsidR="009259ED" w:rsidRPr="009E2715">
          <w:rPr>
            <w:rFonts w:hint="eastAsia"/>
            <w:szCs w:val="24"/>
            <w:highlight w:val="yellow"/>
          </w:rPr>
          <w:t xml:space="preserve"> </w:t>
        </w:r>
        <w:r w:rsidR="009259ED" w:rsidRPr="009E2715">
          <w:rPr>
            <w:rFonts w:hint="eastAsia"/>
            <w:szCs w:val="24"/>
            <w:highlight w:val="yellow"/>
          </w:rPr>
          <w:t>하는</w:t>
        </w:r>
        <w:r w:rsidR="009259ED" w:rsidRPr="009E2715">
          <w:rPr>
            <w:rFonts w:hint="eastAsia"/>
            <w:szCs w:val="24"/>
            <w:highlight w:val="yellow"/>
          </w:rPr>
          <w:t xml:space="preserve"> </w:t>
        </w:r>
        <w:r w:rsidR="009259ED" w:rsidRPr="009E2715">
          <w:rPr>
            <w:rFonts w:hint="eastAsia"/>
            <w:szCs w:val="24"/>
            <w:highlight w:val="yellow"/>
          </w:rPr>
          <w:t>것이</w:t>
        </w:r>
        <w:r w:rsidR="009259ED" w:rsidRPr="009E2715">
          <w:rPr>
            <w:rFonts w:hint="eastAsia"/>
            <w:szCs w:val="24"/>
            <w:highlight w:val="yellow"/>
          </w:rPr>
          <w:t xml:space="preserve"> </w:t>
        </w:r>
        <w:r w:rsidR="009259ED" w:rsidRPr="009E2715">
          <w:rPr>
            <w:rFonts w:hint="eastAsia"/>
            <w:szCs w:val="24"/>
            <w:highlight w:val="yellow"/>
          </w:rPr>
          <w:t>합리적이라고</w:t>
        </w:r>
        <w:r w:rsidR="009259ED" w:rsidRPr="009E2715">
          <w:rPr>
            <w:rFonts w:hint="eastAsia"/>
            <w:szCs w:val="24"/>
            <w:highlight w:val="yellow"/>
          </w:rPr>
          <w:t xml:space="preserve"> </w:t>
        </w:r>
        <w:r w:rsidR="009259ED" w:rsidRPr="009E2715">
          <w:rPr>
            <w:rFonts w:hint="eastAsia"/>
            <w:szCs w:val="24"/>
            <w:highlight w:val="yellow"/>
          </w:rPr>
          <w:t>생각됩니다</w:t>
        </w:r>
        <w:r w:rsidR="009259ED" w:rsidRPr="009E2715">
          <w:rPr>
            <w:rFonts w:hint="eastAsia"/>
            <w:szCs w:val="24"/>
            <w:highlight w:val="yellow"/>
          </w:rPr>
          <w:t>.]</w:t>
        </w:r>
      </w:ins>
    </w:p>
    <w:p w14:paraId="7A03F7B2" w14:textId="626D4770" w:rsidR="001C72E9" w:rsidRDefault="001C72E9" w:rsidP="001C72E9">
      <w:pPr>
        <w:pStyle w:val="2"/>
        <w:spacing w:before="60" w:line="312" w:lineRule="auto"/>
        <w:ind w:left="851" w:hanging="851"/>
        <w:rPr>
          <w:ins w:id="281" w:author="BKL" w:date="2026-10-01T00:16:00Z" w16du:dateUtc="2026-09-30T15:16:00Z"/>
          <w:szCs w:val="24"/>
        </w:rPr>
      </w:pPr>
      <w:r w:rsidRPr="001C72E9">
        <w:rPr>
          <w:rFonts w:hint="eastAsia"/>
          <w:szCs w:val="24"/>
        </w:rPr>
        <w:t>대상회사는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제</w:t>
      </w:r>
      <w:r w:rsidRPr="001C72E9">
        <w:rPr>
          <w:rFonts w:hint="eastAsia"/>
          <w:szCs w:val="24"/>
        </w:rPr>
        <w:t>5.1</w:t>
      </w:r>
      <w:r w:rsidRPr="001C72E9">
        <w:rPr>
          <w:rFonts w:hint="eastAsia"/>
          <w:szCs w:val="24"/>
        </w:rPr>
        <w:t>조</w:t>
      </w:r>
      <w:ins w:id="282" w:author="BKL" w:date="2026-10-01T00:13:00Z">
        <w:r w:rsidR="007E01A4" w:rsidRPr="007E01A4">
          <w:rPr>
            <w:szCs w:val="24"/>
          </w:rPr>
          <w:t>의</w:t>
        </w:r>
        <w:r w:rsidR="007E01A4" w:rsidRPr="007E01A4">
          <w:rPr>
            <w:szCs w:val="24"/>
          </w:rPr>
          <w:t xml:space="preserve"> </w:t>
        </w:r>
        <w:r w:rsidR="007E01A4" w:rsidRPr="007E01A4">
          <w:rPr>
            <w:szCs w:val="24"/>
          </w:rPr>
          <w:t>이행을</w:t>
        </w:r>
        <w:r w:rsidR="007E01A4" w:rsidRPr="007E01A4">
          <w:rPr>
            <w:szCs w:val="24"/>
          </w:rPr>
          <w:t xml:space="preserve"> </w:t>
        </w:r>
        <w:r w:rsidR="007E01A4" w:rsidRPr="007E01A4">
          <w:rPr>
            <w:szCs w:val="24"/>
          </w:rPr>
          <w:t>위하여</w:t>
        </w:r>
      </w:ins>
      <w:ins w:id="283" w:author="BKL" w:date="2026-10-02T11:03:00Z" w16du:dateUtc="2026-10-02T02:03:00Z">
        <w:r w:rsidR="009259ED">
          <w:rPr>
            <w:rFonts w:hint="eastAsia"/>
            <w:szCs w:val="24"/>
          </w:rPr>
          <w:t xml:space="preserve"> </w:t>
        </w:r>
        <w:r w:rsidR="009259ED">
          <w:rPr>
            <w:rFonts w:hint="eastAsia"/>
            <w:szCs w:val="24"/>
          </w:rPr>
          <w:t>필요한</w:t>
        </w:r>
        <w:r w:rsidR="009259ED">
          <w:rPr>
            <w:rFonts w:hint="eastAsia"/>
            <w:szCs w:val="24"/>
          </w:rPr>
          <w:t xml:space="preserve"> </w:t>
        </w:r>
        <w:r w:rsidR="009259ED">
          <w:rPr>
            <w:rFonts w:hint="eastAsia"/>
            <w:szCs w:val="24"/>
          </w:rPr>
          <w:t>사항이</w:t>
        </w:r>
      </w:ins>
      <w:del w:id="284" w:author="BKL" w:date="2026-10-01T00:13:00Z" w16du:dateUtc="2026-09-30T15:13:00Z">
        <w:r w:rsidRPr="001C72E9" w:rsidDel="007E01A4">
          <w:rPr>
            <w:rFonts w:hint="eastAsia"/>
            <w:szCs w:val="24"/>
          </w:rPr>
          <w:delText>에</w:delText>
        </w:r>
        <w:r w:rsidRPr="001C72E9" w:rsidDel="007E01A4">
          <w:rPr>
            <w:rFonts w:hint="eastAsia"/>
            <w:szCs w:val="24"/>
          </w:rPr>
          <w:delText xml:space="preserve"> </w:delText>
        </w:r>
        <w:r w:rsidRPr="001C72E9" w:rsidDel="007E01A4">
          <w:rPr>
            <w:rFonts w:hint="eastAsia"/>
            <w:szCs w:val="24"/>
          </w:rPr>
          <w:delText>따른</w:delText>
        </w:r>
        <w:r w:rsidRPr="001C72E9" w:rsidDel="007E01A4">
          <w:rPr>
            <w:rFonts w:hint="eastAsia"/>
            <w:szCs w:val="24"/>
          </w:rPr>
          <w:delText xml:space="preserve"> </w:delText>
        </w:r>
        <w:r w:rsidRPr="001C72E9" w:rsidDel="007E01A4">
          <w:rPr>
            <w:rFonts w:hint="eastAsia"/>
            <w:szCs w:val="24"/>
          </w:rPr>
          <w:delText>요청을</w:delText>
        </w:r>
        <w:r w:rsidRPr="001C72E9" w:rsidDel="007E01A4">
          <w:rPr>
            <w:rFonts w:hint="eastAsia"/>
            <w:szCs w:val="24"/>
          </w:rPr>
          <w:delText xml:space="preserve"> </w:delText>
        </w:r>
        <w:r w:rsidRPr="001C72E9" w:rsidDel="007E01A4">
          <w:rPr>
            <w:rFonts w:hint="eastAsia"/>
            <w:szCs w:val="24"/>
          </w:rPr>
          <w:delText>받은</w:delText>
        </w:r>
        <w:r w:rsidRPr="001C72E9" w:rsidDel="007E01A4">
          <w:rPr>
            <w:rFonts w:hint="eastAsia"/>
            <w:szCs w:val="24"/>
          </w:rPr>
          <w:delText xml:space="preserve"> </w:delText>
        </w:r>
        <w:r w:rsidRPr="001C72E9" w:rsidDel="007E01A4">
          <w:rPr>
            <w:rFonts w:hint="eastAsia"/>
            <w:szCs w:val="24"/>
          </w:rPr>
          <w:delText>경우</w:delText>
        </w:r>
      </w:del>
      <w:del w:id="285" w:author="BKL" w:date="2026-10-02T11:03:00Z" w16du:dateUtc="2026-10-02T02:03:00Z">
        <w:r w:rsidRPr="001C72E9" w:rsidDel="009259ED">
          <w:rPr>
            <w:rFonts w:hint="eastAsia"/>
            <w:szCs w:val="24"/>
          </w:rPr>
          <w:delText xml:space="preserve"> </w:delText>
        </w:r>
        <w:r w:rsidRPr="001C72E9" w:rsidDel="009259ED">
          <w:rPr>
            <w:rFonts w:hint="eastAsia"/>
            <w:szCs w:val="24"/>
          </w:rPr>
          <w:delText>관련</w:delText>
        </w:r>
        <w:r w:rsidRPr="001C72E9" w:rsidDel="009259ED">
          <w:rPr>
            <w:rFonts w:hint="eastAsia"/>
            <w:szCs w:val="24"/>
          </w:rPr>
          <w:delText xml:space="preserve"> </w:delText>
        </w:r>
        <w:r w:rsidRPr="001C72E9" w:rsidDel="009259ED">
          <w:rPr>
            <w:rFonts w:hint="eastAsia"/>
            <w:szCs w:val="24"/>
          </w:rPr>
          <w:delText>법령</w:delText>
        </w:r>
        <w:r w:rsidRPr="001C72E9" w:rsidDel="009259ED">
          <w:rPr>
            <w:rFonts w:hint="eastAsia"/>
            <w:szCs w:val="24"/>
          </w:rPr>
          <w:delText xml:space="preserve">, </w:delText>
        </w:r>
        <w:r w:rsidRPr="001C72E9" w:rsidDel="009259ED">
          <w:rPr>
            <w:rFonts w:hint="eastAsia"/>
            <w:szCs w:val="24"/>
          </w:rPr>
          <w:delText>정관</w:delText>
        </w:r>
        <w:r w:rsidRPr="001C72E9" w:rsidDel="009259ED">
          <w:rPr>
            <w:rFonts w:hint="eastAsia"/>
            <w:szCs w:val="24"/>
          </w:rPr>
          <w:delText xml:space="preserve"> </w:delText>
        </w:r>
        <w:r w:rsidRPr="001C72E9" w:rsidDel="009259ED">
          <w:rPr>
            <w:rFonts w:hint="eastAsia"/>
            <w:szCs w:val="24"/>
          </w:rPr>
          <w:delText>및</w:delText>
        </w:r>
        <w:r w:rsidRPr="001C72E9" w:rsidDel="009259ED">
          <w:rPr>
            <w:rFonts w:hint="eastAsia"/>
            <w:szCs w:val="24"/>
          </w:rPr>
          <w:delText xml:space="preserve"> </w:delText>
        </w:r>
      </w:del>
      <w:r w:rsidRPr="001C72E9">
        <w:rPr>
          <w:rFonts w:hint="eastAsia"/>
          <w:szCs w:val="24"/>
        </w:rPr>
        <w:t>대상회사의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금융계약</w:t>
      </w:r>
      <w:ins w:id="286" w:author="BKL" w:date="2026-10-02T11:03:00Z" w16du:dateUtc="2026-10-02T02:03:00Z">
        <w:r w:rsidR="009259ED">
          <w:rPr>
            <w:rFonts w:hint="eastAsia"/>
            <w:szCs w:val="24"/>
          </w:rPr>
          <w:t>에</w:t>
        </w:r>
        <w:r w:rsidR="009259ED">
          <w:rPr>
            <w:rFonts w:hint="eastAsia"/>
            <w:szCs w:val="24"/>
          </w:rPr>
          <w:t xml:space="preserve"> </w:t>
        </w:r>
        <w:r w:rsidR="009259ED">
          <w:rPr>
            <w:rFonts w:hint="eastAsia"/>
            <w:szCs w:val="24"/>
          </w:rPr>
          <w:t>반영될</w:t>
        </w:r>
        <w:r w:rsidR="009259ED">
          <w:rPr>
            <w:rFonts w:hint="eastAsia"/>
            <w:szCs w:val="24"/>
          </w:rPr>
          <w:t xml:space="preserve"> </w:t>
        </w:r>
        <w:r w:rsidR="009259ED">
          <w:rPr>
            <w:rFonts w:hint="eastAsia"/>
            <w:szCs w:val="24"/>
          </w:rPr>
          <w:t>수</w:t>
        </w:r>
        <w:r w:rsidR="009259ED">
          <w:rPr>
            <w:rFonts w:hint="eastAsia"/>
            <w:szCs w:val="24"/>
          </w:rPr>
          <w:t xml:space="preserve"> </w:t>
        </w:r>
        <w:r w:rsidR="009259ED">
          <w:rPr>
            <w:rFonts w:hint="eastAsia"/>
            <w:szCs w:val="24"/>
          </w:rPr>
          <w:t>있도록</w:t>
        </w:r>
        <w:r w:rsidR="009259ED">
          <w:rPr>
            <w:rFonts w:hint="eastAsia"/>
            <w:szCs w:val="24"/>
          </w:rPr>
          <w:t xml:space="preserve"> </w:t>
        </w:r>
        <w:r w:rsidR="009259ED">
          <w:rPr>
            <w:rFonts w:hint="eastAsia"/>
            <w:szCs w:val="24"/>
          </w:rPr>
          <w:t>최선의</w:t>
        </w:r>
        <w:r w:rsidR="009259ED">
          <w:rPr>
            <w:rFonts w:hint="eastAsia"/>
            <w:szCs w:val="24"/>
          </w:rPr>
          <w:t xml:space="preserve"> </w:t>
        </w:r>
        <w:r w:rsidR="009259ED">
          <w:rPr>
            <w:rFonts w:hint="eastAsia"/>
            <w:szCs w:val="24"/>
          </w:rPr>
          <w:t>노력을</w:t>
        </w:r>
        <w:r w:rsidR="009259ED">
          <w:rPr>
            <w:rFonts w:hint="eastAsia"/>
            <w:szCs w:val="24"/>
          </w:rPr>
          <w:t xml:space="preserve"> </w:t>
        </w:r>
        <w:r w:rsidR="009259ED">
          <w:rPr>
            <w:rFonts w:hint="eastAsia"/>
            <w:szCs w:val="24"/>
          </w:rPr>
          <w:t>다하기로</w:t>
        </w:r>
        <w:r w:rsidR="009259ED">
          <w:rPr>
            <w:rFonts w:hint="eastAsia"/>
            <w:szCs w:val="24"/>
          </w:rPr>
          <w:t xml:space="preserve"> </w:t>
        </w:r>
        <w:r w:rsidR="009259ED">
          <w:rPr>
            <w:rFonts w:hint="eastAsia"/>
            <w:szCs w:val="24"/>
          </w:rPr>
          <w:t>하며</w:t>
        </w:r>
      </w:ins>
      <w:del w:id="287" w:author="BKL" w:date="2026-10-02T11:04:00Z" w16du:dateUtc="2026-10-02T02:04:00Z">
        <w:r w:rsidRPr="001C72E9" w:rsidDel="009259ED">
          <w:rPr>
            <w:rFonts w:hint="eastAsia"/>
            <w:szCs w:val="24"/>
          </w:rPr>
          <w:delText>에서</w:delText>
        </w:r>
        <w:r w:rsidRPr="001C72E9" w:rsidDel="009259ED">
          <w:rPr>
            <w:rFonts w:hint="eastAsia"/>
            <w:szCs w:val="24"/>
          </w:rPr>
          <w:delText xml:space="preserve"> </w:delText>
        </w:r>
        <w:r w:rsidRPr="001C72E9" w:rsidDel="009259ED">
          <w:rPr>
            <w:rFonts w:hint="eastAsia"/>
            <w:szCs w:val="24"/>
          </w:rPr>
          <w:delText>요구되는</w:delText>
        </w:r>
        <w:r w:rsidRPr="001C72E9" w:rsidDel="009259ED">
          <w:rPr>
            <w:rFonts w:hint="eastAsia"/>
            <w:szCs w:val="24"/>
          </w:rPr>
          <w:delText xml:space="preserve"> </w:delText>
        </w:r>
        <w:r w:rsidRPr="001C72E9" w:rsidDel="009259ED">
          <w:rPr>
            <w:rFonts w:hint="eastAsia"/>
            <w:szCs w:val="24"/>
          </w:rPr>
          <w:delText>절차와</w:delText>
        </w:r>
        <w:r w:rsidRPr="001C72E9" w:rsidDel="009259ED">
          <w:rPr>
            <w:rFonts w:hint="eastAsia"/>
            <w:szCs w:val="24"/>
          </w:rPr>
          <w:delText xml:space="preserve"> </w:delText>
        </w:r>
        <w:r w:rsidRPr="001C72E9" w:rsidDel="009259ED">
          <w:rPr>
            <w:rFonts w:hint="eastAsia"/>
            <w:szCs w:val="24"/>
          </w:rPr>
          <w:delText>조건을</w:delText>
        </w:r>
        <w:r w:rsidRPr="001C72E9" w:rsidDel="009259ED">
          <w:rPr>
            <w:rFonts w:hint="eastAsia"/>
            <w:szCs w:val="24"/>
          </w:rPr>
          <w:delText xml:space="preserve"> </w:delText>
        </w:r>
        <w:r w:rsidRPr="001C72E9" w:rsidDel="009259ED">
          <w:rPr>
            <w:rFonts w:hint="eastAsia"/>
            <w:szCs w:val="24"/>
          </w:rPr>
          <w:delText>충족하는</w:delText>
        </w:r>
        <w:r w:rsidRPr="001C72E9" w:rsidDel="009259ED">
          <w:rPr>
            <w:rFonts w:hint="eastAsia"/>
            <w:szCs w:val="24"/>
          </w:rPr>
          <w:delText xml:space="preserve"> </w:delText>
        </w:r>
        <w:r w:rsidRPr="001C72E9" w:rsidDel="009259ED">
          <w:rPr>
            <w:rFonts w:hint="eastAsia"/>
            <w:szCs w:val="24"/>
          </w:rPr>
          <w:delText>범위에서</w:delText>
        </w:r>
        <w:r w:rsidRPr="001C72E9" w:rsidDel="009259ED">
          <w:rPr>
            <w:rFonts w:hint="eastAsia"/>
            <w:szCs w:val="24"/>
          </w:rPr>
          <w:delText xml:space="preserve"> </w:delText>
        </w:r>
        <w:r w:rsidRPr="001C72E9" w:rsidDel="009259ED">
          <w:rPr>
            <w:rFonts w:hint="eastAsia"/>
            <w:szCs w:val="24"/>
          </w:rPr>
          <w:delText>지체</w:delText>
        </w:r>
        <w:r w:rsidRPr="001C72E9" w:rsidDel="009259ED">
          <w:rPr>
            <w:rFonts w:hint="eastAsia"/>
            <w:szCs w:val="24"/>
          </w:rPr>
          <w:delText xml:space="preserve"> </w:delText>
        </w:r>
        <w:r w:rsidRPr="001C72E9" w:rsidDel="009259ED">
          <w:rPr>
            <w:rFonts w:hint="eastAsia"/>
            <w:szCs w:val="24"/>
          </w:rPr>
          <w:delText>없이</w:delText>
        </w:r>
        <w:r w:rsidRPr="001C72E9" w:rsidDel="009259ED">
          <w:rPr>
            <w:rFonts w:hint="eastAsia"/>
            <w:szCs w:val="24"/>
          </w:rPr>
          <w:delText xml:space="preserve"> </w:delText>
        </w:r>
        <w:r w:rsidRPr="001C72E9" w:rsidDel="009259ED">
          <w:rPr>
            <w:rFonts w:hint="eastAsia"/>
            <w:szCs w:val="24"/>
          </w:rPr>
          <w:delText>리파이낸싱</w:delText>
        </w:r>
        <w:r w:rsidRPr="001C72E9" w:rsidDel="009259ED">
          <w:rPr>
            <w:rFonts w:hint="eastAsia"/>
            <w:szCs w:val="24"/>
          </w:rPr>
          <w:delText xml:space="preserve"> </w:delText>
        </w:r>
        <w:r w:rsidRPr="001C72E9" w:rsidDel="009259ED">
          <w:rPr>
            <w:rFonts w:hint="eastAsia"/>
            <w:szCs w:val="24"/>
          </w:rPr>
          <w:delText>기타</w:delText>
        </w:r>
        <w:r w:rsidRPr="001C72E9" w:rsidDel="009259ED">
          <w:rPr>
            <w:rFonts w:hint="eastAsia"/>
            <w:szCs w:val="24"/>
          </w:rPr>
          <w:delText xml:space="preserve"> </w:delText>
        </w:r>
        <w:r w:rsidRPr="001C72E9" w:rsidDel="009259ED">
          <w:rPr>
            <w:rFonts w:hint="eastAsia"/>
            <w:szCs w:val="24"/>
          </w:rPr>
          <w:delText>합리적인</w:delText>
        </w:r>
        <w:r w:rsidRPr="001C72E9" w:rsidDel="009259ED">
          <w:rPr>
            <w:rFonts w:hint="eastAsia"/>
            <w:szCs w:val="24"/>
          </w:rPr>
          <w:delText xml:space="preserve"> </w:delText>
        </w:r>
        <w:r w:rsidRPr="001C72E9" w:rsidDel="009259ED">
          <w:rPr>
            <w:rFonts w:hint="eastAsia"/>
            <w:szCs w:val="24"/>
          </w:rPr>
          <w:delText>방법으로</w:delText>
        </w:r>
        <w:r w:rsidRPr="001C72E9" w:rsidDel="009259ED">
          <w:rPr>
            <w:rFonts w:hint="eastAsia"/>
            <w:szCs w:val="24"/>
          </w:rPr>
          <w:delText xml:space="preserve"> </w:delText>
        </w:r>
        <w:r w:rsidRPr="001C72E9" w:rsidDel="009259ED">
          <w:rPr>
            <w:rFonts w:hint="eastAsia"/>
            <w:szCs w:val="24"/>
          </w:rPr>
          <w:delText>감자재원을</w:delText>
        </w:r>
        <w:r w:rsidRPr="001C72E9" w:rsidDel="009259ED">
          <w:rPr>
            <w:rFonts w:hint="eastAsia"/>
            <w:szCs w:val="24"/>
          </w:rPr>
          <w:delText xml:space="preserve"> </w:delText>
        </w:r>
        <w:r w:rsidRPr="001C72E9" w:rsidDel="009259ED">
          <w:rPr>
            <w:rFonts w:hint="eastAsia"/>
            <w:szCs w:val="24"/>
          </w:rPr>
          <w:delText>조달하고</w:delText>
        </w:r>
      </w:del>
      <w:r w:rsidRPr="001C72E9">
        <w:rPr>
          <w:rFonts w:hint="eastAsia"/>
          <w:szCs w:val="24"/>
        </w:rPr>
        <w:t xml:space="preserve">, </w:t>
      </w:r>
      <w:ins w:id="288" w:author="BKL" w:date="2026-10-01T00:14:00Z" w16du:dateUtc="2026-09-30T15:14:00Z">
        <w:r w:rsidR="007E01A4" w:rsidRPr="007E01A4">
          <w:rPr>
            <w:szCs w:val="24"/>
          </w:rPr>
          <w:t>감자약정기한까지</w:t>
        </w:r>
        <w:r w:rsidR="007E01A4" w:rsidRPr="007E01A4">
          <w:rPr>
            <w:szCs w:val="24"/>
          </w:rPr>
          <w:t xml:space="preserve"> </w:t>
        </w:r>
        <w:r w:rsidR="007E01A4" w:rsidRPr="007E01A4">
          <w:rPr>
            <w:szCs w:val="24"/>
          </w:rPr>
          <w:t>유상감자가</w:t>
        </w:r>
        <w:r w:rsidR="007E01A4" w:rsidRPr="007E01A4">
          <w:rPr>
            <w:szCs w:val="24"/>
          </w:rPr>
          <w:t xml:space="preserve"> </w:t>
        </w:r>
        <w:r w:rsidR="007E01A4" w:rsidRPr="007E01A4">
          <w:rPr>
            <w:szCs w:val="24"/>
          </w:rPr>
          <w:t>완료될</w:t>
        </w:r>
        <w:r w:rsidR="007E01A4" w:rsidRPr="007E01A4">
          <w:rPr>
            <w:szCs w:val="24"/>
          </w:rPr>
          <w:t xml:space="preserve"> </w:t>
        </w:r>
        <w:r w:rsidR="007E01A4" w:rsidRPr="007E01A4">
          <w:rPr>
            <w:szCs w:val="24"/>
          </w:rPr>
          <w:t>수</w:t>
        </w:r>
        <w:r w:rsidR="007E01A4" w:rsidRPr="007E01A4">
          <w:rPr>
            <w:szCs w:val="24"/>
          </w:rPr>
          <w:t xml:space="preserve"> </w:t>
        </w:r>
        <w:r w:rsidR="007E01A4" w:rsidRPr="007E01A4">
          <w:rPr>
            <w:szCs w:val="24"/>
          </w:rPr>
          <w:t>있도록</w:t>
        </w:r>
        <w:r w:rsidR="007E01A4" w:rsidRPr="007E01A4" w:rsidDel="00EF650C">
          <w:rPr>
            <w:szCs w:val="24"/>
          </w:rPr>
          <w:t xml:space="preserve"> </w:t>
        </w:r>
      </w:ins>
      <w:ins w:id="289" w:author="BKL" w:date="2026-10-02T11:04:00Z" w16du:dateUtc="2026-10-02T02:04:00Z">
        <w:r w:rsidR="009259ED" w:rsidRPr="001C72E9">
          <w:rPr>
            <w:rFonts w:hint="eastAsia"/>
            <w:szCs w:val="24"/>
          </w:rPr>
          <w:t>리파이낸싱</w:t>
        </w:r>
        <w:r w:rsidR="009259ED" w:rsidRPr="001C72E9">
          <w:rPr>
            <w:rFonts w:hint="eastAsia"/>
            <w:szCs w:val="24"/>
          </w:rPr>
          <w:t xml:space="preserve"> </w:t>
        </w:r>
        <w:r w:rsidR="009259ED" w:rsidRPr="001C72E9">
          <w:rPr>
            <w:rFonts w:hint="eastAsia"/>
            <w:szCs w:val="24"/>
          </w:rPr>
          <w:t>기타</w:t>
        </w:r>
        <w:r w:rsidR="009259ED" w:rsidRPr="001C72E9">
          <w:rPr>
            <w:rFonts w:hint="eastAsia"/>
            <w:szCs w:val="24"/>
          </w:rPr>
          <w:t xml:space="preserve"> </w:t>
        </w:r>
        <w:r w:rsidR="009259ED" w:rsidRPr="001C72E9">
          <w:rPr>
            <w:rFonts w:hint="eastAsia"/>
            <w:szCs w:val="24"/>
          </w:rPr>
          <w:t>합리적인</w:t>
        </w:r>
        <w:r w:rsidR="009259ED" w:rsidRPr="001C72E9">
          <w:rPr>
            <w:rFonts w:hint="eastAsia"/>
            <w:szCs w:val="24"/>
          </w:rPr>
          <w:t xml:space="preserve"> </w:t>
        </w:r>
        <w:r w:rsidR="009259ED" w:rsidRPr="001C72E9">
          <w:rPr>
            <w:rFonts w:hint="eastAsia"/>
            <w:szCs w:val="24"/>
          </w:rPr>
          <w:t>방법으로</w:t>
        </w:r>
        <w:r w:rsidR="009259ED" w:rsidRPr="001C72E9">
          <w:rPr>
            <w:rFonts w:hint="eastAsia"/>
            <w:szCs w:val="24"/>
          </w:rPr>
          <w:t xml:space="preserve"> </w:t>
        </w:r>
        <w:r w:rsidR="009259ED" w:rsidRPr="001C72E9">
          <w:rPr>
            <w:rFonts w:hint="eastAsia"/>
            <w:szCs w:val="24"/>
          </w:rPr>
          <w:t>감자재원을</w:t>
        </w:r>
        <w:r w:rsidR="009259ED" w:rsidRPr="001C72E9">
          <w:rPr>
            <w:rFonts w:hint="eastAsia"/>
            <w:szCs w:val="24"/>
          </w:rPr>
          <w:t xml:space="preserve"> </w:t>
        </w:r>
        <w:r w:rsidR="009259ED" w:rsidRPr="001C72E9">
          <w:rPr>
            <w:rFonts w:hint="eastAsia"/>
            <w:szCs w:val="24"/>
          </w:rPr>
          <w:t>조달하</w:t>
        </w:r>
        <w:r w:rsidR="009259ED">
          <w:rPr>
            <w:rFonts w:hint="eastAsia"/>
            <w:szCs w:val="24"/>
          </w:rPr>
          <w:t>기</w:t>
        </w:r>
        <w:r w:rsidR="009259ED">
          <w:rPr>
            <w:rFonts w:hint="eastAsia"/>
            <w:szCs w:val="24"/>
          </w:rPr>
          <w:t xml:space="preserve"> </w:t>
        </w:r>
        <w:r w:rsidR="009259ED">
          <w:rPr>
            <w:rFonts w:hint="eastAsia"/>
            <w:szCs w:val="24"/>
          </w:rPr>
          <w:t>위하여</w:t>
        </w:r>
        <w:r w:rsidR="009259ED">
          <w:rPr>
            <w:rFonts w:hint="eastAsia"/>
            <w:szCs w:val="24"/>
          </w:rPr>
          <w:t xml:space="preserve"> </w:t>
        </w:r>
        <w:r w:rsidR="009259ED">
          <w:rPr>
            <w:rFonts w:hint="eastAsia"/>
            <w:szCs w:val="24"/>
          </w:rPr>
          <w:t>필요한</w:t>
        </w:r>
        <w:r w:rsidR="009259ED">
          <w:rPr>
            <w:rFonts w:hint="eastAsia"/>
            <w:szCs w:val="24"/>
          </w:rPr>
          <w:t xml:space="preserve"> </w:t>
        </w:r>
        <w:r w:rsidR="009259ED">
          <w:rPr>
            <w:rFonts w:hint="eastAsia"/>
            <w:szCs w:val="24"/>
          </w:rPr>
          <w:t>조치를</w:t>
        </w:r>
        <w:r w:rsidR="009259ED">
          <w:rPr>
            <w:rFonts w:hint="eastAsia"/>
            <w:szCs w:val="24"/>
          </w:rPr>
          <w:t xml:space="preserve"> </w:t>
        </w:r>
        <w:r w:rsidR="009259ED">
          <w:rPr>
            <w:rFonts w:hint="eastAsia"/>
            <w:szCs w:val="24"/>
          </w:rPr>
          <w:t>취하는</w:t>
        </w:r>
        <w:r w:rsidR="009259ED">
          <w:rPr>
            <w:rFonts w:hint="eastAsia"/>
            <w:szCs w:val="24"/>
          </w:rPr>
          <w:t xml:space="preserve"> </w:t>
        </w:r>
        <w:r w:rsidR="009259ED">
          <w:rPr>
            <w:rFonts w:hint="eastAsia"/>
            <w:szCs w:val="24"/>
          </w:rPr>
          <w:t>등</w:t>
        </w:r>
        <w:r w:rsidR="009259ED">
          <w:rPr>
            <w:rFonts w:hint="eastAsia"/>
            <w:szCs w:val="24"/>
          </w:rPr>
          <w:t xml:space="preserve"> </w:t>
        </w:r>
        <w:r w:rsidR="009259ED">
          <w:rPr>
            <w:rFonts w:hint="eastAsia"/>
            <w:szCs w:val="24"/>
          </w:rPr>
          <w:t>최선의</w:t>
        </w:r>
        <w:r w:rsidR="009259ED">
          <w:rPr>
            <w:rFonts w:hint="eastAsia"/>
            <w:szCs w:val="24"/>
          </w:rPr>
          <w:t xml:space="preserve"> </w:t>
        </w:r>
        <w:r w:rsidR="009259ED">
          <w:rPr>
            <w:rFonts w:hint="eastAsia"/>
            <w:szCs w:val="24"/>
          </w:rPr>
          <w:t>노력을</w:t>
        </w:r>
        <w:r w:rsidR="009259ED">
          <w:rPr>
            <w:rFonts w:hint="eastAsia"/>
            <w:szCs w:val="24"/>
          </w:rPr>
          <w:t xml:space="preserve"> </w:t>
        </w:r>
        <w:r w:rsidR="009259ED">
          <w:rPr>
            <w:rFonts w:hint="eastAsia"/>
            <w:szCs w:val="24"/>
          </w:rPr>
          <w:t>다하여야</w:t>
        </w:r>
        <w:r w:rsidR="009259ED">
          <w:rPr>
            <w:rFonts w:hint="eastAsia"/>
            <w:szCs w:val="24"/>
          </w:rPr>
          <w:t xml:space="preserve"> </w:t>
        </w:r>
        <w:r w:rsidR="009259ED">
          <w:rPr>
            <w:rFonts w:hint="eastAsia"/>
            <w:szCs w:val="24"/>
          </w:rPr>
          <w:t>하</w:t>
        </w:r>
        <w:r w:rsidR="009259ED" w:rsidRPr="001C72E9">
          <w:rPr>
            <w:rFonts w:hint="eastAsia"/>
            <w:szCs w:val="24"/>
          </w:rPr>
          <w:t>고</w:t>
        </w:r>
        <w:r w:rsidR="009259ED">
          <w:rPr>
            <w:rFonts w:hint="eastAsia"/>
            <w:szCs w:val="24"/>
          </w:rPr>
          <w:t xml:space="preserve">, </w:t>
        </w:r>
        <w:r w:rsidR="009259ED">
          <w:rPr>
            <w:rFonts w:hint="eastAsia"/>
            <w:szCs w:val="24"/>
          </w:rPr>
          <w:t>적정한</w:t>
        </w:r>
        <w:r w:rsidR="009259ED">
          <w:rPr>
            <w:rFonts w:hint="eastAsia"/>
            <w:szCs w:val="24"/>
          </w:rPr>
          <w:t xml:space="preserve"> </w:t>
        </w:r>
        <w:r w:rsidR="009259ED">
          <w:rPr>
            <w:rFonts w:hint="eastAsia"/>
            <w:szCs w:val="24"/>
          </w:rPr>
          <w:t>시점에</w:t>
        </w:r>
        <w:r w:rsidR="009259ED" w:rsidRPr="001C72E9">
          <w:rPr>
            <w:rFonts w:hint="eastAsia"/>
            <w:szCs w:val="24"/>
          </w:rPr>
          <w:t xml:space="preserve"> </w:t>
        </w:r>
      </w:ins>
      <w:del w:id="290" w:author="BKL" w:date="2026-09-30T23:39:00Z" w16du:dateUtc="2026-09-30T14:39:00Z">
        <w:r w:rsidRPr="001C72E9" w:rsidDel="00EF650C">
          <w:rPr>
            <w:rFonts w:hint="eastAsia"/>
            <w:szCs w:val="24"/>
          </w:rPr>
          <w:delText>엘에프가</w:delText>
        </w:r>
      </w:del>
      <w:del w:id="291" w:author="BKL" w:date="2026-10-01T00:14:00Z" w16du:dateUtc="2026-09-30T15:14:00Z">
        <w:r w:rsidRPr="001C72E9" w:rsidDel="007E01A4">
          <w:rPr>
            <w:rFonts w:hint="eastAsia"/>
            <w:szCs w:val="24"/>
          </w:rPr>
          <w:delText xml:space="preserve"> </w:delText>
        </w:r>
        <w:r w:rsidRPr="001C72E9" w:rsidDel="007E01A4">
          <w:rPr>
            <w:rFonts w:hint="eastAsia"/>
            <w:szCs w:val="24"/>
          </w:rPr>
          <w:delText>요청한</w:delText>
        </w:r>
        <w:r w:rsidRPr="001C72E9" w:rsidDel="007E01A4">
          <w:rPr>
            <w:rFonts w:hint="eastAsia"/>
            <w:szCs w:val="24"/>
          </w:rPr>
          <w:delText xml:space="preserve"> </w:delText>
        </w:r>
        <w:r w:rsidRPr="001C72E9" w:rsidDel="007E01A4">
          <w:rPr>
            <w:rFonts w:hint="eastAsia"/>
            <w:szCs w:val="24"/>
          </w:rPr>
          <w:delText>시기에</w:delText>
        </w:r>
        <w:r w:rsidRPr="001C72E9" w:rsidDel="007E01A4">
          <w:rPr>
            <w:rFonts w:hint="eastAsia"/>
            <w:szCs w:val="24"/>
          </w:rPr>
          <w:delText xml:space="preserve"> </w:delText>
        </w:r>
      </w:del>
      <w:r w:rsidRPr="001C72E9">
        <w:rPr>
          <w:rFonts w:hint="eastAsia"/>
          <w:szCs w:val="24"/>
        </w:rPr>
        <w:t>제</w:t>
      </w:r>
      <w:r w:rsidRPr="001C72E9">
        <w:rPr>
          <w:rFonts w:hint="eastAsia"/>
          <w:szCs w:val="24"/>
        </w:rPr>
        <w:t>3</w:t>
      </w:r>
      <w:r w:rsidRPr="001C72E9">
        <w:rPr>
          <w:rFonts w:hint="eastAsia"/>
          <w:szCs w:val="24"/>
        </w:rPr>
        <w:t>종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종류주식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전부를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그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발행가액으로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유상감자하기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위한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절차를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개시하여야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한다</w:t>
      </w:r>
      <w:r w:rsidRPr="001C72E9">
        <w:rPr>
          <w:rFonts w:hint="eastAsia"/>
          <w:szCs w:val="24"/>
        </w:rPr>
        <w:t>.</w:t>
      </w:r>
      <w:ins w:id="292" w:author="BKL" w:date="2026-10-01T00:21:00Z" w16du:dateUtc="2026-09-30T15:21:00Z">
        <w:r w:rsidR="004A633E">
          <w:rPr>
            <w:rFonts w:hint="eastAsia"/>
            <w:szCs w:val="24"/>
          </w:rPr>
          <w:t xml:space="preserve"> </w:t>
        </w:r>
        <w:r w:rsidR="004A633E" w:rsidRPr="004A633E">
          <w:rPr>
            <w:szCs w:val="24"/>
            <w:highlight w:val="yellow"/>
          </w:rPr>
          <w:t xml:space="preserve">[BKL Note: </w:t>
        </w:r>
        <w:r w:rsidR="004A633E" w:rsidRPr="004A633E">
          <w:rPr>
            <w:szCs w:val="24"/>
            <w:highlight w:val="yellow"/>
          </w:rPr>
          <w:t>대상회사가</w:t>
        </w:r>
        <w:r w:rsidR="004A633E" w:rsidRPr="004A633E">
          <w:rPr>
            <w:szCs w:val="24"/>
            <w:highlight w:val="yellow"/>
          </w:rPr>
          <w:t xml:space="preserve"> </w:t>
        </w:r>
        <w:r w:rsidR="004A633E" w:rsidRPr="004A633E">
          <w:rPr>
            <w:szCs w:val="24"/>
            <w:highlight w:val="yellow"/>
          </w:rPr>
          <w:t>제</w:t>
        </w:r>
        <w:r w:rsidR="004A633E" w:rsidRPr="004A633E">
          <w:rPr>
            <w:szCs w:val="24"/>
            <w:highlight w:val="yellow"/>
          </w:rPr>
          <w:t>3</w:t>
        </w:r>
        <w:r w:rsidR="004A633E" w:rsidRPr="004A633E">
          <w:rPr>
            <w:szCs w:val="24"/>
            <w:highlight w:val="yellow"/>
          </w:rPr>
          <w:t>종</w:t>
        </w:r>
        <w:r w:rsidR="004A633E" w:rsidRPr="004A633E">
          <w:rPr>
            <w:szCs w:val="24"/>
            <w:highlight w:val="yellow"/>
          </w:rPr>
          <w:t xml:space="preserve"> </w:t>
        </w:r>
        <w:r w:rsidR="004A633E" w:rsidRPr="004A633E">
          <w:rPr>
            <w:szCs w:val="24"/>
            <w:highlight w:val="yellow"/>
          </w:rPr>
          <w:t>종류주식의</w:t>
        </w:r>
        <w:r w:rsidR="004A633E" w:rsidRPr="004A633E">
          <w:rPr>
            <w:szCs w:val="24"/>
            <w:highlight w:val="yellow"/>
          </w:rPr>
          <w:t xml:space="preserve"> </w:t>
        </w:r>
        <w:r w:rsidR="004A633E" w:rsidRPr="004A633E">
          <w:rPr>
            <w:szCs w:val="24"/>
            <w:highlight w:val="yellow"/>
          </w:rPr>
          <w:t>투자원금</w:t>
        </w:r>
        <w:r w:rsidR="004A633E" w:rsidRPr="004A633E">
          <w:rPr>
            <w:szCs w:val="24"/>
            <w:highlight w:val="yellow"/>
          </w:rPr>
          <w:t xml:space="preserve"> </w:t>
        </w:r>
        <w:r w:rsidR="004A633E" w:rsidRPr="004A633E">
          <w:rPr>
            <w:szCs w:val="24"/>
            <w:highlight w:val="yellow"/>
          </w:rPr>
          <w:t>회수를</w:t>
        </w:r>
        <w:r w:rsidR="004A633E" w:rsidRPr="004A633E">
          <w:rPr>
            <w:szCs w:val="24"/>
            <w:highlight w:val="yellow"/>
          </w:rPr>
          <w:t xml:space="preserve"> </w:t>
        </w:r>
        <w:r w:rsidR="004A633E" w:rsidRPr="004A633E">
          <w:rPr>
            <w:szCs w:val="24"/>
            <w:highlight w:val="yellow"/>
          </w:rPr>
          <w:t>절대적으로</w:t>
        </w:r>
        <w:r w:rsidR="004A633E" w:rsidRPr="004A633E">
          <w:rPr>
            <w:szCs w:val="24"/>
            <w:highlight w:val="yellow"/>
          </w:rPr>
          <w:t xml:space="preserve"> </w:t>
        </w:r>
        <w:r w:rsidR="004A633E" w:rsidRPr="004A633E">
          <w:rPr>
            <w:szCs w:val="24"/>
            <w:highlight w:val="yellow"/>
          </w:rPr>
          <w:t>보장하는</w:t>
        </w:r>
        <w:r w:rsidR="004A633E" w:rsidRPr="004A633E">
          <w:rPr>
            <w:szCs w:val="24"/>
            <w:highlight w:val="yellow"/>
          </w:rPr>
          <w:t xml:space="preserve"> </w:t>
        </w:r>
        <w:r w:rsidR="004A633E" w:rsidRPr="004A633E">
          <w:rPr>
            <w:szCs w:val="24"/>
            <w:highlight w:val="yellow"/>
          </w:rPr>
          <w:t>금전지급약정으로</w:t>
        </w:r>
        <w:r w:rsidR="004A633E" w:rsidRPr="004A633E">
          <w:rPr>
            <w:szCs w:val="24"/>
            <w:highlight w:val="yellow"/>
          </w:rPr>
          <w:t xml:space="preserve"> </w:t>
        </w:r>
        <w:r w:rsidR="004A633E" w:rsidRPr="004A633E">
          <w:rPr>
            <w:szCs w:val="24"/>
            <w:highlight w:val="yellow"/>
          </w:rPr>
          <w:t>해석되지</w:t>
        </w:r>
        <w:r w:rsidR="004A633E" w:rsidRPr="004A633E">
          <w:rPr>
            <w:szCs w:val="24"/>
            <w:highlight w:val="yellow"/>
          </w:rPr>
          <w:t xml:space="preserve"> </w:t>
        </w:r>
        <w:r w:rsidR="004A633E" w:rsidRPr="004A633E">
          <w:rPr>
            <w:szCs w:val="24"/>
            <w:highlight w:val="yellow"/>
          </w:rPr>
          <w:t>않도록</w:t>
        </w:r>
        <w:r w:rsidR="004A633E" w:rsidRPr="004A633E">
          <w:rPr>
            <w:szCs w:val="24"/>
            <w:highlight w:val="yellow"/>
          </w:rPr>
          <w:t xml:space="preserve">, </w:t>
        </w:r>
        <w:r w:rsidR="004A633E" w:rsidRPr="004A633E">
          <w:rPr>
            <w:szCs w:val="24"/>
            <w:highlight w:val="yellow"/>
          </w:rPr>
          <w:t>감자재원의</w:t>
        </w:r>
        <w:r w:rsidR="004A633E" w:rsidRPr="004A633E">
          <w:rPr>
            <w:szCs w:val="24"/>
            <w:highlight w:val="yellow"/>
          </w:rPr>
          <w:t xml:space="preserve"> </w:t>
        </w:r>
        <w:r w:rsidR="004A633E" w:rsidRPr="004A633E">
          <w:rPr>
            <w:szCs w:val="24"/>
            <w:highlight w:val="yellow"/>
          </w:rPr>
          <w:t>확보를</w:t>
        </w:r>
        <w:r w:rsidR="004A633E" w:rsidRPr="004A633E">
          <w:rPr>
            <w:szCs w:val="24"/>
            <w:highlight w:val="yellow"/>
          </w:rPr>
          <w:t xml:space="preserve"> </w:t>
        </w:r>
        <w:r w:rsidR="004A633E" w:rsidRPr="004A633E">
          <w:rPr>
            <w:szCs w:val="24"/>
            <w:highlight w:val="yellow"/>
          </w:rPr>
          <w:t>위하여</w:t>
        </w:r>
        <w:r w:rsidR="004A633E" w:rsidRPr="004A633E">
          <w:rPr>
            <w:szCs w:val="24"/>
            <w:highlight w:val="yellow"/>
          </w:rPr>
          <w:t xml:space="preserve"> </w:t>
        </w:r>
        <w:r w:rsidR="004A633E" w:rsidRPr="004A633E">
          <w:rPr>
            <w:szCs w:val="24"/>
            <w:highlight w:val="yellow"/>
          </w:rPr>
          <w:t>합리적으로</w:t>
        </w:r>
        <w:r w:rsidR="004A633E" w:rsidRPr="004A633E">
          <w:rPr>
            <w:szCs w:val="24"/>
            <w:highlight w:val="yellow"/>
          </w:rPr>
          <w:t xml:space="preserve"> </w:t>
        </w:r>
        <w:r w:rsidR="004A633E" w:rsidRPr="004A633E">
          <w:rPr>
            <w:szCs w:val="24"/>
            <w:highlight w:val="yellow"/>
          </w:rPr>
          <w:t>필요한</w:t>
        </w:r>
        <w:r w:rsidR="004A633E" w:rsidRPr="004A633E">
          <w:rPr>
            <w:szCs w:val="24"/>
            <w:highlight w:val="yellow"/>
          </w:rPr>
          <w:t xml:space="preserve"> </w:t>
        </w:r>
        <w:r w:rsidR="004A633E" w:rsidRPr="004A633E">
          <w:rPr>
            <w:szCs w:val="24"/>
            <w:highlight w:val="yellow"/>
          </w:rPr>
          <w:t>조치를</w:t>
        </w:r>
        <w:r w:rsidR="004A633E" w:rsidRPr="004A633E">
          <w:rPr>
            <w:szCs w:val="24"/>
            <w:highlight w:val="yellow"/>
          </w:rPr>
          <w:t xml:space="preserve"> </w:t>
        </w:r>
        <w:r w:rsidR="004A633E" w:rsidRPr="004A633E">
          <w:rPr>
            <w:szCs w:val="24"/>
            <w:highlight w:val="yellow"/>
          </w:rPr>
          <w:t>취하고</w:t>
        </w:r>
        <w:r w:rsidR="004A633E" w:rsidRPr="004A633E">
          <w:rPr>
            <w:szCs w:val="24"/>
            <w:highlight w:val="yellow"/>
          </w:rPr>
          <w:t xml:space="preserve"> </w:t>
        </w:r>
        <w:r w:rsidR="004A633E" w:rsidRPr="004A633E">
          <w:rPr>
            <w:szCs w:val="24"/>
            <w:highlight w:val="yellow"/>
          </w:rPr>
          <w:t>적법한</w:t>
        </w:r>
        <w:r w:rsidR="004A633E" w:rsidRPr="004A633E">
          <w:rPr>
            <w:szCs w:val="24"/>
            <w:highlight w:val="yellow"/>
          </w:rPr>
          <w:t xml:space="preserve"> </w:t>
        </w:r>
        <w:r w:rsidR="004A633E" w:rsidRPr="004A633E">
          <w:rPr>
            <w:szCs w:val="24"/>
            <w:highlight w:val="yellow"/>
          </w:rPr>
          <w:t>유상감자</w:t>
        </w:r>
        <w:r w:rsidR="004A633E" w:rsidRPr="004A633E">
          <w:rPr>
            <w:szCs w:val="24"/>
            <w:highlight w:val="yellow"/>
          </w:rPr>
          <w:t xml:space="preserve"> </w:t>
        </w:r>
        <w:r w:rsidR="004A633E" w:rsidRPr="004A633E">
          <w:rPr>
            <w:szCs w:val="24"/>
            <w:highlight w:val="yellow"/>
          </w:rPr>
          <w:t>절차를</w:t>
        </w:r>
        <w:r w:rsidR="004A633E" w:rsidRPr="004A633E">
          <w:rPr>
            <w:szCs w:val="24"/>
            <w:highlight w:val="yellow"/>
          </w:rPr>
          <w:t xml:space="preserve"> </w:t>
        </w:r>
        <w:r w:rsidR="004A633E" w:rsidRPr="004A633E">
          <w:rPr>
            <w:szCs w:val="24"/>
            <w:highlight w:val="yellow"/>
          </w:rPr>
          <w:t>진행하는</w:t>
        </w:r>
        <w:r w:rsidR="004A633E" w:rsidRPr="004A633E">
          <w:rPr>
            <w:szCs w:val="24"/>
            <w:highlight w:val="yellow"/>
          </w:rPr>
          <w:t xml:space="preserve"> </w:t>
        </w:r>
        <w:r w:rsidR="004A633E" w:rsidRPr="004A633E">
          <w:rPr>
            <w:szCs w:val="24"/>
            <w:highlight w:val="yellow"/>
          </w:rPr>
          <w:t>의무로</w:t>
        </w:r>
        <w:r w:rsidR="004A633E" w:rsidRPr="004A633E">
          <w:rPr>
            <w:szCs w:val="24"/>
            <w:highlight w:val="yellow"/>
          </w:rPr>
          <w:t xml:space="preserve"> </w:t>
        </w:r>
        <w:r w:rsidR="004A633E" w:rsidRPr="004A633E">
          <w:rPr>
            <w:szCs w:val="24"/>
            <w:highlight w:val="yellow"/>
          </w:rPr>
          <w:t>정리하였습니다</w:t>
        </w:r>
        <w:r w:rsidR="004A633E" w:rsidRPr="004A633E">
          <w:rPr>
            <w:szCs w:val="24"/>
            <w:highlight w:val="yellow"/>
          </w:rPr>
          <w:t>.]</w:t>
        </w:r>
      </w:ins>
      <w:ins w:id="293" w:author="BKL" w:date="2026-10-02T11:04:00Z" w16du:dateUtc="2026-10-02T02:04:00Z">
        <w:r w:rsidR="009259ED">
          <w:rPr>
            <w:rFonts w:hint="eastAsia"/>
            <w:szCs w:val="24"/>
          </w:rPr>
          <w:t xml:space="preserve"> </w:t>
        </w:r>
        <w:r w:rsidR="009259ED" w:rsidRPr="009E2715">
          <w:rPr>
            <w:szCs w:val="24"/>
            <w:highlight w:val="yellow"/>
          </w:rPr>
          <w:t>[BKL Note: "</w:t>
        </w:r>
        <w:r w:rsidR="009259ED" w:rsidRPr="009E2715">
          <w:rPr>
            <w:szCs w:val="24"/>
            <w:highlight w:val="yellow"/>
          </w:rPr>
          <w:t>최선의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노력</w:t>
        </w:r>
        <w:r w:rsidR="009259ED" w:rsidRPr="009E2715">
          <w:rPr>
            <w:szCs w:val="24"/>
            <w:highlight w:val="yellow"/>
          </w:rPr>
          <w:t xml:space="preserve">" </w:t>
        </w:r>
        <w:r w:rsidR="009259ED" w:rsidRPr="009E2715">
          <w:rPr>
            <w:szCs w:val="24"/>
            <w:highlight w:val="yellow"/>
          </w:rPr>
          <w:t>및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금융계약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반영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취지는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수</w:t>
        </w:r>
        <w:r w:rsidR="009259ED" w:rsidRPr="009E2715">
          <w:rPr>
            <w:szCs w:val="24"/>
            <w:highlight w:val="yellow"/>
          </w:rPr>
          <w:lastRenderedPageBreak/>
          <w:t>용하였습니다</w:t>
        </w:r>
        <w:r w:rsidR="009259ED" w:rsidRPr="009E2715">
          <w:rPr>
            <w:szCs w:val="24"/>
            <w:highlight w:val="yellow"/>
          </w:rPr>
          <w:t xml:space="preserve">. </w:t>
        </w:r>
        <w:r w:rsidR="009259ED" w:rsidRPr="009E2715">
          <w:rPr>
            <w:szCs w:val="24"/>
            <w:highlight w:val="yellow"/>
          </w:rPr>
          <w:t>다만</w:t>
        </w:r>
        <w:r w:rsidR="009259ED" w:rsidRPr="009E2715">
          <w:rPr>
            <w:szCs w:val="24"/>
            <w:highlight w:val="yellow"/>
          </w:rPr>
          <w:t xml:space="preserve"> (i) </w:t>
        </w:r>
        <w:r w:rsidR="009259ED" w:rsidRPr="009E2715">
          <w:rPr>
            <w:szCs w:val="24"/>
            <w:highlight w:val="yellow"/>
          </w:rPr>
          <w:t>감자재원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조달과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금융계약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체결은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대상회사의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업무이고</w:t>
        </w:r>
        <w:r w:rsidR="009259ED" w:rsidRPr="009E2715">
          <w:rPr>
            <w:szCs w:val="24"/>
            <w:highlight w:val="yellow"/>
          </w:rPr>
          <w:t xml:space="preserve">, </w:t>
        </w:r>
        <w:r w:rsidR="009259ED" w:rsidRPr="009E2715">
          <w:rPr>
            <w:szCs w:val="24"/>
            <w:highlight w:val="yellow"/>
          </w:rPr>
          <w:t>주주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당사자까지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감자재원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조달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의무를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부담하면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추가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출자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등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주주의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자금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부담으로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해석될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수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있어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의무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주체를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대상회사로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하였으며</w:t>
        </w:r>
        <w:r w:rsidR="009259ED" w:rsidRPr="009E2715">
          <w:rPr>
            <w:szCs w:val="24"/>
            <w:highlight w:val="yellow"/>
          </w:rPr>
          <w:t xml:space="preserve">, </w:t>
        </w:r>
        <w:r w:rsidR="009259ED" w:rsidRPr="009E2715">
          <w:rPr>
            <w:szCs w:val="24"/>
            <w:highlight w:val="yellow"/>
          </w:rPr>
          <w:t>주주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당사자의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협조의무는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제</w:t>
        </w:r>
        <w:r w:rsidR="009259ED" w:rsidRPr="009E2715">
          <w:rPr>
            <w:szCs w:val="24"/>
            <w:highlight w:val="yellow"/>
          </w:rPr>
          <w:t>5.5</w:t>
        </w:r>
        <w:r w:rsidR="009259ED" w:rsidRPr="009E2715">
          <w:rPr>
            <w:szCs w:val="24"/>
            <w:highlight w:val="yellow"/>
          </w:rPr>
          <w:t>조에서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정하고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있습니다</w:t>
        </w:r>
        <w:r w:rsidR="009259ED" w:rsidRPr="009E2715">
          <w:rPr>
            <w:szCs w:val="24"/>
            <w:highlight w:val="yellow"/>
          </w:rPr>
          <w:t xml:space="preserve">. (ii) </w:t>
        </w:r>
        <w:r w:rsidR="009259ED" w:rsidRPr="009E2715">
          <w:rPr>
            <w:szCs w:val="24"/>
            <w:highlight w:val="yellow"/>
          </w:rPr>
          <w:t>금융계약의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반영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여부는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대주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등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제</w:t>
        </w:r>
        <w:r w:rsidR="009259ED" w:rsidRPr="009E2715">
          <w:rPr>
            <w:szCs w:val="24"/>
            <w:highlight w:val="yellow"/>
          </w:rPr>
          <w:t>3</w:t>
        </w:r>
        <w:r w:rsidR="009259ED" w:rsidRPr="009E2715">
          <w:rPr>
            <w:szCs w:val="24"/>
            <w:highlight w:val="yellow"/>
          </w:rPr>
          <w:t>자와의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협의가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필요한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사항이므로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그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결과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자체를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보장하는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의무로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규정하지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않았고</w:t>
        </w:r>
        <w:r w:rsidR="009259ED" w:rsidRPr="009E2715">
          <w:rPr>
            <w:szCs w:val="24"/>
            <w:highlight w:val="yellow"/>
          </w:rPr>
          <w:t>,</w:t>
        </w:r>
        <w:r w:rsidR="009259ED" w:rsidRPr="009E2715">
          <w:rPr>
            <w:rFonts w:hint="eastAsia"/>
            <w:szCs w:val="24"/>
            <w:highlight w:val="yellow"/>
          </w:rPr>
          <w:t xml:space="preserve"> (iii)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정관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변경에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관한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사항은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제</w:t>
        </w:r>
        <w:r w:rsidR="009259ED" w:rsidRPr="009E2715">
          <w:rPr>
            <w:szCs w:val="24"/>
            <w:highlight w:val="yellow"/>
          </w:rPr>
          <w:t>5.5</w:t>
        </w:r>
        <w:r w:rsidR="009259ED" w:rsidRPr="009E2715">
          <w:rPr>
            <w:szCs w:val="24"/>
            <w:highlight w:val="yellow"/>
          </w:rPr>
          <w:t>조에서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별도로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규정하는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것으로</w:t>
        </w:r>
        <w:r w:rsidR="009259ED" w:rsidRPr="009E2715">
          <w:rPr>
            <w:szCs w:val="24"/>
            <w:highlight w:val="yellow"/>
          </w:rPr>
          <w:t xml:space="preserve"> </w:t>
        </w:r>
        <w:r w:rsidR="009259ED" w:rsidRPr="009E2715">
          <w:rPr>
            <w:szCs w:val="24"/>
            <w:highlight w:val="yellow"/>
          </w:rPr>
          <w:t>정리하였습니다</w:t>
        </w:r>
        <w:r w:rsidR="009259ED" w:rsidRPr="009E2715">
          <w:rPr>
            <w:szCs w:val="24"/>
            <w:highlight w:val="yellow"/>
          </w:rPr>
          <w:t>.]</w:t>
        </w:r>
      </w:ins>
    </w:p>
    <w:p w14:paraId="5805A58B" w14:textId="33934D69" w:rsidR="007E01A4" w:rsidRDefault="007E01A4" w:rsidP="007E01A4">
      <w:pPr>
        <w:pStyle w:val="2"/>
        <w:spacing w:before="60" w:line="312" w:lineRule="auto"/>
        <w:ind w:left="851" w:hanging="851"/>
        <w:rPr>
          <w:ins w:id="294" w:author="BKL" w:date="2026-10-01T00:16:00Z" w16du:dateUtc="2026-09-30T15:16:00Z"/>
        </w:rPr>
      </w:pPr>
      <w:ins w:id="295" w:author="BKL" w:date="2026-10-01T00:16:00Z" w16du:dateUtc="2026-09-30T15:16:00Z">
        <w:r>
          <w:rPr>
            <w:rFonts w:hint="eastAsia"/>
          </w:rPr>
          <w:t>감자약정기한까지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제</w:t>
        </w:r>
        <w:r>
          <w:rPr>
            <w:rFonts w:hint="eastAsia"/>
          </w:rPr>
          <w:t>3</w:t>
        </w:r>
        <w:r>
          <w:rPr>
            <w:rFonts w:hint="eastAsia"/>
          </w:rPr>
          <w:t>종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종류주식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전부의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유상감자가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완료되지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아니한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경우</w:t>
        </w:r>
        <w:r>
          <w:rPr>
            <w:rFonts w:hint="eastAsia"/>
          </w:rPr>
          <w:t xml:space="preserve">, </w:t>
        </w:r>
        <w:r>
          <w:rPr>
            <w:rFonts w:hint="eastAsia"/>
          </w:rPr>
          <w:t>감자약정기한은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그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날부터</w:t>
        </w:r>
        <w:r>
          <w:rPr>
            <w:rFonts w:hint="eastAsia"/>
          </w:rPr>
          <w:t xml:space="preserve"> 24</w:t>
        </w:r>
        <w:r>
          <w:rPr>
            <w:rFonts w:hint="eastAsia"/>
          </w:rPr>
          <w:t>개월이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되는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날</w:t>
        </w:r>
        <w:r>
          <w:rPr>
            <w:rFonts w:hint="eastAsia"/>
          </w:rPr>
          <w:t>(</w:t>
        </w:r>
        <w:r>
          <w:rPr>
            <w:rFonts w:hint="eastAsia"/>
          </w:rPr>
          <w:t>이하</w:t>
        </w:r>
        <w:r>
          <w:rPr>
            <w:rFonts w:hint="eastAsia"/>
          </w:rPr>
          <w:t xml:space="preserve"> </w:t>
        </w:r>
        <w:r>
          <w:t>“</w:t>
        </w:r>
        <w:r w:rsidRPr="007E01A4">
          <w:rPr>
            <w:rFonts w:hint="eastAsia"/>
            <w:u w:val="single"/>
          </w:rPr>
          <w:t>추가</w:t>
        </w:r>
        <w:r w:rsidRPr="007E01A4">
          <w:rPr>
            <w:rFonts w:hint="eastAsia"/>
            <w:u w:val="single"/>
          </w:rPr>
          <w:t xml:space="preserve"> </w:t>
        </w:r>
        <w:r w:rsidRPr="007E01A4">
          <w:rPr>
            <w:rFonts w:hint="eastAsia"/>
            <w:u w:val="single"/>
          </w:rPr>
          <w:t>감자약정기한</w:t>
        </w:r>
        <w:r>
          <w:t>”</w:t>
        </w:r>
        <w:r>
          <w:rPr>
            <w:rFonts w:hint="eastAsia"/>
          </w:rPr>
          <w:t>)</w:t>
        </w:r>
        <w:r>
          <w:rPr>
            <w:rFonts w:hint="eastAsia"/>
          </w:rPr>
          <w:t>까지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연장되며</w:t>
        </w:r>
        <w:r>
          <w:rPr>
            <w:rFonts w:hint="eastAsia"/>
          </w:rPr>
          <w:t xml:space="preserve">, </w:t>
        </w:r>
      </w:ins>
      <w:ins w:id="296" w:author="BKL" w:date="2026-10-01T10:28:00Z" w16du:dateUtc="2026-10-01T01:28:00Z">
        <w:r w:rsidR="00675F91">
          <w:rPr>
            <w:rFonts w:hint="eastAsia"/>
          </w:rPr>
          <w:t>잔존하는</w:t>
        </w:r>
        <w:r w:rsidR="00675F91">
          <w:rPr>
            <w:rFonts w:hint="eastAsia"/>
          </w:rPr>
          <w:t xml:space="preserve"> </w:t>
        </w:r>
        <w:r w:rsidR="00675F91">
          <w:rPr>
            <w:rFonts w:hint="eastAsia"/>
          </w:rPr>
          <w:t>제</w:t>
        </w:r>
        <w:r w:rsidR="00675F91">
          <w:rPr>
            <w:rFonts w:hint="eastAsia"/>
          </w:rPr>
          <w:t>3</w:t>
        </w:r>
        <w:r w:rsidR="00675F91">
          <w:rPr>
            <w:rFonts w:hint="eastAsia"/>
          </w:rPr>
          <w:t>종</w:t>
        </w:r>
        <w:r w:rsidR="00675F91">
          <w:rPr>
            <w:rFonts w:hint="eastAsia"/>
          </w:rPr>
          <w:t xml:space="preserve"> </w:t>
        </w:r>
        <w:r w:rsidR="00675F91">
          <w:rPr>
            <w:rFonts w:hint="eastAsia"/>
          </w:rPr>
          <w:t>종류주식에</w:t>
        </w:r>
        <w:r w:rsidR="00675F91">
          <w:rPr>
            <w:rFonts w:hint="eastAsia"/>
          </w:rPr>
          <w:t xml:space="preserve"> </w:t>
        </w:r>
        <w:r w:rsidR="00675F91">
          <w:rPr>
            <w:rFonts w:hint="eastAsia"/>
          </w:rPr>
          <w:t>대하여</w:t>
        </w:r>
        <w:r w:rsidR="00675F91">
          <w:rPr>
            <w:rFonts w:hint="eastAsia"/>
          </w:rPr>
          <w:t xml:space="preserve"> </w:t>
        </w:r>
      </w:ins>
      <w:ins w:id="297" w:author="BKL" w:date="2026-10-02T11:05:00Z" w16du:dateUtc="2026-10-02T02:05:00Z">
        <w:r w:rsidR="009259ED" w:rsidRPr="008E286B">
          <w:t>제</w:t>
        </w:r>
        <w:r w:rsidR="009259ED" w:rsidRPr="008E286B">
          <w:t>5.5</w:t>
        </w:r>
        <w:r w:rsidR="009259ED" w:rsidRPr="008E286B">
          <w:t>조에</w:t>
        </w:r>
        <w:r w:rsidR="009259ED" w:rsidRPr="008E286B">
          <w:t xml:space="preserve"> </w:t>
        </w:r>
        <w:r w:rsidR="009259ED" w:rsidRPr="008E286B">
          <w:t>따라</w:t>
        </w:r>
        <w:r w:rsidR="009259ED" w:rsidRPr="008E286B">
          <w:t xml:space="preserve"> </w:t>
        </w:r>
        <w:r w:rsidR="009259ED" w:rsidRPr="008E286B">
          <w:t>변경되는</w:t>
        </w:r>
        <w:r w:rsidR="009259ED" w:rsidRPr="008E286B">
          <w:t xml:space="preserve"> </w:t>
        </w:r>
      </w:ins>
      <w:ins w:id="298" w:author="BKL" w:date="2026-10-01T00:16:00Z" w16du:dateUtc="2026-09-30T15:16:00Z">
        <w:r>
          <w:rPr>
            <w:rFonts w:hint="eastAsia"/>
          </w:rPr>
          <w:t>정관에서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정하는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바에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따라</w:t>
        </w:r>
        <w:r>
          <w:rPr>
            <w:rFonts w:hint="eastAsia"/>
          </w:rPr>
          <w:t xml:space="preserve"> (i) </w:t>
        </w:r>
        <w:r>
          <w:rPr>
            <w:rFonts w:hint="eastAsia"/>
          </w:rPr>
          <w:t>감자약정기한의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다음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날부터</w:t>
        </w:r>
        <w:r>
          <w:rPr>
            <w:rFonts w:hint="eastAsia"/>
          </w:rPr>
          <w:t xml:space="preserve"> 12</w:t>
        </w:r>
        <w:r>
          <w:rPr>
            <w:rFonts w:hint="eastAsia"/>
          </w:rPr>
          <w:t>개월이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되는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날까지는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그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발행가액의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연</w:t>
        </w:r>
        <w:r>
          <w:rPr>
            <w:rFonts w:hint="eastAsia"/>
          </w:rPr>
          <w:t xml:space="preserve"> 6%, (ii) </w:t>
        </w:r>
        <w:r>
          <w:rPr>
            <w:rFonts w:hint="eastAsia"/>
          </w:rPr>
          <w:t>그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다음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날부터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추가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감자약정기한까지는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그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발행가액의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연</w:t>
        </w:r>
        <w:r>
          <w:rPr>
            <w:rFonts w:hint="eastAsia"/>
          </w:rPr>
          <w:t xml:space="preserve"> 8%</w:t>
        </w:r>
        <w:r>
          <w:rPr>
            <w:rFonts w:hint="eastAsia"/>
          </w:rPr>
          <w:t>의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누적적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우선배당률</w:t>
        </w:r>
        <w:r>
          <w:rPr>
            <w:rFonts w:hint="eastAsia"/>
          </w:rPr>
          <w:t>(</w:t>
        </w:r>
        <w:r>
          <w:rPr>
            <w:rFonts w:hint="eastAsia"/>
          </w:rPr>
          <w:t>각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유상감자가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완료되는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날의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전일까지의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기간에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한한다</w:t>
        </w:r>
        <w:r>
          <w:rPr>
            <w:rFonts w:hint="eastAsia"/>
          </w:rPr>
          <w:t>)</w:t>
        </w:r>
        <w:r>
          <w:rPr>
            <w:rFonts w:hint="eastAsia"/>
          </w:rPr>
          <w:t>을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적용한다</w:t>
        </w:r>
        <w:r>
          <w:rPr>
            <w:rFonts w:hint="eastAsia"/>
          </w:rPr>
          <w:t xml:space="preserve">. </w:t>
        </w:r>
        <w:r>
          <w:rPr>
            <w:rFonts w:hint="eastAsia"/>
          </w:rPr>
          <w:t>본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조에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따른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배당은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관계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법령에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따라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허용되는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배당가능재원의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범위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내에서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적법한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회사기관의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결의에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따라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이루어지</w:t>
        </w:r>
      </w:ins>
      <w:ins w:id="299" w:author="BKL" w:date="2026-10-02T11:05:00Z" w16du:dateUtc="2026-10-02T02:05:00Z">
        <w:r w:rsidR="009259ED">
          <w:rPr>
            <w:rFonts w:hint="eastAsia"/>
          </w:rPr>
          <w:t>고</w:t>
        </w:r>
      </w:ins>
      <w:ins w:id="300" w:author="BKL" w:date="2026-10-01T00:16:00Z" w16du:dateUtc="2026-09-30T15:16:00Z">
        <w:r>
          <w:rPr>
            <w:rFonts w:hint="eastAsia"/>
          </w:rPr>
          <w:t xml:space="preserve">, </w:t>
        </w:r>
      </w:ins>
      <w:ins w:id="301" w:author="BKL" w:date="2026-10-02T11:06:00Z" w16du:dateUtc="2026-10-02T02:06:00Z">
        <w:r w:rsidR="009259ED">
          <w:rPr>
            <w:rFonts w:hint="eastAsia"/>
          </w:rPr>
          <w:t>대상회사는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대상회사의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금융계약에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본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조에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따른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배당을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허용하기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위하여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필요한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사항이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반영될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수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있도록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최선의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노력을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다하기로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하며</w:t>
        </w:r>
        <w:r w:rsidR="009259ED">
          <w:rPr>
            <w:rFonts w:hint="eastAsia"/>
          </w:rPr>
          <w:t xml:space="preserve">, </w:t>
        </w:r>
      </w:ins>
      <w:ins w:id="302" w:author="BKL" w:date="2026-10-01T00:16:00Z" w16du:dateUtc="2026-09-30T15:16:00Z">
        <w:r>
          <w:rPr>
            <w:rFonts w:hint="eastAsia"/>
          </w:rPr>
          <w:t>보통주식은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본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조에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따른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제</w:t>
        </w:r>
        <w:r>
          <w:rPr>
            <w:rFonts w:hint="eastAsia"/>
          </w:rPr>
          <w:t>3</w:t>
        </w:r>
        <w:r>
          <w:rPr>
            <w:rFonts w:hint="eastAsia"/>
          </w:rPr>
          <w:t>종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종류주식에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대한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배당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후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남은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배당가능이익을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배당받는다</w:t>
        </w:r>
        <w:r>
          <w:rPr>
            <w:rFonts w:hint="eastAsia"/>
          </w:rPr>
          <w:t>.</w:t>
        </w:r>
      </w:ins>
      <w:ins w:id="303" w:author="BKL" w:date="2026-10-01T00:21:00Z" w16du:dateUtc="2026-09-30T15:21:00Z">
        <w:r w:rsidR="004A633E">
          <w:rPr>
            <w:rFonts w:hint="eastAsia"/>
          </w:rPr>
          <w:t xml:space="preserve"> </w:t>
        </w:r>
      </w:ins>
      <w:ins w:id="304" w:author="BKL" w:date="2026-10-01T00:21:00Z">
        <w:r w:rsidR="004A633E" w:rsidRPr="004A633E">
          <w:rPr>
            <w:highlight w:val="yellow"/>
          </w:rPr>
          <w:t xml:space="preserve">[BKL Note: </w:t>
        </w:r>
        <w:r w:rsidR="004A633E" w:rsidRPr="004A633E">
          <w:rPr>
            <w:highlight w:val="yellow"/>
          </w:rPr>
          <w:t>매도인과의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협의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결과를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반영하여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감자약정기한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이후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최초</w:t>
        </w:r>
        <w:r w:rsidR="004A633E" w:rsidRPr="004A633E">
          <w:rPr>
            <w:highlight w:val="yellow"/>
          </w:rPr>
          <w:t xml:space="preserve"> 12</w:t>
        </w:r>
        <w:r w:rsidR="004A633E" w:rsidRPr="004A633E">
          <w:rPr>
            <w:highlight w:val="yellow"/>
          </w:rPr>
          <w:t>개월은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연</w:t>
        </w:r>
        <w:r w:rsidR="004A633E" w:rsidRPr="004A633E">
          <w:rPr>
            <w:highlight w:val="yellow"/>
          </w:rPr>
          <w:t xml:space="preserve"> 6%, </w:t>
        </w:r>
        <w:r w:rsidR="004A633E" w:rsidRPr="004A633E">
          <w:rPr>
            <w:highlight w:val="yellow"/>
          </w:rPr>
          <w:t>그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후</w:t>
        </w:r>
        <w:r w:rsidR="004A633E" w:rsidRPr="004A633E">
          <w:rPr>
            <w:highlight w:val="yellow"/>
          </w:rPr>
          <w:t xml:space="preserve"> 12</w:t>
        </w:r>
        <w:r w:rsidR="004A633E" w:rsidRPr="004A633E">
          <w:rPr>
            <w:highlight w:val="yellow"/>
          </w:rPr>
          <w:t>개월은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연</w:t>
        </w:r>
        <w:r w:rsidR="004A633E" w:rsidRPr="004A633E">
          <w:rPr>
            <w:highlight w:val="yellow"/>
          </w:rPr>
          <w:t xml:space="preserve"> 8%</w:t>
        </w:r>
        <w:r w:rsidR="004A633E" w:rsidRPr="004A633E">
          <w:rPr>
            <w:highlight w:val="yellow"/>
          </w:rPr>
          <w:t>의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누적우선배당률이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적용되도록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하였습니다</w:t>
        </w:r>
        <w:r w:rsidR="004A633E" w:rsidRPr="004A633E">
          <w:rPr>
            <w:highlight w:val="yellow"/>
          </w:rPr>
          <w:t xml:space="preserve">. </w:t>
        </w:r>
        <w:r w:rsidR="004A633E" w:rsidRPr="004A633E">
          <w:rPr>
            <w:highlight w:val="yellow"/>
          </w:rPr>
          <w:t>이는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대상회사의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확정적인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지연이자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지급의무가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아니라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제</w:t>
        </w:r>
        <w:r w:rsidR="004A633E" w:rsidRPr="004A633E">
          <w:rPr>
            <w:highlight w:val="yellow"/>
          </w:rPr>
          <w:t>3</w:t>
        </w:r>
        <w:r w:rsidR="004A633E" w:rsidRPr="004A633E">
          <w:rPr>
            <w:highlight w:val="yellow"/>
          </w:rPr>
          <w:t>종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종류주식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자체의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배당조건으로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정관에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반영하고</w:t>
        </w:r>
        <w:r w:rsidR="004A633E" w:rsidRPr="004A633E">
          <w:rPr>
            <w:highlight w:val="yellow"/>
          </w:rPr>
          <w:t xml:space="preserve">, </w:t>
        </w:r>
        <w:r w:rsidR="004A633E" w:rsidRPr="004A633E">
          <w:rPr>
            <w:highlight w:val="yellow"/>
          </w:rPr>
          <w:t>관계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법령상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배당가능재원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및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적법한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배당결의를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전제로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지급되는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구조로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작성하였습니다</w:t>
        </w:r>
        <w:r w:rsidR="004A633E" w:rsidRPr="004A633E">
          <w:rPr>
            <w:highlight w:val="yellow"/>
          </w:rPr>
          <w:t>.]</w:t>
        </w:r>
      </w:ins>
      <w:ins w:id="305" w:author="BKL" w:date="2026-10-02T11:06:00Z" w16du:dateUtc="2026-10-02T02:06:00Z">
        <w:r w:rsidR="009259ED">
          <w:rPr>
            <w:rFonts w:hint="eastAsia"/>
          </w:rPr>
          <w:t xml:space="preserve"> </w:t>
        </w:r>
        <w:r w:rsidR="009259ED" w:rsidRPr="009E2715">
          <w:rPr>
            <w:highlight w:val="yellow"/>
          </w:rPr>
          <w:t xml:space="preserve">[BKL Note: (1) </w:t>
        </w:r>
        <w:r w:rsidR="009259ED" w:rsidRPr="009E2715">
          <w:rPr>
            <w:highlight w:val="yellow"/>
          </w:rPr>
          <w:t>제</w:t>
        </w:r>
        <w:r w:rsidR="009259ED" w:rsidRPr="009E2715">
          <w:rPr>
            <w:highlight w:val="yellow"/>
          </w:rPr>
          <w:t>3</w:t>
        </w:r>
        <w:r w:rsidR="009259ED" w:rsidRPr="009E2715">
          <w:rPr>
            <w:highlight w:val="yellow"/>
          </w:rPr>
          <w:t>종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종류주식의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연</w:t>
        </w:r>
        <w:r w:rsidR="009259ED" w:rsidRPr="009E2715">
          <w:rPr>
            <w:highlight w:val="yellow"/>
          </w:rPr>
          <w:t xml:space="preserve"> 6%·8% </w:t>
        </w:r>
        <w:r w:rsidR="009259ED" w:rsidRPr="009E2715">
          <w:rPr>
            <w:highlight w:val="yellow"/>
          </w:rPr>
          <w:t>우선배당은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정관에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종류주식의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내용으로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반영</w:t>
        </w:r>
        <w:r w:rsidR="009259ED" w:rsidRPr="009E2715">
          <w:rPr>
            <w:rFonts w:hint="eastAsia"/>
            <w:highlight w:val="yellow"/>
          </w:rPr>
          <w:t>될</w:t>
        </w:r>
        <w:r w:rsidR="009259ED" w:rsidRPr="009E2715">
          <w:rPr>
            <w:rFonts w:hint="eastAsia"/>
            <w:highlight w:val="yellow"/>
          </w:rPr>
          <w:t xml:space="preserve"> </w:t>
        </w:r>
        <w:r w:rsidR="009259ED" w:rsidRPr="009E2715">
          <w:rPr>
            <w:rFonts w:hint="eastAsia"/>
            <w:highlight w:val="yellow"/>
          </w:rPr>
          <w:t>필요가</w:t>
        </w:r>
        <w:r w:rsidR="009259ED" w:rsidRPr="009E2715">
          <w:rPr>
            <w:rFonts w:hint="eastAsia"/>
            <w:highlight w:val="yellow"/>
          </w:rPr>
          <w:t xml:space="preserve"> </w:t>
        </w:r>
        <w:r w:rsidR="009259ED" w:rsidRPr="009E2715">
          <w:rPr>
            <w:rFonts w:hint="eastAsia"/>
            <w:highlight w:val="yellow"/>
          </w:rPr>
          <w:t>있으므로</w:t>
        </w:r>
        <w:r w:rsidR="009259ED" w:rsidRPr="009E2715">
          <w:rPr>
            <w:rFonts w:hint="eastAsia"/>
            <w:highlight w:val="yellow"/>
          </w:rPr>
          <w:t xml:space="preserve"> </w:t>
        </w:r>
        <w:r w:rsidR="009259ED" w:rsidRPr="009E2715">
          <w:rPr>
            <w:highlight w:val="yellow"/>
          </w:rPr>
          <w:t>"</w:t>
        </w:r>
        <w:r w:rsidR="009259ED" w:rsidRPr="009E2715">
          <w:rPr>
            <w:highlight w:val="yellow"/>
          </w:rPr>
          <w:t>제</w:t>
        </w:r>
        <w:r w:rsidR="009259ED" w:rsidRPr="009E2715">
          <w:rPr>
            <w:highlight w:val="yellow"/>
          </w:rPr>
          <w:t>5.5</w:t>
        </w:r>
        <w:r w:rsidR="009259ED" w:rsidRPr="009E2715">
          <w:rPr>
            <w:highlight w:val="yellow"/>
          </w:rPr>
          <w:t>조에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따라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변경되는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정관에서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정하는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바에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따라</w:t>
        </w:r>
        <w:r w:rsidR="009259ED" w:rsidRPr="009E2715">
          <w:rPr>
            <w:highlight w:val="yellow"/>
          </w:rPr>
          <w:t>"</w:t>
        </w:r>
        <w:r w:rsidR="009259ED" w:rsidRPr="009E2715">
          <w:rPr>
            <w:highlight w:val="yellow"/>
          </w:rPr>
          <w:t>를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rFonts w:hint="eastAsia"/>
            <w:highlight w:val="yellow"/>
          </w:rPr>
          <w:t>다시</w:t>
        </w:r>
        <w:r w:rsidR="009259ED" w:rsidRPr="009E2715">
          <w:rPr>
            <w:rFonts w:hint="eastAsia"/>
            <w:highlight w:val="yellow"/>
          </w:rPr>
          <w:t xml:space="preserve"> </w:t>
        </w:r>
        <w:r w:rsidR="009259ED" w:rsidRPr="009E2715">
          <w:rPr>
            <w:rFonts w:hint="eastAsia"/>
            <w:highlight w:val="yellow"/>
          </w:rPr>
          <w:t>추가</w:t>
        </w:r>
        <w:r w:rsidR="009259ED" w:rsidRPr="009E2715">
          <w:rPr>
            <w:highlight w:val="yellow"/>
          </w:rPr>
          <w:t>하였습니다</w:t>
        </w:r>
        <w:r w:rsidR="009259ED" w:rsidRPr="009E2715">
          <w:rPr>
            <w:highlight w:val="yellow"/>
          </w:rPr>
          <w:t xml:space="preserve">. (2) </w:t>
        </w:r>
        <w:r w:rsidR="009259ED" w:rsidRPr="009E2715">
          <w:rPr>
            <w:highlight w:val="yellow"/>
          </w:rPr>
          <w:t>배당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허용을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위한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금융계약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반영은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대상회사의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노력의무로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정하였습니다</w:t>
        </w:r>
        <w:r w:rsidR="009259ED" w:rsidRPr="009E2715">
          <w:rPr>
            <w:highlight w:val="yellow"/>
          </w:rPr>
          <w:t xml:space="preserve">. (3) </w:t>
        </w:r>
        <w:r w:rsidR="009259ED" w:rsidRPr="009E2715">
          <w:rPr>
            <w:highlight w:val="yellow"/>
          </w:rPr>
          <w:t>미배당액의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감자대금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가산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조항은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삭제하였습니다</w:t>
        </w:r>
        <w:r w:rsidR="009259ED" w:rsidRPr="009E2715">
          <w:rPr>
            <w:highlight w:val="yellow"/>
          </w:rPr>
          <w:t xml:space="preserve">. </w:t>
        </w:r>
        <w:r w:rsidR="009259ED" w:rsidRPr="009E2715">
          <w:rPr>
            <w:highlight w:val="yellow"/>
          </w:rPr>
          <w:t>미배당액은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배당가능이익의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부족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등으로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법령상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배당할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수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없었던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금액인데</w:t>
        </w:r>
        <w:r w:rsidR="009259ED" w:rsidRPr="009E2715">
          <w:rPr>
            <w:highlight w:val="yellow"/>
          </w:rPr>
          <w:t xml:space="preserve">, </w:t>
        </w:r>
        <w:r w:rsidR="009259ED" w:rsidRPr="009E2715">
          <w:rPr>
            <w:highlight w:val="yellow"/>
          </w:rPr>
          <w:t>이를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감자대금에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가산하여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자본으로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지급하는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것은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상법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제</w:t>
        </w:r>
        <w:r w:rsidR="009259ED" w:rsidRPr="009E2715">
          <w:rPr>
            <w:highlight w:val="yellow"/>
          </w:rPr>
          <w:t>462</w:t>
        </w:r>
        <w:r w:rsidR="009259ED" w:rsidRPr="009E2715">
          <w:rPr>
            <w:highlight w:val="yellow"/>
          </w:rPr>
          <w:t>조의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배당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규제를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우회하여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특정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주주에게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법률에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의한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배당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외의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수익을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지급하는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것으로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평가될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수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있</w:t>
        </w:r>
        <w:r w:rsidR="009259ED" w:rsidRPr="009E2715">
          <w:rPr>
            <w:rFonts w:hint="eastAsia"/>
            <w:highlight w:val="yellow"/>
          </w:rPr>
          <w:t>고</w:t>
        </w:r>
        <w:r w:rsidR="009259ED" w:rsidRPr="009E2715">
          <w:rPr>
            <w:rFonts w:hint="eastAsia"/>
            <w:highlight w:val="yellow"/>
          </w:rPr>
          <w:t xml:space="preserve">, </w:t>
        </w:r>
        <w:r w:rsidR="009259ED" w:rsidRPr="009E2715">
          <w:rPr>
            <w:highlight w:val="yellow"/>
          </w:rPr>
          <w:t>제</w:t>
        </w:r>
        <w:r w:rsidR="009259ED" w:rsidRPr="009E2715">
          <w:rPr>
            <w:highlight w:val="yellow"/>
          </w:rPr>
          <w:t>1</w:t>
        </w:r>
        <w:r w:rsidR="009259ED" w:rsidRPr="009E2715">
          <w:rPr>
            <w:highlight w:val="yellow"/>
          </w:rPr>
          <w:t>종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및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제</w:t>
        </w:r>
        <w:r w:rsidR="009259ED" w:rsidRPr="009E2715">
          <w:rPr>
            <w:highlight w:val="yellow"/>
          </w:rPr>
          <w:t>2</w:t>
        </w:r>
        <w:r w:rsidR="009259ED" w:rsidRPr="009E2715">
          <w:rPr>
            <w:highlight w:val="yellow"/>
          </w:rPr>
          <w:t>종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투자자들과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협의된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조건에도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부합하지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않아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해당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추가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문구는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반영하지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않았습니다</w:t>
        </w:r>
        <w:r w:rsidR="009259ED" w:rsidRPr="009E2715">
          <w:rPr>
            <w:highlight w:val="yellow"/>
          </w:rPr>
          <w:t>.]</w:t>
        </w:r>
      </w:ins>
    </w:p>
    <w:p w14:paraId="5C4EEB09" w14:textId="6B1C0E38" w:rsidR="007E01A4" w:rsidRDefault="007E01A4" w:rsidP="007E01A4">
      <w:pPr>
        <w:pStyle w:val="2"/>
        <w:spacing w:before="60" w:line="312" w:lineRule="auto"/>
        <w:ind w:left="851" w:hanging="851"/>
        <w:rPr>
          <w:ins w:id="306" w:author="BKL" w:date="2026-10-01T00:16:00Z" w16du:dateUtc="2026-09-30T15:16:00Z"/>
        </w:rPr>
      </w:pPr>
      <w:ins w:id="307" w:author="BKL" w:date="2026-10-01T00:16:00Z" w16du:dateUtc="2026-09-30T15:16:00Z">
        <w:r>
          <w:rPr>
            <w:rFonts w:hint="eastAsia"/>
          </w:rPr>
          <w:lastRenderedPageBreak/>
          <w:t>추가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감자약정기한까지도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제</w:t>
        </w:r>
        <w:r>
          <w:rPr>
            <w:rFonts w:hint="eastAsia"/>
          </w:rPr>
          <w:t>3</w:t>
        </w:r>
        <w:r>
          <w:rPr>
            <w:rFonts w:hint="eastAsia"/>
          </w:rPr>
          <w:t>종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종류주식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전부의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유상감자가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완료되지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아니한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경우</w:t>
        </w:r>
        <w:r>
          <w:rPr>
            <w:rFonts w:hint="eastAsia"/>
          </w:rPr>
          <w:t xml:space="preserve">, </w:t>
        </w:r>
        <w:r>
          <w:rPr>
            <w:rFonts w:hint="eastAsia"/>
          </w:rPr>
          <w:t>제</w:t>
        </w:r>
        <w:r>
          <w:rPr>
            <w:rFonts w:hint="eastAsia"/>
          </w:rPr>
          <w:t>3</w:t>
        </w:r>
        <w:r>
          <w:rPr>
            <w:rFonts w:hint="eastAsia"/>
          </w:rPr>
          <w:t>종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종류주주는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대상회사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및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다른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주주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당사자들에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대한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서면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통지로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본건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부동산의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매각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절차의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개시를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요청할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수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있다</w:t>
        </w:r>
        <w:r>
          <w:rPr>
            <w:rFonts w:hint="eastAsia"/>
          </w:rPr>
          <w:t xml:space="preserve">. </w:t>
        </w:r>
        <w:r>
          <w:rPr>
            <w:rFonts w:hint="eastAsia"/>
          </w:rPr>
          <w:t>이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경우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대상회사는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관련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법령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및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대상회사의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금융계약에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따</w:t>
        </w:r>
      </w:ins>
      <w:ins w:id="308" w:author="BKL" w:date="2026-10-02T11:06:00Z" w16du:dateUtc="2026-10-02T02:06:00Z">
        <w:r w:rsidR="009259ED">
          <w:rPr>
            <w:rFonts w:hint="eastAsia"/>
          </w:rPr>
          <w:t>른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절차를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거쳐</w:t>
        </w:r>
      </w:ins>
      <w:ins w:id="309" w:author="BKL" w:date="2026-10-01T00:16:00Z" w16du:dateUtc="2026-09-30T15:16:00Z">
        <w:r>
          <w:rPr>
            <w:rFonts w:hint="eastAsia"/>
          </w:rPr>
          <w:t xml:space="preserve"> </w:t>
        </w:r>
        <w:r>
          <w:rPr>
            <w:rFonts w:hint="eastAsia"/>
          </w:rPr>
          <w:t>지체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없이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본건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부동산의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매각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절차를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개시하고</w:t>
        </w:r>
        <w:r>
          <w:rPr>
            <w:rFonts w:hint="eastAsia"/>
          </w:rPr>
          <w:t xml:space="preserve">, </w:t>
        </w:r>
        <w:r>
          <w:rPr>
            <w:rFonts w:hint="eastAsia"/>
          </w:rPr>
          <w:t>공개경쟁입찰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기타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합리적인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방법으로</w:t>
        </w:r>
        <w:r>
          <w:rPr>
            <w:rFonts w:hint="eastAsia"/>
          </w:rPr>
          <w:t xml:space="preserve"> </w:t>
        </w:r>
        <w:r w:rsidRPr="007E01A4">
          <w:rPr>
            <w:rFonts w:hint="eastAsia"/>
            <w:szCs w:val="24"/>
          </w:rPr>
          <w:t>정한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가격과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조건으로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본건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부동산이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매각될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수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있도록</w:t>
        </w:r>
        <w:r>
          <w:rPr>
            <w:rFonts w:hint="eastAsia"/>
          </w:rPr>
          <w:t xml:space="preserve"> </w:t>
        </w:r>
      </w:ins>
      <w:ins w:id="310" w:author="BKL" w:date="2026-10-02T11:07:00Z" w16du:dateUtc="2026-10-02T02:07:00Z">
        <w:r w:rsidR="009259ED">
          <w:rPr>
            <w:rFonts w:hint="eastAsia"/>
          </w:rPr>
          <w:t>최선의</w:t>
        </w:r>
      </w:ins>
      <w:ins w:id="311" w:author="BKL" w:date="2026-10-01T00:16:00Z" w16du:dateUtc="2026-09-30T15:16:00Z">
        <w:r>
          <w:rPr>
            <w:rFonts w:hint="eastAsia"/>
          </w:rPr>
          <w:t xml:space="preserve"> </w:t>
        </w:r>
        <w:r>
          <w:rPr>
            <w:rFonts w:hint="eastAsia"/>
          </w:rPr>
          <w:t>노력을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다</w:t>
        </w:r>
      </w:ins>
      <w:ins w:id="312" w:author="BKL" w:date="2026-10-02T11:07:00Z" w16du:dateUtc="2026-10-02T02:07:00Z">
        <w:r w:rsidR="009259ED">
          <w:rPr>
            <w:rFonts w:hint="eastAsia"/>
          </w:rPr>
          <w:t>하여야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하며</w:t>
        </w:r>
        <w:r w:rsidR="009259ED">
          <w:rPr>
            <w:rFonts w:hint="eastAsia"/>
          </w:rPr>
          <w:t xml:space="preserve">, </w:t>
        </w:r>
        <w:r w:rsidR="009259ED" w:rsidRPr="001E49D0">
          <w:t>주주</w:t>
        </w:r>
        <w:r w:rsidR="009259ED" w:rsidRPr="001E49D0">
          <w:t xml:space="preserve"> </w:t>
        </w:r>
        <w:r w:rsidR="009259ED" w:rsidRPr="001E49D0">
          <w:t>당사자들은</w:t>
        </w:r>
        <w:r w:rsidR="009259ED" w:rsidRPr="001E49D0">
          <w:t xml:space="preserve"> </w:t>
        </w:r>
        <w:r w:rsidR="009259ED" w:rsidRPr="001E49D0">
          <w:t>이에</w:t>
        </w:r>
        <w:r w:rsidR="009259ED" w:rsidRPr="001E49D0">
          <w:t xml:space="preserve"> </w:t>
        </w:r>
        <w:r w:rsidR="009259ED" w:rsidRPr="001E49D0">
          <w:t>필요한</w:t>
        </w:r>
        <w:r w:rsidR="009259ED" w:rsidRPr="001E49D0">
          <w:t xml:space="preserve"> </w:t>
        </w:r>
        <w:r w:rsidR="009259ED" w:rsidRPr="001E49D0">
          <w:t>회사절차의</w:t>
        </w:r>
        <w:r w:rsidR="009259ED" w:rsidRPr="001E49D0">
          <w:t xml:space="preserve"> </w:t>
        </w:r>
        <w:r w:rsidR="009259ED" w:rsidRPr="001E49D0">
          <w:t>진행에</w:t>
        </w:r>
        <w:r w:rsidR="009259ED" w:rsidRPr="001E49D0">
          <w:t xml:space="preserve"> </w:t>
        </w:r>
        <w:r w:rsidR="009259ED" w:rsidRPr="001E49D0">
          <w:t>최대한</w:t>
        </w:r>
        <w:r w:rsidR="009259ED" w:rsidRPr="001E49D0">
          <w:t xml:space="preserve"> </w:t>
        </w:r>
        <w:r w:rsidR="009259ED" w:rsidRPr="001E49D0">
          <w:t>협조</w:t>
        </w:r>
      </w:ins>
      <w:ins w:id="313" w:author="BKL" w:date="2026-10-01T00:16:00Z" w16du:dateUtc="2026-09-30T15:16:00Z">
        <w:r>
          <w:rPr>
            <w:rFonts w:hint="eastAsia"/>
          </w:rPr>
          <w:t>한다</w:t>
        </w:r>
        <w:r>
          <w:rPr>
            <w:rFonts w:hint="eastAsia"/>
          </w:rPr>
          <w:t xml:space="preserve">. </w:t>
        </w:r>
      </w:ins>
      <w:ins w:id="314" w:author="BKL" w:date="2026-10-02T11:07:00Z" w16du:dateUtc="2026-10-02T02:07:00Z">
        <w:r w:rsidR="009259ED">
          <w:rPr>
            <w:rFonts w:hint="eastAsia"/>
          </w:rPr>
          <w:t>대상회사는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대상회사의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금융계약에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본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조에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따른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본건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부동산의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매각이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가능하도록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하기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위하여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필요한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사항이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반영되도록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최선의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노력을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다하기로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하며</w:t>
        </w:r>
        <w:r w:rsidR="009259ED">
          <w:rPr>
            <w:rFonts w:hint="eastAsia"/>
          </w:rPr>
          <w:t xml:space="preserve">, </w:t>
        </w:r>
      </w:ins>
      <w:ins w:id="315" w:author="BKL" w:date="2026-10-01T00:16:00Z" w16du:dateUtc="2026-09-30T15:16:00Z">
        <w:r>
          <w:rPr>
            <w:rFonts w:hint="eastAsia"/>
          </w:rPr>
          <w:t>본건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부동산의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매각에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따른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배당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및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잔여재산의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분배는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정관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제</w:t>
        </w:r>
        <w:r>
          <w:rPr>
            <w:rFonts w:hint="eastAsia"/>
          </w:rPr>
          <w:t>11</w:t>
        </w:r>
        <w:r>
          <w:rPr>
            <w:rFonts w:hint="eastAsia"/>
          </w:rPr>
          <w:t>조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제</w:t>
        </w:r>
        <w:r>
          <w:rPr>
            <w:rFonts w:hint="eastAsia"/>
          </w:rPr>
          <w:t>3</w:t>
        </w:r>
        <w:r>
          <w:rPr>
            <w:rFonts w:hint="eastAsia"/>
          </w:rPr>
          <w:t>항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및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제</w:t>
        </w:r>
        <w:r>
          <w:rPr>
            <w:rFonts w:hint="eastAsia"/>
          </w:rPr>
          <w:t>4</w:t>
        </w:r>
        <w:r>
          <w:rPr>
            <w:rFonts w:hint="eastAsia"/>
          </w:rPr>
          <w:t>항에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따른다</w:t>
        </w:r>
        <w:r>
          <w:rPr>
            <w:rFonts w:hint="eastAsia"/>
          </w:rPr>
          <w:t>.</w:t>
        </w:r>
      </w:ins>
      <w:ins w:id="316" w:author="BKL" w:date="2026-10-01T00:22:00Z" w16du:dateUtc="2026-09-30T15:22:00Z">
        <w:r w:rsidR="004A633E">
          <w:rPr>
            <w:rFonts w:hint="eastAsia"/>
          </w:rPr>
          <w:t xml:space="preserve"> </w:t>
        </w:r>
      </w:ins>
      <w:ins w:id="317" w:author="BKL" w:date="2026-10-01T00:22:00Z">
        <w:r w:rsidR="004A633E" w:rsidRPr="004A633E">
          <w:rPr>
            <w:highlight w:val="yellow"/>
          </w:rPr>
          <w:t xml:space="preserve">[BKL Note: </w:t>
        </w:r>
        <w:r w:rsidR="004A633E" w:rsidRPr="004A633E">
          <w:rPr>
            <w:highlight w:val="yellow"/>
          </w:rPr>
          <w:t>추가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감자약정기한까지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유상감자가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이루어지지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않는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경우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제</w:t>
        </w:r>
        <w:r w:rsidR="004A633E" w:rsidRPr="004A633E">
          <w:rPr>
            <w:highlight w:val="yellow"/>
          </w:rPr>
          <w:t>3</w:t>
        </w:r>
        <w:r w:rsidR="004A633E" w:rsidRPr="004A633E">
          <w:rPr>
            <w:highlight w:val="yellow"/>
          </w:rPr>
          <w:t>종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종류주주가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자산매각절차의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개시를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요청할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수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있도록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반영하였습니다</w:t>
        </w:r>
        <w:r w:rsidR="004A633E" w:rsidRPr="004A633E">
          <w:rPr>
            <w:highlight w:val="yellow"/>
          </w:rPr>
          <w:t xml:space="preserve">. </w:t>
        </w:r>
      </w:ins>
      <w:ins w:id="318" w:author="BKL" w:date="2026-10-01T00:23:00Z">
        <w:r w:rsidR="004A633E" w:rsidRPr="004A633E">
          <w:rPr>
            <w:highlight w:val="yellow"/>
          </w:rPr>
          <w:t>제</w:t>
        </w:r>
        <w:r w:rsidR="004A633E" w:rsidRPr="004A633E">
          <w:rPr>
            <w:highlight w:val="yellow"/>
          </w:rPr>
          <w:t>5.4</w:t>
        </w:r>
        <w:r w:rsidR="004A633E" w:rsidRPr="004A633E">
          <w:rPr>
            <w:highlight w:val="yellow"/>
          </w:rPr>
          <w:t>조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자산매각청구권은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금전지급이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아닌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절차적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권리로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구성하고</w:t>
        </w:r>
        <w:r w:rsidR="004A633E" w:rsidRPr="004A633E">
          <w:rPr>
            <w:highlight w:val="yellow"/>
          </w:rPr>
          <w:t xml:space="preserve">, </w:t>
        </w:r>
        <w:r w:rsidR="004A633E" w:rsidRPr="004A633E">
          <w:rPr>
            <w:highlight w:val="yellow"/>
          </w:rPr>
          <w:t>대주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동의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등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금융계약상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제약과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공개경쟁입찰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등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합리적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가격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결정을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전제로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하였습니다</w:t>
        </w:r>
        <w:r w:rsidR="004A633E" w:rsidRPr="004A633E">
          <w:rPr>
            <w:highlight w:val="yellow"/>
          </w:rPr>
          <w:t>.</w:t>
        </w:r>
      </w:ins>
      <w:ins w:id="319" w:author="BKL" w:date="2026-10-01T00:22:00Z">
        <w:r w:rsidR="004A633E" w:rsidRPr="004A633E">
          <w:rPr>
            <w:highlight w:val="yellow"/>
          </w:rPr>
          <w:t>]</w:t>
        </w:r>
      </w:ins>
      <w:ins w:id="320" w:author="BKL" w:date="2026-10-02T11:07:00Z" w16du:dateUtc="2026-10-02T02:07:00Z">
        <w:r w:rsidR="009259ED">
          <w:rPr>
            <w:rFonts w:hint="eastAsia"/>
            <w:highlight w:val="yellow"/>
          </w:rPr>
          <w:t xml:space="preserve"> </w:t>
        </w:r>
        <w:r w:rsidR="009259ED" w:rsidRPr="009E2715">
          <w:rPr>
            <w:highlight w:val="yellow"/>
          </w:rPr>
          <w:t xml:space="preserve">[BKL Note: </w:t>
        </w:r>
        <w:r w:rsidR="009259ED" w:rsidRPr="009E2715">
          <w:rPr>
            <w:highlight w:val="yellow"/>
          </w:rPr>
          <w:t>매각절차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개시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및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진행에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관한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최선의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노력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의무는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반영하였습니다</w:t>
        </w:r>
        <w:r w:rsidR="009259ED" w:rsidRPr="009E2715">
          <w:rPr>
            <w:highlight w:val="yellow"/>
          </w:rPr>
          <w:t xml:space="preserve">. </w:t>
        </w:r>
        <w:r w:rsidR="009259ED" w:rsidRPr="009E2715">
          <w:rPr>
            <w:highlight w:val="yellow"/>
          </w:rPr>
          <w:t>다만</w:t>
        </w:r>
        <w:r w:rsidR="009259ED" w:rsidRPr="009E2715">
          <w:rPr>
            <w:rFonts w:hint="eastAsia"/>
            <w:highlight w:val="yellow"/>
          </w:rPr>
          <w:t xml:space="preserve">, </w:t>
        </w:r>
        <w:r w:rsidR="009259ED" w:rsidRPr="009E2715">
          <w:rPr>
            <w:rFonts w:hint="eastAsia"/>
            <w:highlight w:val="yellow"/>
          </w:rPr>
          <w:t>앞서</w:t>
        </w:r>
        <w:r w:rsidR="009259ED" w:rsidRPr="009E2715">
          <w:rPr>
            <w:rFonts w:hint="eastAsia"/>
            <w:highlight w:val="yellow"/>
          </w:rPr>
          <w:t xml:space="preserve"> </w:t>
        </w:r>
        <w:r w:rsidR="009259ED" w:rsidRPr="009E2715">
          <w:rPr>
            <w:rFonts w:hint="eastAsia"/>
            <w:highlight w:val="yellow"/>
          </w:rPr>
          <w:t>살펴본</w:t>
        </w:r>
        <w:r w:rsidR="009259ED" w:rsidRPr="009E2715">
          <w:rPr>
            <w:rFonts w:hint="eastAsia"/>
            <w:highlight w:val="yellow"/>
          </w:rPr>
          <w:t xml:space="preserve"> </w:t>
        </w:r>
        <w:r w:rsidR="009259ED" w:rsidRPr="009E2715">
          <w:rPr>
            <w:rFonts w:hint="eastAsia"/>
            <w:highlight w:val="yellow"/>
          </w:rPr>
          <w:t>바와</w:t>
        </w:r>
        <w:r w:rsidR="009259ED" w:rsidRPr="009E2715">
          <w:rPr>
            <w:rFonts w:hint="eastAsia"/>
            <w:highlight w:val="yellow"/>
          </w:rPr>
          <w:t xml:space="preserve"> </w:t>
        </w:r>
        <w:r w:rsidR="009259ED" w:rsidRPr="009E2715">
          <w:rPr>
            <w:rFonts w:hint="eastAsia"/>
            <w:highlight w:val="yellow"/>
          </w:rPr>
          <w:t>같이</w:t>
        </w:r>
        <w:r w:rsidR="009259ED" w:rsidRPr="009E2715">
          <w:rPr>
            <w:rFonts w:hint="eastAsia"/>
            <w:highlight w:val="yellow"/>
          </w:rPr>
          <w:t>,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금융계약의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조건은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대주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등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제</w:t>
        </w:r>
        <w:r w:rsidR="009259ED" w:rsidRPr="009E2715">
          <w:rPr>
            <w:highlight w:val="yellow"/>
          </w:rPr>
          <w:t>3</w:t>
        </w:r>
        <w:r w:rsidR="009259ED" w:rsidRPr="009E2715">
          <w:rPr>
            <w:highlight w:val="yellow"/>
          </w:rPr>
          <w:t>자와의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합의가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필요한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사항이므로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매각이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반드시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허용되는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금융조건의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확보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자체를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보장하기보다는</w:t>
        </w:r>
        <w:r w:rsidR="009259ED" w:rsidRPr="009E2715">
          <w:rPr>
            <w:highlight w:val="yellow"/>
          </w:rPr>
          <w:t xml:space="preserve">, </w:t>
        </w:r>
        <w:r w:rsidR="009259ED" w:rsidRPr="009E2715">
          <w:rPr>
            <w:highlight w:val="yellow"/>
          </w:rPr>
          <w:t>최초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금융계약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및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향후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리파이낸싱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과정에서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이에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필요한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사항이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반영되도록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최선의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노력을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다하도록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정리하였습니다</w:t>
        </w:r>
        <w:r w:rsidR="009259ED" w:rsidRPr="009E2715">
          <w:rPr>
            <w:highlight w:val="yellow"/>
          </w:rPr>
          <w:t>.</w:t>
        </w:r>
        <w:r w:rsidR="009259ED" w:rsidRPr="009E2715">
          <w:rPr>
            <w:rFonts w:hint="eastAsia"/>
            <w:highlight w:val="yellow"/>
          </w:rPr>
          <w:t>]</w:t>
        </w:r>
      </w:ins>
    </w:p>
    <w:p w14:paraId="4BE5488D" w14:textId="44393CDC" w:rsidR="007E01A4" w:rsidRPr="007E01A4" w:rsidRDefault="007E01A4" w:rsidP="007E01A4">
      <w:pPr>
        <w:pStyle w:val="2"/>
        <w:spacing w:before="60" w:line="312" w:lineRule="auto"/>
        <w:ind w:left="851" w:hanging="851"/>
      </w:pPr>
      <w:ins w:id="321" w:author="BKL" w:date="2026-10-01T00:16:00Z" w16du:dateUtc="2026-09-30T15:16:00Z">
        <w:r>
          <w:rPr>
            <w:rFonts w:hint="eastAsia"/>
          </w:rPr>
          <w:t>대상회사와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주주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당사자들은</w:t>
        </w:r>
        <w:r>
          <w:rPr>
            <w:rFonts w:hint="eastAsia"/>
          </w:rPr>
          <w:t xml:space="preserve"> </w:t>
        </w:r>
      </w:ins>
      <w:ins w:id="322" w:author="BKL" w:date="2026-10-02T11:08:00Z" w16du:dateUtc="2026-10-02T02:08:00Z">
        <w:r w:rsidR="009259ED" w:rsidRPr="00FD601E">
          <w:t>제</w:t>
        </w:r>
        <w:r w:rsidR="009259ED" w:rsidRPr="00FD601E">
          <w:t>3</w:t>
        </w:r>
        <w:r w:rsidR="009259ED" w:rsidRPr="00FD601E">
          <w:t>종</w:t>
        </w:r>
        <w:r w:rsidR="009259ED" w:rsidRPr="00FD601E">
          <w:t xml:space="preserve"> </w:t>
        </w:r>
        <w:r w:rsidR="009259ED" w:rsidRPr="00FD601E">
          <w:t>종류주식</w:t>
        </w:r>
        <w:r w:rsidR="009259ED" w:rsidRPr="00FD601E">
          <w:t xml:space="preserve"> </w:t>
        </w:r>
        <w:r w:rsidR="009259ED" w:rsidRPr="00FD601E">
          <w:t>전부가</w:t>
        </w:r>
        <w:r w:rsidR="009259ED" w:rsidRPr="00FD601E">
          <w:t xml:space="preserve"> </w:t>
        </w:r>
        <w:r w:rsidR="009259ED" w:rsidRPr="00FD601E">
          <w:t>그</w:t>
        </w:r>
        <w:r w:rsidR="009259ED" w:rsidRPr="00FD601E">
          <w:t xml:space="preserve"> </w:t>
        </w:r>
        <w:r w:rsidR="009259ED" w:rsidRPr="00FD601E">
          <w:t>이전에</w:t>
        </w:r>
        <w:r w:rsidR="009259ED" w:rsidRPr="00FD601E">
          <w:t xml:space="preserve"> </w:t>
        </w:r>
        <w:r w:rsidR="009259ED" w:rsidRPr="00FD601E">
          <w:t>유상감자되어</w:t>
        </w:r>
        <w:r w:rsidR="009259ED" w:rsidRPr="00FD601E">
          <w:t xml:space="preserve"> </w:t>
        </w:r>
        <w:r w:rsidR="009259ED" w:rsidRPr="00FD601E">
          <w:t>소각된</w:t>
        </w:r>
        <w:r w:rsidR="009259ED" w:rsidRPr="00FD601E">
          <w:t xml:space="preserve"> </w:t>
        </w:r>
        <w:r w:rsidR="009259ED" w:rsidRPr="00FD601E">
          <w:t>경우를</w:t>
        </w:r>
        <w:r w:rsidR="009259ED" w:rsidRPr="00FD601E">
          <w:t xml:space="preserve"> </w:t>
        </w:r>
        <w:r w:rsidR="009259ED" w:rsidRPr="00FD601E">
          <w:t>제외하고</w:t>
        </w:r>
        <w:r w:rsidR="009259ED" w:rsidRPr="00FD601E">
          <w:t xml:space="preserve">, </w:t>
        </w:r>
        <w:r w:rsidR="009259ED" w:rsidRPr="00FD601E">
          <w:t>늦어도</w:t>
        </w:r>
        <w:r w:rsidR="009259ED" w:rsidRPr="00FD601E">
          <w:t xml:space="preserve"> </w:t>
        </w:r>
        <w:r w:rsidR="009259ED" w:rsidRPr="00FD601E">
          <w:t>감자약정기한의</w:t>
        </w:r>
        <w:r w:rsidR="009259ED" w:rsidRPr="00FD601E">
          <w:t xml:space="preserve"> 1</w:t>
        </w:r>
        <w:r w:rsidR="009259ED" w:rsidRPr="00FD601E">
          <w:t>개월</w:t>
        </w:r>
        <w:r w:rsidR="009259ED" w:rsidRPr="00FD601E">
          <w:t xml:space="preserve"> </w:t>
        </w:r>
        <w:r w:rsidR="009259ED" w:rsidRPr="00FD601E">
          <w:t>전까지</w:t>
        </w:r>
        <w:r w:rsidR="009259ED" w:rsidRPr="00FD601E" w:rsidDel="00FD601E">
          <w:t xml:space="preserve"> </w:t>
        </w:r>
        <w:r w:rsidR="009259ED" w:rsidRPr="00C01480">
          <w:t>제</w:t>
        </w:r>
        <w:r w:rsidR="009259ED" w:rsidRPr="00C01480">
          <w:t>5.3</w:t>
        </w:r>
        <w:r w:rsidR="009259ED" w:rsidRPr="00C01480">
          <w:t>조의</w:t>
        </w:r>
        <w:r w:rsidR="009259ED" w:rsidRPr="00C01480">
          <w:t xml:space="preserve"> </w:t>
        </w:r>
        <w:r w:rsidR="009259ED" w:rsidRPr="00C01480">
          <w:t>내용</w:t>
        </w:r>
        <w:r w:rsidR="009259ED">
          <w:rPr>
            <w:rFonts w:hint="eastAsia"/>
          </w:rPr>
          <w:t>에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따른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권리가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제</w:t>
        </w:r>
        <w:r w:rsidR="009259ED">
          <w:rPr>
            <w:rFonts w:hint="eastAsia"/>
          </w:rPr>
          <w:t>3</w:t>
        </w:r>
        <w:r w:rsidR="009259ED">
          <w:rPr>
            <w:rFonts w:hint="eastAsia"/>
          </w:rPr>
          <w:t>종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종류주식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및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그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주주에게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부여될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수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있도록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정관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변경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기타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관계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법령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및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정관상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필요한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절차의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진행에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최대한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협조한다</w:t>
        </w:r>
        <w:r w:rsidR="009259ED">
          <w:rPr>
            <w:rFonts w:hint="eastAsia"/>
          </w:rPr>
          <w:t xml:space="preserve">. </w:t>
        </w:r>
        <w:r w:rsidR="009259ED" w:rsidRPr="004A633E">
          <w:t>또한</w:t>
        </w:r>
        <w:r w:rsidR="009259ED" w:rsidRPr="004A633E">
          <w:t xml:space="preserve"> </w:t>
        </w:r>
        <w:r w:rsidR="009259ED" w:rsidRPr="004A633E">
          <w:t>제</w:t>
        </w:r>
        <w:r w:rsidR="009259ED" w:rsidRPr="004A633E">
          <w:t>5.1</w:t>
        </w:r>
        <w:r w:rsidR="009259ED" w:rsidRPr="004A633E">
          <w:t>조</w:t>
        </w:r>
        <w:r w:rsidR="009259ED" w:rsidRPr="004A633E">
          <w:t xml:space="preserve"> </w:t>
        </w:r>
        <w:r w:rsidR="009259ED" w:rsidRPr="004A633E">
          <w:t>내지</w:t>
        </w:r>
        <w:r w:rsidR="009259ED" w:rsidRPr="004A633E">
          <w:t xml:space="preserve"> </w:t>
        </w:r>
        <w:r w:rsidR="009259ED" w:rsidRPr="004A633E">
          <w:t>제</w:t>
        </w:r>
        <w:r w:rsidR="009259ED" w:rsidRPr="004A633E">
          <w:t>5.4</w:t>
        </w:r>
        <w:r w:rsidR="009259ED" w:rsidRPr="004A633E">
          <w:t>조에</w:t>
        </w:r>
        <w:r w:rsidR="009259ED" w:rsidRPr="004A633E">
          <w:t xml:space="preserve"> </w:t>
        </w:r>
        <w:r w:rsidR="009259ED" w:rsidRPr="004A633E">
          <w:t>따른</w:t>
        </w:r>
        <w:r w:rsidR="009259ED" w:rsidRPr="004A633E">
          <w:t xml:space="preserve"> </w:t>
        </w:r>
        <w:r w:rsidR="009259ED" w:rsidRPr="004A633E">
          <w:t>유상감자</w:t>
        </w:r>
        <w:r w:rsidR="009259ED" w:rsidRPr="004A633E">
          <w:t xml:space="preserve">, </w:t>
        </w:r>
        <w:r w:rsidR="009259ED" w:rsidRPr="004A633E">
          <w:t>배당</w:t>
        </w:r>
        <w:r w:rsidR="009259ED" w:rsidRPr="004A633E">
          <w:t xml:space="preserve"> </w:t>
        </w:r>
        <w:r w:rsidR="009259ED" w:rsidRPr="004A633E">
          <w:t>및</w:t>
        </w:r>
        <w:r w:rsidR="009259ED" w:rsidRPr="004A633E">
          <w:t xml:space="preserve"> </w:t>
        </w:r>
        <w:r w:rsidR="009259ED" w:rsidRPr="004A633E">
          <w:t>본건</w:t>
        </w:r>
        <w:r w:rsidR="009259ED" w:rsidRPr="004A633E">
          <w:t xml:space="preserve"> </w:t>
        </w:r>
        <w:r w:rsidR="009259ED" w:rsidRPr="004A633E">
          <w:t>부동산의</w:t>
        </w:r>
        <w:r w:rsidR="009259ED" w:rsidRPr="004A633E">
          <w:t xml:space="preserve"> </w:t>
        </w:r>
        <w:r w:rsidR="009259ED" w:rsidRPr="004A633E">
          <w:t>매각절차가</w:t>
        </w:r>
        <w:r w:rsidR="009259ED" w:rsidRPr="004A633E">
          <w:t xml:space="preserve"> </w:t>
        </w:r>
        <w:r w:rsidR="009259ED" w:rsidRPr="004A633E">
          <w:t>관계</w:t>
        </w:r>
        <w:r w:rsidR="009259ED" w:rsidRPr="004A633E">
          <w:t xml:space="preserve"> </w:t>
        </w:r>
        <w:r w:rsidR="009259ED" w:rsidRPr="004A633E">
          <w:t>법령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및</w:t>
        </w:r>
        <w:r w:rsidR="009259ED" w:rsidRPr="004A633E">
          <w:t xml:space="preserve"> </w:t>
        </w:r>
        <w:r w:rsidR="009259ED" w:rsidRPr="004A633E">
          <w:t>정관에</w:t>
        </w:r>
        <w:r w:rsidR="009259ED" w:rsidRPr="004A633E">
          <w:t xml:space="preserve"> </w:t>
        </w:r>
        <w:r w:rsidR="009259ED" w:rsidRPr="004A633E">
          <w:t>따라</w:t>
        </w:r>
        <w:r w:rsidR="009259ED" w:rsidRPr="004A633E">
          <w:t xml:space="preserve"> </w:t>
        </w:r>
        <w:r w:rsidR="009259ED" w:rsidRPr="004A633E">
          <w:t>적법하게</w:t>
        </w:r>
        <w:r w:rsidR="009259ED" w:rsidRPr="004A633E">
          <w:t xml:space="preserve"> </w:t>
        </w:r>
        <w:r w:rsidR="009259ED" w:rsidRPr="004A633E">
          <w:t>진행될</w:t>
        </w:r>
        <w:r w:rsidR="009259ED" w:rsidRPr="004A633E">
          <w:t xml:space="preserve"> </w:t>
        </w:r>
        <w:r w:rsidR="009259ED" w:rsidRPr="004A633E">
          <w:t>수</w:t>
        </w:r>
        <w:r w:rsidR="009259ED" w:rsidRPr="004A633E">
          <w:t xml:space="preserve"> </w:t>
        </w:r>
        <w:r w:rsidR="009259ED" w:rsidRPr="004A633E">
          <w:t>있도록</w:t>
        </w:r>
        <w:r w:rsidR="009259ED" w:rsidRPr="004A633E">
          <w:t xml:space="preserve"> </w:t>
        </w:r>
        <w:r w:rsidR="009259ED" w:rsidRPr="004A633E">
          <w:t>필요한</w:t>
        </w:r>
        <w:r w:rsidR="009259ED" w:rsidRPr="004A633E">
          <w:t xml:space="preserve"> </w:t>
        </w:r>
        <w:r w:rsidR="009259ED" w:rsidRPr="004A633E">
          <w:t>절차의</w:t>
        </w:r>
        <w:r w:rsidR="009259ED" w:rsidRPr="004A633E">
          <w:t xml:space="preserve"> </w:t>
        </w:r>
        <w:r w:rsidR="009259ED" w:rsidRPr="004A633E">
          <w:t>진행에</w:t>
        </w:r>
        <w:r w:rsidR="009259ED" w:rsidRPr="004A633E">
          <w:t xml:space="preserve"> </w:t>
        </w:r>
        <w:r w:rsidR="009259ED" w:rsidRPr="004A633E">
          <w:t>합리적으로</w:t>
        </w:r>
        <w:r w:rsidR="009259ED" w:rsidRPr="004A633E">
          <w:t xml:space="preserve"> </w:t>
        </w:r>
        <w:r w:rsidR="009259ED" w:rsidRPr="004A633E">
          <w:t>협조한다</w:t>
        </w:r>
        <w:r w:rsidR="009259ED" w:rsidRPr="004A633E">
          <w:t>.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본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조는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대상회사에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제</w:t>
        </w:r>
        <w:r w:rsidR="009259ED">
          <w:rPr>
            <w:rFonts w:hint="eastAsia"/>
          </w:rPr>
          <w:t>3</w:t>
        </w:r>
        <w:r w:rsidR="009259ED">
          <w:rPr>
            <w:rFonts w:hint="eastAsia"/>
          </w:rPr>
          <w:t>종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종류주식의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발행가액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또는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그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상당액이나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배당금의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지급을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보장하거나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보전할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의무를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부담시키는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것으로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해석되지</w:t>
        </w:r>
        <w:r w:rsidR="009259ED">
          <w:rPr>
            <w:rFonts w:hint="eastAsia"/>
          </w:rPr>
          <w:t xml:space="preserve"> </w:t>
        </w:r>
        <w:r w:rsidR="009259ED">
          <w:rPr>
            <w:rFonts w:hint="eastAsia"/>
          </w:rPr>
          <w:t>아니한다</w:t>
        </w:r>
        <w:r w:rsidR="009259ED">
          <w:rPr>
            <w:rFonts w:hint="eastAsia"/>
          </w:rPr>
          <w:t>.</w:t>
        </w:r>
      </w:ins>
      <w:ins w:id="323" w:author="BKL" w:date="2026-10-01T00:23:00Z" w16du:dateUtc="2026-09-30T15:23:00Z">
        <w:r w:rsidR="004A633E">
          <w:rPr>
            <w:rFonts w:hint="eastAsia"/>
          </w:rPr>
          <w:t xml:space="preserve"> </w:t>
        </w:r>
        <w:r w:rsidR="004A633E" w:rsidRPr="004A633E">
          <w:rPr>
            <w:rFonts w:hint="eastAsia"/>
            <w:highlight w:val="yellow"/>
          </w:rPr>
          <w:t xml:space="preserve">[BKL Note: </w:t>
        </w:r>
      </w:ins>
      <w:ins w:id="324" w:author="BKL" w:date="2026-10-01T11:16:00Z" w16du:dateUtc="2026-10-01T02:16:00Z">
        <w:r w:rsidR="00C01480">
          <w:rPr>
            <w:rFonts w:hint="eastAsia"/>
            <w:highlight w:val="yellow"/>
          </w:rPr>
          <w:t xml:space="preserve">(1) </w:t>
        </w:r>
      </w:ins>
      <w:ins w:id="325" w:author="BKL" w:date="2026-10-01T11:16:00Z">
        <w:r w:rsidR="00C01480" w:rsidRPr="00C01480">
          <w:rPr>
            <w:highlight w:val="yellow"/>
          </w:rPr>
          <w:t>의견</w:t>
        </w:r>
        <w:r w:rsidR="00C01480" w:rsidRPr="00C01480">
          <w:rPr>
            <w:highlight w:val="yellow"/>
          </w:rPr>
          <w:t xml:space="preserve"> </w:t>
        </w:r>
        <w:r w:rsidR="00C01480" w:rsidRPr="00C01480">
          <w:rPr>
            <w:highlight w:val="yellow"/>
          </w:rPr>
          <w:t>반영하여</w:t>
        </w:r>
        <w:r w:rsidR="00C01480" w:rsidRPr="00C01480">
          <w:rPr>
            <w:highlight w:val="yellow"/>
          </w:rPr>
          <w:t xml:space="preserve"> </w:t>
        </w:r>
        <w:r w:rsidR="00C01480" w:rsidRPr="00C01480">
          <w:rPr>
            <w:highlight w:val="yellow"/>
          </w:rPr>
          <w:t>제</w:t>
        </w:r>
        <w:r w:rsidR="00C01480" w:rsidRPr="00C01480">
          <w:rPr>
            <w:highlight w:val="yellow"/>
          </w:rPr>
          <w:t>3</w:t>
        </w:r>
        <w:r w:rsidR="00C01480" w:rsidRPr="00C01480">
          <w:rPr>
            <w:highlight w:val="yellow"/>
          </w:rPr>
          <w:t>종</w:t>
        </w:r>
        <w:r w:rsidR="00C01480" w:rsidRPr="00C01480">
          <w:rPr>
            <w:highlight w:val="yellow"/>
          </w:rPr>
          <w:t xml:space="preserve"> </w:t>
        </w:r>
        <w:r w:rsidR="00C01480" w:rsidRPr="00C01480">
          <w:rPr>
            <w:highlight w:val="yellow"/>
          </w:rPr>
          <w:t>종류주식의</w:t>
        </w:r>
        <w:r w:rsidR="00C01480" w:rsidRPr="00C01480">
          <w:rPr>
            <w:highlight w:val="yellow"/>
          </w:rPr>
          <w:t xml:space="preserve"> </w:t>
        </w:r>
        <w:r w:rsidR="00C01480" w:rsidRPr="00C01480">
          <w:rPr>
            <w:highlight w:val="yellow"/>
          </w:rPr>
          <w:t>조건부</w:t>
        </w:r>
        <w:r w:rsidR="00C01480" w:rsidRPr="00C01480">
          <w:rPr>
            <w:highlight w:val="yellow"/>
          </w:rPr>
          <w:t xml:space="preserve"> </w:t>
        </w:r>
        <w:r w:rsidR="00C01480" w:rsidRPr="00C01480">
          <w:rPr>
            <w:highlight w:val="yellow"/>
          </w:rPr>
          <w:t>누적우선배당에</w:t>
        </w:r>
        <w:r w:rsidR="00C01480" w:rsidRPr="00C01480">
          <w:rPr>
            <w:highlight w:val="yellow"/>
          </w:rPr>
          <w:t xml:space="preserve"> </w:t>
        </w:r>
        <w:r w:rsidR="00C01480" w:rsidRPr="00C01480">
          <w:rPr>
            <w:highlight w:val="yellow"/>
          </w:rPr>
          <w:t>관한</w:t>
        </w:r>
        <w:r w:rsidR="00C01480" w:rsidRPr="00C01480">
          <w:rPr>
            <w:highlight w:val="yellow"/>
          </w:rPr>
          <w:t xml:space="preserve"> </w:t>
        </w:r>
        <w:r w:rsidR="00C01480" w:rsidRPr="00C01480">
          <w:rPr>
            <w:highlight w:val="yellow"/>
          </w:rPr>
          <w:t>권리내용은</w:t>
        </w:r>
        <w:r w:rsidR="00C01480" w:rsidRPr="00C01480">
          <w:rPr>
            <w:highlight w:val="yellow"/>
          </w:rPr>
          <w:t xml:space="preserve"> </w:t>
        </w:r>
        <w:r w:rsidR="00C01480" w:rsidRPr="00C01480">
          <w:rPr>
            <w:highlight w:val="yellow"/>
          </w:rPr>
          <w:t>발행</w:t>
        </w:r>
        <w:r w:rsidR="00C01480" w:rsidRPr="00C01480">
          <w:rPr>
            <w:highlight w:val="yellow"/>
          </w:rPr>
          <w:t xml:space="preserve"> </w:t>
        </w:r>
        <w:r w:rsidR="00C01480" w:rsidRPr="00C01480">
          <w:rPr>
            <w:highlight w:val="yellow"/>
          </w:rPr>
          <w:t>시점부터</w:t>
        </w:r>
        <w:r w:rsidR="00C01480" w:rsidRPr="00C01480">
          <w:rPr>
            <w:highlight w:val="yellow"/>
          </w:rPr>
          <w:t xml:space="preserve"> </w:t>
        </w:r>
        <w:r w:rsidR="00C01480" w:rsidRPr="00C01480">
          <w:rPr>
            <w:highlight w:val="yellow"/>
          </w:rPr>
          <w:t>정관에</w:t>
        </w:r>
        <w:r w:rsidR="00C01480" w:rsidRPr="00C01480">
          <w:rPr>
            <w:highlight w:val="yellow"/>
          </w:rPr>
          <w:t xml:space="preserve"> </w:t>
        </w:r>
        <w:r w:rsidR="00C01480" w:rsidRPr="00C01480">
          <w:rPr>
            <w:highlight w:val="yellow"/>
          </w:rPr>
          <w:t>반영하지</w:t>
        </w:r>
        <w:r w:rsidR="00C01480" w:rsidRPr="00C01480">
          <w:rPr>
            <w:highlight w:val="yellow"/>
          </w:rPr>
          <w:t xml:space="preserve"> </w:t>
        </w:r>
        <w:r w:rsidR="00C01480" w:rsidRPr="00C01480">
          <w:rPr>
            <w:highlight w:val="yellow"/>
          </w:rPr>
          <w:t>않고</w:t>
        </w:r>
        <w:r w:rsidR="00C01480" w:rsidRPr="00C01480">
          <w:rPr>
            <w:highlight w:val="yellow"/>
          </w:rPr>
          <w:t xml:space="preserve">, </w:t>
        </w:r>
        <w:r w:rsidR="00C01480" w:rsidRPr="00C01480">
          <w:rPr>
            <w:highlight w:val="yellow"/>
          </w:rPr>
          <w:t>감자약정기한</w:t>
        </w:r>
        <w:r w:rsidR="00C01480" w:rsidRPr="00C01480">
          <w:rPr>
            <w:highlight w:val="yellow"/>
          </w:rPr>
          <w:t xml:space="preserve"> </w:t>
        </w:r>
        <w:r w:rsidR="00C01480" w:rsidRPr="00C01480">
          <w:rPr>
            <w:highlight w:val="yellow"/>
          </w:rPr>
          <w:t>도래</w:t>
        </w:r>
        <w:r w:rsidR="00C01480" w:rsidRPr="00C01480">
          <w:rPr>
            <w:highlight w:val="yellow"/>
          </w:rPr>
          <w:t xml:space="preserve"> </w:t>
        </w:r>
        <w:r w:rsidR="00C01480" w:rsidRPr="00C01480">
          <w:rPr>
            <w:highlight w:val="yellow"/>
          </w:rPr>
          <w:t>전에</w:t>
        </w:r>
        <w:r w:rsidR="00C01480" w:rsidRPr="00C01480">
          <w:rPr>
            <w:highlight w:val="yellow"/>
          </w:rPr>
          <w:t xml:space="preserve"> </w:t>
        </w:r>
        <w:r w:rsidR="00C01480" w:rsidRPr="00C01480">
          <w:rPr>
            <w:highlight w:val="yellow"/>
          </w:rPr>
          <w:t>감자</w:t>
        </w:r>
        <w:r w:rsidR="00C01480" w:rsidRPr="00C01480">
          <w:rPr>
            <w:highlight w:val="yellow"/>
          </w:rPr>
          <w:t xml:space="preserve"> </w:t>
        </w:r>
        <w:r w:rsidR="00C01480" w:rsidRPr="00C01480">
          <w:rPr>
            <w:highlight w:val="yellow"/>
          </w:rPr>
          <w:t>완료가</w:t>
        </w:r>
        <w:r w:rsidR="00C01480" w:rsidRPr="00C01480">
          <w:rPr>
            <w:highlight w:val="yellow"/>
          </w:rPr>
          <w:t xml:space="preserve"> </w:t>
        </w:r>
        <w:r w:rsidR="00C01480" w:rsidRPr="00C01480">
          <w:rPr>
            <w:highlight w:val="yellow"/>
          </w:rPr>
          <w:t>어려운</w:t>
        </w:r>
        <w:r w:rsidR="00C01480" w:rsidRPr="00C01480">
          <w:rPr>
            <w:highlight w:val="yellow"/>
          </w:rPr>
          <w:t xml:space="preserve"> </w:t>
        </w:r>
        <w:r w:rsidR="00C01480" w:rsidRPr="00C01480">
          <w:rPr>
            <w:highlight w:val="yellow"/>
          </w:rPr>
          <w:t>경우에</w:t>
        </w:r>
        <w:r w:rsidR="00C01480" w:rsidRPr="00C01480">
          <w:rPr>
            <w:highlight w:val="yellow"/>
          </w:rPr>
          <w:t xml:space="preserve"> </w:t>
        </w:r>
        <w:r w:rsidR="00C01480" w:rsidRPr="00C01480">
          <w:rPr>
            <w:highlight w:val="yellow"/>
          </w:rPr>
          <w:t>대비하여</w:t>
        </w:r>
        <w:r w:rsidR="00C01480" w:rsidRPr="00C01480">
          <w:rPr>
            <w:highlight w:val="yellow"/>
          </w:rPr>
          <w:t xml:space="preserve"> </w:t>
        </w:r>
        <w:r w:rsidR="00C01480" w:rsidRPr="00C01480">
          <w:rPr>
            <w:highlight w:val="yellow"/>
          </w:rPr>
          <w:t>감자약정기한의</w:t>
        </w:r>
        <w:r w:rsidR="00C01480" w:rsidRPr="00C01480">
          <w:rPr>
            <w:highlight w:val="yellow"/>
          </w:rPr>
          <w:t xml:space="preserve"> 1</w:t>
        </w:r>
        <w:r w:rsidR="00C01480" w:rsidRPr="00C01480">
          <w:rPr>
            <w:highlight w:val="yellow"/>
          </w:rPr>
          <w:t>개월</w:t>
        </w:r>
        <w:r w:rsidR="00C01480" w:rsidRPr="00C01480">
          <w:rPr>
            <w:highlight w:val="yellow"/>
          </w:rPr>
          <w:t xml:space="preserve"> </w:t>
        </w:r>
        <w:r w:rsidR="00C01480" w:rsidRPr="00C01480">
          <w:rPr>
            <w:highlight w:val="yellow"/>
          </w:rPr>
          <w:t>전까지</w:t>
        </w:r>
        <w:r w:rsidR="00C01480" w:rsidRPr="00C01480">
          <w:rPr>
            <w:highlight w:val="yellow"/>
          </w:rPr>
          <w:t xml:space="preserve"> </w:t>
        </w:r>
        <w:r w:rsidR="00C01480" w:rsidRPr="00C01480">
          <w:rPr>
            <w:highlight w:val="yellow"/>
          </w:rPr>
          <w:t>정관에</w:t>
        </w:r>
        <w:r w:rsidR="00C01480" w:rsidRPr="00C01480">
          <w:rPr>
            <w:highlight w:val="yellow"/>
          </w:rPr>
          <w:t xml:space="preserve"> </w:t>
        </w:r>
        <w:r w:rsidR="00C01480" w:rsidRPr="00C01480">
          <w:rPr>
            <w:highlight w:val="yellow"/>
          </w:rPr>
          <w:t>반영하는</w:t>
        </w:r>
        <w:r w:rsidR="00C01480" w:rsidRPr="00C01480">
          <w:rPr>
            <w:highlight w:val="yellow"/>
          </w:rPr>
          <w:t xml:space="preserve"> </w:t>
        </w:r>
        <w:r w:rsidR="00C01480" w:rsidRPr="00C01480">
          <w:rPr>
            <w:highlight w:val="yellow"/>
          </w:rPr>
          <w:t>구조로</w:t>
        </w:r>
        <w:r w:rsidR="00C01480" w:rsidRPr="00C01480">
          <w:rPr>
            <w:highlight w:val="yellow"/>
          </w:rPr>
          <w:t xml:space="preserve"> </w:t>
        </w:r>
        <w:r w:rsidR="00C01480" w:rsidRPr="00C01480">
          <w:rPr>
            <w:highlight w:val="yellow"/>
          </w:rPr>
          <w:t>수정하였습니다</w:t>
        </w:r>
        <w:r w:rsidR="00C01480" w:rsidRPr="00C01480">
          <w:rPr>
            <w:highlight w:val="yellow"/>
          </w:rPr>
          <w:t>.</w:t>
        </w:r>
      </w:ins>
      <w:ins w:id="326" w:author="BKL" w:date="2026-10-01T11:16:00Z" w16du:dateUtc="2026-10-01T02:16:00Z">
        <w:r w:rsidR="00C01480">
          <w:rPr>
            <w:rFonts w:hint="eastAsia"/>
            <w:highlight w:val="yellow"/>
          </w:rPr>
          <w:t xml:space="preserve"> (2) </w:t>
        </w:r>
      </w:ins>
      <w:ins w:id="327" w:author="BKL" w:date="2026-10-01T00:24:00Z" w16du:dateUtc="2026-09-30T15:24:00Z">
        <w:r w:rsidR="004A633E" w:rsidRPr="004A633E">
          <w:rPr>
            <w:highlight w:val="yellow"/>
          </w:rPr>
          <w:t>주주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당사자의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의무는</w:t>
        </w:r>
        <w:r w:rsidR="004A633E" w:rsidRPr="004A633E">
          <w:rPr>
            <w:rFonts w:hint="eastAsia"/>
            <w:highlight w:val="yellow"/>
          </w:rPr>
          <w:t xml:space="preserve"> </w:t>
        </w:r>
      </w:ins>
      <w:ins w:id="328" w:author="BKL" w:date="2026-10-01T00:23:00Z" w16du:dateUtc="2026-09-30T15:23:00Z">
        <w:r w:rsidR="004A633E" w:rsidRPr="004A633E">
          <w:rPr>
            <w:highlight w:val="yellow"/>
          </w:rPr>
          <w:t>주주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간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의결권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공동행사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lastRenderedPageBreak/>
          <w:t>약정으로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해석될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소지를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줄이기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위하여</w:t>
        </w:r>
        <w:r w:rsidR="004A633E" w:rsidRPr="004A633E">
          <w:rPr>
            <w:highlight w:val="yellow"/>
          </w:rPr>
          <w:t xml:space="preserve"> </w:t>
        </w:r>
      </w:ins>
      <w:ins w:id="329" w:author="BKL" w:date="2026-10-01T00:24:00Z">
        <w:r w:rsidR="004A633E" w:rsidRPr="004A633E">
          <w:rPr>
            <w:highlight w:val="yellow"/>
          </w:rPr>
          <w:t>특정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안건에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찬성하는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의결권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행사약정이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아니라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필요한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회사절차에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대한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합리적인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협조의무로</w:t>
        </w:r>
        <w:r w:rsidR="004A633E" w:rsidRPr="004A633E">
          <w:rPr>
            <w:highlight w:val="yellow"/>
          </w:rPr>
          <w:t xml:space="preserve"> </w:t>
        </w:r>
        <w:r w:rsidR="004A633E" w:rsidRPr="004A633E">
          <w:rPr>
            <w:highlight w:val="yellow"/>
          </w:rPr>
          <w:t>한정하였습니다</w:t>
        </w:r>
        <w:r w:rsidR="004A633E" w:rsidRPr="004A633E">
          <w:rPr>
            <w:highlight w:val="yellow"/>
          </w:rPr>
          <w:t>.</w:t>
        </w:r>
      </w:ins>
      <w:ins w:id="330" w:author="BKL" w:date="2026-10-01T00:23:00Z" w16du:dateUtc="2026-09-30T15:23:00Z">
        <w:r w:rsidR="004A633E" w:rsidRPr="004A633E">
          <w:rPr>
            <w:rFonts w:hint="eastAsia"/>
            <w:highlight w:val="yellow"/>
          </w:rPr>
          <w:t>]</w:t>
        </w:r>
      </w:ins>
      <w:ins w:id="331" w:author="BKL" w:date="2026-10-02T11:08:00Z" w16du:dateUtc="2026-10-02T02:08:00Z">
        <w:r w:rsidR="009259ED">
          <w:rPr>
            <w:rFonts w:hint="eastAsia"/>
          </w:rPr>
          <w:t xml:space="preserve"> </w:t>
        </w:r>
        <w:r w:rsidR="009259ED" w:rsidRPr="009E2715">
          <w:rPr>
            <w:highlight w:val="yellow"/>
          </w:rPr>
          <w:t xml:space="preserve">[BKL Note: </w:t>
        </w:r>
        <w:r w:rsidR="009259ED" w:rsidRPr="009E2715">
          <w:rPr>
            <w:highlight w:val="yellow"/>
          </w:rPr>
          <w:t>제</w:t>
        </w:r>
        <w:r w:rsidR="009259ED" w:rsidRPr="009E2715">
          <w:rPr>
            <w:highlight w:val="yellow"/>
          </w:rPr>
          <w:t>3</w:t>
        </w:r>
        <w:r w:rsidR="009259ED" w:rsidRPr="009E2715">
          <w:rPr>
            <w:highlight w:val="yellow"/>
          </w:rPr>
          <w:t>종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종류주식의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조건부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누적우선배당에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관한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정관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반영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및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관련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절차에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대하여</w:t>
        </w:r>
        <w:r w:rsidR="009259ED" w:rsidRPr="009E2715">
          <w:rPr>
            <w:highlight w:val="yellow"/>
          </w:rPr>
          <w:t xml:space="preserve"> ‘</w:t>
        </w:r>
        <w:r w:rsidR="009259ED" w:rsidRPr="009E2715">
          <w:rPr>
            <w:highlight w:val="yellow"/>
          </w:rPr>
          <w:t>최대한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협조</w:t>
        </w:r>
        <w:r w:rsidR="009259ED" w:rsidRPr="009E2715">
          <w:rPr>
            <w:highlight w:val="yellow"/>
          </w:rPr>
          <w:t>’</w:t>
        </w:r>
        <w:r w:rsidR="009259ED" w:rsidRPr="009E2715">
          <w:rPr>
            <w:highlight w:val="yellow"/>
          </w:rPr>
          <w:t>하도록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하는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수정은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반영하였습니다</w:t>
        </w:r>
        <w:r w:rsidR="009259ED" w:rsidRPr="009E2715">
          <w:rPr>
            <w:highlight w:val="yellow"/>
          </w:rPr>
          <w:t xml:space="preserve">. </w:t>
        </w:r>
        <w:r w:rsidR="009259ED" w:rsidRPr="009E2715">
          <w:rPr>
            <w:highlight w:val="yellow"/>
          </w:rPr>
          <w:t>다만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정관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변경의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조건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발생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시점과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이행기한이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모두</w:t>
        </w:r>
        <w:r w:rsidR="009259ED" w:rsidRPr="009E2715">
          <w:rPr>
            <w:highlight w:val="yellow"/>
          </w:rPr>
          <w:t xml:space="preserve"> ‘</w:t>
        </w:r>
        <w:r w:rsidR="009259ED" w:rsidRPr="009E2715">
          <w:rPr>
            <w:highlight w:val="yellow"/>
          </w:rPr>
          <w:t>감자약정기한의</w:t>
        </w:r>
        <w:r w:rsidR="009259ED" w:rsidRPr="009E2715">
          <w:rPr>
            <w:highlight w:val="yellow"/>
          </w:rPr>
          <w:t xml:space="preserve"> 1</w:t>
        </w:r>
        <w:r w:rsidR="009259ED" w:rsidRPr="009E2715">
          <w:rPr>
            <w:highlight w:val="yellow"/>
          </w:rPr>
          <w:t>개월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전</w:t>
        </w:r>
        <w:r w:rsidR="009259ED" w:rsidRPr="009E2715">
          <w:rPr>
            <w:highlight w:val="yellow"/>
          </w:rPr>
          <w:t>’</w:t>
        </w:r>
        <w:r w:rsidR="009259ED" w:rsidRPr="009E2715">
          <w:rPr>
            <w:highlight w:val="yellow"/>
          </w:rPr>
          <w:t>로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규정되는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문언상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불일치를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해소하기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위하여</w:t>
        </w:r>
        <w:r w:rsidR="009259ED" w:rsidRPr="009E2715">
          <w:rPr>
            <w:highlight w:val="yellow"/>
          </w:rPr>
          <w:t xml:space="preserve">, </w:t>
        </w:r>
        <w:r w:rsidR="009259ED" w:rsidRPr="009E2715">
          <w:rPr>
            <w:highlight w:val="yellow"/>
          </w:rPr>
          <w:t>제</w:t>
        </w:r>
        <w:r w:rsidR="009259ED" w:rsidRPr="009E2715">
          <w:rPr>
            <w:highlight w:val="yellow"/>
          </w:rPr>
          <w:t>3</w:t>
        </w:r>
        <w:r w:rsidR="009259ED" w:rsidRPr="009E2715">
          <w:rPr>
            <w:highlight w:val="yellow"/>
          </w:rPr>
          <w:t>종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종류주식이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그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전에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전부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유상감자된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경우를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제외하고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늦어도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감자약정기한의</w:t>
        </w:r>
        <w:r w:rsidR="009259ED" w:rsidRPr="009E2715">
          <w:rPr>
            <w:highlight w:val="yellow"/>
          </w:rPr>
          <w:t xml:space="preserve"> 1</w:t>
        </w:r>
        <w:r w:rsidR="009259ED" w:rsidRPr="009E2715">
          <w:rPr>
            <w:highlight w:val="yellow"/>
          </w:rPr>
          <w:t>개월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전까지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정관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변경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절차가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이루어지도록</w:t>
        </w:r>
        <w:r w:rsidR="009259ED" w:rsidRPr="009E2715">
          <w:rPr>
            <w:highlight w:val="yellow"/>
          </w:rPr>
          <w:t xml:space="preserve"> </w:t>
        </w:r>
        <w:r w:rsidR="009259ED" w:rsidRPr="009E2715">
          <w:rPr>
            <w:highlight w:val="yellow"/>
          </w:rPr>
          <w:t>정리하였습니다</w:t>
        </w:r>
        <w:r w:rsidR="009259ED" w:rsidRPr="009E2715">
          <w:rPr>
            <w:highlight w:val="yellow"/>
          </w:rPr>
          <w:t>.]</w:t>
        </w:r>
      </w:ins>
    </w:p>
    <w:p w14:paraId="02C74867" w14:textId="77777777" w:rsidR="001C72E9" w:rsidRPr="001C72E9" w:rsidRDefault="001C72E9" w:rsidP="001C72E9"/>
    <w:p w14:paraId="6C164583" w14:textId="77777777" w:rsidR="00616B70" w:rsidRPr="00074C04" w:rsidRDefault="00616B70" w:rsidP="00616B70">
      <w:pPr>
        <w:pStyle w:val="1"/>
        <w:keepNext/>
        <w:tabs>
          <w:tab w:val="left" w:pos="851"/>
        </w:tabs>
        <w:spacing w:before="60" w:line="312" w:lineRule="auto"/>
        <w:ind w:left="0" w:firstLine="0"/>
        <w:rPr>
          <w:szCs w:val="24"/>
        </w:rPr>
      </w:pPr>
      <w:r>
        <w:rPr>
          <w:rFonts w:hint="eastAsia"/>
          <w:szCs w:val="24"/>
        </w:rPr>
        <w:t>이사회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구성</w:t>
      </w:r>
    </w:p>
    <w:p w14:paraId="6049A06C" w14:textId="2FC79BDB" w:rsidR="00AE371D" w:rsidRDefault="00616B70" w:rsidP="00AE371D">
      <w:pPr>
        <w:pStyle w:val="2"/>
        <w:spacing w:before="60" w:line="312" w:lineRule="auto"/>
        <w:ind w:left="851" w:hanging="851"/>
      </w:pPr>
      <w:r>
        <w:rPr>
          <w:rFonts w:hint="eastAsia"/>
        </w:rPr>
        <w:t>대상회사</w:t>
      </w:r>
      <w:r w:rsidRPr="00074C04">
        <w:rPr>
          <w:rFonts w:hint="eastAsia"/>
        </w:rPr>
        <w:t>의</w:t>
      </w:r>
      <w:r w:rsidRPr="00074C04">
        <w:rPr>
          <w:rFonts w:hint="eastAsia"/>
        </w:rPr>
        <w:t xml:space="preserve"> </w:t>
      </w:r>
      <w:r w:rsidRPr="00074C04">
        <w:rPr>
          <w:rFonts w:hint="eastAsia"/>
        </w:rPr>
        <w:t>이사회는</w:t>
      </w:r>
      <w:r w:rsidRPr="00074C04">
        <w:rPr>
          <w:rFonts w:hint="eastAsia"/>
        </w:rPr>
        <w:t xml:space="preserve"> </w:t>
      </w:r>
      <w:del w:id="332" w:author="임영규 부장(상장리츠팀)" w:date="2026-10-01T13:24:00Z" w16du:dateUtc="2026-10-01T04:24:00Z">
        <w:r w:rsidDel="00A1064D">
          <w:rPr>
            <w:rFonts w:hint="eastAsia"/>
          </w:rPr>
          <w:delText>[</w:delText>
        </w:r>
      </w:del>
      <w:r w:rsidR="00AE371D">
        <w:rPr>
          <w:rFonts w:hint="eastAsia"/>
        </w:rPr>
        <w:t>3</w:t>
      </w:r>
      <w:del w:id="333" w:author="임영규 부장(상장리츠팀)" w:date="2026-10-01T13:24:00Z" w16du:dateUtc="2026-10-01T04:24:00Z">
        <w:r w:rsidDel="00A1064D">
          <w:rPr>
            <w:rFonts w:hint="eastAsia"/>
          </w:rPr>
          <w:delText>]</w:delText>
        </w:r>
      </w:del>
      <w:r>
        <w:rPr>
          <w:rFonts w:hint="eastAsia"/>
        </w:rPr>
        <w:t>인</w:t>
      </w:r>
      <w:r w:rsidRPr="00074C04">
        <w:rPr>
          <w:rFonts w:hint="eastAsia"/>
        </w:rPr>
        <w:t>으로</w:t>
      </w:r>
      <w:r w:rsidRPr="00074C04">
        <w:rPr>
          <w:rFonts w:hint="eastAsia"/>
        </w:rPr>
        <w:t xml:space="preserve"> </w:t>
      </w:r>
      <w:r w:rsidRPr="00074C04">
        <w:rPr>
          <w:rFonts w:hint="eastAsia"/>
        </w:rPr>
        <w:t>구성하여</w:t>
      </w:r>
      <w:r w:rsidRPr="00074C04">
        <w:rPr>
          <w:rFonts w:hint="eastAsia"/>
        </w:rPr>
        <w:t>,</w:t>
      </w:r>
      <w:r w:rsidRPr="00074C04">
        <w:t xml:space="preserve"> </w:t>
      </w:r>
      <w:r>
        <w:rPr>
          <w:rFonts w:hint="eastAsia"/>
        </w:rPr>
        <w:t>그</w:t>
      </w:r>
      <w:r w:rsidRPr="00074C04">
        <w:rPr>
          <w:rFonts w:hint="eastAsia"/>
        </w:rPr>
        <w:t xml:space="preserve"> </w:t>
      </w:r>
      <w:r w:rsidRPr="00074C04">
        <w:rPr>
          <w:rFonts w:hint="eastAsia"/>
        </w:rPr>
        <w:t>중</w:t>
      </w:r>
      <w:r w:rsidRPr="00074C04">
        <w:rPr>
          <w:rFonts w:hint="eastAsia"/>
        </w:rPr>
        <w:t xml:space="preserve"> </w:t>
      </w:r>
      <w:del w:id="334" w:author="임영규 부장(상장리츠팀)" w:date="2026-10-01T13:24:00Z" w16du:dateUtc="2026-10-01T04:24:00Z">
        <w:r w:rsidDel="00A1064D">
          <w:rPr>
            <w:rFonts w:hint="eastAsia"/>
          </w:rPr>
          <w:delText>[</w:delText>
        </w:r>
      </w:del>
      <w:r w:rsidR="00AE371D">
        <w:rPr>
          <w:rFonts w:hint="eastAsia"/>
        </w:rPr>
        <w:t>2</w:t>
      </w:r>
      <w:del w:id="335" w:author="임영규 부장(상장리츠팀)" w:date="2026-10-01T13:24:00Z" w16du:dateUtc="2026-10-01T04:24:00Z">
        <w:r w:rsidDel="00A1064D">
          <w:rPr>
            <w:rFonts w:hint="eastAsia"/>
          </w:rPr>
          <w:delText>]</w:delText>
        </w:r>
      </w:del>
      <w:r>
        <w:rPr>
          <w:rFonts w:hint="eastAsia"/>
        </w:rPr>
        <w:t>인</w:t>
      </w:r>
      <w:r w:rsidRPr="00074C04">
        <w:rPr>
          <w:rFonts w:hint="eastAsia"/>
        </w:rPr>
        <w:t>은</w:t>
      </w:r>
      <w:r w:rsidRPr="00074C04">
        <w:rPr>
          <w:rFonts w:hint="eastAsia"/>
        </w:rPr>
        <w:t xml:space="preserve"> </w:t>
      </w:r>
      <w:r>
        <w:rPr>
          <w:rFonts w:hint="eastAsia"/>
        </w:rPr>
        <w:t>[</w:t>
      </w:r>
      <w:r w:rsidR="00AE371D">
        <w:rPr>
          <w:rFonts w:hint="eastAsia"/>
        </w:rPr>
        <w:t>코람코라이프인프라리츠</w:t>
      </w:r>
      <w:r>
        <w:rPr>
          <w:rFonts w:hint="eastAsia"/>
        </w:rPr>
        <w:t>]</w:t>
      </w:r>
      <w:r w:rsidRPr="00074C04">
        <w:rPr>
          <w:rFonts w:hint="eastAsia"/>
        </w:rPr>
        <w:t>가</w:t>
      </w:r>
      <w:r w:rsidRPr="00074C04">
        <w:t xml:space="preserve"> </w:t>
      </w:r>
      <w:r w:rsidRPr="00074C04">
        <w:rPr>
          <w:rFonts w:hint="eastAsia"/>
        </w:rPr>
        <w:t>지명</w:t>
      </w:r>
      <w:r w:rsidR="0086649F" w:rsidRPr="0086649F">
        <w:t>하고</w:t>
      </w:r>
      <w:r w:rsidR="0086649F" w:rsidRPr="0086649F">
        <w:t xml:space="preserve">, </w:t>
      </w:r>
      <w:r w:rsidR="0086649F" w:rsidRPr="0086649F">
        <w:t>나머지</w:t>
      </w:r>
      <w:r w:rsidR="0086649F" w:rsidRPr="0086649F">
        <w:t xml:space="preserve"> </w:t>
      </w:r>
      <w:r w:rsidR="0086649F" w:rsidRPr="0086649F">
        <w:t>이사</w:t>
      </w:r>
      <w:r w:rsidR="0086649F" w:rsidRPr="0086649F">
        <w:t xml:space="preserve"> </w:t>
      </w:r>
      <w:del w:id="336" w:author="임영규 부장(상장리츠팀)" w:date="2026-10-01T13:24:00Z" w16du:dateUtc="2026-10-01T04:24:00Z">
        <w:r w:rsidR="0086649F" w:rsidRPr="0086649F" w:rsidDel="00A1064D">
          <w:delText>[</w:delText>
        </w:r>
      </w:del>
      <w:r w:rsidR="0086649F" w:rsidRPr="0086649F">
        <w:t>1</w:t>
      </w:r>
      <w:del w:id="337" w:author="임영규 부장(상장리츠팀)" w:date="2026-10-01T13:24:00Z" w16du:dateUtc="2026-10-01T04:24:00Z">
        <w:r w:rsidR="0086649F" w:rsidRPr="0086649F" w:rsidDel="00A1064D">
          <w:delText>]</w:delText>
        </w:r>
      </w:del>
      <w:r w:rsidR="0086649F" w:rsidRPr="0086649F">
        <w:t>인은</w:t>
      </w:r>
      <w:r w:rsidR="0086649F" w:rsidRPr="0086649F">
        <w:t xml:space="preserve"> </w:t>
      </w:r>
      <w:r w:rsidR="0086649F" w:rsidRPr="0086649F">
        <w:t>대상회사의</w:t>
      </w:r>
      <w:r w:rsidR="0086649F" w:rsidRPr="0086649F">
        <w:t xml:space="preserve"> </w:t>
      </w:r>
      <w:r w:rsidR="0086649F" w:rsidRPr="0086649F">
        <w:t>정관</w:t>
      </w:r>
      <w:r w:rsidR="0086649F" w:rsidRPr="0086649F">
        <w:t xml:space="preserve"> </w:t>
      </w:r>
      <w:r w:rsidR="0086649F" w:rsidRPr="0086649F">
        <w:t>및</w:t>
      </w:r>
      <w:r w:rsidR="0086649F" w:rsidRPr="0086649F">
        <w:t xml:space="preserve"> </w:t>
      </w:r>
      <w:r w:rsidR="0086649F" w:rsidRPr="0086649F">
        <w:t>관련</w:t>
      </w:r>
      <w:r w:rsidR="0086649F" w:rsidRPr="0086649F">
        <w:t xml:space="preserve"> </w:t>
      </w:r>
      <w:r w:rsidR="0086649F" w:rsidRPr="0086649F">
        <w:t>법령에서</w:t>
      </w:r>
      <w:r w:rsidR="0086649F" w:rsidRPr="0086649F">
        <w:t xml:space="preserve"> </w:t>
      </w:r>
      <w:r w:rsidR="0086649F" w:rsidRPr="0086649F">
        <w:t>정하는</w:t>
      </w:r>
      <w:r w:rsidR="0086649F" w:rsidRPr="0086649F">
        <w:t xml:space="preserve"> </w:t>
      </w:r>
      <w:r w:rsidR="0086649F" w:rsidRPr="0086649F">
        <w:t>바에</w:t>
      </w:r>
      <w:r w:rsidR="0086649F" w:rsidRPr="0086649F">
        <w:t xml:space="preserve"> </w:t>
      </w:r>
      <w:r w:rsidR="0086649F" w:rsidRPr="0086649F">
        <w:t>따라</w:t>
      </w:r>
      <w:r w:rsidR="0086649F" w:rsidRPr="0086649F">
        <w:t xml:space="preserve"> </w:t>
      </w:r>
      <w:r w:rsidR="0086649F" w:rsidRPr="0086649F">
        <w:t>주주총회에서</w:t>
      </w:r>
      <w:r w:rsidR="0086649F" w:rsidRPr="0086649F">
        <w:t xml:space="preserve"> </w:t>
      </w:r>
      <w:r w:rsidR="0086649F" w:rsidRPr="0086649F">
        <w:t>선임</w:t>
      </w:r>
      <w:r w:rsidRPr="00074C04">
        <w:rPr>
          <w:rFonts w:hint="eastAsia"/>
        </w:rPr>
        <w:t>한다</w:t>
      </w:r>
      <w:r w:rsidRPr="00074C04">
        <w:rPr>
          <w:rFonts w:hint="eastAsia"/>
        </w:rPr>
        <w:t>.</w:t>
      </w:r>
      <w:r w:rsidRPr="00074C04">
        <w:t xml:space="preserve"> </w:t>
      </w:r>
    </w:p>
    <w:p w14:paraId="2D75919A" w14:textId="5E077CBF" w:rsidR="00616B70" w:rsidRDefault="00AE371D" w:rsidP="00AE371D">
      <w:pPr>
        <w:pStyle w:val="2"/>
        <w:spacing w:before="60" w:line="312" w:lineRule="auto"/>
        <w:ind w:left="851" w:hanging="851"/>
      </w:pPr>
      <w:r>
        <w:rPr>
          <w:rFonts w:hint="eastAsia"/>
        </w:rPr>
        <w:t>대상회사의</w:t>
      </w:r>
      <w:r>
        <w:rPr>
          <w:rFonts w:hint="eastAsia"/>
        </w:rPr>
        <w:t xml:space="preserve"> </w:t>
      </w:r>
      <w:r>
        <w:rPr>
          <w:rFonts w:hint="eastAsia"/>
        </w:rPr>
        <w:t>대표이사는</w:t>
      </w:r>
      <w:r>
        <w:rPr>
          <w:rFonts w:hint="eastAsia"/>
        </w:rPr>
        <w:t xml:space="preserve"> [</w:t>
      </w:r>
      <w:r>
        <w:rPr>
          <w:rFonts w:hint="eastAsia"/>
        </w:rPr>
        <w:t>코람코라이프인프라리츠</w:t>
      </w:r>
      <w:r>
        <w:rPr>
          <w:rFonts w:hint="eastAsia"/>
        </w:rPr>
        <w:t>]</w:t>
      </w:r>
      <w:r w:rsidRPr="00074C04"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지명하기로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4FE3A396" w14:textId="4E5C9BFF" w:rsidR="00AE371D" w:rsidRDefault="00AE371D" w:rsidP="00AE371D">
      <w:pPr>
        <w:pStyle w:val="2"/>
        <w:spacing w:before="60" w:line="312" w:lineRule="auto"/>
        <w:ind w:left="851" w:hanging="851"/>
      </w:pPr>
      <w:r>
        <w:rPr>
          <w:rFonts w:hint="eastAsia"/>
        </w:rPr>
        <w:t>대상회사의</w:t>
      </w:r>
      <w:r>
        <w:rPr>
          <w:rFonts w:hint="eastAsia"/>
        </w:rPr>
        <w:t xml:space="preserve"> </w:t>
      </w:r>
      <w:r>
        <w:rPr>
          <w:rFonts w:hint="eastAsia"/>
        </w:rPr>
        <w:t>감사는</w:t>
      </w:r>
      <w:r>
        <w:rPr>
          <w:rFonts w:hint="eastAsia"/>
        </w:rPr>
        <w:t xml:space="preserve"> </w:t>
      </w:r>
      <w:del w:id="338" w:author="임영규 부장(상장리츠팀)" w:date="2026-10-01T13:24:00Z" w16du:dateUtc="2026-10-01T04:24:00Z">
        <w:r w:rsidDel="00A1064D">
          <w:rPr>
            <w:rFonts w:hint="eastAsia"/>
          </w:rPr>
          <w:delText>[</w:delText>
        </w:r>
      </w:del>
      <w:r>
        <w:rPr>
          <w:rFonts w:hint="eastAsia"/>
        </w:rPr>
        <w:t>1</w:t>
      </w:r>
      <w:del w:id="339" w:author="임영규 부장(상장리츠팀)" w:date="2026-10-01T13:24:00Z" w16du:dateUtc="2026-10-01T04:24:00Z">
        <w:r w:rsidDel="00A1064D">
          <w:rPr>
            <w:rFonts w:hint="eastAsia"/>
          </w:rPr>
          <w:delText>]</w:delText>
        </w:r>
      </w:del>
      <w:r>
        <w:rPr>
          <w:rFonts w:hint="eastAsia"/>
        </w:rPr>
        <w:t>인으로</w:t>
      </w:r>
      <w:r>
        <w:rPr>
          <w:rFonts w:hint="eastAsia"/>
        </w:rPr>
        <w:t xml:space="preserve"> </w:t>
      </w:r>
      <w:r>
        <w:rPr>
          <w:rFonts w:hint="eastAsia"/>
        </w:rPr>
        <w:t>하며</w:t>
      </w:r>
      <w:r>
        <w:rPr>
          <w:rFonts w:hint="eastAsia"/>
        </w:rPr>
        <w:t xml:space="preserve">, </w:t>
      </w:r>
      <w:r w:rsidR="0086649F" w:rsidRPr="0086649F">
        <w:t>대상회사의</w:t>
      </w:r>
      <w:r w:rsidR="0086649F" w:rsidRPr="0086649F">
        <w:t xml:space="preserve"> </w:t>
      </w:r>
      <w:r w:rsidR="0086649F" w:rsidRPr="0086649F">
        <w:t>정관</w:t>
      </w:r>
      <w:r w:rsidR="0086649F" w:rsidRPr="0086649F">
        <w:t xml:space="preserve"> </w:t>
      </w:r>
      <w:r w:rsidR="0086649F" w:rsidRPr="0086649F">
        <w:t>및</w:t>
      </w:r>
      <w:r w:rsidR="0086649F" w:rsidRPr="0086649F">
        <w:t xml:space="preserve"> </w:t>
      </w:r>
      <w:r w:rsidR="0086649F" w:rsidRPr="0086649F">
        <w:t>관련</w:t>
      </w:r>
      <w:r w:rsidR="0086649F" w:rsidRPr="0086649F">
        <w:t xml:space="preserve"> </w:t>
      </w:r>
      <w:r w:rsidR="0086649F" w:rsidRPr="0086649F">
        <w:t>법령에서</w:t>
      </w:r>
      <w:r w:rsidR="0086649F" w:rsidRPr="0086649F">
        <w:t xml:space="preserve"> </w:t>
      </w:r>
      <w:r w:rsidR="0086649F" w:rsidRPr="0086649F">
        <w:t>정하는</w:t>
      </w:r>
      <w:r w:rsidR="0086649F" w:rsidRPr="0086649F">
        <w:t xml:space="preserve"> </w:t>
      </w:r>
      <w:r w:rsidR="0086649F" w:rsidRPr="0086649F">
        <w:t>바에</w:t>
      </w:r>
      <w:r w:rsidR="0086649F" w:rsidRPr="0086649F">
        <w:t xml:space="preserve"> </w:t>
      </w:r>
      <w:r w:rsidR="0086649F" w:rsidRPr="0086649F">
        <w:t>따라</w:t>
      </w:r>
      <w:r w:rsidR="0086649F" w:rsidRPr="0086649F">
        <w:t xml:space="preserve"> </w:t>
      </w:r>
      <w:r w:rsidR="0086649F" w:rsidRPr="0086649F">
        <w:t>주주총회에서</w:t>
      </w:r>
      <w:r w:rsidR="0086649F" w:rsidRPr="0086649F">
        <w:t xml:space="preserve"> </w:t>
      </w:r>
      <w:r w:rsidR="0086649F" w:rsidRPr="0086649F">
        <w:t>선임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69655AD1" w14:textId="77777777" w:rsidR="00AE4704" w:rsidRPr="00616B70" w:rsidRDefault="00AE4704" w:rsidP="00E5647E">
      <w:pPr>
        <w:spacing w:before="60" w:line="312" w:lineRule="auto"/>
      </w:pPr>
    </w:p>
    <w:p w14:paraId="42EBF5B2" w14:textId="3E29FFEE" w:rsidR="005C0AE3" w:rsidRDefault="00E5647E">
      <w:pPr>
        <w:pStyle w:val="1"/>
        <w:keepNext/>
        <w:tabs>
          <w:tab w:val="left" w:pos="851"/>
        </w:tabs>
        <w:spacing w:before="60" w:line="312" w:lineRule="auto"/>
        <w:ind w:left="0" w:firstLine="0"/>
        <w:rPr>
          <w:szCs w:val="24"/>
        </w:rPr>
      </w:pPr>
      <w:bookmarkStart w:id="340" w:name="_Toc36105794"/>
      <w:bookmarkStart w:id="341" w:name="_Toc36105795"/>
      <w:bookmarkStart w:id="342" w:name="_Toc36105796"/>
      <w:bookmarkStart w:id="343" w:name="_Toc36105797"/>
      <w:bookmarkStart w:id="344" w:name="_Toc36105798"/>
      <w:bookmarkStart w:id="345" w:name="_Toc36105799"/>
      <w:bookmarkStart w:id="346" w:name="_Toc36105800"/>
      <w:bookmarkStart w:id="347" w:name="_Toc36105801"/>
      <w:bookmarkStart w:id="348" w:name="_Toc36105802"/>
      <w:bookmarkStart w:id="349" w:name="_Toc36105803"/>
      <w:bookmarkStart w:id="350" w:name="_Toc36105804"/>
      <w:bookmarkStart w:id="351" w:name="_Toc36105805"/>
      <w:bookmarkStart w:id="352" w:name="_Toc510052072"/>
      <w:bookmarkStart w:id="353" w:name="_Toc510076647"/>
      <w:bookmarkStart w:id="354" w:name="_Toc36105806"/>
      <w:bookmarkStart w:id="355" w:name="_Toc510052074"/>
      <w:bookmarkStart w:id="356" w:name="_Toc510076649"/>
      <w:bookmarkStart w:id="357" w:name="_Toc36105807"/>
      <w:bookmarkStart w:id="358" w:name="_Toc510052078"/>
      <w:bookmarkStart w:id="359" w:name="_Toc510076653"/>
      <w:bookmarkStart w:id="360" w:name="_Toc36105808"/>
      <w:bookmarkStart w:id="361" w:name="_Toc36105809"/>
      <w:bookmarkStart w:id="362" w:name="_Toc36105810"/>
      <w:bookmarkStart w:id="363" w:name="_Toc510052080"/>
      <w:bookmarkStart w:id="364" w:name="_Toc510076655"/>
      <w:bookmarkStart w:id="365" w:name="_Toc510052081"/>
      <w:bookmarkStart w:id="366" w:name="_Toc510076656"/>
      <w:bookmarkStart w:id="367" w:name="_DV_M24"/>
      <w:bookmarkStart w:id="368" w:name="_Toc508231491"/>
      <w:bookmarkStart w:id="369" w:name="_Toc36105812"/>
      <w:bookmarkEnd w:id="340"/>
      <w:bookmarkEnd w:id="341"/>
      <w:bookmarkEnd w:id="342"/>
      <w:bookmarkEnd w:id="343"/>
      <w:bookmarkEnd w:id="344"/>
      <w:bookmarkEnd w:id="345"/>
      <w:bookmarkEnd w:id="346"/>
      <w:bookmarkEnd w:id="347"/>
      <w:bookmarkEnd w:id="348"/>
      <w:bookmarkEnd w:id="349"/>
      <w:bookmarkEnd w:id="350"/>
      <w:bookmarkEnd w:id="351"/>
      <w:bookmarkEnd w:id="352"/>
      <w:bookmarkEnd w:id="353"/>
      <w:bookmarkEnd w:id="354"/>
      <w:bookmarkEnd w:id="355"/>
      <w:bookmarkEnd w:id="356"/>
      <w:bookmarkEnd w:id="357"/>
      <w:bookmarkEnd w:id="358"/>
      <w:bookmarkEnd w:id="359"/>
      <w:bookmarkEnd w:id="360"/>
      <w:bookmarkEnd w:id="361"/>
      <w:bookmarkEnd w:id="362"/>
      <w:bookmarkEnd w:id="363"/>
      <w:bookmarkEnd w:id="364"/>
      <w:bookmarkEnd w:id="365"/>
      <w:bookmarkEnd w:id="366"/>
      <w:bookmarkEnd w:id="367"/>
      <w:r>
        <w:rPr>
          <w:rFonts w:hint="eastAsia"/>
          <w:szCs w:val="24"/>
        </w:rPr>
        <w:t>양도금지</w:t>
      </w:r>
      <w:bookmarkEnd w:id="368"/>
      <w:bookmarkEnd w:id="369"/>
      <w:r>
        <w:rPr>
          <w:rFonts w:hint="eastAsia"/>
          <w:b w:val="0"/>
          <w:szCs w:val="24"/>
        </w:rPr>
        <w:t xml:space="preserve"> </w:t>
      </w:r>
    </w:p>
    <w:p w14:paraId="2D01C280" w14:textId="18F26E96" w:rsidR="006E18DC" w:rsidRDefault="00B77E56" w:rsidP="00285422">
      <w:pPr>
        <w:pStyle w:val="2"/>
        <w:numPr>
          <w:ilvl w:val="1"/>
          <w:numId w:val="5"/>
        </w:numPr>
        <w:spacing w:before="60" w:line="312" w:lineRule="auto"/>
        <w:ind w:left="851" w:hanging="851"/>
        <w:rPr>
          <w:szCs w:val="24"/>
        </w:rPr>
      </w:pPr>
      <w:bookmarkStart w:id="370" w:name="_Toc510052089"/>
      <w:bookmarkStart w:id="371" w:name="_Toc510076664"/>
      <w:bookmarkStart w:id="372" w:name="_Toc33703403"/>
      <w:bookmarkStart w:id="373" w:name="_Toc33026727"/>
      <w:bookmarkEnd w:id="370"/>
      <w:bookmarkEnd w:id="371"/>
      <w:r>
        <w:rPr>
          <w:rFonts w:hint="eastAsia"/>
        </w:rPr>
        <w:t>다른</w:t>
      </w:r>
      <w:r>
        <w:t xml:space="preserve"> </w:t>
      </w:r>
      <w:r>
        <w:rPr>
          <w:rFonts w:hint="eastAsia"/>
        </w:rPr>
        <w:t>주주</w:t>
      </w:r>
      <w:r>
        <w:rPr>
          <w:rFonts w:hint="eastAsia"/>
        </w:rPr>
        <w:t xml:space="preserve"> </w:t>
      </w:r>
      <w:r>
        <w:rPr>
          <w:rFonts w:hint="eastAsia"/>
        </w:rPr>
        <w:t>당사자들</w:t>
      </w:r>
      <w:r>
        <w:rPr>
          <w:rFonts w:hint="eastAsia"/>
        </w:rPr>
        <w:t xml:space="preserve"> </w:t>
      </w:r>
      <w:r>
        <w:rPr>
          <w:rFonts w:hint="eastAsia"/>
        </w:rPr>
        <w:t>전원의</w:t>
      </w:r>
      <w:r>
        <w:t xml:space="preserve"> </w:t>
      </w:r>
      <w:r>
        <w:rPr>
          <w:rFonts w:hint="eastAsia"/>
        </w:rPr>
        <w:t>서면</w:t>
      </w:r>
      <w:r>
        <w:t xml:space="preserve"> </w:t>
      </w:r>
      <w:r>
        <w:rPr>
          <w:rFonts w:hint="eastAsia"/>
        </w:rPr>
        <w:t>동의가</w:t>
      </w:r>
      <w:r>
        <w:t xml:space="preserve"> </w:t>
      </w:r>
      <w:r>
        <w:rPr>
          <w:rFonts w:hint="eastAsia"/>
        </w:rPr>
        <w:t>없는</w:t>
      </w:r>
      <w:r>
        <w:t xml:space="preserve"> </w:t>
      </w:r>
      <w:r>
        <w:rPr>
          <w:rFonts w:hint="eastAsia"/>
        </w:rPr>
        <w:t>한</w:t>
      </w:r>
      <w:r>
        <w:t xml:space="preserve">, </w:t>
      </w:r>
      <w:r>
        <w:rPr>
          <w:rFonts w:hint="eastAsia"/>
        </w:rPr>
        <w:t>주주</w:t>
      </w:r>
      <w:r>
        <w:rPr>
          <w:rFonts w:hint="eastAsia"/>
        </w:rPr>
        <w:t xml:space="preserve"> </w:t>
      </w:r>
      <w:r>
        <w:rPr>
          <w:rFonts w:hint="eastAsia"/>
        </w:rPr>
        <w:t>당사자들은</w:t>
      </w:r>
      <w:r>
        <w:t xml:space="preserve"> </w:t>
      </w:r>
      <w:r>
        <w:rPr>
          <w:rFonts w:hint="eastAsia"/>
          <w:szCs w:val="24"/>
        </w:rPr>
        <w:t>자신이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보유한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대상회사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주식의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전부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또는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일부를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제</w:t>
      </w:r>
      <w:r>
        <w:rPr>
          <w:szCs w:val="24"/>
        </w:rPr>
        <w:t>3</w:t>
      </w:r>
      <w:r>
        <w:rPr>
          <w:rFonts w:hint="eastAsia"/>
          <w:szCs w:val="24"/>
        </w:rPr>
        <w:t>자에게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양도하거나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담보로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제공하지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아니한다</w:t>
      </w:r>
      <w:r>
        <w:rPr>
          <w:szCs w:val="24"/>
        </w:rPr>
        <w:t>.</w:t>
      </w:r>
      <w:bookmarkEnd w:id="372"/>
      <w:r w:rsidR="007C0FDD">
        <w:rPr>
          <w:szCs w:val="24"/>
        </w:rPr>
        <w:t xml:space="preserve"> </w:t>
      </w:r>
      <w:r w:rsidR="007C0FDD" w:rsidRPr="007C0FDD">
        <w:rPr>
          <w:rFonts w:hint="eastAsia"/>
          <w:szCs w:val="24"/>
        </w:rPr>
        <w:t>당사자</w:t>
      </w:r>
      <w:r w:rsidR="007C0FDD">
        <w:rPr>
          <w:rFonts w:hint="eastAsia"/>
          <w:szCs w:val="24"/>
        </w:rPr>
        <w:t>들은</w:t>
      </w:r>
      <w:r w:rsidR="007C0FDD">
        <w:rPr>
          <w:rFonts w:hint="eastAsia"/>
          <w:szCs w:val="24"/>
        </w:rPr>
        <w:t xml:space="preserve"> </w:t>
      </w:r>
      <w:r w:rsidR="007C0FDD">
        <w:rPr>
          <w:rFonts w:hint="eastAsia"/>
          <w:szCs w:val="24"/>
        </w:rPr>
        <w:t>대상회사</w:t>
      </w:r>
      <w:r w:rsidR="007C0FDD" w:rsidRPr="007C0FDD">
        <w:rPr>
          <w:rFonts w:hint="eastAsia"/>
          <w:szCs w:val="24"/>
        </w:rPr>
        <w:t>의</w:t>
      </w:r>
      <w:r w:rsidR="007C0FDD" w:rsidRPr="007C0FDD">
        <w:rPr>
          <w:rFonts w:hint="eastAsia"/>
          <w:szCs w:val="24"/>
        </w:rPr>
        <w:t xml:space="preserve"> </w:t>
      </w:r>
      <w:r w:rsidR="007C0FDD" w:rsidRPr="007C0FDD">
        <w:rPr>
          <w:rFonts w:hint="eastAsia"/>
          <w:szCs w:val="24"/>
        </w:rPr>
        <w:t>정관에</w:t>
      </w:r>
      <w:r w:rsidR="007C0FDD" w:rsidRPr="007C0FDD">
        <w:rPr>
          <w:rFonts w:hint="eastAsia"/>
          <w:szCs w:val="24"/>
        </w:rPr>
        <w:t xml:space="preserve"> </w:t>
      </w:r>
      <w:r w:rsidR="007C0FDD" w:rsidRPr="007C0FDD">
        <w:rPr>
          <w:rFonts w:hint="eastAsia"/>
          <w:szCs w:val="24"/>
        </w:rPr>
        <w:t>주식의</w:t>
      </w:r>
      <w:r w:rsidR="007C0FDD" w:rsidRPr="007C0FDD">
        <w:rPr>
          <w:rFonts w:hint="eastAsia"/>
          <w:szCs w:val="24"/>
        </w:rPr>
        <w:t xml:space="preserve"> </w:t>
      </w:r>
      <w:r w:rsidR="007C0FDD" w:rsidRPr="007C0FDD">
        <w:rPr>
          <w:rFonts w:hint="eastAsia"/>
          <w:szCs w:val="24"/>
        </w:rPr>
        <w:t>양도를</w:t>
      </w:r>
      <w:r w:rsidR="007C0FDD" w:rsidRPr="007C0FDD">
        <w:rPr>
          <w:rFonts w:hint="eastAsia"/>
          <w:szCs w:val="24"/>
        </w:rPr>
        <w:t xml:space="preserve"> </w:t>
      </w:r>
      <w:r w:rsidR="007C0FDD" w:rsidRPr="007C0FDD">
        <w:rPr>
          <w:rFonts w:hint="eastAsia"/>
          <w:szCs w:val="24"/>
        </w:rPr>
        <w:t>위하여는</w:t>
      </w:r>
      <w:r w:rsidR="007C0FDD" w:rsidRPr="007C0FDD">
        <w:rPr>
          <w:rFonts w:hint="eastAsia"/>
          <w:szCs w:val="24"/>
        </w:rPr>
        <w:t xml:space="preserve"> </w:t>
      </w:r>
      <w:r w:rsidR="007C0FDD" w:rsidRPr="007C0FDD">
        <w:rPr>
          <w:rFonts w:hint="eastAsia"/>
          <w:szCs w:val="24"/>
        </w:rPr>
        <w:t>이사회의</w:t>
      </w:r>
      <w:r w:rsidR="007C0FDD" w:rsidRPr="007C0FDD">
        <w:rPr>
          <w:rFonts w:hint="eastAsia"/>
          <w:szCs w:val="24"/>
        </w:rPr>
        <w:t xml:space="preserve"> </w:t>
      </w:r>
      <w:r w:rsidR="007C0FDD" w:rsidRPr="007C0FDD">
        <w:rPr>
          <w:rFonts w:hint="eastAsia"/>
          <w:szCs w:val="24"/>
        </w:rPr>
        <w:t>승인을</w:t>
      </w:r>
      <w:r w:rsidR="007C0FDD" w:rsidRPr="007C0FDD">
        <w:rPr>
          <w:rFonts w:hint="eastAsia"/>
          <w:szCs w:val="24"/>
        </w:rPr>
        <w:t xml:space="preserve"> </w:t>
      </w:r>
      <w:r w:rsidR="007C0FDD" w:rsidRPr="007C0FDD">
        <w:rPr>
          <w:rFonts w:hint="eastAsia"/>
          <w:szCs w:val="24"/>
        </w:rPr>
        <w:t>얻어야</w:t>
      </w:r>
      <w:r w:rsidR="007C0FDD" w:rsidRPr="007C0FDD">
        <w:rPr>
          <w:rFonts w:hint="eastAsia"/>
          <w:szCs w:val="24"/>
        </w:rPr>
        <w:t xml:space="preserve"> </w:t>
      </w:r>
      <w:r w:rsidR="007C0FDD" w:rsidRPr="007C0FDD">
        <w:rPr>
          <w:rFonts w:hint="eastAsia"/>
          <w:szCs w:val="24"/>
        </w:rPr>
        <w:t>함을</w:t>
      </w:r>
      <w:r w:rsidR="007C0FDD" w:rsidRPr="007C0FDD">
        <w:rPr>
          <w:rFonts w:hint="eastAsia"/>
          <w:szCs w:val="24"/>
        </w:rPr>
        <w:t xml:space="preserve"> </w:t>
      </w:r>
      <w:r w:rsidR="007C0FDD" w:rsidRPr="007C0FDD">
        <w:rPr>
          <w:rFonts w:hint="eastAsia"/>
          <w:szCs w:val="24"/>
        </w:rPr>
        <w:t>명시하</w:t>
      </w:r>
      <w:r w:rsidR="007C0FDD">
        <w:rPr>
          <w:rFonts w:hint="eastAsia"/>
          <w:szCs w:val="24"/>
        </w:rPr>
        <w:t>기로</w:t>
      </w:r>
      <w:r w:rsidR="007C0FDD">
        <w:rPr>
          <w:rFonts w:hint="eastAsia"/>
          <w:szCs w:val="24"/>
        </w:rPr>
        <w:t xml:space="preserve"> </w:t>
      </w:r>
      <w:r w:rsidR="007C0FDD">
        <w:rPr>
          <w:rFonts w:hint="eastAsia"/>
          <w:szCs w:val="24"/>
        </w:rPr>
        <w:t>한다</w:t>
      </w:r>
      <w:r w:rsidR="007C0FDD">
        <w:rPr>
          <w:rFonts w:hint="eastAsia"/>
          <w:szCs w:val="24"/>
        </w:rPr>
        <w:t>.</w:t>
      </w:r>
      <w:r w:rsidR="007A7760">
        <w:rPr>
          <w:szCs w:val="24"/>
        </w:rPr>
        <w:t xml:space="preserve"> </w:t>
      </w:r>
    </w:p>
    <w:p w14:paraId="378F796C" w14:textId="10C0239E" w:rsidR="006E18DC" w:rsidRDefault="006E18DC" w:rsidP="00285422">
      <w:pPr>
        <w:pStyle w:val="2"/>
        <w:numPr>
          <w:ilvl w:val="1"/>
          <w:numId w:val="5"/>
        </w:numPr>
        <w:spacing w:before="60" w:line="312" w:lineRule="auto"/>
        <w:ind w:left="851" w:hanging="851"/>
        <w:rPr>
          <w:szCs w:val="24"/>
        </w:rPr>
      </w:pPr>
      <w:bookmarkStart w:id="374" w:name="_Toc33703404"/>
      <w:r>
        <w:rPr>
          <w:rFonts w:hint="eastAsia"/>
          <w:szCs w:val="24"/>
        </w:rPr>
        <w:t>제</w:t>
      </w:r>
      <w:r w:rsidR="00F9369B">
        <w:rPr>
          <w:rFonts w:hint="eastAsia"/>
          <w:szCs w:val="24"/>
        </w:rPr>
        <w:t>7.</w:t>
      </w:r>
      <w:r>
        <w:rPr>
          <w:szCs w:val="24"/>
        </w:rPr>
        <w:t>1</w:t>
      </w:r>
      <w:r w:rsidR="00F9369B">
        <w:rPr>
          <w:rFonts w:hint="eastAsia"/>
          <w:szCs w:val="24"/>
        </w:rPr>
        <w:t>조</w:t>
      </w:r>
      <w:r>
        <w:rPr>
          <w:rFonts w:hint="eastAsia"/>
          <w:szCs w:val="24"/>
        </w:rPr>
        <w:t>에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따라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어느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</w:t>
      </w:r>
      <w:r w:rsidR="00BD772C">
        <w:rPr>
          <w:rFonts w:hint="eastAsia"/>
          <w:szCs w:val="24"/>
        </w:rPr>
        <w:t>(</w:t>
      </w:r>
      <w:r w:rsidR="00BD772C">
        <w:rPr>
          <w:rFonts w:hint="eastAsia"/>
          <w:szCs w:val="24"/>
        </w:rPr>
        <w:t>이하</w:t>
      </w:r>
      <w:r w:rsidR="00BD772C">
        <w:rPr>
          <w:rFonts w:hint="eastAsia"/>
          <w:szCs w:val="24"/>
        </w:rPr>
        <w:t xml:space="preserve"> </w:t>
      </w:r>
      <w:r w:rsidR="00BD772C">
        <w:rPr>
          <w:szCs w:val="24"/>
        </w:rPr>
        <w:t>“</w:t>
      </w:r>
      <w:r w:rsidR="00BD772C" w:rsidRPr="00BD772C">
        <w:rPr>
          <w:rFonts w:hint="eastAsia"/>
          <w:szCs w:val="24"/>
          <w:u w:val="single"/>
        </w:rPr>
        <w:t>양도인</w:t>
      </w:r>
      <w:r w:rsidR="00BD772C">
        <w:rPr>
          <w:szCs w:val="24"/>
        </w:rPr>
        <w:t>”)</w:t>
      </w:r>
      <w:r>
        <w:rPr>
          <w:rFonts w:hint="eastAsia"/>
          <w:szCs w:val="24"/>
        </w:rPr>
        <w:t>가</w:t>
      </w:r>
      <w:r>
        <w:rPr>
          <w:szCs w:val="24"/>
        </w:rPr>
        <w:t xml:space="preserve"> </w:t>
      </w:r>
      <w:r>
        <w:rPr>
          <w:rFonts w:hint="eastAsia"/>
        </w:rPr>
        <w:t>대상회사</w:t>
      </w:r>
      <w:r>
        <w:t xml:space="preserve"> </w:t>
      </w:r>
      <w:r>
        <w:rPr>
          <w:rFonts w:hint="eastAsia"/>
        </w:rPr>
        <w:t>주식을</w:t>
      </w:r>
      <w:r>
        <w:t xml:space="preserve"> </w:t>
      </w:r>
      <w:r w:rsidR="008F69AC">
        <w:rPr>
          <w:rFonts w:hint="eastAsia"/>
        </w:rPr>
        <w:t>제</w:t>
      </w:r>
      <w:r w:rsidR="008F69AC">
        <w:rPr>
          <w:rFonts w:hint="eastAsia"/>
        </w:rPr>
        <w:t>3</w:t>
      </w:r>
      <w:r w:rsidR="008F69AC">
        <w:rPr>
          <w:rFonts w:hint="eastAsia"/>
        </w:rPr>
        <w:t>자</w:t>
      </w:r>
      <w:r w:rsidR="008F69AC">
        <w:rPr>
          <w:rFonts w:hint="eastAsia"/>
        </w:rPr>
        <w:t>(</w:t>
      </w:r>
      <w:r w:rsidR="008F69AC">
        <w:rPr>
          <w:rFonts w:hint="eastAsia"/>
        </w:rPr>
        <w:t>이하</w:t>
      </w:r>
      <w:r w:rsidR="008F69AC">
        <w:rPr>
          <w:rFonts w:hint="eastAsia"/>
        </w:rPr>
        <w:t xml:space="preserve"> </w:t>
      </w:r>
      <w:r w:rsidR="008F69AC">
        <w:t>“</w:t>
      </w:r>
      <w:r w:rsidR="008F69AC" w:rsidRPr="008F69AC">
        <w:rPr>
          <w:rFonts w:hint="eastAsia"/>
          <w:u w:val="single"/>
        </w:rPr>
        <w:t>양수인</w:t>
      </w:r>
      <w:r w:rsidR="008F69AC">
        <w:t>”)</w:t>
      </w:r>
      <w:r w:rsidR="008F69AC">
        <w:rPr>
          <w:rFonts w:hint="eastAsia"/>
        </w:rPr>
        <w:t>에게</w:t>
      </w:r>
      <w:r w:rsidR="008F69AC">
        <w:rPr>
          <w:rFonts w:hint="eastAsia"/>
        </w:rPr>
        <w:t xml:space="preserve"> </w:t>
      </w:r>
      <w:r>
        <w:rPr>
          <w:rFonts w:hint="eastAsia"/>
        </w:rPr>
        <w:t>양도하는</w:t>
      </w:r>
      <w:r>
        <w:t xml:space="preserve"> </w:t>
      </w:r>
      <w:r>
        <w:rPr>
          <w:rFonts w:hint="eastAsia"/>
        </w:rPr>
        <w:t>경우에도</w:t>
      </w:r>
      <w:r>
        <w:t xml:space="preserve"> </w:t>
      </w:r>
      <w:r w:rsidR="009B4242">
        <w:rPr>
          <w:rFonts w:hint="eastAsia"/>
        </w:rPr>
        <w:t>양도인은</w:t>
      </w:r>
      <w:r w:rsidR="009B4242">
        <w:rPr>
          <w:rFonts w:hint="eastAsia"/>
        </w:rPr>
        <w:t xml:space="preserve"> </w:t>
      </w:r>
      <w:r>
        <w:rPr>
          <w:rFonts w:hint="eastAsia"/>
          <w:szCs w:val="24"/>
        </w:rPr>
        <w:t>양수인이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계약에</w:t>
      </w:r>
      <w:r>
        <w:rPr>
          <w:szCs w:val="24"/>
        </w:rPr>
        <w:t xml:space="preserve"> </w:t>
      </w:r>
      <w:r w:rsidR="009B4242">
        <w:rPr>
          <w:rFonts w:hint="eastAsia"/>
          <w:szCs w:val="24"/>
        </w:rPr>
        <w:t>양도인</w:t>
      </w:r>
      <w:r>
        <w:rPr>
          <w:rFonts w:hint="eastAsia"/>
          <w:szCs w:val="24"/>
        </w:rPr>
        <w:t>의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지위를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승계하여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계약의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구속을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받도록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조치하여야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하며</w:t>
      </w:r>
      <w:r>
        <w:rPr>
          <w:szCs w:val="24"/>
        </w:rPr>
        <w:t xml:space="preserve">, </w:t>
      </w:r>
      <w:r>
        <w:rPr>
          <w:rFonts w:hint="eastAsia"/>
          <w:szCs w:val="24"/>
        </w:rPr>
        <w:t>이러한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경우에도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대상회사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주식의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양도가</w:t>
      </w:r>
      <w:r>
        <w:rPr>
          <w:szCs w:val="24"/>
        </w:rPr>
        <w:t xml:space="preserve"> </w:t>
      </w:r>
      <w:r>
        <w:rPr>
          <w:rFonts w:hint="eastAsia"/>
        </w:rPr>
        <w:t>대상회사</w:t>
      </w:r>
      <w:r>
        <w:t xml:space="preserve"> </w:t>
      </w:r>
      <w:r>
        <w:rPr>
          <w:rFonts w:hint="eastAsia"/>
        </w:rPr>
        <w:t>또는</w:t>
      </w:r>
      <w:r>
        <w:t xml:space="preserve">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주주의</w:t>
      </w:r>
      <w:r>
        <w:t xml:space="preserve"> </w:t>
      </w:r>
      <w:r>
        <w:rPr>
          <w:rFonts w:hint="eastAsia"/>
        </w:rPr>
        <w:t>중대한</w:t>
      </w:r>
      <w:r>
        <w:t xml:space="preserve"> </w:t>
      </w:r>
      <w:r>
        <w:rPr>
          <w:rFonts w:hint="eastAsia"/>
        </w:rPr>
        <w:t>관련법령</w:t>
      </w:r>
      <w:r>
        <w:t xml:space="preserve"> </w:t>
      </w:r>
      <w:r>
        <w:rPr>
          <w:rFonts w:hint="eastAsia"/>
        </w:rPr>
        <w:t>위반을</w:t>
      </w:r>
      <w:r>
        <w:t xml:space="preserve"> </w:t>
      </w:r>
      <w:r>
        <w:rPr>
          <w:rFonts w:hint="eastAsia"/>
        </w:rPr>
        <w:t>초래할</w:t>
      </w:r>
      <w:r>
        <w:t xml:space="preserve"> </w:t>
      </w:r>
      <w:r w:rsidR="006D5D9A">
        <w:rPr>
          <w:rFonts w:hint="eastAsia"/>
        </w:rPr>
        <w:t>합리적</w:t>
      </w:r>
      <w:r w:rsidR="00F819C3">
        <w:rPr>
          <w:rFonts w:hint="eastAsia"/>
        </w:rPr>
        <w:t>인</w:t>
      </w:r>
      <w:r w:rsidR="006D5D9A">
        <w:rPr>
          <w:rFonts w:hint="eastAsia"/>
        </w:rPr>
        <w:t xml:space="preserve"> </w:t>
      </w:r>
      <w:r>
        <w:rPr>
          <w:rFonts w:hint="eastAsia"/>
        </w:rPr>
        <w:t>우려가</w:t>
      </w:r>
      <w:r>
        <w:t xml:space="preserve"> </w:t>
      </w:r>
      <w:r>
        <w:rPr>
          <w:rFonts w:hint="eastAsia"/>
        </w:rPr>
        <w:t>있는</w:t>
      </w:r>
      <w:r>
        <w:t xml:space="preserve"> </w:t>
      </w:r>
      <w:r>
        <w:rPr>
          <w:rFonts w:hint="eastAsia"/>
        </w:rPr>
        <w:t>경우에는</w:t>
      </w:r>
      <w:r>
        <w:t xml:space="preserve"> </w:t>
      </w:r>
      <w:r>
        <w:rPr>
          <w:rFonts w:hint="eastAsia"/>
          <w:szCs w:val="24"/>
        </w:rPr>
        <w:t>대상회사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주식을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양도하지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아니하도록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한다</w:t>
      </w:r>
      <w:r>
        <w:rPr>
          <w:szCs w:val="24"/>
        </w:rPr>
        <w:t>.</w:t>
      </w:r>
      <w:bookmarkEnd w:id="373"/>
      <w:bookmarkEnd w:id="374"/>
      <w:r>
        <w:rPr>
          <w:szCs w:val="24"/>
        </w:rPr>
        <w:t xml:space="preserve"> </w:t>
      </w:r>
      <w:r w:rsidR="00F819C3" w:rsidRPr="00F819C3">
        <w:rPr>
          <w:szCs w:val="24"/>
          <w:highlight w:val="yellow"/>
        </w:rPr>
        <w:t xml:space="preserve">[BKL Note: </w:t>
      </w:r>
      <w:r w:rsidR="00F819C3" w:rsidRPr="00F819C3">
        <w:rPr>
          <w:szCs w:val="24"/>
          <w:highlight w:val="yellow"/>
        </w:rPr>
        <w:t>셀다운으로</w:t>
      </w:r>
      <w:r w:rsidR="00F819C3" w:rsidRPr="00F819C3">
        <w:rPr>
          <w:szCs w:val="24"/>
          <w:highlight w:val="yellow"/>
        </w:rPr>
        <w:t xml:space="preserve"> </w:t>
      </w:r>
      <w:r w:rsidR="00F819C3" w:rsidRPr="00F819C3">
        <w:rPr>
          <w:szCs w:val="24"/>
          <w:highlight w:val="yellow"/>
        </w:rPr>
        <w:t>중대한</w:t>
      </w:r>
      <w:r w:rsidR="00F819C3" w:rsidRPr="00F819C3">
        <w:rPr>
          <w:szCs w:val="24"/>
          <w:highlight w:val="yellow"/>
        </w:rPr>
        <w:t xml:space="preserve"> </w:t>
      </w:r>
      <w:r w:rsidR="00F819C3" w:rsidRPr="00F819C3">
        <w:rPr>
          <w:szCs w:val="24"/>
          <w:highlight w:val="yellow"/>
        </w:rPr>
        <w:t>법령</w:t>
      </w:r>
      <w:r w:rsidR="00F819C3" w:rsidRPr="00F819C3">
        <w:rPr>
          <w:szCs w:val="24"/>
          <w:highlight w:val="yellow"/>
        </w:rPr>
        <w:t xml:space="preserve"> </w:t>
      </w:r>
      <w:r w:rsidR="00F819C3" w:rsidRPr="00F819C3">
        <w:rPr>
          <w:szCs w:val="24"/>
          <w:highlight w:val="yellow"/>
        </w:rPr>
        <w:t>위반이</w:t>
      </w:r>
      <w:r w:rsidR="00F819C3" w:rsidRPr="00F819C3">
        <w:rPr>
          <w:szCs w:val="24"/>
          <w:highlight w:val="yellow"/>
        </w:rPr>
        <w:t xml:space="preserve"> </w:t>
      </w:r>
      <w:r w:rsidR="00F819C3" w:rsidRPr="00F819C3">
        <w:rPr>
          <w:szCs w:val="24"/>
          <w:highlight w:val="yellow"/>
        </w:rPr>
        <w:t>발</w:t>
      </w:r>
      <w:r w:rsidR="00F819C3" w:rsidRPr="00F819C3">
        <w:rPr>
          <w:szCs w:val="24"/>
          <w:highlight w:val="yellow"/>
        </w:rPr>
        <w:lastRenderedPageBreak/>
        <w:t>생하지</w:t>
      </w:r>
      <w:r w:rsidR="00F819C3" w:rsidRPr="00F819C3">
        <w:rPr>
          <w:szCs w:val="24"/>
          <w:highlight w:val="yellow"/>
        </w:rPr>
        <w:t xml:space="preserve"> </w:t>
      </w:r>
      <w:r w:rsidR="00F819C3" w:rsidRPr="00F819C3">
        <w:rPr>
          <w:szCs w:val="24"/>
          <w:highlight w:val="yellow"/>
        </w:rPr>
        <w:t>않을</w:t>
      </w:r>
      <w:r w:rsidR="00F819C3" w:rsidRPr="00F819C3">
        <w:rPr>
          <w:szCs w:val="24"/>
          <w:highlight w:val="yellow"/>
        </w:rPr>
        <w:t xml:space="preserve"> </w:t>
      </w:r>
      <w:r w:rsidR="00F819C3" w:rsidRPr="00F819C3">
        <w:rPr>
          <w:szCs w:val="24"/>
          <w:highlight w:val="yellow"/>
        </w:rPr>
        <w:t>것이라는</w:t>
      </w:r>
      <w:r w:rsidR="00F819C3" w:rsidRPr="00F819C3">
        <w:rPr>
          <w:szCs w:val="24"/>
          <w:highlight w:val="yellow"/>
        </w:rPr>
        <w:t xml:space="preserve"> </w:t>
      </w:r>
      <w:r w:rsidR="00F819C3" w:rsidRPr="00F819C3">
        <w:rPr>
          <w:szCs w:val="24"/>
          <w:highlight w:val="yellow"/>
        </w:rPr>
        <w:t>조건까지</w:t>
      </w:r>
      <w:r w:rsidR="00F819C3" w:rsidRPr="00F819C3">
        <w:rPr>
          <w:szCs w:val="24"/>
          <w:highlight w:val="yellow"/>
        </w:rPr>
        <w:t xml:space="preserve"> </w:t>
      </w:r>
      <w:r w:rsidR="00F819C3" w:rsidRPr="00F819C3">
        <w:rPr>
          <w:rFonts w:hint="eastAsia"/>
          <w:szCs w:val="24"/>
          <w:highlight w:val="yellow"/>
        </w:rPr>
        <w:t>사전에</w:t>
      </w:r>
      <w:r w:rsidR="00F819C3" w:rsidRPr="00F819C3">
        <w:rPr>
          <w:rFonts w:hint="eastAsia"/>
          <w:szCs w:val="24"/>
          <w:highlight w:val="yellow"/>
        </w:rPr>
        <w:t xml:space="preserve"> </w:t>
      </w:r>
      <w:r w:rsidR="00F819C3" w:rsidRPr="00F819C3">
        <w:rPr>
          <w:szCs w:val="24"/>
          <w:highlight w:val="yellow"/>
        </w:rPr>
        <w:t>특정</w:t>
      </w:r>
      <w:r w:rsidR="00F819C3" w:rsidRPr="00F819C3">
        <w:rPr>
          <w:szCs w:val="24"/>
          <w:highlight w:val="yellow"/>
        </w:rPr>
        <w:t xml:space="preserve"> </w:t>
      </w:r>
      <w:r w:rsidR="00F819C3" w:rsidRPr="00F819C3">
        <w:rPr>
          <w:szCs w:val="24"/>
          <w:highlight w:val="yellow"/>
        </w:rPr>
        <w:t>위반</w:t>
      </w:r>
      <w:r w:rsidR="00F819C3" w:rsidRPr="00F819C3">
        <w:rPr>
          <w:szCs w:val="24"/>
          <w:highlight w:val="yellow"/>
        </w:rPr>
        <w:t xml:space="preserve"> </w:t>
      </w:r>
      <w:r w:rsidR="00F819C3" w:rsidRPr="00F819C3">
        <w:rPr>
          <w:szCs w:val="24"/>
          <w:highlight w:val="yellow"/>
        </w:rPr>
        <w:t>유형으로</w:t>
      </w:r>
      <w:r w:rsidR="00F819C3" w:rsidRPr="00F819C3">
        <w:rPr>
          <w:szCs w:val="24"/>
          <w:highlight w:val="yellow"/>
        </w:rPr>
        <w:t xml:space="preserve"> </w:t>
      </w:r>
      <w:r w:rsidR="00F819C3" w:rsidRPr="00F819C3">
        <w:rPr>
          <w:szCs w:val="24"/>
          <w:highlight w:val="yellow"/>
        </w:rPr>
        <w:t>제한하는</w:t>
      </w:r>
      <w:r w:rsidR="00F819C3" w:rsidRPr="00F819C3">
        <w:rPr>
          <w:szCs w:val="24"/>
          <w:highlight w:val="yellow"/>
        </w:rPr>
        <w:t xml:space="preserve"> </w:t>
      </w:r>
      <w:r w:rsidR="00F819C3" w:rsidRPr="00F819C3">
        <w:rPr>
          <w:szCs w:val="24"/>
          <w:highlight w:val="yellow"/>
        </w:rPr>
        <w:t>것은</w:t>
      </w:r>
      <w:r w:rsidR="00F819C3" w:rsidRPr="00F819C3">
        <w:rPr>
          <w:szCs w:val="24"/>
          <w:highlight w:val="yellow"/>
        </w:rPr>
        <w:t xml:space="preserve"> </w:t>
      </w:r>
      <w:r w:rsidR="00F819C3" w:rsidRPr="00F819C3">
        <w:rPr>
          <w:szCs w:val="24"/>
          <w:highlight w:val="yellow"/>
        </w:rPr>
        <w:t>적절하지</w:t>
      </w:r>
      <w:r w:rsidR="00F819C3" w:rsidRPr="00F819C3">
        <w:rPr>
          <w:szCs w:val="24"/>
          <w:highlight w:val="yellow"/>
        </w:rPr>
        <w:t xml:space="preserve"> </w:t>
      </w:r>
      <w:r w:rsidR="00F819C3" w:rsidRPr="00F819C3">
        <w:rPr>
          <w:szCs w:val="24"/>
          <w:highlight w:val="yellow"/>
        </w:rPr>
        <w:t>않아</w:t>
      </w:r>
      <w:r w:rsidR="00F819C3">
        <w:rPr>
          <w:rFonts w:hint="eastAsia"/>
          <w:szCs w:val="24"/>
          <w:highlight w:val="yellow"/>
        </w:rPr>
        <w:t xml:space="preserve"> </w:t>
      </w:r>
      <w:r w:rsidR="00F819C3">
        <w:rPr>
          <w:rFonts w:hint="eastAsia"/>
          <w:szCs w:val="24"/>
          <w:highlight w:val="yellow"/>
        </w:rPr>
        <w:t>보여</w:t>
      </w:r>
      <w:r w:rsidR="00F819C3" w:rsidRPr="00F819C3">
        <w:rPr>
          <w:szCs w:val="24"/>
          <w:highlight w:val="yellow"/>
        </w:rPr>
        <w:t xml:space="preserve"> </w:t>
      </w:r>
      <w:r w:rsidR="00F819C3" w:rsidRPr="00F819C3">
        <w:rPr>
          <w:szCs w:val="24"/>
          <w:highlight w:val="yellow"/>
        </w:rPr>
        <w:t>기존</w:t>
      </w:r>
      <w:r w:rsidR="00F819C3" w:rsidRPr="00F819C3">
        <w:rPr>
          <w:szCs w:val="24"/>
          <w:highlight w:val="yellow"/>
        </w:rPr>
        <w:t xml:space="preserve"> </w:t>
      </w:r>
      <w:r w:rsidR="00F819C3" w:rsidRPr="00F819C3">
        <w:rPr>
          <w:szCs w:val="24"/>
          <w:highlight w:val="yellow"/>
        </w:rPr>
        <w:t>취지를</w:t>
      </w:r>
      <w:r w:rsidR="00F819C3" w:rsidRPr="00F819C3">
        <w:rPr>
          <w:szCs w:val="24"/>
          <w:highlight w:val="yellow"/>
        </w:rPr>
        <w:t xml:space="preserve"> </w:t>
      </w:r>
      <w:r w:rsidR="00F819C3" w:rsidRPr="00F819C3">
        <w:rPr>
          <w:szCs w:val="24"/>
          <w:highlight w:val="yellow"/>
        </w:rPr>
        <w:t>유지</w:t>
      </w:r>
      <w:r w:rsidR="00A62245">
        <w:rPr>
          <w:rFonts w:hint="eastAsia"/>
          <w:szCs w:val="24"/>
          <w:highlight w:val="yellow"/>
        </w:rPr>
        <w:t>하고</w:t>
      </w:r>
      <w:r w:rsidR="00A62245">
        <w:rPr>
          <w:rFonts w:hint="eastAsia"/>
          <w:szCs w:val="24"/>
          <w:highlight w:val="yellow"/>
        </w:rPr>
        <w:t xml:space="preserve"> </w:t>
      </w:r>
      <w:r w:rsidR="00A62245">
        <w:rPr>
          <w:rFonts w:hint="eastAsia"/>
          <w:szCs w:val="24"/>
          <w:highlight w:val="yellow"/>
        </w:rPr>
        <w:t>원복</w:t>
      </w:r>
      <w:r w:rsidR="00F819C3" w:rsidRPr="00F819C3">
        <w:rPr>
          <w:szCs w:val="24"/>
          <w:highlight w:val="yellow"/>
        </w:rPr>
        <w:t>하였습니다</w:t>
      </w:r>
      <w:r w:rsidR="00F819C3" w:rsidRPr="00F819C3">
        <w:rPr>
          <w:szCs w:val="24"/>
          <w:highlight w:val="yellow"/>
        </w:rPr>
        <w:t>.</w:t>
      </w:r>
      <w:r w:rsidR="003360F1">
        <w:rPr>
          <w:rFonts w:hint="eastAsia"/>
          <w:szCs w:val="24"/>
          <w:highlight w:val="yellow"/>
        </w:rPr>
        <w:t xml:space="preserve"> </w:t>
      </w:r>
      <w:r w:rsidR="003360F1">
        <w:rPr>
          <w:rFonts w:hint="eastAsia"/>
          <w:szCs w:val="24"/>
          <w:highlight w:val="yellow"/>
        </w:rPr>
        <w:t>제</w:t>
      </w:r>
      <w:r w:rsidR="003360F1">
        <w:rPr>
          <w:rFonts w:hint="eastAsia"/>
          <w:szCs w:val="24"/>
          <w:highlight w:val="yellow"/>
        </w:rPr>
        <w:t>7.6</w:t>
      </w:r>
      <w:r w:rsidR="003360F1">
        <w:rPr>
          <w:rFonts w:hint="eastAsia"/>
          <w:szCs w:val="24"/>
          <w:highlight w:val="yellow"/>
        </w:rPr>
        <w:t>조</w:t>
      </w:r>
      <w:r w:rsidR="003360F1">
        <w:rPr>
          <w:rFonts w:hint="eastAsia"/>
          <w:szCs w:val="24"/>
          <w:highlight w:val="yellow"/>
        </w:rPr>
        <w:t xml:space="preserve"> (c)</w:t>
      </w:r>
      <w:r w:rsidR="003360F1">
        <w:rPr>
          <w:rFonts w:hint="eastAsia"/>
          <w:szCs w:val="24"/>
          <w:highlight w:val="yellow"/>
        </w:rPr>
        <w:t>호</w:t>
      </w:r>
      <w:r w:rsidR="003360F1">
        <w:rPr>
          <w:rFonts w:hint="eastAsia"/>
          <w:szCs w:val="24"/>
          <w:highlight w:val="yellow"/>
        </w:rPr>
        <w:t xml:space="preserve"> </w:t>
      </w:r>
      <w:r w:rsidR="003360F1">
        <w:rPr>
          <w:rFonts w:hint="eastAsia"/>
          <w:szCs w:val="24"/>
          <w:highlight w:val="yellow"/>
        </w:rPr>
        <w:t>동일한</w:t>
      </w:r>
      <w:r w:rsidR="003360F1">
        <w:rPr>
          <w:rFonts w:hint="eastAsia"/>
          <w:szCs w:val="24"/>
          <w:highlight w:val="yellow"/>
        </w:rPr>
        <w:t xml:space="preserve"> </w:t>
      </w:r>
      <w:r w:rsidR="003360F1">
        <w:rPr>
          <w:rFonts w:hint="eastAsia"/>
          <w:szCs w:val="24"/>
          <w:highlight w:val="yellow"/>
        </w:rPr>
        <w:t>취지입니다</w:t>
      </w:r>
      <w:r w:rsidR="003360F1">
        <w:rPr>
          <w:rFonts w:hint="eastAsia"/>
          <w:szCs w:val="24"/>
          <w:highlight w:val="yellow"/>
        </w:rPr>
        <w:t>.</w:t>
      </w:r>
      <w:r w:rsidR="00F819C3" w:rsidRPr="00F819C3">
        <w:rPr>
          <w:szCs w:val="24"/>
          <w:highlight w:val="yellow"/>
        </w:rPr>
        <w:t>]</w:t>
      </w:r>
    </w:p>
    <w:p w14:paraId="78D9DEBD" w14:textId="7BAB1A4B" w:rsidR="007A7760" w:rsidRDefault="007A7760" w:rsidP="00285422">
      <w:pPr>
        <w:pStyle w:val="2"/>
        <w:numPr>
          <w:ilvl w:val="1"/>
          <w:numId w:val="5"/>
        </w:numPr>
        <w:spacing w:before="60" w:line="312" w:lineRule="auto"/>
        <w:ind w:left="851" w:hanging="851"/>
      </w:pPr>
      <w:bookmarkStart w:id="375" w:name="_Toc33703405"/>
      <w:bookmarkStart w:id="376" w:name="_Toc33026728"/>
      <w:r>
        <w:rPr>
          <w:rFonts w:hint="eastAsia"/>
          <w:szCs w:val="24"/>
        </w:rPr>
        <w:t>양도인이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제</w:t>
      </w:r>
      <w:r w:rsidR="00F9369B">
        <w:rPr>
          <w:rFonts w:hint="eastAsia"/>
          <w:szCs w:val="24"/>
        </w:rPr>
        <w:t>7.</w:t>
      </w:r>
      <w:r>
        <w:rPr>
          <w:rFonts w:hint="eastAsia"/>
          <w:szCs w:val="24"/>
        </w:rPr>
        <w:t>1</w:t>
      </w:r>
      <w:r w:rsidR="00F9369B">
        <w:rPr>
          <w:rFonts w:hint="eastAsia"/>
          <w:szCs w:val="24"/>
        </w:rPr>
        <w:t>조</w:t>
      </w:r>
      <w:r>
        <w:rPr>
          <w:rFonts w:hint="eastAsia"/>
          <w:szCs w:val="24"/>
        </w:rPr>
        <w:t>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따라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보유주식을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양도하는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경우</w:t>
      </w:r>
      <w:r>
        <w:rPr>
          <w:rFonts w:hint="eastAsia"/>
          <w:szCs w:val="24"/>
        </w:rPr>
        <w:t>,</w:t>
      </w:r>
      <w:r>
        <w:rPr>
          <w:szCs w:val="24"/>
        </w:rPr>
        <w:t xml:space="preserve"> </w:t>
      </w:r>
      <w:r w:rsidRPr="008F69AC">
        <w:rPr>
          <w:rFonts w:hint="eastAsia"/>
          <w:szCs w:val="24"/>
        </w:rPr>
        <w:t>양도인은</w:t>
      </w:r>
      <w:r w:rsidRPr="008F69AC">
        <w:rPr>
          <w:rFonts w:hint="eastAsia"/>
          <w:szCs w:val="24"/>
        </w:rPr>
        <w:t xml:space="preserve"> </w:t>
      </w:r>
      <w:r w:rsidRPr="008F69AC">
        <w:rPr>
          <w:rFonts w:hint="eastAsia"/>
          <w:szCs w:val="24"/>
        </w:rPr>
        <w:t>사전에</w:t>
      </w:r>
      <w:r w:rsidRPr="008F69AC">
        <w:rPr>
          <w:rFonts w:hint="eastAsia"/>
          <w:szCs w:val="24"/>
        </w:rPr>
        <w:t xml:space="preserve"> </w:t>
      </w:r>
      <w:r w:rsidRPr="008F69AC">
        <w:rPr>
          <w:rFonts w:hint="eastAsia"/>
          <w:szCs w:val="24"/>
        </w:rPr>
        <w:t>양수인으로부터</w:t>
      </w:r>
      <w:r w:rsidRPr="008F69AC">
        <w:rPr>
          <w:rFonts w:hint="eastAsia"/>
          <w:szCs w:val="24"/>
        </w:rPr>
        <w:t xml:space="preserve"> </w:t>
      </w:r>
      <w:r w:rsidR="00582A44">
        <w:rPr>
          <w:rFonts w:hint="eastAsia"/>
          <w:szCs w:val="24"/>
        </w:rPr>
        <w:t>양수인이</w:t>
      </w:r>
      <w:r w:rsidR="00582A44">
        <w:rPr>
          <w:rFonts w:hint="eastAsia"/>
          <w:szCs w:val="24"/>
        </w:rPr>
        <w:t xml:space="preserve"> </w:t>
      </w:r>
      <w:r w:rsidR="00582A44" w:rsidRPr="00F203B0">
        <w:rPr>
          <w:rFonts w:hint="eastAsia"/>
          <w:szCs w:val="24"/>
        </w:rPr>
        <w:t>본</w:t>
      </w:r>
      <w:r w:rsidR="00582A44" w:rsidRPr="00F203B0">
        <w:rPr>
          <w:szCs w:val="24"/>
        </w:rPr>
        <w:t xml:space="preserve"> </w:t>
      </w:r>
      <w:r w:rsidR="00582A44">
        <w:rPr>
          <w:rFonts w:hint="eastAsia"/>
          <w:szCs w:val="24"/>
        </w:rPr>
        <w:t>계</w:t>
      </w:r>
      <w:r w:rsidR="00582A44" w:rsidRPr="00F203B0">
        <w:rPr>
          <w:rFonts w:hint="eastAsia"/>
          <w:szCs w:val="24"/>
        </w:rPr>
        <w:t>약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및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본</w:t>
      </w:r>
      <w:r w:rsidR="00582A44" w:rsidRPr="00F203B0">
        <w:rPr>
          <w:szCs w:val="24"/>
        </w:rPr>
        <w:t xml:space="preserve"> </w:t>
      </w:r>
      <w:r w:rsidR="00582A44">
        <w:rPr>
          <w:rFonts w:hint="eastAsia"/>
          <w:szCs w:val="24"/>
        </w:rPr>
        <w:t>계</w:t>
      </w:r>
      <w:r w:rsidR="00582A44" w:rsidRPr="00F203B0">
        <w:rPr>
          <w:rFonts w:hint="eastAsia"/>
          <w:szCs w:val="24"/>
        </w:rPr>
        <w:t>약과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관련한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기타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계약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등의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제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규정을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준수하고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따를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것이며</w:t>
      </w:r>
      <w:r w:rsidR="00582A44" w:rsidRPr="00F203B0">
        <w:rPr>
          <w:szCs w:val="24"/>
        </w:rPr>
        <w:t xml:space="preserve"> </w:t>
      </w:r>
      <w:r w:rsidR="00582A44">
        <w:rPr>
          <w:rFonts w:hint="eastAsia"/>
          <w:szCs w:val="24"/>
        </w:rPr>
        <w:t>양도인</w:t>
      </w:r>
      <w:r w:rsidR="00582A44" w:rsidRPr="00F203B0">
        <w:rPr>
          <w:rFonts w:hint="eastAsia"/>
          <w:szCs w:val="24"/>
        </w:rPr>
        <w:t>의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본</w:t>
      </w:r>
      <w:r w:rsidR="00582A44" w:rsidRPr="00F203B0">
        <w:rPr>
          <w:szCs w:val="24"/>
        </w:rPr>
        <w:t xml:space="preserve"> </w:t>
      </w:r>
      <w:r w:rsidR="00582A44">
        <w:rPr>
          <w:rFonts w:hint="eastAsia"/>
          <w:szCs w:val="24"/>
        </w:rPr>
        <w:t>계</w:t>
      </w:r>
      <w:r w:rsidR="00582A44" w:rsidRPr="00F203B0">
        <w:rPr>
          <w:rFonts w:hint="eastAsia"/>
          <w:szCs w:val="24"/>
        </w:rPr>
        <w:t>약상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모든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의무</w:t>
      </w:r>
      <w:r w:rsidR="00582A44" w:rsidRPr="00F203B0">
        <w:rPr>
          <w:szCs w:val="24"/>
        </w:rPr>
        <w:t>(</w:t>
      </w:r>
      <w:r w:rsidR="00D446A0">
        <w:rPr>
          <w:rFonts w:hint="eastAsia"/>
          <w:szCs w:val="24"/>
        </w:rPr>
        <w:t>다만</w:t>
      </w:r>
      <w:r w:rsidR="00D446A0">
        <w:rPr>
          <w:rFonts w:hint="eastAsia"/>
          <w:szCs w:val="24"/>
        </w:rPr>
        <w:t xml:space="preserve">, </w:t>
      </w:r>
      <w:r w:rsidR="00582A44" w:rsidRPr="00F203B0">
        <w:rPr>
          <w:rFonts w:hint="eastAsia"/>
          <w:szCs w:val="24"/>
        </w:rPr>
        <w:t>다른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당사자들</w:t>
      </w:r>
      <w:r w:rsidR="00582A44" w:rsidRPr="00F203B0">
        <w:rPr>
          <w:szCs w:val="24"/>
        </w:rPr>
        <w:t xml:space="preserve"> </w:t>
      </w:r>
      <w:r w:rsidR="00D446A0">
        <w:rPr>
          <w:rFonts w:hint="eastAsia"/>
          <w:szCs w:val="24"/>
        </w:rPr>
        <w:t>전원이</w:t>
      </w:r>
      <w:r w:rsidR="00D446A0">
        <w:rPr>
          <w:rFonts w:hint="eastAsia"/>
          <w:szCs w:val="24"/>
        </w:rPr>
        <w:t xml:space="preserve"> </w:t>
      </w:r>
      <w:r w:rsidR="00D446A0">
        <w:rPr>
          <w:rFonts w:hint="eastAsia"/>
          <w:szCs w:val="24"/>
        </w:rPr>
        <w:t>서면</w:t>
      </w:r>
      <w:r w:rsidR="00D446A0">
        <w:rPr>
          <w:rFonts w:hint="eastAsia"/>
          <w:szCs w:val="24"/>
        </w:rPr>
        <w:t xml:space="preserve"> </w:t>
      </w:r>
      <w:r w:rsidR="00582A44" w:rsidRPr="00F203B0">
        <w:rPr>
          <w:rFonts w:hint="eastAsia"/>
          <w:szCs w:val="24"/>
        </w:rPr>
        <w:t>동의하는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경우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그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일부를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제외할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수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있다</w:t>
      </w:r>
      <w:r w:rsidR="00582A44" w:rsidRPr="00F203B0">
        <w:rPr>
          <w:szCs w:val="24"/>
        </w:rPr>
        <w:t>)</w:t>
      </w:r>
      <w:r w:rsidR="00582A44" w:rsidRPr="00F203B0">
        <w:rPr>
          <w:rFonts w:hint="eastAsia"/>
          <w:szCs w:val="24"/>
        </w:rPr>
        <w:t>를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아무런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조건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없이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인수할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것에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동의한다는</w:t>
      </w:r>
      <w:r w:rsidR="00582A44" w:rsidRPr="00F203B0">
        <w:rPr>
          <w:szCs w:val="24"/>
        </w:rPr>
        <w:t xml:space="preserve"> </w:t>
      </w:r>
      <w:r w:rsidR="00582A44">
        <w:rPr>
          <w:rFonts w:hint="eastAsia"/>
          <w:szCs w:val="24"/>
        </w:rPr>
        <w:t>내용의</w:t>
      </w:r>
      <w:r w:rsidRPr="008F69AC">
        <w:rPr>
          <w:rFonts w:hint="eastAsia"/>
          <w:szCs w:val="24"/>
        </w:rPr>
        <w:t xml:space="preserve"> </w:t>
      </w:r>
      <w:r w:rsidRPr="008F69AC">
        <w:rPr>
          <w:rFonts w:hint="eastAsia"/>
          <w:szCs w:val="24"/>
        </w:rPr>
        <w:t>확약서를</w:t>
      </w:r>
      <w:r w:rsidRPr="008F69AC">
        <w:rPr>
          <w:rFonts w:hint="eastAsia"/>
          <w:szCs w:val="24"/>
        </w:rPr>
        <w:t xml:space="preserve"> </w:t>
      </w:r>
      <w:r w:rsidRPr="008F69AC">
        <w:rPr>
          <w:rFonts w:hint="eastAsia"/>
          <w:szCs w:val="24"/>
        </w:rPr>
        <w:t>징구하여</w:t>
      </w:r>
      <w:r w:rsidRPr="008F69AC">
        <w:rPr>
          <w:rFonts w:hint="eastAsia"/>
          <w:szCs w:val="24"/>
        </w:rPr>
        <w:t xml:space="preserve"> </w:t>
      </w:r>
      <w:r w:rsidRPr="008F69AC">
        <w:rPr>
          <w:rFonts w:hint="eastAsia"/>
          <w:szCs w:val="24"/>
        </w:rPr>
        <w:t>양수도</w:t>
      </w:r>
      <w:r w:rsidRPr="008F69AC">
        <w:rPr>
          <w:rFonts w:hint="eastAsia"/>
          <w:szCs w:val="24"/>
        </w:rPr>
        <w:t xml:space="preserve"> </w:t>
      </w:r>
      <w:r w:rsidRPr="008F69AC">
        <w:rPr>
          <w:rFonts w:hint="eastAsia"/>
          <w:szCs w:val="24"/>
        </w:rPr>
        <w:t>효력</w:t>
      </w:r>
      <w:r w:rsidRPr="008F69AC">
        <w:rPr>
          <w:rFonts w:hint="eastAsia"/>
          <w:szCs w:val="24"/>
        </w:rPr>
        <w:t xml:space="preserve"> </w:t>
      </w:r>
      <w:r w:rsidRPr="008F69AC">
        <w:rPr>
          <w:rFonts w:hint="eastAsia"/>
          <w:szCs w:val="24"/>
        </w:rPr>
        <w:t>발생</w:t>
      </w:r>
      <w:r w:rsidRPr="008F69AC">
        <w:rPr>
          <w:rFonts w:hint="eastAsia"/>
          <w:szCs w:val="24"/>
        </w:rPr>
        <w:t xml:space="preserve"> </w:t>
      </w:r>
      <w:r w:rsidRPr="008F69AC">
        <w:rPr>
          <w:rFonts w:hint="eastAsia"/>
          <w:szCs w:val="24"/>
        </w:rPr>
        <w:t>전에</w:t>
      </w:r>
      <w:r w:rsidRPr="008F69AC">
        <w:rPr>
          <w:rFonts w:hint="eastAsia"/>
          <w:szCs w:val="24"/>
        </w:rPr>
        <w:t xml:space="preserve"> </w:t>
      </w:r>
      <w:r w:rsidRPr="008F69AC">
        <w:rPr>
          <w:rFonts w:hint="eastAsia"/>
          <w:szCs w:val="24"/>
        </w:rPr>
        <w:t>이를</w:t>
      </w:r>
      <w:r w:rsidRPr="008F69AC">
        <w:rPr>
          <w:rFonts w:hint="eastAsia"/>
          <w:szCs w:val="24"/>
        </w:rPr>
        <w:t xml:space="preserve"> </w:t>
      </w:r>
      <w:r w:rsidRPr="008F69AC">
        <w:rPr>
          <w:rFonts w:hint="eastAsia"/>
          <w:szCs w:val="24"/>
        </w:rPr>
        <w:t>다른</w:t>
      </w:r>
      <w:r w:rsidRPr="008F69AC">
        <w:rPr>
          <w:rFonts w:hint="eastAsia"/>
          <w:szCs w:val="24"/>
        </w:rPr>
        <w:t xml:space="preserve"> </w:t>
      </w:r>
      <w:r w:rsidRPr="008F69AC">
        <w:rPr>
          <w:rFonts w:hint="eastAsia"/>
          <w:szCs w:val="24"/>
        </w:rPr>
        <w:t>당사자들</w:t>
      </w:r>
      <w:r w:rsidRPr="008F69AC">
        <w:rPr>
          <w:rFonts w:hint="eastAsia"/>
          <w:szCs w:val="24"/>
        </w:rPr>
        <w:t xml:space="preserve"> </w:t>
      </w:r>
      <w:r w:rsidRPr="008F69AC">
        <w:rPr>
          <w:rFonts w:hint="eastAsia"/>
          <w:szCs w:val="24"/>
        </w:rPr>
        <w:t>전원에게</w:t>
      </w:r>
      <w:r w:rsidRPr="008F69AC">
        <w:rPr>
          <w:rFonts w:hint="eastAsia"/>
          <w:szCs w:val="24"/>
        </w:rPr>
        <w:t xml:space="preserve"> </w:t>
      </w:r>
      <w:r w:rsidRPr="008F69AC">
        <w:rPr>
          <w:rFonts w:hint="eastAsia"/>
          <w:szCs w:val="24"/>
        </w:rPr>
        <w:t>제출하여야</w:t>
      </w:r>
      <w:r w:rsidRPr="008F69AC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하며</w:t>
      </w:r>
      <w:r>
        <w:rPr>
          <w:rFonts w:hint="eastAsia"/>
          <w:szCs w:val="24"/>
        </w:rPr>
        <w:t>,</w:t>
      </w:r>
      <w:r>
        <w:rPr>
          <w:szCs w:val="24"/>
        </w:rPr>
        <w:t xml:space="preserve"> </w:t>
      </w:r>
      <w:r w:rsidR="007C0FDD">
        <w:rPr>
          <w:rFonts w:hint="eastAsia"/>
          <w:szCs w:val="24"/>
        </w:rPr>
        <w:t>양수도</w:t>
      </w:r>
      <w:r w:rsidR="007C0FDD">
        <w:rPr>
          <w:rFonts w:hint="eastAsia"/>
          <w:szCs w:val="24"/>
        </w:rPr>
        <w:t xml:space="preserve"> </w:t>
      </w:r>
      <w:r w:rsidR="007C0FDD">
        <w:rPr>
          <w:rFonts w:hint="eastAsia"/>
          <w:szCs w:val="24"/>
        </w:rPr>
        <w:t>효력</w:t>
      </w:r>
      <w:r w:rsidR="007C0FDD">
        <w:rPr>
          <w:rFonts w:hint="eastAsia"/>
          <w:szCs w:val="24"/>
        </w:rPr>
        <w:t xml:space="preserve"> </w:t>
      </w:r>
      <w:r w:rsidR="007C0FDD">
        <w:rPr>
          <w:rFonts w:hint="eastAsia"/>
          <w:szCs w:val="24"/>
        </w:rPr>
        <w:t>발생과</w:t>
      </w:r>
      <w:r w:rsidR="007C0FDD">
        <w:rPr>
          <w:rFonts w:hint="eastAsia"/>
          <w:szCs w:val="24"/>
        </w:rPr>
        <w:t xml:space="preserve"> </w:t>
      </w:r>
      <w:r w:rsidR="007C0FDD">
        <w:rPr>
          <w:rFonts w:hint="eastAsia"/>
          <w:szCs w:val="24"/>
        </w:rPr>
        <w:t>동시에</w:t>
      </w:r>
      <w:r w:rsidR="007C0FDD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양수인은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것으로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간주</w:t>
      </w:r>
      <w:r w:rsidRPr="008F69AC">
        <w:rPr>
          <w:rFonts w:hint="eastAsia"/>
          <w:szCs w:val="24"/>
        </w:rPr>
        <w:t>한다</w:t>
      </w:r>
      <w:r w:rsidRPr="008F69AC">
        <w:rPr>
          <w:rFonts w:hint="eastAsia"/>
          <w:szCs w:val="24"/>
        </w:rPr>
        <w:t>.</w:t>
      </w:r>
      <w:r>
        <w:rPr>
          <w:szCs w:val="24"/>
        </w:rPr>
        <w:t xml:space="preserve"> </w:t>
      </w:r>
    </w:p>
    <w:p w14:paraId="05501C54" w14:textId="6FFE8DBD" w:rsidR="00303DB7" w:rsidRPr="00303DB7" w:rsidRDefault="007A7760" w:rsidP="00285422">
      <w:pPr>
        <w:pStyle w:val="2"/>
        <w:numPr>
          <w:ilvl w:val="1"/>
          <w:numId w:val="5"/>
        </w:numPr>
        <w:spacing w:before="60" w:line="312" w:lineRule="auto"/>
        <w:ind w:left="851" w:hanging="851"/>
      </w:pPr>
      <w:r>
        <w:rPr>
          <w:rFonts w:hint="eastAsia"/>
        </w:rPr>
        <w:t>주주</w:t>
      </w:r>
      <w:r>
        <w:rPr>
          <w:rFonts w:hint="eastAsia"/>
        </w:rPr>
        <w:t xml:space="preserve"> </w:t>
      </w:r>
      <w:r>
        <w:rPr>
          <w:rFonts w:hint="eastAsia"/>
        </w:rPr>
        <w:t>당사자들은</w:t>
      </w:r>
      <w:r>
        <w:t xml:space="preserve"> </w:t>
      </w:r>
      <w:r>
        <w:rPr>
          <w:rFonts w:hint="eastAsia"/>
        </w:rPr>
        <w:t>대상회사의</w:t>
      </w:r>
      <w:r>
        <w:t xml:space="preserve"> </w:t>
      </w:r>
      <w:r>
        <w:rPr>
          <w:rFonts w:hint="eastAsia"/>
        </w:rPr>
        <w:t>주식양도</w:t>
      </w:r>
      <w:r>
        <w:t xml:space="preserve"> </w:t>
      </w:r>
      <w:r>
        <w:rPr>
          <w:rFonts w:hint="eastAsia"/>
        </w:rPr>
        <w:t>시</w:t>
      </w:r>
      <w:r>
        <w:t xml:space="preserve"> </w:t>
      </w:r>
      <w:r>
        <w:rPr>
          <w:rFonts w:hint="eastAsia"/>
        </w:rPr>
        <w:t>주식양도의</w:t>
      </w:r>
      <w:r>
        <w:t xml:space="preserve"> </w:t>
      </w:r>
      <w:r>
        <w:rPr>
          <w:rFonts w:hint="eastAsia"/>
        </w:rPr>
        <w:t>효력</w:t>
      </w:r>
      <w:r>
        <w:t xml:space="preserve"> </w:t>
      </w:r>
      <w:r>
        <w:rPr>
          <w:rFonts w:hint="eastAsia"/>
        </w:rPr>
        <w:t>발생일로부터</w:t>
      </w:r>
      <w:r>
        <w:t xml:space="preserve"> </w:t>
      </w:r>
      <w:del w:id="377" w:author="임영규 부장(상장리츠팀)" w:date="2026-10-01T13:15:00Z" w16du:dateUtc="2026-10-01T04:15:00Z">
        <w:r w:rsidR="00762414" w:rsidDel="000065E9">
          <w:rPr>
            <w:rFonts w:hint="eastAsia"/>
          </w:rPr>
          <w:delText>[*]</w:delText>
        </w:r>
        <w:r w:rsidDel="000065E9">
          <w:delText xml:space="preserve"> </w:delText>
        </w:r>
      </w:del>
      <w:ins w:id="378" w:author="임영규 부장(상장리츠팀)" w:date="2026-10-01T13:15:00Z" w16du:dateUtc="2026-10-01T04:15:00Z">
        <w:r w:rsidR="000065E9">
          <w:rPr>
            <w:rFonts w:hint="eastAsia"/>
          </w:rPr>
          <w:t>[15]</w:t>
        </w:r>
        <w:r w:rsidR="000065E9">
          <w:t xml:space="preserve"> </w:t>
        </w:r>
      </w:ins>
      <w:r>
        <w:rPr>
          <w:rFonts w:hint="eastAsia"/>
        </w:rPr>
        <w:t>영업일</w:t>
      </w:r>
      <w:r>
        <w:t xml:space="preserve"> </w:t>
      </w:r>
      <w:r>
        <w:rPr>
          <w:rFonts w:hint="eastAsia"/>
        </w:rPr>
        <w:t>전까지</w:t>
      </w:r>
      <w:r>
        <w:t xml:space="preserve"> </w:t>
      </w:r>
      <w:r>
        <w:rPr>
          <w:rFonts w:hint="eastAsia"/>
        </w:rPr>
        <w:t>대상회사에</w:t>
      </w:r>
      <w:r>
        <w:t xml:space="preserve"> </w:t>
      </w:r>
      <w:r>
        <w:rPr>
          <w:rFonts w:hint="eastAsia"/>
        </w:rPr>
        <w:t>주식양도가</w:t>
      </w:r>
      <w:r>
        <w:t xml:space="preserve"> </w:t>
      </w:r>
      <w:r>
        <w:rPr>
          <w:rFonts w:hint="eastAsia"/>
        </w:rPr>
        <w:t>예정되어</w:t>
      </w:r>
      <w:r>
        <w:t xml:space="preserve"> </w:t>
      </w:r>
      <w:r>
        <w:rPr>
          <w:rFonts w:hint="eastAsia"/>
        </w:rPr>
        <w:t>있음을</w:t>
      </w:r>
      <w:r>
        <w:t xml:space="preserve"> </w:t>
      </w:r>
      <w:r>
        <w:rPr>
          <w:rFonts w:hint="eastAsia"/>
        </w:rPr>
        <w:t>통지하여</w:t>
      </w:r>
      <w:r>
        <w:t xml:space="preserve"> </w:t>
      </w:r>
      <w:r>
        <w:rPr>
          <w:rFonts w:hint="eastAsia"/>
        </w:rPr>
        <w:t>대상회사로</w:t>
      </w:r>
      <w:r>
        <w:t xml:space="preserve"> </w:t>
      </w:r>
      <w:r>
        <w:rPr>
          <w:rFonts w:hint="eastAsia"/>
        </w:rPr>
        <w:t>하여금</w:t>
      </w:r>
      <w:r>
        <w:t xml:space="preserve"> </w:t>
      </w:r>
      <w:r>
        <w:rPr>
          <w:rFonts w:hint="eastAsia"/>
        </w:rPr>
        <w:t>주주명부의</w:t>
      </w:r>
      <w:r>
        <w:t xml:space="preserve"> </w:t>
      </w:r>
      <w:r>
        <w:rPr>
          <w:rFonts w:hint="eastAsia"/>
        </w:rPr>
        <w:t>변경을</w:t>
      </w:r>
      <w:r>
        <w:t xml:space="preserve"> </w:t>
      </w:r>
      <w:r>
        <w:rPr>
          <w:rFonts w:hint="eastAsia"/>
        </w:rPr>
        <w:t>미리</w:t>
      </w:r>
      <w:r>
        <w:t xml:space="preserve"> </w:t>
      </w:r>
      <w:r>
        <w:rPr>
          <w:rFonts w:hint="eastAsia"/>
        </w:rPr>
        <w:t>준비할</w:t>
      </w:r>
      <w:r>
        <w:t xml:space="preserve"> </w:t>
      </w:r>
      <w:r>
        <w:rPr>
          <w:rFonts w:hint="eastAsia"/>
        </w:rPr>
        <w:t>수</w:t>
      </w:r>
      <w:r>
        <w:t xml:space="preserve"> </w:t>
      </w:r>
      <w:r>
        <w:rPr>
          <w:rFonts w:hint="eastAsia"/>
        </w:rPr>
        <w:t>있도록</w:t>
      </w:r>
      <w:r>
        <w:t xml:space="preserve"> </w:t>
      </w:r>
      <w:r>
        <w:rPr>
          <w:rFonts w:hint="eastAsia"/>
        </w:rPr>
        <w:t>협조한다</w:t>
      </w:r>
      <w:r>
        <w:t>.</w:t>
      </w:r>
      <w:bookmarkEnd w:id="375"/>
      <w:bookmarkEnd w:id="376"/>
    </w:p>
    <w:p w14:paraId="3CD1E7EC" w14:textId="6E1CAA93" w:rsidR="00AE371D" w:rsidRPr="00AE371D" w:rsidRDefault="00AE371D" w:rsidP="00285422">
      <w:pPr>
        <w:pStyle w:val="2"/>
        <w:numPr>
          <w:ilvl w:val="1"/>
          <w:numId w:val="5"/>
        </w:numPr>
        <w:spacing w:before="60" w:line="312" w:lineRule="auto"/>
        <w:ind w:left="851" w:hanging="851"/>
        <w:rPr>
          <w:szCs w:val="24"/>
        </w:rPr>
      </w:pPr>
      <w:r w:rsidRPr="00AE371D">
        <w:rPr>
          <w:szCs w:val="24"/>
        </w:rPr>
        <w:t>제</w:t>
      </w:r>
      <w:r w:rsidR="00752C01">
        <w:rPr>
          <w:rFonts w:hint="eastAsia"/>
          <w:szCs w:val="24"/>
        </w:rPr>
        <w:t>7.</w:t>
      </w:r>
      <w:r w:rsidRPr="00AE371D">
        <w:rPr>
          <w:szCs w:val="24"/>
        </w:rPr>
        <w:t>1</w:t>
      </w:r>
      <w:r w:rsidR="00752C01">
        <w:rPr>
          <w:rFonts w:hint="eastAsia"/>
          <w:szCs w:val="24"/>
        </w:rPr>
        <w:t>조</w:t>
      </w:r>
      <w:r w:rsidRPr="00AE371D">
        <w:rPr>
          <w:szCs w:val="24"/>
        </w:rPr>
        <w:t>에도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불구하고</w:t>
      </w:r>
      <w:r w:rsidRPr="00AE371D">
        <w:rPr>
          <w:szCs w:val="24"/>
        </w:rPr>
        <w:t xml:space="preserve">, </w:t>
      </w:r>
      <w:r w:rsidRPr="00AE371D">
        <w:rPr>
          <w:szCs w:val="24"/>
        </w:rPr>
        <w:t>제</w:t>
      </w:r>
      <w:r>
        <w:rPr>
          <w:rFonts w:hint="eastAsia"/>
          <w:szCs w:val="24"/>
        </w:rPr>
        <w:t>3</w:t>
      </w:r>
      <w:r w:rsidRPr="00AE371D">
        <w:rPr>
          <w:szCs w:val="24"/>
        </w:rPr>
        <w:t>조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및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제</w:t>
      </w:r>
      <w:r>
        <w:rPr>
          <w:rFonts w:hint="eastAsia"/>
          <w:szCs w:val="24"/>
        </w:rPr>
        <w:t>4</w:t>
      </w:r>
      <w:r w:rsidRPr="00AE371D">
        <w:rPr>
          <w:szCs w:val="24"/>
        </w:rPr>
        <w:t>조에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따른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매입거래에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따라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제</w:t>
      </w:r>
      <w:r w:rsidRPr="00AE371D">
        <w:rPr>
          <w:szCs w:val="24"/>
        </w:rPr>
        <w:t>1</w:t>
      </w:r>
      <w:r w:rsidRPr="00AE371D">
        <w:rPr>
          <w:szCs w:val="24"/>
        </w:rPr>
        <w:t>종</w:t>
      </w:r>
      <w:r w:rsidRPr="00AE371D">
        <w:rPr>
          <w:szCs w:val="24"/>
        </w:rPr>
        <w:t xml:space="preserve"> </w:t>
      </w:r>
      <w:r>
        <w:rPr>
          <w:rFonts w:hint="eastAsia"/>
          <w:szCs w:val="24"/>
        </w:rPr>
        <w:t>종류</w:t>
      </w:r>
      <w:r w:rsidRPr="00AE371D">
        <w:rPr>
          <w:szCs w:val="24"/>
        </w:rPr>
        <w:t>주주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또는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제</w:t>
      </w:r>
      <w:r w:rsidRPr="00AE371D">
        <w:rPr>
          <w:szCs w:val="24"/>
        </w:rPr>
        <w:t>2</w:t>
      </w:r>
      <w:r w:rsidRPr="00AE371D">
        <w:rPr>
          <w:szCs w:val="24"/>
        </w:rPr>
        <w:t>종</w:t>
      </w:r>
      <w:r w:rsidRPr="00AE371D">
        <w:rPr>
          <w:szCs w:val="24"/>
        </w:rPr>
        <w:t xml:space="preserve"> </w:t>
      </w:r>
      <w:r>
        <w:rPr>
          <w:rFonts w:hint="eastAsia"/>
          <w:szCs w:val="24"/>
        </w:rPr>
        <w:t>종류</w:t>
      </w:r>
      <w:r w:rsidRPr="00AE371D">
        <w:rPr>
          <w:szCs w:val="24"/>
        </w:rPr>
        <w:t>주주가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코람코라이프인프라리츠에게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그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보유주식을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양도하는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것은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다른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주주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당사자들의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별도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서면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동의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없이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허용되며</w:t>
      </w:r>
      <w:r w:rsidRPr="00AE371D">
        <w:rPr>
          <w:szCs w:val="24"/>
        </w:rPr>
        <w:t xml:space="preserve">, </w:t>
      </w:r>
      <w:r w:rsidRPr="00AE371D">
        <w:rPr>
          <w:szCs w:val="24"/>
        </w:rPr>
        <w:t>다른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주주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당사자들은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이사회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승인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등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이에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필요한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절차에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협조하기로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한다</w:t>
      </w:r>
      <w:r w:rsidRPr="00AE371D">
        <w:rPr>
          <w:szCs w:val="24"/>
        </w:rPr>
        <w:t>.</w:t>
      </w:r>
    </w:p>
    <w:p w14:paraId="4C067A1B" w14:textId="62AF7A46" w:rsidR="00A66770" w:rsidRDefault="00522EA3" w:rsidP="00A66770">
      <w:pPr>
        <w:pStyle w:val="2"/>
        <w:numPr>
          <w:ilvl w:val="1"/>
          <w:numId w:val="5"/>
        </w:numPr>
        <w:spacing w:before="60" w:line="312" w:lineRule="auto"/>
        <w:ind w:left="851" w:hanging="851"/>
      </w:pPr>
      <w:r w:rsidRPr="005E41F5">
        <w:t>본</w:t>
      </w:r>
      <w:r w:rsidRPr="005E41F5">
        <w:t xml:space="preserve"> </w:t>
      </w:r>
      <w:r w:rsidRPr="005E41F5">
        <w:t>계약에서</w:t>
      </w:r>
      <w:r w:rsidRPr="005E41F5">
        <w:t xml:space="preserve"> </w:t>
      </w:r>
      <w:r w:rsidRPr="00522EA3">
        <w:t>“</w:t>
      </w:r>
      <w:r w:rsidRPr="00522EA3">
        <w:rPr>
          <w:u w:val="single"/>
        </w:rPr>
        <w:t>인수인</w:t>
      </w:r>
      <w:r w:rsidRPr="00522EA3">
        <w:t>”</w:t>
      </w:r>
      <w:r w:rsidRPr="00522EA3">
        <w:t>이라</w:t>
      </w:r>
      <w:r w:rsidRPr="00522EA3">
        <w:t xml:space="preserve"> </w:t>
      </w:r>
      <w:r w:rsidRPr="00522EA3">
        <w:t>함은</w:t>
      </w:r>
      <w:r w:rsidRPr="00522EA3">
        <w:t xml:space="preserve"> </w:t>
      </w:r>
      <w:r w:rsidRPr="00522EA3">
        <w:t>본건</w:t>
      </w:r>
      <w:r w:rsidRPr="00522EA3">
        <w:t xml:space="preserve"> </w:t>
      </w:r>
      <w:r w:rsidRPr="00522EA3">
        <w:t>유상증자</w:t>
      </w:r>
      <w:ins w:id="379" w:author="BKL" w:date="2026-09-23T21:56:00Z" w16du:dateUtc="2026-09-23T12:56:00Z">
        <w:r w:rsidR="00FB16E1">
          <w:rPr>
            <w:rFonts w:hint="eastAsia"/>
          </w:rPr>
          <w:t>에서</w:t>
        </w:r>
        <w:r w:rsidR="00FB16E1">
          <w:rPr>
            <w:rFonts w:hint="eastAsia"/>
          </w:rPr>
          <w:t xml:space="preserve"> </w:t>
        </w:r>
      </w:ins>
      <w:del w:id="380" w:author="BKL" w:date="2026-09-23T21:56:00Z" w16du:dateUtc="2026-09-23T12:56:00Z">
        <w:r w:rsidRPr="00522EA3" w:rsidDel="00FB16E1">
          <w:delText>와</w:delText>
        </w:r>
        <w:r w:rsidRPr="00522EA3" w:rsidDel="00FB16E1">
          <w:delText xml:space="preserve"> </w:delText>
        </w:r>
        <w:r w:rsidRPr="00522EA3" w:rsidDel="00FB16E1">
          <w:delText>관련하여</w:delText>
        </w:r>
        <w:r w:rsidRPr="00522EA3" w:rsidDel="00FB16E1">
          <w:delText xml:space="preserve"> </w:delText>
        </w:r>
        <w:r w:rsidRPr="00522EA3" w:rsidDel="00FB16E1">
          <w:delText>본</w:delText>
        </w:r>
        <w:r w:rsidRPr="00522EA3" w:rsidDel="00FB16E1">
          <w:delText xml:space="preserve"> </w:delText>
        </w:r>
        <w:r w:rsidRPr="00522EA3" w:rsidDel="00FB16E1">
          <w:delText>계약의</w:delText>
        </w:r>
        <w:r w:rsidRPr="00522EA3" w:rsidDel="00FB16E1">
          <w:delText xml:space="preserve"> </w:delText>
        </w:r>
        <w:r w:rsidRPr="00522EA3" w:rsidDel="00FB16E1">
          <w:delText>당사자로</w:delText>
        </w:r>
        <w:r w:rsidRPr="00522EA3" w:rsidDel="00FB16E1">
          <w:delText xml:space="preserve"> </w:delText>
        </w:r>
        <w:r w:rsidRPr="00522EA3" w:rsidDel="00FB16E1">
          <w:delText>참여하는</w:delText>
        </w:r>
        <w:r w:rsidRPr="00522EA3" w:rsidDel="00FB16E1">
          <w:delText xml:space="preserve"> </w:delText>
        </w:r>
        <w:r w:rsidR="00EC013E" w:rsidDel="00FB16E1">
          <w:rPr>
            <w:rFonts w:hint="eastAsia"/>
          </w:rPr>
          <w:delText>주식회사</w:delText>
        </w:r>
        <w:r w:rsidR="00EC013E" w:rsidDel="00FB16E1">
          <w:rPr>
            <w:rFonts w:hint="eastAsia"/>
          </w:rPr>
          <w:delText xml:space="preserve"> </w:delText>
        </w:r>
        <w:r w:rsidRPr="00522EA3" w:rsidDel="00FB16E1">
          <w:delText>우리투자증권</w:delText>
        </w:r>
        <w:r w:rsidRPr="00522EA3" w:rsidDel="00FB16E1">
          <w:delText xml:space="preserve">, </w:delText>
        </w:r>
        <w:r w:rsidRPr="00522EA3" w:rsidDel="00FB16E1">
          <w:delText>삼성증권</w:delText>
        </w:r>
        <w:r w:rsidRPr="00522EA3" w:rsidDel="00FB16E1">
          <w:delText xml:space="preserve"> </w:delText>
        </w:r>
        <w:r w:rsidRPr="00522EA3" w:rsidDel="00FB16E1">
          <w:delText>및</w:delText>
        </w:r>
        <w:r w:rsidRPr="00522EA3" w:rsidDel="00FB16E1">
          <w:delText xml:space="preserve"> </w:delText>
        </w:r>
        <w:r w:rsidRPr="00522EA3" w:rsidDel="00FB16E1">
          <w:delText>이들의</w:delText>
        </w:r>
        <w:r w:rsidRPr="00522EA3" w:rsidDel="00FB16E1">
          <w:delText xml:space="preserve"> </w:delText>
        </w:r>
        <w:r w:rsidRPr="00522EA3" w:rsidDel="00FB16E1">
          <w:delText>인수업무를</w:delText>
        </w:r>
        <w:r w:rsidRPr="00522EA3" w:rsidDel="00FB16E1">
          <w:delText xml:space="preserve"> </w:delText>
        </w:r>
        <w:r w:rsidRPr="00522EA3" w:rsidDel="00FB16E1">
          <w:delText>통하여</w:delText>
        </w:r>
        <w:r w:rsidRPr="00522EA3" w:rsidDel="00FB16E1">
          <w:delText xml:space="preserve"> </w:delText>
        </w:r>
      </w:del>
      <w:r w:rsidRPr="00522EA3">
        <w:t>제</w:t>
      </w:r>
      <w:r w:rsidRPr="00522EA3">
        <w:t>1</w:t>
      </w:r>
      <w:r w:rsidRPr="00522EA3">
        <w:t>종</w:t>
      </w:r>
      <w:r w:rsidRPr="00522EA3">
        <w:t xml:space="preserve"> </w:t>
      </w:r>
      <w:r w:rsidRPr="00522EA3">
        <w:t>종류주식</w:t>
      </w:r>
      <w:r w:rsidRPr="00522EA3">
        <w:t xml:space="preserve"> </w:t>
      </w:r>
      <w:r w:rsidRPr="00522EA3">
        <w:t>또는</w:t>
      </w:r>
      <w:r w:rsidRPr="00522EA3">
        <w:t xml:space="preserve"> </w:t>
      </w:r>
      <w:r w:rsidRPr="00522EA3">
        <w:t>제</w:t>
      </w:r>
      <w:r w:rsidRPr="00522EA3">
        <w:t>2</w:t>
      </w:r>
      <w:r w:rsidRPr="00522EA3">
        <w:t>종</w:t>
      </w:r>
      <w:r w:rsidRPr="00522EA3">
        <w:t xml:space="preserve"> </w:t>
      </w:r>
      <w:r w:rsidRPr="00522EA3">
        <w:t>종류주식을</w:t>
      </w:r>
      <w:r w:rsidRPr="00522EA3">
        <w:t xml:space="preserve"> </w:t>
      </w:r>
      <w:r w:rsidRPr="00522EA3">
        <w:t>대상회사로부터</w:t>
      </w:r>
      <w:r w:rsidRPr="00522EA3">
        <w:t xml:space="preserve"> </w:t>
      </w:r>
      <w:r w:rsidRPr="00522EA3">
        <w:t>직접</w:t>
      </w:r>
      <w:r w:rsidRPr="00522EA3">
        <w:t xml:space="preserve"> </w:t>
      </w:r>
      <w:r w:rsidRPr="00522EA3">
        <w:t>인수하여</w:t>
      </w:r>
      <w:r w:rsidRPr="00522EA3">
        <w:t xml:space="preserve"> </w:t>
      </w:r>
      <w:r w:rsidRPr="00522EA3">
        <w:t>본</w:t>
      </w:r>
      <w:r w:rsidRPr="00522EA3">
        <w:t xml:space="preserve"> </w:t>
      </w:r>
      <w:r w:rsidRPr="00522EA3">
        <w:t>계약의</w:t>
      </w:r>
      <w:r w:rsidRPr="00522EA3">
        <w:t xml:space="preserve"> </w:t>
      </w:r>
      <w:r w:rsidRPr="00522EA3">
        <w:t>당사자로</w:t>
      </w:r>
      <w:r w:rsidRPr="00522EA3">
        <w:t xml:space="preserve"> </w:t>
      </w:r>
      <w:r w:rsidRPr="00522EA3">
        <w:t>참여하는</w:t>
      </w:r>
      <w:r w:rsidRPr="00522EA3">
        <w:t xml:space="preserve"> </w:t>
      </w:r>
      <w:r w:rsidRPr="00522EA3">
        <w:t>자</w:t>
      </w:r>
      <w:ins w:id="381" w:author="BKL" w:date="2026-09-23T21:57:00Z" w16du:dateUtc="2026-09-23T12:57:00Z">
        <w:r w:rsidR="00FB16E1" w:rsidRPr="00FB16E1">
          <w:t>(</w:t>
        </w:r>
        <w:r w:rsidR="00FB16E1" w:rsidRPr="00FB16E1">
          <w:t>제</w:t>
        </w:r>
        <w:r w:rsidR="00FB16E1" w:rsidRPr="00FB16E1">
          <w:t>2.5</w:t>
        </w:r>
        <w:r w:rsidR="00FB16E1" w:rsidRPr="00FB16E1">
          <w:t>조에</w:t>
        </w:r>
        <w:r w:rsidR="00FB16E1" w:rsidRPr="00FB16E1">
          <w:t xml:space="preserve"> </w:t>
        </w:r>
        <w:r w:rsidR="00FB16E1" w:rsidRPr="00FB16E1">
          <w:t>따라</w:t>
        </w:r>
        <w:r w:rsidR="00FB16E1" w:rsidRPr="00FB16E1">
          <w:t xml:space="preserve"> </w:t>
        </w:r>
        <w:r w:rsidR="00FB16E1" w:rsidRPr="00FB16E1">
          <w:t>주식을</w:t>
        </w:r>
        <w:r w:rsidR="00FB16E1" w:rsidRPr="00FB16E1">
          <w:t xml:space="preserve"> </w:t>
        </w:r>
        <w:r w:rsidR="00FB16E1" w:rsidRPr="00FB16E1">
          <w:t>인수하는</w:t>
        </w:r>
        <w:r w:rsidR="00FB16E1" w:rsidRPr="00FB16E1">
          <w:t xml:space="preserve"> </w:t>
        </w:r>
        <w:r w:rsidR="00FB16E1" w:rsidRPr="00FB16E1">
          <w:t>인수기관을</w:t>
        </w:r>
        <w:r w:rsidR="00FB16E1" w:rsidRPr="00FB16E1">
          <w:t xml:space="preserve"> </w:t>
        </w:r>
        <w:r w:rsidR="00FB16E1" w:rsidRPr="00FB16E1">
          <w:t>포함하고</w:t>
        </w:r>
        <w:r w:rsidR="00FB16E1" w:rsidRPr="00FB16E1">
          <w:t xml:space="preserve">, </w:t>
        </w:r>
        <w:r w:rsidR="00FB16E1" w:rsidRPr="00FB16E1">
          <w:t>코람코라이프인프라리츠는</w:t>
        </w:r>
        <w:r w:rsidR="00FB16E1" w:rsidRPr="00FB16E1">
          <w:t xml:space="preserve"> </w:t>
        </w:r>
        <w:r w:rsidR="00FB16E1" w:rsidRPr="00FB16E1">
          <w:t>제외한다</w:t>
        </w:r>
        <w:r w:rsidR="00FB16E1" w:rsidRPr="00FB16E1">
          <w:t>)</w:t>
        </w:r>
      </w:ins>
      <w:r w:rsidRPr="00522EA3">
        <w:t>를</w:t>
      </w:r>
      <w:r w:rsidRPr="00522EA3">
        <w:t xml:space="preserve"> </w:t>
      </w:r>
      <w:r w:rsidRPr="00522EA3">
        <w:t>말하고</w:t>
      </w:r>
      <w:r w:rsidRPr="00522EA3">
        <w:t>, “</w:t>
      </w:r>
      <w:r w:rsidRPr="00522EA3">
        <w:rPr>
          <w:u w:val="single"/>
        </w:rPr>
        <w:t>셀다운</w:t>
      </w:r>
      <w:r w:rsidRPr="00522EA3">
        <w:rPr>
          <w:u w:val="single"/>
        </w:rPr>
        <w:t xml:space="preserve"> </w:t>
      </w:r>
      <w:r w:rsidRPr="00522EA3">
        <w:rPr>
          <w:u w:val="single"/>
        </w:rPr>
        <w:t>양수인</w:t>
      </w:r>
      <w:r w:rsidRPr="00522EA3">
        <w:t>”</w:t>
      </w:r>
      <w:r w:rsidRPr="005E41F5">
        <w:t>이라</w:t>
      </w:r>
      <w:r w:rsidRPr="005E41F5">
        <w:t xml:space="preserve"> </w:t>
      </w:r>
      <w:r w:rsidRPr="005E41F5">
        <w:t>함은</w:t>
      </w:r>
      <w:r w:rsidRPr="005E41F5">
        <w:t xml:space="preserve"> </w:t>
      </w:r>
      <w:r w:rsidRPr="005E41F5">
        <w:t>셀다운에</w:t>
      </w:r>
      <w:r w:rsidRPr="005E41F5">
        <w:t xml:space="preserve"> </w:t>
      </w:r>
      <w:r w:rsidRPr="005E41F5">
        <w:t>따라</w:t>
      </w:r>
      <w:r w:rsidRPr="005E41F5">
        <w:t xml:space="preserve"> </w:t>
      </w:r>
      <w:r w:rsidRPr="005E41F5">
        <w:t>해당</w:t>
      </w:r>
      <w:r w:rsidRPr="005E41F5">
        <w:t xml:space="preserve"> </w:t>
      </w:r>
      <w:r w:rsidRPr="005E41F5">
        <w:t>종류주식을</w:t>
      </w:r>
      <w:r w:rsidRPr="005E41F5">
        <w:t xml:space="preserve"> </w:t>
      </w:r>
      <w:r w:rsidRPr="005E41F5">
        <w:t>취득한</w:t>
      </w:r>
      <w:r w:rsidRPr="005E41F5">
        <w:t xml:space="preserve"> </w:t>
      </w:r>
      <w:r w:rsidRPr="005E41F5">
        <w:t>자</w:t>
      </w:r>
      <w:r w:rsidRPr="005E41F5">
        <w:t xml:space="preserve"> </w:t>
      </w:r>
      <w:r w:rsidRPr="005E41F5">
        <w:t>및</w:t>
      </w:r>
      <w:r w:rsidRPr="005E41F5">
        <w:t xml:space="preserve"> </w:t>
      </w:r>
      <w:r w:rsidRPr="005E41F5">
        <w:t>그로부터</w:t>
      </w:r>
      <w:r w:rsidRPr="005E41F5">
        <w:t xml:space="preserve"> </w:t>
      </w:r>
      <w:r w:rsidRPr="005E41F5">
        <w:t>순차로</w:t>
      </w:r>
      <w:r w:rsidRPr="005E41F5">
        <w:t xml:space="preserve"> </w:t>
      </w:r>
      <w:r w:rsidRPr="005E41F5">
        <w:t>이를</w:t>
      </w:r>
      <w:r w:rsidRPr="005E41F5">
        <w:t xml:space="preserve"> </w:t>
      </w:r>
      <w:r w:rsidRPr="005E41F5">
        <w:t>양수한</w:t>
      </w:r>
      <w:r w:rsidRPr="005E41F5">
        <w:t xml:space="preserve"> </w:t>
      </w:r>
      <w:r w:rsidRPr="005E41F5">
        <w:t>자를</w:t>
      </w:r>
      <w:r w:rsidRPr="005E41F5">
        <w:t xml:space="preserve"> </w:t>
      </w:r>
      <w:r w:rsidRPr="005E41F5">
        <w:t>말한다</w:t>
      </w:r>
      <w:r w:rsidRPr="005E41F5">
        <w:t>.</w:t>
      </w:r>
      <w:r>
        <w:rPr>
          <w:rFonts w:hint="eastAsia"/>
        </w:rPr>
        <w:t xml:space="preserve"> </w:t>
      </w:r>
      <w:r>
        <w:br/>
      </w:r>
      <w:r w:rsidR="00A66770">
        <w:rPr>
          <w:rFonts w:hint="eastAsia"/>
        </w:rPr>
        <w:t>제</w:t>
      </w:r>
      <w:r w:rsidR="00752C01">
        <w:rPr>
          <w:rFonts w:hint="eastAsia"/>
        </w:rPr>
        <w:t>7.</w:t>
      </w:r>
      <w:r w:rsidR="00A66770">
        <w:rPr>
          <w:rFonts w:hint="eastAsia"/>
        </w:rPr>
        <w:t>1</w:t>
      </w:r>
      <w:r w:rsidR="00752C01">
        <w:rPr>
          <w:rFonts w:hint="eastAsia"/>
        </w:rPr>
        <w:t>조</w:t>
      </w:r>
      <w:r w:rsidR="00A66770">
        <w:rPr>
          <w:rFonts w:hint="eastAsia"/>
        </w:rPr>
        <w:t>에도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불구하고</w:t>
      </w:r>
      <w:r w:rsidR="00A66770">
        <w:rPr>
          <w:rFonts w:hint="eastAsia"/>
        </w:rPr>
        <w:t xml:space="preserve">, </w:t>
      </w:r>
      <w:r w:rsidR="00D167E9">
        <w:rPr>
          <w:rFonts w:hint="eastAsia"/>
        </w:rPr>
        <w:t xml:space="preserve">(i) </w:t>
      </w:r>
      <w:r w:rsidR="005E41F5">
        <w:rPr>
          <w:rFonts w:hint="eastAsia"/>
        </w:rPr>
        <w:t>인수인</w:t>
      </w:r>
      <w:r w:rsidR="00A66770">
        <w:rPr>
          <w:rFonts w:hint="eastAsia"/>
        </w:rPr>
        <w:t>이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자신이</w:t>
      </w:r>
      <w:r w:rsidR="00A66770">
        <w:rPr>
          <w:rFonts w:hint="eastAsia"/>
        </w:rPr>
        <w:t xml:space="preserve"> </w:t>
      </w:r>
      <w:r w:rsidR="005E41F5">
        <w:rPr>
          <w:rFonts w:hint="eastAsia"/>
        </w:rPr>
        <w:t>보유</w:t>
      </w:r>
      <w:r w:rsidR="00A66770">
        <w:rPr>
          <w:rFonts w:hint="eastAsia"/>
        </w:rPr>
        <w:t>한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제</w:t>
      </w:r>
      <w:r w:rsidR="00A66770">
        <w:rPr>
          <w:rFonts w:hint="eastAsia"/>
        </w:rPr>
        <w:t>1</w:t>
      </w:r>
      <w:r w:rsidR="00A66770">
        <w:rPr>
          <w:rFonts w:hint="eastAsia"/>
        </w:rPr>
        <w:t>종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종류주식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또는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제</w:t>
      </w:r>
      <w:r w:rsidR="00A66770">
        <w:rPr>
          <w:rFonts w:hint="eastAsia"/>
        </w:rPr>
        <w:t>2</w:t>
      </w:r>
      <w:r w:rsidR="00A66770">
        <w:rPr>
          <w:rFonts w:hint="eastAsia"/>
        </w:rPr>
        <w:t>종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종류주식의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전부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또는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일부를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제</w:t>
      </w:r>
      <w:r w:rsidR="00A66770">
        <w:rPr>
          <w:rFonts w:hint="eastAsia"/>
        </w:rPr>
        <w:t>3</w:t>
      </w:r>
      <w:r w:rsidR="00A66770">
        <w:rPr>
          <w:rFonts w:hint="eastAsia"/>
        </w:rPr>
        <w:t>자에게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매각</w:t>
      </w:r>
      <w:r w:rsidR="00A66770">
        <w:rPr>
          <w:rFonts w:hint="eastAsia"/>
        </w:rPr>
        <w:t>(</w:t>
      </w:r>
      <w:r w:rsidR="00A66770">
        <w:rPr>
          <w:rFonts w:hint="eastAsia"/>
        </w:rPr>
        <w:t>이하</w:t>
      </w:r>
      <w:r w:rsidR="00A66770">
        <w:rPr>
          <w:rFonts w:hint="eastAsia"/>
        </w:rPr>
        <w:t xml:space="preserve"> </w:t>
      </w:r>
      <w:r w:rsidR="00A66770">
        <w:t>“</w:t>
      </w:r>
      <w:r w:rsidR="00A66770" w:rsidRPr="00257445">
        <w:rPr>
          <w:rFonts w:hint="eastAsia"/>
          <w:u w:val="single"/>
        </w:rPr>
        <w:t>셀다운</w:t>
      </w:r>
      <w:r w:rsidR="00A66770">
        <w:t>”</w:t>
      </w:r>
      <w:r w:rsidR="00A66770">
        <w:rPr>
          <w:rFonts w:hint="eastAsia"/>
        </w:rPr>
        <w:t>)</w:t>
      </w:r>
      <w:r w:rsidR="00A66770">
        <w:rPr>
          <w:rFonts w:hint="eastAsia"/>
        </w:rPr>
        <w:t>하는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것</w:t>
      </w:r>
      <w:r w:rsidR="00D167E9">
        <w:rPr>
          <w:rFonts w:hint="eastAsia"/>
        </w:rPr>
        <w:t>과</w:t>
      </w:r>
      <w:r w:rsidR="00D167E9">
        <w:rPr>
          <w:rFonts w:hint="eastAsia"/>
        </w:rPr>
        <w:t xml:space="preserve"> (ii) </w:t>
      </w:r>
      <w:r>
        <w:rPr>
          <w:rFonts w:hint="eastAsia"/>
        </w:rPr>
        <w:t>셀다운</w:t>
      </w:r>
      <w:r>
        <w:rPr>
          <w:rFonts w:hint="eastAsia"/>
        </w:rPr>
        <w:t xml:space="preserve"> </w:t>
      </w:r>
      <w:r>
        <w:rPr>
          <w:rFonts w:hint="eastAsia"/>
        </w:rPr>
        <w:t>양수인</w:t>
      </w:r>
      <w:r w:rsidR="00D167E9">
        <w:rPr>
          <w:rFonts w:hint="eastAsia"/>
        </w:rPr>
        <w:t>이</w:t>
      </w:r>
      <w:r w:rsidR="00D167E9">
        <w:rPr>
          <w:rFonts w:hint="eastAsia"/>
        </w:rPr>
        <w:t xml:space="preserve"> </w:t>
      </w:r>
      <w:r w:rsidR="00D167E9">
        <w:rPr>
          <w:rFonts w:hint="eastAsia"/>
        </w:rPr>
        <w:t>자신이</w:t>
      </w:r>
      <w:r w:rsidR="00D167E9">
        <w:rPr>
          <w:rFonts w:hint="eastAsia"/>
        </w:rPr>
        <w:t xml:space="preserve"> </w:t>
      </w:r>
      <w:r w:rsidR="00D167E9">
        <w:rPr>
          <w:rFonts w:hint="eastAsia"/>
        </w:rPr>
        <w:t>보유한</w:t>
      </w:r>
      <w:r w:rsidR="00D167E9">
        <w:rPr>
          <w:rFonts w:hint="eastAsia"/>
        </w:rPr>
        <w:t xml:space="preserve"> </w:t>
      </w:r>
      <w:r w:rsidR="00D167E9">
        <w:rPr>
          <w:rFonts w:hint="eastAsia"/>
        </w:rPr>
        <w:t>제</w:t>
      </w:r>
      <w:r w:rsidR="00D167E9">
        <w:rPr>
          <w:rFonts w:hint="eastAsia"/>
        </w:rPr>
        <w:t>1</w:t>
      </w:r>
      <w:r w:rsidR="00D167E9">
        <w:rPr>
          <w:rFonts w:hint="eastAsia"/>
        </w:rPr>
        <w:t>종</w:t>
      </w:r>
      <w:r w:rsidR="00D167E9">
        <w:rPr>
          <w:rFonts w:hint="eastAsia"/>
        </w:rPr>
        <w:t xml:space="preserve"> </w:t>
      </w:r>
      <w:r w:rsidR="00D167E9">
        <w:rPr>
          <w:rFonts w:hint="eastAsia"/>
        </w:rPr>
        <w:t>종류주식</w:t>
      </w:r>
      <w:r w:rsidR="00D167E9">
        <w:rPr>
          <w:rFonts w:hint="eastAsia"/>
        </w:rPr>
        <w:t xml:space="preserve"> </w:t>
      </w:r>
      <w:r w:rsidR="00D167E9">
        <w:rPr>
          <w:rFonts w:hint="eastAsia"/>
        </w:rPr>
        <w:t>또는</w:t>
      </w:r>
      <w:r w:rsidR="00D167E9">
        <w:rPr>
          <w:rFonts w:hint="eastAsia"/>
        </w:rPr>
        <w:t xml:space="preserve"> </w:t>
      </w:r>
      <w:r w:rsidR="00D167E9">
        <w:rPr>
          <w:rFonts w:hint="eastAsia"/>
        </w:rPr>
        <w:t>제</w:t>
      </w:r>
      <w:r w:rsidR="00D167E9">
        <w:rPr>
          <w:rFonts w:hint="eastAsia"/>
        </w:rPr>
        <w:t>2</w:t>
      </w:r>
      <w:r w:rsidR="00D167E9">
        <w:rPr>
          <w:rFonts w:hint="eastAsia"/>
        </w:rPr>
        <w:t>종</w:t>
      </w:r>
      <w:r w:rsidR="00D167E9">
        <w:rPr>
          <w:rFonts w:hint="eastAsia"/>
        </w:rPr>
        <w:t xml:space="preserve"> </w:t>
      </w:r>
      <w:r w:rsidR="00D167E9">
        <w:rPr>
          <w:rFonts w:hint="eastAsia"/>
        </w:rPr>
        <w:t>종류주식의</w:t>
      </w:r>
      <w:r w:rsidR="00D167E9">
        <w:rPr>
          <w:rFonts w:hint="eastAsia"/>
        </w:rPr>
        <w:t xml:space="preserve"> </w:t>
      </w:r>
      <w:r w:rsidR="00D167E9">
        <w:rPr>
          <w:rFonts w:hint="eastAsia"/>
        </w:rPr>
        <w:t>전부</w:t>
      </w:r>
      <w:r w:rsidR="00D167E9">
        <w:rPr>
          <w:rFonts w:hint="eastAsia"/>
        </w:rPr>
        <w:t xml:space="preserve"> </w:t>
      </w:r>
      <w:r w:rsidR="00D167E9">
        <w:rPr>
          <w:rFonts w:hint="eastAsia"/>
        </w:rPr>
        <w:t>또는</w:t>
      </w:r>
      <w:r w:rsidR="00D167E9">
        <w:rPr>
          <w:rFonts w:hint="eastAsia"/>
        </w:rPr>
        <w:t xml:space="preserve"> </w:t>
      </w:r>
      <w:r w:rsidR="00D167E9">
        <w:rPr>
          <w:rFonts w:hint="eastAsia"/>
        </w:rPr>
        <w:t>일부를</w:t>
      </w:r>
      <w:r w:rsidR="00D167E9">
        <w:rPr>
          <w:rFonts w:hint="eastAsia"/>
        </w:rPr>
        <w:t xml:space="preserve"> </w:t>
      </w:r>
      <w:r w:rsidR="00D167E9">
        <w:rPr>
          <w:rFonts w:hint="eastAsia"/>
        </w:rPr>
        <w:t>제</w:t>
      </w:r>
      <w:r w:rsidR="00D167E9">
        <w:rPr>
          <w:rFonts w:hint="eastAsia"/>
        </w:rPr>
        <w:t>3</w:t>
      </w:r>
      <w:r w:rsidR="00D167E9">
        <w:rPr>
          <w:rFonts w:hint="eastAsia"/>
        </w:rPr>
        <w:t>자에게</w:t>
      </w:r>
      <w:r w:rsidR="00D167E9">
        <w:rPr>
          <w:rFonts w:hint="eastAsia"/>
        </w:rPr>
        <w:t xml:space="preserve"> </w:t>
      </w:r>
      <w:r>
        <w:rPr>
          <w:rFonts w:hint="eastAsia"/>
        </w:rPr>
        <w:t>양도</w:t>
      </w:r>
      <w:r w:rsidR="00D167E9">
        <w:rPr>
          <w:rFonts w:hint="eastAsia"/>
        </w:rPr>
        <w:t>(</w:t>
      </w:r>
      <w:r w:rsidR="00D167E9">
        <w:rPr>
          <w:rFonts w:hint="eastAsia"/>
        </w:rPr>
        <w:t>이하</w:t>
      </w:r>
      <w:r w:rsidR="00D167E9">
        <w:rPr>
          <w:rFonts w:hint="eastAsia"/>
        </w:rPr>
        <w:t xml:space="preserve"> </w:t>
      </w:r>
      <w:r w:rsidR="00D167E9">
        <w:t>“</w:t>
      </w:r>
      <w:r w:rsidR="00D167E9">
        <w:rPr>
          <w:rFonts w:hint="eastAsia"/>
          <w:u w:val="single"/>
        </w:rPr>
        <w:t>후속</w:t>
      </w:r>
      <w:r w:rsidR="00D167E9">
        <w:rPr>
          <w:rFonts w:hint="eastAsia"/>
          <w:u w:val="single"/>
        </w:rPr>
        <w:t xml:space="preserve"> </w:t>
      </w:r>
      <w:r w:rsidR="00D167E9">
        <w:rPr>
          <w:rFonts w:hint="eastAsia"/>
          <w:u w:val="single"/>
        </w:rPr>
        <w:t>양도</w:t>
      </w:r>
      <w:r w:rsidR="00D167E9">
        <w:t>”</w:t>
      </w:r>
      <w:r w:rsidR="00D167E9">
        <w:rPr>
          <w:rFonts w:hint="eastAsia"/>
        </w:rPr>
        <w:t>)</w:t>
      </w:r>
      <w:r w:rsidR="00D167E9">
        <w:rPr>
          <w:rFonts w:hint="eastAsia"/>
        </w:rPr>
        <w:t>하는</w:t>
      </w:r>
      <w:r w:rsidR="00D167E9">
        <w:rPr>
          <w:rFonts w:hint="eastAsia"/>
        </w:rPr>
        <w:t xml:space="preserve"> </w:t>
      </w:r>
      <w:r w:rsidR="00D167E9">
        <w:rPr>
          <w:rFonts w:hint="eastAsia"/>
        </w:rPr>
        <w:t>것</w:t>
      </w:r>
      <w:r w:rsidR="00FF0E53">
        <w:rPr>
          <w:rFonts w:hint="eastAsia"/>
        </w:rPr>
        <w:t>은</w:t>
      </w:r>
      <w:r w:rsidR="00FF0E53">
        <w:rPr>
          <w:rFonts w:hint="eastAsia"/>
        </w:rPr>
        <w:t xml:space="preserve"> </w:t>
      </w:r>
      <w:r w:rsidR="005E41F5">
        <w:rPr>
          <w:rFonts w:hint="eastAsia"/>
        </w:rPr>
        <w:t>다음</w:t>
      </w:r>
      <w:r w:rsidR="005E41F5">
        <w:rPr>
          <w:rFonts w:hint="eastAsia"/>
        </w:rPr>
        <w:t xml:space="preserve"> </w:t>
      </w:r>
      <w:r w:rsidR="005E41F5">
        <w:rPr>
          <w:rFonts w:hint="eastAsia"/>
        </w:rPr>
        <w:t>각</w:t>
      </w:r>
      <w:r w:rsidR="005E41F5">
        <w:rPr>
          <w:rFonts w:hint="eastAsia"/>
        </w:rPr>
        <w:t xml:space="preserve"> </w:t>
      </w:r>
      <w:r w:rsidR="005E41F5">
        <w:rPr>
          <w:rFonts w:hint="eastAsia"/>
        </w:rPr>
        <w:t>호</w:t>
      </w:r>
      <w:r w:rsidR="00A66770">
        <w:rPr>
          <w:rFonts w:hint="eastAsia"/>
        </w:rPr>
        <w:t>의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요건이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모두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충족되는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것을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조건으로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다른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주주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당사자들의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별도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서면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동의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없이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허용</w:t>
      </w:r>
      <w:r w:rsidR="005E41F5">
        <w:rPr>
          <w:rFonts w:hint="eastAsia"/>
        </w:rPr>
        <w:t>되며</w:t>
      </w:r>
      <w:r w:rsidR="005E41F5">
        <w:rPr>
          <w:rFonts w:hint="eastAsia"/>
        </w:rPr>
        <w:t>,</w:t>
      </w:r>
      <w:r w:rsidR="005E41F5" w:rsidRPr="005E41F5">
        <w:t xml:space="preserve"> </w:t>
      </w:r>
      <w:r w:rsidR="005E41F5" w:rsidRPr="005E41F5">
        <w:t>다른</w:t>
      </w:r>
      <w:r w:rsidR="005E41F5" w:rsidRPr="005E41F5">
        <w:t xml:space="preserve"> </w:t>
      </w:r>
      <w:r w:rsidR="005E41F5" w:rsidRPr="005E41F5">
        <w:t>주주</w:t>
      </w:r>
      <w:r w:rsidR="005E41F5" w:rsidRPr="005E41F5">
        <w:t xml:space="preserve"> </w:t>
      </w:r>
      <w:r w:rsidR="005E41F5" w:rsidRPr="005E41F5">
        <w:t>당사자들은</w:t>
      </w:r>
      <w:r w:rsidR="005E41F5" w:rsidRPr="005E41F5">
        <w:t xml:space="preserve"> </w:t>
      </w:r>
      <w:r w:rsidR="005E41F5" w:rsidRPr="005E41F5">
        <w:t>본</w:t>
      </w:r>
      <w:r w:rsidR="005E41F5" w:rsidRPr="005E41F5">
        <w:t xml:space="preserve"> </w:t>
      </w:r>
      <w:r w:rsidR="005E41F5" w:rsidRPr="005E41F5">
        <w:t>조에</w:t>
      </w:r>
      <w:r w:rsidR="005E41F5" w:rsidRPr="005E41F5">
        <w:t xml:space="preserve"> </w:t>
      </w:r>
      <w:r w:rsidR="005E41F5" w:rsidRPr="005E41F5">
        <w:t>따라</w:t>
      </w:r>
      <w:r w:rsidR="005E41F5" w:rsidRPr="005E41F5">
        <w:t xml:space="preserve"> </w:t>
      </w:r>
      <w:r w:rsidR="005E41F5" w:rsidRPr="005E41F5">
        <w:t>허용</w:t>
      </w:r>
      <w:r w:rsidR="005E41F5" w:rsidRPr="005E41F5">
        <w:lastRenderedPageBreak/>
        <w:t>되는</w:t>
      </w:r>
      <w:r w:rsidR="005E41F5" w:rsidRPr="005E41F5">
        <w:t xml:space="preserve"> </w:t>
      </w:r>
      <w:r w:rsidR="005E41F5" w:rsidRPr="005E41F5">
        <w:t>셀다운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후속</w:t>
      </w:r>
      <w:r>
        <w:rPr>
          <w:rFonts w:hint="eastAsia"/>
        </w:rPr>
        <w:t xml:space="preserve"> </w:t>
      </w:r>
      <w:r>
        <w:rPr>
          <w:rFonts w:hint="eastAsia"/>
        </w:rPr>
        <w:t>양도</w:t>
      </w:r>
      <w:r w:rsidR="005E41F5" w:rsidRPr="005E41F5">
        <w:t>에</w:t>
      </w:r>
      <w:r w:rsidR="005E41F5" w:rsidRPr="005E41F5">
        <w:t xml:space="preserve"> </w:t>
      </w:r>
      <w:r w:rsidR="005E41F5" w:rsidRPr="005E41F5">
        <w:t>관하여</w:t>
      </w:r>
      <w:r w:rsidR="005E41F5" w:rsidRPr="005E41F5">
        <w:t xml:space="preserve"> </w:t>
      </w:r>
      <w:r w:rsidR="005E41F5" w:rsidRPr="005E41F5">
        <w:t>이사회</w:t>
      </w:r>
      <w:r w:rsidR="005E41F5" w:rsidRPr="005E41F5">
        <w:t xml:space="preserve"> </w:t>
      </w:r>
      <w:r w:rsidR="005E41F5" w:rsidRPr="005E41F5">
        <w:t>승인</w:t>
      </w:r>
      <w:r w:rsidR="005E41F5" w:rsidRPr="005E41F5">
        <w:t xml:space="preserve"> </w:t>
      </w:r>
      <w:r w:rsidR="005E41F5" w:rsidRPr="005E41F5">
        <w:t>등</w:t>
      </w:r>
      <w:r w:rsidR="005E41F5" w:rsidRPr="005E41F5">
        <w:t xml:space="preserve"> </w:t>
      </w:r>
      <w:r w:rsidR="005E41F5" w:rsidRPr="005E41F5">
        <w:t>이에</w:t>
      </w:r>
      <w:r w:rsidR="005E41F5" w:rsidRPr="005E41F5">
        <w:t xml:space="preserve"> </w:t>
      </w:r>
      <w:r w:rsidR="005E41F5" w:rsidRPr="005E41F5">
        <w:t>필요한</w:t>
      </w:r>
      <w:r w:rsidR="005E41F5" w:rsidRPr="005E41F5">
        <w:t xml:space="preserve"> </w:t>
      </w:r>
      <w:r w:rsidR="005E41F5" w:rsidRPr="005E41F5">
        <w:t>절차에</w:t>
      </w:r>
      <w:r w:rsidR="005E41F5" w:rsidRPr="005E41F5">
        <w:t xml:space="preserve"> </w:t>
      </w:r>
      <w:r w:rsidR="005E41F5" w:rsidRPr="005E41F5">
        <w:t>협조하기로</w:t>
      </w:r>
      <w:r w:rsidR="005E41F5" w:rsidRPr="005E41F5">
        <w:t xml:space="preserve"> </w:t>
      </w:r>
      <w:r w:rsidR="005E41F5" w:rsidRPr="005E41F5">
        <w:t>한다</w:t>
      </w:r>
      <w:r w:rsidR="005E41F5" w:rsidRPr="005E41F5">
        <w:t>.</w:t>
      </w:r>
      <w:r w:rsidR="00FF0E53">
        <w:rPr>
          <w:rFonts w:hint="eastAsia"/>
        </w:rPr>
        <w:t xml:space="preserve"> </w:t>
      </w:r>
      <w:r w:rsidR="002C09CB">
        <w:rPr>
          <w:rFonts w:hint="eastAsia"/>
        </w:rPr>
        <w:t>명확히</w:t>
      </w:r>
      <w:r w:rsidR="002C09CB">
        <w:rPr>
          <w:rFonts w:hint="eastAsia"/>
        </w:rPr>
        <w:t xml:space="preserve"> </w:t>
      </w:r>
      <w:r w:rsidR="002C09CB">
        <w:rPr>
          <w:rFonts w:hint="eastAsia"/>
        </w:rPr>
        <w:t>하면</w:t>
      </w:r>
      <w:r w:rsidR="002C09CB">
        <w:rPr>
          <w:rFonts w:hint="eastAsia"/>
        </w:rPr>
        <w:t xml:space="preserve">, </w:t>
      </w:r>
      <w:r w:rsidR="002C09CB" w:rsidRPr="00AE371D">
        <w:rPr>
          <w:szCs w:val="24"/>
        </w:rPr>
        <w:t>제</w:t>
      </w:r>
      <w:r w:rsidR="002C09CB">
        <w:rPr>
          <w:rFonts w:hint="eastAsia"/>
          <w:szCs w:val="24"/>
        </w:rPr>
        <w:t>3</w:t>
      </w:r>
      <w:r w:rsidR="002C09CB" w:rsidRPr="00AE371D">
        <w:rPr>
          <w:szCs w:val="24"/>
        </w:rPr>
        <w:t>조</w:t>
      </w:r>
      <w:r w:rsidR="002C09CB" w:rsidRPr="00AE371D">
        <w:rPr>
          <w:szCs w:val="24"/>
        </w:rPr>
        <w:t xml:space="preserve"> </w:t>
      </w:r>
      <w:r w:rsidR="002C09CB">
        <w:rPr>
          <w:rFonts w:hint="eastAsia"/>
          <w:szCs w:val="24"/>
        </w:rPr>
        <w:t>또는</w:t>
      </w:r>
      <w:r w:rsidR="002C09CB" w:rsidRPr="00AE371D">
        <w:rPr>
          <w:szCs w:val="24"/>
        </w:rPr>
        <w:t xml:space="preserve"> </w:t>
      </w:r>
      <w:r w:rsidR="002C09CB" w:rsidRPr="00AE371D">
        <w:rPr>
          <w:szCs w:val="24"/>
        </w:rPr>
        <w:t>제</w:t>
      </w:r>
      <w:r w:rsidR="002C09CB">
        <w:rPr>
          <w:rFonts w:hint="eastAsia"/>
          <w:szCs w:val="24"/>
        </w:rPr>
        <w:t>4</w:t>
      </w:r>
      <w:r w:rsidR="002C09CB" w:rsidRPr="00AE371D">
        <w:rPr>
          <w:szCs w:val="24"/>
        </w:rPr>
        <w:t>조에</w:t>
      </w:r>
      <w:r w:rsidR="002C09CB" w:rsidRPr="00AE371D">
        <w:rPr>
          <w:szCs w:val="24"/>
        </w:rPr>
        <w:t xml:space="preserve"> </w:t>
      </w:r>
      <w:r w:rsidR="002C09CB" w:rsidRPr="00AE371D">
        <w:rPr>
          <w:szCs w:val="24"/>
        </w:rPr>
        <w:t>따른</w:t>
      </w:r>
      <w:r w:rsidR="002C09CB" w:rsidRPr="00AE371D">
        <w:rPr>
          <w:szCs w:val="24"/>
        </w:rPr>
        <w:t xml:space="preserve"> </w:t>
      </w:r>
      <w:r w:rsidR="002C09CB" w:rsidRPr="00AE371D">
        <w:rPr>
          <w:szCs w:val="24"/>
        </w:rPr>
        <w:t>매입거래에</w:t>
      </w:r>
      <w:r w:rsidR="002C09CB" w:rsidRPr="00AE371D">
        <w:rPr>
          <w:szCs w:val="24"/>
        </w:rPr>
        <w:t xml:space="preserve"> </w:t>
      </w:r>
      <w:r w:rsidR="002C09CB" w:rsidRPr="00AE371D">
        <w:rPr>
          <w:szCs w:val="24"/>
        </w:rPr>
        <w:t>따라</w:t>
      </w:r>
      <w:r w:rsidR="002C09CB" w:rsidRPr="00AE371D">
        <w:rPr>
          <w:szCs w:val="24"/>
        </w:rPr>
        <w:t xml:space="preserve"> </w:t>
      </w:r>
      <w:r>
        <w:rPr>
          <w:rFonts w:hint="eastAsia"/>
          <w:szCs w:val="24"/>
        </w:rPr>
        <w:t>인수인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또는</w:t>
      </w:r>
      <w:r>
        <w:rPr>
          <w:rFonts w:hint="eastAsia"/>
          <w:szCs w:val="24"/>
        </w:rPr>
        <w:t xml:space="preserve"> </w:t>
      </w:r>
      <w:r w:rsidR="002C09CB">
        <w:rPr>
          <w:rFonts w:hint="eastAsia"/>
          <w:szCs w:val="24"/>
        </w:rPr>
        <w:t>셀다운</w:t>
      </w:r>
      <w:r w:rsidR="002C09CB">
        <w:rPr>
          <w:rFonts w:hint="eastAsia"/>
          <w:szCs w:val="24"/>
        </w:rPr>
        <w:t xml:space="preserve"> </w:t>
      </w:r>
      <w:r w:rsidR="002C09CB">
        <w:rPr>
          <w:rFonts w:hint="eastAsia"/>
          <w:szCs w:val="24"/>
        </w:rPr>
        <w:t>양수인이</w:t>
      </w:r>
      <w:r w:rsidR="002C09CB">
        <w:rPr>
          <w:rFonts w:hint="eastAsia"/>
          <w:szCs w:val="24"/>
        </w:rPr>
        <w:t xml:space="preserve"> </w:t>
      </w:r>
      <w:r w:rsidR="002C09CB" w:rsidRPr="00FF0E53">
        <w:rPr>
          <w:szCs w:val="24"/>
        </w:rPr>
        <w:t>코람코라이프인프라리츠</w:t>
      </w:r>
      <w:r w:rsidR="002C09CB">
        <w:rPr>
          <w:rFonts w:hint="eastAsia"/>
          <w:szCs w:val="24"/>
        </w:rPr>
        <w:t>에게</w:t>
      </w:r>
      <w:r w:rsidR="002C09CB">
        <w:rPr>
          <w:rFonts w:hint="eastAsia"/>
          <w:szCs w:val="24"/>
        </w:rPr>
        <w:t xml:space="preserve"> </w:t>
      </w:r>
      <w:r w:rsidR="002C09CB">
        <w:rPr>
          <w:rFonts w:hint="eastAsia"/>
          <w:szCs w:val="24"/>
        </w:rPr>
        <w:t>그</w:t>
      </w:r>
      <w:r w:rsidR="002C09CB">
        <w:rPr>
          <w:rFonts w:hint="eastAsia"/>
          <w:szCs w:val="24"/>
        </w:rPr>
        <w:t xml:space="preserve"> </w:t>
      </w:r>
      <w:r w:rsidR="002C09CB">
        <w:rPr>
          <w:rFonts w:hint="eastAsia"/>
          <w:szCs w:val="24"/>
        </w:rPr>
        <w:t>보유주식을</w:t>
      </w:r>
      <w:r w:rsidR="002C09CB">
        <w:rPr>
          <w:rFonts w:hint="eastAsia"/>
          <w:szCs w:val="24"/>
        </w:rPr>
        <w:t xml:space="preserve"> </w:t>
      </w:r>
      <w:r w:rsidR="002C09CB">
        <w:rPr>
          <w:rFonts w:hint="eastAsia"/>
          <w:szCs w:val="24"/>
        </w:rPr>
        <w:t>양도하는</w:t>
      </w:r>
      <w:r w:rsidR="002C09CB">
        <w:rPr>
          <w:rFonts w:hint="eastAsia"/>
          <w:szCs w:val="24"/>
        </w:rPr>
        <w:t xml:space="preserve"> </w:t>
      </w:r>
      <w:r w:rsidR="002C09CB">
        <w:rPr>
          <w:rFonts w:hint="eastAsia"/>
          <w:szCs w:val="24"/>
        </w:rPr>
        <w:t>거래는</w:t>
      </w:r>
      <w:r w:rsidR="002C09CB">
        <w:rPr>
          <w:rFonts w:hint="eastAsia"/>
        </w:rPr>
        <w:t xml:space="preserve"> </w:t>
      </w:r>
      <w:r w:rsidR="002C09CB">
        <w:rPr>
          <w:rFonts w:hint="eastAsia"/>
        </w:rPr>
        <w:t>후속</w:t>
      </w:r>
      <w:r w:rsidR="002C09CB">
        <w:rPr>
          <w:rFonts w:hint="eastAsia"/>
        </w:rPr>
        <w:t xml:space="preserve"> </w:t>
      </w:r>
      <w:r w:rsidR="002C09CB">
        <w:rPr>
          <w:rFonts w:hint="eastAsia"/>
        </w:rPr>
        <w:t>양도에서</w:t>
      </w:r>
      <w:r w:rsidR="002C09CB">
        <w:rPr>
          <w:rFonts w:hint="eastAsia"/>
        </w:rPr>
        <w:t xml:space="preserve"> </w:t>
      </w:r>
      <w:r w:rsidR="002C09CB">
        <w:rPr>
          <w:rFonts w:hint="eastAsia"/>
        </w:rPr>
        <w:t>제외되며</w:t>
      </w:r>
      <w:r w:rsidR="002C09CB">
        <w:rPr>
          <w:rFonts w:hint="eastAsia"/>
        </w:rPr>
        <w:t xml:space="preserve">, </w:t>
      </w:r>
      <w:r w:rsidR="002C09CB">
        <w:rPr>
          <w:rFonts w:hint="eastAsia"/>
        </w:rPr>
        <w:t>그러한</w:t>
      </w:r>
      <w:r w:rsidR="002C09CB">
        <w:rPr>
          <w:rFonts w:hint="eastAsia"/>
        </w:rPr>
        <w:t xml:space="preserve"> </w:t>
      </w:r>
      <w:r w:rsidR="002C09CB">
        <w:rPr>
          <w:rFonts w:hint="eastAsia"/>
        </w:rPr>
        <w:t>거래는</w:t>
      </w:r>
      <w:r w:rsidR="002C09CB">
        <w:rPr>
          <w:rFonts w:hint="eastAsia"/>
        </w:rPr>
        <w:t xml:space="preserve"> </w:t>
      </w:r>
      <w:r w:rsidR="002C09CB">
        <w:rPr>
          <w:rFonts w:hint="eastAsia"/>
        </w:rPr>
        <w:t>제</w:t>
      </w:r>
      <w:r w:rsidR="00F9369B">
        <w:rPr>
          <w:rFonts w:hint="eastAsia"/>
        </w:rPr>
        <w:t>7.</w:t>
      </w:r>
      <w:r w:rsidR="002C09CB">
        <w:rPr>
          <w:rFonts w:hint="eastAsia"/>
        </w:rPr>
        <w:t>5</w:t>
      </w:r>
      <w:r w:rsidR="00F9369B">
        <w:rPr>
          <w:rFonts w:hint="eastAsia"/>
        </w:rPr>
        <w:t>조</w:t>
      </w:r>
      <w:r w:rsidR="002C09CB">
        <w:rPr>
          <w:rFonts w:hint="eastAsia"/>
        </w:rPr>
        <w:t>에</w:t>
      </w:r>
      <w:r w:rsidR="002C09CB">
        <w:rPr>
          <w:rFonts w:hint="eastAsia"/>
        </w:rPr>
        <w:t xml:space="preserve"> </w:t>
      </w:r>
      <w:r w:rsidR="002C09CB">
        <w:rPr>
          <w:rFonts w:hint="eastAsia"/>
        </w:rPr>
        <w:t>따</w:t>
      </w:r>
      <w:r w:rsidR="005E41F5">
        <w:rPr>
          <w:rFonts w:hint="eastAsia"/>
        </w:rPr>
        <w:t>른다</w:t>
      </w:r>
      <w:r w:rsidR="005E41F5">
        <w:rPr>
          <w:rFonts w:hint="eastAsia"/>
        </w:rPr>
        <w:t>.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양도인이</w:t>
      </w:r>
      <w:r w:rsidR="00A66770">
        <w:rPr>
          <w:rFonts w:hint="eastAsia"/>
        </w:rPr>
        <w:t xml:space="preserve"> </w:t>
      </w:r>
      <w:r w:rsidR="00F9369B">
        <w:rPr>
          <w:rFonts w:hint="eastAsia"/>
        </w:rPr>
        <w:t>아래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각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호의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요건을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충족하지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아니한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채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양도한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경우</w:t>
      </w:r>
      <w:r w:rsidR="00A66770">
        <w:rPr>
          <w:rFonts w:hint="eastAsia"/>
        </w:rPr>
        <w:t xml:space="preserve">, </w:t>
      </w:r>
      <w:r w:rsidR="00A66770">
        <w:rPr>
          <w:rFonts w:hint="eastAsia"/>
        </w:rPr>
        <w:t>양도인은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그로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인하여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다른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당사자들에게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발생한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손해를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배상한다</w:t>
      </w:r>
      <w:r w:rsidR="00A66770">
        <w:rPr>
          <w:rFonts w:hint="eastAsia"/>
        </w:rPr>
        <w:t>.</w:t>
      </w:r>
      <w:r w:rsidR="00453CFD">
        <w:rPr>
          <w:rFonts w:hint="eastAsia"/>
        </w:rPr>
        <w:t xml:space="preserve"> </w:t>
      </w:r>
      <w:r w:rsidRPr="00522EA3">
        <w:rPr>
          <w:highlight w:val="yellow"/>
        </w:rPr>
        <w:t xml:space="preserve">[BKL Note: </w:t>
      </w:r>
      <w:r w:rsidRPr="00522EA3">
        <w:rPr>
          <w:highlight w:val="yellow"/>
        </w:rPr>
        <w:t>의견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주신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바에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따라</w:t>
      </w:r>
      <w:r w:rsidRPr="00522EA3">
        <w:rPr>
          <w:highlight w:val="yellow"/>
        </w:rPr>
        <w:t xml:space="preserve"> “</w:t>
      </w:r>
      <w:r w:rsidRPr="00522EA3">
        <w:rPr>
          <w:highlight w:val="yellow"/>
        </w:rPr>
        <w:t>인수인</w:t>
      </w:r>
      <w:r w:rsidRPr="00522EA3">
        <w:rPr>
          <w:highlight w:val="yellow"/>
        </w:rPr>
        <w:t>”</w:t>
      </w:r>
      <w:r w:rsidRPr="00522EA3">
        <w:rPr>
          <w:highlight w:val="yellow"/>
        </w:rPr>
        <w:t>은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주주간계약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체결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당시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제</w:t>
      </w:r>
      <w:r w:rsidRPr="00522EA3">
        <w:rPr>
          <w:highlight w:val="yellow"/>
        </w:rPr>
        <w:t>1</w:t>
      </w:r>
      <w:r w:rsidRPr="00522EA3">
        <w:rPr>
          <w:highlight w:val="yellow"/>
        </w:rPr>
        <w:t>종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또는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제</w:t>
      </w:r>
      <w:r w:rsidRPr="00522EA3">
        <w:rPr>
          <w:highlight w:val="yellow"/>
        </w:rPr>
        <w:t>2</w:t>
      </w:r>
      <w:r w:rsidRPr="00522EA3">
        <w:rPr>
          <w:highlight w:val="yellow"/>
        </w:rPr>
        <w:t>종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종류주식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투자와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관련하여</w:t>
      </w:r>
      <w:r w:rsidRPr="00522EA3">
        <w:rPr>
          <w:highlight w:val="yellow"/>
        </w:rPr>
        <w:t xml:space="preserve"> </w:t>
      </w:r>
      <w:del w:id="382" w:author="BKL" w:date="2026-09-23T21:58:00Z" w16du:dateUtc="2026-09-23T12:58:00Z">
        <w:r w:rsidRPr="00522EA3" w:rsidDel="00FB16E1">
          <w:rPr>
            <w:highlight w:val="yellow"/>
          </w:rPr>
          <w:delText>본</w:delText>
        </w:r>
        <w:r w:rsidRPr="00522EA3" w:rsidDel="00FB16E1">
          <w:rPr>
            <w:highlight w:val="yellow"/>
          </w:rPr>
          <w:delText xml:space="preserve"> </w:delText>
        </w:r>
        <w:r w:rsidRPr="00522EA3" w:rsidDel="00FB16E1">
          <w:rPr>
            <w:highlight w:val="yellow"/>
          </w:rPr>
          <w:delText>계약의</w:delText>
        </w:r>
        <w:r w:rsidRPr="00522EA3" w:rsidDel="00FB16E1">
          <w:rPr>
            <w:highlight w:val="yellow"/>
          </w:rPr>
          <w:delText xml:space="preserve"> </w:delText>
        </w:r>
        <w:r w:rsidRPr="00522EA3" w:rsidDel="00FB16E1">
          <w:rPr>
            <w:highlight w:val="yellow"/>
          </w:rPr>
          <w:delText>당사자로</w:delText>
        </w:r>
        <w:r w:rsidRPr="00522EA3" w:rsidDel="00FB16E1">
          <w:rPr>
            <w:highlight w:val="yellow"/>
          </w:rPr>
          <w:delText xml:space="preserve"> </w:delText>
        </w:r>
        <w:r w:rsidRPr="00522EA3" w:rsidDel="00FB16E1">
          <w:rPr>
            <w:highlight w:val="yellow"/>
          </w:rPr>
          <w:delText>참여하는</w:delText>
        </w:r>
        <w:r w:rsidRPr="00522EA3" w:rsidDel="00FB16E1">
          <w:rPr>
            <w:highlight w:val="yellow"/>
          </w:rPr>
          <w:delText xml:space="preserve"> </w:delText>
        </w:r>
        <w:r w:rsidRPr="00522EA3" w:rsidDel="00FB16E1">
          <w:rPr>
            <w:highlight w:val="yellow"/>
          </w:rPr>
          <w:delText>우리투자증권</w:delText>
        </w:r>
        <w:r w:rsidRPr="00522EA3" w:rsidDel="00FB16E1">
          <w:rPr>
            <w:highlight w:val="yellow"/>
          </w:rPr>
          <w:delText xml:space="preserve">, </w:delText>
        </w:r>
        <w:r w:rsidRPr="00522EA3" w:rsidDel="00FB16E1">
          <w:rPr>
            <w:highlight w:val="yellow"/>
          </w:rPr>
          <w:delText>삼성증권</w:delText>
        </w:r>
        <w:r w:rsidRPr="00522EA3" w:rsidDel="00FB16E1">
          <w:rPr>
            <w:highlight w:val="yellow"/>
          </w:rPr>
          <w:delText xml:space="preserve"> </w:delText>
        </w:r>
        <w:r w:rsidRPr="00522EA3" w:rsidDel="00FB16E1">
          <w:rPr>
            <w:highlight w:val="yellow"/>
          </w:rPr>
          <w:delText>및</w:delText>
        </w:r>
        <w:r w:rsidRPr="00522EA3" w:rsidDel="00FB16E1">
          <w:rPr>
            <w:highlight w:val="yellow"/>
          </w:rPr>
          <w:delText xml:space="preserve"> </w:delText>
        </w:r>
        <w:r w:rsidRPr="00522EA3" w:rsidDel="00FB16E1">
          <w:rPr>
            <w:highlight w:val="yellow"/>
          </w:rPr>
          <w:delText>이들의</w:delText>
        </w:r>
        <w:r w:rsidRPr="00522EA3" w:rsidDel="00FB16E1">
          <w:rPr>
            <w:highlight w:val="yellow"/>
          </w:rPr>
          <w:delText xml:space="preserve"> </w:delText>
        </w:r>
        <w:r w:rsidRPr="00522EA3" w:rsidDel="00FB16E1">
          <w:rPr>
            <w:highlight w:val="yellow"/>
          </w:rPr>
          <w:delText>인수업무를</w:delText>
        </w:r>
        <w:r w:rsidRPr="00522EA3" w:rsidDel="00FB16E1">
          <w:rPr>
            <w:highlight w:val="yellow"/>
          </w:rPr>
          <w:delText xml:space="preserve"> </w:delText>
        </w:r>
        <w:r w:rsidRPr="00522EA3" w:rsidDel="00FB16E1">
          <w:rPr>
            <w:highlight w:val="yellow"/>
          </w:rPr>
          <w:delText>통하여</w:delText>
        </w:r>
        <w:r w:rsidRPr="00522EA3" w:rsidDel="00FB16E1">
          <w:rPr>
            <w:highlight w:val="yellow"/>
          </w:rPr>
          <w:delText xml:space="preserve"> </w:delText>
        </w:r>
      </w:del>
      <w:r w:rsidRPr="00522EA3">
        <w:rPr>
          <w:highlight w:val="yellow"/>
        </w:rPr>
        <w:t>대상회사로부터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종류주식을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직접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인수하여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본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계약의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당사자로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참여하는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투자자를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포괄하도록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정의하고</w:t>
      </w:r>
      <w:r w:rsidRPr="00522EA3">
        <w:rPr>
          <w:highlight w:val="yellow"/>
        </w:rPr>
        <w:t xml:space="preserve">, </w:t>
      </w:r>
      <w:r w:rsidRPr="00522EA3">
        <w:rPr>
          <w:highlight w:val="yellow"/>
        </w:rPr>
        <w:t>이들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인수인으로부터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셀다운을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통하여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주식을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취득하는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자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및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그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순차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양수인을</w:t>
      </w:r>
      <w:r w:rsidRPr="00522EA3">
        <w:rPr>
          <w:highlight w:val="yellow"/>
        </w:rPr>
        <w:t xml:space="preserve"> “</w:t>
      </w:r>
      <w:r w:rsidRPr="00522EA3">
        <w:rPr>
          <w:highlight w:val="yellow"/>
        </w:rPr>
        <w:t>셀다운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양수인</w:t>
      </w:r>
      <w:r w:rsidRPr="00522EA3">
        <w:rPr>
          <w:highlight w:val="yellow"/>
        </w:rPr>
        <w:t>”</w:t>
      </w:r>
      <w:r w:rsidRPr="00522EA3">
        <w:rPr>
          <w:highlight w:val="yellow"/>
        </w:rPr>
        <w:t>으로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구분하였습니다</w:t>
      </w:r>
      <w:r w:rsidRPr="00522EA3">
        <w:rPr>
          <w:highlight w:val="yellow"/>
        </w:rPr>
        <w:t>. KLI</w:t>
      </w:r>
      <w:r w:rsidRPr="00522EA3">
        <w:rPr>
          <w:highlight w:val="yellow"/>
        </w:rPr>
        <w:t>의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사전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서면동의는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우리투자증권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또는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삼성증권이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자신이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본건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유상증자에서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인수한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종류주식을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최초로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셀다운하는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경우에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한하여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면제되고</w:t>
      </w:r>
      <w:r w:rsidRPr="00522EA3">
        <w:rPr>
          <w:highlight w:val="yellow"/>
        </w:rPr>
        <w:t xml:space="preserve">, </w:t>
      </w:r>
      <w:r w:rsidRPr="00522EA3">
        <w:rPr>
          <w:highlight w:val="yellow"/>
        </w:rPr>
        <w:t>그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밖의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인수인의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셀다운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및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셀다운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양수인의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후속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양도에는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모두</w:t>
      </w:r>
      <w:r w:rsidRPr="00522EA3">
        <w:rPr>
          <w:highlight w:val="yellow"/>
        </w:rPr>
        <w:t xml:space="preserve"> KLI</w:t>
      </w:r>
      <w:r w:rsidRPr="00522EA3">
        <w:rPr>
          <w:highlight w:val="yellow"/>
        </w:rPr>
        <w:t>의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사전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서면동의를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받도록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하였습니다</w:t>
      </w:r>
      <w:r w:rsidRPr="00522EA3">
        <w:rPr>
          <w:highlight w:val="yellow"/>
        </w:rPr>
        <w:t>.]</w:t>
      </w:r>
    </w:p>
    <w:p w14:paraId="708B9731" w14:textId="29E454F2" w:rsidR="00A66770" w:rsidRPr="00A66770" w:rsidRDefault="00A66770" w:rsidP="00A66770">
      <w:pPr>
        <w:pStyle w:val="3"/>
        <w:spacing w:before="60" w:line="312" w:lineRule="auto"/>
        <w:rPr>
          <w:szCs w:val="24"/>
        </w:rPr>
      </w:pPr>
      <w:r>
        <w:rPr>
          <w:rFonts w:hint="eastAsia"/>
        </w:rPr>
        <w:t>양도인이</w:t>
      </w:r>
      <w:r>
        <w:rPr>
          <w:rFonts w:hint="eastAsia"/>
        </w:rPr>
        <w:t xml:space="preserve"> </w:t>
      </w:r>
      <w:r w:rsidRPr="00A66770">
        <w:rPr>
          <w:rFonts w:hint="eastAsia"/>
          <w:szCs w:val="24"/>
        </w:rPr>
        <w:t>해당</w:t>
      </w:r>
      <w:r w:rsidRPr="00A66770">
        <w:rPr>
          <w:rFonts w:hint="eastAsia"/>
          <w:szCs w:val="24"/>
        </w:rPr>
        <w:t xml:space="preserve"> </w:t>
      </w:r>
      <w:r w:rsidR="000952C4">
        <w:rPr>
          <w:rFonts w:hint="eastAsia"/>
          <w:szCs w:val="24"/>
        </w:rPr>
        <w:t>셀다운</w:t>
      </w:r>
      <w:r w:rsidR="00D167E9">
        <w:rPr>
          <w:rFonts w:hint="eastAsia"/>
          <w:szCs w:val="24"/>
        </w:rPr>
        <w:t xml:space="preserve"> </w:t>
      </w:r>
      <w:r w:rsidR="00D167E9">
        <w:rPr>
          <w:rFonts w:hint="eastAsia"/>
          <w:szCs w:val="24"/>
        </w:rPr>
        <w:t>또는</w:t>
      </w:r>
      <w:r w:rsidR="00D167E9">
        <w:rPr>
          <w:rFonts w:hint="eastAsia"/>
          <w:szCs w:val="24"/>
        </w:rPr>
        <w:t xml:space="preserve"> </w:t>
      </w:r>
      <w:r w:rsidR="00D167E9">
        <w:rPr>
          <w:rFonts w:hint="eastAsia"/>
          <w:szCs w:val="24"/>
        </w:rPr>
        <w:t>후속</w:t>
      </w:r>
      <w:r w:rsidR="00522EA3">
        <w:rPr>
          <w:rFonts w:hint="eastAsia"/>
          <w:szCs w:val="24"/>
        </w:rPr>
        <w:t xml:space="preserve"> </w:t>
      </w:r>
      <w:r w:rsidR="00522EA3">
        <w:rPr>
          <w:rFonts w:hint="eastAsia"/>
          <w:szCs w:val="24"/>
        </w:rPr>
        <w:t>양도</w:t>
      </w:r>
      <w:r w:rsidRPr="00A66770">
        <w:rPr>
          <w:rFonts w:hint="eastAsia"/>
          <w:szCs w:val="24"/>
        </w:rPr>
        <w:t>의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효력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발생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전에</w:t>
      </w:r>
      <w:r w:rsidRPr="00A66770">
        <w:rPr>
          <w:rFonts w:hint="eastAsia"/>
          <w:szCs w:val="24"/>
        </w:rPr>
        <w:t xml:space="preserve"> </w:t>
      </w:r>
      <w:r w:rsidR="00D167E9">
        <w:rPr>
          <w:rFonts w:hint="eastAsia"/>
          <w:szCs w:val="24"/>
        </w:rPr>
        <w:t>그</w:t>
      </w:r>
      <w:r w:rsidR="00D167E9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양수인</w:t>
      </w:r>
      <w:r w:rsidR="00D167E9">
        <w:rPr>
          <w:rFonts w:hint="eastAsia"/>
          <w:szCs w:val="24"/>
        </w:rPr>
        <w:t>(</w:t>
      </w:r>
      <w:r w:rsidR="00D167E9">
        <w:rPr>
          <w:rFonts w:hint="eastAsia"/>
          <w:szCs w:val="24"/>
        </w:rPr>
        <w:t>이하</w:t>
      </w:r>
      <w:r w:rsidR="00D167E9">
        <w:rPr>
          <w:rFonts w:hint="eastAsia"/>
          <w:szCs w:val="24"/>
        </w:rPr>
        <w:t xml:space="preserve"> </w:t>
      </w:r>
      <w:r w:rsidR="00D167E9">
        <w:rPr>
          <w:szCs w:val="24"/>
        </w:rPr>
        <w:t>“</w:t>
      </w:r>
      <w:r w:rsidR="00D167E9" w:rsidRPr="00D167E9">
        <w:rPr>
          <w:rFonts w:hint="eastAsia"/>
          <w:szCs w:val="24"/>
          <w:u w:val="single"/>
        </w:rPr>
        <w:t>취득자</w:t>
      </w:r>
      <w:r w:rsidR="00D167E9">
        <w:rPr>
          <w:szCs w:val="24"/>
        </w:rPr>
        <w:t>”</w:t>
      </w:r>
      <w:r w:rsidR="00D167E9">
        <w:rPr>
          <w:rFonts w:hint="eastAsia"/>
          <w:szCs w:val="24"/>
        </w:rPr>
        <w:t>)</w:t>
      </w:r>
      <w:r w:rsidRPr="00A66770">
        <w:rPr>
          <w:rFonts w:hint="eastAsia"/>
          <w:szCs w:val="24"/>
        </w:rPr>
        <w:t>으로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하여금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코람코라이프인프라리츠에게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제</w:t>
      </w:r>
      <w:r w:rsidRPr="00A66770">
        <w:rPr>
          <w:rFonts w:hint="eastAsia"/>
          <w:szCs w:val="24"/>
        </w:rPr>
        <w:t>3</w:t>
      </w:r>
      <w:r w:rsidR="00752C01">
        <w:rPr>
          <w:rFonts w:hint="eastAsia"/>
          <w:szCs w:val="24"/>
        </w:rPr>
        <w:t>.5</w:t>
      </w:r>
      <w:r w:rsidRPr="00A66770">
        <w:rPr>
          <w:rFonts w:hint="eastAsia"/>
          <w:szCs w:val="24"/>
        </w:rPr>
        <w:t>조의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제</w:t>
      </w:r>
      <w:r w:rsidRPr="00A66770">
        <w:rPr>
          <w:rFonts w:hint="eastAsia"/>
          <w:szCs w:val="24"/>
        </w:rPr>
        <w:t>1</w:t>
      </w:r>
      <w:r w:rsidRPr="00A66770">
        <w:rPr>
          <w:rFonts w:hint="eastAsia"/>
          <w:szCs w:val="24"/>
        </w:rPr>
        <w:t>종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매입확약서</w:t>
      </w:r>
      <w:r w:rsidRPr="00A66770">
        <w:rPr>
          <w:rFonts w:hint="eastAsia"/>
          <w:szCs w:val="24"/>
        </w:rPr>
        <w:t>(</w:t>
      </w:r>
      <w:r w:rsidRPr="00A66770">
        <w:rPr>
          <w:rFonts w:hint="eastAsia"/>
          <w:szCs w:val="24"/>
        </w:rPr>
        <w:t>제</w:t>
      </w:r>
      <w:r w:rsidRPr="00A66770">
        <w:rPr>
          <w:rFonts w:hint="eastAsia"/>
          <w:szCs w:val="24"/>
        </w:rPr>
        <w:t>2</w:t>
      </w:r>
      <w:r w:rsidRPr="00A66770">
        <w:rPr>
          <w:rFonts w:hint="eastAsia"/>
          <w:szCs w:val="24"/>
        </w:rPr>
        <w:t>종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종류주식의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경우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제</w:t>
      </w:r>
      <w:r w:rsidRPr="00A66770">
        <w:rPr>
          <w:rFonts w:hint="eastAsia"/>
          <w:szCs w:val="24"/>
        </w:rPr>
        <w:t>4</w:t>
      </w:r>
      <w:r w:rsidR="00752C01">
        <w:rPr>
          <w:rFonts w:hint="eastAsia"/>
          <w:szCs w:val="24"/>
        </w:rPr>
        <w:t>.5</w:t>
      </w:r>
      <w:r w:rsidRPr="00A66770">
        <w:rPr>
          <w:rFonts w:hint="eastAsia"/>
          <w:szCs w:val="24"/>
        </w:rPr>
        <w:t>조의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제</w:t>
      </w:r>
      <w:r w:rsidRPr="00A66770">
        <w:rPr>
          <w:rFonts w:hint="eastAsia"/>
          <w:szCs w:val="24"/>
        </w:rPr>
        <w:t>2</w:t>
      </w:r>
      <w:r w:rsidRPr="00A66770">
        <w:rPr>
          <w:rFonts w:hint="eastAsia"/>
          <w:szCs w:val="24"/>
        </w:rPr>
        <w:t>종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매입확약서</w:t>
      </w:r>
      <w:r w:rsidRPr="00A66770">
        <w:rPr>
          <w:rFonts w:hint="eastAsia"/>
          <w:szCs w:val="24"/>
        </w:rPr>
        <w:t>)</w:t>
      </w:r>
      <w:r w:rsidRPr="00A66770">
        <w:rPr>
          <w:rFonts w:hint="eastAsia"/>
          <w:szCs w:val="24"/>
        </w:rPr>
        <w:t>에서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정한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조건과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동일한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내용의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매도확약서를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제출하도록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하였을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것</w:t>
      </w:r>
    </w:p>
    <w:p w14:paraId="089041FA" w14:textId="4E799A2F" w:rsidR="00A66770" w:rsidRPr="00A66770" w:rsidRDefault="00A66770" w:rsidP="00A66770">
      <w:pPr>
        <w:pStyle w:val="3"/>
        <w:spacing w:before="60" w:line="312" w:lineRule="auto"/>
        <w:rPr>
          <w:szCs w:val="24"/>
        </w:rPr>
      </w:pPr>
      <w:r w:rsidRPr="00A66770">
        <w:rPr>
          <w:rFonts w:hint="eastAsia"/>
          <w:szCs w:val="24"/>
        </w:rPr>
        <w:t>양도인이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제</w:t>
      </w:r>
      <w:r w:rsidR="00752C01">
        <w:rPr>
          <w:rFonts w:hint="eastAsia"/>
          <w:szCs w:val="24"/>
        </w:rPr>
        <w:t>7.</w:t>
      </w:r>
      <w:r w:rsidRPr="00A66770">
        <w:rPr>
          <w:rFonts w:hint="eastAsia"/>
          <w:szCs w:val="24"/>
        </w:rPr>
        <w:t>3</w:t>
      </w:r>
      <w:r w:rsidR="00752C01">
        <w:rPr>
          <w:rFonts w:hint="eastAsia"/>
          <w:szCs w:val="24"/>
        </w:rPr>
        <w:t>조</w:t>
      </w:r>
      <w:r w:rsidRPr="00A66770">
        <w:rPr>
          <w:rFonts w:hint="eastAsia"/>
          <w:szCs w:val="24"/>
        </w:rPr>
        <w:t>에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따라</w:t>
      </w:r>
      <w:r w:rsidRPr="00A66770">
        <w:rPr>
          <w:rFonts w:hint="eastAsia"/>
          <w:szCs w:val="24"/>
        </w:rPr>
        <w:t xml:space="preserve"> </w:t>
      </w:r>
      <w:r w:rsidR="00D167E9">
        <w:rPr>
          <w:rFonts w:hint="eastAsia"/>
          <w:szCs w:val="24"/>
        </w:rPr>
        <w:t>취득자</w:t>
      </w:r>
      <w:r w:rsidRPr="00A66770">
        <w:rPr>
          <w:rFonts w:hint="eastAsia"/>
          <w:szCs w:val="24"/>
        </w:rPr>
        <w:t>로부터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확약서를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징구하여</w:t>
      </w:r>
      <w:r w:rsidRPr="00A66770">
        <w:rPr>
          <w:rFonts w:hint="eastAsia"/>
          <w:szCs w:val="24"/>
        </w:rPr>
        <w:t xml:space="preserve"> </w:t>
      </w:r>
      <w:r w:rsidR="003360F1">
        <w:rPr>
          <w:rFonts w:hint="eastAsia"/>
          <w:szCs w:val="24"/>
        </w:rPr>
        <w:t>해당</w:t>
      </w:r>
      <w:r w:rsidR="003360F1">
        <w:rPr>
          <w:rFonts w:hint="eastAsia"/>
          <w:szCs w:val="24"/>
        </w:rPr>
        <w:t xml:space="preserve"> </w:t>
      </w:r>
      <w:r w:rsidR="003360F1">
        <w:rPr>
          <w:rFonts w:hint="eastAsia"/>
          <w:szCs w:val="24"/>
        </w:rPr>
        <w:t>셀다운</w:t>
      </w:r>
      <w:r w:rsidR="00D167E9">
        <w:rPr>
          <w:rFonts w:hint="eastAsia"/>
          <w:szCs w:val="24"/>
        </w:rPr>
        <w:t xml:space="preserve"> </w:t>
      </w:r>
      <w:r w:rsidR="00D167E9">
        <w:rPr>
          <w:rFonts w:hint="eastAsia"/>
          <w:szCs w:val="24"/>
        </w:rPr>
        <w:t>또는</w:t>
      </w:r>
      <w:r w:rsidR="00D167E9">
        <w:rPr>
          <w:rFonts w:hint="eastAsia"/>
          <w:szCs w:val="24"/>
        </w:rPr>
        <w:t xml:space="preserve"> </w:t>
      </w:r>
      <w:r w:rsidR="00D167E9">
        <w:rPr>
          <w:rFonts w:hint="eastAsia"/>
          <w:szCs w:val="24"/>
        </w:rPr>
        <w:t>후속</w:t>
      </w:r>
      <w:r w:rsidR="00D167E9">
        <w:rPr>
          <w:rFonts w:hint="eastAsia"/>
          <w:szCs w:val="24"/>
        </w:rPr>
        <w:t xml:space="preserve"> </w:t>
      </w:r>
      <w:r w:rsidR="00D167E9">
        <w:rPr>
          <w:rFonts w:hint="eastAsia"/>
          <w:szCs w:val="24"/>
        </w:rPr>
        <w:t>양도</w:t>
      </w:r>
      <w:r w:rsidR="003360F1">
        <w:rPr>
          <w:rFonts w:hint="eastAsia"/>
          <w:szCs w:val="24"/>
        </w:rPr>
        <w:t>의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효력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발생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전에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다른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당사자들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전원에게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제출하였을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것</w:t>
      </w:r>
      <w:r w:rsidRPr="00A66770">
        <w:rPr>
          <w:rFonts w:hint="eastAsia"/>
          <w:szCs w:val="24"/>
        </w:rPr>
        <w:t>(</w:t>
      </w:r>
      <w:r w:rsidRPr="00A66770">
        <w:rPr>
          <w:rFonts w:hint="eastAsia"/>
          <w:szCs w:val="24"/>
        </w:rPr>
        <w:t>이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경우</w:t>
      </w:r>
      <w:r w:rsidRPr="00A66770">
        <w:rPr>
          <w:rFonts w:hint="eastAsia"/>
          <w:szCs w:val="24"/>
        </w:rPr>
        <w:t xml:space="preserve"> </w:t>
      </w:r>
      <w:r w:rsidR="00D167E9">
        <w:rPr>
          <w:rFonts w:hint="eastAsia"/>
          <w:szCs w:val="24"/>
        </w:rPr>
        <w:t>취득자는</w:t>
      </w:r>
      <w:r w:rsidRPr="00A66770">
        <w:rPr>
          <w:rFonts w:hint="eastAsia"/>
          <w:szCs w:val="24"/>
        </w:rPr>
        <w:t xml:space="preserve"> </w:t>
      </w:r>
      <w:r w:rsidR="003360F1">
        <w:rPr>
          <w:rFonts w:hint="eastAsia"/>
          <w:szCs w:val="24"/>
        </w:rPr>
        <w:t>해당</w:t>
      </w:r>
      <w:r w:rsidR="003360F1">
        <w:rPr>
          <w:rFonts w:hint="eastAsia"/>
          <w:szCs w:val="24"/>
        </w:rPr>
        <w:t xml:space="preserve"> </w:t>
      </w:r>
      <w:r w:rsidR="003360F1">
        <w:rPr>
          <w:rFonts w:hint="eastAsia"/>
          <w:szCs w:val="24"/>
        </w:rPr>
        <w:t>셀다운</w:t>
      </w:r>
      <w:r w:rsidR="00D167E9">
        <w:rPr>
          <w:rFonts w:hint="eastAsia"/>
          <w:szCs w:val="24"/>
        </w:rPr>
        <w:t xml:space="preserve"> </w:t>
      </w:r>
      <w:r w:rsidR="00D167E9">
        <w:rPr>
          <w:rFonts w:hint="eastAsia"/>
          <w:szCs w:val="24"/>
        </w:rPr>
        <w:t>또는</w:t>
      </w:r>
      <w:r w:rsidR="00D167E9">
        <w:rPr>
          <w:rFonts w:hint="eastAsia"/>
          <w:szCs w:val="24"/>
        </w:rPr>
        <w:t xml:space="preserve"> </w:t>
      </w:r>
      <w:r w:rsidR="00D167E9">
        <w:rPr>
          <w:rFonts w:hint="eastAsia"/>
          <w:szCs w:val="24"/>
        </w:rPr>
        <w:t>후속</w:t>
      </w:r>
      <w:r w:rsidR="00D167E9">
        <w:rPr>
          <w:rFonts w:hint="eastAsia"/>
          <w:szCs w:val="24"/>
        </w:rPr>
        <w:t xml:space="preserve"> </w:t>
      </w:r>
      <w:r w:rsidR="00D167E9">
        <w:rPr>
          <w:rFonts w:hint="eastAsia"/>
          <w:szCs w:val="24"/>
        </w:rPr>
        <w:t>양도</w:t>
      </w:r>
      <w:r w:rsidR="003360F1">
        <w:rPr>
          <w:rFonts w:hint="eastAsia"/>
          <w:szCs w:val="24"/>
        </w:rPr>
        <w:t>의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효력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발생과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동시에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본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계약상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해당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종류주식의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주주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당사자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지위를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승계한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당사자가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된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것으로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간주하며</w:t>
      </w:r>
      <w:r w:rsidRPr="00A66770">
        <w:rPr>
          <w:rFonts w:hint="eastAsia"/>
          <w:szCs w:val="24"/>
        </w:rPr>
        <w:t xml:space="preserve">, </w:t>
      </w:r>
      <w:r w:rsidRPr="00A66770">
        <w:rPr>
          <w:rFonts w:hint="eastAsia"/>
          <w:szCs w:val="24"/>
        </w:rPr>
        <w:t>종류주식의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보유와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무관한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권리는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승계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대상에서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제외한다</w:t>
      </w:r>
      <w:r w:rsidRPr="00A66770">
        <w:rPr>
          <w:rFonts w:hint="eastAsia"/>
          <w:szCs w:val="24"/>
        </w:rPr>
        <w:t>)</w:t>
      </w:r>
    </w:p>
    <w:p w14:paraId="283A8FDC" w14:textId="20B2CEFD" w:rsidR="00A66770" w:rsidRDefault="00A66770" w:rsidP="00A66770">
      <w:pPr>
        <w:pStyle w:val="3"/>
        <w:spacing w:before="60" w:line="312" w:lineRule="auto"/>
        <w:rPr>
          <w:szCs w:val="24"/>
        </w:rPr>
      </w:pPr>
      <w:r w:rsidRPr="00A66770">
        <w:rPr>
          <w:rFonts w:hint="eastAsia"/>
          <w:szCs w:val="24"/>
        </w:rPr>
        <w:t>해당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양도가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대상회사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또는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그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주주의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중대한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관련법령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위반을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초래할</w:t>
      </w:r>
      <w:r w:rsidRPr="00A66770">
        <w:rPr>
          <w:rFonts w:hint="eastAsia"/>
          <w:szCs w:val="24"/>
        </w:rPr>
        <w:t xml:space="preserve"> </w:t>
      </w:r>
      <w:r w:rsidR="006D5D9A">
        <w:rPr>
          <w:rFonts w:hint="eastAsia"/>
          <w:szCs w:val="24"/>
        </w:rPr>
        <w:t>합리적</w:t>
      </w:r>
      <w:r w:rsidR="003360F1">
        <w:rPr>
          <w:rFonts w:hint="eastAsia"/>
          <w:szCs w:val="24"/>
        </w:rPr>
        <w:t>인</w:t>
      </w:r>
      <w:r w:rsidR="006D5D9A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우려가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없을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것</w:t>
      </w:r>
    </w:p>
    <w:p w14:paraId="34C045D7" w14:textId="2B92A4A9" w:rsidR="00FF0E53" w:rsidRPr="00FF0E53" w:rsidRDefault="00FF0E53" w:rsidP="00FF0E53">
      <w:pPr>
        <w:pStyle w:val="3"/>
        <w:spacing w:before="60" w:line="312" w:lineRule="auto"/>
        <w:rPr>
          <w:szCs w:val="24"/>
        </w:rPr>
      </w:pPr>
      <w:r w:rsidRPr="00FF0E53">
        <w:rPr>
          <w:szCs w:val="24"/>
        </w:rPr>
        <w:t>양도인이</w:t>
      </w:r>
      <w:r w:rsidRPr="00FF0E53">
        <w:rPr>
          <w:szCs w:val="24"/>
        </w:rPr>
        <w:t xml:space="preserve"> </w:t>
      </w:r>
      <w:r w:rsidRPr="00FF0E53">
        <w:rPr>
          <w:szCs w:val="24"/>
        </w:rPr>
        <w:t>해당</w:t>
      </w:r>
      <w:r w:rsidRPr="00FF0E53">
        <w:rPr>
          <w:szCs w:val="24"/>
        </w:rPr>
        <w:t xml:space="preserve"> </w:t>
      </w:r>
      <w:r w:rsidR="00D167E9">
        <w:rPr>
          <w:rFonts w:hint="eastAsia"/>
          <w:szCs w:val="24"/>
        </w:rPr>
        <w:t>셀다운</w:t>
      </w:r>
      <w:r w:rsidR="00D167E9">
        <w:rPr>
          <w:rFonts w:hint="eastAsia"/>
          <w:szCs w:val="24"/>
        </w:rPr>
        <w:t xml:space="preserve"> </w:t>
      </w:r>
      <w:r w:rsidR="00D167E9">
        <w:rPr>
          <w:rFonts w:hint="eastAsia"/>
          <w:szCs w:val="24"/>
        </w:rPr>
        <w:t>또는</w:t>
      </w:r>
      <w:r w:rsidR="00D167E9">
        <w:rPr>
          <w:rFonts w:hint="eastAsia"/>
          <w:szCs w:val="24"/>
        </w:rPr>
        <w:t xml:space="preserve"> </w:t>
      </w:r>
      <w:r w:rsidR="00D167E9">
        <w:rPr>
          <w:rFonts w:hint="eastAsia"/>
          <w:szCs w:val="24"/>
        </w:rPr>
        <w:t>후속</w:t>
      </w:r>
      <w:r w:rsidR="00D167E9">
        <w:rPr>
          <w:rFonts w:hint="eastAsia"/>
          <w:szCs w:val="24"/>
        </w:rPr>
        <w:t xml:space="preserve"> </w:t>
      </w:r>
      <w:r w:rsidR="00D167E9">
        <w:rPr>
          <w:rFonts w:hint="eastAsia"/>
          <w:szCs w:val="24"/>
        </w:rPr>
        <w:t>양도에</w:t>
      </w:r>
      <w:r w:rsidR="00D167E9">
        <w:rPr>
          <w:rFonts w:hint="eastAsia"/>
          <w:szCs w:val="24"/>
        </w:rPr>
        <w:t xml:space="preserve"> </w:t>
      </w:r>
      <w:r w:rsidR="00D167E9">
        <w:rPr>
          <w:rFonts w:hint="eastAsia"/>
          <w:szCs w:val="24"/>
        </w:rPr>
        <w:t>관한</w:t>
      </w:r>
      <w:r w:rsidR="00D167E9">
        <w:rPr>
          <w:rFonts w:hint="eastAsia"/>
          <w:szCs w:val="24"/>
        </w:rPr>
        <w:t xml:space="preserve"> </w:t>
      </w:r>
      <w:r w:rsidRPr="00FF0E53">
        <w:rPr>
          <w:szCs w:val="24"/>
        </w:rPr>
        <w:t>계약을</w:t>
      </w:r>
      <w:r w:rsidRPr="00FF0E53">
        <w:rPr>
          <w:szCs w:val="24"/>
        </w:rPr>
        <w:t xml:space="preserve"> </w:t>
      </w:r>
      <w:r w:rsidRPr="00FF0E53">
        <w:rPr>
          <w:szCs w:val="24"/>
        </w:rPr>
        <w:t>체결하기</w:t>
      </w:r>
      <w:r w:rsidRPr="00FF0E53">
        <w:rPr>
          <w:szCs w:val="24"/>
        </w:rPr>
        <w:t xml:space="preserve"> </w:t>
      </w:r>
      <w:r w:rsidRPr="00FF0E53">
        <w:rPr>
          <w:szCs w:val="24"/>
        </w:rPr>
        <w:t>전에</w:t>
      </w:r>
      <w:r w:rsidRPr="00FF0E53">
        <w:rPr>
          <w:szCs w:val="24"/>
        </w:rPr>
        <w:t xml:space="preserve"> </w:t>
      </w:r>
      <w:r w:rsidRPr="00FF0E53">
        <w:rPr>
          <w:szCs w:val="24"/>
        </w:rPr>
        <w:t>코람코라이프인프라리츠로부터</w:t>
      </w:r>
      <w:r w:rsidRPr="00FF0E53">
        <w:rPr>
          <w:szCs w:val="24"/>
        </w:rPr>
        <w:t xml:space="preserve"> </w:t>
      </w:r>
      <w:r w:rsidRPr="00FF0E53">
        <w:rPr>
          <w:szCs w:val="24"/>
        </w:rPr>
        <w:t>해당</w:t>
      </w:r>
      <w:r w:rsidRPr="00FF0E53">
        <w:rPr>
          <w:szCs w:val="24"/>
        </w:rPr>
        <w:t xml:space="preserve"> </w:t>
      </w:r>
      <w:r w:rsidRPr="00FF0E53">
        <w:rPr>
          <w:szCs w:val="24"/>
        </w:rPr>
        <w:t>양도에</w:t>
      </w:r>
      <w:r w:rsidRPr="00FF0E53">
        <w:rPr>
          <w:szCs w:val="24"/>
        </w:rPr>
        <w:t xml:space="preserve"> </w:t>
      </w:r>
      <w:r w:rsidRPr="00FF0E53">
        <w:rPr>
          <w:szCs w:val="24"/>
        </w:rPr>
        <w:t>관한</w:t>
      </w:r>
      <w:r w:rsidRPr="00FF0E53">
        <w:rPr>
          <w:szCs w:val="24"/>
        </w:rPr>
        <w:t xml:space="preserve"> </w:t>
      </w:r>
      <w:r w:rsidRPr="00FF0E53">
        <w:rPr>
          <w:szCs w:val="24"/>
        </w:rPr>
        <w:t>사전</w:t>
      </w:r>
      <w:r w:rsidRPr="00FF0E53">
        <w:rPr>
          <w:szCs w:val="24"/>
        </w:rPr>
        <w:t xml:space="preserve"> </w:t>
      </w:r>
      <w:r w:rsidRPr="00FF0E53">
        <w:rPr>
          <w:szCs w:val="24"/>
        </w:rPr>
        <w:t>서면동의를</w:t>
      </w:r>
      <w:r w:rsidRPr="00FF0E53">
        <w:rPr>
          <w:szCs w:val="24"/>
        </w:rPr>
        <w:t xml:space="preserve"> </w:t>
      </w:r>
      <w:r w:rsidRPr="00FF0E53">
        <w:rPr>
          <w:szCs w:val="24"/>
        </w:rPr>
        <w:lastRenderedPageBreak/>
        <w:t>받았을</w:t>
      </w:r>
      <w:r w:rsidRPr="00FF0E53">
        <w:rPr>
          <w:szCs w:val="24"/>
        </w:rPr>
        <w:t xml:space="preserve"> </w:t>
      </w:r>
      <w:r w:rsidRPr="00FF0E53">
        <w:rPr>
          <w:szCs w:val="24"/>
        </w:rPr>
        <w:t>것</w:t>
      </w:r>
      <w:r w:rsidR="00D167E9">
        <w:rPr>
          <w:rFonts w:hint="eastAsia"/>
          <w:szCs w:val="24"/>
        </w:rPr>
        <w:t xml:space="preserve">. </w:t>
      </w:r>
      <w:r w:rsidR="00D167E9" w:rsidRPr="00D167E9">
        <w:rPr>
          <w:szCs w:val="24"/>
        </w:rPr>
        <w:t>다만</w:t>
      </w:r>
      <w:r w:rsidR="00D167E9" w:rsidRPr="00D167E9">
        <w:rPr>
          <w:szCs w:val="24"/>
        </w:rPr>
        <w:t xml:space="preserve">, </w:t>
      </w:r>
      <w:ins w:id="383" w:author="BKL" w:date="2026-10-01T00:07:00Z" w16du:dateUtc="2026-09-30T15:07:00Z">
        <w:r w:rsidR="00870463">
          <w:rPr>
            <w:rFonts w:hint="eastAsia"/>
            <w:szCs w:val="24"/>
          </w:rPr>
          <w:t>우</w:t>
        </w:r>
      </w:ins>
      <w:r w:rsidR="00522EA3" w:rsidRPr="00522EA3">
        <w:rPr>
          <w:szCs w:val="24"/>
        </w:rPr>
        <w:t>리투자증권</w:t>
      </w:r>
      <w:r w:rsidR="00522EA3" w:rsidRPr="00522EA3">
        <w:rPr>
          <w:szCs w:val="24"/>
        </w:rPr>
        <w:t xml:space="preserve"> </w:t>
      </w:r>
      <w:r w:rsidR="00522EA3" w:rsidRPr="00522EA3">
        <w:rPr>
          <w:szCs w:val="24"/>
        </w:rPr>
        <w:t>또는</w:t>
      </w:r>
      <w:r w:rsidR="00522EA3" w:rsidRPr="00522EA3">
        <w:rPr>
          <w:szCs w:val="24"/>
        </w:rPr>
        <w:t xml:space="preserve"> </w:t>
      </w:r>
      <w:r w:rsidR="00522EA3" w:rsidRPr="00522EA3">
        <w:rPr>
          <w:szCs w:val="24"/>
        </w:rPr>
        <w:t>삼성증권이</w:t>
      </w:r>
      <w:r w:rsidR="00522EA3" w:rsidRPr="00522EA3">
        <w:rPr>
          <w:szCs w:val="24"/>
        </w:rPr>
        <w:t xml:space="preserve"> </w:t>
      </w:r>
      <w:r w:rsidR="00522EA3" w:rsidRPr="00522EA3">
        <w:rPr>
          <w:szCs w:val="24"/>
        </w:rPr>
        <w:t>본건</w:t>
      </w:r>
      <w:r w:rsidR="00522EA3" w:rsidRPr="00522EA3">
        <w:rPr>
          <w:szCs w:val="24"/>
        </w:rPr>
        <w:t xml:space="preserve"> </w:t>
      </w:r>
      <w:r w:rsidR="00522EA3" w:rsidRPr="00522EA3">
        <w:rPr>
          <w:szCs w:val="24"/>
        </w:rPr>
        <w:t>유상증자에</w:t>
      </w:r>
      <w:r w:rsidR="00522EA3" w:rsidRPr="00522EA3">
        <w:rPr>
          <w:szCs w:val="24"/>
        </w:rPr>
        <w:t xml:space="preserve"> </w:t>
      </w:r>
      <w:r w:rsidR="00522EA3" w:rsidRPr="00522EA3">
        <w:rPr>
          <w:szCs w:val="24"/>
        </w:rPr>
        <w:t>따라</w:t>
      </w:r>
      <w:r w:rsidR="00522EA3" w:rsidRPr="00522EA3">
        <w:rPr>
          <w:szCs w:val="24"/>
        </w:rPr>
        <w:t xml:space="preserve"> </w:t>
      </w:r>
      <w:r w:rsidR="00522EA3" w:rsidRPr="00522EA3">
        <w:rPr>
          <w:szCs w:val="24"/>
        </w:rPr>
        <w:t>자신이</w:t>
      </w:r>
      <w:r w:rsidR="00522EA3" w:rsidRPr="00522EA3">
        <w:rPr>
          <w:szCs w:val="24"/>
        </w:rPr>
        <w:t xml:space="preserve"> </w:t>
      </w:r>
      <w:r w:rsidR="00522EA3" w:rsidRPr="00522EA3">
        <w:rPr>
          <w:szCs w:val="24"/>
        </w:rPr>
        <w:t>인수한</w:t>
      </w:r>
      <w:r w:rsidR="00522EA3" w:rsidRPr="00522EA3">
        <w:rPr>
          <w:szCs w:val="24"/>
        </w:rPr>
        <w:t xml:space="preserve"> </w:t>
      </w:r>
      <w:r w:rsidR="00522EA3" w:rsidRPr="00522EA3">
        <w:rPr>
          <w:szCs w:val="24"/>
        </w:rPr>
        <w:t>제</w:t>
      </w:r>
      <w:r w:rsidR="00522EA3" w:rsidRPr="00522EA3">
        <w:rPr>
          <w:szCs w:val="24"/>
        </w:rPr>
        <w:t>1</w:t>
      </w:r>
      <w:r w:rsidR="00522EA3" w:rsidRPr="00522EA3">
        <w:rPr>
          <w:szCs w:val="24"/>
        </w:rPr>
        <w:t>종</w:t>
      </w:r>
      <w:r w:rsidR="00522EA3" w:rsidRPr="00522EA3">
        <w:rPr>
          <w:szCs w:val="24"/>
        </w:rPr>
        <w:t xml:space="preserve"> </w:t>
      </w:r>
      <w:r w:rsidR="00522EA3" w:rsidRPr="00522EA3">
        <w:rPr>
          <w:szCs w:val="24"/>
        </w:rPr>
        <w:t>종류주식</w:t>
      </w:r>
      <w:r w:rsidR="00522EA3" w:rsidRPr="00522EA3">
        <w:rPr>
          <w:szCs w:val="24"/>
        </w:rPr>
        <w:t xml:space="preserve"> </w:t>
      </w:r>
      <w:r w:rsidR="00522EA3" w:rsidRPr="00522EA3">
        <w:rPr>
          <w:szCs w:val="24"/>
        </w:rPr>
        <w:t>또는</w:t>
      </w:r>
      <w:r w:rsidR="00522EA3" w:rsidRPr="00522EA3">
        <w:rPr>
          <w:szCs w:val="24"/>
        </w:rPr>
        <w:t xml:space="preserve"> </w:t>
      </w:r>
      <w:r w:rsidR="00522EA3" w:rsidRPr="00522EA3">
        <w:rPr>
          <w:szCs w:val="24"/>
        </w:rPr>
        <w:t>제</w:t>
      </w:r>
      <w:r w:rsidR="00522EA3" w:rsidRPr="00522EA3">
        <w:rPr>
          <w:szCs w:val="24"/>
        </w:rPr>
        <w:t>2</w:t>
      </w:r>
      <w:r w:rsidR="00522EA3" w:rsidRPr="00522EA3">
        <w:rPr>
          <w:szCs w:val="24"/>
        </w:rPr>
        <w:t>종</w:t>
      </w:r>
      <w:r w:rsidR="00522EA3" w:rsidRPr="00522EA3">
        <w:rPr>
          <w:szCs w:val="24"/>
        </w:rPr>
        <w:t xml:space="preserve"> </w:t>
      </w:r>
      <w:r w:rsidR="00522EA3" w:rsidRPr="00522EA3">
        <w:rPr>
          <w:szCs w:val="24"/>
        </w:rPr>
        <w:t>종류주식을</w:t>
      </w:r>
      <w:r w:rsidR="00522EA3" w:rsidRPr="00522EA3">
        <w:rPr>
          <w:szCs w:val="24"/>
        </w:rPr>
        <w:t xml:space="preserve"> </w:t>
      </w:r>
      <w:r w:rsidR="00522EA3" w:rsidRPr="00522EA3">
        <w:rPr>
          <w:szCs w:val="24"/>
        </w:rPr>
        <w:t>최초로</w:t>
      </w:r>
      <w:r w:rsidR="00522EA3" w:rsidRPr="00522EA3">
        <w:rPr>
          <w:szCs w:val="24"/>
        </w:rPr>
        <w:t xml:space="preserve"> </w:t>
      </w:r>
      <w:r w:rsidR="00522EA3" w:rsidRPr="00522EA3">
        <w:rPr>
          <w:szCs w:val="24"/>
        </w:rPr>
        <w:t>셀다운하는</w:t>
      </w:r>
      <w:r w:rsidR="00522EA3" w:rsidRPr="00522EA3">
        <w:rPr>
          <w:szCs w:val="24"/>
        </w:rPr>
        <w:t xml:space="preserve"> </w:t>
      </w:r>
      <w:r w:rsidR="00522EA3" w:rsidRPr="00522EA3">
        <w:rPr>
          <w:szCs w:val="24"/>
        </w:rPr>
        <w:t>경우에는</w:t>
      </w:r>
      <w:r w:rsidR="00522EA3" w:rsidRPr="00522EA3">
        <w:rPr>
          <w:szCs w:val="24"/>
        </w:rPr>
        <w:t xml:space="preserve"> </w:t>
      </w:r>
      <w:r w:rsidR="00522EA3" w:rsidRPr="00522EA3">
        <w:rPr>
          <w:szCs w:val="24"/>
        </w:rPr>
        <w:t>그러하지</w:t>
      </w:r>
      <w:r w:rsidR="00522EA3" w:rsidRPr="00522EA3">
        <w:rPr>
          <w:szCs w:val="24"/>
        </w:rPr>
        <w:t xml:space="preserve"> </w:t>
      </w:r>
      <w:r w:rsidR="00522EA3" w:rsidRPr="00522EA3">
        <w:rPr>
          <w:szCs w:val="24"/>
        </w:rPr>
        <w:t>아니함</w:t>
      </w:r>
      <w:r w:rsidR="00522EA3" w:rsidRPr="00522EA3">
        <w:rPr>
          <w:szCs w:val="24"/>
        </w:rPr>
        <w:t>.</w:t>
      </w:r>
      <w:r w:rsidRPr="00FF0E53">
        <w:rPr>
          <w:szCs w:val="24"/>
        </w:rPr>
        <w:t xml:space="preserve"> </w:t>
      </w:r>
      <w:r w:rsidR="00F819C3" w:rsidRPr="00F9369B">
        <w:rPr>
          <w:rFonts w:hint="eastAsia"/>
          <w:szCs w:val="24"/>
          <w:highlight w:val="yellow"/>
        </w:rPr>
        <w:t xml:space="preserve">[BKL Note: </w:t>
      </w:r>
      <w:r w:rsidR="00F819C3" w:rsidRPr="00F9369B">
        <w:rPr>
          <w:szCs w:val="24"/>
          <w:highlight w:val="yellow"/>
        </w:rPr>
        <w:t>매입확약서</w:t>
      </w:r>
      <w:r w:rsidR="00F819C3" w:rsidRPr="00F9369B">
        <w:rPr>
          <w:szCs w:val="24"/>
          <w:highlight w:val="yellow"/>
        </w:rPr>
        <w:t xml:space="preserve"> </w:t>
      </w:r>
      <w:r w:rsidR="00F819C3" w:rsidRPr="00F9369B">
        <w:rPr>
          <w:szCs w:val="24"/>
          <w:highlight w:val="yellow"/>
        </w:rPr>
        <w:t>제</w:t>
      </w:r>
      <w:r w:rsidR="00F819C3" w:rsidRPr="00F9369B">
        <w:rPr>
          <w:szCs w:val="24"/>
          <w:highlight w:val="yellow"/>
        </w:rPr>
        <w:t>5</w:t>
      </w:r>
      <w:r w:rsidR="00F819C3" w:rsidRPr="00F9369B">
        <w:rPr>
          <w:szCs w:val="24"/>
          <w:highlight w:val="yellow"/>
        </w:rPr>
        <w:t>항에</w:t>
      </w:r>
      <w:r w:rsidR="00F819C3" w:rsidRPr="00F9369B">
        <w:rPr>
          <w:szCs w:val="24"/>
          <w:highlight w:val="yellow"/>
        </w:rPr>
        <w:t xml:space="preserve"> </w:t>
      </w:r>
      <w:r w:rsidR="00F819C3" w:rsidRPr="00F9369B">
        <w:rPr>
          <w:szCs w:val="24"/>
          <w:highlight w:val="yellow"/>
        </w:rPr>
        <w:t>따라</w:t>
      </w:r>
      <w:r w:rsidR="00F819C3" w:rsidRPr="00F9369B">
        <w:rPr>
          <w:szCs w:val="24"/>
          <w:highlight w:val="yellow"/>
        </w:rPr>
        <w:t xml:space="preserve"> </w:t>
      </w:r>
      <w:r w:rsidR="00F819C3" w:rsidRPr="00F9369B">
        <w:rPr>
          <w:rFonts w:hint="eastAsia"/>
          <w:szCs w:val="24"/>
          <w:highlight w:val="yellow"/>
        </w:rPr>
        <w:t>매입기한이</w:t>
      </w:r>
      <w:r w:rsidR="00F819C3" w:rsidRPr="00F9369B">
        <w:rPr>
          <w:rFonts w:hint="eastAsia"/>
          <w:szCs w:val="24"/>
          <w:highlight w:val="yellow"/>
        </w:rPr>
        <w:t xml:space="preserve"> </w:t>
      </w:r>
      <w:r w:rsidR="00F819C3" w:rsidRPr="00F9369B">
        <w:rPr>
          <w:rFonts w:hint="eastAsia"/>
          <w:szCs w:val="24"/>
          <w:highlight w:val="yellow"/>
        </w:rPr>
        <w:t>도과한</w:t>
      </w:r>
      <w:r w:rsidR="00F819C3" w:rsidRPr="00F9369B">
        <w:rPr>
          <w:szCs w:val="24"/>
          <w:highlight w:val="yellow"/>
        </w:rPr>
        <w:t xml:space="preserve"> </w:t>
      </w:r>
      <w:r w:rsidR="00F819C3" w:rsidRPr="00F9369B">
        <w:rPr>
          <w:szCs w:val="24"/>
          <w:highlight w:val="yellow"/>
        </w:rPr>
        <w:t>경우에도</w:t>
      </w:r>
      <w:r w:rsidR="00F819C3" w:rsidRPr="00F9369B">
        <w:rPr>
          <w:szCs w:val="24"/>
          <w:highlight w:val="yellow"/>
        </w:rPr>
        <w:t xml:space="preserve"> KLI</w:t>
      </w:r>
      <w:r w:rsidR="00F819C3" w:rsidRPr="00F9369B">
        <w:rPr>
          <w:szCs w:val="24"/>
          <w:highlight w:val="yellow"/>
        </w:rPr>
        <w:t>의</w:t>
      </w:r>
      <w:r w:rsidR="00F819C3" w:rsidRPr="00F9369B">
        <w:rPr>
          <w:szCs w:val="24"/>
          <w:highlight w:val="yellow"/>
        </w:rPr>
        <w:t xml:space="preserve"> </w:t>
      </w:r>
      <w:r w:rsidR="00F819C3" w:rsidRPr="00F9369B">
        <w:rPr>
          <w:szCs w:val="24"/>
          <w:highlight w:val="yellow"/>
        </w:rPr>
        <w:t>매입의무는</w:t>
      </w:r>
      <w:r w:rsidR="00F819C3" w:rsidRPr="00F9369B">
        <w:rPr>
          <w:szCs w:val="24"/>
          <w:highlight w:val="yellow"/>
        </w:rPr>
        <w:t xml:space="preserve"> </w:t>
      </w:r>
      <w:r w:rsidR="00F819C3" w:rsidRPr="00F9369B">
        <w:rPr>
          <w:szCs w:val="24"/>
          <w:highlight w:val="yellow"/>
        </w:rPr>
        <w:t>존속</w:t>
      </w:r>
      <w:r w:rsidR="00F819C3" w:rsidRPr="00F9369B">
        <w:rPr>
          <w:rFonts w:hint="eastAsia"/>
          <w:szCs w:val="24"/>
          <w:highlight w:val="yellow"/>
        </w:rPr>
        <w:t>할</w:t>
      </w:r>
      <w:r w:rsidR="00F819C3" w:rsidRPr="00F9369B">
        <w:rPr>
          <w:rFonts w:hint="eastAsia"/>
          <w:szCs w:val="24"/>
          <w:highlight w:val="yellow"/>
        </w:rPr>
        <w:t xml:space="preserve"> </w:t>
      </w:r>
      <w:r w:rsidR="00F819C3" w:rsidRPr="00F9369B">
        <w:rPr>
          <w:rFonts w:hint="eastAsia"/>
          <w:szCs w:val="24"/>
          <w:highlight w:val="yellow"/>
        </w:rPr>
        <w:t>수</w:t>
      </w:r>
      <w:r w:rsidR="00F819C3" w:rsidRPr="00F9369B">
        <w:rPr>
          <w:rFonts w:hint="eastAsia"/>
          <w:szCs w:val="24"/>
          <w:highlight w:val="yellow"/>
        </w:rPr>
        <w:t xml:space="preserve"> </w:t>
      </w:r>
      <w:r w:rsidR="00F819C3" w:rsidRPr="00F9369B">
        <w:rPr>
          <w:rFonts w:hint="eastAsia"/>
          <w:szCs w:val="24"/>
          <w:highlight w:val="yellow"/>
        </w:rPr>
        <w:t>있으</w:t>
      </w:r>
      <w:r w:rsidR="00F819C3" w:rsidRPr="00F9369B">
        <w:rPr>
          <w:szCs w:val="24"/>
          <w:highlight w:val="yellow"/>
        </w:rPr>
        <w:t>므로</w:t>
      </w:r>
      <w:r w:rsidR="00F819C3" w:rsidRPr="00F9369B">
        <w:rPr>
          <w:szCs w:val="24"/>
          <w:highlight w:val="yellow"/>
        </w:rPr>
        <w:t xml:space="preserve"> KLI</w:t>
      </w:r>
      <w:r w:rsidR="00F819C3" w:rsidRPr="00F9369B">
        <w:rPr>
          <w:szCs w:val="24"/>
          <w:highlight w:val="yellow"/>
        </w:rPr>
        <w:t>로서는</w:t>
      </w:r>
      <w:r w:rsidR="00F819C3" w:rsidRPr="00F9369B">
        <w:rPr>
          <w:szCs w:val="24"/>
          <w:highlight w:val="yellow"/>
        </w:rPr>
        <w:t xml:space="preserve"> </w:t>
      </w:r>
      <w:r w:rsidR="00F819C3" w:rsidRPr="00F9369B">
        <w:rPr>
          <w:szCs w:val="24"/>
          <w:highlight w:val="yellow"/>
        </w:rPr>
        <w:t>매입</w:t>
      </w:r>
      <w:r w:rsidR="00F819C3" w:rsidRPr="00F9369B">
        <w:rPr>
          <w:szCs w:val="24"/>
          <w:highlight w:val="yellow"/>
        </w:rPr>
        <w:t xml:space="preserve"> </w:t>
      </w:r>
      <w:r w:rsidR="00F819C3" w:rsidRPr="00F9369B">
        <w:rPr>
          <w:szCs w:val="24"/>
          <w:highlight w:val="yellow"/>
        </w:rPr>
        <w:t>상대방이</w:t>
      </w:r>
      <w:r w:rsidR="00F819C3" w:rsidRPr="00F9369B">
        <w:rPr>
          <w:szCs w:val="24"/>
          <w:highlight w:val="yellow"/>
        </w:rPr>
        <w:t xml:space="preserve"> </w:t>
      </w:r>
      <w:r w:rsidR="00F819C3" w:rsidRPr="00F9369B">
        <w:rPr>
          <w:szCs w:val="24"/>
          <w:highlight w:val="yellow"/>
        </w:rPr>
        <w:t>누구인지에</w:t>
      </w:r>
      <w:r w:rsidR="00F819C3" w:rsidRPr="00F9369B">
        <w:rPr>
          <w:szCs w:val="24"/>
          <w:highlight w:val="yellow"/>
        </w:rPr>
        <w:t xml:space="preserve"> </w:t>
      </w:r>
      <w:r w:rsidR="00F819C3" w:rsidRPr="00F9369B">
        <w:rPr>
          <w:szCs w:val="24"/>
          <w:highlight w:val="yellow"/>
        </w:rPr>
        <w:t>대한</w:t>
      </w:r>
      <w:r w:rsidR="00F819C3" w:rsidRPr="00F9369B">
        <w:rPr>
          <w:szCs w:val="24"/>
          <w:highlight w:val="yellow"/>
        </w:rPr>
        <w:t xml:space="preserve"> </w:t>
      </w:r>
      <w:r w:rsidR="00F819C3" w:rsidRPr="00F9369B">
        <w:rPr>
          <w:szCs w:val="24"/>
          <w:highlight w:val="yellow"/>
        </w:rPr>
        <w:t>이해관계가</w:t>
      </w:r>
      <w:r w:rsidR="00F819C3" w:rsidRPr="00F9369B">
        <w:rPr>
          <w:szCs w:val="24"/>
          <w:highlight w:val="yellow"/>
        </w:rPr>
        <w:t xml:space="preserve"> </w:t>
      </w:r>
      <w:r w:rsidR="00F819C3" w:rsidRPr="00F9369B">
        <w:rPr>
          <w:szCs w:val="24"/>
          <w:highlight w:val="yellow"/>
        </w:rPr>
        <w:t>오히려</w:t>
      </w:r>
      <w:r w:rsidR="00F819C3" w:rsidRPr="00F9369B">
        <w:rPr>
          <w:szCs w:val="24"/>
          <w:highlight w:val="yellow"/>
        </w:rPr>
        <w:t xml:space="preserve"> </w:t>
      </w:r>
      <w:r w:rsidR="00F819C3" w:rsidRPr="00F9369B">
        <w:rPr>
          <w:szCs w:val="24"/>
          <w:highlight w:val="yellow"/>
        </w:rPr>
        <w:t>커</w:t>
      </w:r>
      <w:r w:rsidR="00F819C3" w:rsidRPr="00F9369B">
        <w:rPr>
          <w:rFonts w:hint="eastAsia"/>
          <w:szCs w:val="24"/>
          <w:highlight w:val="yellow"/>
        </w:rPr>
        <w:t>질</w:t>
      </w:r>
      <w:r w:rsidR="00F819C3" w:rsidRPr="00F9369B">
        <w:rPr>
          <w:rFonts w:hint="eastAsia"/>
          <w:szCs w:val="24"/>
          <w:highlight w:val="yellow"/>
        </w:rPr>
        <w:t xml:space="preserve"> </w:t>
      </w:r>
      <w:r w:rsidR="00F819C3" w:rsidRPr="00F9369B">
        <w:rPr>
          <w:rFonts w:hint="eastAsia"/>
          <w:szCs w:val="24"/>
          <w:highlight w:val="yellow"/>
        </w:rPr>
        <w:t>수</w:t>
      </w:r>
      <w:r w:rsidR="00F819C3" w:rsidRPr="00F9369B">
        <w:rPr>
          <w:rFonts w:hint="eastAsia"/>
          <w:szCs w:val="24"/>
          <w:highlight w:val="yellow"/>
        </w:rPr>
        <w:t xml:space="preserve"> </w:t>
      </w:r>
      <w:r w:rsidR="00F819C3" w:rsidRPr="00F9369B">
        <w:rPr>
          <w:rFonts w:hint="eastAsia"/>
          <w:szCs w:val="24"/>
          <w:highlight w:val="yellow"/>
        </w:rPr>
        <w:t>있습</w:t>
      </w:r>
      <w:r w:rsidR="00F819C3" w:rsidRPr="00F9369B">
        <w:rPr>
          <w:szCs w:val="24"/>
          <w:highlight w:val="yellow"/>
        </w:rPr>
        <w:t>니다</w:t>
      </w:r>
      <w:r w:rsidR="00F819C3" w:rsidRPr="00F9369B">
        <w:rPr>
          <w:szCs w:val="24"/>
          <w:highlight w:val="yellow"/>
        </w:rPr>
        <w:t xml:space="preserve">. </w:t>
      </w:r>
      <w:r w:rsidR="00F9369B" w:rsidRPr="00F9369B">
        <w:rPr>
          <w:rFonts w:hint="eastAsia"/>
          <w:szCs w:val="24"/>
          <w:highlight w:val="yellow"/>
        </w:rPr>
        <w:t>이에</w:t>
      </w:r>
      <w:r w:rsidR="00F9369B" w:rsidRPr="00F9369B">
        <w:rPr>
          <w:rFonts w:hint="eastAsia"/>
          <w:szCs w:val="24"/>
          <w:highlight w:val="yellow"/>
        </w:rPr>
        <w:t xml:space="preserve"> </w:t>
      </w:r>
      <w:r w:rsidR="00F9369B" w:rsidRPr="00F9369B">
        <w:rPr>
          <w:rFonts w:hint="eastAsia"/>
          <w:szCs w:val="24"/>
          <w:highlight w:val="yellow"/>
        </w:rPr>
        <w:t>본</w:t>
      </w:r>
      <w:r w:rsidR="00F9369B" w:rsidRPr="00F9369B">
        <w:rPr>
          <w:rFonts w:hint="eastAsia"/>
          <w:szCs w:val="24"/>
          <w:highlight w:val="yellow"/>
        </w:rPr>
        <w:t xml:space="preserve"> </w:t>
      </w:r>
      <w:r w:rsidR="00F9369B" w:rsidRPr="00F9369B">
        <w:rPr>
          <w:rFonts w:hint="eastAsia"/>
          <w:szCs w:val="24"/>
          <w:highlight w:val="yellow"/>
        </w:rPr>
        <w:t>호는</w:t>
      </w:r>
      <w:r w:rsidR="00F9369B" w:rsidRPr="00F9369B">
        <w:rPr>
          <w:rFonts w:hint="eastAsia"/>
          <w:szCs w:val="24"/>
          <w:highlight w:val="yellow"/>
        </w:rPr>
        <w:t xml:space="preserve"> </w:t>
      </w:r>
      <w:r w:rsidR="00F9369B" w:rsidRPr="00F9369B">
        <w:rPr>
          <w:rFonts w:hint="eastAsia"/>
          <w:szCs w:val="24"/>
          <w:highlight w:val="yellow"/>
        </w:rPr>
        <w:t>원복하였습니다</w:t>
      </w:r>
      <w:r w:rsidR="00F9369B" w:rsidRPr="00F9369B">
        <w:rPr>
          <w:rFonts w:hint="eastAsia"/>
          <w:szCs w:val="24"/>
          <w:highlight w:val="yellow"/>
        </w:rPr>
        <w:t>.]</w:t>
      </w:r>
    </w:p>
    <w:p w14:paraId="1F1FF41B" w14:textId="77777777" w:rsidR="00A66770" w:rsidRPr="00AE371D" w:rsidRDefault="00A66770">
      <w:pPr>
        <w:spacing w:before="60" w:line="312" w:lineRule="auto"/>
      </w:pPr>
    </w:p>
    <w:p w14:paraId="453AEED8" w14:textId="77777777" w:rsidR="005C0AE3" w:rsidRDefault="00E5647E">
      <w:pPr>
        <w:pStyle w:val="1"/>
        <w:keepNext/>
        <w:tabs>
          <w:tab w:val="left" w:pos="851"/>
        </w:tabs>
        <w:spacing w:before="60" w:line="312" w:lineRule="auto"/>
        <w:ind w:left="0" w:firstLine="0"/>
        <w:rPr>
          <w:szCs w:val="24"/>
        </w:rPr>
      </w:pPr>
      <w:bookmarkStart w:id="384" w:name="_Toc510052105"/>
      <w:bookmarkStart w:id="385" w:name="_Toc510052106"/>
      <w:bookmarkStart w:id="386" w:name="_Toc510052107"/>
      <w:bookmarkStart w:id="387" w:name="_Toc510052108"/>
      <w:bookmarkStart w:id="388" w:name="_Toc510052109"/>
      <w:bookmarkStart w:id="389" w:name="_Toc510052110"/>
      <w:bookmarkStart w:id="390" w:name="_Toc510052111"/>
      <w:bookmarkStart w:id="391" w:name="_Toc508231515"/>
      <w:bookmarkStart w:id="392" w:name="_Toc36105816"/>
      <w:bookmarkEnd w:id="384"/>
      <w:bookmarkEnd w:id="385"/>
      <w:bookmarkEnd w:id="386"/>
      <w:bookmarkEnd w:id="387"/>
      <w:bookmarkEnd w:id="388"/>
      <w:bookmarkEnd w:id="389"/>
      <w:bookmarkEnd w:id="390"/>
      <w:r>
        <w:rPr>
          <w:rFonts w:hint="eastAsia"/>
          <w:szCs w:val="24"/>
        </w:rPr>
        <w:t>계약의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해지</w:t>
      </w:r>
      <w:bookmarkEnd w:id="391"/>
      <w:bookmarkEnd w:id="392"/>
    </w:p>
    <w:p w14:paraId="00E9AC97" w14:textId="50476E2C" w:rsidR="005C0AE3" w:rsidRDefault="00E5647E">
      <w:pPr>
        <w:pStyle w:val="2"/>
        <w:spacing w:before="60" w:line="312" w:lineRule="auto"/>
        <w:ind w:left="851" w:hanging="851"/>
        <w:rPr>
          <w:szCs w:val="24"/>
        </w:rPr>
      </w:pPr>
      <w:bookmarkStart w:id="393" w:name="_Toc32522491"/>
      <w:bookmarkStart w:id="394" w:name="_Toc33026731"/>
      <w:bookmarkStart w:id="395" w:name="_Toc33703408"/>
      <w:bookmarkStart w:id="396" w:name="_Toc33740721"/>
      <w:bookmarkStart w:id="397" w:name="_Toc33816137"/>
      <w:bookmarkStart w:id="398" w:name="_Toc36053518"/>
      <w:bookmarkStart w:id="399" w:name="_Toc36105817"/>
      <w:bookmarkStart w:id="400" w:name="_Toc508231516"/>
      <w:bookmarkStart w:id="401" w:name="_Toc510052114"/>
      <w:bookmarkStart w:id="402" w:name="_Toc510076689"/>
      <w:bookmarkStart w:id="403" w:name="_Toc510438022"/>
      <w:bookmarkStart w:id="404" w:name="_Toc31915491"/>
      <w:r>
        <w:rPr>
          <w:rFonts w:hint="eastAsia"/>
          <w:szCs w:val="24"/>
        </w:rPr>
        <w:t>어느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</w:t>
      </w:r>
      <w:r>
        <w:rPr>
          <w:rFonts w:hint="eastAsia"/>
          <w:szCs w:val="24"/>
        </w:rPr>
        <w:t>(</w:t>
      </w:r>
      <w:r>
        <w:rPr>
          <w:rFonts w:hint="eastAsia"/>
          <w:szCs w:val="24"/>
        </w:rPr>
        <w:t>이하</w:t>
      </w:r>
      <w:r>
        <w:rPr>
          <w:rFonts w:hint="eastAsia"/>
          <w:szCs w:val="24"/>
        </w:rPr>
        <w:t xml:space="preserve"> </w:t>
      </w:r>
      <w:r w:rsidR="00752C01">
        <w:rPr>
          <w:rFonts w:hint="eastAsia"/>
          <w:szCs w:val="24"/>
        </w:rPr>
        <w:t>제</w:t>
      </w:r>
      <w:r w:rsidR="00752C01">
        <w:rPr>
          <w:rFonts w:hint="eastAsia"/>
          <w:szCs w:val="24"/>
        </w:rPr>
        <w:t>8.1</w:t>
      </w:r>
      <w:r w:rsidR="00752C01">
        <w:rPr>
          <w:rFonts w:hint="eastAsia"/>
          <w:szCs w:val="24"/>
        </w:rPr>
        <w:t>조</w:t>
      </w:r>
      <w:r w:rsidR="00752C01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및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제</w:t>
      </w:r>
      <w:r w:rsidR="00752C01">
        <w:rPr>
          <w:rFonts w:hint="eastAsia"/>
          <w:szCs w:val="24"/>
        </w:rPr>
        <w:t>8.</w:t>
      </w:r>
      <w:r>
        <w:rPr>
          <w:rFonts w:hint="eastAsia"/>
          <w:szCs w:val="24"/>
        </w:rPr>
        <w:t>2</w:t>
      </w:r>
      <w:r w:rsidR="00752C01">
        <w:rPr>
          <w:rFonts w:hint="eastAsia"/>
          <w:szCs w:val="24"/>
        </w:rPr>
        <w:t>조</w:t>
      </w:r>
      <w:r>
        <w:rPr>
          <w:rFonts w:hint="eastAsia"/>
          <w:szCs w:val="24"/>
        </w:rPr>
        <w:t>에서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“</w:t>
      </w:r>
      <w:r>
        <w:rPr>
          <w:rFonts w:hint="eastAsia"/>
          <w:szCs w:val="24"/>
          <w:u w:val="single"/>
        </w:rPr>
        <w:t>귀책당사자</w:t>
      </w:r>
      <w:r>
        <w:rPr>
          <w:szCs w:val="24"/>
        </w:rPr>
        <w:t>”)</w:t>
      </w:r>
      <w:r>
        <w:rPr>
          <w:rFonts w:hint="eastAsia"/>
          <w:szCs w:val="24"/>
        </w:rPr>
        <w:t>에게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다음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각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호의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사유가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발생하는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경우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나머지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당사자들은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전원이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기명날인한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서면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통지</w:t>
      </w:r>
      <w:r>
        <w:rPr>
          <w:rFonts w:hint="eastAsia"/>
          <w:szCs w:val="24"/>
        </w:rPr>
        <w:t>(</w:t>
      </w:r>
      <w:r>
        <w:rPr>
          <w:rFonts w:hint="eastAsia"/>
          <w:szCs w:val="24"/>
        </w:rPr>
        <w:t>이하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“</w:t>
      </w:r>
      <w:r>
        <w:rPr>
          <w:rFonts w:hint="eastAsia"/>
          <w:szCs w:val="24"/>
          <w:u w:val="single"/>
        </w:rPr>
        <w:t>해지통지</w:t>
      </w:r>
      <w:r>
        <w:rPr>
          <w:szCs w:val="24"/>
        </w:rPr>
        <w:t>”)</w:t>
      </w:r>
      <w:r>
        <w:rPr>
          <w:rFonts w:hint="eastAsia"/>
          <w:szCs w:val="24"/>
        </w:rPr>
        <w:t>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의해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귀책당사자에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관계에서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해지할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있다</w:t>
      </w:r>
      <w:r>
        <w:rPr>
          <w:rFonts w:hint="eastAsia"/>
          <w:szCs w:val="24"/>
        </w:rPr>
        <w:t>.</w:t>
      </w:r>
      <w:bookmarkEnd w:id="393"/>
      <w:bookmarkEnd w:id="394"/>
      <w:bookmarkEnd w:id="395"/>
      <w:bookmarkEnd w:id="396"/>
      <w:bookmarkEnd w:id="397"/>
      <w:bookmarkEnd w:id="398"/>
      <w:bookmarkEnd w:id="399"/>
    </w:p>
    <w:p w14:paraId="1F8EC159" w14:textId="77777777" w:rsidR="005C0AE3" w:rsidRDefault="00E5647E">
      <w:pPr>
        <w:pStyle w:val="3"/>
        <w:spacing w:before="60" w:line="312" w:lineRule="auto"/>
        <w:rPr>
          <w:szCs w:val="24"/>
        </w:rPr>
      </w:pPr>
      <w:bookmarkStart w:id="405" w:name="_Toc32522492"/>
      <w:bookmarkStart w:id="406" w:name="_Toc33026732"/>
      <w:bookmarkStart w:id="407" w:name="_Toc33703409"/>
      <w:bookmarkStart w:id="408" w:name="_Toc33740722"/>
      <w:bookmarkStart w:id="409" w:name="_Toc33816138"/>
      <w:bookmarkStart w:id="410" w:name="_Toc36053519"/>
      <w:bookmarkStart w:id="411" w:name="_Toc36105818"/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계약상의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의무를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위반하고</w:t>
      </w:r>
      <w:r>
        <w:rPr>
          <w:rFonts w:hint="eastAsia"/>
          <w:szCs w:val="24"/>
        </w:rPr>
        <w:t>,</w:t>
      </w:r>
      <w:r>
        <w:rPr>
          <w:szCs w:val="24"/>
        </w:rPr>
        <w:t xml:space="preserve"> (i) </w:t>
      </w:r>
      <w:r>
        <w:rPr>
          <w:rFonts w:hint="eastAsia"/>
          <w:szCs w:val="24"/>
        </w:rPr>
        <w:t>다른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주주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당사자로부터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시정을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요구하는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서면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통지를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수령한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날로부터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30</w:t>
      </w:r>
      <w:r>
        <w:rPr>
          <w:rFonts w:hint="eastAsia"/>
          <w:szCs w:val="24"/>
        </w:rPr>
        <w:t>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내에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의무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위반을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시정하지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아니한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경우</w:t>
      </w:r>
      <w:r>
        <w:rPr>
          <w:rFonts w:hint="eastAsia"/>
          <w:szCs w:val="24"/>
        </w:rPr>
        <w:t xml:space="preserve">, </w:t>
      </w:r>
      <w:r>
        <w:rPr>
          <w:szCs w:val="24"/>
        </w:rPr>
        <w:t xml:space="preserve">(ii) </w:t>
      </w:r>
      <w:r>
        <w:rPr>
          <w:rFonts w:hint="eastAsia"/>
          <w:szCs w:val="24"/>
        </w:rPr>
        <w:t>위반사항의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시정을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하지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아니하겠다는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의사를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명시적으로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다른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당사자에게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표시한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경우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또는</w:t>
      </w:r>
      <w:r>
        <w:rPr>
          <w:rFonts w:hint="eastAsia"/>
          <w:szCs w:val="24"/>
        </w:rPr>
        <w:t xml:space="preserve"> </w:t>
      </w:r>
      <w:r>
        <w:rPr>
          <w:szCs w:val="24"/>
        </w:rPr>
        <w:t xml:space="preserve">(iii) </w:t>
      </w:r>
      <w:r>
        <w:rPr>
          <w:rFonts w:hint="eastAsia"/>
          <w:szCs w:val="24"/>
        </w:rPr>
        <w:t>객관적으로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시정이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불가능하다고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판단되는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경우</w:t>
      </w:r>
      <w:bookmarkEnd w:id="405"/>
      <w:bookmarkEnd w:id="406"/>
      <w:bookmarkEnd w:id="407"/>
      <w:bookmarkEnd w:id="408"/>
      <w:bookmarkEnd w:id="409"/>
      <w:bookmarkEnd w:id="410"/>
      <w:bookmarkEnd w:id="411"/>
    </w:p>
    <w:p w14:paraId="61B5D4CC" w14:textId="55B39556" w:rsidR="00762414" w:rsidRPr="00762414" w:rsidRDefault="00E5647E" w:rsidP="00762414">
      <w:pPr>
        <w:pStyle w:val="3"/>
        <w:spacing w:before="60" w:line="312" w:lineRule="auto"/>
      </w:pPr>
      <w:bookmarkStart w:id="412" w:name="_Toc32522493"/>
      <w:bookmarkStart w:id="413" w:name="_Toc33026733"/>
      <w:bookmarkStart w:id="414" w:name="_Toc33703410"/>
      <w:bookmarkStart w:id="415" w:name="_Toc33740723"/>
      <w:bookmarkStart w:id="416" w:name="_Toc33816139"/>
      <w:bookmarkStart w:id="417" w:name="_Toc36053520"/>
      <w:bookmarkStart w:id="418" w:name="_Toc36105819"/>
      <w:r>
        <w:rPr>
          <w:rFonts w:hint="eastAsia"/>
          <w:szCs w:val="24"/>
        </w:rPr>
        <w:t>귀책당사자의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신청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또는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귀책당사자의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채권자의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신청에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의하여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당좌거래정지</w:t>
      </w:r>
      <w:r>
        <w:rPr>
          <w:rFonts w:hint="eastAsia"/>
          <w:szCs w:val="24"/>
        </w:rPr>
        <w:t>,</w:t>
      </w:r>
      <w:r>
        <w:rPr>
          <w:szCs w:val="24"/>
        </w:rPr>
        <w:t xml:space="preserve"> </w:t>
      </w:r>
      <w:r>
        <w:rPr>
          <w:rFonts w:hint="eastAsia"/>
        </w:rPr>
        <w:t>「</w:t>
      </w:r>
      <w:r>
        <w:rPr>
          <w:rFonts w:hint="eastAsia"/>
          <w:szCs w:val="24"/>
        </w:rPr>
        <w:t>채무자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회생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및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파산에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관한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법률</w:t>
      </w:r>
      <w:r>
        <w:rPr>
          <w:rFonts w:hint="eastAsia"/>
        </w:rPr>
        <w:t>」</w:t>
      </w:r>
      <w:r>
        <w:rPr>
          <w:rFonts w:hint="eastAsia"/>
          <w:szCs w:val="24"/>
        </w:rPr>
        <w:t>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의한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파산절차</w:t>
      </w:r>
      <w:r>
        <w:rPr>
          <w:rFonts w:hint="eastAsia"/>
          <w:szCs w:val="24"/>
        </w:rPr>
        <w:t>,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회생절차</w:t>
      </w:r>
      <w:r>
        <w:rPr>
          <w:rFonts w:hint="eastAsia"/>
          <w:szCs w:val="24"/>
        </w:rPr>
        <w:t>,</w:t>
      </w:r>
      <w:r>
        <w:rPr>
          <w:szCs w:val="24"/>
        </w:rPr>
        <w:t xml:space="preserve"> </w:t>
      </w:r>
      <w:r>
        <w:rPr>
          <w:rFonts w:hint="eastAsia"/>
        </w:rPr>
        <w:t>「</w:t>
      </w:r>
      <w:r>
        <w:rPr>
          <w:rFonts w:hint="eastAsia"/>
          <w:szCs w:val="24"/>
        </w:rPr>
        <w:t>기업구조조정촉진법</w:t>
      </w:r>
      <w:r>
        <w:rPr>
          <w:rFonts w:hint="eastAsia"/>
        </w:rPr>
        <w:t>」</w:t>
      </w:r>
      <w:r>
        <w:rPr>
          <w:rFonts w:hint="eastAsia"/>
          <w:szCs w:val="24"/>
        </w:rPr>
        <w:t>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따른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기업구조조정절차</w:t>
      </w:r>
      <w:r>
        <w:rPr>
          <w:rFonts w:hint="eastAsia"/>
          <w:szCs w:val="24"/>
        </w:rPr>
        <w:t>,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밖의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해산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또는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청산절차가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개시된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경우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또는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이와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같은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절차가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개시될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것이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상당할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정도로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예상되는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경우</w:t>
      </w:r>
      <w:bookmarkEnd w:id="412"/>
      <w:bookmarkEnd w:id="413"/>
      <w:bookmarkEnd w:id="414"/>
      <w:bookmarkEnd w:id="415"/>
      <w:bookmarkEnd w:id="416"/>
      <w:bookmarkEnd w:id="417"/>
      <w:bookmarkEnd w:id="418"/>
    </w:p>
    <w:p w14:paraId="7E2D31FA" w14:textId="1B8A4812" w:rsidR="005C0AE3" w:rsidRDefault="00E5647E">
      <w:pPr>
        <w:pStyle w:val="2"/>
        <w:spacing w:before="60" w:line="312" w:lineRule="auto"/>
        <w:ind w:left="851" w:hanging="851"/>
        <w:rPr>
          <w:szCs w:val="24"/>
        </w:rPr>
      </w:pPr>
      <w:bookmarkStart w:id="419" w:name="_Toc510076692"/>
      <w:bookmarkStart w:id="420" w:name="_Toc33816140"/>
      <w:bookmarkStart w:id="421" w:name="_Toc36053521"/>
      <w:bookmarkStart w:id="422" w:name="_Toc36105820"/>
      <w:bookmarkStart w:id="423" w:name="_Toc33703411"/>
      <w:bookmarkStart w:id="424" w:name="_Toc33740724"/>
      <w:bookmarkStart w:id="425" w:name="_Toc508231519"/>
      <w:bookmarkStart w:id="426" w:name="_Toc510052117"/>
      <w:bookmarkStart w:id="427" w:name="_Toc510076693"/>
      <w:bookmarkStart w:id="428" w:name="_Toc510438025"/>
      <w:bookmarkStart w:id="429" w:name="_Toc31915494"/>
      <w:bookmarkEnd w:id="400"/>
      <w:bookmarkEnd w:id="401"/>
      <w:bookmarkEnd w:id="402"/>
      <w:bookmarkEnd w:id="403"/>
      <w:bookmarkEnd w:id="404"/>
      <w:bookmarkEnd w:id="419"/>
      <w:r>
        <w:rPr>
          <w:rFonts w:hint="eastAsia"/>
          <w:szCs w:val="24"/>
        </w:rPr>
        <w:t>제</w:t>
      </w:r>
      <w:r w:rsidR="00F9369B">
        <w:rPr>
          <w:rFonts w:hint="eastAsia"/>
          <w:szCs w:val="24"/>
        </w:rPr>
        <w:t>8.</w:t>
      </w:r>
      <w:r>
        <w:rPr>
          <w:szCs w:val="24"/>
        </w:rPr>
        <w:t>1</w:t>
      </w:r>
      <w:r w:rsidR="00F9369B">
        <w:rPr>
          <w:rFonts w:hint="eastAsia"/>
          <w:szCs w:val="24"/>
        </w:rPr>
        <w:t>조</w:t>
      </w:r>
      <w:r>
        <w:rPr>
          <w:rFonts w:hint="eastAsia"/>
          <w:szCs w:val="24"/>
        </w:rPr>
        <w:t>에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따라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해지통지를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수령한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귀책당사자는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자신이</w:t>
      </w:r>
      <w:r>
        <w:rPr>
          <w:szCs w:val="24"/>
        </w:rPr>
        <w:t xml:space="preserve"> </w:t>
      </w:r>
      <w:r>
        <w:rPr>
          <w:rFonts w:hint="eastAsia"/>
        </w:rPr>
        <w:t>보유하는</w:t>
      </w:r>
      <w:r>
        <w:t xml:space="preserve"> </w:t>
      </w:r>
      <w:r>
        <w:rPr>
          <w:rFonts w:hint="eastAsia"/>
        </w:rPr>
        <w:t>대상회사</w:t>
      </w:r>
      <w:r>
        <w:t xml:space="preserve"> </w:t>
      </w:r>
      <w:r>
        <w:rPr>
          <w:rFonts w:hint="eastAsia"/>
          <w:szCs w:val="24"/>
        </w:rPr>
        <w:t>주식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전부를</w:t>
      </w:r>
      <w:r>
        <w:t xml:space="preserve"> </w:t>
      </w:r>
      <w:r>
        <w:rPr>
          <w:rFonts w:hint="eastAsia"/>
        </w:rPr>
        <w:t>나머지</w:t>
      </w:r>
      <w:r>
        <w:t xml:space="preserve"> </w:t>
      </w:r>
      <w:r>
        <w:rPr>
          <w:rFonts w:hint="eastAsia"/>
        </w:rPr>
        <w:t>주주</w:t>
      </w:r>
      <w:r>
        <w:rPr>
          <w:rFonts w:hint="eastAsia"/>
        </w:rPr>
        <w:t xml:space="preserve"> </w:t>
      </w:r>
      <w:r>
        <w:rPr>
          <w:rFonts w:hint="eastAsia"/>
        </w:rPr>
        <w:t>당사자들이</w:t>
      </w:r>
      <w:r>
        <w:t xml:space="preserve"> </w:t>
      </w:r>
      <w:r>
        <w:rPr>
          <w:rFonts w:hint="eastAsia"/>
        </w:rPr>
        <w:t>해지통지에</w:t>
      </w:r>
      <w:r>
        <w:t xml:space="preserve"> </w:t>
      </w:r>
      <w:r>
        <w:rPr>
          <w:rFonts w:hint="eastAsia"/>
        </w:rPr>
        <w:t>의해</w:t>
      </w:r>
      <w:r>
        <w:t xml:space="preserve"> </w:t>
      </w:r>
      <w:r>
        <w:rPr>
          <w:rFonts w:hint="eastAsia"/>
        </w:rPr>
        <w:t>정하는</w:t>
      </w:r>
      <w:r>
        <w:t xml:space="preserve"> </w:t>
      </w:r>
      <w:r>
        <w:rPr>
          <w:rFonts w:hint="eastAsia"/>
        </w:rPr>
        <w:t>바에</w:t>
      </w:r>
      <w:r>
        <w:t xml:space="preserve"> </w:t>
      </w:r>
      <w:r>
        <w:rPr>
          <w:rFonts w:hint="eastAsia"/>
        </w:rPr>
        <w:t>따라</w:t>
      </w:r>
      <w:r>
        <w:t xml:space="preserve"> </w:t>
      </w:r>
      <w:r w:rsidR="006A1450" w:rsidRPr="006A1450">
        <w:rPr>
          <w:rFonts w:hint="eastAsia"/>
          <w:szCs w:val="24"/>
        </w:rPr>
        <w:t>해당</w:t>
      </w:r>
      <w:r w:rsidR="006A1450" w:rsidRPr="006A1450">
        <w:rPr>
          <w:rFonts w:hint="eastAsia"/>
          <w:szCs w:val="24"/>
        </w:rPr>
        <w:t xml:space="preserve"> </w:t>
      </w:r>
      <w:r w:rsidR="006A1450" w:rsidRPr="006A1450">
        <w:rPr>
          <w:rFonts w:hint="eastAsia"/>
          <w:szCs w:val="24"/>
        </w:rPr>
        <w:t>주식의</w:t>
      </w:r>
      <w:r w:rsidR="006A1450" w:rsidRPr="006A1450">
        <w:rPr>
          <w:rFonts w:hint="eastAsia"/>
          <w:szCs w:val="24"/>
        </w:rPr>
        <w:t xml:space="preserve"> </w:t>
      </w:r>
      <w:r w:rsidR="006A1450" w:rsidRPr="006A1450">
        <w:rPr>
          <w:rFonts w:hint="eastAsia"/>
          <w:szCs w:val="24"/>
        </w:rPr>
        <w:t>발행가액으로</w:t>
      </w:r>
      <w:r>
        <w:t xml:space="preserve"> </w:t>
      </w:r>
      <w:r>
        <w:rPr>
          <w:rFonts w:hint="eastAsia"/>
        </w:rPr>
        <w:t>해지통지에서</w:t>
      </w:r>
      <w:r>
        <w:t xml:space="preserve"> </w:t>
      </w:r>
      <w:r>
        <w:rPr>
          <w:rFonts w:hint="eastAsia"/>
        </w:rPr>
        <w:t>지정된</w:t>
      </w:r>
      <w:r>
        <w:t xml:space="preserve"> </w:t>
      </w:r>
      <w:r>
        <w:rPr>
          <w:rFonts w:hint="eastAsia"/>
          <w:szCs w:val="24"/>
        </w:rPr>
        <w:t>양수인</w:t>
      </w:r>
      <w:r>
        <w:rPr>
          <w:szCs w:val="24"/>
        </w:rPr>
        <w:t>(</w:t>
      </w:r>
      <w:r>
        <w:rPr>
          <w:rFonts w:hint="eastAsia"/>
          <w:szCs w:val="24"/>
        </w:rPr>
        <w:t>들</w:t>
      </w:r>
      <w:r>
        <w:rPr>
          <w:szCs w:val="24"/>
        </w:rPr>
        <w:t>)</w:t>
      </w:r>
      <w:r>
        <w:rPr>
          <w:rFonts w:hint="eastAsia"/>
          <w:szCs w:val="24"/>
        </w:rPr>
        <w:t>에게</w:t>
      </w:r>
      <w:r>
        <w:t xml:space="preserve"> </w:t>
      </w:r>
      <w:r>
        <w:rPr>
          <w:rFonts w:hint="eastAsia"/>
        </w:rPr>
        <w:t>양도하여야</w:t>
      </w:r>
      <w:r>
        <w:t xml:space="preserve"> </w:t>
      </w:r>
      <w:r w:rsidR="006A1450">
        <w:rPr>
          <w:rFonts w:hint="eastAsia"/>
        </w:rPr>
        <w:t>한다</w:t>
      </w:r>
      <w:r w:rsidR="006A1450">
        <w:rPr>
          <w:rFonts w:hint="eastAsia"/>
        </w:rPr>
        <w:t>.</w:t>
      </w:r>
      <w:r w:rsidR="006A1450">
        <w:t xml:space="preserve"> </w:t>
      </w:r>
      <w:bookmarkEnd w:id="420"/>
      <w:bookmarkEnd w:id="421"/>
      <w:bookmarkEnd w:id="422"/>
      <w:r w:rsidR="006A1450">
        <w:rPr>
          <w:rFonts w:hint="eastAsia"/>
          <w:szCs w:val="24"/>
        </w:rPr>
        <w:t>다만</w:t>
      </w:r>
      <w:r w:rsidR="006A1450">
        <w:rPr>
          <w:szCs w:val="24"/>
        </w:rPr>
        <w:t xml:space="preserve">, </w:t>
      </w:r>
      <w:r w:rsidR="006A1450">
        <w:rPr>
          <w:rFonts w:hint="eastAsia"/>
          <w:szCs w:val="24"/>
        </w:rPr>
        <w:t>해지통지에서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양수인</w:t>
      </w:r>
      <w:r w:rsidR="006A1450">
        <w:rPr>
          <w:szCs w:val="24"/>
        </w:rPr>
        <w:t>(</w:t>
      </w:r>
      <w:r w:rsidR="006A1450">
        <w:rPr>
          <w:rFonts w:hint="eastAsia"/>
          <w:szCs w:val="24"/>
        </w:rPr>
        <w:t>들</w:t>
      </w:r>
      <w:r w:rsidR="006A1450">
        <w:rPr>
          <w:szCs w:val="24"/>
        </w:rPr>
        <w:t>)</w:t>
      </w:r>
      <w:r w:rsidR="006A1450">
        <w:rPr>
          <w:rFonts w:hint="eastAsia"/>
          <w:szCs w:val="24"/>
        </w:rPr>
        <w:t>이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지정되지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아니하는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경우</w:t>
      </w:r>
      <w:r w:rsidR="006A1450">
        <w:rPr>
          <w:szCs w:val="24"/>
        </w:rPr>
        <w:t xml:space="preserve">, </w:t>
      </w:r>
      <w:r w:rsidR="006A1450">
        <w:rPr>
          <w:rFonts w:hint="eastAsia"/>
          <w:szCs w:val="24"/>
        </w:rPr>
        <w:t>귀책당사자는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다른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주주</w:t>
      </w:r>
      <w:r w:rsidR="006A1450">
        <w:rPr>
          <w:rFonts w:hint="eastAsia"/>
          <w:szCs w:val="24"/>
        </w:rPr>
        <w:t xml:space="preserve"> </w:t>
      </w:r>
      <w:r w:rsidR="006A1450">
        <w:rPr>
          <w:rFonts w:hint="eastAsia"/>
          <w:szCs w:val="24"/>
        </w:rPr>
        <w:t>당사자들</w:t>
      </w:r>
      <w:r w:rsidR="006A1450">
        <w:rPr>
          <w:rFonts w:hint="eastAsia"/>
        </w:rPr>
        <w:t>에게</w:t>
      </w:r>
      <w:r w:rsidR="006A1450">
        <w:t xml:space="preserve"> </w:t>
      </w:r>
      <w:r w:rsidR="006A1450">
        <w:rPr>
          <w:rFonts w:hint="eastAsia"/>
        </w:rPr>
        <w:t>그</w:t>
      </w:r>
      <w:r w:rsidR="006A1450">
        <w:t xml:space="preserve"> </w:t>
      </w:r>
      <w:r w:rsidR="006A1450">
        <w:rPr>
          <w:rFonts w:hint="eastAsia"/>
        </w:rPr>
        <w:t>지분비율에</w:t>
      </w:r>
      <w:r w:rsidR="006A1450">
        <w:t xml:space="preserve"> </w:t>
      </w:r>
      <w:r w:rsidR="006A1450">
        <w:rPr>
          <w:rFonts w:hint="eastAsia"/>
        </w:rPr>
        <w:t>따라</w:t>
      </w:r>
      <w:r w:rsidR="006A1450">
        <w:t xml:space="preserve"> </w:t>
      </w:r>
      <w:r w:rsidR="006A1450">
        <w:rPr>
          <w:rFonts w:hint="eastAsia"/>
        </w:rPr>
        <w:t>위</w:t>
      </w:r>
      <w:r w:rsidR="006A1450">
        <w:t xml:space="preserve"> </w:t>
      </w:r>
      <w:r w:rsidR="006A1450">
        <w:rPr>
          <w:rFonts w:hint="eastAsia"/>
        </w:rPr>
        <w:t>금액으로</w:t>
      </w:r>
      <w:r w:rsidR="006A1450">
        <w:t xml:space="preserve"> </w:t>
      </w:r>
      <w:r w:rsidR="006A1450">
        <w:rPr>
          <w:rFonts w:hint="eastAsia"/>
        </w:rPr>
        <w:t>양도하여야</w:t>
      </w:r>
      <w:r w:rsidR="006A1450">
        <w:t xml:space="preserve"> </w:t>
      </w:r>
      <w:r w:rsidR="006A1450">
        <w:rPr>
          <w:rFonts w:hint="eastAsia"/>
        </w:rPr>
        <w:t>한다</w:t>
      </w:r>
      <w:r w:rsidR="006A1450">
        <w:rPr>
          <w:szCs w:val="24"/>
        </w:rPr>
        <w:t xml:space="preserve">. </w:t>
      </w:r>
      <w:r w:rsidR="006A1450">
        <w:rPr>
          <w:rFonts w:hint="eastAsia"/>
          <w:szCs w:val="24"/>
        </w:rPr>
        <w:t>본</w:t>
      </w:r>
      <w:r w:rsidR="006A1450">
        <w:rPr>
          <w:szCs w:val="24"/>
        </w:rPr>
        <w:t xml:space="preserve"> </w:t>
      </w:r>
      <w:r w:rsidR="00F9369B">
        <w:rPr>
          <w:rFonts w:hint="eastAsia"/>
          <w:szCs w:val="24"/>
        </w:rPr>
        <w:t>8.2</w:t>
      </w:r>
      <w:r w:rsidR="00F9369B">
        <w:rPr>
          <w:rFonts w:hint="eastAsia"/>
          <w:szCs w:val="24"/>
        </w:rPr>
        <w:t>조에도</w:t>
      </w:r>
      <w:r w:rsidR="00F9369B">
        <w:rPr>
          <w:szCs w:val="24"/>
        </w:rPr>
        <w:t xml:space="preserve"> </w:t>
      </w:r>
      <w:r w:rsidR="006A1450">
        <w:rPr>
          <w:rFonts w:hint="eastAsia"/>
          <w:szCs w:val="24"/>
        </w:rPr>
        <w:t>불구하고</w:t>
      </w:r>
      <w:r w:rsidR="006A1450">
        <w:rPr>
          <w:szCs w:val="24"/>
        </w:rPr>
        <w:t xml:space="preserve">, </w:t>
      </w:r>
      <w:r w:rsidR="006A1450">
        <w:rPr>
          <w:rFonts w:hint="eastAsia"/>
          <w:szCs w:val="24"/>
        </w:rPr>
        <w:t>귀책당사자가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다른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주주</w:t>
      </w:r>
      <w:r w:rsidR="006A1450">
        <w:rPr>
          <w:rFonts w:hint="eastAsia"/>
          <w:szCs w:val="24"/>
        </w:rPr>
        <w:t xml:space="preserve"> </w:t>
      </w:r>
      <w:r w:rsidR="006A1450">
        <w:rPr>
          <w:rFonts w:hint="eastAsia"/>
          <w:szCs w:val="24"/>
        </w:rPr>
        <w:t>당사자들</w:t>
      </w:r>
      <w:r w:rsidR="00211ECF">
        <w:rPr>
          <w:rFonts w:hint="eastAsia"/>
          <w:szCs w:val="24"/>
        </w:rPr>
        <w:t xml:space="preserve"> </w:t>
      </w:r>
      <w:r w:rsidR="00211ECF">
        <w:rPr>
          <w:rFonts w:hint="eastAsia"/>
          <w:szCs w:val="24"/>
        </w:rPr>
        <w:t>전원</w:t>
      </w:r>
      <w:r w:rsidR="006A1450">
        <w:rPr>
          <w:rFonts w:hint="eastAsia"/>
          <w:szCs w:val="24"/>
        </w:rPr>
        <w:t>의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서면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동의를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받은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경우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귀책당사자의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본</w:t>
      </w:r>
      <w:r w:rsidR="006A1450">
        <w:rPr>
          <w:szCs w:val="24"/>
        </w:rPr>
        <w:t xml:space="preserve"> </w:t>
      </w:r>
      <w:r w:rsidR="00F9369B">
        <w:rPr>
          <w:rFonts w:hint="eastAsia"/>
          <w:szCs w:val="24"/>
        </w:rPr>
        <w:t>8.2</w:t>
      </w:r>
      <w:r w:rsidR="00F9369B">
        <w:rPr>
          <w:rFonts w:hint="eastAsia"/>
          <w:szCs w:val="24"/>
        </w:rPr>
        <w:t>조</w:t>
      </w:r>
      <w:r w:rsidR="006A1450">
        <w:rPr>
          <w:rFonts w:hint="eastAsia"/>
          <w:szCs w:val="24"/>
        </w:rPr>
        <w:t>에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따른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의무는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lastRenderedPageBreak/>
        <w:t>면제된다</w:t>
      </w:r>
      <w:r w:rsidR="006A1450">
        <w:rPr>
          <w:szCs w:val="24"/>
        </w:rPr>
        <w:t>.</w:t>
      </w:r>
      <w:r>
        <w:rPr>
          <w:szCs w:val="24"/>
        </w:rPr>
        <w:t xml:space="preserve"> </w:t>
      </w:r>
      <w:bookmarkEnd w:id="423"/>
      <w:bookmarkEnd w:id="424"/>
    </w:p>
    <w:p w14:paraId="26E348E5" w14:textId="49333BAE" w:rsidR="005C0AE3" w:rsidRDefault="00E5647E">
      <w:pPr>
        <w:pStyle w:val="2"/>
        <w:spacing w:before="60" w:line="312" w:lineRule="auto"/>
        <w:ind w:left="851" w:hanging="851"/>
        <w:rPr>
          <w:szCs w:val="24"/>
        </w:rPr>
      </w:pPr>
      <w:bookmarkStart w:id="430" w:name="_Toc33740725"/>
      <w:bookmarkStart w:id="431" w:name="_Toc33816141"/>
      <w:bookmarkStart w:id="432" w:name="_Toc36053522"/>
      <w:bookmarkStart w:id="433" w:name="_Toc36105821"/>
      <w:r>
        <w:rPr>
          <w:rFonts w:hint="eastAsia"/>
          <w:szCs w:val="24"/>
        </w:rPr>
        <w:t>어느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대상회사의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주주의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지위를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상실한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경우</w:t>
      </w:r>
      <w:r>
        <w:rPr>
          <w:rFonts w:hint="eastAsia"/>
          <w:szCs w:val="24"/>
        </w:rPr>
        <w:t xml:space="preserve"> </w:t>
      </w:r>
      <w:r w:rsidR="006A1450">
        <w:rPr>
          <w:rFonts w:hint="eastAsia"/>
          <w:szCs w:val="24"/>
        </w:rPr>
        <w:t>본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계약은</w:t>
      </w:r>
      <w:r w:rsidR="006A1450">
        <w:rPr>
          <w:szCs w:val="24"/>
        </w:rPr>
        <w:t xml:space="preserve"> </w:t>
      </w:r>
      <w:r>
        <w:rPr>
          <w:rFonts w:hint="eastAsia"/>
          <w:szCs w:val="24"/>
        </w:rPr>
        <w:t>해당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관계에서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즉시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해지된다</w:t>
      </w:r>
      <w:r>
        <w:rPr>
          <w:szCs w:val="24"/>
        </w:rPr>
        <w:t>.</w:t>
      </w:r>
      <w:bookmarkEnd w:id="425"/>
      <w:bookmarkEnd w:id="426"/>
      <w:bookmarkEnd w:id="427"/>
      <w:bookmarkEnd w:id="428"/>
      <w:bookmarkEnd w:id="429"/>
      <w:bookmarkEnd w:id="430"/>
      <w:bookmarkEnd w:id="431"/>
      <w:bookmarkEnd w:id="432"/>
      <w:bookmarkEnd w:id="433"/>
    </w:p>
    <w:p w14:paraId="78704371" w14:textId="094009E2" w:rsidR="005C0AE3" w:rsidRDefault="00E5647E">
      <w:pPr>
        <w:pStyle w:val="2"/>
        <w:spacing w:before="60" w:line="312" w:lineRule="auto"/>
        <w:ind w:left="851" w:hanging="851"/>
        <w:rPr>
          <w:szCs w:val="24"/>
        </w:rPr>
      </w:pPr>
      <w:bookmarkStart w:id="434" w:name="_Toc508231521"/>
      <w:bookmarkStart w:id="435" w:name="_Toc510052119"/>
      <w:bookmarkStart w:id="436" w:name="_Toc510438027"/>
      <w:bookmarkStart w:id="437" w:name="_Toc510076695"/>
      <w:bookmarkStart w:id="438" w:name="_Toc31915496"/>
      <w:bookmarkStart w:id="439" w:name="_Toc33740726"/>
      <w:bookmarkStart w:id="440" w:name="_Toc33816142"/>
      <w:bookmarkStart w:id="441" w:name="_Toc36053523"/>
      <w:bookmarkStart w:id="442" w:name="_Toc36105822"/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조에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따라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어느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관계에서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해지된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경우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해당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즉시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계약에서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배제되며</w:t>
      </w:r>
      <w:r>
        <w:rPr>
          <w:rFonts w:hint="eastAsia"/>
          <w:szCs w:val="24"/>
        </w:rPr>
        <w:t>,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해당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계약상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권리</w:t>
      </w:r>
      <w:r>
        <w:rPr>
          <w:rFonts w:hint="eastAsia"/>
          <w:szCs w:val="24"/>
        </w:rPr>
        <w:t xml:space="preserve">, </w:t>
      </w:r>
      <w:r>
        <w:rPr>
          <w:rFonts w:hint="eastAsia"/>
          <w:szCs w:val="24"/>
        </w:rPr>
        <w:t>의무는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소멸한다</w:t>
      </w:r>
      <w:r>
        <w:rPr>
          <w:rFonts w:hint="eastAsia"/>
          <w:szCs w:val="24"/>
        </w:rPr>
        <w:t xml:space="preserve">. </w:t>
      </w:r>
      <w:r>
        <w:rPr>
          <w:rFonts w:hint="eastAsia"/>
          <w:szCs w:val="24"/>
        </w:rPr>
        <w:t>단</w:t>
      </w:r>
      <w:r>
        <w:rPr>
          <w:rFonts w:hint="eastAsia"/>
          <w:szCs w:val="24"/>
        </w:rPr>
        <w:t xml:space="preserve">,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해지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전에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이미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발생한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해당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권리</w:t>
      </w:r>
      <w:r>
        <w:rPr>
          <w:rFonts w:hint="eastAsia"/>
          <w:szCs w:val="24"/>
        </w:rPr>
        <w:t xml:space="preserve">, </w:t>
      </w:r>
      <w:r>
        <w:rPr>
          <w:rFonts w:hint="eastAsia"/>
          <w:szCs w:val="24"/>
        </w:rPr>
        <w:t>의무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기타</w:t>
      </w:r>
      <w:r>
        <w:rPr>
          <w:szCs w:val="24"/>
        </w:rPr>
        <w:t xml:space="preserve"> </w:t>
      </w:r>
      <w:r>
        <w:rPr>
          <w:szCs w:val="24"/>
        </w:rPr>
        <w:t>그</w:t>
      </w:r>
      <w:r>
        <w:rPr>
          <w:szCs w:val="24"/>
        </w:rPr>
        <w:t xml:space="preserve"> </w:t>
      </w:r>
      <w:r>
        <w:rPr>
          <w:szCs w:val="24"/>
        </w:rPr>
        <w:t>성격상</w:t>
      </w:r>
      <w:r>
        <w:rPr>
          <w:szCs w:val="24"/>
        </w:rPr>
        <w:t xml:space="preserve"> </w:t>
      </w:r>
      <w:r>
        <w:rPr>
          <w:szCs w:val="24"/>
        </w:rPr>
        <w:t>본</w:t>
      </w:r>
      <w:r>
        <w:rPr>
          <w:szCs w:val="24"/>
        </w:rPr>
        <w:t xml:space="preserve"> </w:t>
      </w:r>
      <w:r>
        <w:rPr>
          <w:szCs w:val="24"/>
        </w:rPr>
        <w:t>계약의</w:t>
      </w:r>
      <w:r>
        <w:rPr>
          <w:szCs w:val="24"/>
        </w:rPr>
        <w:t xml:space="preserve"> </w:t>
      </w:r>
      <w:r>
        <w:rPr>
          <w:szCs w:val="24"/>
        </w:rPr>
        <w:t>해</w:t>
      </w:r>
      <w:r>
        <w:rPr>
          <w:rFonts w:hint="eastAsia"/>
          <w:szCs w:val="24"/>
        </w:rPr>
        <w:t>지</w:t>
      </w:r>
      <w:r>
        <w:rPr>
          <w:szCs w:val="24"/>
        </w:rPr>
        <w:t>에도</w:t>
      </w:r>
      <w:r>
        <w:rPr>
          <w:szCs w:val="24"/>
        </w:rPr>
        <w:t xml:space="preserve"> </w:t>
      </w:r>
      <w:r>
        <w:rPr>
          <w:szCs w:val="24"/>
        </w:rPr>
        <w:t>불구하고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유효하게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존속하여야</w:t>
      </w:r>
      <w:r>
        <w:rPr>
          <w:szCs w:val="24"/>
        </w:rPr>
        <w:t xml:space="preserve"> </w:t>
      </w:r>
      <w:r>
        <w:rPr>
          <w:szCs w:val="24"/>
        </w:rPr>
        <w:t>하는</w:t>
      </w:r>
      <w:r>
        <w:rPr>
          <w:szCs w:val="24"/>
        </w:rPr>
        <w:t xml:space="preserve"> </w:t>
      </w:r>
      <w:r>
        <w:rPr>
          <w:szCs w:val="24"/>
        </w:rPr>
        <w:t>권리</w:t>
      </w:r>
      <w:r>
        <w:rPr>
          <w:szCs w:val="24"/>
        </w:rPr>
        <w:t xml:space="preserve">, </w:t>
      </w:r>
      <w:r>
        <w:rPr>
          <w:szCs w:val="24"/>
        </w:rPr>
        <w:t>의무</w:t>
      </w:r>
      <w:r>
        <w:rPr>
          <w:rFonts w:hint="eastAsia"/>
          <w:szCs w:val="24"/>
        </w:rPr>
        <w:t>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경우에</w:t>
      </w:r>
      <w:r>
        <w:rPr>
          <w:szCs w:val="24"/>
        </w:rPr>
        <w:t>는</w:t>
      </w:r>
      <w:r>
        <w:rPr>
          <w:szCs w:val="24"/>
        </w:rPr>
        <w:t xml:space="preserve"> </w:t>
      </w:r>
      <w:r>
        <w:rPr>
          <w:szCs w:val="24"/>
        </w:rPr>
        <w:t>그러하지</w:t>
      </w:r>
      <w:r>
        <w:rPr>
          <w:szCs w:val="24"/>
        </w:rPr>
        <w:t xml:space="preserve"> </w:t>
      </w:r>
      <w:r>
        <w:rPr>
          <w:szCs w:val="24"/>
        </w:rPr>
        <w:t>아니하</w:t>
      </w:r>
      <w:r>
        <w:rPr>
          <w:rFonts w:hint="eastAsia"/>
          <w:szCs w:val="24"/>
        </w:rPr>
        <w:t>다</w:t>
      </w:r>
      <w:r>
        <w:rPr>
          <w:rFonts w:hint="eastAsia"/>
          <w:szCs w:val="24"/>
        </w:rPr>
        <w:t xml:space="preserve">. </w:t>
      </w:r>
      <w:r w:rsidR="005D71CD">
        <w:rPr>
          <w:rFonts w:hint="eastAsia"/>
          <w:szCs w:val="24"/>
        </w:rPr>
        <w:t>제</w:t>
      </w:r>
      <w:r w:rsidR="005D71CD">
        <w:rPr>
          <w:rFonts w:hint="eastAsia"/>
          <w:szCs w:val="24"/>
        </w:rPr>
        <w:t>3</w:t>
      </w:r>
      <w:r w:rsidR="005D71CD">
        <w:rPr>
          <w:rFonts w:hint="eastAsia"/>
          <w:szCs w:val="24"/>
        </w:rPr>
        <w:t>조</w:t>
      </w:r>
      <w:r w:rsidR="005D71CD">
        <w:rPr>
          <w:rFonts w:hint="eastAsia"/>
          <w:szCs w:val="24"/>
        </w:rPr>
        <w:t>(</w:t>
      </w:r>
      <w:r w:rsidR="005D71CD" w:rsidRPr="005D71CD">
        <w:rPr>
          <w:szCs w:val="24"/>
        </w:rPr>
        <w:t>코람코라이프인프라리츠의</w:t>
      </w:r>
      <w:r w:rsidR="005D71CD" w:rsidRPr="005D71CD">
        <w:rPr>
          <w:szCs w:val="24"/>
        </w:rPr>
        <w:t xml:space="preserve"> </w:t>
      </w:r>
      <w:r w:rsidR="005D71CD" w:rsidRPr="005D71CD">
        <w:rPr>
          <w:szCs w:val="24"/>
        </w:rPr>
        <w:t>제</w:t>
      </w:r>
      <w:r w:rsidR="005D71CD" w:rsidRPr="005D71CD">
        <w:rPr>
          <w:szCs w:val="24"/>
        </w:rPr>
        <w:t>1</w:t>
      </w:r>
      <w:r w:rsidR="005D71CD" w:rsidRPr="005D71CD">
        <w:rPr>
          <w:szCs w:val="24"/>
        </w:rPr>
        <w:t>종</w:t>
      </w:r>
      <w:r w:rsidR="005D71CD" w:rsidRPr="005D71CD">
        <w:rPr>
          <w:szCs w:val="24"/>
        </w:rPr>
        <w:t xml:space="preserve"> </w:t>
      </w:r>
      <w:r w:rsidR="005D71CD" w:rsidRPr="005D71CD">
        <w:rPr>
          <w:szCs w:val="24"/>
        </w:rPr>
        <w:t>종류주식</w:t>
      </w:r>
      <w:r w:rsidR="005D71CD" w:rsidRPr="005D71CD">
        <w:rPr>
          <w:szCs w:val="24"/>
        </w:rPr>
        <w:t xml:space="preserve"> </w:t>
      </w:r>
      <w:r w:rsidR="005D71CD" w:rsidRPr="005D71CD">
        <w:rPr>
          <w:szCs w:val="24"/>
        </w:rPr>
        <w:t>매입확약</w:t>
      </w:r>
      <w:r w:rsidR="005D71CD">
        <w:rPr>
          <w:rFonts w:hint="eastAsia"/>
          <w:szCs w:val="24"/>
        </w:rPr>
        <w:t xml:space="preserve">), </w:t>
      </w:r>
      <w:r w:rsidR="005D71CD">
        <w:rPr>
          <w:rFonts w:hint="eastAsia"/>
          <w:szCs w:val="24"/>
        </w:rPr>
        <w:t>제</w:t>
      </w:r>
      <w:r w:rsidR="005D71CD">
        <w:rPr>
          <w:rFonts w:hint="eastAsia"/>
          <w:szCs w:val="24"/>
        </w:rPr>
        <w:t>4</w:t>
      </w:r>
      <w:r w:rsidR="005D71CD">
        <w:rPr>
          <w:rFonts w:hint="eastAsia"/>
          <w:szCs w:val="24"/>
        </w:rPr>
        <w:t>조</w:t>
      </w:r>
      <w:r w:rsidR="005D71CD">
        <w:rPr>
          <w:rFonts w:hint="eastAsia"/>
          <w:szCs w:val="24"/>
        </w:rPr>
        <w:t>(</w:t>
      </w:r>
      <w:r w:rsidR="005D71CD" w:rsidRPr="005D71CD">
        <w:rPr>
          <w:szCs w:val="24"/>
        </w:rPr>
        <w:t>코람코라이프인프라리츠의</w:t>
      </w:r>
      <w:r w:rsidR="005D71CD" w:rsidRPr="005D71CD">
        <w:rPr>
          <w:szCs w:val="24"/>
        </w:rPr>
        <w:t xml:space="preserve"> </w:t>
      </w:r>
      <w:r w:rsidR="005D71CD" w:rsidRPr="005D71CD">
        <w:rPr>
          <w:szCs w:val="24"/>
        </w:rPr>
        <w:t>제</w:t>
      </w:r>
      <w:r w:rsidR="005D71CD">
        <w:rPr>
          <w:rFonts w:hint="eastAsia"/>
          <w:szCs w:val="24"/>
        </w:rPr>
        <w:t>2</w:t>
      </w:r>
      <w:r w:rsidR="005D71CD">
        <w:rPr>
          <w:rFonts w:hint="eastAsia"/>
          <w:szCs w:val="24"/>
        </w:rPr>
        <w:t>종</w:t>
      </w:r>
      <w:r w:rsidR="005D71CD" w:rsidRPr="005D71CD">
        <w:rPr>
          <w:szCs w:val="24"/>
        </w:rPr>
        <w:t xml:space="preserve"> </w:t>
      </w:r>
      <w:r w:rsidR="005D71CD" w:rsidRPr="005D71CD">
        <w:rPr>
          <w:szCs w:val="24"/>
        </w:rPr>
        <w:t>종류주식</w:t>
      </w:r>
      <w:r w:rsidR="005D71CD" w:rsidRPr="005D71CD">
        <w:rPr>
          <w:szCs w:val="24"/>
        </w:rPr>
        <w:t xml:space="preserve"> </w:t>
      </w:r>
      <w:r w:rsidR="005D71CD" w:rsidRPr="005D71CD">
        <w:rPr>
          <w:szCs w:val="24"/>
        </w:rPr>
        <w:t>매입확약</w:t>
      </w:r>
      <w:r w:rsidR="005D71CD">
        <w:rPr>
          <w:rFonts w:hint="eastAsia"/>
          <w:szCs w:val="24"/>
        </w:rPr>
        <w:t xml:space="preserve">), </w:t>
      </w:r>
      <w:r>
        <w:rPr>
          <w:rFonts w:hint="eastAsia"/>
          <w:szCs w:val="24"/>
        </w:rPr>
        <w:t>제</w:t>
      </w:r>
      <w:r w:rsidR="00F9369B">
        <w:rPr>
          <w:rFonts w:hint="eastAsia"/>
          <w:szCs w:val="24"/>
        </w:rPr>
        <w:t>8.</w:t>
      </w:r>
      <w:r>
        <w:rPr>
          <w:rFonts w:hint="eastAsia"/>
          <w:szCs w:val="24"/>
        </w:rPr>
        <w:t>2</w:t>
      </w:r>
      <w:r w:rsidR="00F9369B">
        <w:rPr>
          <w:rFonts w:hint="eastAsia"/>
          <w:szCs w:val="24"/>
        </w:rPr>
        <w:t>조</w:t>
      </w:r>
      <w:r>
        <w:rPr>
          <w:rFonts w:hint="eastAsia"/>
          <w:szCs w:val="24"/>
        </w:rPr>
        <w:t>,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제</w:t>
      </w:r>
      <w:r w:rsidR="005D71CD">
        <w:rPr>
          <w:rFonts w:hint="eastAsia"/>
          <w:szCs w:val="24"/>
        </w:rPr>
        <w:t>10</w:t>
      </w:r>
      <w:r>
        <w:rPr>
          <w:rFonts w:hint="eastAsia"/>
          <w:szCs w:val="24"/>
        </w:rPr>
        <w:t>조</w:t>
      </w:r>
      <w:r>
        <w:rPr>
          <w:rFonts w:hint="eastAsia"/>
          <w:szCs w:val="24"/>
        </w:rPr>
        <w:t>(</w:t>
      </w:r>
      <w:r>
        <w:rPr>
          <w:rFonts w:hint="eastAsia"/>
          <w:szCs w:val="24"/>
        </w:rPr>
        <w:t>손해배상</w:t>
      </w:r>
      <w:r>
        <w:rPr>
          <w:rFonts w:hint="eastAsia"/>
          <w:szCs w:val="24"/>
        </w:rPr>
        <w:t xml:space="preserve">) </w:t>
      </w:r>
      <w:r>
        <w:rPr>
          <w:rFonts w:hint="eastAsia"/>
          <w:szCs w:val="24"/>
        </w:rPr>
        <w:t>및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제</w:t>
      </w:r>
      <w:r w:rsidR="005D71CD">
        <w:rPr>
          <w:rFonts w:hint="eastAsia"/>
          <w:szCs w:val="24"/>
        </w:rPr>
        <w:t>11</w:t>
      </w:r>
      <w:r>
        <w:rPr>
          <w:rFonts w:hint="eastAsia"/>
          <w:szCs w:val="24"/>
        </w:rPr>
        <w:t>조</w:t>
      </w:r>
      <w:r>
        <w:rPr>
          <w:rFonts w:hint="eastAsia"/>
          <w:szCs w:val="24"/>
        </w:rPr>
        <w:t>(</w:t>
      </w:r>
      <w:r>
        <w:rPr>
          <w:rFonts w:hint="eastAsia"/>
          <w:szCs w:val="24"/>
        </w:rPr>
        <w:t>기타</w:t>
      </w:r>
      <w:r>
        <w:rPr>
          <w:rFonts w:hint="eastAsia"/>
          <w:szCs w:val="24"/>
        </w:rPr>
        <w:t>)</w:t>
      </w:r>
      <w:r>
        <w:rPr>
          <w:rFonts w:hint="eastAsia"/>
          <w:szCs w:val="24"/>
        </w:rPr>
        <w:t>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규정은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종료되는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경우에도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효력이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있다</w:t>
      </w:r>
      <w:r>
        <w:rPr>
          <w:rFonts w:hint="eastAsia"/>
          <w:szCs w:val="24"/>
        </w:rPr>
        <w:t>.</w:t>
      </w:r>
      <w:bookmarkEnd w:id="434"/>
      <w:bookmarkEnd w:id="435"/>
      <w:bookmarkEnd w:id="436"/>
      <w:bookmarkEnd w:id="437"/>
      <w:bookmarkEnd w:id="438"/>
      <w:bookmarkEnd w:id="439"/>
      <w:bookmarkEnd w:id="440"/>
      <w:bookmarkEnd w:id="441"/>
      <w:bookmarkEnd w:id="442"/>
      <w:ins w:id="443" w:author="BKL" w:date="2026-10-02T11:19:00Z" w16du:dateUtc="2026-10-02T02:19:00Z">
        <w:r w:rsidR="009E2715">
          <w:rPr>
            <w:rFonts w:hint="eastAsia"/>
            <w:szCs w:val="24"/>
          </w:rPr>
          <w:t xml:space="preserve"> </w:t>
        </w:r>
        <w:r w:rsidR="009E2715" w:rsidRPr="009E2715">
          <w:rPr>
            <w:szCs w:val="24"/>
            <w:highlight w:val="yellow"/>
          </w:rPr>
          <w:t xml:space="preserve">[BKL Note: </w:t>
        </w:r>
        <w:r w:rsidR="009E2715" w:rsidRPr="009E2715">
          <w:rPr>
            <w:szCs w:val="24"/>
            <w:highlight w:val="yellow"/>
          </w:rPr>
          <w:t>제</w:t>
        </w:r>
        <w:r w:rsidR="009E2715" w:rsidRPr="009E2715">
          <w:rPr>
            <w:szCs w:val="24"/>
            <w:highlight w:val="yellow"/>
          </w:rPr>
          <w:t>5</w:t>
        </w:r>
        <w:r w:rsidR="009E2715" w:rsidRPr="009E2715">
          <w:rPr>
            <w:szCs w:val="24"/>
            <w:highlight w:val="yellow"/>
          </w:rPr>
          <w:t>조는</w:t>
        </w:r>
        <w:r w:rsidR="009E2715" w:rsidRPr="009E2715">
          <w:rPr>
            <w:szCs w:val="24"/>
            <w:highlight w:val="yellow"/>
          </w:rPr>
          <w:t xml:space="preserve"> </w:t>
        </w:r>
        <w:r w:rsidR="009E2715" w:rsidRPr="009E2715">
          <w:rPr>
            <w:szCs w:val="24"/>
            <w:highlight w:val="yellow"/>
          </w:rPr>
          <w:t>제</w:t>
        </w:r>
        <w:r w:rsidR="009E2715" w:rsidRPr="009E2715">
          <w:rPr>
            <w:szCs w:val="24"/>
            <w:highlight w:val="yellow"/>
          </w:rPr>
          <w:t>3</w:t>
        </w:r>
        <w:r w:rsidR="009E2715" w:rsidRPr="009E2715">
          <w:rPr>
            <w:szCs w:val="24"/>
            <w:highlight w:val="yellow"/>
          </w:rPr>
          <w:t>종</w:t>
        </w:r>
        <w:r w:rsidR="009E2715" w:rsidRPr="009E2715">
          <w:rPr>
            <w:szCs w:val="24"/>
            <w:highlight w:val="yellow"/>
          </w:rPr>
          <w:t xml:space="preserve"> </w:t>
        </w:r>
        <w:r w:rsidR="009E2715" w:rsidRPr="009E2715">
          <w:rPr>
            <w:szCs w:val="24"/>
            <w:highlight w:val="yellow"/>
          </w:rPr>
          <w:t>종류주식의</w:t>
        </w:r>
        <w:r w:rsidR="009E2715" w:rsidRPr="009E2715">
          <w:rPr>
            <w:szCs w:val="24"/>
            <w:highlight w:val="yellow"/>
          </w:rPr>
          <w:t xml:space="preserve"> </w:t>
        </w:r>
        <w:r w:rsidR="009E2715" w:rsidRPr="009E2715">
          <w:rPr>
            <w:szCs w:val="24"/>
            <w:highlight w:val="yellow"/>
          </w:rPr>
          <w:t>보유를</w:t>
        </w:r>
        <w:r w:rsidR="009E2715" w:rsidRPr="009E2715">
          <w:rPr>
            <w:szCs w:val="24"/>
            <w:highlight w:val="yellow"/>
          </w:rPr>
          <w:t xml:space="preserve"> </w:t>
        </w:r>
        <w:r w:rsidR="009E2715" w:rsidRPr="009E2715">
          <w:rPr>
            <w:szCs w:val="24"/>
            <w:highlight w:val="yellow"/>
          </w:rPr>
          <w:t>전제로</w:t>
        </w:r>
        <w:r w:rsidR="009E2715" w:rsidRPr="009E2715">
          <w:rPr>
            <w:szCs w:val="24"/>
            <w:highlight w:val="yellow"/>
          </w:rPr>
          <w:t xml:space="preserve"> </w:t>
        </w:r>
        <w:r w:rsidR="009E2715" w:rsidRPr="009E2715">
          <w:rPr>
            <w:szCs w:val="24"/>
            <w:highlight w:val="yellow"/>
          </w:rPr>
          <w:t>하는</w:t>
        </w:r>
        <w:r w:rsidR="009E2715" w:rsidRPr="009E2715">
          <w:rPr>
            <w:szCs w:val="24"/>
            <w:highlight w:val="yellow"/>
          </w:rPr>
          <w:t xml:space="preserve"> </w:t>
        </w:r>
        <w:r w:rsidR="009E2715" w:rsidRPr="009E2715">
          <w:rPr>
            <w:szCs w:val="24"/>
            <w:highlight w:val="yellow"/>
          </w:rPr>
          <w:t>유상감자</w:t>
        </w:r>
        <w:r w:rsidR="009E2715" w:rsidRPr="009E2715">
          <w:rPr>
            <w:szCs w:val="24"/>
            <w:highlight w:val="yellow"/>
          </w:rPr>
          <w:t>·</w:t>
        </w:r>
        <w:r w:rsidR="009E2715" w:rsidRPr="009E2715">
          <w:rPr>
            <w:szCs w:val="24"/>
            <w:highlight w:val="yellow"/>
          </w:rPr>
          <w:t>배당</w:t>
        </w:r>
        <w:r w:rsidR="009E2715" w:rsidRPr="009E2715">
          <w:rPr>
            <w:szCs w:val="24"/>
            <w:highlight w:val="yellow"/>
          </w:rPr>
          <w:t>·</w:t>
        </w:r>
        <w:r w:rsidR="009E2715" w:rsidRPr="009E2715">
          <w:rPr>
            <w:szCs w:val="24"/>
            <w:highlight w:val="yellow"/>
          </w:rPr>
          <w:t>자산매각</w:t>
        </w:r>
        <w:r w:rsidR="009E2715" w:rsidRPr="009E2715">
          <w:rPr>
            <w:szCs w:val="24"/>
            <w:highlight w:val="yellow"/>
          </w:rPr>
          <w:t xml:space="preserve"> </w:t>
        </w:r>
        <w:r w:rsidR="009E2715" w:rsidRPr="009E2715">
          <w:rPr>
            <w:szCs w:val="24"/>
            <w:highlight w:val="yellow"/>
          </w:rPr>
          <w:t>절차에</w:t>
        </w:r>
        <w:r w:rsidR="009E2715" w:rsidRPr="009E2715">
          <w:rPr>
            <w:szCs w:val="24"/>
            <w:highlight w:val="yellow"/>
          </w:rPr>
          <w:t xml:space="preserve"> </w:t>
        </w:r>
        <w:r w:rsidR="009E2715" w:rsidRPr="009E2715">
          <w:rPr>
            <w:szCs w:val="24"/>
            <w:highlight w:val="yellow"/>
          </w:rPr>
          <w:t>관한</w:t>
        </w:r>
        <w:r w:rsidR="009E2715" w:rsidRPr="009E2715">
          <w:rPr>
            <w:szCs w:val="24"/>
            <w:highlight w:val="yellow"/>
          </w:rPr>
          <w:t xml:space="preserve"> </w:t>
        </w:r>
        <w:r w:rsidR="009E2715" w:rsidRPr="009E2715">
          <w:rPr>
            <w:szCs w:val="24"/>
            <w:highlight w:val="yellow"/>
          </w:rPr>
          <w:t>조항이므로</w:t>
        </w:r>
        <w:r w:rsidR="009E2715" w:rsidRPr="009E2715">
          <w:rPr>
            <w:szCs w:val="24"/>
            <w:highlight w:val="yellow"/>
          </w:rPr>
          <w:t xml:space="preserve">, </w:t>
        </w:r>
        <w:r w:rsidR="009E2715" w:rsidRPr="009E2715">
          <w:rPr>
            <w:szCs w:val="24"/>
            <w:highlight w:val="yellow"/>
          </w:rPr>
          <w:t>제</w:t>
        </w:r>
        <w:r w:rsidR="009E2715" w:rsidRPr="009E2715">
          <w:rPr>
            <w:szCs w:val="24"/>
            <w:highlight w:val="yellow"/>
          </w:rPr>
          <w:t>3</w:t>
        </w:r>
        <w:r w:rsidR="009E2715" w:rsidRPr="009E2715">
          <w:rPr>
            <w:szCs w:val="24"/>
            <w:highlight w:val="yellow"/>
          </w:rPr>
          <w:t>종</w:t>
        </w:r>
        <w:r w:rsidR="009E2715" w:rsidRPr="009E2715">
          <w:rPr>
            <w:szCs w:val="24"/>
            <w:highlight w:val="yellow"/>
          </w:rPr>
          <w:t xml:space="preserve"> </w:t>
        </w:r>
        <w:r w:rsidR="009E2715" w:rsidRPr="009E2715">
          <w:rPr>
            <w:szCs w:val="24"/>
            <w:highlight w:val="yellow"/>
          </w:rPr>
          <w:t>종류주주가</w:t>
        </w:r>
        <w:r w:rsidR="009E2715" w:rsidRPr="009E2715">
          <w:rPr>
            <w:szCs w:val="24"/>
            <w:highlight w:val="yellow"/>
          </w:rPr>
          <w:t xml:space="preserve"> </w:t>
        </w:r>
        <w:r w:rsidR="009E2715" w:rsidRPr="009E2715">
          <w:rPr>
            <w:szCs w:val="24"/>
            <w:highlight w:val="yellow"/>
          </w:rPr>
          <w:t>그</w:t>
        </w:r>
        <w:r w:rsidR="009E2715" w:rsidRPr="009E2715">
          <w:rPr>
            <w:szCs w:val="24"/>
            <w:highlight w:val="yellow"/>
          </w:rPr>
          <w:t xml:space="preserve"> </w:t>
        </w:r>
        <w:r w:rsidR="009E2715" w:rsidRPr="009E2715">
          <w:rPr>
            <w:szCs w:val="24"/>
            <w:highlight w:val="yellow"/>
          </w:rPr>
          <w:t>주식을</w:t>
        </w:r>
        <w:r w:rsidR="009E2715" w:rsidRPr="009E2715">
          <w:rPr>
            <w:szCs w:val="24"/>
            <w:highlight w:val="yellow"/>
          </w:rPr>
          <w:t xml:space="preserve"> </w:t>
        </w:r>
        <w:r w:rsidR="009E2715" w:rsidRPr="009E2715">
          <w:rPr>
            <w:szCs w:val="24"/>
            <w:highlight w:val="yellow"/>
          </w:rPr>
          <w:t>양도하여</w:t>
        </w:r>
        <w:r w:rsidR="009E2715" w:rsidRPr="009E2715">
          <w:rPr>
            <w:szCs w:val="24"/>
            <w:highlight w:val="yellow"/>
          </w:rPr>
          <w:t xml:space="preserve"> </w:t>
        </w:r>
        <w:r w:rsidR="009E2715" w:rsidRPr="009E2715">
          <w:rPr>
            <w:szCs w:val="24"/>
            <w:highlight w:val="yellow"/>
          </w:rPr>
          <w:t>주주</w:t>
        </w:r>
        <w:r w:rsidR="009E2715" w:rsidRPr="009E2715">
          <w:rPr>
            <w:szCs w:val="24"/>
            <w:highlight w:val="yellow"/>
          </w:rPr>
          <w:t xml:space="preserve"> </w:t>
        </w:r>
        <w:r w:rsidR="009E2715" w:rsidRPr="009E2715">
          <w:rPr>
            <w:szCs w:val="24"/>
            <w:highlight w:val="yellow"/>
          </w:rPr>
          <w:t>지위를</w:t>
        </w:r>
        <w:r w:rsidR="009E2715" w:rsidRPr="009E2715">
          <w:rPr>
            <w:szCs w:val="24"/>
            <w:highlight w:val="yellow"/>
          </w:rPr>
          <w:t xml:space="preserve"> </w:t>
        </w:r>
        <w:r w:rsidR="009E2715" w:rsidRPr="009E2715">
          <w:rPr>
            <w:szCs w:val="24"/>
            <w:highlight w:val="yellow"/>
          </w:rPr>
          <w:t>상실한</w:t>
        </w:r>
        <w:r w:rsidR="009E2715" w:rsidRPr="009E2715">
          <w:rPr>
            <w:szCs w:val="24"/>
            <w:highlight w:val="yellow"/>
          </w:rPr>
          <w:t xml:space="preserve"> </w:t>
        </w:r>
        <w:r w:rsidR="009E2715" w:rsidRPr="009E2715">
          <w:rPr>
            <w:szCs w:val="24"/>
            <w:highlight w:val="yellow"/>
          </w:rPr>
          <w:t>이후에도</w:t>
        </w:r>
        <w:r w:rsidR="009E2715" w:rsidRPr="009E2715">
          <w:rPr>
            <w:szCs w:val="24"/>
            <w:highlight w:val="yellow"/>
          </w:rPr>
          <w:t xml:space="preserve"> </w:t>
        </w:r>
        <w:r w:rsidR="009E2715" w:rsidRPr="009E2715">
          <w:rPr>
            <w:szCs w:val="24"/>
            <w:highlight w:val="yellow"/>
          </w:rPr>
          <w:t>일률적으로</w:t>
        </w:r>
        <w:r w:rsidR="009E2715" w:rsidRPr="009E2715">
          <w:rPr>
            <w:szCs w:val="24"/>
            <w:highlight w:val="yellow"/>
          </w:rPr>
          <w:t xml:space="preserve"> </w:t>
        </w:r>
        <w:r w:rsidR="009E2715" w:rsidRPr="009E2715">
          <w:rPr>
            <w:szCs w:val="24"/>
            <w:highlight w:val="yellow"/>
          </w:rPr>
          <w:t>존속시키는</w:t>
        </w:r>
        <w:r w:rsidR="009E2715" w:rsidRPr="009E2715">
          <w:rPr>
            <w:szCs w:val="24"/>
            <w:highlight w:val="yellow"/>
          </w:rPr>
          <w:t xml:space="preserve"> </w:t>
        </w:r>
        <w:r w:rsidR="009E2715" w:rsidRPr="009E2715">
          <w:rPr>
            <w:szCs w:val="24"/>
            <w:highlight w:val="yellow"/>
          </w:rPr>
          <w:t>것은</w:t>
        </w:r>
        <w:r w:rsidR="009E2715" w:rsidRPr="009E2715">
          <w:rPr>
            <w:szCs w:val="24"/>
            <w:highlight w:val="yellow"/>
          </w:rPr>
          <w:t xml:space="preserve"> </w:t>
        </w:r>
        <w:r w:rsidR="009E2715" w:rsidRPr="009E2715">
          <w:rPr>
            <w:szCs w:val="24"/>
            <w:highlight w:val="yellow"/>
          </w:rPr>
          <w:t>적절하지</w:t>
        </w:r>
        <w:r w:rsidR="009E2715" w:rsidRPr="009E2715">
          <w:rPr>
            <w:szCs w:val="24"/>
            <w:highlight w:val="yellow"/>
          </w:rPr>
          <w:t xml:space="preserve"> </w:t>
        </w:r>
        <w:r w:rsidR="009E2715" w:rsidRPr="009E2715">
          <w:rPr>
            <w:szCs w:val="24"/>
            <w:highlight w:val="yellow"/>
          </w:rPr>
          <w:t>않아</w:t>
        </w:r>
        <w:r w:rsidR="009E2715" w:rsidRPr="009E2715">
          <w:rPr>
            <w:szCs w:val="24"/>
            <w:highlight w:val="yellow"/>
          </w:rPr>
          <w:t xml:space="preserve"> </w:t>
        </w:r>
        <w:r w:rsidR="009E2715" w:rsidRPr="009E2715">
          <w:rPr>
            <w:szCs w:val="24"/>
            <w:highlight w:val="yellow"/>
          </w:rPr>
          <w:t>보입니다</w:t>
        </w:r>
        <w:r w:rsidR="009E2715" w:rsidRPr="009E2715">
          <w:rPr>
            <w:szCs w:val="24"/>
            <w:highlight w:val="yellow"/>
          </w:rPr>
          <w:t xml:space="preserve">. </w:t>
        </w:r>
        <w:r w:rsidR="009E2715" w:rsidRPr="009E2715">
          <w:rPr>
            <w:szCs w:val="24"/>
            <w:highlight w:val="yellow"/>
          </w:rPr>
          <w:t>또한</w:t>
        </w:r>
        <w:r w:rsidR="009E2715" w:rsidRPr="009E2715">
          <w:rPr>
            <w:szCs w:val="24"/>
            <w:highlight w:val="yellow"/>
          </w:rPr>
          <w:t xml:space="preserve"> </w:t>
        </w:r>
        <w:r w:rsidR="009E2715" w:rsidRPr="009E2715">
          <w:rPr>
            <w:szCs w:val="24"/>
            <w:highlight w:val="yellow"/>
          </w:rPr>
          <w:t>제</w:t>
        </w:r>
        <w:r w:rsidR="009E2715" w:rsidRPr="009E2715">
          <w:rPr>
            <w:szCs w:val="24"/>
            <w:highlight w:val="yellow"/>
          </w:rPr>
          <w:t>3</w:t>
        </w:r>
        <w:r w:rsidR="009E2715" w:rsidRPr="009E2715">
          <w:rPr>
            <w:szCs w:val="24"/>
            <w:highlight w:val="yellow"/>
          </w:rPr>
          <w:t>종</w:t>
        </w:r>
        <w:r w:rsidR="009E2715" w:rsidRPr="009E2715">
          <w:rPr>
            <w:szCs w:val="24"/>
            <w:highlight w:val="yellow"/>
          </w:rPr>
          <w:t xml:space="preserve"> </w:t>
        </w:r>
        <w:r w:rsidR="009E2715" w:rsidRPr="009E2715">
          <w:rPr>
            <w:szCs w:val="24"/>
            <w:highlight w:val="yellow"/>
          </w:rPr>
          <w:t>종류주식이</w:t>
        </w:r>
        <w:r w:rsidR="009E2715" w:rsidRPr="009E2715">
          <w:rPr>
            <w:szCs w:val="24"/>
            <w:highlight w:val="yellow"/>
          </w:rPr>
          <w:t xml:space="preserve"> </w:t>
        </w:r>
        <w:r w:rsidR="009E2715" w:rsidRPr="009E2715">
          <w:rPr>
            <w:szCs w:val="24"/>
            <w:highlight w:val="yellow"/>
          </w:rPr>
          <w:t>존속하고</w:t>
        </w:r>
        <w:r w:rsidR="009E2715" w:rsidRPr="009E2715">
          <w:rPr>
            <w:szCs w:val="24"/>
            <w:highlight w:val="yellow"/>
          </w:rPr>
          <w:t xml:space="preserve"> </w:t>
        </w:r>
        <w:r w:rsidR="009E2715" w:rsidRPr="009E2715">
          <w:rPr>
            <w:szCs w:val="24"/>
            <w:highlight w:val="yellow"/>
          </w:rPr>
          <w:t>해당</w:t>
        </w:r>
        <w:r w:rsidR="009E2715" w:rsidRPr="009E2715">
          <w:rPr>
            <w:szCs w:val="24"/>
            <w:highlight w:val="yellow"/>
          </w:rPr>
          <w:t xml:space="preserve"> </w:t>
        </w:r>
        <w:r w:rsidR="009E2715" w:rsidRPr="009E2715">
          <w:rPr>
            <w:szCs w:val="24"/>
            <w:highlight w:val="yellow"/>
          </w:rPr>
          <w:t>주주가</w:t>
        </w:r>
        <w:r w:rsidR="009E2715" w:rsidRPr="009E2715">
          <w:rPr>
            <w:szCs w:val="24"/>
            <w:highlight w:val="yellow"/>
          </w:rPr>
          <w:t xml:space="preserve"> </w:t>
        </w:r>
        <w:r w:rsidR="009E2715" w:rsidRPr="009E2715">
          <w:rPr>
            <w:szCs w:val="24"/>
            <w:highlight w:val="yellow"/>
          </w:rPr>
          <w:t>본</w:t>
        </w:r>
        <w:r w:rsidR="009E2715" w:rsidRPr="009E2715">
          <w:rPr>
            <w:szCs w:val="24"/>
            <w:highlight w:val="yellow"/>
          </w:rPr>
          <w:t xml:space="preserve"> </w:t>
        </w:r>
        <w:r w:rsidR="009E2715" w:rsidRPr="009E2715">
          <w:rPr>
            <w:szCs w:val="24"/>
            <w:highlight w:val="yellow"/>
          </w:rPr>
          <w:t>계약의</w:t>
        </w:r>
        <w:r w:rsidR="009E2715" w:rsidRPr="009E2715">
          <w:rPr>
            <w:szCs w:val="24"/>
            <w:highlight w:val="yellow"/>
          </w:rPr>
          <w:t xml:space="preserve"> </w:t>
        </w:r>
        <w:r w:rsidR="009E2715" w:rsidRPr="009E2715">
          <w:rPr>
            <w:szCs w:val="24"/>
            <w:highlight w:val="yellow"/>
          </w:rPr>
          <w:t>당사자인</w:t>
        </w:r>
        <w:r w:rsidR="009E2715" w:rsidRPr="009E2715">
          <w:rPr>
            <w:szCs w:val="24"/>
            <w:highlight w:val="yellow"/>
          </w:rPr>
          <w:t xml:space="preserve"> </w:t>
        </w:r>
        <w:r w:rsidR="009E2715" w:rsidRPr="009E2715">
          <w:rPr>
            <w:szCs w:val="24"/>
            <w:highlight w:val="yellow"/>
          </w:rPr>
          <w:t>동안에는</w:t>
        </w:r>
        <w:r w:rsidR="009E2715" w:rsidRPr="009E2715">
          <w:rPr>
            <w:szCs w:val="24"/>
            <w:highlight w:val="yellow"/>
          </w:rPr>
          <w:t xml:space="preserve"> </w:t>
        </w:r>
        <w:r w:rsidR="009E2715" w:rsidRPr="009E2715">
          <w:rPr>
            <w:szCs w:val="24"/>
            <w:highlight w:val="yellow"/>
          </w:rPr>
          <w:t>본</w:t>
        </w:r>
        <w:r w:rsidR="009E2715" w:rsidRPr="009E2715">
          <w:rPr>
            <w:szCs w:val="24"/>
            <w:highlight w:val="yellow"/>
          </w:rPr>
          <w:t xml:space="preserve"> </w:t>
        </w:r>
        <w:r w:rsidR="009E2715" w:rsidRPr="009E2715">
          <w:rPr>
            <w:szCs w:val="24"/>
            <w:highlight w:val="yellow"/>
          </w:rPr>
          <w:t>계약</w:t>
        </w:r>
        <w:r w:rsidR="009E2715" w:rsidRPr="009E2715">
          <w:rPr>
            <w:szCs w:val="24"/>
            <w:highlight w:val="yellow"/>
          </w:rPr>
          <w:t xml:space="preserve"> </w:t>
        </w:r>
        <w:r w:rsidR="009E2715" w:rsidRPr="009E2715">
          <w:rPr>
            <w:szCs w:val="24"/>
            <w:highlight w:val="yellow"/>
          </w:rPr>
          <w:t>및</w:t>
        </w:r>
        <w:r w:rsidR="009E2715" w:rsidRPr="009E2715">
          <w:rPr>
            <w:szCs w:val="24"/>
            <w:highlight w:val="yellow"/>
          </w:rPr>
          <w:t xml:space="preserve"> </w:t>
        </w:r>
        <w:r w:rsidR="009E2715" w:rsidRPr="009E2715">
          <w:rPr>
            <w:szCs w:val="24"/>
            <w:highlight w:val="yellow"/>
          </w:rPr>
          <w:t>제</w:t>
        </w:r>
        <w:r w:rsidR="009E2715" w:rsidRPr="009E2715">
          <w:rPr>
            <w:szCs w:val="24"/>
            <w:highlight w:val="yellow"/>
          </w:rPr>
          <w:t>5</w:t>
        </w:r>
        <w:r w:rsidR="009E2715" w:rsidRPr="009E2715">
          <w:rPr>
            <w:szCs w:val="24"/>
            <w:highlight w:val="yellow"/>
          </w:rPr>
          <w:t>조가</w:t>
        </w:r>
        <w:r w:rsidR="009E2715" w:rsidRPr="009E2715">
          <w:rPr>
            <w:szCs w:val="24"/>
            <w:highlight w:val="yellow"/>
          </w:rPr>
          <w:t xml:space="preserve"> </w:t>
        </w:r>
        <w:r w:rsidR="009E2715" w:rsidRPr="009E2715">
          <w:rPr>
            <w:szCs w:val="24"/>
            <w:highlight w:val="yellow"/>
          </w:rPr>
          <w:t>계속</w:t>
        </w:r>
        <w:r w:rsidR="009E2715" w:rsidRPr="009E2715">
          <w:rPr>
            <w:szCs w:val="24"/>
            <w:highlight w:val="yellow"/>
          </w:rPr>
          <w:t xml:space="preserve"> </w:t>
        </w:r>
        <w:r w:rsidR="009E2715" w:rsidRPr="009E2715">
          <w:rPr>
            <w:szCs w:val="24"/>
            <w:highlight w:val="yellow"/>
          </w:rPr>
          <w:t>적용되므로</w:t>
        </w:r>
        <w:r w:rsidR="009E2715" w:rsidRPr="009E2715">
          <w:rPr>
            <w:szCs w:val="24"/>
            <w:highlight w:val="yellow"/>
          </w:rPr>
          <w:t xml:space="preserve"> </w:t>
        </w:r>
        <w:r w:rsidR="009E2715" w:rsidRPr="009E2715">
          <w:rPr>
            <w:szCs w:val="24"/>
            <w:highlight w:val="yellow"/>
          </w:rPr>
          <w:t>별도의</w:t>
        </w:r>
        <w:r w:rsidR="009E2715" w:rsidRPr="009E2715">
          <w:rPr>
            <w:szCs w:val="24"/>
            <w:highlight w:val="yellow"/>
          </w:rPr>
          <w:t xml:space="preserve"> </w:t>
        </w:r>
        <w:r w:rsidR="009E2715" w:rsidRPr="009E2715">
          <w:rPr>
            <w:szCs w:val="24"/>
            <w:highlight w:val="yellow"/>
          </w:rPr>
          <w:t>존속규정을</w:t>
        </w:r>
        <w:r w:rsidR="009E2715" w:rsidRPr="009E2715">
          <w:rPr>
            <w:szCs w:val="24"/>
            <w:highlight w:val="yellow"/>
          </w:rPr>
          <w:t xml:space="preserve"> </w:t>
        </w:r>
        <w:r w:rsidR="009E2715" w:rsidRPr="009E2715">
          <w:rPr>
            <w:szCs w:val="24"/>
            <w:highlight w:val="yellow"/>
          </w:rPr>
          <w:t>둘</w:t>
        </w:r>
        <w:r w:rsidR="009E2715" w:rsidRPr="009E2715">
          <w:rPr>
            <w:szCs w:val="24"/>
            <w:highlight w:val="yellow"/>
          </w:rPr>
          <w:t xml:space="preserve"> </w:t>
        </w:r>
        <w:r w:rsidR="009E2715" w:rsidRPr="009E2715">
          <w:rPr>
            <w:szCs w:val="24"/>
            <w:highlight w:val="yellow"/>
          </w:rPr>
          <w:t>필요성도</w:t>
        </w:r>
        <w:r w:rsidR="009E2715" w:rsidRPr="009E2715">
          <w:rPr>
            <w:szCs w:val="24"/>
            <w:highlight w:val="yellow"/>
          </w:rPr>
          <w:t xml:space="preserve"> </w:t>
        </w:r>
        <w:r w:rsidR="009E2715" w:rsidRPr="009E2715">
          <w:rPr>
            <w:szCs w:val="24"/>
            <w:highlight w:val="yellow"/>
          </w:rPr>
          <w:t>크지</w:t>
        </w:r>
        <w:r w:rsidR="009E2715" w:rsidRPr="009E2715">
          <w:rPr>
            <w:szCs w:val="24"/>
            <w:highlight w:val="yellow"/>
          </w:rPr>
          <w:t xml:space="preserve"> </w:t>
        </w:r>
        <w:r w:rsidR="009E2715" w:rsidRPr="009E2715">
          <w:rPr>
            <w:szCs w:val="24"/>
            <w:highlight w:val="yellow"/>
          </w:rPr>
          <w:t>않은</w:t>
        </w:r>
        <w:r w:rsidR="009E2715" w:rsidRPr="009E2715">
          <w:rPr>
            <w:szCs w:val="24"/>
            <w:highlight w:val="yellow"/>
          </w:rPr>
          <w:t xml:space="preserve"> </w:t>
        </w:r>
        <w:r w:rsidR="009E2715" w:rsidRPr="009E2715">
          <w:rPr>
            <w:szCs w:val="24"/>
            <w:highlight w:val="yellow"/>
          </w:rPr>
          <w:t>것으로</w:t>
        </w:r>
        <w:r w:rsidR="009E2715" w:rsidRPr="009E2715">
          <w:rPr>
            <w:szCs w:val="24"/>
            <w:highlight w:val="yellow"/>
          </w:rPr>
          <w:t xml:space="preserve"> </w:t>
        </w:r>
        <w:r w:rsidR="009E2715" w:rsidRPr="009E2715">
          <w:rPr>
            <w:szCs w:val="24"/>
            <w:highlight w:val="yellow"/>
          </w:rPr>
          <w:t>판단되어</w:t>
        </w:r>
        <w:r w:rsidR="009E2715" w:rsidRPr="009E2715">
          <w:rPr>
            <w:szCs w:val="24"/>
            <w:highlight w:val="yellow"/>
          </w:rPr>
          <w:t xml:space="preserve"> </w:t>
        </w:r>
        <w:r w:rsidR="009E2715" w:rsidRPr="009E2715">
          <w:rPr>
            <w:szCs w:val="24"/>
            <w:highlight w:val="yellow"/>
          </w:rPr>
          <w:t>종전</w:t>
        </w:r>
        <w:r w:rsidR="009E2715" w:rsidRPr="009E2715">
          <w:rPr>
            <w:szCs w:val="24"/>
            <w:highlight w:val="yellow"/>
          </w:rPr>
          <w:t xml:space="preserve"> </w:t>
        </w:r>
        <w:r w:rsidR="009E2715" w:rsidRPr="009E2715">
          <w:rPr>
            <w:szCs w:val="24"/>
            <w:highlight w:val="yellow"/>
          </w:rPr>
          <w:t>문구를</w:t>
        </w:r>
        <w:r w:rsidR="009E2715" w:rsidRPr="009E2715">
          <w:rPr>
            <w:szCs w:val="24"/>
            <w:highlight w:val="yellow"/>
          </w:rPr>
          <w:t xml:space="preserve"> </w:t>
        </w:r>
        <w:r w:rsidR="009E2715" w:rsidRPr="009E2715">
          <w:rPr>
            <w:szCs w:val="24"/>
            <w:highlight w:val="yellow"/>
          </w:rPr>
          <w:t>유지하였습니다</w:t>
        </w:r>
        <w:r w:rsidR="009E2715" w:rsidRPr="009E2715">
          <w:rPr>
            <w:szCs w:val="24"/>
            <w:highlight w:val="yellow"/>
          </w:rPr>
          <w:t>.]</w:t>
        </w:r>
      </w:ins>
    </w:p>
    <w:p w14:paraId="3ECAECE8" w14:textId="77777777" w:rsidR="006A1450" w:rsidRPr="006A1450" w:rsidRDefault="006A1450" w:rsidP="006A1450"/>
    <w:p w14:paraId="05D8467B" w14:textId="77777777" w:rsidR="005C0AE3" w:rsidRDefault="00E5647E">
      <w:pPr>
        <w:pStyle w:val="1"/>
        <w:keepNext/>
        <w:tabs>
          <w:tab w:val="left" w:pos="851"/>
        </w:tabs>
        <w:spacing w:before="60" w:line="312" w:lineRule="auto"/>
        <w:ind w:left="0" w:firstLine="0"/>
        <w:rPr>
          <w:szCs w:val="24"/>
        </w:rPr>
      </w:pPr>
      <w:bookmarkStart w:id="444" w:name="_Toc508231522"/>
      <w:bookmarkStart w:id="445" w:name="_Toc36105823"/>
      <w:r>
        <w:rPr>
          <w:rFonts w:hint="eastAsia"/>
          <w:szCs w:val="24"/>
        </w:rPr>
        <w:t>계약의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효력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등</w:t>
      </w:r>
      <w:bookmarkEnd w:id="444"/>
      <w:bookmarkEnd w:id="445"/>
    </w:p>
    <w:p w14:paraId="55149D0C" w14:textId="4229080A" w:rsidR="005C0AE3" w:rsidRDefault="00E5647E">
      <w:pPr>
        <w:pStyle w:val="2"/>
        <w:spacing w:before="60" w:line="312" w:lineRule="auto"/>
        <w:ind w:left="851" w:hanging="851"/>
        <w:rPr>
          <w:szCs w:val="24"/>
        </w:rPr>
      </w:pPr>
      <w:bookmarkStart w:id="446" w:name="_Toc32522498"/>
      <w:bookmarkStart w:id="447" w:name="_Toc33026738"/>
      <w:bookmarkStart w:id="448" w:name="_Toc33703415"/>
      <w:bookmarkStart w:id="449" w:name="_Toc33740728"/>
      <w:bookmarkStart w:id="450" w:name="_Toc33816144"/>
      <w:bookmarkStart w:id="451" w:name="_Toc36053525"/>
      <w:bookmarkStart w:id="452" w:name="_Toc36105824"/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체결일로부터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전원이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대상회사의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주주가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아니게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날과</w:t>
      </w:r>
      <w:r>
        <w:rPr>
          <w:rFonts w:hint="eastAsia"/>
          <w:szCs w:val="24"/>
        </w:rPr>
        <w:t xml:space="preserve"> </w:t>
      </w:r>
      <w:r w:rsidR="006A1450">
        <w:rPr>
          <w:rFonts w:hint="eastAsia"/>
          <w:szCs w:val="24"/>
        </w:rPr>
        <w:t>대상회사의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청산등기일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중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먼저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도래하는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날까지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효력을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갖는다</w:t>
      </w:r>
      <w:r w:rsidR="006A1450">
        <w:rPr>
          <w:szCs w:val="24"/>
        </w:rPr>
        <w:t xml:space="preserve">. </w:t>
      </w:r>
      <w:r>
        <w:rPr>
          <w:rFonts w:hint="eastAsia"/>
          <w:szCs w:val="24"/>
        </w:rPr>
        <w:t>단</w:t>
      </w:r>
      <w:r>
        <w:rPr>
          <w:rFonts w:hint="eastAsia"/>
          <w:szCs w:val="24"/>
        </w:rPr>
        <w:t>,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어느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계약에서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허용하는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바에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따라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보유하는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대상회사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주식을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전부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매각하여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대상회사의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주주가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아니게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경우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해당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대상회사의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주주가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아니게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날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당사자에서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탈퇴한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것으로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간주되고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적용되지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아니한다</w:t>
      </w:r>
      <w:r>
        <w:rPr>
          <w:rFonts w:hint="eastAsia"/>
          <w:szCs w:val="24"/>
        </w:rPr>
        <w:t>.</w:t>
      </w:r>
      <w:bookmarkEnd w:id="446"/>
      <w:bookmarkEnd w:id="447"/>
      <w:bookmarkEnd w:id="448"/>
      <w:bookmarkEnd w:id="449"/>
      <w:bookmarkEnd w:id="450"/>
      <w:bookmarkEnd w:id="451"/>
      <w:bookmarkEnd w:id="452"/>
    </w:p>
    <w:p w14:paraId="444E2742" w14:textId="57FA5CDA" w:rsidR="005C0AE3" w:rsidRDefault="00E5647E">
      <w:pPr>
        <w:pStyle w:val="2"/>
        <w:spacing w:before="60" w:line="312" w:lineRule="auto"/>
        <w:ind w:left="851" w:hanging="851"/>
      </w:pPr>
      <w:bookmarkStart w:id="453" w:name="_Toc36105825"/>
      <w:bookmarkStart w:id="454" w:name="_Toc32522501"/>
      <w:bookmarkStart w:id="455" w:name="_Toc33026741"/>
      <w:bookmarkStart w:id="456" w:name="_Toc33703418"/>
      <w:bookmarkStart w:id="457" w:name="_Toc33740731"/>
      <w:bookmarkStart w:id="458" w:name="_Toc33816147"/>
      <w:bookmarkStart w:id="459" w:name="_Toc36053528"/>
      <w:bookmarkStart w:id="460" w:name="_Toc36105827"/>
      <w:bookmarkEnd w:id="453"/>
      <w:r>
        <w:rPr>
          <w:rFonts w:hint="eastAsia"/>
        </w:rPr>
        <w:t>만약</w:t>
      </w:r>
      <w:r>
        <w:rPr>
          <w:rFonts w:hint="eastAsia"/>
        </w:rPr>
        <w:t xml:space="preserve"> </w:t>
      </w:r>
      <w:r>
        <w:rPr>
          <w:rFonts w:hint="eastAsia"/>
        </w:rPr>
        <w:t>본건</w:t>
      </w:r>
      <w:r>
        <w:rPr>
          <w:rFonts w:hint="eastAsia"/>
        </w:rPr>
        <w:t xml:space="preserve"> </w:t>
      </w:r>
      <w:r>
        <w:rPr>
          <w:rFonts w:hint="eastAsia"/>
        </w:rPr>
        <w:t>매매계약이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>2</w:t>
      </w:r>
      <w:r w:rsidR="00752C01">
        <w:rPr>
          <w:rFonts w:hint="eastAsia"/>
        </w:rPr>
        <w:t>.1</w:t>
      </w:r>
      <w:r>
        <w:rPr>
          <w:rFonts w:hint="eastAsia"/>
        </w:rPr>
        <w:t>조에</w:t>
      </w:r>
      <w:r>
        <w:rPr>
          <w:rFonts w:hint="eastAsia"/>
        </w:rPr>
        <w:t xml:space="preserve"> </w:t>
      </w:r>
      <w:r>
        <w:rPr>
          <w:rFonts w:hint="eastAsia"/>
        </w:rPr>
        <w:t>따른</w:t>
      </w:r>
      <w:r>
        <w:rPr>
          <w:rFonts w:hint="eastAsia"/>
        </w:rPr>
        <w:t xml:space="preserve"> </w:t>
      </w:r>
      <w:r>
        <w:rPr>
          <w:rFonts w:hint="eastAsia"/>
          <w:szCs w:val="24"/>
        </w:rPr>
        <w:t>주주</w:t>
      </w:r>
      <w:r>
        <w:rPr>
          <w:rFonts w:hint="eastAsia"/>
          <w:szCs w:val="24"/>
        </w:rPr>
        <w:t xml:space="preserve"> </w:t>
      </w:r>
      <w:r>
        <w:rPr>
          <w:rFonts w:hint="eastAsia"/>
        </w:rPr>
        <w:t>당사자</w:t>
      </w:r>
      <w:r>
        <w:rPr>
          <w:rFonts w:hint="eastAsia"/>
        </w:rPr>
        <w:t>(</w:t>
      </w:r>
      <w:r>
        <w:rPr>
          <w:rFonts w:hint="eastAsia"/>
        </w:rPr>
        <w:t>들</w:t>
      </w:r>
      <w:r>
        <w:rPr>
          <w:rFonts w:hint="eastAsia"/>
        </w:rPr>
        <w:t>)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대상회사</w:t>
      </w:r>
      <w:r>
        <w:rPr>
          <w:rFonts w:hint="eastAsia"/>
        </w:rPr>
        <w:t xml:space="preserve"> </w:t>
      </w:r>
      <w:r>
        <w:rPr>
          <w:rFonts w:hint="eastAsia"/>
        </w:rPr>
        <w:t>주식</w:t>
      </w:r>
      <w:r>
        <w:rPr>
          <w:rFonts w:hint="eastAsia"/>
        </w:rPr>
        <w:t xml:space="preserve"> </w:t>
      </w:r>
      <w:r>
        <w:rPr>
          <w:rFonts w:hint="eastAsia"/>
        </w:rPr>
        <w:t>인수</w:t>
      </w:r>
      <w:r>
        <w:rPr>
          <w:rFonts w:hint="eastAsia"/>
        </w:rPr>
        <w:t xml:space="preserve"> </w:t>
      </w:r>
      <w:r>
        <w:rPr>
          <w:rFonts w:hint="eastAsia"/>
        </w:rPr>
        <w:t>이전에</w:t>
      </w:r>
      <w:r>
        <w:rPr>
          <w:rFonts w:hint="eastAsia"/>
        </w:rPr>
        <w:t xml:space="preserve"> </w:t>
      </w:r>
      <w:r>
        <w:rPr>
          <w:rFonts w:hint="eastAsia"/>
        </w:rPr>
        <w:t>해제</w:t>
      </w:r>
      <w:r>
        <w:rPr>
          <w:rFonts w:hint="eastAsia"/>
        </w:rPr>
        <w:t xml:space="preserve"> </w:t>
      </w:r>
      <w:r>
        <w:rPr>
          <w:rFonts w:hint="eastAsia"/>
        </w:rPr>
        <w:t>기타</w:t>
      </w:r>
      <w:r>
        <w:rPr>
          <w:rFonts w:hint="eastAsia"/>
        </w:rPr>
        <w:t xml:space="preserve"> </w:t>
      </w:r>
      <w:r>
        <w:rPr>
          <w:rFonts w:hint="eastAsia"/>
        </w:rPr>
        <w:t>사유로</w:t>
      </w:r>
      <w:r>
        <w:rPr>
          <w:rFonts w:hint="eastAsia"/>
        </w:rPr>
        <w:t xml:space="preserve"> </w:t>
      </w:r>
      <w:r>
        <w:rPr>
          <w:rFonts w:hint="eastAsia"/>
        </w:rPr>
        <w:t>종료되는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계약은</w:t>
      </w:r>
      <w:r>
        <w:rPr>
          <w:rFonts w:hint="eastAsia"/>
        </w:rPr>
        <w:t xml:space="preserve"> </w:t>
      </w:r>
      <w:r>
        <w:rPr>
          <w:rFonts w:hint="eastAsia"/>
        </w:rPr>
        <w:t>즉시</w:t>
      </w:r>
      <w:r>
        <w:rPr>
          <w:rFonts w:hint="eastAsia"/>
        </w:rPr>
        <w:t xml:space="preserve"> </w:t>
      </w:r>
      <w:r>
        <w:rPr>
          <w:rFonts w:hint="eastAsia"/>
        </w:rPr>
        <w:t>효력이</w:t>
      </w:r>
      <w:r>
        <w:rPr>
          <w:rFonts w:hint="eastAsia"/>
        </w:rPr>
        <w:t xml:space="preserve"> </w:t>
      </w:r>
      <w:r>
        <w:rPr>
          <w:rFonts w:hint="eastAsia"/>
        </w:rPr>
        <w:t>종료되고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본건</w:t>
      </w:r>
      <w:r>
        <w:rPr>
          <w:rFonts w:hint="eastAsia"/>
        </w:rPr>
        <w:t xml:space="preserve"> </w:t>
      </w:r>
      <w:r>
        <w:rPr>
          <w:rFonts w:hint="eastAsia"/>
        </w:rPr>
        <w:t>매매계약이</w:t>
      </w:r>
      <w:r>
        <w:rPr>
          <w:rFonts w:hint="eastAsia"/>
        </w:rPr>
        <w:t xml:space="preserve"> </w:t>
      </w:r>
      <w:r>
        <w:rPr>
          <w:rFonts w:hint="eastAsia"/>
        </w:rPr>
        <w:t>당사자들의</w:t>
      </w:r>
      <w:r>
        <w:rPr>
          <w:rFonts w:hint="eastAsia"/>
        </w:rPr>
        <w:t xml:space="preserve"> </w:t>
      </w:r>
      <w:r>
        <w:rPr>
          <w:rFonts w:hint="eastAsia"/>
        </w:rPr>
        <w:t>대상회사</w:t>
      </w:r>
      <w:r>
        <w:rPr>
          <w:rFonts w:hint="eastAsia"/>
        </w:rPr>
        <w:t xml:space="preserve"> </w:t>
      </w:r>
      <w:r>
        <w:rPr>
          <w:rFonts w:hint="eastAsia"/>
        </w:rPr>
        <w:t>주식</w:t>
      </w:r>
      <w:r>
        <w:rPr>
          <w:rFonts w:hint="eastAsia"/>
        </w:rPr>
        <w:t xml:space="preserve"> </w:t>
      </w:r>
      <w:r>
        <w:rPr>
          <w:rFonts w:hint="eastAsia"/>
        </w:rPr>
        <w:t>인수</w:t>
      </w:r>
      <w:r>
        <w:rPr>
          <w:rFonts w:hint="eastAsia"/>
        </w:rPr>
        <w:t xml:space="preserve"> </w:t>
      </w:r>
      <w:r>
        <w:rPr>
          <w:rFonts w:hint="eastAsia"/>
        </w:rPr>
        <w:t>이후에</w:t>
      </w:r>
      <w:r>
        <w:rPr>
          <w:rFonts w:hint="eastAsia"/>
        </w:rPr>
        <w:t xml:space="preserve"> </w:t>
      </w:r>
      <w:r>
        <w:rPr>
          <w:rFonts w:hint="eastAsia"/>
        </w:rPr>
        <w:t>해제</w:t>
      </w:r>
      <w:r>
        <w:rPr>
          <w:rFonts w:hint="eastAsia"/>
        </w:rPr>
        <w:t xml:space="preserve"> </w:t>
      </w:r>
      <w:r>
        <w:rPr>
          <w:rFonts w:hint="eastAsia"/>
        </w:rPr>
        <w:t>기타</w:t>
      </w:r>
      <w:r>
        <w:rPr>
          <w:rFonts w:hint="eastAsia"/>
        </w:rPr>
        <w:t xml:space="preserve"> </w:t>
      </w:r>
      <w:r>
        <w:rPr>
          <w:rFonts w:hint="eastAsia"/>
        </w:rPr>
        <w:t>사유로</w:t>
      </w:r>
      <w:r>
        <w:rPr>
          <w:rFonts w:hint="eastAsia"/>
        </w:rPr>
        <w:t xml:space="preserve"> </w:t>
      </w:r>
      <w:r>
        <w:rPr>
          <w:rFonts w:hint="eastAsia"/>
        </w:rPr>
        <w:t>종료되는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rPr>
          <w:rFonts w:hint="eastAsia"/>
        </w:rPr>
        <w:t>당사자들은</w:t>
      </w:r>
      <w:r>
        <w:rPr>
          <w:rFonts w:hint="eastAsia"/>
        </w:rPr>
        <w:t xml:space="preserve"> </w:t>
      </w:r>
      <w:r>
        <w:rPr>
          <w:rFonts w:hint="eastAsia"/>
        </w:rPr>
        <w:t>즉시</w:t>
      </w:r>
      <w:r>
        <w:rPr>
          <w:rFonts w:hint="eastAsia"/>
        </w:rPr>
        <w:t xml:space="preserve"> </w:t>
      </w:r>
      <w:r>
        <w:rPr>
          <w:rFonts w:hint="eastAsia"/>
        </w:rPr>
        <w:t>대상회사의</w:t>
      </w:r>
      <w:r>
        <w:rPr>
          <w:rFonts w:hint="eastAsia"/>
        </w:rPr>
        <w:t xml:space="preserve"> </w:t>
      </w:r>
      <w:r>
        <w:rPr>
          <w:rFonts w:hint="eastAsia"/>
        </w:rPr>
        <w:t>해산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청산</w:t>
      </w:r>
      <w:r>
        <w:rPr>
          <w:rFonts w:hint="eastAsia"/>
        </w:rPr>
        <w:t xml:space="preserve"> </w:t>
      </w:r>
      <w:r>
        <w:rPr>
          <w:rFonts w:hint="eastAsia"/>
        </w:rPr>
        <w:t>절차를</w:t>
      </w:r>
      <w:r>
        <w:rPr>
          <w:rFonts w:hint="eastAsia"/>
        </w:rPr>
        <w:t xml:space="preserve"> </w:t>
      </w:r>
      <w:r>
        <w:rPr>
          <w:rFonts w:hint="eastAsia"/>
        </w:rPr>
        <w:t>진행하기로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  <w:bookmarkEnd w:id="454"/>
      <w:bookmarkEnd w:id="455"/>
      <w:bookmarkEnd w:id="456"/>
      <w:bookmarkEnd w:id="457"/>
      <w:bookmarkEnd w:id="458"/>
      <w:bookmarkEnd w:id="459"/>
      <w:bookmarkEnd w:id="460"/>
    </w:p>
    <w:p w14:paraId="0544F748" w14:textId="77777777" w:rsidR="005C0AE3" w:rsidRDefault="005C0AE3"/>
    <w:p w14:paraId="41CF32A3" w14:textId="77777777" w:rsidR="005C0AE3" w:rsidRDefault="00E5647E">
      <w:pPr>
        <w:pStyle w:val="1"/>
        <w:keepNext/>
        <w:tabs>
          <w:tab w:val="left" w:pos="851"/>
        </w:tabs>
        <w:spacing w:before="60" w:line="312" w:lineRule="auto"/>
        <w:ind w:left="0" w:firstLine="0"/>
        <w:rPr>
          <w:szCs w:val="24"/>
        </w:rPr>
      </w:pPr>
      <w:bookmarkStart w:id="461" w:name="_Toc278568695"/>
      <w:bookmarkStart w:id="462" w:name="_Toc279104758"/>
      <w:bookmarkStart w:id="463" w:name="_Toc284827060"/>
      <w:bookmarkStart w:id="464" w:name="_Toc323492823"/>
      <w:bookmarkStart w:id="465" w:name="_Toc508231525"/>
      <w:bookmarkStart w:id="466" w:name="_Toc36105829"/>
      <w:r>
        <w:rPr>
          <w:rFonts w:hint="eastAsia"/>
          <w:szCs w:val="24"/>
        </w:rPr>
        <w:t>손해</w:t>
      </w:r>
      <w:r>
        <w:rPr>
          <w:szCs w:val="24"/>
        </w:rPr>
        <w:t>배상</w:t>
      </w:r>
      <w:bookmarkEnd w:id="461"/>
      <w:bookmarkEnd w:id="462"/>
      <w:bookmarkEnd w:id="463"/>
      <w:bookmarkEnd w:id="464"/>
      <w:bookmarkEnd w:id="465"/>
      <w:bookmarkEnd w:id="466"/>
    </w:p>
    <w:p w14:paraId="44D67ADF" w14:textId="56332D22" w:rsidR="005C0AE3" w:rsidRPr="0049108F" w:rsidRDefault="00E5647E" w:rsidP="0049108F">
      <w:pPr>
        <w:spacing w:before="60" w:line="312" w:lineRule="auto"/>
        <w:ind w:leftChars="354" w:left="850"/>
        <w:rPr>
          <w:szCs w:val="24"/>
          <w:lang w:val="ko-KR"/>
        </w:rPr>
      </w:pPr>
      <w:bookmarkStart w:id="467" w:name="_Toc36053531"/>
      <w:bookmarkStart w:id="468" w:name="_Toc33703421"/>
      <w:bookmarkStart w:id="469" w:name="_Toc33740734"/>
      <w:bookmarkStart w:id="470" w:name="_Toc36105830"/>
      <w:bookmarkStart w:id="471" w:name="_Toc32522503"/>
      <w:bookmarkStart w:id="472" w:name="_Toc33026743"/>
      <w:bookmarkStart w:id="473" w:name="_Toc278568701"/>
      <w:bookmarkStart w:id="474" w:name="_Toc279104764"/>
      <w:bookmarkStart w:id="475" w:name="_Toc284827065"/>
      <w:bookmarkStart w:id="476" w:name="_Toc323492838"/>
      <w:r w:rsidRPr="0049108F">
        <w:rPr>
          <w:rFonts w:hint="eastAsia"/>
          <w:szCs w:val="24"/>
          <w:lang w:val="ko-KR"/>
        </w:rPr>
        <w:t>본</w:t>
      </w:r>
      <w:r w:rsidRPr="0049108F">
        <w:rPr>
          <w:rFonts w:hint="eastAsia"/>
          <w:szCs w:val="24"/>
          <w:lang w:val="ko-KR"/>
        </w:rPr>
        <w:t xml:space="preserve"> </w:t>
      </w:r>
      <w:r w:rsidRPr="0049108F">
        <w:rPr>
          <w:rFonts w:hint="eastAsia"/>
          <w:szCs w:val="24"/>
          <w:lang w:val="ko-KR"/>
        </w:rPr>
        <w:t>계약상</w:t>
      </w:r>
      <w:r w:rsidRPr="0049108F">
        <w:rPr>
          <w:rFonts w:hint="eastAsia"/>
          <w:szCs w:val="24"/>
          <w:lang w:val="ko-KR"/>
        </w:rPr>
        <w:t xml:space="preserve"> </w:t>
      </w:r>
      <w:r w:rsidRPr="0049108F">
        <w:rPr>
          <w:rFonts w:hint="eastAsia"/>
          <w:szCs w:val="24"/>
          <w:lang w:val="ko-KR"/>
        </w:rPr>
        <w:t>의무를</w:t>
      </w:r>
      <w:r w:rsidRPr="0049108F">
        <w:rPr>
          <w:rFonts w:hint="eastAsia"/>
          <w:szCs w:val="24"/>
          <w:lang w:val="ko-KR"/>
        </w:rPr>
        <w:t xml:space="preserve"> </w:t>
      </w:r>
      <w:r w:rsidRPr="0049108F">
        <w:rPr>
          <w:rFonts w:hint="eastAsia"/>
          <w:szCs w:val="24"/>
          <w:lang w:val="ko-KR"/>
        </w:rPr>
        <w:t>위반한</w:t>
      </w:r>
      <w:r w:rsidRPr="0049108F">
        <w:rPr>
          <w:rFonts w:hint="eastAsia"/>
          <w:szCs w:val="24"/>
          <w:lang w:val="ko-KR"/>
        </w:rPr>
        <w:t xml:space="preserve"> </w:t>
      </w:r>
      <w:r w:rsidRPr="0049108F">
        <w:rPr>
          <w:rFonts w:hint="eastAsia"/>
          <w:szCs w:val="24"/>
          <w:lang w:val="ko-KR"/>
        </w:rPr>
        <w:t>당사자는</w:t>
      </w:r>
      <w:r w:rsidR="00232BA2">
        <w:rPr>
          <w:rFonts w:hint="eastAsia"/>
          <w:szCs w:val="24"/>
          <w:lang w:val="ko-KR"/>
        </w:rPr>
        <w:t xml:space="preserve"> </w:t>
      </w:r>
      <w:r w:rsidR="00232BA2">
        <w:rPr>
          <w:rFonts w:hint="eastAsia"/>
          <w:szCs w:val="24"/>
          <w:lang w:val="ko-KR"/>
        </w:rPr>
        <w:t>그</w:t>
      </w:r>
      <w:r w:rsidR="00232BA2">
        <w:rPr>
          <w:rFonts w:hint="eastAsia"/>
          <w:szCs w:val="24"/>
          <w:lang w:val="ko-KR"/>
        </w:rPr>
        <w:t xml:space="preserve"> </w:t>
      </w:r>
      <w:r w:rsidR="00232BA2">
        <w:rPr>
          <w:rFonts w:hint="eastAsia"/>
          <w:szCs w:val="24"/>
          <w:lang w:val="ko-KR"/>
        </w:rPr>
        <w:t>위반으로</w:t>
      </w:r>
      <w:r w:rsidR="00232BA2">
        <w:rPr>
          <w:rFonts w:hint="eastAsia"/>
          <w:szCs w:val="24"/>
          <w:lang w:val="ko-KR"/>
        </w:rPr>
        <w:t xml:space="preserve"> </w:t>
      </w:r>
      <w:r w:rsidR="00232BA2">
        <w:rPr>
          <w:rFonts w:hint="eastAsia"/>
          <w:szCs w:val="24"/>
          <w:lang w:val="ko-KR"/>
        </w:rPr>
        <w:t>인하여</w:t>
      </w:r>
      <w:r w:rsidRPr="0049108F">
        <w:rPr>
          <w:rFonts w:hint="eastAsia"/>
          <w:szCs w:val="24"/>
          <w:lang w:val="ko-KR"/>
        </w:rPr>
        <w:t xml:space="preserve"> </w:t>
      </w:r>
      <w:r w:rsidRPr="0049108F">
        <w:rPr>
          <w:rFonts w:hint="eastAsia"/>
          <w:szCs w:val="24"/>
          <w:lang w:val="ko-KR"/>
        </w:rPr>
        <w:t>다른</w:t>
      </w:r>
      <w:r w:rsidRPr="0049108F">
        <w:rPr>
          <w:rFonts w:hint="eastAsia"/>
          <w:szCs w:val="24"/>
          <w:lang w:val="ko-KR"/>
        </w:rPr>
        <w:t xml:space="preserve"> </w:t>
      </w:r>
      <w:r w:rsidRPr="0049108F">
        <w:rPr>
          <w:rFonts w:hint="eastAsia"/>
          <w:szCs w:val="24"/>
          <w:lang w:val="ko-KR"/>
        </w:rPr>
        <w:t>당사자들이</w:t>
      </w:r>
      <w:r w:rsidRPr="0049108F">
        <w:rPr>
          <w:rFonts w:hint="eastAsia"/>
          <w:szCs w:val="24"/>
          <w:lang w:val="ko-KR"/>
        </w:rPr>
        <w:t xml:space="preserve"> </w:t>
      </w:r>
      <w:r w:rsidRPr="0049108F">
        <w:rPr>
          <w:rFonts w:hint="eastAsia"/>
          <w:szCs w:val="24"/>
          <w:lang w:val="ko-KR"/>
        </w:rPr>
        <w:t>입은</w:t>
      </w:r>
      <w:r w:rsidRPr="0049108F">
        <w:rPr>
          <w:rFonts w:hint="eastAsia"/>
          <w:szCs w:val="24"/>
          <w:lang w:val="ko-KR"/>
        </w:rPr>
        <w:t xml:space="preserve"> </w:t>
      </w:r>
      <w:r w:rsidRPr="0049108F">
        <w:rPr>
          <w:rFonts w:hint="eastAsia"/>
          <w:szCs w:val="24"/>
          <w:lang w:val="ko-KR"/>
        </w:rPr>
        <w:t>손해를</w:t>
      </w:r>
      <w:r w:rsidRPr="0049108F">
        <w:rPr>
          <w:rFonts w:hint="eastAsia"/>
          <w:szCs w:val="24"/>
          <w:lang w:val="ko-KR"/>
        </w:rPr>
        <w:t xml:space="preserve"> </w:t>
      </w:r>
      <w:r w:rsidRPr="0049108F">
        <w:rPr>
          <w:rFonts w:hint="eastAsia"/>
          <w:szCs w:val="24"/>
          <w:lang w:val="ko-KR"/>
        </w:rPr>
        <w:t>배상하여야</w:t>
      </w:r>
      <w:r w:rsidRPr="0049108F">
        <w:rPr>
          <w:rFonts w:hint="eastAsia"/>
          <w:szCs w:val="24"/>
          <w:lang w:val="ko-KR"/>
        </w:rPr>
        <w:t xml:space="preserve"> </w:t>
      </w:r>
      <w:r w:rsidRPr="0049108F">
        <w:rPr>
          <w:rFonts w:hint="eastAsia"/>
          <w:szCs w:val="24"/>
          <w:lang w:val="ko-KR"/>
        </w:rPr>
        <w:t>한다</w:t>
      </w:r>
      <w:r w:rsidRPr="0049108F">
        <w:rPr>
          <w:rFonts w:hint="eastAsia"/>
          <w:szCs w:val="24"/>
          <w:lang w:val="ko-KR"/>
        </w:rPr>
        <w:t>.</w:t>
      </w:r>
      <w:bookmarkEnd w:id="467"/>
      <w:r w:rsidRPr="0049108F">
        <w:rPr>
          <w:rFonts w:hint="eastAsia"/>
          <w:szCs w:val="24"/>
          <w:lang w:val="ko-KR"/>
        </w:rPr>
        <w:t xml:space="preserve"> </w:t>
      </w:r>
      <w:bookmarkEnd w:id="468"/>
      <w:bookmarkEnd w:id="469"/>
      <w:bookmarkEnd w:id="470"/>
    </w:p>
    <w:p w14:paraId="77E15FE6" w14:textId="77777777" w:rsidR="006A1450" w:rsidRPr="006A1450" w:rsidRDefault="006A1450" w:rsidP="006A1450">
      <w:bookmarkStart w:id="477" w:name="_Toc508231527"/>
      <w:bookmarkStart w:id="478" w:name="_Toc36105832"/>
      <w:bookmarkEnd w:id="471"/>
      <w:bookmarkEnd w:id="472"/>
    </w:p>
    <w:p w14:paraId="4124D68B" w14:textId="77777777" w:rsidR="005C0AE3" w:rsidRDefault="00E5647E">
      <w:pPr>
        <w:pStyle w:val="1"/>
        <w:keepNext/>
        <w:tabs>
          <w:tab w:val="left" w:pos="851"/>
        </w:tabs>
        <w:spacing w:before="60" w:line="312" w:lineRule="auto"/>
        <w:ind w:left="0" w:firstLine="0"/>
        <w:rPr>
          <w:szCs w:val="24"/>
        </w:rPr>
      </w:pPr>
      <w:r>
        <w:rPr>
          <w:szCs w:val="24"/>
        </w:rPr>
        <w:t>기타</w:t>
      </w:r>
      <w:bookmarkEnd w:id="473"/>
      <w:bookmarkEnd w:id="474"/>
      <w:bookmarkEnd w:id="475"/>
      <w:bookmarkEnd w:id="476"/>
      <w:bookmarkEnd w:id="477"/>
      <w:bookmarkEnd w:id="478"/>
    </w:p>
    <w:p w14:paraId="3D476B70" w14:textId="77777777" w:rsidR="005C0AE3" w:rsidRDefault="00E5647E">
      <w:pPr>
        <w:pStyle w:val="2"/>
        <w:spacing w:before="60" w:line="312" w:lineRule="auto"/>
        <w:ind w:left="851" w:hanging="851"/>
        <w:rPr>
          <w:szCs w:val="24"/>
        </w:rPr>
      </w:pPr>
      <w:bookmarkStart w:id="479" w:name="_Toc508231528"/>
      <w:bookmarkStart w:id="480" w:name="_Toc510052126"/>
      <w:bookmarkStart w:id="481" w:name="_Toc510076702"/>
      <w:bookmarkStart w:id="482" w:name="_Toc510438034"/>
      <w:bookmarkStart w:id="483" w:name="_Toc31915504"/>
      <w:bookmarkStart w:id="484" w:name="_Toc33740737"/>
      <w:bookmarkStart w:id="485" w:name="_Toc33816151"/>
      <w:bookmarkStart w:id="486" w:name="_Toc36053534"/>
      <w:bookmarkStart w:id="487" w:name="_Toc36105833"/>
      <w:bookmarkStart w:id="488" w:name="_Toc278568702"/>
      <w:bookmarkStart w:id="489" w:name="_Toc279104765"/>
      <w:bookmarkStart w:id="490" w:name="_Toc284827066"/>
      <w:r>
        <w:rPr>
          <w:rFonts w:hint="eastAsia"/>
          <w:szCs w:val="24"/>
        </w:rPr>
        <w:t>완전계약</w:t>
      </w:r>
      <w:bookmarkEnd w:id="479"/>
      <w:bookmarkEnd w:id="480"/>
      <w:bookmarkEnd w:id="481"/>
      <w:bookmarkEnd w:id="482"/>
      <w:bookmarkEnd w:id="483"/>
      <w:bookmarkEnd w:id="484"/>
      <w:bookmarkEnd w:id="485"/>
      <w:bookmarkEnd w:id="486"/>
      <w:bookmarkEnd w:id="487"/>
    </w:p>
    <w:p w14:paraId="77F17276" w14:textId="5D7D1C40" w:rsidR="005C0AE3" w:rsidRDefault="00E5647E">
      <w:pPr>
        <w:spacing w:before="60" w:line="312" w:lineRule="auto"/>
        <w:ind w:leftChars="354" w:left="850"/>
        <w:rPr>
          <w:szCs w:val="24"/>
          <w:lang w:val="ko-KR"/>
        </w:rPr>
      </w:pPr>
      <w:r>
        <w:rPr>
          <w:szCs w:val="24"/>
          <w:lang w:val="ko-KR"/>
        </w:rPr>
        <w:t>본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계약은</w:t>
      </w:r>
      <w:r>
        <w:rPr>
          <w:szCs w:val="24"/>
          <w:lang w:val="ko-KR"/>
        </w:rPr>
        <w:t xml:space="preserve"> </w:t>
      </w:r>
      <w:r>
        <w:rPr>
          <w:rFonts w:hint="eastAsia"/>
          <w:szCs w:val="24"/>
          <w:lang w:val="ko-KR"/>
        </w:rPr>
        <w:t>본</w:t>
      </w:r>
      <w:r>
        <w:rPr>
          <w:rFonts w:hint="eastAsia"/>
          <w:szCs w:val="24"/>
          <w:lang w:val="ko-KR"/>
        </w:rPr>
        <w:t xml:space="preserve"> </w:t>
      </w:r>
      <w:r>
        <w:rPr>
          <w:rFonts w:hint="eastAsia"/>
          <w:szCs w:val="24"/>
          <w:lang w:val="ko-KR"/>
        </w:rPr>
        <w:t>계약에서</w:t>
      </w:r>
      <w:r>
        <w:rPr>
          <w:rFonts w:hint="eastAsia"/>
          <w:szCs w:val="24"/>
          <w:lang w:val="ko-KR"/>
        </w:rPr>
        <w:t xml:space="preserve"> </w:t>
      </w:r>
      <w:r>
        <w:rPr>
          <w:rFonts w:hint="eastAsia"/>
          <w:szCs w:val="24"/>
          <w:lang w:val="ko-KR"/>
        </w:rPr>
        <w:t>정한</w:t>
      </w:r>
      <w:r>
        <w:rPr>
          <w:rFonts w:hint="eastAsia"/>
          <w:szCs w:val="24"/>
          <w:lang w:val="ko-KR"/>
        </w:rPr>
        <w:t xml:space="preserve"> </w:t>
      </w:r>
      <w:r>
        <w:rPr>
          <w:rFonts w:hint="eastAsia"/>
          <w:szCs w:val="24"/>
          <w:lang w:val="ko-KR"/>
        </w:rPr>
        <w:t>사항에</w:t>
      </w:r>
      <w:r>
        <w:rPr>
          <w:rFonts w:hint="eastAsia"/>
          <w:szCs w:val="24"/>
          <w:lang w:val="ko-KR"/>
        </w:rPr>
        <w:t xml:space="preserve"> </w:t>
      </w:r>
      <w:r>
        <w:rPr>
          <w:rFonts w:hint="eastAsia"/>
          <w:szCs w:val="24"/>
          <w:lang w:val="ko-KR"/>
        </w:rPr>
        <w:t>관한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당사자들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사이의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최종적이고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완전한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합의를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구성하며</w:t>
      </w:r>
      <w:r>
        <w:rPr>
          <w:szCs w:val="24"/>
          <w:lang w:val="ko-KR"/>
        </w:rPr>
        <w:t xml:space="preserve">, </w:t>
      </w:r>
      <w:r>
        <w:rPr>
          <w:szCs w:val="24"/>
          <w:lang w:val="ko-KR"/>
        </w:rPr>
        <w:t>본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계약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체결일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이전의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모든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구두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또는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서면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합의는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본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계약의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체결로써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그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효력을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상실한다</w:t>
      </w:r>
      <w:r>
        <w:rPr>
          <w:szCs w:val="24"/>
          <w:lang w:val="ko-KR"/>
        </w:rPr>
        <w:t>.</w:t>
      </w:r>
      <w:r w:rsidR="00E54C86">
        <w:rPr>
          <w:rFonts w:hint="eastAsia"/>
          <w:szCs w:val="24"/>
          <w:lang w:val="ko-KR"/>
        </w:rPr>
        <w:t xml:space="preserve"> </w:t>
      </w:r>
    </w:p>
    <w:p w14:paraId="04C123B7" w14:textId="77777777" w:rsidR="005C0AE3" w:rsidRDefault="00E5647E">
      <w:pPr>
        <w:pStyle w:val="2"/>
        <w:spacing w:before="60" w:line="312" w:lineRule="auto"/>
        <w:ind w:left="851" w:hanging="851"/>
        <w:rPr>
          <w:szCs w:val="24"/>
        </w:rPr>
      </w:pPr>
      <w:bookmarkStart w:id="491" w:name="_Toc418502595"/>
      <w:bookmarkStart w:id="492" w:name="_Toc508231529"/>
      <w:bookmarkStart w:id="493" w:name="_Toc510052127"/>
      <w:bookmarkStart w:id="494" w:name="_Toc510076703"/>
      <w:bookmarkStart w:id="495" w:name="_Toc510438035"/>
      <w:bookmarkStart w:id="496" w:name="_Toc31915505"/>
      <w:bookmarkStart w:id="497" w:name="_Toc33740738"/>
      <w:bookmarkStart w:id="498" w:name="_Toc33816152"/>
      <w:bookmarkStart w:id="499" w:name="_Toc36053535"/>
      <w:bookmarkStart w:id="500" w:name="_Toc36105834"/>
      <w:r>
        <w:rPr>
          <w:szCs w:val="24"/>
        </w:rPr>
        <w:t>변경</w:t>
      </w:r>
      <w:r>
        <w:rPr>
          <w:szCs w:val="24"/>
        </w:rPr>
        <w:t xml:space="preserve"> </w:t>
      </w:r>
      <w:r>
        <w:rPr>
          <w:szCs w:val="24"/>
        </w:rPr>
        <w:t>및</w:t>
      </w:r>
      <w:r>
        <w:rPr>
          <w:szCs w:val="24"/>
        </w:rPr>
        <w:t xml:space="preserve"> </w:t>
      </w:r>
      <w:r>
        <w:rPr>
          <w:szCs w:val="24"/>
        </w:rPr>
        <w:t>포기</w:t>
      </w:r>
      <w:bookmarkEnd w:id="491"/>
      <w:bookmarkEnd w:id="492"/>
      <w:bookmarkEnd w:id="493"/>
      <w:bookmarkEnd w:id="494"/>
      <w:bookmarkEnd w:id="495"/>
      <w:bookmarkEnd w:id="496"/>
      <w:bookmarkEnd w:id="497"/>
      <w:bookmarkEnd w:id="498"/>
      <w:bookmarkEnd w:id="499"/>
      <w:bookmarkEnd w:id="500"/>
    </w:p>
    <w:p w14:paraId="0083C6ED" w14:textId="77777777" w:rsidR="005C0AE3" w:rsidRDefault="00E5647E">
      <w:pPr>
        <w:spacing w:before="60" w:line="312" w:lineRule="auto"/>
        <w:ind w:leftChars="354" w:left="850"/>
        <w:rPr>
          <w:szCs w:val="24"/>
          <w:lang w:val="ko-KR"/>
        </w:rPr>
      </w:pPr>
      <w:r>
        <w:rPr>
          <w:szCs w:val="24"/>
          <w:lang w:val="ko-KR"/>
        </w:rPr>
        <w:t>본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계약은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당사자들의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명시적인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서면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합의에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의해서만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수정되거나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변경될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수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있다</w:t>
      </w:r>
      <w:r>
        <w:rPr>
          <w:szCs w:val="24"/>
          <w:lang w:val="ko-KR"/>
        </w:rPr>
        <w:t xml:space="preserve">. </w:t>
      </w:r>
      <w:r>
        <w:rPr>
          <w:szCs w:val="24"/>
          <w:lang w:val="ko-KR"/>
        </w:rPr>
        <w:t>당사자가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본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계약상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부여된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권리를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행사하지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않는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경우에도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이는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해당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권리의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포기로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간주되지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않으며</w:t>
      </w:r>
      <w:r>
        <w:rPr>
          <w:szCs w:val="24"/>
          <w:lang w:val="ko-KR"/>
        </w:rPr>
        <w:t xml:space="preserve">, </w:t>
      </w:r>
      <w:r>
        <w:rPr>
          <w:szCs w:val="24"/>
          <w:lang w:val="ko-KR"/>
        </w:rPr>
        <w:t>당사자가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본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계약상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특정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조항에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관한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권리를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포기하는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경우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이는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다른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조항에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관한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권리의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포기로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간주되지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아니하고</w:t>
      </w:r>
      <w:r>
        <w:rPr>
          <w:szCs w:val="24"/>
          <w:lang w:val="ko-KR"/>
        </w:rPr>
        <w:t xml:space="preserve">, </w:t>
      </w:r>
      <w:r>
        <w:rPr>
          <w:szCs w:val="24"/>
          <w:lang w:val="ko-KR"/>
        </w:rPr>
        <w:t>그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후의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권리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행사에도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영향을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주지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아니한다</w:t>
      </w:r>
      <w:r>
        <w:rPr>
          <w:szCs w:val="24"/>
          <w:lang w:val="ko-KR"/>
        </w:rPr>
        <w:t>.</w:t>
      </w:r>
    </w:p>
    <w:p w14:paraId="5A73225A" w14:textId="77777777" w:rsidR="005C0AE3" w:rsidRDefault="00E5647E">
      <w:pPr>
        <w:pStyle w:val="2"/>
        <w:spacing w:before="60" w:line="312" w:lineRule="auto"/>
        <w:ind w:left="851" w:hanging="851"/>
        <w:rPr>
          <w:szCs w:val="24"/>
          <w:lang w:val="ko-KR"/>
        </w:rPr>
      </w:pPr>
      <w:bookmarkStart w:id="501" w:name="_Toc508231530"/>
      <w:bookmarkStart w:id="502" w:name="_Toc510052128"/>
      <w:bookmarkStart w:id="503" w:name="_Toc510076704"/>
      <w:bookmarkStart w:id="504" w:name="_Toc510438036"/>
      <w:bookmarkStart w:id="505" w:name="_Toc31915506"/>
      <w:bookmarkStart w:id="506" w:name="_Toc33740739"/>
      <w:bookmarkStart w:id="507" w:name="_Toc33816153"/>
      <w:bookmarkStart w:id="508" w:name="_Toc36053536"/>
      <w:bookmarkStart w:id="509" w:name="_Toc36105835"/>
      <w:r>
        <w:rPr>
          <w:rFonts w:hint="eastAsia"/>
          <w:szCs w:val="24"/>
          <w:lang w:val="ko-KR"/>
        </w:rPr>
        <w:t>계약상</w:t>
      </w:r>
      <w:r>
        <w:rPr>
          <w:rFonts w:hint="eastAsia"/>
          <w:szCs w:val="24"/>
          <w:lang w:val="ko-KR"/>
        </w:rPr>
        <w:t xml:space="preserve"> </w:t>
      </w:r>
      <w:r>
        <w:rPr>
          <w:rFonts w:hint="eastAsia"/>
          <w:szCs w:val="24"/>
          <w:lang w:val="ko-KR"/>
        </w:rPr>
        <w:t>지위의</w:t>
      </w:r>
      <w:r>
        <w:rPr>
          <w:rFonts w:hint="eastAsia"/>
          <w:szCs w:val="24"/>
          <w:lang w:val="ko-KR"/>
        </w:rPr>
        <w:t xml:space="preserve"> </w:t>
      </w:r>
      <w:r>
        <w:rPr>
          <w:rFonts w:hint="eastAsia"/>
          <w:szCs w:val="24"/>
          <w:lang w:val="ko-KR"/>
        </w:rPr>
        <w:t>양도</w:t>
      </w:r>
      <w:bookmarkEnd w:id="501"/>
      <w:bookmarkEnd w:id="502"/>
      <w:bookmarkEnd w:id="503"/>
      <w:bookmarkEnd w:id="504"/>
      <w:bookmarkEnd w:id="505"/>
      <w:bookmarkEnd w:id="506"/>
      <w:bookmarkEnd w:id="507"/>
      <w:bookmarkEnd w:id="508"/>
      <w:bookmarkEnd w:id="509"/>
    </w:p>
    <w:p w14:paraId="0DF9AFA4" w14:textId="1C290506" w:rsidR="005C0AE3" w:rsidRDefault="00E5647E">
      <w:pPr>
        <w:spacing w:before="60" w:line="312" w:lineRule="auto"/>
        <w:ind w:leftChars="354" w:left="850"/>
        <w:rPr>
          <w:szCs w:val="24"/>
        </w:rPr>
      </w:pP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계약에서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달리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정하는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경우를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제외하고</w:t>
      </w:r>
      <w:r>
        <w:rPr>
          <w:rFonts w:hint="eastAsia"/>
          <w:szCs w:val="24"/>
        </w:rPr>
        <w:t>,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각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당사자</w:t>
      </w:r>
      <w:r>
        <w:rPr>
          <w:rFonts w:hint="eastAsia"/>
          <w:szCs w:val="24"/>
        </w:rPr>
        <w:t>는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다른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당사자들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전원의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사전</w:t>
      </w:r>
      <w:r>
        <w:rPr>
          <w:szCs w:val="24"/>
        </w:rPr>
        <w:t xml:space="preserve"> </w:t>
      </w:r>
      <w:r>
        <w:rPr>
          <w:szCs w:val="24"/>
        </w:rPr>
        <w:t>서면</w:t>
      </w:r>
      <w:r>
        <w:rPr>
          <w:szCs w:val="24"/>
        </w:rPr>
        <w:t xml:space="preserve"> </w:t>
      </w:r>
      <w:r>
        <w:rPr>
          <w:szCs w:val="24"/>
        </w:rPr>
        <w:t>동의</w:t>
      </w:r>
      <w:r>
        <w:rPr>
          <w:szCs w:val="24"/>
        </w:rPr>
        <w:t xml:space="preserve"> </w:t>
      </w:r>
      <w:r>
        <w:rPr>
          <w:szCs w:val="24"/>
        </w:rPr>
        <w:t>없이는</w:t>
      </w:r>
      <w:r>
        <w:rPr>
          <w:szCs w:val="24"/>
        </w:rPr>
        <w:t xml:space="preserve"> </w:t>
      </w:r>
      <w:r>
        <w:rPr>
          <w:szCs w:val="24"/>
        </w:rPr>
        <w:t>본</w:t>
      </w:r>
      <w:r>
        <w:rPr>
          <w:szCs w:val="24"/>
        </w:rPr>
        <w:t xml:space="preserve"> </w:t>
      </w:r>
      <w:r>
        <w:rPr>
          <w:szCs w:val="24"/>
        </w:rPr>
        <w:t>계약</w:t>
      </w:r>
      <w:r>
        <w:rPr>
          <w:rFonts w:hint="eastAsia"/>
          <w:szCs w:val="24"/>
        </w:rPr>
        <w:t>상의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지위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또는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그에</w:t>
      </w:r>
      <w:r>
        <w:rPr>
          <w:szCs w:val="24"/>
        </w:rPr>
        <w:t xml:space="preserve"> </w:t>
      </w:r>
      <w:r>
        <w:rPr>
          <w:szCs w:val="24"/>
        </w:rPr>
        <w:t>따른</w:t>
      </w:r>
      <w:r>
        <w:rPr>
          <w:szCs w:val="24"/>
        </w:rPr>
        <w:t xml:space="preserve"> </w:t>
      </w:r>
      <w:r>
        <w:rPr>
          <w:szCs w:val="24"/>
        </w:rPr>
        <w:t>권리</w:t>
      </w:r>
      <w:r>
        <w:rPr>
          <w:szCs w:val="24"/>
        </w:rPr>
        <w:t xml:space="preserve"> </w:t>
      </w:r>
      <w:r>
        <w:rPr>
          <w:szCs w:val="24"/>
        </w:rPr>
        <w:t>및</w:t>
      </w:r>
      <w:r>
        <w:rPr>
          <w:szCs w:val="24"/>
        </w:rPr>
        <w:t xml:space="preserve"> </w:t>
      </w:r>
      <w:r>
        <w:rPr>
          <w:szCs w:val="24"/>
        </w:rPr>
        <w:t>의무를</w:t>
      </w:r>
      <w:r>
        <w:rPr>
          <w:szCs w:val="24"/>
        </w:rPr>
        <w:t xml:space="preserve"> </w:t>
      </w:r>
      <w:r>
        <w:rPr>
          <w:szCs w:val="24"/>
        </w:rPr>
        <w:t>제</w:t>
      </w:r>
      <w:r>
        <w:rPr>
          <w:szCs w:val="24"/>
        </w:rPr>
        <w:t>3</w:t>
      </w:r>
      <w:r>
        <w:rPr>
          <w:szCs w:val="24"/>
        </w:rPr>
        <w:t>자에게</w:t>
      </w:r>
      <w:r>
        <w:rPr>
          <w:szCs w:val="24"/>
        </w:rPr>
        <w:t xml:space="preserve"> </w:t>
      </w:r>
      <w:r>
        <w:rPr>
          <w:szCs w:val="24"/>
        </w:rPr>
        <w:t>양도하지</w:t>
      </w:r>
      <w:r>
        <w:rPr>
          <w:szCs w:val="24"/>
        </w:rPr>
        <w:t xml:space="preserve"> </w:t>
      </w:r>
      <w:r>
        <w:rPr>
          <w:szCs w:val="24"/>
        </w:rPr>
        <w:t>못한다</w:t>
      </w:r>
      <w:r>
        <w:rPr>
          <w:szCs w:val="24"/>
        </w:rPr>
        <w:t>.</w:t>
      </w:r>
    </w:p>
    <w:p w14:paraId="3ED3D675" w14:textId="77777777" w:rsidR="005C0AE3" w:rsidRDefault="00E5647E">
      <w:pPr>
        <w:pStyle w:val="2"/>
        <w:spacing w:before="60" w:line="312" w:lineRule="auto"/>
        <w:ind w:left="851" w:hanging="851"/>
        <w:rPr>
          <w:szCs w:val="24"/>
          <w:lang w:val="ko-KR"/>
        </w:rPr>
      </w:pPr>
      <w:bookmarkStart w:id="510" w:name="_Toc508231531"/>
      <w:bookmarkStart w:id="511" w:name="_Toc510052129"/>
      <w:bookmarkStart w:id="512" w:name="_Toc510076705"/>
      <w:bookmarkStart w:id="513" w:name="_Toc510438037"/>
      <w:bookmarkStart w:id="514" w:name="_Toc31915507"/>
      <w:bookmarkStart w:id="515" w:name="_Toc33740740"/>
      <w:bookmarkStart w:id="516" w:name="_Toc33816154"/>
      <w:bookmarkStart w:id="517" w:name="_Toc36053537"/>
      <w:bookmarkStart w:id="518" w:name="_Toc36105836"/>
      <w:r>
        <w:rPr>
          <w:rFonts w:hint="eastAsia"/>
          <w:szCs w:val="24"/>
          <w:lang w:val="ko-KR"/>
        </w:rPr>
        <w:t>조세</w:t>
      </w:r>
      <w:r>
        <w:rPr>
          <w:rFonts w:hint="eastAsia"/>
          <w:szCs w:val="24"/>
          <w:lang w:val="ko-KR"/>
        </w:rPr>
        <w:t xml:space="preserve"> </w:t>
      </w:r>
      <w:r>
        <w:rPr>
          <w:rFonts w:hint="eastAsia"/>
          <w:szCs w:val="24"/>
          <w:lang w:val="ko-KR"/>
        </w:rPr>
        <w:t>및</w:t>
      </w:r>
      <w:r>
        <w:rPr>
          <w:rFonts w:hint="eastAsia"/>
          <w:szCs w:val="24"/>
          <w:lang w:val="ko-KR"/>
        </w:rPr>
        <w:t xml:space="preserve"> </w:t>
      </w:r>
      <w:r>
        <w:rPr>
          <w:rFonts w:hint="eastAsia"/>
          <w:szCs w:val="24"/>
          <w:lang w:val="ko-KR"/>
        </w:rPr>
        <w:t>비용</w:t>
      </w:r>
      <w:bookmarkEnd w:id="510"/>
      <w:bookmarkEnd w:id="511"/>
      <w:bookmarkEnd w:id="512"/>
      <w:bookmarkEnd w:id="513"/>
      <w:bookmarkEnd w:id="514"/>
      <w:bookmarkEnd w:id="515"/>
      <w:bookmarkEnd w:id="516"/>
      <w:bookmarkEnd w:id="517"/>
      <w:bookmarkEnd w:id="518"/>
    </w:p>
    <w:p w14:paraId="5FD722F7" w14:textId="77777777" w:rsidR="005C0AE3" w:rsidRDefault="00E5647E">
      <w:pPr>
        <w:spacing w:before="60" w:line="312" w:lineRule="auto"/>
        <w:ind w:leftChars="354" w:left="850"/>
        <w:rPr>
          <w:szCs w:val="24"/>
          <w:lang w:val="ko-KR"/>
        </w:rPr>
      </w:pPr>
      <w:r>
        <w:rPr>
          <w:szCs w:val="24"/>
        </w:rPr>
        <w:t>각</w:t>
      </w:r>
      <w:r>
        <w:rPr>
          <w:szCs w:val="24"/>
        </w:rPr>
        <w:t xml:space="preserve"> </w:t>
      </w:r>
      <w:r>
        <w:rPr>
          <w:szCs w:val="24"/>
        </w:rPr>
        <w:t>당사자는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관련하여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각자에게</w:t>
      </w:r>
      <w:r>
        <w:rPr>
          <w:szCs w:val="24"/>
        </w:rPr>
        <w:t xml:space="preserve"> </w:t>
      </w:r>
      <w:r>
        <w:rPr>
          <w:szCs w:val="24"/>
        </w:rPr>
        <w:t>부과되었거나</w:t>
      </w:r>
      <w:r>
        <w:rPr>
          <w:szCs w:val="24"/>
        </w:rPr>
        <w:t xml:space="preserve"> </w:t>
      </w:r>
      <w:r>
        <w:rPr>
          <w:szCs w:val="24"/>
        </w:rPr>
        <w:t>발생한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세금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기타</w:t>
      </w:r>
      <w:r>
        <w:rPr>
          <w:szCs w:val="24"/>
        </w:rPr>
        <w:t xml:space="preserve"> </w:t>
      </w:r>
      <w:r>
        <w:rPr>
          <w:szCs w:val="24"/>
        </w:rPr>
        <w:t>비용을</w:t>
      </w:r>
      <w:r>
        <w:rPr>
          <w:szCs w:val="24"/>
        </w:rPr>
        <w:t xml:space="preserve"> </w:t>
      </w:r>
      <w:r>
        <w:rPr>
          <w:szCs w:val="24"/>
        </w:rPr>
        <w:t>각</w:t>
      </w:r>
      <w:r>
        <w:rPr>
          <w:rFonts w:hint="eastAsia"/>
          <w:szCs w:val="24"/>
        </w:rPr>
        <w:t>자</w:t>
      </w:r>
      <w:r>
        <w:rPr>
          <w:szCs w:val="24"/>
        </w:rPr>
        <w:t xml:space="preserve"> </w:t>
      </w:r>
      <w:r>
        <w:rPr>
          <w:szCs w:val="24"/>
        </w:rPr>
        <w:t>부담한다</w:t>
      </w:r>
      <w:r>
        <w:rPr>
          <w:szCs w:val="24"/>
        </w:rPr>
        <w:t>.</w:t>
      </w:r>
      <w:r>
        <w:rPr>
          <w:rFonts w:hint="eastAsia"/>
          <w:szCs w:val="24"/>
        </w:rPr>
        <w:t xml:space="preserve"> </w:t>
      </w:r>
    </w:p>
    <w:p w14:paraId="5B653D1D" w14:textId="77777777" w:rsidR="005C0AE3" w:rsidRDefault="00E5647E">
      <w:pPr>
        <w:pStyle w:val="2"/>
        <w:spacing w:before="60" w:line="312" w:lineRule="auto"/>
        <w:ind w:left="851" w:hanging="851"/>
        <w:rPr>
          <w:szCs w:val="24"/>
        </w:rPr>
      </w:pPr>
      <w:bookmarkStart w:id="519" w:name="_Toc323492841"/>
      <w:bookmarkStart w:id="520" w:name="_Toc508231532"/>
      <w:bookmarkStart w:id="521" w:name="_Toc510052130"/>
      <w:bookmarkStart w:id="522" w:name="_Toc510076706"/>
      <w:bookmarkStart w:id="523" w:name="_Toc510438038"/>
      <w:bookmarkStart w:id="524" w:name="_Toc31915508"/>
      <w:bookmarkStart w:id="525" w:name="_Toc33740741"/>
      <w:bookmarkStart w:id="526" w:name="_Toc33816155"/>
      <w:bookmarkStart w:id="527" w:name="_Toc36053538"/>
      <w:bookmarkStart w:id="528" w:name="_Toc36105837"/>
      <w:r>
        <w:rPr>
          <w:szCs w:val="24"/>
        </w:rPr>
        <w:t>통지</w:t>
      </w:r>
      <w:bookmarkEnd w:id="488"/>
      <w:bookmarkEnd w:id="489"/>
      <w:bookmarkEnd w:id="490"/>
      <w:bookmarkEnd w:id="519"/>
      <w:bookmarkEnd w:id="520"/>
      <w:bookmarkEnd w:id="521"/>
      <w:bookmarkEnd w:id="522"/>
      <w:bookmarkEnd w:id="523"/>
      <w:bookmarkEnd w:id="524"/>
      <w:bookmarkEnd w:id="525"/>
      <w:bookmarkEnd w:id="526"/>
      <w:bookmarkEnd w:id="527"/>
      <w:bookmarkEnd w:id="528"/>
    </w:p>
    <w:p w14:paraId="55E66424" w14:textId="1E0ADF04" w:rsidR="005C0AE3" w:rsidRDefault="00E5647E">
      <w:pPr>
        <w:spacing w:before="60" w:line="312" w:lineRule="auto"/>
        <w:ind w:leftChars="354" w:left="850"/>
        <w:rPr>
          <w:szCs w:val="24"/>
        </w:rPr>
      </w:pPr>
      <w:r>
        <w:rPr>
          <w:szCs w:val="24"/>
          <w:lang w:val="ko-KR"/>
        </w:rPr>
        <w:lastRenderedPageBreak/>
        <w:t>본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계약과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관련한</w:t>
      </w:r>
      <w:r>
        <w:rPr>
          <w:szCs w:val="24"/>
          <w:lang w:val="ko-KR"/>
        </w:rPr>
        <w:t xml:space="preserve"> </w:t>
      </w:r>
      <w:r>
        <w:rPr>
          <w:szCs w:val="24"/>
        </w:rPr>
        <w:t>통지는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서면으로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하여야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하며</w:t>
      </w:r>
      <w:r>
        <w:rPr>
          <w:szCs w:val="24"/>
          <w:lang w:val="ko-KR"/>
        </w:rPr>
        <w:t xml:space="preserve">, (i) </w:t>
      </w:r>
      <w:r>
        <w:rPr>
          <w:szCs w:val="24"/>
          <w:lang w:val="ko-KR"/>
        </w:rPr>
        <w:t>인편에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의해</w:t>
      </w:r>
      <w:r>
        <w:rPr>
          <w:szCs w:val="24"/>
          <w:lang w:val="ko-KR"/>
        </w:rPr>
        <w:t xml:space="preserve"> </w:t>
      </w:r>
      <w:r w:rsidRPr="00DD2A6F">
        <w:rPr>
          <w:rFonts w:hint="eastAsia"/>
          <w:b/>
          <w:bCs/>
          <w:szCs w:val="24"/>
          <w:u w:val="single"/>
          <w:lang w:val="ko-KR"/>
        </w:rPr>
        <w:t>별첨</w:t>
      </w:r>
      <w:r w:rsidRPr="00DD2A6F">
        <w:rPr>
          <w:rFonts w:hint="eastAsia"/>
          <w:b/>
          <w:bCs/>
          <w:szCs w:val="24"/>
          <w:u w:val="single"/>
          <w:lang w:val="ko-KR"/>
        </w:rPr>
        <w:t xml:space="preserve"> </w:t>
      </w:r>
      <w:r w:rsidR="00F66C03">
        <w:rPr>
          <w:rFonts w:hint="eastAsia"/>
          <w:b/>
          <w:bCs/>
          <w:szCs w:val="24"/>
          <w:u w:val="single"/>
          <w:lang w:val="ko-KR"/>
        </w:rPr>
        <w:t>1</w:t>
      </w:r>
      <w:r w:rsidR="00DD2A6F">
        <w:rPr>
          <w:szCs w:val="24"/>
          <w:lang w:val="ko-KR"/>
        </w:rPr>
        <w:t xml:space="preserve"> </w:t>
      </w:r>
      <w:r>
        <w:rPr>
          <w:rFonts w:hint="eastAsia"/>
          <w:szCs w:val="24"/>
          <w:lang w:val="ko-KR"/>
        </w:rPr>
        <w:t>기재</w:t>
      </w:r>
      <w:r>
        <w:rPr>
          <w:rFonts w:hint="eastAsia"/>
          <w:szCs w:val="24"/>
          <w:lang w:val="ko-KR"/>
        </w:rPr>
        <w:t xml:space="preserve"> </w:t>
      </w:r>
      <w:r>
        <w:rPr>
          <w:szCs w:val="24"/>
          <w:lang w:val="ko-KR"/>
        </w:rPr>
        <w:t>주소로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전달된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경우</w:t>
      </w:r>
      <w:r>
        <w:rPr>
          <w:szCs w:val="24"/>
          <w:lang w:val="ko-KR"/>
        </w:rPr>
        <w:t xml:space="preserve">, </w:t>
      </w:r>
      <w:r>
        <w:rPr>
          <w:szCs w:val="24"/>
        </w:rPr>
        <w:t xml:space="preserve">(ii) </w:t>
      </w:r>
      <w:r>
        <w:rPr>
          <w:rFonts w:hint="eastAsia"/>
          <w:szCs w:val="24"/>
        </w:rPr>
        <w:t>내용증명우편에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의하여</w:t>
      </w:r>
      <w:r>
        <w:rPr>
          <w:szCs w:val="24"/>
        </w:rPr>
        <w:t xml:space="preserve"> </w:t>
      </w:r>
      <w:r w:rsidRPr="00DD2A6F">
        <w:rPr>
          <w:rFonts w:hint="eastAsia"/>
          <w:b/>
          <w:bCs/>
          <w:szCs w:val="24"/>
          <w:u w:val="single"/>
          <w:lang w:val="ko-KR"/>
        </w:rPr>
        <w:t>별첨</w:t>
      </w:r>
      <w:r w:rsidRPr="00DD2A6F">
        <w:rPr>
          <w:rFonts w:hint="eastAsia"/>
          <w:b/>
          <w:bCs/>
          <w:szCs w:val="24"/>
          <w:u w:val="single"/>
          <w:lang w:val="ko-KR"/>
        </w:rPr>
        <w:t xml:space="preserve"> </w:t>
      </w:r>
      <w:r w:rsidR="00F66C03">
        <w:rPr>
          <w:rFonts w:hint="eastAsia"/>
          <w:b/>
          <w:bCs/>
          <w:szCs w:val="24"/>
          <w:u w:val="single"/>
          <w:lang w:val="ko-KR"/>
        </w:rPr>
        <w:t>1</w:t>
      </w:r>
      <w:r w:rsidR="00DD2A6F">
        <w:rPr>
          <w:szCs w:val="24"/>
          <w:lang w:val="ko-KR"/>
        </w:rPr>
        <w:t xml:space="preserve"> </w:t>
      </w:r>
      <w:r>
        <w:rPr>
          <w:rFonts w:hint="eastAsia"/>
          <w:szCs w:val="24"/>
          <w:lang w:val="ko-KR"/>
        </w:rPr>
        <w:t>기재</w:t>
      </w:r>
      <w:r>
        <w:rPr>
          <w:rFonts w:hint="eastAsia"/>
          <w:szCs w:val="24"/>
          <w:lang w:val="ko-KR"/>
        </w:rPr>
        <w:t xml:space="preserve"> </w:t>
      </w:r>
      <w:r>
        <w:rPr>
          <w:rFonts w:hint="eastAsia"/>
          <w:szCs w:val="24"/>
        </w:rPr>
        <w:t>주소로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송부된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경우</w:t>
      </w:r>
      <w:r>
        <w:rPr>
          <w:szCs w:val="24"/>
        </w:rPr>
        <w:t xml:space="preserve">, </w:t>
      </w:r>
      <w:r>
        <w:rPr>
          <w:rFonts w:hint="eastAsia"/>
          <w:szCs w:val="24"/>
        </w:rPr>
        <w:t>각각</w:t>
      </w:r>
      <w:r>
        <w:rPr>
          <w:szCs w:val="24"/>
        </w:rPr>
        <w:t xml:space="preserve"> </w:t>
      </w:r>
      <w:r w:rsidRPr="00DD2A6F">
        <w:rPr>
          <w:rFonts w:hint="eastAsia"/>
          <w:b/>
          <w:bCs/>
          <w:szCs w:val="24"/>
          <w:u w:val="single"/>
          <w:lang w:val="ko-KR"/>
        </w:rPr>
        <w:t>별첨</w:t>
      </w:r>
      <w:r w:rsidRPr="00DD2A6F">
        <w:rPr>
          <w:rFonts w:hint="eastAsia"/>
          <w:b/>
          <w:bCs/>
          <w:szCs w:val="24"/>
          <w:u w:val="single"/>
          <w:lang w:val="ko-KR"/>
        </w:rPr>
        <w:t xml:space="preserve"> </w:t>
      </w:r>
      <w:r w:rsidR="00F66C03">
        <w:rPr>
          <w:rFonts w:hint="eastAsia"/>
          <w:b/>
          <w:bCs/>
          <w:szCs w:val="24"/>
          <w:u w:val="single"/>
          <w:lang w:val="ko-KR"/>
        </w:rPr>
        <w:t>1</w:t>
      </w:r>
      <w:r w:rsidR="00DD2A6F">
        <w:rPr>
          <w:szCs w:val="24"/>
          <w:lang w:val="ko-KR"/>
        </w:rPr>
        <w:t xml:space="preserve"> </w:t>
      </w:r>
      <w:r>
        <w:rPr>
          <w:rFonts w:hint="eastAsia"/>
          <w:szCs w:val="24"/>
          <w:lang w:val="ko-KR"/>
        </w:rPr>
        <w:t>기재</w:t>
      </w:r>
      <w:r>
        <w:rPr>
          <w:rFonts w:hint="eastAsia"/>
          <w:szCs w:val="24"/>
          <w:lang w:val="ko-KR"/>
        </w:rPr>
        <w:t xml:space="preserve"> </w:t>
      </w:r>
      <w:r>
        <w:rPr>
          <w:rFonts w:hint="eastAsia"/>
          <w:szCs w:val="24"/>
        </w:rPr>
        <w:t>주소로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도달한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때에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통지가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이루어진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것으로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간주하며</w:t>
      </w:r>
      <w:r>
        <w:rPr>
          <w:szCs w:val="24"/>
        </w:rPr>
        <w:t xml:space="preserve">, </w:t>
      </w:r>
      <w:r>
        <w:rPr>
          <w:rFonts w:hint="eastAsia"/>
          <w:szCs w:val="24"/>
        </w:rPr>
        <w:t>이메일에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의한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통지는</w:t>
      </w:r>
      <w:r>
        <w:rPr>
          <w:szCs w:val="24"/>
        </w:rPr>
        <w:t xml:space="preserve"> </w:t>
      </w:r>
      <w:r w:rsidRPr="00DD2A6F">
        <w:rPr>
          <w:rFonts w:hint="eastAsia"/>
          <w:b/>
          <w:bCs/>
          <w:szCs w:val="24"/>
          <w:u w:val="single"/>
          <w:lang w:val="ko-KR"/>
        </w:rPr>
        <w:t>별첨</w:t>
      </w:r>
      <w:r w:rsidRPr="00DD2A6F">
        <w:rPr>
          <w:rFonts w:hint="eastAsia"/>
          <w:b/>
          <w:bCs/>
          <w:szCs w:val="24"/>
          <w:u w:val="single"/>
          <w:lang w:val="ko-KR"/>
        </w:rPr>
        <w:t xml:space="preserve"> </w:t>
      </w:r>
      <w:r w:rsidR="00F66C03">
        <w:rPr>
          <w:rFonts w:hint="eastAsia"/>
          <w:b/>
          <w:bCs/>
          <w:szCs w:val="24"/>
          <w:u w:val="single"/>
          <w:lang w:val="ko-KR"/>
        </w:rPr>
        <w:t>1</w:t>
      </w:r>
      <w:r w:rsidR="00DD2A6F">
        <w:rPr>
          <w:szCs w:val="24"/>
          <w:lang w:val="ko-KR"/>
        </w:rPr>
        <w:t xml:space="preserve"> </w:t>
      </w:r>
      <w:r>
        <w:rPr>
          <w:rFonts w:hint="eastAsia"/>
          <w:szCs w:val="24"/>
          <w:lang w:val="ko-KR"/>
        </w:rPr>
        <w:t>기재</w:t>
      </w:r>
      <w:r>
        <w:rPr>
          <w:rFonts w:hint="eastAsia"/>
          <w:szCs w:val="24"/>
          <w:lang w:val="ko-KR"/>
        </w:rPr>
        <w:t xml:space="preserve"> </w:t>
      </w:r>
      <w:r>
        <w:rPr>
          <w:rFonts w:hint="eastAsia"/>
          <w:szCs w:val="24"/>
        </w:rPr>
        <w:t>수신인이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그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수령을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서면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또는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이메일에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의하여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확인한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경우에만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이루어진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것으로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간주한다</w:t>
      </w:r>
      <w:r>
        <w:rPr>
          <w:szCs w:val="24"/>
        </w:rPr>
        <w:t>.</w:t>
      </w:r>
    </w:p>
    <w:p w14:paraId="029C946B" w14:textId="77777777" w:rsidR="005C0AE3" w:rsidRDefault="00E5647E">
      <w:pPr>
        <w:pStyle w:val="2"/>
        <w:spacing w:before="60" w:line="312" w:lineRule="auto"/>
        <w:ind w:left="851" w:hanging="851"/>
        <w:rPr>
          <w:szCs w:val="24"/>
        </w:rPr>
      </w:pPr>
      <w:bookmarkStart w:id="529" w:name="_Toc508231534"/>
      <w:bookmarkStart w:id="530" w:name="_Toc508231535"/>
      <w:bookmarkStart w:id="531" w:name="_Toc278568703"/>
      <w:bookmarkStart w:id="532" w:name="_Toc279104766"/>
      <w:bookmarkStart w:id="533" w:name="_Toc284827067"/>
      <w:bookmarkStart w:id="534" w:name="_Toc323492842"/>
      <w:bookmarkStart w:id="535" w:name="_Toc508231537"/>
      <w:bookmarkStart w:id="536" w:name="_Toc510052131"/>
      <w:bookmarkStart w:id="537" w:name="_Toc510076707"/>
      <w:bookmarkStart w:id="538" w:name="_Toc510438039"/>
      <w:bookmarkStart w:id="539" w:name="_Toc31915509"/>
      <w:bookmarkStart w:id="540" w:name="_Toc33740742"/>
      <w:bookmarkStart w:id="541" w:name="_Toc33816156"/>
      <w:bookmarkStart w:id="542" w:name="_Toc36053539"/>
      <w:bookmarkStart w:id="543" w:name="_Toc36105838"/>
      <w:bookmarkEnd w:id="529"/>
      <w:bookmarkEnd w:id="530"/>
      <w:r>
        <w:rPr>
          <w:rFonts w:hint="eastAsia"/>
          <w:szCs w:val="24"/>
        </w:rPr>
        <w:t>비</w:t>
      </w:r>
      <w:r>
        <w:rPr>
          <w:szCs w:val="24"/>
        </w:rPr>
        <w:t>밀유지</w:t>
      </w:r>
      <w:bookmarkEnd w:id="531"/>
      <w:bookmarkEnd w:id="532"/>
      <w:bookmarkEnd w:id="533"/>
      <w:bookmarkEnd w:id="534"/>
      <w:bookmarkEnd w:id="535"/>
      <w:bookmarkEnd w:id="536"/>
      <w:bookmarkEnd w:id="537"/>
      <w:bookmarkEnd w:id="538"/>
      <w:bookmarkEnd w:id="539"/>
      <w:bookmarkEnd w:id="540"/>
      <w:bookmarkEnd w:id="541"/>
      <w:bookmarkEnd w:id="542"/>
      <w:bookmarkEnd w:id="543"/>
      <w:r>
        <w:rPr>
          <w:szCs w:val="24"/>
        </w:rPr>
        <w:t xml:space="preserve">  </w:t>
      </w:r>
    </w:p>
    <w:p w14:paraId="4BF69075" w14:textId="77777777" w:rsidR="005C0AE3" w:rsidRDefault="00E5647E">
      <w:pPr>
        <w:spacing w:before="60" w:line="312" w:lineRule="auto"/>
        <w:ind w:leftChars="354" w:left="850"/>
        <w:rPr>
          <w:szCs w:val="24"/>
          <w:lang w:val="ko-KR"/>
        </w:rPr>
      </w:pPr>
      <w:r>
        <w:rPr>
          <w:szCs w:val="24"/>
          <w:lang w:val="ko-KR"/>
        </w:rPr>
        <w:t>각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당사자는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본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계약의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존재와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그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조건에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대하여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비밀을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유지하며</w:t>
      </w:r>
      <w:r>
        <w:rPr>
          <w:szCs w:val="24"/>
          <w:lang w:val="ko-KR"/>
        </w:rPr>
        <w:t xml:space="preserve">, </w:t>
      </w:r>
      <w:r>
        <w:rPr>
          <w:szCs w:val="24"/>
          <w:lang w:val="ko-KR"/>
        </w:rPr>
        <w:t>이를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제</w:t>
      </w:r>
      <w:r>
        <w:rPr>
          <w:szCs w:val="24"/>
          <w:lang w:val="ko-KR"/>
        </w:rPr>
        <w:t>3</w:t>
      </w:r>
      <w:r>
        <w:rPr>
          <w:szCs w:val="24"/>
          <w:lang w:val="ko-KR"/>
        </w:rPr>
        <w:t>자에게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제공하거나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공개하지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아니한다</w:t>
      </w:r>
      <w:r>
        <w:rPr>
          <w:szCs w:val="24"/>
          <w:lang w:val="ko-KR"/>
        </w:rPr>
        <w:t xml:space="preserve">. </w:t>
      </w:r>
      <w:r>
        <w:rPr>
          <w:szCs w:val="24"/>
          <w:lang w:val="ko-KR"/>
        </w:rPr>
        <w:t>단</w:t>
      </w:r>
      <w:r>
        <w:rPr>
          <w:szCs w:val="24"/>
          <w:lang w:val="ko-KR"/>
        </w:rPr>
        <w:t xml:space="preserve">, (i) </w:t>
      </w:r>
      <w:r>
        <w:rPr>
          <w:szCs w:val="24"/>
          <w:lang w:val="ko-KR"/>
        </w:rPr>
        <w:t>다른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당사자</w:t>
      </w:r>
      <w:r>
        <w:rPr>
          <w:rFonts w:hint="eastAsia"/>
          <w:szCs w:val="24"/>
          <w:lang w:val="ko-KR"/>
        </w:rPr>
        <w:t>들</w:t>
      </w:r>
      <w:r>
        <w:rPr>
          <w:szCs w:val="24"/>
          <w:lang w:val="ko-KR"/>
        </w:rPr>
        <w:t>의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사전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서면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동의를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얻은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경우이거나</w:t>
      </w:r>
      <w:r>
        <w:rPr>
          <w:szCs w:val="24"/>
          <w:lang w:val="ko-KR"/>
        </w:rPr>
        <w:t xml:space="preserve">, (ii) </w:t>
      </w:r>
      <w:r>
        <w:rPr>
          <w:szCs w:val="24"/>
          <w:lang w:val="ko-KR"/>
        </w:rPr>
        <w:t>관련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법률</w:t>
      </w:r>
      <w:r>
        <w:rPr>
          <w:szCs w:val="24"/>
          <w:lang w:val="ko-KR"/>
        </w:rPr>
        <w:t>(</w:t>
      </w:r>
      <w:r>
        <w:rPr>
          <w:szCs w:val="24"/>
          <w:lang w:val="ko-KR"/>
        </w:rPr>
        <w:t>한국거래소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및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공정거래위원회의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공시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관련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규정을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포함</w:t>
      </w:r>
      <w:r>
        <w:rPr>
          <w:szCs w:val="24"/>
          <w:lang w:val="ko-KR"/>
        </w:rPr>
        <w:t>)</w:t>
      </w:r>
      <w:r>
        <w:rPr>
          <w:szCs w:val="24"/>
          <w:lang w:val="ko-KR"/>
        </w:rPr>
        <w:t>에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따라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제공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또는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공개가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요구되는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경우</w:t>
      </w:r>
      <w:r>
        <w:rPr>
          <w:szCs w:val="24"/>
          <w:lang w:val="ko-KR"/>
        </w:rPr>
        <w:t xml:space="preserve">, (iii) </w:t>
      </w:r>
      <w:r>
        <w:rPr>
          <w:szCs w:val="24"/>
          <w:lang w:val="ko-KR"/>
        </w:rPr>
        <w:t>공개되는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정보에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관</w:t>
      </w:r>
      <w:r>
        <w:rPr>
          <w:rFonts w:hint="eastAsia"/>
          <w:szCs w:val="24"/>
          <w:lang w:val="ko-KR"/>
        </w:rPr>
        <w:t>하여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본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계약상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당사자와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마찬가지의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의무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준수를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전제로</w:t>
      </w:r>
      <w:r>
        <w:rPr>
          <w:szCs w:val="24"/>
          <w:lang w:val="ko-KR"/>
        </w:rPr>
        <w:t xml:space="preserve">, </w:t>
      </w:r>
      <w:r>
        <w:rPr>
          <w:rFonts w:hint="eastAsia"/>
          <w:szCs w:val="24"/>
          <w:lang w:val="ko-KR"/>
        </w:rPr>
        <w:t>각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당사자의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자문사</w:t>
      </w:r>
      <w:r>
        <w:rPr>
          <w:szCs w:val="24"/>
          <w:lang w:val="ko-KR"/>
        </w:rPr>
        <w:t xml:space="preserve">, </w:t>
      </w:r>
      <w:r>
        <w:rPr>
          <w:szCs w:val="24"/>
          <w:lang w:val="ko-KR"/>
        </w:rPr>
        <w:t>주주</w:t>
      </w:r>
      <w:r>
        <w:rPr>
          <w:szCs w:val="24"/>
          <w:lang w:val="ko-KR"/>
        </w:rPr>
        <w:t xml:space="preserve">, </w:t>
      </w:r>
      <w:r>
        <w:rPr>
          <w:szCs w:val="24"/>
          <w:lang w:val="ko-KR"/>
        </w:rPr>
        <w:t>계열회사</w:t>
      </w:r>
      <w:r>
        <w:rPr>
          <w:szCs w:val="24"/>
          <w:lang w:val="ko-KR"/>
        </w:rPr>
        <w:t xml:space="preserve">, </w:t>
      </w:r>
      <w:r>
        <w:rPr>
          <w:szCs w:val="24"/>
          <w:lang w:val="ko-KR"/>
        </w:rPr>
        <w:t>계열회사의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자문사</w:t>
      </w:r>
      <w:r>
        <w:rPr>
          <w:rFonts w:hint="eastAsia"/>
          <w:szCs w:val="24"/>
          <w:lang w:val="ko-KR"/>
        </w:rPr>
        <w:t xml:space="preserve">, </w:t>
      </w:r>
      <w:r>
        <w:rPr>
          <w:rFonts w:hint="eastAsia"/>
          <w:szCs w:val="24"/>
          <w:lang w:val="ko-KR"/>
        </w:rPr>
        <w:t>대리인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등에게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정보를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제공하는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경우</w:t>
      </w:r>
      <w:r>
        <w:rPr>
          <w:szCs w:val="24"/>
          <w:lang w:val="ko-KR"/>
        </w:rPr>
        <w:t xml:space="preserve">, (iv) </w:t>
      </w:r>
      <w:r>
        <w:rPr>
          <w:szCs w:val="24"/>
          <w:lang w:val="ko-KR"/>
        </w:rPr>
        <w:t>본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계약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위반에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의하지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않고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공지의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사실이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된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정보는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예외로</w:t>
      </w:r>
      <w:r>
        <w:rPr>
          <w:szCs w:val="24"/>
          <w:lang w:val="ko-KR"/>
        </w:rPr>
        <w:t xml:space="preserve"> </w:t>
      </w:r>
      <w:r>
        <w:rPr>
          <w:rFonts w:hint="eastAsia"/>
          <w:szCs w:val="24"/>
          <w:lang w:val="ko-KR"/>
        </w:rPr>
        <w:t>한다</w:t>
      </w:r>
      <w:r>
        <w:rPr>
          <w:szCs w:val="24"/>
          <w:lang w:val="ko-KR"/>
        </w:rPr>
        <w:t>.</w:t>
      </w:r>
    </w:p>
    <w:p w14:paraId="4D10AC33" w14:textId="77777777" w:rsidR="005C0AE3" w:rsidRDefault="00E5647E">
      <w:pPr>
        <w:pStyle w:val="2"/>
        <w:spacing w:before="60" w:line="312" w:lineRule="auto"/>
        <w:ind w:left="851" w:hanging="851"/>
        <w:rPr>
          <w:szCs w:val="24"/>
        </w:rPr>
      </w:pPr>
      <w:bookmarkStart w:id="544" w:name="_Toc283499168"/>
      <w:bookmarkStart w:id="545" w:name="_Toc283631976"/>
      <w:bookmarkStart w:id="546" w:name="_Toc418502599"/>
      <w:bookmarkStart w:id="547" w:name="_Toc508231538"/>
      <w:bookmarkStart w:id="548" w:name="_Toc510052132"/>
      <w:bookmarkStart w:id="549" w:name="_Toc510076708"/>
      <w:bookmarkStart w:id="550" w:name="_Toc510438040"/>
      <w:bookmarkStart w:id="551" w:name="_Toc31915510"/>
      <w:bookmarkStart w:id="552" w:name="_Toc33740743"/>
      <w:bookmarkStart w:id="553" w:name="_Toc33816157"/>
      <w:bookmarkStart w:id="554" w:name="_Toc36053540"/>
      <w:bookmarkStart w:id="555" w:name="_Toc36105839"/>
      <w:bookmarkStart w:id="556" w:name="_Toc132369621"/>
      <w:bookmarkEnd w:id="544"/>
      <w:bookmarkEnd w:id="545"/>
      <w:r>
        <w:rPr>
          <w:szCs w:val="24"/>
        </w:rPr>
        <w:t>가분성</w:t>
      </w:r>
      <w:bookmarkEnd w:id="546"/>
      <w:bookmarkEnd w:id="547"/>
      <w:bookmarkEnd w:id="548"/>
      <w:bookmarkEnd w:id="549"/>
      <w:bookmarkEnd w:id="550"/>
      <w:bookmarkEnd w:id="551"/>
      <w:bookmarkEnd w:id="552"/>
      <w:bookmarkEnd w:id="553"/>
      <w:bookmarkEnd w:id="554"/>
      <w:bookmarkEnd w:id="555"/>
    </w:p>
    <w:p w14:paraId="13AB0D40" w14:textId="77777777" w:rsidR="005C0AE3" w:rsidRDefault="00E5647E">
      <w:pPr>
        <w:spacing w:before="60" w:line="312" w:lineRule="auto"/>
        <w:ind w:leftChars="354" w:left="850"/>
        <w:rPr>
          <w:szCs w:val="24"/>
          <w:lang w:val="ko-KR"/>
        </w:rPr>
      </w:pPr>
      <w:r>
        <w:rPr>
          <w:szCs w:val="24"/>
          <w:lang w:val="ko-KR"/>
        </w:rPr>
        <w:t>본</w:t>
      </w:r>
      <w:r>
        <w:rPr>
          <w:szCs w:val="24"/>
        </w:rPr>
        <w:t xml:space="preserve"> </w:t>
      </w:r>
      <w:r>
        <w:rPr>
          <w:szCs w:val="24"/>
          <w:lang w:val="ko-KR"/>
        </w:rPr>
        <w:t>계약의</w:t>
      </w:r>
      <w:r>
        <w:rPr>
          <w:szCs w:val="24"/>
        </w:rPr>
        <w:t xml:space="preserve"> </w:t>
      </w:r>
      <w:r>
        <w:rPr>
          <w:szCs w:val="24"/>
          <w:lang w:val="ko-KR"/>
        </w:rPr>
        <w:t>어느</w:t>
      </w:r>
      <w:r>
        <w:rPr>
          <w:szCs w:val="24"/>
        </w:rPr>
        <w:t xml:space="preserve"> </w:t>
      </w:r>
      <w:r>
        <w:rPr>
          <w:szCs w:val="24"/>
          <w:lang w:val="ko-KR"/>
        </w:rPr>
        <w:t>규정</w:t>
      </w:r>
      <w:r>
        <w:rPr>
          <w:szCs w:val="24"/>
        </w:rPr>
        <w:t>(</w:t>
      </w:r>
      <w:r>
        <w:rPr>
          <w:szCs w:val="24"/>
          <w:lang w:val="ko-KR"/>
        </w:rPr>
        <w:t>문장</w:t>
      </w:r>
      <w:r>
        <w:rPr>
          <w:szCs w:val="24"/>
        </w:rPr>
        <w:t xml:space="preserve">, </w:t>
      </w:r>
      <w:r>
        <w:rPr>
          <w:szCs w:val="24"/>
          <w:lang w:val="ko-KR"/>
        </w:rPr>
        <w:t>문구</w:t>
      </w:r>
      <w:r>
        <w:rPr>
          <w:szCs w:val="24"/>
        </w:rPr>
        <w:t xml:space="preserve"> </w:t>
      </w:r>
      <w:r>
        <w:rPr>
          <w:szCs w:val="24"/>
          <w:lang w:val="ko-KR"/>
        </w:rPr>
        <w:t>또는</w:t>
      </w:r>
      <w:r>
        <w:rPr>
          <w:szCs w:val="24"/>
        </w:rPr>
        <w:t xml:space="preserve"> </w:t>
      </w:r>
      <w:r>
        <w:rPr>
          <w:szCs w:val="24"/>
          <w:lang w:val="ko-KR"/>
        </w:rPr>
        <w:t>그</w:t>
      </w:r>
      <w:r>
        <w:rPr>
          <w:szCs w:val="24"/>
        </w:rPr>
        <w:t xml:space="preserve"> </w:t>
      </w:r>
      <w:r>
        <w:rPr>
          <w:szCs w:val="24"/>
          <w:lang w:val="ko-KR"/>
        </w:rPr>
        <w:t>일부를</w:t>
      </w:r>
      <w:r>
        <w:rPr>
          <w:szCs w:val="24"/>
        </w:rPr>
        <w:t xml:space="preserve"> </w:t>
      </w:r>
      <w:r>
        <w:rPr>
          <w:szCs w:val="24"/>
          <w:lang w:val="ko-KR"/>
        </w:rPr>
        <w:t>포함</w:t>
      </w:r>
      <w:r>
        <w:rPr>
          <w:szCs w:val="24"/>
        </w:rPr>
        <w:t>)</w:t>
      </w:r>
      <w:r>
        <w:rPr>
          <w:szCs w:val="24"/>
          <w:lang w:val="ko-KR"/>
        </w:rPr>
        <w:t>이</w:t>
      </w:r>
      <w:r>
        <w:rPr>
          <w:szCs w:val="24"/>
        </w:rPr>
        <w:t xml:space="preserve"> </w:t>
      </w:r>
      <w:r>
        <w:rPr>
          <w:szCs w:val="24"/>
          <w:lang w:val="ko-KR"/>
        </w:rPr>
        <w:t>무효이거나</w:t>
      </w:r>
      <w:r>
        <w:rPr>
          <w:szCs w:val="24"/>
        </w:rPr>
        <w:t xml:space="preserve"> </w:t>
      </w:r>
      <w:r>
        <w:rPr>
          <w:szCs w:val="24"/>
          <w:lang w:val="ko-KR"/>
        </w:rPr>
        <w:t>집행이</w:t>
      </w:r>
      <w:r>
        <w:rPr>
          <w:szCs w:val="24"/>
        </w:rPr>
        <w:t xml:space="preserve"> </w:t>
      </w:r>
      <w:r>
        <w:rPr>
          <w:szCs w:val="24"/>
          <w:lang w:val="ko-KR"/>
        </w:rPr>
        <w:t>불가능하게</w:t>
      </w:r>
      <w:r>
        <w:rPr>
          <w:szCs w:val="24"/>
        </w:rPr>
        <w:t xml:space="preserve"> </w:t>
      </w:r>
      <w:r>
        <w:rPr>
          <w:szCs w:val="24"/>
          <w:lang w:val="ko-KR"/>
        </w:rPr>
        <w:t>되는</w:t>
      </w:r>
      <w:r>
        <w:rPr>
          <w:szCs w:val="24"/>
        </w:rPr>
        <w:t xml:space="preserve"> </w:t>
      </w:r>
      <w:r>
        <w:rPr>
          <w:szCs w:val="24"/>
          <w:lang w:val="ko-KR"/>
        </w:rPr>
        <w:t>경우에도</w:t>
      </w:r>
      <w:r>
        <w:rPr>
          <w:szCs w:val="24"/>
        </w:rPr>
        <w:t xml:space="preserve"> </w:t>
      </w:r>
      <w:r>
        <w:rPr>
          <w:szCs w:val="24"/>
          <w:lang w:val="ko-KR"/>
        </w:rPr>
        <w:t>다른</w:t>
      </w:r>
      <w:r>
        <w:rPr>
          <w:szCs w:val="24"/>
        </w:rPr>
        <w:t xml:space="preserve"> </w:t>
      </w:r>
      <w:r>
        <w:rPr>
          <w:szCs w:val="24"/>
          <w:lang w:val="ko-KR"/>
        </w:rPr>
        <w:t>규정의</w:t>
      </w:r>
      <w:r>
        <w:rPr>
          <w:szCs w:val="24"/>
        </w:rPr>
        <w:t xml:space="preserve"> </w:t>
      </w:r>
      <w:r>
        <w:rPr>
          <w:szCs w:val="24"/>
          <w:lang w:val="ko-KR"/>
        </w:rPr>
        <w:t>효력</w:t>
      </w:r>
      <w:r>
        <w:rPr>
          <w:szCs w:val="24"/>
        </w:rPr>
        <w:t xml:space="preserve"> </w:t>
      </w:r>
      <w:r>
        <w:rPr>
          <w:szCs w:val="24"/>
          <w:lang w:val="ko-KR"/>
        </w:rPr>
        <w:t>또는</w:t>
      </w:r>
      <w:r>
        <w:rPr>
          <w:szCs w:val="24"/>
        </w:rPr>
        <w:t xml:space="preserve"> </w:t>
      </w:r>
      <w:r>
        <w:rPr>
          <w:szCs w:val="24"/>
          <w:lang w:val="ko-KR"/>
        </w:rPr>
        <w:t>집행가능성에</w:t>
      </w:r>
      <w:r>
        <w:rPr>
          <w:szCs w:val="24"/>
        </w:rPr>
        <w:t xml:space="preserve"> </w:t>
      </w:r>
      <w:r>
        <w:rPr>
          <w:szCs w:val="24"/>
          <w:lang w:val="ko-KR"/>
        </w:rPr>
        <w:t>영향을</w:t>
      </w:r>
      <w:r>
        <w:rPr>
          <w:szCs w:val="24"/>
        </w:rPr>
        <w:t xml:space="preserve"> </w:t>
      </w:r>
      <w:r>
        <w:rPr>
          <w:szCs w:val="24"/>
          <w:lang w:val="ko-KR"/>
        </w:rPr>
        <w:t>주지</w:t>
      </w:r>
      <w:r>
        <w:rPr>
          <w:szCs w:val="24"/>
        </w:rPr>
        <w:t xml:space="preserve"> </w:t>
      </w:r>
      <w:r>
        <w:rPr>
          <w:szCs w:val="24"/>
          <w:lang w:val="ko-KR"/>
        </w:rPr>
        <w:t>아니하며</w:t>
      </w:r>
      <w:r>
        <w:rPr>
          <w:szCs w:val="24"/>
        </w:rPr>
        <w:t xml:space="preserve">, </w:t>
      </w:r>
      <w:r>
        <w:rPr>
          <w:szCs w:val="24"/>
        </w:rPr>
        <w:t>무효</w:t>
      </w:r>
      <w:r>
        <w:rPr>
          <w:szCs w:val="24"/>
          <w:lang w:val="ko-KR"/>
        </w:rPr>
        <w:t xml:space="preserve">, </w:t>
      </w:r>
      <w:r>
        <w:rPr>
          <w:szCs w:val="24"/>
          <w:lang w:val="ko-KR"/>
        </w:rPr>
        <w:t>위법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기타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집행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불가능한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규정들은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당사자들이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별도의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조치를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취하지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않는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경우에도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그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조항의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원래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내용과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취지에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가능한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근접하면서도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무효</w:t>
      </w:r>
      <w:r>
        <w:rPr>
          <w:szCs w:val="24"/>
          <w:lang w:val="ko-KR"/>
        </w:rPr>
        <w:t xml:space="preserve">, </w:t>
      </w:r>
      <w:r>
        <w:rPr>
          <w:szCs w:val="24"/>
          <w:lang w:val="ko-KR"/>
        </w:rPr>
        <w:t>위법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기타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집행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불가능하지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않은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내용으로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대체된다</w:t>
      </w:r>
      <w:r>
        <w:rPr>
          <w:szCs w:val="24"/>
          <w:lang w:val="ko-KR"/>
        </w:rPr>
        <w:t>.</w:t>
      </w:r>
    </w:p>
    <w:p w14:paraId="2428193B" w14:textId="77777777" w:rsidR="005C0AE3" w:rsidRDefault="00E5647E">
      <w:pPr>
        <w:pStyle w:val="2"/>
        <w:spacing w:before="60" w:line="312" w:lineRule="auto"/>
        <w:ind w:left="851" w:hanging="851"/>
        <w:rPr>
          <w:szCs w:val="24"/>
        </w:rPr>
      </w:pPr>
      <w:bookmarkStart w:id="557" w:name="_Toc418502601"/>
      <w:bookmarkStart w:id="558" w:name="_Toc508231539"/>
      <w:bookmarkStart w:id="559" w:name="_Toc510052133"/>
      <w:bookmarkStart w:id="560" w:name="_Toc510076709"/>
      <w:bookmarkStart w:id="561" w:name="_Toc510438041"/>
      <w:bookmarkStart w:id="562" w:name="_Toc31915511"/>
      <w:bookmarkStart w:id="563" w:name="_Toc33740744"/>
      <w:bookmarkStart w:id="564" w:name="_Toc33816158"/>
      <w:bookmarkStart w:id="565" w:name="_Toc36053541"/>
      <w:bookmarkStart w:id="566" w:name="_Toc36105840"/>
      <w:r>
        <w:rPr>
          <w:szCs w:val="24"/>
        </w:rPr>
        <w:t>제</w:t>
      </w:r>
      <w:r>
        <w:rPr>
          <w:szCs w:val="24"/>
        </w:rPr>
        <w:t>3</w:t>
      </w:r>
      <w:r>
        <w:rPr>
          <w:szCs w:val="24"/>
        </w:rPr>
        <w:t>수익자의</w:t>
      </w:r>
      <w:r>
        <w:rPr>
          <w:szCs w:val="24"/>
        </w:rPr>
        <w:t xml:space="preserve"> </w:t>
      </w:r>
      <w:r>
        <w:rPr>
          <w:szCs w:val="24"/>
        </w:rPr>
        <w:t>부존재</w:t>
      </w:r>
      <w:bookmarkEnd w:id="557"/>
      <w:bookmarkEnd w:id="558"/>
      <w:bookmarkEnd w:id="559"/>
      <w:bookmarkEnd w:id="560"/>
      <w:bookmarkEnd w:id="561"/>
      <w:bookmarkEnd w:id="562"/>
      <w:bookmarkEnd w:id="563"/>
      <w:bookmarkEnd w:id="564"/>
      <w:bookmarkEnd w:id="565"/>
      <w:bookmarkEnd w:id="566"/>
    </w:p>
    <w:p w14:paraId="315CC320" w14:textId="77777777" w:rsidR="005C0AE3" w:rsidRDefault="00E5647E">
      <w:pPr>
        <w:spacing w:before="60" w:line="312" w:lineRule="auto"/>
        <w:ind w:leftChars="354" w:left="850"/>
        <w:rPr>
          <w:szCs w:val="24"/>
        </w:rPr>
      </w:pPr>
      <w:r>
        <w:rPr>
          <w:szCs w:val="24"/>
        </w:rPr>
        <w:t>본</w:t>
      </w:r>
      <w:r>
        <w:rPr>
          <w:szCs w:val="24"/>
        </w:rPr>
        <w:t xml:space="preserve"> </w:t>
      </w:r>
      <w:r>
        <w:rPr>
          <w:szCs w:val="24"/>
        </w:rPr>
        <w:t>계약은</w:t>
      </w:r>
      <w:r>
        <w:rPr>
          <w:szCs w:val="24"/>
        </w:rPr>
        <w:t xml:space="preserve"> </w:t>
      </w:r>
      <w:r>
        <w:rPr>
          <w:szCs w:val="24"/>
        </w:rPr>
        <w:t>당사자들을</w:t>
      </w:r>
      <w:r>
        <w:rPr>
          <w:szCs w:val="24"/>
        </w:rPr>
        <w:t xml:space="preserve"> </w:t>
      </w:r>
      <w:r>
        <w:rPr>
          <w:szCs w:val="24"/>
        </w:rPr>
        <w:t>구속하며</w:t>
      </w:r>
      <w:r>
        <w:rPr>
          <w:szCs w:val="24"/>
        </w:rPr>
        <w:t xml:space="preserve"> </w:t>
      </w:r>
      <w:r>
        <w:rPr>
          <w:szCs w:val="24"/>
        </w:rPr>
        <w:t>이들을</w:t>
      </w:r>
      <w:r>
        <w:rPr>
          <w:szCs w:val="24"/>
        </w:rPr>
        <w:t xml:space="preserve"> </w:t>
      </w:r>
      <w:r>
        <w:rPr>
          <w:szCs w:val="24"/>
        </w:rPr>
        <w:t>위하여</w:t>
      </w:r>
      <w:r>
        <w:rPr>
          <w:szCs w:val="24"/>
        </w:rPr>
        <w:t xml:space="preserve"> </w:t>
      </w:r>
      <w:r>
        <w:rPr>
          <w:szCs w:val="24"/>
        </w:rPr>
        <w:t>효력을</w:t>
      </w:r>
      <w:r>
        <w:rPr>
          <w:szCs w:val="24"/>
        </w:rPr>
        <w:t xml:space="preserve"> </w:t>
      </w:r>
      <w:r>
        <w:rPr>
          <w:szCs w:val="24"/>
        </w:rPr>
        <w:t>가진다</w:t>
      </w:r>
      <w:r>
        <w:rPr>
          <w:szCs w:val="24"/>
        </w:rPr>
        <w:t xml:space="preserve">. </w:t>
      </w:r>
      <w:r>
        <w:rPr>
          <w:szCs w:val="24"/>
        </w:rPr>
        <w:t>본</w:t>
      </w:r>
      <w:r>
        <w:rPr>
          <w:szCs w:val="24"/>
        </w:rPr>
        <w:t xml:space="preserve"> </w:t>
      </w:r>
      <w:r>
        <w:rPr>
          <w:szCs w:val="24"/>
        </w:rPr>
        <w:t>계약에</w:t>
      </w:r>
      <w:r>
        <w:rPr>
          <w:szCs w:val="24"/>
        </w:rPr>
        <w:t xml:space="preserve"> </w:t>
      </w:r>
      <w:r>
        <w:rPr>
          <w:szCs w:val="24"/>
        </w:rPr>
        <w:t>명시적으로</w:t>
      </w:r>
      <w:r>
        <w:rPr>
          <w:szCs w:val="24"/>
        </w:rPr>
        <w:t xml:space="preserve"> </w:t>
      </w:r>
      <w:r>
        <w:rPr>
          <w:szCs w:val="24"/>
        </w:rPr>
        <w:t>포함된</w:t>
      </w:r>
      <w:r>
        <w:rPr>
          <w:szCs w:val="24"/>
        </w:rPr>
        <w:t xml:space="preserve"> </w:t>
      </w:r>
      <w:r>
        <w:rPr>
          <w:szCs w:val="24"/>
        </w:rPr>
        <w:t>경우를</w:t>
      </w:r>
      <w:r>
        <w:rPr>
          <w:szCs w:val="24"/>
        </w:rPr>
        <w:t xml:space="preserve"> </w:t>
      </w:r>
      <w:r>
        <w:rPr>
          <w:szCs w:val="24"/>
        </w:rPr>
        <w:t>제외하고</w:t>
      </w:r>
      <w:r>
        <w:rPr>
          <w:szCs w:val="24"/>
        </w:rPr>
        <w:t xml:space="preserve">, </w:t>
      </w:r>
      <w:r>
        <w:rPr>
          <w:szCs w:val="24"/>
        </w:rPr>
        <w:t>본</w:t>
      </w:r>
      <w:r>
        <w:rPr>
          <w:szCs w:val="24"/>
        </w:rPr>
        <w:t xml:space="preserve"> </w:t>
      </w:r>
      <w:r>
        <w:rPr>
          <w:szCs w:val="24"/>
        </w:rPr>
        <w:t>계약상</w:t>
      </w:r>
      <w:r>
        <w:rPr>
          <w:szCs w:val="24"/>
        </w:rPr>
        <w:t xml:space="preserve"> </w:t>
      </w:r>
      <w:r>
        <w:rPr>
          <w:szCs w:val="24"/>
        </w:rPr>
        <w:t>어떠한</w:t>
      </w:r>
      <w:r>
        <w:rPr>
          <w:szCs w:val="24"/>
        </w:rPr>
        <w:t xml:space="preserve"> </w:t>
      </w:r>
      <w:r>
        <w:rPr>
          <w:szCs w:val="24"/>
        </w:rPr>
        <w:t>사항도</w:t>
      </w:r>
      <w:r>
        <w:rPr>
          <w:szCs w:val="24"/>
        </w:rPr>
        <w:t xml:space="preserve"> </w:t>
      </w:r>
      <w:r>
        <w:rPr>
          <w:szCs w:val="24"/>
        </w:rPr>
        <w:t>당사자들을</w:t>
      </w:r>
      <w:r>
        <w:rPr>
          <w:szCs w:val="24"/>
        </w:rPr>
        <w:t xml:space="preserve"> </w:t>
      </w:r>
      <w:r>
        <w:rPr>
          <w:szCs w:val="24"/>
        </w:rPr>
        <w:t>제외한</w:t>
      </w:r>
      <w:r>
        <w:rPr>
          <w:szCs w:val="24"/>
        </w:rPr>
        <w:t xml:space="preserve"> </w:t>
      </w:r>
      <w:r>
        <w:rPr>
          <w:szCs w:val="24"/>
        </w:rPr>
        <w:t>제</w:t>
      </w:r>
      <w:r>
        <w:rPr>
          <w:szCs w:val="24"/>
        </w:rPr>
        <w:t>3</w:t>
      </w:r>
      <w:r>
        <w:rPr>
          <w:szCs w:val="24"/>
        </w:rPr>
        <w:t>자에게</w:t>
      </w:r>
      <w:r>
        <w:rPr>
          <w:szCs w:val="24"/>
        </w:rPr>
        <w:t xml:space="preserve"> </w:t>
      </w:r>
      <w:r>
        <w:rPr>
          <w:szCs w:val="24"/>
        </w:rPr>
        <w:t>어떠한</w:t>
      </w:r>
      <w:r>
        <w:rPr>
          <w:szCs w:val="24"/>
        </w:rPr>
        <w:t xml:space="preserve"> </w:t>
      </w:r>
      <w:r>
        <w:rPr>
          <w:szCs w:val="24"/>
        </w:rPr>
        <w:t>권리</w:t>
      </w:r>
      <w:r>
        <w:rPr>
          <w:szCs w:val="24"/>
        </w:rPr>
        <w:t xml:space="preserve"> </w:t>
      </w:r>
      <w:r>
        <w:rPr>
          <w:szCs w:val="24"/>
        </w:rPr>
        <w:t>또는</w:t>
      </w:r>
      <w:r>
        <w:rPr>
          <w:szCs w:val="24"/>
        </w:rPr>
        <w:t xml:space="preserve"> </w:t>
      </w:r>
      <w:r>
        <w:rPr>
          <w:szCs w:val="24"/>
        </w:rPr>
        <w:t>구제수단을</w:t>
      </w:r>
      <w:r>
        <w:rPr>
          <w:szCs w:val="24"/>
        </w:rPr>
        <w:t xml:space="preserve"> </w:t>
      </w:r>
      <w:r>
        <w:rPr>
          <w:szCs w:val="24"/>
        </w:rPr>
        <w:t>부여하거나</w:t>
      </w:r>
      <w:r>
        <w:rPr>
          <w:szCs w:val="24"/>
        </w:rPr>
        <w:t xml:space="preserve"> </w:t>
      </w:r>
      <w:r>
        <w:rPr>
          <w:szCs w:val="24"/>
        </w:rPr>
        <w:t>어떤</w:t>
      </w:r>
      <w:r>
        <w:rPr>
          <w:szCs w:val="24"/>
        </w:rPr>
        <w:t xml:space="preserve"> </w:t>
      </w:r>
      <w:r>
        <w:rPr>
          <w:szCs w:val="24"/>
        </w:rPr>
        <w:t>의무를</w:t>
      </w:r>
      <w:r>
        <w:rPr>
          <w:szCs w:val="24"/>
        </w:rPr>
        <w:t xml:space="preserve"> </w:t>
      </w:r>
      <w:r>
        <w:rPr>
          <w:szCs w:val="24"/>
        </w:rPr>
        <w:t>발생시키지</w:t>
      </w:r>
      <w:r>
        <w:rPr>
          <w:szCs w:val="24"/>
        </w:rPr>
        <w:t xml:space="preserve"> </w:t>
      </w:r>
      <w:r>
        <w:rPr>
          <w:szCs w:val="24"/>
        </w:rPr>
        <w:t>아니한다</w:t>
      </w:r>
      <w:r>
        <w:rPr>
          <w:szCs w:val="24"/>
        </w:rPr>
        <w:t>.</w:t>
      </w:r>
    </w:p>
    <w:p w14:paraId="4EB68288" w14:textId="77777777" w:rsidR="005C0AE3" w:rsidRDefault="00E5647E">
      <w:pPr>
        <w:pStyle w:val="2"/>
        <w:spacing w:before="60" w:line="312" w:lineRule="auto"/>
        <w:ind w:left="851" w:hanging="851"/>
        <w:rPr>
          <w:szCs w:val="24"/>
        </w:rPr>
      </w:pPr>
      <w:bookmarkStart w:id="567" w:name="_Toc323492848"/>
      <w:bookmarkStart w:id="568" w:name="_Toc508231540"/>
      <w:bookmarkStart w:id="569" w:name="_Toc510052134"/>
      <w:bookmarkStart w:id="570" w:name="_Toc510076710"/>
      <w:bookmarkStart w:id="571" w:name="_Toc510438042"/>
      <w:bookmarkStart w:id="572" w:name="_Toc31915512"/>
      <w:bookmarkStart w:id="573" w:name="_Toc33740745"/>
      <w:bookmarkStart w:id="574" w:name="_Toc33816159"/>
      <w:bookmarkStart w:id="575" w:name="_Toc36053542"/>
      <w:bookmarkStart w:id="576" w:name="_Toc36105841"/>
      <w:bookmarkStart w:id="577" w:name="_Toc132369626"/>
      <w:bookmarkStart w:id="578" w:name="_Toc278568710"/>
      <w:bookmarkStart w:id="579" w:name="_Toc279104773"/>
      <w:bookmarkStart w:id="580" w:name="_Toc284827074"/>
      <w:bookmarkEnd w:id="556"/>
      <w:r>
        <w:rPr>
          <w:rFonts w:hint="eastAsia"/>
          <w:szCs w:val="24"/>
        </w:rPr>
        <w:t>준거법</w:t>
      </w:r>
      <w:bookmarkEnd w:id="567"/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및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분쟁해결</w:t>
      </w:r>
      <w:bookmarkEnd w:id="568"/>
      <w:bookmarkEnd w:id="569"/>
      <w:bookmarkEnd w:id="570"/>
      <w:bookmarkEnd w:id="571"/>
      <w:bookmarkEnd w:id="572"/>
      <w:bookmarkEnd w:id="573"/>
      <w:bookmarkEnd w:id="574"/>
      <w:bookmarkEnd w:id="575"/>
      <w:bookmarkEnd w:id="576"/>
    </w:p>
    <w:p w14:paraId="4ABA886D" w14:textId="77777777" w:rsidR="005C0AE3" w:rsidRDefault="00E5647E">
      <w:pPr>
        <w:numPr>
          <w:ilvl w:val="2"/>
          <w:numId w:val="4"/>
        </w:numPr>
        <w:topLinePunct/>
        <w:adjustRightInd w:val="0"/>
        <w:snapToGrid w:val="0"/>
        <w:spacing w:before="60" w:line="312" w:lineRule="auto"/>
        <w:ind w:hanging="737"/>
        <w:textAlignment w:val="baseline"/>
        <w:outlineLvl w:val="0"/>
        <w:rPr>
          <w:szCs w:val="24"/>
        </w:rPr>
      </w:pPr>
      <w:bookmarkStart w:id="581" w:name="_Toc508231541"/>
      <w:bookmarkStart w:id="582" w:name="_Toc510052135"/>
      <w:bookmarkStart w:id="583" w:name="_Toc510076711"/>
      <w:bookmarkStart w:id="584" w:name="_Toc510438043"/>
      <w:bookmarkStart w:id="585" w:name="_Toc31915513"/>
      <w:bookmarkStart w:id="586" w:name="_Toc33740746"/>
      <w:bookmarkStart w:id="587" w:name="_Toc33816160"/>
      <w:bookmarkStart w:id="588" w:name="_Toc36053543"/>
      <w:bookmarkStart w:id="589" w:name="_Toc36105842"/>
      <w:bookmarkStart w:id="590" w:name="_Toc463779929"/>
      <w:bookmarkStart w:id="591" w:name="_Toc481215397"/>
      <w:bookmarkEnd w:id="577"/>
      <w:bookmarkEnd w:id="578"/>
      <w:bookmarkEnd w:id="579"/>
      <w:bookmarkEnd w:id="580"/>
      <w:r>
        <w:rPr>
          <w:szCs w:val="24"/>
        </w:rPr>
        <w:t>본</w:t>
      </w:r>
      <w:r>
        <w:rPr>
          <w:szCs w:val="24"/>
        </w:rPr>
        <w:t xml:space="preserve"> </w:t>
      </w:r>
      <w:r>
        <w:rPr>
          <w:szCs w:val="24"/>
        </w:rPr>
        <w:t>계약의</w:t>
      </w:r>
      <w:r>
        <w:rPr>
          <w:szCs w:val="24"/>
        </w:rPr>
        <w:t xml:space="preserve"> </w:t>
      </w:r>
      <w:r>
        <w:rPr>
          <w:szCs w:val="24"/>
        </w:rPr>
        <w:t>준거법은</w:t>
      </w:r>
      <w:r>
        <w:rPr>
          <w:szCs w:val="24"/>
        </w:rPr>
        <w:t xml:space="preserve"> </w:t>
      </w:r>
      <w:r>
        <w:rPr>
          <w:szCs w:val="24"/>
        </w:rPr>
        <w:t>대한민국</w:t>
      </w:r>
      <w:r>
        <w:rPr>
          <w:szCs w:val="24"/>
        </w:rPr>
        <w:t xml:space="preserve"> </w:t>
      </w:r>
      <w:r>
        <w:rPr>
          <w:szCs w:val="24"/>
        </w:rPr>
        <w:t>법률로</w:t>
      </w:r>
      <w:r>
        <w:rPr>
          <w:szCs w:val="24"/>
        </w:rPr>
        <w:t xml:space="preserve"> </w:t>
      </w:r>
      <w:r>
        <w:rPr>
          <w:szCs w:val="24"/>
        </w:rPr>
        <w:t>한다</w:t>
      </w:r>
      <w:r>
        <w:rPr>
          <w:szCs w:val="24"/>
        </w:rPr>
        <w:t>.</w:t>
      </w:r>
      <w:bookmarkEnd w:id="581"/>
      <w:bookmarkEnd w:id="582"/>
      <w:bookmarkEnd w:id="583"/>
      <w:bookmarkEnd w:id="584"/>
      <w:bookmarkEnd w:id="585"/>
      <w:bookmarkEnd w:id="586"/>
      <w:bookmarkEnd w:id="587"/>
      <w:bookmarkEnd w:id="588"/>
      <w:bookmarkEnd w:id="589"/>
    </w:p>
    <w:p w14:paraId="7110A273" w14:textId="77777777" w:rsidR="005C0AE3" w:rsidRDefault="00E5647E">
      <w:pPr>
        <w:numPr>
          <w:ilvl w:val="2"/>
          <w:numId w:val="4"/>
        </w:numPr>
        <w:topLinePunct/>
        <w:adjustRightInd w:val="0"/>
        <w:snapToGrid w:val="0"/>
        <w:spacing w:before="60" w:line="312" w:lineRule="auto"/>
        <w:ind w:leftChars="354" w:left="1587" w:hanging="737"/>
        <w:textAlignment w:val="baseline"/>
        <w:outlineLvl w:val="0"/>
        <w:rPr>
          <w:szCs w:val="24"/>
        </w:rPr>
      </w:pPr>
      <w:bookmarkStart w:id="592" w:name="_Toc508231542"/>
      <w:bookmarkStart w:id="593" w:name="_Toc510052136"/>
      <w:bookmarkStart w:id="594" w:name="_Toc510076712"/>
      <w:bookmarkStart w:id="595" w:name="_Toc510438044"/>
      <w:bookmarkStart w:id="596" w:name="_Toc31915514"/>
      <w:bookmarkStart w:id="597" w:name="_Toc33740747"/>
      <w:bookmarkStart w:id="598" w:name="_Toc33816161"/>
      <w:bookmarkStart w:id="599" w:name="_Toc36053544"/>
      <w:bookmarkStart w:id="600" w:name="_Toc36105843"/>
      <w:r>
        <w:rPr>
          <w:szCs w:val="24"/>
        </w:rPr>
        <w:lastRenderedPageBreak/>
        <w:t>본</w:t>
      </w:r>
      <w:r>
        <w:rPr>
          <w:szCs w:val="24"/>
        </w:rPr>
        <w:t xml:space="preserve"> </w:t>
      </w:r>
      <w:r>
        <w:rPr>
          <w:szCs w:val="24"/>
        </w:rPr>
        <w:t>계약과</w:t>
      </w:r>
      <w:r>
        <w:rPr>
          <w:szCs w:val="24"/>
        </w:rPr>
        <w:t xml:space="preserve"> </w:t>
      </w:r>
      <w:r>
        <w:rPr>
          <w:szCs w:val="24"/>
        </w:rPr>
        <w:t>관련하여</w:t>
      </w:r>
      <w:r>
        <w:rPr>
          <w:szCs w:val="24"/>
        </w:rPr>
        <w:t xml:space="preserve"> </w:t>
      </w:r>
      <w:r>
        <w:rPr>
          <w:szCs w:val="24"/>
        </w:rPr>
        <w:t>발생하는</w:t>
      </w:r>
      <w:r>
        <w:rPr>
          <w:szCs w:val="24"/>
        </w:rPr>
        <w:t xml:space="preserve"> </w:t>
      </w:r>
      <w:r>
        <w:rPr>
          <w:szCs w:val="24"/>
        </w:rPr>
        <w:t>모든</w:t>
      </w:r>
      <w:r>
        <w:rPr>
          <w:szCs w:val="24"/>
        </w:rPr>
        <w:t xml:space="preserve"> </w:t>
      </w:r>
      <w:r>
        <w:rPr>
          <w:szCs w:val="24"/>
        </w:rPr>
        <w:t>분쟁의</w:t>
      </w:r>
      <w:r>
        <w:rPr>
          <w:szCs w:val="24"/>
        </w:rPr>
        <w:t xml:space="preserve"> </w:t>
      </w:r>
      <w:r>
        <w:rPr>
          <w:szCs w:val="24"/>
        </w:rPr>
        <w:t>해결은</w:t>
      </w:r>
      <w:r>
        <w:rPr>
          <w:szCs w:val="24"/>
        </w:rPr>
        <w:t xml:space="preserve"> </w:t>
      </w:r>
      <w:r>
        <w:rPr>
          <w:szCs w:val="24"/>
        </w:rPr>
        <w:t>서울중앙지방법원을</w:t>
      </w:r>
      <w:r>
        <w:rPr>
          <w:szCs w:val="24"/>
        </w:rPr>
        <w:t xml:space="preserve"> </w:t>
      </w:r>
      <w:r>
        <w:rPr>
          <w:szCs w:val="24"/>
        </w:rPr>
        <w:t>전속적</w:t>
      </w:r>
      <w:r>
        <w:rPr>
          <w:szCs w:val="24"/>
        </w:rPr>
        <w:t xml:space="preserve"> 1</w:t>
      </w:r>
      <w:r>
        <w:rPr>
          <w:rFonts w:hint="eastAsia"/>
          <w:szCs w:val="24"/>
        </w:rPr>
        <w:t>심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관할법원으로</w:t>
      </w:r>
      <w:r>
        <w:rPr>
          <w:szCs w:val="24"/>
        </w:rPr>
        <w:t xml:space="preserve"> </w:t>
      </w:r>
      <w:r>
        <w:rPr>
          <w:szCs w:val="24"/>
        </w:rPr>
        <w:t>하는</w:t>
      </w:r>
      <w:r>
        <w:rPr>
          <w:szCs w:val="24"/>
        </w:rPr>
        <w:t xml:space="preserve"> </w:t>
      </w:r>
      <w:r>
        <w:rPr>
          <w:szCs w:val="24"/>
        </w:rPr>
        <w:t>소송절차에</w:t>
      </w:r>
      <w:r>
        <w:rPr>
          <w:szCs w:val="24"/>
        </w:rPr>
        <w:t xml:space="preserve"> </w:t>
      </w:r>
      <w:r>
        <w:rPr>
          <w:szCs w:val="24"/>
        </w:rPr>
        <w:t>의한다</w:t>
      </w:r>
      <w:r>
        <w:rPr>
          <w:szCs w:val="24"/>
        </w:rPr>
        <w:t>.</w:t>
      </w:r>
      <w:bookmarkEnd w:id="592"/>
      <w:bookmarkEnd w:id="593"/>
      <w:bookmarkEnd w:id="594"/>
      <w:bookmarkEnd w:id="595"/>
      <w:bookmarkEnd w:id="596"/>
      <w:bookmarkEnd w:id="597"/>
      <w:bookmarkEnd w:id="598"/>
      <w:bookmarkEnd w:id="599"/>
      <w:bookmarkEnd w:id="600"/>
      <w:r>
        <w:rPr>
          <w:szCs w:val="24"/>
        </w:rPr>
        <w:t xml:space="preserve"> </w:t>
      </w:r>
      <w:bookmarkStart w:id="601" w:name="_DV_M258"/>
      <w:bookmarkEnd w:id="601"/>
    </w:p>
    <w:p w14:paraId="2635025A" w14:textId="77777777" w:rsidR="005C0AE3" w:rsidRDefault="005C0AE3" w:rsidP="00A53CCD">
      <w:pPr>
        <w:widowControl/>
        <w:wordWrap/>
        <w:autoSpaceDE/>
        <w:autoSpaceDN/>
        <w:spacing w:after="0"/>
        <w:jc w:val="left"/>
        <w:rPr>
          <w:szCs w:val="24"/>
        </w:rPr>
      </w:pPr>
    </w:p>
    <w:p w14:paraId="5AA7F1D0" w14:textId="221A631D" w:rsidR="005C0AE3" w:rsidRDefault="008809A3">
      <w:pPr>
        <w:rPr>
          <w:szCs w:val="24"/>
        </w:rPr>
      </w:pPr>
      <w:bookmarkStart w:id="602" w:name="_Toc33703435"/>
      <w:r>
        <w:rPr>
          <w:rFonts w:hint="eastAsia"/>
          <w:szCs w:val="24"/>
        </w:rPr>
        <w:t>별첨</w:t>
      </w:r>
      <w:r>
        <w:rPr>
          <w:rFonts w:hint="eastAsia"/>
          <w:szCs w:val="24"/>
        </w:rPr>
        <w:t xml:space="preserve"> </w:t>
      </w:r>
      <w:r w:rsidR="00F66C03">
        <w:rPr>
          <w:rFonts w:hint="eastAsia"/>
          <w:szCs w:val="24"/>
        </w:rPr>
        <w:t>1</w:t>
      </w:r>
      <w:r>
        <w:rPr>
          <w:rFonts w:hint="eastAsia"/>
          <w:szCs w:val="24"/>
        </w:rPr>
        <w:t xml:space="preserve"> </w:t>
      </w:r>
      <w:r w:rsidR="00E5647E">
        <w:rPr>
          <w:rFonts w:hint="eastAsia"/>
          <w:szCs w:val="24"/>
        </w:rPr>
        <w:t>당사자들</w:t>
      </w:r>
      <w:r w:rsidR="00E5647E">
        <w:rPr>
          <w:rFonts w:hint="eastAsia"/>
          <w:szCs w:val="24"/>
        </w:rPr>
        <w:t xml:space="preserve"> </w:t>
      </w:r>
      <w:r w:rsidR="00E5647E">
        <w:rPr>
          <w:rFonts w:hint="eastAsia"/>
          <w:szCs w:val="24"/>
        </w:rPr>
        <w:t>및</w:t>
      </w:r>
      <w:r w:rsidR="00E5647E">
        <w:rPr>
          <w:rFonts w:hint="eastAsia"/>
          <w:szCs w:val="24"/>
        </w:rPr>
        <w:t xml:space="preserve"> </w:t>
      </w:r>
      <w:r w:rsidR="00E5647E">
        <w:rPr>
          <w:rFonts w:hint="eastAsia"/>
          <w:szCs w:val="24"/>
        </w:rPr>
        <w:t>통지처</w:t>
      </w:r>
      <w:r w:rsidR="00E5647E">
        <w:rPr>
          <w:rFonts w:hint="eastAsia"/>
          <w:szCs w:val="24"/>
        </w:rPr>
        <w:t xml:space="preserve"> </w:t>
      </w:r>
      <w:r w:rsidR="00E5647E">
        <w:rPr>
          <w:rFonts w:hint="eastAsia"/>
          <w:szCs w:val="24"/>
        </w:rPr>
        <w:t>목록</w:t>
      </w:r>
      <w:bookmarkEnd w:id="602"/>
    </w:p>
    <w:p w14:paraId="320B3C3E" w14:textId="69590E06" w:rsidR="00F66C03" w:rsidRDefault="00F66C03" w:rsidP="00F66C03">
      <w:pPr>
        <w:rPr>
          <w:szCs w:val="24"/>
        </w:rPr>
      </w:pPr>
      <w:r>
        <w:rPr>
          <w:rFonts w:hint="eastAsia"/>
          <w:szCs w:val="24"/>
        </w:rPr>
        <w:t>별첨</w:t>
      </w:r>
      <w:r>
        <w:rPr>
          <w:rFonts w:hint="eastAsia"/>
          <w:szCs w:val="24"/>
        </w:rPr>
        <w:t xml:space="preserve"> 2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정관</w:t>
      </w:r>
    </w:p>
    <w:p w14:paraId="3373DB78" w14:textId="77777777" w:rsidR="00F66C03" w:rsidRDefault="00F66C03">
      <w:pPr>
        <w:rPr>
          <w:szCs w:val="24"/>
        </w:rPr>
      </w:pPr>
    </w:p>
    <w:p w14:paraId="7E701644" w14:textId="77777777" w:rsidR="005C0AE3" w:rsidRDefault="005C0AE3" w:rsidP="00A53CCD">
      <w:pPr>
        <w:widowControl/>
        <w:wordWrap/>
        <w:autoSpaceDE/>
        <w:autoSpaceDN/>
        <w:spacing w:after="0"/>
        <w:jc w:val="left"/>
        <w:rPr>
          <w:szCs w:val="24"/>
        </w:rPr>
      </w:pPr>
    </w:p>
    <w:bookmarkEnd w:id="590"/>
    <w:bookmarkEnd w:id="591"/>
    <w:p w14:paraId="2D132338" w14:textId="0346FF08" w:rsidR="005C0AE3" w:rsidRPr="00D67E0A" w:rsidRDefault="00D67E0A">
      <w:pPr>
        <w:spacing w:before="60" w:line="312" w:lineRule="auto"/>
        <w:jc w:val="center"/>
        <w:rPr>
          <w:i/>
          <w:szCs w:val="24"/>
        </w:rPr>
      </w:pPr>
      <w:r w:rsidRPr="00D67E0A">
        <w:rPr>
          <w:i/>
          <w:szCs w:val="24"/>
        </w:rPr>
        <w:t>(</w:t>
      </w:r>
      <w:r w:rsidR="00E5647E" w:rsidRPr="00D67E0A">
        <w:rPr>
          <w:rFonts w:hint="eastAsia"/>
          <w:i/>
          <w:szCs w:val="24"/>
        </w:rPr>
        <w:t>다음</w:t>
      </w:r>
      <w:r w:rsidR="00E5647E" w:rsidRPr="00D67E0A">
        <w:rPr>
          <w:rFonts w:hint="eastAsia"/>
          <w:i/>
          <w:szCs w:val="24"/>
        </w:rPr>
        <w:t xml:space="preserve"> </w:t>
      </w:r>
      <w:r w:rsidR="00E5647E" w:rsidRPr="00D67E0A">
        <w:rPr>
          <w:rFonts w:hint="eastAsia"/>
          <w:i/>
          <w:szCs w:val="24"/>
        </w:rPr>
        <w:t>페이지의</w:t>
      </w:r>
      <w:r w:rsidR="00E5647E" w:rsidRPr="00D67E0A">
        <w:rPr>
          <w:rFonts w:hint="eastAsia"/>
          <w:i/>
          <w:szCs w:val="24"/>
        </w:rPr>
        <w:t xml:space="preserve"> </w:t>
      </w:r>
      <w:r w:rsidR="00E5647E" w:rsidRPr="00D67E0A">
        <w:rPr>
          <w:rFonts w:hint="eastAsia"/>
          <w:i/>
          <w:szCs w:val="24"/>
        </w:rPr>
        <w:t>기명날인란을</w:t>
      </w:r>
      <w:r w:rsidR="00E5647E" w:rsidRPr="00D67E0A">
        <w:rPr>
          <w:rFonts w:hint="eastAsia"/>
          <w:i/>
          <w:szCs w:val="24"/>
        </w:rPr>
        <w:t xml:space="preserve"> </w:t>
      </w:r>
      <w:r w:rsidR="00E5647E" w:rsidRPr="00D67E0A">
        <w:rPr>
          <w:rFonts w:hint="eastAsia"/>
          <w:i/>
          <w:szCs w:val="24"/>
        </w:rPr>
        <w:t>위하여</w:t>
      </w:r>
      <w:r w:rsidR="00E5647E" w:rsidRPr="00D67E0A">
        <w:rPr>
          <w:rFonts w:hint="eastAsia"/>
          <w:i/>
          <w:szCs w:val="24"/>
        </w:rPr>
        <w:t xml:space="preserve"> </w:t>
      </w:r>
      <w:r w:rsidR="00E5647E" w:rsidRPr="00D67E0A">
        <w:rPr>
          <w:rFonts w:hint="eastAsia"/>
          <w:i/>
          <w:szCs w:val="24"/>
        </w:rPr>
        <w:t>이하</w:t>
      </w:r>
      <w:r w:rsidR="00E5647E" w:rsidRPr="00D67E0A">
        <w:rPr>
          <w:rFonts w:hint="eastAsia"/>
          <w:i/>
          <w:szCs w:val="24"/>
        </w:rPr>
        <w:t xml:space="preserve"> </w:t>
      </w:r>
      <w:r w:rsidR="00E5647E" w:rsidRPr="00D67E0A">
        <w:rPr>
          <w:rFonts w:hint="eastAsia"/>
          <w:i/>
          <w:szCs w:val="24"/>
        </w:rPr>
        <w:t>여백</w:t>
      </w:r>
      <w:r w:rsidRPr="00D67E0A">
        <w:rPr>
          <w:i/>
          <w:szCs w:val="24"/>
        </w:rPr>
        <w:t>)</w:t>
      </w:r>
    </w:p>
    <w:p w14:paraId="523AE034" w14:textId="77777777" w:rsidR="005C0AE3" w:rsidRDefault="005C0AE3">
      <w:pPr>
        <w:widowControl/>
        <w:wordWrap/>
        <w:autoSpaceDE/>
        <w:autoSpaceDN/>
        <w:spacing w:after="0"/>
        <w:jc w:val="left"/>
        <w:rPr>
          <w:szCs w:val="24"/>
        </w:rPr>
      </w:pPr>
    </w:p>
    <w:p w14:paraId="68D8A4A4" w14:textId="3AC8FFA5" w:rsidR="00F9369B" w:rsidRDefault="00F9369B">
      <w:pPr>
        <w:widowControl/>
        <w:wordWrap/>
        <w:autoSpaceDE/>
        <w:autoSpaceDN/>
        <w:spacing w:after="0"/>
        <w:jc w:val="left"/>
        <w:rPr>
          <w:szCs w:val="24"/>
          <w:lang w:val="ko-KR"/>
        </w:rPr>
        <w:sectPr w:rsidR="00F9369B" w:rsidSect="00436629">
          <w:headerReference w:type="default" r:id="rId9"/>
          <w:footerReference w:type="default" r:id="rId10"/>
          <w:pgSz w:w="11906" w:h="16838"/>
          <w:pgMar w:top="1701" w:right="1440" w:bottom="1440" w:left="1440" w:header="794" w:footer="794" w:gutter="0"/>
          <w:pgNumType w:start="0"/>
          <w:cols w:space="425"/>
          <w:titlePg/>
          <w:docGrid w:linePitch="360"/>
        </w:sectPr>
      </w:pPr>
    </w:p>
    <w:p w14:paraId="3CF2D030" w14:textId="282DB531" w:rsidR="005C0AE3" w:rsidRDefault="00E5647E">
      <w:pPr>
        <w:spacing w:line="312" w:lineRule="auto"/>
        <w:rPr>
          <w:szCs w:val="24"/>
        </w:rPr>
      </w:pPr>
      <w:r>
        <w:rPr>
          <w:rFonts w:hint="eastAsia"/>
          <w:szCs w:val="24"/>
          <w:lang w:val="ko-KR"/>
        </w:rPr>
        <w:lastRenderedPageBreak/>
        <w:t>본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계약의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성립을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증명하기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위하여</w:t>
      </w:r>
      <w:r>
        <w:rPr>
          <w:rFonts w:hint="eastAsia"/>
          <w:szCs w:val="24"/>
          <w:lang w:val="ko-KR"/>
        </w:rPr>
        <w:t>,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당사자들은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서두에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기재된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일자에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계약서</w:t>
      </w:r>
      <w:r>
        <w:rPr>
          <w:rFonts w:hint="eastAsia"/>
          <w:szCs w:val="24"/>
        </w:rPr>
        <w:t xml:space="preserve"> </w:t>
      </w:r>
      <w:del w:id="607" w:author="BKL" w:date="2026-10-01T17:54:00Z" w16du:dateUtc="2026-10-01T08:54:00Z">
        <w:r w:rsidR="00914103" w:rsidDel="00907783">
          <w:rPr>
            <w:rFonts w:hint="eastAsia"/>
            <w:szCs w:val="24"/>
          </w:rPr>
          <w:delText>[*]</w:delText>
        </w:r>
      </w:del>
      <w:ins w:id="608" w:author="BKL" w:date="2026-10-01T17:54:00Z" w16du:dateUtc="2026-10-01T08:54:00Z">
        <w:r w:rsidR="00907783">
          <w:rPr>
            <w:rFonts w:hint="eastAsia"/>
            <w:szCs w:val="24"/>
          </w:rPr>
          <w:t>[12]</w:t>
        </w:r>
      </w:ins>
      <w:r>
        <w:rPr>
          <w:rFonts w:hint="eastAsia"/>
          <w:szCs w:val="24"/>
        </w:rPr>
        <w:t>부를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작성하여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각각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서명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또는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기명날인한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각자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1</w:t>
      </w:r>
      <w:r>
        <w:rPr>
          <w:rFonts w:hint="eastAsia"/>
          <w:szCs w:val="24"/>
        </w:rPr>
        <w:t>부씩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보관하기로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한다</w:t>
      </w:r>
      <w:r>
        <w:rPr>
          <w:szCs w:val="24"/>
        </w:rPr>
        <w:t xml:space="preserve">.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간인은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관여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법무법인의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천공으로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갈음할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있다</w:t>
      </w:r>
      <w:r>
        <w:rPr>
          <w:rFonts w:hint="eastAsia"/>
          <w:szCs w:val="24"/>
        </w:rPr>
        <w:t>.</w:t>
      </w:r>
    </w:p>
    <w:p w14:paraId="4A299F19" w14:textId="77777777" w:rsidR="005C0AE3" w:rsidRDefault="005C0AE3">
      <w:pPr>
        <w:spacing w:line="312" w:lineRule="auto"/>
        <w:rPr>
          <w:b/>
          <w:szCs w:val="24"/>
        </w:rPr>
      </w:pPr>
    </w:p>
    <w:p w14:paraId="39C95DDF" w14:textId="4F641D82" w:rsidR="005C0AE3" w:rsidRDefault="00DD2A6F" w:rsidP="00285422">
      <w:pPr>
        <w:pStyle w:val="ae"/>
        <w:numPr>
          <w:ilvl w:val="0"/>
          <w:numId w:val="7"/>
        </w:numPr>
        <w:spacing w:line="312" w:lineRule="auto"/>
        <w:ind w:leftChars="0" w:left="709" w:hanging="709"/>
        <w:rPr>
          <w:b/>
          <w:szCs w:val="24"/>
        </w:rPr>
      </w:pPr>
      <w:r w:rsidRPr="00DD2A6F">
        <w:rPr>
          <w:rFonts w:hint="eastAsia"/>
          <w:b/>
          <w:szCs w:val="24"/>
        </w:rPr>
        <w:t>주식회사</w:t>
      </w:r>
      <w:r w:rsidRPr="00DD2A6F">
        <w:rPr>
          <w:rFonts w:hint="eastAsia"/>
          <w:b/>
          <w:szCs w:val="24"/>
        </w:rPr>
        <w:t xml:space="preserve"> </w:t>
      </w:r>
      <w:r w:rsidRPr="00DD2A6F">
        <w:rPr>
          <w:rFonts w:hint="eastAsia"/>
          <w:b/>
          <w:szCs w:val="24"/>
        </w:rPr>
        <w:t>코람코라이프인프라위탁관리부동산투자회사</w:t>
      </w:r>
      <w:r w:rsidRPr="00DD2A6F" w:rsidDel="00DD2A6F">
        <w:rPr>
          <w:rFonts w:hint="eastAsia"/>
          <w:b/>
          <w:szCs w:val="24"/>
        </w:rPr>
        <w:t xml:space="preserve"> </w:t>
      </w:r>
      <w:r w:rsidR="00D13172" w:rsidRPr="00D13172">
        <w:rPr>
          <w:rFonts w:hint="eastAsia"/>
          <w:b/>
          <w:szCs w:val="24"/>
        </w:rPr>
        <w:t xml:space="preserve"> </w:t>
      </w:r>
    </w:p>
    <w:p w14:paraId="7D22FB0A" w14:textId="2B534B83" w:rsidR="005C0AE3" w:rsidRDefault="00DD2A6F" w:rsidP="00B22379">
      <w:pPr>
        <w:pStyle w:val="ae"/>
        <w:topLinePunct/>
        <w:spacing w:line="312" w:lineRule="auto"/>
        <w:ind w:leftChars="0" w:left="720"/>
        <w:rPr>
          <w:szCs w:val="24"/>
        </w:rPr>
      </w:pPr>
      <w:r w:rsidRPr="00DD2A6F">
        <w:rPr>
          <w:rFonts w:hint="eastAsia"/>
          <w:szCs w:val="24"/>
        </w:rPr>
        <w:t>서울특별시</w:t>
      </w:r>
      <w:r w:rsidRPr="00DD2A6F">
        <w:rPr>
          <w:szCs w:val="24"/>
        </w:rPr>
        <w:t xml:space="preserve"> </w:t>
      </w:r>
      <w:r w:rsidRPr="00DD2A6F">
        <w:rPr>
          <w:rFonts w:hint="eastAsia"/>
          <w:szCs w:val="24"/>
        </w:rPr>
        <w:t>강남구</w:t>
      </w:r>
      <w:r w:rsidRPr="00DD2A6F">
        <w:rPr>
          <w:szCs w:val="24"/>
        </w:rPr>
        <w:t xml:space="preserve"> </w:t>
      </w:r>
      <w:r w:rsidRPr="00DD2A6F">
        <w:rPr>
          <w:rFonts w:hint="eastAsia"/>
          <w:szCs w:val="24"/>
        </w:rPr>
        <w:t>삼성로</w:t>
      </w:r>
      <w:r w:rsidRPr="00DD2A6F">
        <w:rPr>
          <w:szCs w:val="24"/>
        </w:rPr>
        <w:t xml:space="preserve"> 511(</w:t>
      </w:r>
      <w:r w:rsidRPr="00DD2A6F">
        <w:rPr>
          <w:rFonts w:hint="eastAsia"/>
          <w:szCs w:val="24"/>
        </w:rPr>
        <w:t>삼성동</w:t>
      </w:r>
      <w:r w:rsidRPr="00DD2A6F">
        <w:rPr>
          <w:szCs w:val="24"/>
        </w:rPr>
        <w:t>)</w:t>
      </w:r>
      <w:r w:rsidRPr="00DD2A6F" w:rsidDel="00DD2A6F">
        <w:rPr>
          <w:rFonts w:hint="eastAsia"/>
          <w:szCs w:val="24"/>
        </w:rPr>
        <w:t xml:space="preserve"> </w:t>
      </w:r>
    </w:p>
    <w:p w14:paraId="4205B654" w14:textId="4C34D2FA" w:rsidR="005C0AE3" w:rsidRDefault="00E5647E" w:rsidP="00B22379">
      <w:pPr>
        <w:pStyle w:val="ae"/>
        <w:topLinePunct/>
        <w:spacing w:line="312" w:lineRule="auto"/>
        <w:ind w:leftChars="0" w:left="720"/>
        <w:rPr>
          <w:szCs w:val="24"/>
        </w:rPr>
      </w:pPr>
      <w:r>
        <w:rPr>
          <w:rFonts w:hint="eastAsia"/>
          <w:szCs w:val="24"/>
        </w:rPr>
        <w:t>대표이사</w:t>
      </w:r>
      <w:r>
        <w:rPr>
          <w:rFonts w:hint="eastAsia"/>
          <w:szCs w:val="24"/>
        </w:rPr>
        <w:t xml:space="preserve"> </w:t>
      </w:r>
      <w:r w:rsidR="00D13172">
        <w:rPr>
          <w:szCs w:val="24"/>
        </w:rPr>
        <w:t xml:space="preserve">  </w:t>
      </w:r>
      <w:r w:rsidR="00DD2A6F">
        <w:rPr>
          <w:rFonts w:hint="eastAsia"/>
          <w:szCs w:val="24"/>
        </w:rPr>
        <w:t>이</w:t>
      </w:r>
      <w:r w:rsidR="00DD2A6F">
        <w:rPr>
          <w:rFonts w:hint="eastAsia"/>
          <w:szCs w:val="24"/>
        </w:rPr>
        <w:t xml:space="preserve"> </w:t>
      </w:r>
      <w:r w:rsidR="00DD2A6F">
        <w:rPr>
          <w:rFonts w:hint="eastAsia"/>
          <w:szCs w:val="24"/>
        </w:rPr>
        <w:t>성</w:t>
      </w:r>
      <w:r w:rsidR="00DD2A6F">
        <w:rPr>
          <w:rFonts w:hint="eastAsia"/>
          <w:szCs w:val="24"/>
        </w:rPr>
        <w:t xml:space="preserve"> </w:t>
      </w:r>
      <w:r w:rsidR="00DD2A6F">
        <w:rPr>
          <w:rFonts w:hint="eastAsia"/>
          <w:szCs w:val="24"/>
        </w:rPr>
        <w:t>균</w:t>
      </w:r>
      <w:r>
        <w:rPr>
          <w:rFonts w:hint="eastAsia"/>
          <w:szCs w:val="24"/>
        </w:rPr>
        <w:t xml:space="preserve">       </w:t>
      </w:r>
      <w:r>
        <w:rPr>
          <w:szCs w:val="24"/>
        </w:rPr>
        <w:t>(</w:t>
      </w:r>
      <w:r>
        <w:rPr>
          <w:rFonts w:hint="eastAsia"/>
          <w:szCs w:val="24"/>
        </w:rPr>
        <w:t>인</w:t>
      </w:r>
      <w:r>
        <w:rPr>
          <w:rFonts w:hint="eastAsia"/>
          <w:szCs w:val="24"/>
        </w:rPr>
        <w:t>)</w:t>
      </w:r>
    </w:p>
    <w:p w14:paraId="70308C8E" w14:textId="77777777" w:rsidR="005C0AE3" w:rsidRDefault="005C0AE3">
      <w:pPr>
        <w:widowControl/>
        <w:wordWrap/>
        <w:autoSpaceDE/>
        <w:autoSpaceDN/>
        <w:spacing w:after="0"/>
        <w:jc w:val="left"/>
        <w:rPr>
          <w:b/>
          <w:szCs w:val="24"/>
        </w:rPr>
      </w:pPr>
    </w:p>
    <w:p w14:paraId="118D0DD6" w14:textId="77777777" w:rsidR="005C0AE3" w:rsidRDefault="005C0AE3">
      <w:pPr>
        <w:widowControl/>
        <w:wordWrap/>
        <w:autoSpaceDE/>
        <w:autoSpaceDN/>
        <w:spacing w:after="0"/>
        <w:jc w:val="left"/>
        <w:rPr>
          <w:b/>
          <w:szCs w:val="24"/>
        </w:rPr>
      </w:pPr>
    </w:p>
    <w:p w14:paraId="7B7EC08D" w14:textId="77777777" w:rsidR="00D67E0A" w:rsidRPr="00D67E0A" w:rsidRDefault="00D67E0A" w:rsidP="00D67E0A">
      <w:pPr>
        <w:spacing w:before="60" w:line="312" w:lineRule="auto"/>
        <w:jc w:val="center"/>
        <w:rPr>
          <w:i/>
          <w:szCs w:val="24"/>
        </w:rPr>
      </w:pPr>
      <w:r w:rsidRPr="00D67E0A">
        <w:rPr>
          <w:i/>
          <w:szCs w:val="24"/>
        </w:rPr>
        <w:t>(</w:t>
      </w:r>
      <w:r w:rsidRPr="00D67E0A">
        <w:rPr>
          <w:rFonts w:hint="eastAsia"/>
          <w:i/>
          <w:szCs w:val="24"/>
        </w:rPr>
        <w:t>다음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페이지에서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서명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또는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기명날인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계속</w:t>
      </w:r>
      <w:r w:rsidRPr="00D67E0A">
        <w:rPr>
          <w:i/>
          <w:szCs w:val="24"/>
        </w:rPr>
        <w:t>)</w:t>
      </w:r>
    </w:p>
    <w:p w14:paraId="40365641" w14:textId="77777777" w:rsidR="005C0AE3" w:rsidRDefault="00E5647E">
      <w:pPr>
        <w:widowControl/>
        <w:wordWrap/>
        <w:autoSpaceDE/>
        <w:autoSpaceDN/>
        <w:spacing w:after="0"/>
        <w:jc w:val="left"/>
        <w:rPr>
          <w:szCs w:val="24"/>
          <w:lang w:val="ko-KR"/>
        </w:rPr>
      </w:pPr>
      <w:r>
        <w:rPr>
          <w:szCs w:val="24"/>
          <w:lang w:val="ko-KR"/>
        </w:rPr>
        <w:br w:type="page"/>
      </w:r>
    </w:p>
    <w:p w14:paraId="7F97C710" w14:textId="01FCB157" w:rsidR="005C0AE3" w:rsidRDefault="00E5647E">
      <w:pPr>
        <w:spacing w:line="312" w:lineRule="auto"/>
        <w:rPr>
          <w:szCs w:val="24"/>
        </w:rPr>
      </w:pPr>
      <w:r>
        <w:rPr>
          <w:rFonts w:hint="eastAsia"/>
          <w:szCs w:val="24"/>
          <w:lang w:val="ko-KR"/>
        </w:rPr>
        <w:lastRenderedPageBreak/>
        <w:t>본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계약의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성립을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증명하기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위하여</w:t>
      </w:r>
      <w:r>
        <w:rPr>
          <w:rFonts w:hint="eastAsia"/>
          <w:szCs w:val="24"/>
          <w:lang w:val="ko-KR"/>
        </w:rPr>
        <w:t>,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당사자들은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서두에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기재된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일자에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계약서</w:t>
      </w:r>
      <w:r>
        <w:rPr>
          <w:rFonts w:hint="eastAsia"/>
          <w:szCs w:val="24"/>
        </w:rPr>
        <w:t xml:space="preserve"> </w:t>
      </w:r>
      <w:del w:id="609" w:author="BKL" w:date="2026-10-01T17:54:00Z" w16du:dateUtc="2026-10-01T08:54:00Z">
        <w:r w:rsidR="00914103" w:rsidDel="00907783">
          <w:rPr>
            <w:rFonts w:hint="eastAsia"/>
            <w:szCs w:val="24"/>
          </w:rPr>
          <w:delText>[*]</w:delText>
        </w:r>
      </w:del>
      <w:ins w:id="610" w:author="BKL" w:date="2026-10-01T17:54:00Z" w16du:dateUtc="2026-10-01T08:54:00Z">
        <w:r w:rsidR="00907783">
          <w:rPr>
            <w:rFonts w:hint="eastAsia"/>
            <w:szCs w:val="24"/>
          </w:rPr>
          <w:t>[12]</w:t>
        </w:r>
      </w:ins>
      <w:r>
        <w:rPr>
          <w:rFonts w:hint="eastAsia"/>
          <w:szCs w:val="24"/>
        </w:rPr>
        <w:t>부를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작성하여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각각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서명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또는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기명날인한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각자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1</w:t>
      </w:r>
      <w:r>
        <w:rPr>
          <w:rFonts w:hint="eastAsia"/>
          <w:szCs w:val="24"/>
        </w:rPr>
        <w:t>부씩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보관하기로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한다</w:t>
      </w:r>
      <w:r>
        <w:rPr>
          <w:szCs w:val="24"/>
        </w:rPr>
        <w:t xml:space="preserve">.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간인은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관여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법무법인의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천공으로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갈음할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있다</w:t>
      </w:r>
      <w:r>
        <w:rPr>
          <w:rFonts w:hint="eastAsia"/>
          <w:szCs w:val="24"/>
        </w:rPr>
        <w:t>.</w:t>
      </w:r>
    </w:p>
    <w:p w14:paraId="7CBCADA4" w14:textId="77777777" w:rsidR="005C0AE3" w:rsidRDefault="005C0AE3">
      <w:pPr>
        <w:spacing w:line="312" w:lineRule="auto"/>
        <w:rPr>
          <w:b/>
          <w:szCs w:val="24"/>
        </w:rPr>
      </w:pPr>
    </w:p>
    <w:p w14:paraId="6D5E5E18" w14:textId="6A71A463" w:rsidR="005C0AE3" w:rsidRPr="006304F4" w:rsidRDefault="006304F4" w:rsidP="006304F4">
      <w:pPr>
        <w:pStyle w:val="ae"/>
        <w:numPr>
          <w:ilvl w:val="1"/>
          <w:numId w:val="20"/>
        </w:numPr>
        <w:spacing w:line="312" w:lineRule="auto"/>
        <w:ind w:leftChars="0"/>
        <w:rPr>
          <w:b/>
          <w:szCs w:val="24"/>
        </w:rPr>
      </w:pPr>
      <w:r w:rsidRPr="006304F4">
        <w:rPr>
          <w:b/>
          <w:szCs w:val="24"/>
        </w:rPr>
        <w:t>주식회사</w:t>
      </w:r>
      <w:r w:rsidRPr="006304F4">
        <w:rPr>
          <w:b/>
          <w:szCs w:val="24"/>
        </w:rPr>
        <w:t xml:space="preserve"> </w:t>
      </w:r>
      <w:r w:rsidRPr="006304F4">
        <w:rPr>
          <w:b/>
          <w:szCs w:val="24"/>
        </w:rPr>
        <w:t>신한은행</w:t>
      </w:r>
      <w:r w:rsidRPr="006304F4">
        <w:rPr>
          <w:b/>
          <w:szCs w:val="24"/>
        </w:rPr>
        <w:t>(</w:t>
      </w:r>
      <w:r w:rsidRPr="006304F4">
        <w:rPr>
          <w:b/>
          <w:szCs w:val="24"/>
        </w:rPr>
        <w:t>이지스리츠포트폴리오일반사모부동산투자신탁제</w:t>
      </w:r>
      <w:r w:rsidRPr="006304F4">
        <w:rPr>
          <w:b/>
          <w:szCs w:val="24"/>
        </w:rPr>
        <w:t>3</w:t>
      </w:r>
      <w:r w:rsidRPr="006304F4">
        <w:rPr>
          <w:b/>
          <w:szCs w:val="24"/>
        </w:rPr>
        <w:t>호의</w:t>
      </w:r>
      <w:r w:rsidRPr="006304F4">
        <w:rPr>
          <w:b/>
          <w:szCs w:val="24"/>
        </w:rPr>
        <w:t xml:space="preserve"> </w:t>
      </w:r>
      <w:r w:rsidRPr="006304F4">
        <w:rPr>
          <w:b/>
          <w:szCs w:val="24"/>
        </w:rPr>
        <w:t>신탁업자로서</w:t>
      </w:r>
      <w:r w:rsidRPr="006304F4">
        <w:rPr>
          <w:b/>
          <w:szCs w:val="24"/>
        </w:rPr>
        <w:t>)</w:t>
      </w:r>
    </w:p>
    <w:p w14:paraId="584C9FC0" w14:textId="113378FF" w:rsidR="005C0AE3" w:rsidRPr="00DD2A6F" w:rsidRDefault="006304F4" w:rsidP="006304F4">
      <w:pPr>
        <w:pStyle w:val="ae"/>
        <w:topLinePunct/>
        <w:spacing w:line="312" w:lineRule="auto"/>
        <w:ind w:leftChars="0" w:left="720"/>
        <w:rPr>
          <w:szCs w:val="24"/>
        </w:rPr>
      </w:pPr>
      <w:r w:rsidRPr="006304F4">
        <w:rPr>
          <w:szCs w:val="24"/>
        </w:rPr>
        <w:t>서울특별시</w:t>
      </w:r>
      <w:r w:rsidRPr="006304F4">
        <w:rPr>
          <w:szCs w:val="24"/>
        </w:rPr>
        <w:t xml:space="preserve"> </w:t>
      </w:r>
      <w:r w:rsidRPr="006304F4">
        <w:rPr>
          <w:szCs w:val="24"/>
        </w:rPr>
        <w:t>중구</w:t>
      </w:r>
      <w:r w:rsidRPr="006304F4">
        <w:rPr>
          <w:szCs w:val="24"/>
        </w:rPr>
        <w:t xml:space="preserve"> </w:t>
      </w:r>
      <w:r w:rsidRPr="006304F4">
        <w:rPr>
          <w:szCs w:val="24"/>
        </w:rPr>
        <w:t>세종대로</w:t>
      </w:r>
      <w:r w:rsidRPr="006304F4">
        <w:rPr>
          <w:szCs w:val="24"/>
        </w:rPr>
        <w:t>9</w:t>
      </w:r>
      <w:r w:rsidRPr="006304F4">
        <w:rPr>
          <w:szCs w:val="24"/>
        </w:rPr>
        <w:t>길</w:t>
      </w:r>
      <w:r w:rsidRPr="006304F4">
        <w:rPr>
          <w:szCs w:val="24"/>
        </w:rPr>
        <w:t xml:space="preserve"> 20(</w:t>
      </w:r>
      <w:r w:rsidRPr="006304F4">
        <w:rPr>
          <w:szCs w:val="24"/>
        </w:rPr>
        <w:t>태평로</w:t>
      </w:r>
      <w:r w:rsidRPr="006304F4">
        <w:rPr>
          <w:szCs w:val="24"/>
        </w:rPr>
        <w:t>2</w:t>
      </w:r>
      <w:r w:rsidRPr="006304F4">
        <w:rPr>
          <w:szCs w:val="24"/>
        </w:rPr>
        <w:t>가</w:t>
      </w:r>
      <w:r w:rsidRPr="006304F4">
        <w:rPr>
          <w:szCs w:val="24"/>
        </w:rPr>
        <w:t>)</w:t>
      </w:r>
    </w:p>
    <w:p w14:paraId="0E996B49" w14:textId="33A4B323" w:rsidR="005C0AE3" w:rsidRDefault="00D13172" w:rsidP="00B22379">
      <w:pPr>
        <w:pStyle w:val="ae"/>
        <w:topLinePunct/>
        <w:spacing w:line="312" w:lineRule="auto"/>
        <w:ind w:leftChars="0" w:left="720"/>
        <w:rPr>
          <w:szCs w:val="24"/>
        </w:rPr>
      </w:pPr>
      <w:r w:rsidRPr="00D13172">
        <w:rPr>
          <w:rFonts w:hint="eastAsia"/>
          <w:szCs w:val="24"/>
        </w:rPr>
        <w:t>대표이사</w:t>
      </w:r>
      <w:r w:rsidRPr="00D13172">
        <w:rPr>
          <w:rFonts w:hint="eastAsia"/>
          <w:szCs w:val="24"/>
        </w:rPr>
        <w:t xml:space="preserve">  </w:t>
      </w:r>
      <w:r>
        <w:rPr>
          <w:szCs w:val="24"/>
        </w:rPr>
        <w:t xml:space="preserve"> </w:t>
      </w:r>
      <w:r w:rsidR="006304F4">
        <w:rPr>
          <w:rFonts w:hint="eastAsia"/>
          <w:szCs w:val="24"/>
        </w:rPr>
        <w:t>정</w:t>
      </w:r>
      <w:r w:rsidR="006304F4">
        <w:rPr>
          <w:rFonts w:hint="eastAsia"/>
          <w:szCs w:val="24"/>
        </w:rPr>
        <w:t xml:space="preserve"> </w:t>
      </w:r>
      <w:r w:rsidR="006304F4">
        <w:rPr>
          <w:rFonts w:hint="eastAsia"/>
          <w:szCs w:val="24"/>
        </w:rPr>
        <w:t>상</w:t>
      </w:r>
      <w:r w:rsidR="006304F4">
        <w:rPr>
          <w:rFonts w:hint="eastAsia"/>
          <w:szCs w:val="24"/>
        </w:rPr>
        <w:t xml:space="preserve"> </w:t>
      </w:r>
      <w:r w:rsidR="006304F4">
        <w:rPr>
          <w:rFonts w:hint="eastAsia"/>
          <w:szCs w:val="24"/>
        </w:rPr>
        <w:t>혁</w:t>
      </w:r>
      <w:r w:rsidR="00E5647E">
        <w:rPr>
          <w:rFonts w:hint="eastAsia"/>
          <w:szCs w:val="24"/>
        </w:rPr>
        <w:t xml:space="preserve">       </w:t>
      </w:r>
      <w:r w:rsidR="00E5647E">
        <w:rPr>
          <w:szCs w:val="24"/>
        </w:rPr>
        <w:t>(</w:t>
      </w:r>
      <w:r w:rsidR="00E5647E">
        <w:rPr>
          <w:rFonts w:hint="eastAsia"/>
          <w:szCs w:val="24"/>
        </w:rPr>
        <w:t>인</w:t>
      </w:r>
      <w:r w:rsidR="00E5647E">
        <w:rPr>
          <w:rFonts w:hint="eastAsia"/>
          <w:szCs w:val="24"/>
        </w:rPr>
        <w:t>)</w:t>
      </w:r>
    </w:p>
    <w:p w14:paraId="2EB57D87" w14:textId="77777777" w:rsidR="005C0AE3" w:rsidRDefault="005C0AE3">
      <w:pPr>
        <w:widowControl/>
        <w:wordWrap/>
        <w:autoSpaceDE/>
        <w:autoSpaceDN/>
        <w:spacing w:after="0"/>
        <w:jc w:val="left"/>
        <w:rPr>
          <w:b/>
          <w:szCs w:val="24"/>
        </w:rPr>
      </w:pPr>
    </w:p>
    <w:p w14:paraId="039D6BC1" w14:textId="77777777" w:rsidR="005C0AE3" w:rsidRDefault="005C0AE3">
      <w:pPr>
        <w:widowControl/>
        <w:wordWrap/>
        <w:autoSpaceDE/>
        <w:autoSpaceDN/>
        <w:spacing w:after="0"/>
        <w:jc w:val="left"/>
        <w:rPr>
          <w:b/>
          <w:szCs w:val="24"/>
        </w:rPr>
      </w:pPr>
    </w:p>
    <w:p w14:paraId="48ADDC2E" w14:textId="77777777" w:rsidR="00D67E0A" w:rsidRPr="00D67E0A" w:rsidRDefault="00D67E0A" w:rsidP="00D67E0A">
      <w:pPr>
        <w:spacing w:before="60" w:line="312" w:lineRule="auto"/>
        <w:jc w:val="center"/>
        <w:rPr>
          <w:i/>
          <w:szCs w:val="24"/>
        </w:rPr>
      </w:pPr>
      <w:r w:rsidRPr="00D67E0A">
        <w:rPr>
          <w:i/>
          <w:szCs w:val="24"/>
        </w:rPr>
        <w:t>(</w:t>
      </w:r>
      <w:r w:rsidRPr="00D67E0A">
        <w:rPr>
          <w:rFonts w:hint="eastAsia"/>
          <w:i/>
          <w:szCs w:val="24"/>
        </w:rPr>
        <w:t>다음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페이지에서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서명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또는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기명날인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계속</w:t>
      </w:r>
      <w:r w:rsidRPr="00D67E0A">
        <w:rPr>
          <w:i/>
          <w:szCs w:val="24"/>
        </w:rPr>
        <w:t>)</w:t>
      </w:r>
    </w:p>
    <w:p w14:paraId="097A23C8" w14:textId="77777777" w:rsidR="005C0AE3" w:rsidRDefault="00E5647E">
      <w:pPr>
        <w:widowControl/>
        <w:wordWrap/>
        <w:autoSpaceDE/>
        <w:autoSpaceDN/>
        <w:spacing w:after="0"/>
        <w:jc w:val="left"/>
        <w:rPr>
          <w:szCs w:val="24"/>
        </w:rPr>
      </w:pPr>
      <w:r>
        <w:rPr>
          <w:szCs w:val="24"/>
        </w:rPr>
        <w:br w:type="page"/>
      </w:r>
    </w:p>
    <w:p w14:paraId="4F062573" w14:textId="38841962" w:rsidR="006304F4" w:rsidRDefault="006304F4" w:rsidP="006304F4">
      <w:pPr>
        <w:spacing w:line="312" w:lineRule="auto"/>
        <w:rPr>
          <w:szCs w:val="24"/>
        </w:rPr>
      </w:pPr>
      <w:r>
        <w:rPr>
          <w:rFonts w:hint="eastAsia"/>
          <w:szCs w:val="24"/>
          <w:lang w:val="ko-KR"/>
        </w:rPr>
        <w:lastRenderedPageBreak/>
        <w:t>본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계약의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성립을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증명하기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위하여</w:t>
      </w:r>
      <w:r>
        <w:rPr>
          <w:rFonts w:hint="eastAsia"/>
          <w:szCs w:val="24"/>
          <w:lang w:val="ko-KR"/>
        </w:rPr>
        <w:t>,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당사자들은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서두에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기재된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일자에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계약서</w:t>
      </w:r>
      <w:r>
        <w:rPr>
          <w:rFonts w:hint="eastAsia"/>
          <w:szCs w:val="24"/>
        </w:rPr>
        <w:t xml:space="preserve"> </w:t>
      </w:r>
      <w:del w:id="611" w:author="BKL" w:date="2026-10-01T17:54:00Z" w16du:dateUtc="2026-10-01T08:54:00Z">
        <w:r w:rsidDel="00907783">
          <w:rPr>
            <w:rFonts w:hint="eastAsia"/>
            <w:szCs w:val="24"/>
          </w:rPr>
          <w:delText>[*]</w:delText>
        </w:r>
      </w:del>
      <w:ins w:id="612" w:author="BKL" w:date="2026-10-01T17:54:00Z" w16du:dateUtc="2026-10-01T08:54:00Z">
        <w:r w:rsidR="00907783">
          <w:rPr>
            <w:rFonts w:hint="eastAsia"/>
            <w:szCs w:val="24"/>
          </w:rPr>
          <w:t>[12]</w:t>
        </w:r>
      </w:ins>
      <w:r>
        <w:rPr>
          <w:rFonts w:hint="eastAsia"/>
          <w:szCs w:val="24"/>
        </w:rPr>
        <w:t>부를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작성하여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각각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서명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또는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기명날인한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각자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1</w:t>
      </w:r>
      <w:r>
        <w:rPr>
          <w:rFonts w:hint="eastAsia"/>
          <w:szCs w:val="24"/>
        </w:rPr>
        <w:t>부씩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보관하기로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한다</w:t>
      </w:r>
      <w:r>
        <w:rPr>
          <w:szCs w:val="24"/>
        </w:rPr>
        <w:t xml:space="preserve">.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간인은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관여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법무법인의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천공으로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갈음할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있다</w:t>
      </w:r>
      <w:r>
        <w:rPr>
          <w:rFonts w:hint="eastAsia"/>
          <w:szCs w:val="24"/>
        </w:rPr>
        <w:t>.</w:t>
      </w:r>
    </w:p>
    <w:p w14:paraId="39D7989A" w14:textId="77777777" w:rsidR="006304F4" w:rsidRDefault="006304F4" w:rsidP="006304F4">
      <w:pPr>
        <w:spacing w:line="312" w:lineRule="auto"/>
        <w:rPr>
          <w:b/>
          <w:szCs w:val="24"/>
        </w:rPr>
      </w:pPr>
    </w:p>
    <w:p w14:paraId="1F060E09" w14:textId="4B4567CE" w:rsidR="006304F4" w:rsidRPr="006304F4" w:rsidRDefault="006304F4" w:rsidP="006304F4">
      <w:pPr>
        <w:pStyle w:val="ae"/>
        <w:numPr>
          <w:ilvl w:val="1"/>
          <w:numId w:val="20"/>
        </w:numPr>
        <w:spacing w:line="312" w:lineRule="auto"/>
        <w:ind w:leftChars="0"/>
        <w:rPr>
          <w:b/>
          <w:szCs w:val="24"/>
        </w:rPr>
      </w:pPr>
      <w:r w:rsidRPr="006304F4">
        <w:rPr>
          <w:b/>
          <w:szCs w:val="24"/>
        </w:rPr>
        <w:t>이지스자산운용</w:t>
      </w:r>
      <w:r w:rsidRPr="006304F4">
        <w:rPr>
          <w:b/>
          <w:szCs w:val="24"/>
        </w:rPr>
        <w:t xml:space="preserve"> </w:t>
      </w:r>
      <w:r w:rsidRPr="006304F4">
        <w:rPr>
          <w:b/>
          <w:szCs w:val="24"/>
        </w:rPr>
        <w:t>주식회사</w:t>
      </w:r>
      <w:r w:rsidRPr="006304F4">
        <w:rPr>
          <w:b/>
          <w:szCs w:val="24"/>
        </w:rPr>
        <w:t>(</w:t>
      </w:r>
      <w:r w:rsidRPr="006304F4">
        <w:rPr>
          <w:b/>
          <w:szCs w:val="24"/>
        </w:rPr>
        <w:t>이지스리츠포트폴리오일반사모부동산투자신탁제</w:t>
      </w:r>
      <w:r w:rsidRPr="006304F4">
        <w:rPr>
          <w:b/>
          <w:szCs w:val="24"/>
        </w:rPr>
        <w:t>3</w:t>
      </w:r>
      <w:r w:rsidRPr="006304F4">
        <w:rPr>
          <w:b/>
          <w:szCs w:val="24"/>
        </w:rPr>
        <w:t>호의</w:t>
      </w:r>
      <w:r w:rsidRPr="006304F4">
        <w:rPr>
          <w:b/>
          <w:szCs w:val="24"/>
        </w:rPr>
        <w:t xml:space="preserve"> </w:t>
      </w:r>
      <w:r w:rsidRPr="006304F4">
        <w:rPr>
          <w:b/>
          <w:szCs w:val="24"/>
        </w:rPr>
        <w:t>집합투자업자로서</w:t>
      </w:r>
      <w:r w:rsidRPr="006304F4">
        <w:rPr>
          <w:b/>
          <w:szCs w:val="24"/>
        </w:rPr>
        <w:t>)</w:t>
      </w:r>
    </w:p>
    <w:p w14:paraId="46552AB0" w14:textId="05B143D1" w:rsidR="006304F4" w:rsidRPr="00DD2A6F" w:rsidRDefault="006304F4" w:rsidP="006304F4">
      <w:pPr>
        <w:pStyle w:val="ae"/>
        <w:topLinePunct/>
        <w:spacing w:line="312" w:lineRule="auto"/>
        <w:ind w:leftChars="0" w:left="720"/>
        <w:rPr>
          <w:szCs w:val="24"/>
        </w:rPr>
      </w:pPr>
      <w:r w:rsidRPr="006304F4">
        <w:rPr>
          <w:szCs w:val="24"/>
        </w:rPr>
        <w:t>서울특별시</w:t>
      </w:r>
      <w:r w:rsidRPr="006304F4">
        <w:rPr>
          <w:szCs w:val="24"/>
        </w:rPr>
        <w:t xml:space="preserve"> </w:t>
      </w:r>
      <w:r w:rsidRPr="006304F4">
        <w:rPr>
          <w:szCs w:val="24"/>
        </w:rPr>
        <w:t>영등포구</w:t>
      </w:r>
      <w:r w:rsidRPr="006304F4">
        <w:rPr>
          <w:szCs w:val="24"/>
        </w:rPr>
        <w:t xml:space="preserve"> </w:t>
      </w:r>
      <w:r w:rsidRPr="006304F4">
        <w:rPr>
          <w:szCs w:val="24"/>
        </w:rPr>
        <w:t>여의공원로</w:t>
      </w:r>
      <w:r w:rsidRPr="006304F4">
        <w:rPr>
          <w:szCs w:val="24"/>
        </w:rPr>
        <w:t xml:space="preserve"> 115, </w:t>
      </w:r>
      <w:r w:rsidRPr="006304F4">
        <w:rPr>
          <w:szCs w:val="24"/>
        </w:rPr>
        <w:t>세우빌딩</w:t>
      </w:r>
      <w:r w:rsidRPr="006304F4">
        <w:rPr>
          <w:szCs w:val="24"/>
        </w:rPr>
        <w:t xml:space="preserve"> 14</w:t>
      </w:r>
      <w:r w:rsidRPr="006304F4">
        <w:rPr>
          <w:szCs w:val="24"/>
        </w:rPr>
        <w:t>층</w:t>
      </w:r>
      <w:r w:rsidRPr="006304F4">
        <w:rPr>
          <w:szCs w:val="24"/>
        </w:rPr>
        <w:t>(</w:t>
      </w:r>
      <w:r w:rsidRPr="006304F4">
        <w:rPr>
          <w:szCs w:val="24"/>
        </w:rPr>
        <w:t>여의도동</w:t>
      </w:r>
      <w:r w:rsidRPr="006304F4">
        <w:rPr>
          <w:szCs w:val="24"/>
        </w:rPr>
        <w:t>)</w:t>
      </w:r>
    </w:p>
    <w:p w14:paraId="4C537D59" w14:textId="3FFD9029" w:rsidR="006304F4" w:rsidRDefault="006304F4" w:rsidP="006304F4">
      <w:pPr>
        <w:pStyle w:val="ae"/>
        <w:topLinePunct/>
        <w:spacing w:line="312" w:lineRule="auto"/>
        <w:ind w:leftChars="0" w:left="720"/>
        <w:rPr>
          <w:szCs w:val="24"/>
        </w:rPr>
      </w:pPr>
      <w:r w:rsidRPr="00D13172">
        <w:rPr>
          <w:rFonts w:hint="eastAsia"/>
          <w:szCs w:val="24"/>
        </w:rPr>
        <w:t>대표이사</w:t>
      </w:r>
      <w:r w:rsidRPr="00D13172">
        <w:rPr>
          <w:rFonts w:hint="eastAsia"/>
          <w:szCs w:val="24"/>
        </w:rPr>
        <w:t xml:space="preserve">  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[</w:t>
      </w:r>
      <w:r>
        <w:rPr>
          <w:rFonts w:hint="eastAsia"/>
          <w:szCs w:val="24"/>
        </w:rPr>
        <w:t>신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동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훈</w:t>
      </w:r>
      <w:r>
        <w:rPr>
          <w:rFonts w:hint="eastAsia"/>
          <w:szCs w:val="24"/>
        </w:rPr>
        <w:t xml:space="preserve">, </w:t>
      </w:r>
      <w:r>
        <w:rPr>
          <w:rFonts w:hint="eastAsia"/>
          <w:szCs w:val="24"/>
        </w:rPr>
        <w:t>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성</w:t>
      </w:r>
      <w:r>
        <w:rPr>
          <w:rFonts w:hint="eastAsia"/>
          <w:szCs w:val="24"/>
        </w:rPr>
        <w:t xml:space="preserve">, </w:t>
      </w:r>
      <w:r>
        <w:rPr>
          <w:rFonts w:hint="eastAsia"/>
          <w:szCs w:val="24"/>
        </w:rPr>
        <w:t>정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석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우</w:t>
      </w:r>
      <w:r>
        <w:rPr>
          <w:rFonts w:hint="eastAsia"/>
          <w:szCs w:val="24"/>
        </w:rPr>
        <w:t xml:space="preserve">, </w:t>
      </w:r>
      <w:r>
        <w:rPr>
          <w:rFonts w:hint="eastAsia"/>
          <w:szCs w:val="24"/>
        </w:rPr>
        <w:t>조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갑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</w:t>
      </w:r>
      <w:r>
        <w:rPr>
          <w:rFonts w:hint="eastAsia"/>
          <w:szCs w:val="24"/>
        </w:rPr>
        <w:t xml:space="preserve">]       </w:t>
      </w:r>
      <w:r>
        <w:rPr>
          <w:szCs w:val="24"/>
        </w:rPr>
        <w:t>(</w:t>
      </w:r>
      <w:r>
        <w:rPr>
          <w:rFonts w:hint="eastAsia"/>
          <w:szCs w:val="24"/>
        </w:rPr>
        <w:t>인</w:t>
      </w:r>
      <w:r>
        <w:rPr>
          <w:rFonts w:hint="eastAsia"/>
          <w:szCs w:val="24"/>
        </w:rPr>
        <w:t>)</w:t>
      </w:r>
    </w:p>
    <w:p w14:paraId="39FCB040" w14:textId="77777777" w:rsidR="006304F4" w:rsidRDefault="006304F4" w:rsidP="006304F4">
      <w:pPr>
        <w:widowControl/>
        <w:wordWrap/>
        <w:autoSpaceDE/>
        <w:autoSpaceDN/>
        <w:spacing w:after="0"/>
        <w:jc w:val="left"/>
        <w:rPr>
          <w:b/>
          <w:szCs w:val="24"/>
        </w:rPr>
      </w:pPr>
    </w:p>
    <w:p w14:paraId="2E0256D3" w14:textId="77777777" w:rsidR="006304F4" w:rsidRDefault="006304F4" w:rsidP="006304F4">
      <w:pPr>
        <w:widowControl/>
        <w:wordWrap/>
        <w:autoSpaceDE/>
        <w:autoSpaceDN/>
        <w:spacing w:after="0"/>
        <w:jc w:val="left"/>
        <w:rPr>
          <w:b/>
          <w:szCs w:val="24"/>
        </w:rPr>
      </w:pPr>
    </w:p>
    <w:p w14:paraId="2AC9B2BF" w14:textId="77777777" w:rsidR="006304F4" w:rsidRPr="00D67E0A" w:rsidRDefault="006304F4" w:rsidP="006304F4">
      <w:pPr>
        <w:spacing w:before="60" w:line="312" w:lineRule="auto"/>
        <w:jc w:val="center"/>
        <w:rPr>
          <w:i/>
          <w:szCs w:val="24"/>
        </w:rPr>
      </w:pPr>
      <w:r w:rsidRPr="00D67E0A">
        <w:rPr>
          <w:i/>
          <w:szCs w:val="24"/>
        </w:rPr>
        <w:t>(</w:t>
      </w:r>
      <w:r w:rsidRPr="00D67E0A">
        <w:rPr>
          <w:rFonts w:hint="eastAsia"/>
          <w:i/>
          <w:szCs w:val="24"/>
        </w:rPr>
        <w:t>다음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페이지에서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서명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또는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기명날인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계속</w:t>
      </w:r>
      <w:r w:rsidRPr="00D67E0A">
        <w:rPr>
          <w:i/>
          <w:szCs w:val="24"/>
        </w:rPr>
        <w:t>)</w:t>
      </w:r>
    </w:p>
    <w:p w14:paraId="16DB17EA" w14:textId="77777777" w:rsidR="006304F4" w:rsidRDefault="006304F4" w:rsidP="006304F4">
      <w:pPr>
        <w:widowControl/>
        <w:wordWrap/>
        <w:autoSpaceDE/>
        <w:autoSpaceDN/>
        <w:spacing w:after="0"/>
        <w:jc w:val="left"/>
        <w:rPr>
          <w:szCs w:val="24"/>
        </w:rPr>
      </w:pPr>
      <w:r>
        <w:rPr>
          <w:szCs w:val="24"/>
        </w:rPr>
        <w:br w:type="page"/>
      </w:r>
    </w:p>
    <w:p w14:paraId="25E92459" w14:textId="42D3ED8F" w:rsidR="00914103" w:rsidRDefault="00914103" w:rsidP="00914103">
      <w:pPr>
        <w:spacing w:line="312" w:lineRule="auto"/>
        <w:rPr>
          <w:szCs w:val="24"/>
        </w:rPr>
      </w:pPr>
      <w:r>
        <w:rPr>
          <w:rFonts w:hint="eastAsia"/>
          <w:szCs w:val="24"/>
          <w:lang w:val="ko-KR"/>
        </w:rPr>
        <w:lastRenderedPageBreak/>
        <w:t>본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계약의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성립을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증명하기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위하여</w:t>
      </w:r>
      <w:r>
        <w:rPr>
          <w:rFonts w:hint="eastAsia"/>
          <w:szCs w:val="24"/>
          <w:lang w:val="ko-KR"/>
        </w:rPr>
        <w:t>,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당사자들은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서두에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기재된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일자에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계약서</w:t>
      </w:r>
      <w:r>
        <w:rPr>
          <w:rFonts w:hint="eastAsia"/>
          <w:szCs w:val="24"/>
        </w:rPr>
        <w:t xml:space="preserve"> </w:t>
      </w:r>
      <w:del w:id="613" w:author="BKL" w:date="2026-10-01T17:54:00Z" w16du:dateUtc="2026-10-01T08:54:00Z">
        <w:r w:rsidDel="00907783">
          <w:rPr>
            <w:rFonts w:hint="eastAsia"/>
            <w:szCs w:val="24"/>
          </w:rPr>
          <w:delText>[*]</w:delText>
        </w:r>
      </w:del>
      <w:ins w:id="614" w:author="BKL" w:date="2026-10-01T17:54:00Z" w16du:dateUtc="2026-10-01T08:54:00Z">
        <w:r w:rsidR="00907783">
          <w:rPr>
            <w:rFonts w:hint="eastAsia"/>
            <w:szCs w:val="24"/>
          </w:rPr>
          <w:t>[12]</w:t>
        </w:r>
      </w:ins>
      <w:r>
        <w:rPr>
          <w:rFonts w:hint="eastAsia"/>
          <w:szCs w:val="24"/>
        </w:rPr>
        <w:t>부를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작성하여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각각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서명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또는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기명날인한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각자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1</w:t>
      </w:r>
      <w:r>
        <w:rPr>
          <w:rFonts w:hint="eastAsia"/>
          <w:szCs w:val="24"/>
        </w:rPr>
        <w:t>부씩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보관하기로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한다</w:t>
      </w:r>
      <w:r>
        <w:rPr>
          <w:szCs w:val="24"/>
        </w:rPr>
        <w:t xml:space="preserve">.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간인은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관여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법무법인의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천공으로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갈음할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있다</w:t>
      </w:r>
      <w:r>
        <w:rPr>
          <w:rFonts w:hint="eastAsia"/>
          <w:szCs w:val="24"/>
        </w:rPr>
        <w:t>.</w:t>
      </w:r>
    </w:p>
    <w:p w14:paraId="7C2431E3" w14:textId="77777777" w:rsidR="00914103" w:rsidRDefault="00914103" w:rsidP="00914103">
      <w:pPr>
        <w:spacing w:line="312" w:lineRule="auto"/>
        <w:rPr>
          <w:b/>
          <w:szCs w:val="24"/>
        </w:rPr>
      </w:pPr>
    </w:p>
    <w:p w14:paraId="139ABD37" w14:textId="507926D2" w:rsidR="00914103" w:rsidRPr="006304F4" w:rsidRDefault="006304F4" w:rsidP="006304F4">
      <w:pPr>
        <w:tabs>
          <w:tab w:val="left" w:pos="709"/>
        </w:tabs>
        <w:spacing w:line="312" w:lineRule="auto"/>
        <w:rPr>
          <w:b/>
          <w:szCs w:val="24"/>
        </w:rPr>
      </w:pPr>
      <w:r>
        <w:rPr>
          <w:rFonts w:hint="eastAsia"/>
          <w:b/>
          <w:szCs w:val="24"/>
        </w:rPr>
        <w:t>3.</w:t>
      </w:r>
      <w:r>
        <w:rPr>
          <w:b/>
          <w:szCs w:val="24"/>
        </w:rPr>
        <w:tab/>
      </w:r>
      <w:r w:rsidRPr="006304F4">
        <w:rPr>
          <w:b/>
          <w:szCs w:val="24"/>
        </w:rPr>
        <w:t>키움캐피탈</w:t>
      </w:r>
      <w:r w:rsidRPr="006304F4">
        <w:rPr>
          <w:b/>
          <w:szCs w:val="24"/>
        </w:rPr>
        <w:t xml:space="preserve"> </w:t>
      </w:r>
      <w:r w:rsidRPr="006304F4">
        <w:rPr>
          <w:b/>
          <w:szCs w:val="24"/>
        </w:rPr>
        <w:t>주식회사</w:t>
      </w:r>
      <w:r w:rsidRPr="006304F4" w:rsidDel="006304F4">
        <w:rPr>
          <w:b/>
          <w:szCs w:val="24"/>
        </w:rPr>
        <w:t xml:space="preserve"> </w:t>
      </w:r>
    </w:p>
    <w:p w14:paraId="3259A240" w14:textId="73262D0A" w:rsidR="00914103" w:rsidRPr="00DD2A6F" w:rsidRDefault="006304F4" w:rsidP="006304F4">
      <w:pPr>
        <w:pStyle w:val="ae"/>
        <w:topLinePunct/>
        <w:spacing w:line="312" w:lineRule="auto"/>
        <w:ind w:leftChars="0" w:left="720"/>
        <w:rPr>
          <w:szCs w:val="24"/>
        </w:rPr>
      </w:pPr>
      <w:r w:rsidRPr="006304F4">
        <w:rPr>
          <w:rFonts w:hint="eastAsia"/>
          <w:szCs w:val="24"/>
        </w:rPr>
        <w:t>서울특별시</w:t>
      </w:r>
      <w:r w:rsidRPr="006304F4">
        <w:rPr>
          <w:rFonts w:hint="eastAsia"/>
          <w:szCs w:val="24"/>
        </w:rPr>
        <w:t xml:space="preserve"> </w:t>
      </w:r>
      <w:r w:rsidRPr="006304F4">
        <w:rPr>
          <w:rFonts w:hint="eastAsia"/>
          <w:szCs w:val="24"/>
        </w:rPr>
        <w:t>영등포구</w:t>
      </w:r>
      <w:r w:rsidRPr="006304F4">
        <w:rPr>
          <w:rFonts w:hint="eastAsia"/>
          <w:szCs w:val="24"/>
        </w:rPr>
        <w:t xml:space="preserve"> </w:t>
      </w:r>
      <w:r w:rsidRPr="006304F4">
        <w:rPr>
          <w:rFonts w:hint="eastAsia"/>
          <w:szCs w:val="24"/>
        </w:rPr>
        <w:t>여의대로</w:t>
      </w:r>
      <w:r w:rsidRPr="006304F4">
        <w:rPr>
          <w:rFonts w:hint="eastAsia"/>
          <w:szCs w:val="24"/>
        </w:rPr>
        <w:t xml:space="preserve"> 66, 17</w:t>
      </w:r>
      <w:r w:rsidRPr="006304F4">
        <w:rPr>
          <w:rFonts w:hint="eastAsia"/>
          <w:szCs w:val="24"/>
        </w:rPr>
        <w:t>층</w:t>
      </w:r>
      <w:r w:rsidRPr="006304F4">
        <w:rPr>
          <w:rFonts w:hint="eastAsia"/>
          <w:szCs w:val="24"/>
        </w:rPr>
        <w:t>(</w:t>
      </w:r>
      <w:r w:rsidRPr="006304F4">
        <w:rPr>
          <w:rFonts w:hint="eastAsia"/>
          <w:szCs w:val="24"/>
        </w:rPr>
        <w:t>여의도동</w:t>
      </w:r>
      <w:r w:rsidRPr="006304F4">
        <w:rPr>
          <w:rFonts w:hint="eastAsia"/>
          <w:szCs w:val="24"/>
        </w:rPr>
        <w:t>)</w:t>
      </w:r>
      <w:r w:rsidRPr="006304F4" w:rsidDel="006304F4">
        <w:rPr>
          <w:rFonts w:hint="eastAsia"/>
          <w:szCs w:val="24"/>
        </w:rPr>
        <w:t xml:space="preserve"> </w:t>
      </w:r>
    </w:p>
    <w:p w14:paraId="33B23EBA" w14:textId="1A9ACE6C" w:rsidR="00914103" w:rsidRDefault="00914103" w:rsidP="00914103">
      <w:pPr>
        <w:pStyle w:val="ae"/>
        <w:topLinePunct/>
        <w:spacing w:line="312" w:lineRule="auto"/>
        <w:ind w:leftChars="0" w:left="720"/>
        <w:rPr>
          <w:szCs w:val="24"/>
        </w:rPr>
      </w:pPr>
      <w:r w:rsidRPr="00D13172">
        <w:rPr>
          <w:rFonts w:hint="eastAsia"/>
          <w:szCs w:val="24"/>
        </w:rPr>
        <w:t>대표이사</w:t>
      </w:r>
      <w:r w:rsidRPr="00D13172">
        <w:rPr>
          <w:rFonts w:hint="eastAsia"/>
          <w:szCs w:val="24"/>
        </w:rPr>
        <w:t xml:space="preserve">  </w:t>
      </w:r>
      <w:r>
        <w:rPr>
          <w:szCs w:val="24"/>
        </w:rPr>
        <w:t xml:space="preserve"> </w:t>
      </w:r>
      <w:r w:rsidR="006304F4">
        <w:rPr>
          <w:rFonts w:hint="eastAsia"/>
          <w:szCs w:val="24"/>
        </w:rPr>
        <w:t>최</w:t>
      </w:r>
      <w:r w:rsidR="006304F4">
        <w:rPr>
          <w:rFonts w:hint="eastAsia"/>
          <w:szCs w:val="24"/>
        </w:rPr>
        <w:t xml:space="preserve"> </w:t>
      </w:r>
      <w:r w:rsidR="006304F4">
        <w:rPr>
          <w:rFonts w:hint="eastAsia"/>
          <w:szCs w:val="24"/>
        </w:rPr>
        <w:t>창</w:t>
      </w:r>
      <w:r w:rsidR="006304F4">
        <w:rPr>
          <w:rFonts w:hint="eastAsia"/>
          <w:szCs w:val="24"/>
        </w:rPr>
        <w:t xml:space="preserve"> </w:t>
      </w:r>
      <w:r w:rsidR="006304F4">
        <w:rPr>
          <w:rFonts w:hint="eastAsia"/>
          <w:szCs w:val="24"/>
        </w:rPr>
        <w:t>민</w:t>
      </w:r>
      <w:r>
        <w:rPr>
          <w:rFonts w:hint="eastAsia"/>
          <w:szCs w:val="24"/>
        </w:rPr>
        <w:t xml:space="preserve">       </w:t>
      </w:r>
      <w:r>
        <w:rPr>
          <w:szCs w:val="24"/>
        </w:rPr>
        <w:t>(</w:t>
      </w:r>
      <w:r>
        <w:rPr>
          <w:rFonts w:hint="eastAsia"/>
          <w:szCs w:val="24"/>
        </w:rPr>
        <w:t>인</w:t>
      </w:r>
      <w:r>
        <w:rPr>
          <w:rFonts w:hint="eastAsia"/>
          <w:szCs w:val="24"/>
        </w:rPr>
        <w:t>)</w:t>
      </w:r>
    </w:p>
    <w:p w14:paraId="581D385D" w14:textId="77777777" w:rsidR="00914103" w:rsidRDefault="00914103" w:rsidP="00914103">
      <w:pPr>
        <w:widowControl/>
        <w:wordWrap/>
        <w:autoSpaceDE/>
        <w:autoSpaceDN/>
        <w:spacing w:after="0"/>
        <w:jc w:val="left"/>
        <w:rPr>
          <w:b/>
          <w:szCs w:val="24"/>
        </w:rPr>
      </w:pPr>
    </w:p>
    <w:p w14:paraId="74083CF8" w14:textId="77777777" w:rsidR="00914103" w:rsidRDefault="00914103" w:rsidP="00914103">
      <w:pPr>
        <w:widowControl/>
        <w:wordWrap/>
        <w:autoSpaceDE/>
        <w:autoSpaceDN/>
        <w:spacing w:after="0"/>
        <w:jc w:val="left"/>
        <w:rPr>
          <w:b/>
          <w:szCs w:val="24"/>
        </w:rPr>
      </w:pPr>
    </w:p>
    <w:p w14:paraId="7B17F997" w14:textId="77777777" w:rsidR="00914103" w:rsidRPr="00D67E0A" w:rsidRDefault="00914103" w:rsidP="00914103">
      <w:pPr>
        <w:spacing w:before="60" w:line="312" w:lineRule="auto"/>
        <w:jc w:val="center"/>
        <w:rPr>
          <w:i/>
          <w:szCs w:val="24"/>
        </w:rPr>
      </w:pPr>
      <w:r w:rsidRPr="00D67E0A">
        <w:rPr>
          <w:i/>
          <w:szCs w:val="24"/>
        </w:rPr>
        <w:t>(</w:t>
      </w:r>
      <w:r w:rsidRPr="00D67E0A">
        <w:rPr>
          <w:rFonts w:hint="eastAsia"/>
          <w:i/>
          <w:szCs w:val="24"/>
        </w:rPr>
        <w:t>다음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페이지에서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서명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또는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기명날인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계속</w:t>
      </w:r>
      <w:r w:rsidRPr="00D67E0A">
        <w:rPr>
          <w:i/>
          <w:szCs w:val="24"/>
        </w:rPr>
        <w:t>)</w:t>
      </w:r>
    </w:p>
    <w:p w14:paraId="61CF0DAA" w14:textId="77777777" w:rsidR="00914103" w:rsidRDefault="00914103" w:rsidP="00914103">
      <w:pPr>
        <w:widowControl/>
        <w:wordWrap/>
        <w:autoSpaceDE/>
        <w:autoSpaceDN/>
        <w:spacing w:after="0"/>
        <w:jc w:val="left"/>
        <w:rPr>
          <w:szCs w:val="24"/>
        </w:rPr>
      </w:pPr>
      <w:r>
        <w:rPr>
          <w:szCs w:val="24"/>
        </w:rPr>
        <w:br w:type="page"/>
      </w:r>
    </w:p>
    <w:p w14:paraId="0015B5EA" w14:textId="35AD533B" w:rsidR="006304F4" w:rsidRDefault="006304F4" w:rsidP="006304F4">
      <w:pPr>
        <w:spacing w:line="312" w:lineRule="auto"/>
        <w:rPr>
          <w:szCs w:val="24"/>
        </w:rPr>
      </w:pPr>
      <w:r>
        <w:rPr>
          <w:rFonts w:hint="eastAsia"/>
          <w:szCs w:val="24"/>
          <w:lang w:val="ko-KR"/>
        </w:rPr>
        <w:lastRenderedPageBreak/>
        <w:t>본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계약의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성립을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증명하기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위하여</w:t>
      </w:r>
      <w:r>
        <w:rPr>
          <w:rFonts w:hint="eastAsia"/>
          <w:szCs w:val="24"/>
          <w:lang w:val="ko-KR"/>
        </w:rPr>
        <w:t>,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당사자들은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서두에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기재된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일자에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계약서</w:t>
      </w:r>
      <w:r>
        <w:rPr>
          <w:rFonts w:hint="eastAsia"/>
          <w:szCs w:val="24"/>
        </w:rPr>
        <w:t xml:space="preserve"> </w:t>
      </w:r>
      <w:del w:id="615" w:author="BKL" w:date="2026-10-01T17:54:00Z" w16du:dateUtc="2026-10-01T08:54:00Z">
        <w:r w:rsidDel="00907783">
          <w:rPr>
            <w:rFonts w:hint="eastAsia"/>
            <w:szCs w:val="24"/>
          </w:rPr>
          <w:delText>[*]</w:delText>
        </w:r>
      </w:del>
      <w:ins w:id="616" w:author="BKL" w:date="2026-10-01T17:54:00Z" w16du:dateUtc="2026-10-01T08:54:00Z">
        <w:r w:rsidR="00907783">
          <w:rPr>
            <w:rFonts w:hint="eastAsia"/>
            <w:szCs w:val="24"/>
          </w:rPr>
          <w:t>[12]</w:t>
        </w:r>
      </w:ins>
      <w:r>
        <w:rPr>
          <w:rFonts w:hint="eastAsia"/>
          <w:szCs w:val="24"/>
        </w:rPr>
        <w:t>부를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작성하여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각각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서명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또는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기명날인한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각자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1</w:t>
      </w:r>
      <w:r>
        <w:rPr>
          <w:rFonts w:hint="eastAsia"/>
          <w:szCs w:val="24"/>
        </w:rPr>
        <w:t>부씩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보관하기로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한다</w:t>
      </w:r>
      <w:r>
        <w:rPr>
          <w:szCs w:val="24"/>
        </w:rPr>
        <w:t xml:space="preserve">.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간인은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관여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법무법인의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천공으로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갈음할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있다</w:t>
      </w:r>
      <w:r>
        <w:rPr>
          <w:rFonts w:hint="eastAsia"/>
          <w:szCs w:val="24"/>
        </w:rPr>
        <w:t>.</w:t>
      </w:r>
    </w:p>
    <w:p w14:paraId="5BF074B3" w14:textId="77777777" w:rsidR="006304F4" w:rsidRDefault="006304F4" w:rsidP="006304F4">
      <w:pPr>
        <w:spacing w:line="312" w:lineRule="auto"/>
        <w:rPr>
          <w:b/>
          <w:szCs w:val="24"/>
        </w:rPr>
      </w:pPr>
    </w:p>
    <w:p w14:paraId="32B9D4B1" w14:textId="13084A09" w:rsidR="006304F4" w:rsidRPr="006304F4" w:rsidRDefault="006304F4" w:rsidP="006304F4">
      <w:pPr>
        <w:tabs>
          <w:tab w:val="left" w:pos="709"/>
        </w:tabs>
        <w:spacing w:line="312" w:lineRule="auto"/>
        <w:rPr>
          <w:b/>
          <w:szCs w:val="24"/>
        </w:rPr>
      </w:pPr>
      <w:r>
        <w:rPr>
          <w:rFonts w:hint="eastAsia"/>
          <w:b/>
          <w:szCs w:val="24"/>
        </w:rPr>
        <w:t>4.</w:t>
      </w:r>
      <w:r>
        <w:rPr>
          <w:b/>
          <w:szCs w:val="24"/>
        </w:rPr>
        <w:tab/>
      </w:r>
      <w:ins w:id="617" w:author="BKL" w:date="2026-09-23T22:05:00Z" w16du:dateUtc="2026-09-23T13:05:00Z">
        <w:r w:rsidR="00D1679A">
          <w:rPr>
            <w:rFonts w:hint="eastAsia"/>
            <w:b/>
            <w:szCs w:val="24"/>
          </w:rPr>
          <w:t>주식회사</w:t>
        </w:r>
        <w:r w:rsidR="00D1679A">
          <w:rPr>
            <w:rFonts w:hint="eastAsia"/>
            <w:b/>
            <w:szCs w:val="24"/>
          </w:rPr>
          <w:t xml:space="preserve"> </w:t>
        </w:r>
      </w:ins>
      <w:r>
        <w:rPr>
          <w:rFonts w:hint="eastAsia"/>
          <w:b/>
          <w:szCs w:val="24"/>
        </w:rPr>
        <w:t>애큐온</w:t>
      </w:r>
      <w:r w:rsidRPr="006304F4">
        <w:rPr>
          <w:b/>
          <w:szCs w:val="24"/>
        </w:rPr>
        <w:t>캐피탈</w:t>
      </w:r>
      <w:del w:id="618" w:author="BKL" w:date="2026-09-23T22:05:00Z" w16du:dateUtc="2026-09-23T13:05:00Z">
        <w:r w:rsidRPr="006304F4" w:rsidDel="00D1679A">
          <w:rPr>
            <w:b/>
            <w:szCs w:val="24"/>
          </w:rPr>
          <w:delText xml:space="preserve"> </w:delText>
        </w:r>
        <w:r w:rsidRPr="006304F4" w:rsidDel="00D1679A">
          <w:rPr>
            <w:b/>
            <w:szCs w:val="24"/>
          </w:rPr>
          <w:delText>주식회사</w:delText>
        </w:r>
        <w:r w:rsidRPr="006304F4" w:rsidDel="00D1679A">
          <w:rPr>
            <w:b/>
            <w:szCs w:val="24"/>
          </w:rPr>
          <w:delText xml:space="preserve"> </w:delText>
        </w:r>
      </w:del>
    </w:p>
    <w:p w14:paraId="1E214D5D" w14:textId="5BCA96E7" w:rsidR="006304F4" w:rsidRPr="00DD2A6F" w:rsidRDefault="006304F4" w:rsidP="006304F4">
      <w:pPr>
        <w:pStyle w:val="ae"/>
        <w:topLinePunct/>
        <w:spacing w:line="312" w:lineRule="auto"/>
        <w:ind w:leftChars="0" w:left="720"/>
        <w:rPr>
          <w:szCs w:val="24"/>
        </w:rPr>
      </w:pPr>
      <w:r w:rsidRPr="006304F4">
        <w:rPr>
          <w:szCs w:val="24"/>
        </w:rPr>
        <w:t>서울특별시</w:t>
      </w:r>
      <w:r w:rsidRPr="006304F4">
        <w:rPr>
          <w:szCs w:val="24"/>
        </w:rPr>
        <w:t xml:space="preserve"> </w:t>
      </w:r>
      <w:r w:rsidRPr="006304F4">
        <w:rPr>
          <w:szCs w:val="24"/>
        </w:rPr>
        <w:t>영등포구</w:t>
      </w:r>
      <w:r w:rsidRPr="006304F4">
        <w:rPr>
          <w:szCs w:val="24"/>
        </w:rPr>
        <w:t xml:space="preserve"> </w:t>
      </w:r>
      <w:r w:rsidRPr="006304F4">
        <w:rPr>
          <w:szCs w:val="24"/>
        </w:rPr>
        <w:t>의사당대로</w:t>
      </w:r>
      <w:r w:rsidRPr="006304F4">
        <w:rPr>
          <w:szCs w:val="24"/>
        </w:rPr>
        <w:t xml:space="preserve"> 18, 5</w:t>
      </w:r>
      <w:r w:rsidRPr="006304F4">
        <w:rPr>
          <w:szCs w:val="24"/>
        </w:rPr>
        <w:t>층</w:t>
      </w:r>
      <w:r w:rsidRPr="006304F4">
        <w:rPr>
          <w:szCs w:val="24"/>
        </w:rPr>
        <w:t>(</w:t>
      </w:r>
      <w:r w:rsidRPr="006304F4">
        <w:rPr>
          <w:szCs w:val="24"/>
        </w:rPr>
        <w:t>여의도동</w:t>
      </w:r>
      <w:r w:rsidRPr="006304F4">
        <w:rPr>
          <w:szCs w:val="24"/>
        </w:rPr>
        <w:t xml:space="preserve">, </w:t>
      </w:r>
      <w:r w:rsidRPr="006304F4">
        <w:rPr>
          <w:szCs w:val="24"/>
        </w:rPr>
        <w:t>현대카드빌딩</w:t>
      </w:r>
      <w:r w:rsidRPr="006304F4">
        <w:rPr>
          <w:szCs w:val="24"/>
        </w:rPr>
        <w:t>)</w:t>
      </w:r>
      <w:r w:rsidRPr="006304F4" w:rsidDel="006304F4">
        <w:rPr>
          <w:rFonts w:hint="eastAsia"/>
          <w:szCs w:val="24"/>
        </w:rPr>
        <w:t xml:space="preserve"> </w:t>
      </w:r>
    </w:p>
    <w:p w14:paraId="7EA1B210" w14:textId="059D0B39" w:rsidR="006304F4" w:rsidRDefault="006304F4" w:rsidP="006304F4">
      <w:pPr>
        <w:pStyle w:val="ae"/>
        <w:topLinePunct/>
        <w:spacing w:line="312" w:lineRule="auto"/>
        <w:ind w:leftChars="0" w:left="720"/>
        <w:rPr>
          <w:szCs w:val="24"/>
        </w:rPr>
      </w:pPr>
      <w:r w:rsidRPr="00D13172">
        <w:rPr>
          <w:rFonts w:hint="eastAsia"/>
          <w:szCs w:val="24"/>
        </w:rPr>
        <w:t>대표이사</w:t>
      </w:r>
      <w:r w:rsidRPr="00D13172">
        <w:rPr>
          <w:rFonts w:hint="eastAsia"/>
          <w:szCs w:val="24"/>
        </w:rPr>
        <w:t xml:space="preserve">  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중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무</w:t>
      </w:r>
      <w:r>
        <w:rPr>
          <w:rFonts w:hint="eastAsia"/>
          <w:szCs w:val="24"/>
        </w:rPr>
        <w:t xml:space="preserve">       </w:t>
      </w:r>
      <w:r>
        <w:rPr>
          <w:szCs w:val="24"/>
        </w:rPr>
        <w:t>(</w:t>
      </w:r>
      <w:r>
        <w:rPr>
          <w:rFonts w:hint="eastAsia"/>
          <w:szCs w:val="24"/>
        </w:rPr>
        <w:t>인</w:t>
      </w:r>
      <w:r>
        <w:rPr>
          <w:rFonts w:hint="eastAsia"/>
          <w:szCs w:val="24"/>
        </w:rPr>
        <w:t>)</w:t>
      </w:r>
    </w:p>
    <w:p w14:paraId="1C390261" w14:textId="77777777" w:rsidR="006304F4" w:rsidRDefault="006304F4" w:rsidP="006304F4">
      <w:pPr>
        <w:widowControl/>
        <w:wordWrap/>
        <w:autoSpaceDE/>
        <w:autoSpaceDN/>
        <w:spacing w:after="0"/>
        <w:jc w:val="left"/>
        <w:rPr>
          <w:b/>
          <w:szCs w:val="24"/>
        </w:rPr>
      </w:pPr>
    </w:p>
    <w:p w14:paraId="521D12BD" w14:textId="77777777" w:rsidR="006304F4" w:rsidRDefault="006304F4" w:rsidP="006304F4">
      <w:pPr>
        <w:widowControl/>
        <w:wordWrap/>
        <w:autoSpaceDE/>
        <w:autoSpaceDN/>
        <w:spacing w:after="0"/>
        <w:jc w:val="left"/>
        <w:rPr>
          <w:b/>
          <w:szCs w:val="24"/>
        </w:rPr>
      </w:pPr>
    </w:p>
    <w:p w14:paraId="4064ABC9" w14:textId="77777777" w:rsidR="006304F4" w:rsidRPr="00D67E0A" w:rsidRDefault="006304F4" w:rsidP="006304F4">
      <w:pPr>
        <w:spacing w:before="60" w:line="312" w:lineRule="auto"/>
        <w:jc w:val="center"/>
        <w:rPr>
          <w:i/>
          <w:szCs w:val="24"/>
        </w:rPr>
      </w:pPr>
      <w:r w:rsidRPr="00D67E0A">
        <w:rPr>
          <w:i/>
          <w:szCs w:val="24"/>
        </w:rPr>
        <w:t>(</w:t>
      </w:r>
      <w:r w:rsidRPr="00D67E0A">
        <w:rPr>
          <w:rFonts w:hint="eastAsia"/>
          <w:i/>
          <w:szCs w:val="24"/>
        </w:rPr>
        <w:t>다음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페이지에서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서명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또는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기명날인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계속</w:t>
      </w:r>
      <w:r w:rsidRPr="00D67E0A">
        <w:rPr>
          <w:i/>
          <w:szCs w:val="24"/>
        </w:rPr>
        <w:t>)</w:t>
      </w:r>
    </w:p>
    <w:p w14:paraId="711F10AA" w14:textId="77777777" w:rsidR="006304F4" w:rsidRDefault="006304F4" w:rsidP="006304F4">
      <w:pPr>
        <w:widowControl/>
        <w:wordWrap/>
        <w:autoSpaceDE/>
        <w:autoSpaceDN/>
        <w:spacing w:after="0"/>
        <w:jc w:val="left"/>
        <w:rPr>
          <w:szCs w:val="24"/>
        </w:rPr>
      </w:pPr>
      <w:r>
        <w:rPr>
          <w:szCs w:val="24"/>
        </w:rPr>
        <w:br w:type="page"/>
      </w:r>
    </w:p>
    <w:p w14:paraId="77AA67A0" w14:textId="46850B72" w:rsidR="006304F4" w:rsidRDefault="006304F4" w:rsidP="006304F4">
      <w:pPr>
        <w:spacing w:line="312" w:lineRule="auto"/>
        <w:rPr>
          <w:szCs w:val="24"/>
        </w:rPr>
      </w:pPr>
      <w:r>
        <w:rPr>
          <w:rFonts w:hint="eastAsia"/>
          <w:szCs w:val="24"/>
          <w:lang w:val="ko-KR"/>
        </w:rPr>
        <w:lastRenderedPageBreak/>
        <w:t>본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계약의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성립을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증명하기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위하여</w:t>
      </w:r>
      <w:r>
        <w:rPr>
          <w:rFonts w:hint="eastAsia"/>
          <w:szCs w:val="24"/>
          <w:lang w:val="ko-KR"/>
        </w:rPr>
        <w:t>,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당사자들은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서두에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기재된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일자에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계약서</w:t>
      </w:r>
      <w:r>
        <w:rPr>
          <w:rFonts w:hint="eastAsia"/>
          <w:szCs w:val="24"/>
        </w:rPr>
        <w:t xml:space="preserve"> </w:t>
      </w:r>
      <w:del w:id="619" w:author="BKL" w:date="2026-10-01T17:54:00Z" w16du:dateUtc="2026-10-01T08:54:00Z">
        <w:r w:rsidDel="00907783">
          <w:rPr>
            <w:rFonts w:hint="eastAsia"/>
            <w:szCs w:val="24"/>
          </w:rPr>
          <w:delText>[*]</w:delText>
        </w:r>
      </w:del>
      <w:ins w:id="620" w:author="BKL" w:date="2026-10-01T17:54:00Z" w16du:dateUtc="2026-10-01T08:54:00Z">
        <w:r w:rsidR="00907783">
          <w:rPr>
            <w:rFonts w:hint="eastAsia"/>
            <w:szCs w:val="24"/>
          </w:rPr>
          <w:t>[12]</w:t>
        </w:r>
      </w:ins>
      <w:r>
        <w:rPr>
          <w:rFonts w:hint="eastAsia"/>
          <w:szCs w:val="24"/>
        </w:rPr>
        <w:t>부를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작성하여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각각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서명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또는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기명날인한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각자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1</w:t>
      </w:r>
      <w:r>
        <w:rPr>
          <w:rFonts w:hint="eastAsia"/>
          <w:szCs w:val="24"/>
        </w:rPr>
        <w:t>부씩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보관하기로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한다</w:t>
      </w:r>
      <w:r>
        <w:rPr>
          <w:szCs w:val="24"/>
        </w:rPr>
        <w:t xml:space="preserve">.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간인은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관여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법무법인의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천공으로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갈음할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있다</w:t>
      </w:r>
      <w:r>
        <w:rPr>
          <w:rFonts w:hint="eastAsia"/>
          <w:szCs w:val="24"/>
        </w:rPr>
        <w:t>.</w:t>
      </w:r>
    </w:p>
    <w:p w14:paraId="5F566F37" w14:textId="77777777" w:rsidR="006304F4" w:rsidRDefault="006304F4" w:rsidP="006304F4">
      <w:pPr>
        <w:spacing w:line="312" w:lineRule="auto"/>
        <w:rPr>
          <w:b/>
          <w:szCs w:val="24"/>
        </w:rPr>
      </w:pPr>
    </w:p>
    <w:p w14:paraId="11F58832" w14:textId="7879769D" w:rsidR="006304F4" w:rsidRPr="006304F4" w:rsidRDefault="006304F4" w:rsidP="006304F4">
      <w:pPr>
        <w:tabs>
          <w:tab w:val="left" w:pos="709"/>
        </w:tabs>
        <w:spacing w:line="312" w:lineRule="auto"/>
        <w:rPr>
          <w:b/>
          <w:szCs w:val="24"/>
        </w:rPr>
      </w:pPr>
      <w:r>
        <w:rPr>
          <w:rFonts w:hint="eastAsia"/>
          <w:b/>
          <w:szCs w:val="24"/>
        </w:rPr>
        <w:t>5.</w:t>
      </w:r>
      <w:r>
        <w:rPr>
          <w:b/>
          <w:szCs w:val="24"/>
        </w:rPr>
        <w:tab/>
      </w:r>
      <w:r>
        <w:rPr>
          <w:rFonts w:hint="eastAsia"/>
          <w:b/>
          <w:szCs w:val="24"/>
        </w:rPr>
        <w:t>엠지</w:t>
      </w:r>
      <w:r w:rsidRPr="006304F4">
        <w:rPr>
          <w:b/>
          <w:szCs w:val="24"/>
        </w:rPr>
        <w:t>캐피탈</w:t>
      </w:r>
      <w:r w:rsidRPr="006304F4">
        <w:rPr>
          <w:b/>
          <w:szCs w:val="24"/>
        </w:rPr>
        <w:t xml:space="preserve"> </w:t>
      </w:r>
      <w:r w:rsidRPr="006304F4">
        <w:rPr>
          <w:b/>
          <w:szCs w:val="24"/>
        </w:rPr>
        <w:t>주식회사</w:t>
      </w:r>
      <w:r w:rsidRPr="006304F4" w:rsidDel="006304F4">
        <w:rPr>
          <w:b/>
          <w:szCs w:val="24"/>
        </w:rPr>
        <w:t xml:space="preserve"> </w:t>
      </w:r>
    </w:p>
    <w:p w14:paraId="13769945" w14:textId="594FDC7C" w:rsidR="006304F4" w:rsidRPr="00DD2A6F" w:rsidRDefault="00784BF3" w:rsidP="006304F4">
      <w:pPr>
        <w:pStyle w:val="ae"/>
        <w:topLinePunct/>
        <w:spacing w:line="312" w:lineRule="auto"/>
        <w:ind w:leftChars="0" w:left="720"/>
        <w:rPr>
          <w:szCs w:val="24"/>
        </w:rPr>
      </w:pPr>
      <w:r w:rsidRPr="00784BF3">
        <w:rPr>
          <w:szCs w:val="24"/>
        </w:rPr>
        <w:t>서울특별시</w:t>
      </w:r>
      <w:r w:rsidRPr="00784BF3">
        <w:rPr>
          <w:szCs w:val="24"/>
        </w:rPr>
        <w:t xml:space="preserve"> </w:t>
      </w:r>
      <w:r w:rsidRPr="00784BF3">
        <w:rPr>
          <w:szCs w:val="24"/>
        </w:rPr>
        <w:t>중구</w:t>
      </w:r>
      <w:r w:rsidRPr="00784BF3">
        <w:rPr>
          <w:szCs w:val="24"/>
        </w:rPr>
        <w:t xml:space="preserve"> </w:t>
      </w:r>
      <w:r w:rsidRPr="00784BF3">
        <w:rPr>
          <w:szCs w:val="24"/>
        </w:rPr>
        <w:t>남대문로</w:t>
      </w:r>
      <w:r w:rsidRPr="00784BF3">
        <w:rPr>
          <w:szCs w:val="24"/>
        </w:rPr>
        <w:t xml:space="preserve"> 55(</w:t>
      </w:r>
      <w:r w:rsidRPr="00784BF3">
        <w:rPr>
          <w:szCs w:val="24"/>
        </w:rPr>
        <w:t>남대문로</w:t>
      </w:r>
      <w:r w:rsidRPr="00784BF3">
        <w:rPr>
          <w:szCs w:val="24"/>
        </w:rPr>
        <w:t>2</w:t>
      </w:r>
      <w:r w:rsidRPr="00784BF3">
        <w:rPr>
          <w:szCs w:val="24"/>
        </w:rPr>
        <w:t>가</w:t>
      </w:r>
      <w:r w:rsidRPr="00784BF3">
        <w:rPr>
          <w:szCs w:val="24"/>
        </w:rPr>
        <w:t>)</w:t>
      </w:r>
      <w:r w:rsidR="006304F4" w:rsidRPr="006304F4" w:rsidDel="006304F4">
        <w:rPr>
          <w:rFonts w:hint="eastAsia"/>
          <w:szCs w:val="24"/>
        </w:rPr>
        <w:t xml:space="preserve"> </w:t>
      </w:r>
    </w:p>
    <w:p w14:paraId="47E29AE5" w14:textId="1D2ABEF9" w:rsidR="006304F4" w:rsidRDefault="006304F4" w:rsidP="006304F4">
      <w:pPr>
        <w:pStyle w:val="ae"/>
        <w:topLinePunct/>
        <w:spacing w:line="312" w:lineRule="auto"/>
        <w:ind w:leftChars="0" w:left="720"/>
        <w:rPr>
          <w:szCs w:val="24"/>
        </w:rPr>
      </w:pPr>
      <w:r w:rsidRPr="00D13172">
        <w:rPr>
          <w:rFonts w:hint="eastAsia"/>
          <w:szCs w:val="24"/>
        </w:rPr>
        <w:t>대표이사</w:t>
      </w:r>
      <w:r w:rsidRPr="00D13172">
        <w:rPr>
          <w:rFonts w:hint="eastAsia"/>
          <w:szCs w:val="24"/>
        </w:rPr>
        <w:t xml:space="preserve">  </w:t>
      </w:r>
      <w:r>
        <w:rPr>
          <w:szCs w:val="24"/>
        </w:rPr>
        <w:t xml:space="preserve"> </w:t>
      </w:r>
      <w:r w:rsidR="00784BF3">
        <w:rPr>
          <w:rFonts w:hint="eastAsia"/>
          <w:szCs w:val="24"/>
        </w:rPr>
        <w:t>김</w:t>
      </w:r>
      <w:r w:rsidR="00784BF3">
        <w:rPr>
          <w:rFonts w:hint="eastAsia"/>
          <w:szCs w:val="24"/>
        </w:rPr>
        <w:t xml:space="preserve"> </w:t>
      </w:r>
      <w:r w:rsidR="00784BF3">
        <w:rPr>
          <w:rFonts w:hint="eastAsia"/>
          <w:szCs w:val="24"/>
        </w:rPr>
        <w:t>병</w:t>
      </w:r>
      <w:r w:rsidR="00784BF3">
        <w:rPr>
          <w:rFonts w:hint="eastAsia"/>
          <w:szCs w:val="24"/>
        </w:rPr>
        <w:t xml:space="preserve"> </w:t>
      </w:r>
      <w:r w:rsidR="00784BF3">
        <w:rPr>
          <w:rFonts w:hint="eastAsia"/>
          <w:szCs w:val="24"/>
        </w:rPr>
        <w:t>국</w:t>
      </w:r>
      <w:r>
        <w:rPr>
          <w:rFonts w:hint="eastAsia"/>
          <w:szCs w:val="24"/>
        </w:rPr>
        <w:t xml:space="preserve">       </w:t>
      </w:r>
      <w:r>
        <w:rPr>
          <w:szCs w:val="24"/>
        </w:rPr>
        <w:t>(</w:t>
      </w:r>
      <w:r>
        <w:rPr>
          <w:rFonts w:hint="eastAsia"/>
          <w:szCs w:val="24"/>
        </w:rPr>
        <w:t>인</w:t>
      </w:r>
      <w:r>
        <w:rPr>
          <w:rFonts w:hint="eastAsia"/>
          <w:szCs w:val="24"/>
        </w:rPr>
        <w:t>)</w:t>
      </w:r>
    </w:p>
    <w:p w14:paraId="5B5D312F" w14:textId="77777777" w:rsidR="006304F4" w:rsidRDefault="006304F4" w:rsidP="006304F4">
      <w:pPr>
        <w:widowControl/>
        <w:wordWrap/>
        <w:autoSpaceDE/>
        <w:autoSpaceDN/>
        <w:spacing w:after="0"/>
        <w:jc w:val="left"/>
        <w:rPr>
          <w:b/>
          <w:szCs w:val="24"/>
        </w:rPr>
      </w:pPr>
    </w:p>
    <w:p w14:paraId="2134CACB" w14:textId="77777777" w:rsidR="006304F4" w:rsidRDefault="006304F4" w:rsidP="006304F4">
      <w:pPr>
        <w:widowControl/>
        <w:wordWrap/>
        <w:autoSpaceDE/>
        <w:autoSpaceDN/>
        <w:spacing w:after="0"/>
        <w:jc w:val="left"/>
        <w:rPr>
          <w:b/>
          <w:szCs w:val="24"/>
        </w:rPr>
      </w:pPr>
    </w:p>
    <w:p w14:paraId="015484BF" w14:textId="77777777" w:rsidR="006304F4" w:rsidRPr="00D67E0A" w:rsidRDefault="006304F4" w:rsidP="006304F4">
      <w:pPr>
        <w:spacing w:before="60" w:line="312" w:lineRule="auto"/>
        <w:jc w:val="center"/>
        <w:rPr>
          <w:i/>
          <w:szCs w:val="24"/>
        </w:rPr>
      </w:pPr>
      <w:r w:rsidRPr="00D67E0A">
        <w:rPr>
          <w:i/>
          <w:szCs w:val="24"/>
        </w:rPr>
        <w:t>(</w:t>
      </w:r>
      <w:r w:rsidRPr="00D67E0A">
        <w:rPr>
          <w:rFonts w:hint="eastAsia"/>
          <w:i/>
          <w:szCs w:val="24"/>
        </w:rPr>
        <w:t>다음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페이지에서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서명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또는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기명날인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계속</w:t>
      </w:r>
      <w:r w:rsidRPr="00D67E0A">
        <w:rPr>
          <w:i/>
          <w:szCs w:val="24"/>
        </w:rPr>
        <w:t>)</w:t>
      </w:r>
    </w:p>
    <w:p w14:paraId="2275534D" w14:textId="77777777" w:rsidR="006304F4" w:rsidRDefault="006304F4" w:rsidP="006304F4">
      <w:pPr>
        <w:widowControl/>
        <w:wordWrap/>
        <w:autoSpaceDE/>
        <w:autoSpaceDN/>
        <w:spacing w:after="0"/>
        <w:jc w:val="left"/>
        <w:rPr>
          <w:szCs w:val="24"/>
        </w:rPr>
      </w:pPr>
      <w:r>
        <w:rPr>
          <w:szCs w:val="24"/>
        </w:rPr>
        <w:br w:type="page"/>
      </w:r>
    </w:p>
    <w:p w14:paraId="67501AEF" w14:textId="784D7EF7" w:rsidR="00784BF3" w:rsidDel="00675F91" w:rsidRDefault="00784BF3" w:rsidP="00784BF3">
      <w:pPr>
        <w:spacing w:line="312" w:lineRule="auto"/>
        <w:rPr>
          <w:moveFrom w:id="621" w:author="BKL" w:date="2026-10-01T10:31:00Z" w16du:dateUtc="2026-10-01T01:31:00Z"/>
          <w:szCs w:val="24"/>
        </w:rPr>
      </w:pPr>
      <w:moveFromRangeStart w:id="622" w:author="BKL" w:date="2026-10-01T10:31:00Z" w:name="move241743092"/>
      <w:moveFrom w:id="623" w:author="BKL" w:date="2026-10-01T10:31:00Z" w16du:dateUtc="2026-10-01T01:31:00Z">
        <w:r w:rsidDel="00675F91">
          <w:rPr>
            <w:rFonts w:hint="eastAsia"/>
            <w:szCs w:val="24"/>
            <w:lang w:val="ko-KR"/>
          </w:rPr>
          <w:lastRenderedPageBreak/>
          <w:t>본</w:t>
        </w:r>
        <w:r w:rsidDel="00675F91">
          <w:rPr>
            <w:szCs w:val="24"/>
          </w:rPr>
          <w:t xml:space="preserve"> </w:t>
        </w:r>
        <w:r w:rsidDel="00675F91">
          <w:rPr>
            <w:rFonts w:hint="eastAsia"/>
            <w:szCs w:val="24"/>
            <w:lang w:val="ko-KR"/>
          </w:rPr>
          <w:t>계약의</w:t>
        </w:r>
        <w:r w:rsidDel="00675F91">
          <w:rPr>
            <w:szCs w:val="24"/>
          </w:rPr>
          <w:t xml:space="preserve"> </w:t>
        </w:r>
        <w:r w:rsidDel="00675F91">
          <w:rPr>
            <w:rFonts w:hint="eastAsia"/>
            <w:szCs w:val="24"/>
            <w:lang w:val="ko-KR"/>
          </w:rPr>
          <w:t>성립을</w:t>
        </w:r>
        <w:r w:rsidDel="00675F91">
          <w:rPr>
            <w:szCs w:val="24"/>
          </w:rPr>
          <w:t xml:space="preserve"> </w:t>
        </w:r>
        <w:r w:rsidDel="00675F91">
          <w:rPr>
            <w:rFonts w:hint="eastAsia"/>
            <w:szCs w:val="24"/>
            <w:lang w:val="ko-KR"/>
          </w:rPr>
          <w:t>증명하기</w:t>
        </w:r>
        <w:r w:rsidDel="00675F91">
          <w:rPr>
            <w:szCs w:val="24"/>
          </w:rPr>
          <w:t xml:space="preserve"> </w:t>
        </w:r>
        <w:r w:rsidDel="00675F91">
          <w:rPr>
            <w:rFonts w:hint="eastAsia"/>
            <w:szCs w:val="24"/>
            <w:lang w:val="ko-KR"/>
          </w:rPr>
          <w:t>위하여</w:t>
        </w:r>
        <w:r w:rsidDel="00675F91">
          <w:rPr>
            <w:rFonts w:hint="eastAsia"/>
            <w:szCs w:val="24"/>
            <w:lang w:val="ko-KR"/>
          </w:rPr>
          <w:t>,</w:t>
        </w:r>
        <w:r w:rsidDel="00675F91">
          <w:rPr>
            <w:szCs w:val="24"/>
          </w:rPr>
          <w:t xml:space="preserve"> </w:t>
        </w:r>
        <w:r w:rsidDel="00675F91">
          <w:rPr>
            <w:rFonts w:hint="eastAsia"/>
            <w:szCs w:val="24"/>
            <w:lang w:val="ko-KR"/>
          </w:rPr>
          <w:t>당사자들은</w:t>
        </w:r>
        <w:r w:rsidDel="00675F91">
          <w:rPr>
            <w:szCs w:val="24"/>
          </w:rPr>
          <w:t xml:space="preserve"> </w:t>
        </w:r>
        <w:r w:rsidDel="00675F91">
          <w:rPr>
            <w:rFonts w:hint="eastAsia"/>
            <w:szCs w:val="24"/>
          </w:rPr>
          <w:t>본</w:t>
        </w:r>
        <w:r w:rsidDel="00675F91">
          <w:rPr>
            <w:rFonts w:hint="eastAsia"/>
            <w:szCs w:val="24"/>
          </w:rPr>
          <w:t xml:space="preserve"> </w:t>
        </w:r>
        <w:r w:rsidDel="00675F91">
          <w:rPr>
            <w:rFonts w:hint="eastAsia"/>
            <w:szCs w:val="24"/>
          </w:rPr>
          <w:t>계약</w:t>
        </w:r>
        <w:r w:rsidDel="00675F91">
          <w:rPr>
            <w:rFonts w:hint="eastAsia"/>
            <w:szCs w:val="24"/>
          </w:rPr>
          <w:t xml:space="preserve"> </w:t>
        </w:r>
        <w:r w:rsidDel="00675F91">
          <w:rPr>
            <w:rFonts w:hint="eastAsia"/>
            <w:szCs w:val="24"/>
          </w:rPr>
          <w:t>서두에</w:t>
        </w:r>
        <w:r w:rsidDel="00675F91">
          <w:rPr>
            <w:rFonts w:hint="eastAsia"/>
            <w:szCs w:val="24"/>
          </w:rPr>
          <w:t xml:space="preserve"> </w:t>
        </w:r>
        <w:r w:rsidDel="00675F91">
          <w:rPr>
            <w:rFonts w:hint="eastAsia"/>
            <w:szCs w:val="24"/>
          </w:rPr>
          <w:t>기재된</w:t>
        </w:r>
        <w:r w:rsidDel="00675F91">
          <w:rPr>
            <w:rFonts w:hint="eastAsia"/>
            <w:szCs w:val="24"/>
          </w:rPr>
          <w:t xml:space="preserve"> </w:t>
        </w:r>
        <w:r w:rsidDel="00675F91">
          <w:rPr>
            <w:rFonts w:hint="eastAsia"/>
            <w:szCs w:val="24"/>
          </w:rPr>
          <w:t>일자에</w:t>
        </w:r>
        <w:r w:rsidDel="00675F91">
          <w:rPr>
            <w:rFonts w:hint="eastAsia"/>
            <w:szCs w:val="24"/>
          </w:rPr>
          <w:t xml:space="preserve"> </w:t>
        </w:r>
        <w:r w:rsidDel="00675F91">
          <w:rPr>
            <w:rFonts w:hint="eastAsia"/>
            <w:szCs w:val="24"/>
          </w:rPr>
          <w:t>본</w:t>
        </w:r>
        <w:r w:rsidDel="00675F91">
          <w:rPr>
            <w:szCs w:val="24"/>
          </w:rPr>
          <w:t xml:space="preserve"> </w:t>
        </w:r>
        <w:r w:rsidDel="00675F91">
          <w:rPr>
            <w:rFonts w:hint="eastAsia"/>
            <w:szCs w:val="24"/>
          </w:rPr>
          <w:t>계약서</w:t>
        </w:r>
        <w:r w:rsidDel="00675F91">
          <w:rPr>
            <w:rFonts w:hint="eastAsia"/>
            <w:szCs w:val="24"/>
          </w:rPr>
          <w:t xml:space="preserve"> [*]</w:t>
        </w:r>
        <w:r w:rsidDel="00675F91">
          <w:rPr>
            <w:rFonts w:hint="eastAsia"/>
            <w:szCs w:val="24"/>
          </w:rPr>
          <w:t>부를</w:t>
        </w:r>
        <w:r w:rsidDel="00675F91">
          <w:rPr>
            <w:rFonts w:hint="eastAsia"/>
            <w:szCs w:val="24"/>
          </w:rPr>
          <w:t xml:space="preserve"> </w:t>
        </w:r>
        <w:r w:rsidDel="00675F91">
          <w:rPr>
            <w:rFonts w:hint="eastAsia"/>
            <w:szCs w:val="24"/>
          </w:rPr>
          <w:t>작성하여</w:t>
        </w:r>
        <w:r w:rsidDel="00675F91">
          <w:rPr>
            <w:szCs w:val="24"/>
          </w:rPr>
          <w:t xml:space="preserve"> </w:t>
        </w:r>
        <w:r w:rsidDel="00675F91">
          <w:rPr>
            <w:rFonts w:hint="eastAsia"/>
            <w:szCs w:val="24"/>
          </w:rPr>
          <w:t>각각</w:t>
        </w:r>
        <w:r w:rsidDel="00675F91">
          <w:rPr>
            <w:rFonts w:hint="eastAsia"/>
            <w:szCs w:val="24"/>
          </w:rPr>
          <w:t xml:space="preserve"> </w:t>
        </w:r>
        <w:r w:rsidDel="00675F91">
          <w:rPr>
            <w:rFonts w:hint="eastAsia"/>
            <w:szCs w:val="24"/>
          </w:rPr>
          <w:t>서명</w:t>
        </w:r>
        <w:r w:rsidDel="00675F91">
          <w:rPr>
            <w:rFonts w:hint="eastAsia"/>
            <w:szCs w:val="24"/>
          </w:rPr>
          <w:t xml:space="preserve"> </w:t>
        </w:r>
        <w:r w:rsidDel="00675F91">
          <w:rPr>
            <w:rFonts w:hint="eastAsia"/>
            <w:szCs w:val="24"/>
          </w:rPr>
          <w:t>또는</w:t>
        </w:r>
        <w:r w:rsidDel="00675F91">
          <w:rPr>
            <w:rFonts w:hint="eastAsia"/>
            <w:szCs w:val="24"/>
          </w:rPr>
          <w:t xml:space="preserve"> </w:t>
        </w:r>
        <w:r w:rsidDel="00675F91">
          <w:rPr>
            <w:rFonts w:hint="eastAsia"/>
            <w:szCs w:val="24"/>
          </w:rPr>
          <w:t>기명날인한</w:t>
        </w:r>
        <w:r w:rsidDel="00675F91">
          <w:rPr>
            <w:rFonts w:hint="eastAsia"/>
            <w:szCs w:val="24"/>
          </w:rPr>
          <w:t xml:space="preserve"> </w:t>
        </w:r>
        <w:r w:rsidDel="00675F91">
          <w:rPr>
            <w:rFonts w:hint="eastAsia"/>
            <w:szCs w:val="24"/>
          </w:rPr>
          <w:t>후</w:t>
        </w:r>
        <w:r w:rsidDel="00675F91">
          <w:rPr>
            <w:rFonts w:hint="eastAsia"/>
            <w:szCs w:val="24"/>
          </w:rPr>
          <w:t xml:space="preserve"> </w:t>
        </w:r>
        <w:r w:rsidDel="00675F91">
          <w:rPr>
            <w:rFonts w:hint="eastAsia"/>
            <w:szCs w:val="24"/>
          </w:rPr>
          <w:t>각자</w:t>
        </w:r>
        <w:r w:rsidDel="00675F91">
          <w:rPr>
            <w:rFonts w:hint="eastAsia"/>
            <w:szCs w:val="24"/>
          </w:rPr>
          <w:t xml:space="preserve"> </w:t>
        </w:r>
        <w:r w:rsidDel="00675F91">
          <w:rPr>
            <w:szCs w:val="24"/>
          </w:rPr>
          <w:t>1</w:t>
        </w:r>
        <w:r w:rsidDel="00675F91">
          <w:rPr>
            <w:rFonts w:hint="eastAsia"/>
            <w:szCs w:val="24"/>
          </w:rPr>
          <w:t>부씩</w:t>
        </w:r>
        <w:r w:rsidDel="00675F91">
          <w:rPr>
            <w:rFonts w:hint="eastAsia"/>
            <w:szCs w:val="24"/>
          </w:rPr>
          <w:t xml:space="preserve"> </w:t>
        </w:r>
        <w:r w:rsidDel="00675F91">
          <w:rPr>
            <w:rFonts w:hint="eastAsia"/>
            <w:szCs w:val="24"/>
          </w:rPr>
          <w:t>보관하기로</w:t>
        </w:r>
        <w:r w:rsidDel="00675F91">
          <w:rPr>
            <w:rFonts w:hint="eastAsia"/>
            <w:szCs w:val="24"/>
          </w:rPr>
          <w:t xml:space="preserve"> </w:t>
        </w:r>
        <w:r w:rsidDel="00675F91">
          <w:rPr>
            <w:rFonts w:hint="eastAsia"/>
            <w:szCs w:val="24"/>
          </w:rPr>
          <w:t>한다</w:t>
        </w:r>
        <w:r w:rsidDel="00675F91">
          <w:rPr>
            <w:szCs w:val="24"/>
          </w:rPr>
          <w:t xml:space="preserve">. </w:t>
        </w:r>
        <w:r w:rsidDel="00675F91">
          <w:rPr>
            <w:rFonts w:hint="eastAsia"/>
            <w:szCs w:val="24"/>
          </w:rPr>
          <w:t>본</w:t>
        </w:r>
        <w:r w:rsidDel="00675F91">
          <w:rPr>
            <w:rFonts w:hint="eastAsia"/>
            <w:szCs w:val="24"/>
          </w:rPr>
          <w:t xml:space="preserve"> </w:t>
        </w:r>
        <w:r w:rsidDel="00675F91">
          <w:rPr>
            <w:rFonts w:hint="eastAsia"/>
            <w:szCs w:val="24"/>
          </w:rPr>
          <w:t>계약에</w:t>
        </w:r>
        <w:r w:rsidDel="00675F91">
          <w:rPr>
            <w:rFonts w:hint="eastAsia"/>
            <w:szCs w:val="24"/>
          </w:rPr>
          <w:t xml:space="preserve"> </w:t>
        </w:r>
        <w:r w:rsidDel="00675F91">
          <w:rPr>
            <w:rFonts w:hint="eastAsia"/>
            <w:szCs w:val="24"/>
          </w:rPr>
          <w:t>대한</w:t>
        </w:r>
        <w:r w:rsidDel="00675F91">
          <w:rPr>
            <w:rFonts w:hint="eastAsia"/>
            <w:szCs w:val="24"/>
          </w:rPr>
          <w:t xml:space="preserve"> </w:t>
        </w:r>
        <w:r w:rsidDel="00675F91">
          <w:rPr>
            <w:rFonts w:hint="eastAsia"/>
            <w:szCs w:val="24"/>
          </w:rPr>
          <w:t>간인은</w:t>
        </w:r>
        <w:r w:rsidDel="00675F91">
          <w:rPr>
            <w:rFonts w:hint="eastAsia"/>
            <w:szCs w:val="24"/>
          </w:rPr>
          <w:t xml:space="preserve"> </w:t>
        </w:r>
        <w:r w:rsidDel="00675F91">
          <w:rPr>
            <w:rFonts w:hint="eastAsia"/>
            <w:szCs w:val="24"/>
          </w:rPr>
          <w:t>관여</w:t>
        </w:r>
        <w:r w:rsidDel="00675F91">
          <w:rPr>
            <w:rFonts w:hint="eastAsia"/>
            <w:szCs w:val="24"/>
          </w:rPr>
          <w:t xml:space="preserve"> </w:t>
        </w:r>
        <w:r w:rsidDel="00675F91">
          <w:rPr>
            <w:rFonts w:hint="eastAsia"/>
            <w:szCs w:val="24"/>
          </w:rPr>
          <w:t>법무법인의</w:t>
        </w:r>
        <w:r w:rsidDel="00675F91">
          <w:rPr>
            <w:rFonts w:hint="eastAsia"/>
            <w:szCs w:val="24"/>
          </w:rPr>
          <w:t xml:space="preserve"> </w:t>
        </w:r>
        <w:r w:rsidDel="00675F91">
          <w:rPr>
            <w:rFonts w:hint="eastAsia"/>
            <w:szCs w:val="24"/>
          </w:rPr>
          <w:t>천공으로</w:t>
        </w:r>
        <w:r w:rsidDel="00675F91">
          <w:rPr>
            <w:rFonts w:hint="eastAsia"/>
            <w:szCs w:val="24"/>
          </w:rPr>
          <w:t xml:space="preserve"> </w:t>
        </w:r>
        <w:r w:rsidDel="00675F91">
          <w:rPr>
            <w:rFonts w:hint="eastAsia"/>
            <w:szCs w:val="24"/>
          </w:rPr>
          <w:t>갈음할</w:t>
        </w:r>
        <w:r w:rsidDel="00675F91">
          <w:rPr>
            <w:rFonts w:hint="eastAsia"/>
            <w:szCs w:val="24"/>
          </w:rPr>
          <w:t xml:space="preserve"> </w:t>
        </w:r>
        <w:r w:rsidDel="00675F91">
          <w:rPr>
            <w:rFonts w:hint="eastAsia"/>
            <w:szCs w:val="24"/>
          </w:rPr>
          <w:t>수</w:t>
        </w:r>
        <w:r w:rsidDel="00675F91">
          <w:rPr>
            <w:rFonts w:hint="eastAsia"/>
            <w:szCs w:val="24"/>
          </w:rPr>
          <w:t xml:space="preserve"> </w:t>
        </w:r>
        <w:r w:rsidDel="00675F91">
          <w:rPr>
            <w:rFonts w:hint="eastAsia"/>
            <w:szCs w:val="24"/>
          </w:rPr>
          <w:t>있다</w:t>
        </w:r>
        <w:r w:rsidDel="00675F91">
          <w:rPr>
            <w:rFonts w:hint="eastAsia"/>
            <w:szCs w:val="24"/>
          </w:rPr>
          <w:t>.</w:t>
        </w:r>
      </w:moveFrom>
    </w:p>
    <w:p w14:paraId="07263385" w14:textId="500CB0D5" w:rsidR="00784BF3" w:rsidDel="00675F91" w:rsidRDefault="00784BF3" w:rsidP="00784BF3">
      <w:pPr>
        <w:spacing w:line="312" w:lineRule="auto"/>
        <w:rPr>
          <w:moveFrom w:id="624" w:author="BKL" w:date="2026-10-01T10:31:00Z" w16du:dateUtc="2026-10-01T01:31:00Z"/>
          <w:b/>
          <w:szCs w:val="24"/>
        </w:rPr>
      </w:pPr>
    </w:p>
    <w:p w14:paraId="5F932FFC" w14:textId="0F1EDD9D" w:rsidR="00784BF3" w:rsidRPr="006304F4" w:rsidDel="00675F91" w:rsidRDefault="00784BF3" w:rsidP="00784BF3">
      <w:pPr>
        <w:tabs>
          <w:tab w:val="left" w:pos="709"/>
        </w:tabs>
        <w:spacing w:line="312" w:lineRule="auto"/>
        <w:rPr>
          <w:moveFrom w:id="625" w:author="BKL" w:date="2026-10-01T10:31:00Z" w16du:dateUtc="2026-10-01T01:31:00Z"/>
          <w:b/>
          <w:szCs w:val="24"/>
        </w:rPr>
      </w:pPr>
      <w:moveFrom w:id="626" w:author="BKL" w:date="2026-10-01T10:31:00Z" w16du:dateUtc="2026-10-01T01:31:00Z">
        <w:r w:rsidDel="00675F91">
          <w:rPr>
            <w:rFonts w:hint="eastAsia"/>
            <w:b/>
            <w:szCs w:val="24"/>
          </w:rPr>
          <w:t>6.</w:t>
        </w:r>
        <w:r w:rsidDel="00675F91">
          <w:rPr>
            <w:b/>
            <w:szCs w:val="24"/>
          </w:rPr>
          <w:tab/>
        </w:r>
        <w:r w:rsidRPr="00784BF3" w:rsidDel="00675F91">
          <w:rPr>
            <w:b/>
            <w:szCs w:val="24"/>
          </w:rPr>
          <w:t>기계설비건설공제조합</w:t>
        </w:r>
        <w:r w:rsidRPr="006304F4" w:rsidDel="00675F91">
          <w:rPr>
            <w:b/>
            <w:szCs w:val="24"/>
          </w:rPr>
          <w:t xml:space="preserve"> </w:t>
        </w:r>
      </w:moveFrom>
    </w:p>
    <w:p w14:paraId="2CA4B901" w14:textId="41BB1DCE" w:rsidR="00784BF3" w:rsidRPr="00DD2A6F" w:rsidDel="00675F91" w:rsidRDefault="00784BF3" w:rsidP="00784BF3">
      <w:pPr>
        <w:pStyle w:val="ae"/>
        <w:topLinePunct/>
        <w:spacing w:line="312" w:lineRule="auto"/>
        <w:ind w:leftChars="0" w:left="720"/>
        <w:rPr>
          <w:moveFrom w:id="627" w:author="BKL" w:date="2026-10-01T10:31:00Z" w16du:dateUtc="2026-10-01T01:31:00Z"/>
          <w:szCs w:val="24"/>
        </w:rPr>
      </w:pPr>
      <w:moveFrom w:id="628" w:author="BKL" w:date="2026-10-01T10:31:00Z" w16du:dateUtc="2026-10-01T01:31:00Z">
        <w:r w:rsidRPr="00784BF3" w:rsidDel="00675F91">
          <w:rPr>
            <w:szCs w:val="24"/>
          </w:rPr>
          <w:t>서울특별시</w:t>
        </w:r>
        <w:r w:rsidRPr="00784BF3" w:rsidDel="00675F91">
          <w:rPr>
            <w:szCs w:val="24"/>
          </w:rPr>
          <w:t xml:space="preserve"> </w:t>
        </w:r>
        <w:r w:rsidRPr="00784BF3" w:rsidDel="00675F91">
          <w:rPr>
            <w:szCs w:val="24"/>
          </w:rPr>
          <w:t>강남구</w:t>
        </w:r>
        <w:r w:rsidRPr="00784BF3" w:rsidDel="00675F91">
          <w:rPr>
            <w:szCs w:val="24"/>
          </w:rPr>
          <w:t xml:space="preserve"> </w:t>
        </w:r>
        <w:r w:rsidRPr="00784BF3" w:rsidDel="00675F91">
          <w:rPr>
            <w:szCs w:val="24"/>
          </w:rPr>
          <w:t>학동로</w:t>
        </w:r>
        <w:r w:rsidRPr="00784BF3" w:rsidDel="00675F91">
          <w:rPr>
            <w:szCs w:val="24"/>
          </w:rPr>
          <w:t xml:space="preserve"> 429(</w:t>
        </w:r>
        <w:r w:rsidRPr="00784BF3" w:rsidDel="00675F91">
          <w:rPr>
            <w:szCs w:val="24"/>
          </w:rPr>
          <w:t>청담동</w:t>
        </w:r>
        <w:r w:rsidRPr="00784BF3" w:rsidDel="00675F91">
          <w:rPr>
            <w:szCs w:val="24"/>
          </w:rPr>
          <w:t>)</w:t>
        </w:r>
      </w:moveFrom>
    </w:p>
    <w:p w14:paraId="465A28C4" w14:textId="069EAC75" w:rsidR="00784BF3" w:rsidDel="00675F91" w:rsidRDefault="00784BF3" w:rsidP="00784BF3">
      <w:pPr>
        <w:pStyle w:val="ae"/>
        <w:topLinePunct/>
        <w:spacing w:line="312" w:lineRule="auto"/>
        <w:ind w:leftChars="0" w:left="720"/>
        <w:rPr>
          <w:moveFrom w:id="629" w:author="BKL" w:date="2026-10-01T10:31:00Z" w16du:dateUtc="2026-10-01T01:31:00Z"/>
          <w:szCs w:val="24"/>
        </w:rPr>
      </w:pPr>
      <w:moveFrom w:id="630" w:author="BKL" w:date="2026-10-01T10:31:00Z" w16du:dateUtc="2026-10-01T01:31:00Z">
        <w:r w:rsidRPr="00D13172" w:rsidDel="00675F91">
          <w:rPr>
            <w:rFonts w:hint="eastAsia"/>
            <w:szCs w:val="24"/>
          </w:rPr>
          <w:t>대표</w:t>
        </w:r>
        <w:r w:rsidDel="00675F91">
          <w:rPr>
            <w:rFonts w:hint="eastAsia"/>
            <w:szCs w:val="24"/>
          </w:rPr>
          <w:t>자</w:t>
        </w:r>
        <w:r w:rsidDel="00675F91">
          <w:rPr>
            <w:rFonts w:hint="eastAsia"/>
            <w:szCs w:val="24"/>
          </w:rPr>
          <w:t xml:space="preserve"> </w:t>
        </w:r>
        <w:r w:rsidRPr="00D13172" w:rsidDel="00675F91">
          <w:rPr>
            <w:rFonts w:hint="eastAsia"/>
            <w:szCs w:val="24"/>
          </w:rPr>
          <w:t>이사</w:t>
        </w:r>
        <w:r w:rsidDel="00675F91">
          <w:rPr>
            <w:rFonts w:hint="eastAsia"/>
            <w:szCs w:val="24"/>
          </w:rPr>
          <w:t>장</w:t>
        </w:r>
        <w:r w:rsidDel="00675F91">
          <w:rPr>
            <w:rFonts w:hint="eastAsia"/>
            <w:szCs w:val="24"/>
          </w:rPr>
          <w:t xml:space="preserve"> </w:t>
        </w:r>
        <w:r w:rsidDel="00675F91">
          <w:rPr>
            <w:rFonts w:hint="eastAsia"/>
            <w:szCs w:val="24"/>
          </w:rPr>
          <w:t>김형렬의</w:t>
        </w:r>
        <w:r w:rsidDel="00675F91">
          <w:rPr>
            <w:rFonts w:hint="eastAsia"/>
            <w:szCs w:val="24"/>
          </w:rPr>
          <w:t xml:space="preserve"> </w:t>
        </w:r>
        <w:r w:rsidDel="00675F91">
          <w:rPr>
            <w:rFonts w:hint="eastAsia"/>
            <w:szCs w:val="24"/>
          </w:rPr>
          <w:t>직무대행자</w:t>
        </w:r>
        <w:r w:rsidRPr="00D13172" w:rsidDel="00675F91">
          <w:rPr>
            <w:rFonts w:hint="eastAsia"/>
            <w:szCs w:val="24"/>
          </w:rPr>
          <w:t xml:space="preserve">  </w:t>
        </w:r>
        <w:r w:rsidDel="00675F91">
          <w:rPr>
            <w:szCs w:val="24"/>
          </w:rPr>
          <w:t xml:space="preserve"> </w:t>
        </w:r>
        <w:r w:rsidDel="00675F91">
          <w:rPr>
            <w:rFonts w:hint="eastAsia"/>
            <w:szCs w:val="24"/>
          </w:rPr>
          <w:t>김</w:t>
        </w:r>
        <w:r w:rsidDel="00675F91">
          <w:rPr>
            <w:rFonts w:hint="eastAsia"/>
            <w:szCs w:val="24"/>
          </w:rPr>
          <w:t xml:space="preserve"> </w:t>
        </w:r>
        <w:r w:rsidDel="00675F91">
          <w:rPr>
            <w:rFonts w:hint="eastAsia"/>
            <w:szCs w:val="24"/>
          </w:rPr>
          <w:t>종</w:t>
        </w:r>
        <w:r w:rsidDel="00675F91">
          <w:rPr>
            <w:rFonts w:hint="eastAsia"/>
            <w:szCs w:val="24"/>
          </w:rPr>
          <w:t xml:space="preserve"> </w:t>
        </w:r>
        <w:r w:rsidDel="00675F91">
          <w:rPr>
            <w:rFonts w:hint="eastAsia"/>
            <w:szCs w:val="24"/>
          </w:rPr>
          <w:t>서</w:t>
        </w:r>
        <w:r w:rsidDel="00675F91">
          <w:rPr>
            <w:rFonts w:hint="eastAsia"/>
            <w:szCs w:val="24"/>
          </w:rPr>
          <w:t xml:space="preserve">       </w:t>
        </w:r>
        <w:r w:rsidDel="00675F91">
          <w:rPr>
            <w:szCs w:val="24"/>
          </w:rPr>
          <w:t>(</w:t>
        </w:r>
        <w:r w:rsidDel="00675F91">
          <w:rPr>
            <w:rFonts w:hint="eastAsia"/>
            <w:szCs w:val="24"/>
          </w:rPr>
          <w:t>인</w:t>
        </w:r>
        <w:r w:rsidDel="00675F91">
          <w:rPr>
            <w:rFonts w:hint="eastAsia"/>
            <w:szCs w:val="24"/>
          </w:rPr>
          <w:t>)</w:t>
        </w:r>
      </w:moveFrom>
    </w:p>
    <w:p w14:paraId="0BDAB309" w14:textId="104AA793" w:rsidR="00784BF3" w:rsidDel="00675F91" w:rsidRDefault="00784BF3" w:rsidP="00784BF3">
      <w:pPr>
        <w:widowControl/>
        <w:wordWrap/>
        <w:autoSpaceDE/>
        <w:autoSpaceDN/>
        <w:spacing w:after="0"/>
        <w:jc w:val="left"/>
        <w:rPr>
          <w:moveFrom w:id="631" w:author="BKL" w:date="2026-10-01T10:31:00Z" w16du:dateUtc="2026-10-01T01:31:00Z"/>
          <w:b/>
          <w:szCs w:val="24"/>
        </w:rPr>
      </w:pPr>
    </w:p>
    <w:p w14:paraId="60130CDA" w14:textId="1B0B662E" w:rsidR="00784BF3" w:rsidDel="00675F91" w:rsidRDefault="00784BF3" w:rsidP="00784BF3">
      <w:pPr>
        <w:widowControl/>
        <w:wordWrap/>
        <w:autoSpaceDE/>
        <w:autoSpaceDN/>
        <w:spacing w:after="0"/>
        <w:jc w:val="left"/>
        <w:rPr>
          <w:moveFrom w:id="632" w:author="BKL" w:date="2026-10-01T10:31:00Z" w16du:dateUtc="2026-10-01T01:31:00Z"/>
          <w:b/>
          <w:szCs w:val="24"/>
        </w:rPr>
      </w:pPr>
    </w:p>
    <w:p w14:paraId="55E0E3F5" w14:textId="4516CE80" w:rsidR="00784BF3" w:rsidRPr="00D67E0A" w:rsidDel="00675F91" w:rsidRDefault="00784BF3" w:rsidP="00784BF3">
      <w:pPr>
        <w:spacing w:before="60" w:line="312" w:lineRule="auto"/>
        <w:jc w:val="center"/>
        <w:rPr>
          <w:moveFrom w:id="633" w:author="BKL" w:date="2026-10-01T10:31:00Z" w16du:dateUtc="2026-10-01T01:31:00Z"/>
          <w:i/>
          <w:szCs w:val="24"/>
        </w:rPr>
      </w:pPr>
      <w:moveFrom w:id="634" w:author="BKL" w:date="2026-10-01T10:31:00Z" w16du:dateUtc="2026-10-01T01:31:00Z">
        <w:r w:rsidRPr="00D67E0A" w:rsidDel="00675F91">
          <w:rPr>
            <w:i/>
            <w:szCs w:val="24"/>
          </w:rPr>
          <w:t>(</w:t>
        </w:r>
        <w:r w:rsidRPr="00D67E0A" w:rsidDel="00675F91">
          <w:rPr>
            <w:rFonts w:hint="eastAsia"/>
            <w:i/>
            <w:szCs w:val="24"/>
          </w:rPr>
          <w:t>다음</w:t>
        </w:r>
        <w:r w:rsidRPr="00D67E0A" w:rsidDel="00675F91">
          <w:rPr>
            <w:rFonts w:hint="eastAsia"/>
            <w:i/>
            <w:szCs w:val="24"/>
          </w:rPr>
          <w:t xml:space="preserve"> </w:t>
        </w:r>
        <w:r w:rsidRPr="00D67E0A" w:rsidDel="00675F91">
          <w:rPr>
            <w:rFonts w:hint="eastAsia"/>
            <w:i/>
            <w:szCs w:val="24"/>
          </w:rPr>
          <w:t>페이지에서</w:t>
        </w:r>
        <w:r w:rsidRPr="00D67E0A" w:rsidDel="00675F91">
          <w:rPr>
            <w:rFonts w:hint="eastAsia"/>
            <w:i/>
            <w:szCs w:val="24"/>
          </w:rPr>
          <w:t xml:space="preserve"> </w:t>
        </w:r>
        <w:r w:rsidRPr="00D67E0A" w:rsidDel="00675F91">
          <w:rPr>
            <w:rFonts w:hint="eastAsia"/>
            <w:i/>
            <w:szCs w:val="24"/>
          </w:rPr>
          <w:t>서명</w:t>
        </w:r>
        <w:r w:rsidRPr="00D67E0A" w:rsidDel="00675F91">
          <w:rPr>
            <w:rFonts w:hint="eastAsia"/>
            <w:i/>
            <w:szCs w:val="24"/>
          </w:rPr>
          <w:t xml:space="preserve"> </w:t>
        </w:r>
        <w:r w:rsidRPr="00D67E0A" w:rsidDel="00675F91">
          <w:rPr>
            <w:rFonts w:hint="eastAsia"/>
            <w:i/>
            <w:szCs w:val="24"/>
          </w:rPr>
          <w:t>또는</w:t>
        </w:r>
        <w:r w:rsidRPr="00D67E0A" w:rsidDel="00675F91">
          <w:rPr>
            <w:rFonts w:hint="eastAsia"/>
            <w:i/>
            <w:szCs w:val="24"/>
          </w:rPr>
          <w:t xml:space="preserve"> </w:t>
        </w:r>
        <w:r w:rsidRPr="00D67E0A" w:rsidDel="00675F91">
          <w:rPr>
            <w:rFonts w:hint="eastAsia"/>
            <w:i/>
            <w:szCs w:val="24"/>
          </w:rPr>
          <w:t>기명날인</w:t>
        </w:r>
        <w:r w:rsidRPr="00D67E0A" w:rsidDel="00675F91">
          <w:rPr>
            <w:rFonts w:hint="eastAsia"/>
            <w:i/>
            <w:szCs w:val="24"/>
          </w:rPr>
          <w:t xml:space="preserve"> </w:t>
        </w:r>
        <w:r w:rsidRPr="00D67E0A" w:rsidDel="00675F91">
          <w:rPr>
            <w:rFonts w:hint="eastAsia"/>
            <w:i/>
            <w:szCs w:val="24"/>
          </w:rPr>
          <w:t>계속</w:t>
        </w:r>
        <w:r w:rsidRPr="00D67E0A" w:rsidDel="00675F91">
          <w:rPr>
            <w:i/>
            <w:szCs w:val="24"/>
          </w:rPr>
          <w:t>)</w:t>
        </w:r>
      </w:moveFrom>
    </w:p>
    <w:p w14:paraId="2F9602E6" w14:textId="7D2CC9CF" w:rsidR="00784BF3" w:rsidDel="00675F91" w:rsidRDefault="00784BF3" w:rsidP="00784BF3">
      <w:pPr>
        <w:widowControl/>
        <w:wordWrap/>
        <w:autoSpaceDE/>
        <w:autoSpaceDN/>
        <w:spacing w:after="0"/>
        <w:jc w:val="left"/>
        <w:rPr>
          <w:moveFrom w:id="635" w:author="BKL" w:date="2026-10-01T10:31:00Z" w16du:dateUtc="2026-10-01T01:31:00Z"/>
          <w:szCs w:val="24"/>
        </w:rPr>
      </w:pPr>
      <w:moveFrom w:id="636" w:author="BKL" w:date="2026-10-01T10:31:00Z" w16du:dateUtc="2026-10-01T01:31:00Z">
        <w:r w:rsidDel="00675F91">
          <w:rPr>
            <w:szCs w:val="24"/>
          </w:rPr>
          <w:br w:type="page"/>
        </w:r>
      </w:moveFrom>
    </w:p>
    <w:moveFromRangeEnd w:id="622"/>
    <w:p w14:paraId="3E5C6D46" w14:textId="70F082C1" w:rsidR="00D33F73" w:rsidRDefault="00D33F73" w:rsidP="00D33F73">
      <w:pPr>
        <w:spacing w:line="312" w:lineRule="auto"/>
        <w:rPr>
          <w:szCs w:val="24"/>
        </w:rPr>
      </w:pPr>
      <w:r>
        <w:rPr>
          <w:rFonts w:hint="eastAsia"/>
          <w:szCs w:val="24"/>
          <w:lang w:val="ko-KR"/>
        </w:rPr>
        <w:lastRenderedPageBreak/>
        <w:t>본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계약의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성립을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증명하기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위하여</w:t>
      </w:r>
      <w:r>
        <w:rPr>
          <w:rFonts w:hint="eastAsia"/>
          <w:szCs w:val="24"/>
          <w:lang w:val="ko-KR"/>
        </w:rPr>
        <w:t>,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당사자들은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서두에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기재된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일자에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계약서</w:t>
      </w:r>
      <w:r>
        <w:rPr>
          <w:rFonts w:hint="eastAsia"/>
          <w:szCs w:val="24"/>
        </w:rPr>
        <w:t xml:space="preserve"> </w:t>
      </w:r>
      <w:del w:id="637" w:author="BKL" w:date="2026-10-01T17:54:00Z" w16du:dateUtc="2026-10-01T08:54:00Z">
        <w:r w:rsidR="00914103" w:rsidDel="00907783">
          <w:rPr>
            <w:rFonts w:hint="eastAsia"/>
            <w:szCs w:val="24"/>
          </w:rPr>
          <w:delText>[*]</w:delText>
        </w:r>
      </w:del>
      <w:ins w:id="638" w:author="BKL" w:date="2026-10-01T17:54:00Z" w16du:dateUtc="2026-10-01T08:54:00Z">
        <w:r w:rsidR="00907783">
          <w:rPr>
            <w:rFonts w:hint="eastAsia"/>
            <w:szCs w:val="24"/>
          </w:rPr>
          <w:t>[12]</w:t>
        </w:r>
      </w:ins>
      <w:r>
        <w:rPr>
          <w:rFonts w:hint="eastAsia"/>
          <w:szCs w:val="24"/>
        </w:rPr>
        <w:t>부를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작성하여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각각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서명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또는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기명날인한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각자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1</w:t>
      </w:r>
      <w:r>
        <w:rPr>
          <w:rFonts w:hint="eastAsia"/>
          <w:szCs w:val="24"/>
        </w:rPr>
        <w:t>부씩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보관하기로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한다</w:t>
      </w:r>
      <w:r>
        <w:rPr>
          <w:szCs w:val="24"/>
        </w:rPr>
        <w:t xml:space="preserve">.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간인은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관여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법무법인의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천공으로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갈음할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있다</w:t>
      </w:r>
      <w:r>
        <w:rPr>
          <w:rFonts w:hint="eastAsia"/>
          <w:szCs w:val="24"/>
        </w:rPr>
        <w:t>.</w:t>
      </w:r>
    </w:p>
    <w:p w14:paraId="7AD8E194" w14:textId="77777777" w:rsidR="00D33F73" w:rsidRDefault="00D33F73" w:rsidP="00D33F73">
      <w:pPr>
        <w:spacing w:line="312" w:lineRule="auto"/>
        <w:rPr>
          <w:b/>
          <w:szCs w:val="24"/>
        </w:rPr>
      </w:pPr>
    </w:p>
    <w:p w14:paraId="6D52F215" w14:textId="5C7403EA" w:rsidR="00D33F73" w:rsidRPr="00784BF3" w:rsidRDefault="00784BF3" w:rsidP="00784BF3">
      <w:pPr>
        <w:tabs>
          <w:tab w:val="left" w:pos="709"/>
        </w:tabs>
        <w:spacing w:line="312" w:lineRule="auto"/>
        <w:rPr>
          <w:b/>
          <w:szCs w:val="24"/>
        </w:rPr>
      </w:pPr>
      <w:del w:id="639" w:author="BKL" w:date="2026-10-01T10:30:00Z" w16du:dateUtc="2026-10-01T01:30:00Z">
        <w:r w:rsidDel="00675F91">
          <w:rPr>
            <w:rFonts w:hint="eastAsia"/>
            <w:b/>
            <w:szCs w:val="24"/>
          </w:rPr>
          <w:delText>7</w:delText>
        </w:r>
      </w:del>
      <w:ins w:id="640" w:author="BKL" w:date="2026-10-01T10:30:00Z" w16du:dateUtc="2026-10-01T01:30:00Z">
        <w:r w:rsidR="00675F91">
          <w:rPr>
            <w:rFonts w:hint="eastAsia"/>
            <w:b/>
            <w:szCs w:val="24"/>
          </w:rPr>
          <w:t>6</w:t>
        </w:r>
      </w:ins>
      <w:r>
        <w:rPr>
          <w:rFonts w:hint="eastAsia"/>
          <w:b/>
          <w:szCs w:val="24"/>
        </w:rPr>
        <w:t>.</w:t>
      </w:r>
      <w:r>
        <w:rPr>
          <w:b/>
          <w:szCs w:val="24"/>
        </w:rPr>
        <w:tab/>
      </w:r>
      <w:r w:rsidR="00D33F73" w:rsidRPr="00784BF3">
        <w:rPr>
          <w:rFonts w:hint="eastAsia"/>
          <w:b/>
          <w:szCs w:val="24"/>
        </w:rPr>
        <w:t>삼성증권</w:t>
      </w:r>
      <w:r w:rsidR="00914103" w:rsidRPr="00784BF3">
        <w:rPr>
          <w:rFonts w:hint="eastAsia"/>
          <w:b/>
          <w:szCs w:val="24"/>
        </w:rPr>
        <w:t xml:space="preserve"> </w:t>
      </w:r>
      <w:r w:rsidR="00914103" w:rsidRPr="00784BF3">
        <w:rPr>
          <w:rFonts w:hint="eastAsia"/>
          <w:b/>
          <w:szCs w:val="24"/>
        </w:rPr>
        <w:t>주식회사</w:t>
      </w:r>
    </w:p>
    <w:p w14:paraId="221E11A2" w14:textId="515DA2B3" w:rsidR="00D33F73" w:rsidRPr="00DD2A6F" w:rsidRDefault="00FC2418" w:rsidP="00D33F73">
      <w:pPr>
        <w:pStyle w:val="ae"/>
        <w:topLinePunct/>
        <w:spacing w:line="312" w:lineRule="auto"/>
        <w:ind w:leftChars="0" w:left="720"/>
        <w:rPr>
          <w:szCs w:val="24"/>
        </w:rPr>
      </w:pPr>
      <w:r w:rsidRPr="00FC2418">
        <w:rPr>
          <w:szCs w:val="24"/>
        </w:rPr>
        <w:t>서울특별시</w:t>
      </w:r>
      <w:r w:rsidRPr="00FC2418">
        <w:rPr>
          <w:szCs w:val="24"/>
        </w:rPr>
        <w:t xml:space="preserve"> </w:t>
      </w:r>
      <w:r w:rsidRPr="00FC2418">
        <w:rPr>
          <w:szCs w:val="24"/>
        </w:rPr>
        <w:t>서초구</w:t>
      </w:r>
      <w:r w:rsidRPr="00FC2418">
        <w:rPr>
          <w:szCs w:val="24"/>
        </w:rPr>
        <w:t xml:space="preserve"> </w:t>
      </w:r>
      <w:r w:rsidRPr="00FC2418">
        <w:rPr>
          <w:szCs w:val="24"/>
        </w:rPr>
        <w:t>서초대로</w:t>
      </w:r>
      <w:r w:rsidRPr="00FC2418">
        <w:rPr>
          <w:szCs w:val="24"/>
        </w:rPr>
        <w:t>74</w:t>
      </w:r>
      <w:r w:rsidRPr="00FC2418">
        <w:rPr>
          <w:szCs w:val="24"/>
        </w:rPr>
        <w:t>길</w:t>
      </w:r>
      <w:r w:rsidRPr="00FC2418">
        <w:rPr>
          <w:szCs w:val="24"/>
        </w:rPr>
        <w:t xml:space="preserve"> 11(</w:t>
      </w:r>
      <w:r w:rsidRPr="00FC2418">
        <w:rPr>
          <w:szCs w:val="24"/>
        </w:rPr>
        <w:t>서초동</w:t>
      </w:r>
      <w:r w:rsidRPr="00FC2418">
        <w:rPr>
          <w:szCs w:val="24"/>
        </w:rPr>
        <w:t>)</w:t>
      </w:r>
    </w:p>
    <w:p w14:paraId="76972D05" w14:textId="0CF83AB6" w:rsidR="00D33F73" w:rsidRDefault="00D33F73" w:rsidP="00D33F73">
      <w:pPr>
        <w:pStyle w:val="ae"/>
        <w:topLinePunct/>
        <w:spacing w:line="312" w:lineRule="auto"/>
        <w:ind w:leftChars="0" w:left="720"/>
        <w:rPr>
          <w:szCs w:val="24"/>
        </w:rPr>
      </w:pPr>
      <w:r w:rsidRPr="00D13172">
        <w:rPr>
          <w:rFonts w:hint="eastAsia"/>
          <w:szCs w:val="24"/>
        </w:rPr>
        <w:t>대표이사</w:t>
      </w:r>
      <w:r w:rsidRPr="00D13172">
        <w:rPr>
          <w:rFonts w:hint="eastAsia"/>
          <w:szCs w:val="24"/>
        </w:rPr>
        <w:t xml:space="preserve">  </w:t>
      </w:r>
      <w:r>
        <w:rPr>
          <w:szCs w:val="24"/>
        </w:rPr>
        <w:t xml:space="preserve"> </w:t>
      </w:r>
      <w:r w:rsidR="00FC2418">
        <w:rPr>
          <w:rFonts w:hint="eastAsia"/>
          <w:szCs w:val="24"/>
        </w:rPr>
        <w:t>박</w:t>
      </w:r>
      <w:r w:rsidR="00FC2418">
        <w:rPr>
          <w:rFonts w:hint="eastAsia"/>
          <w:szCs w:val="24"/>
        </w:rPr>
        <w:t xml:space="preserve"> </w:t>
      </w:r>
      <w:r w:rsidR="00FC2418">
        <w:rPr>
          <w:rFonts w:hint="eastAsia"/>
          <w:szCs w:val="24"/>
        </w:rPr>
        <w:t>종</w:t>
      </w:r>
      <w:r w:rsidR="00FC2418">
        <w:rPr>
          <w:rFonts w:hint="eastAsia"/>
          <w:szCs w:val="24"/>
        </w:rPr>
        <w:t xml:space="preserve"> </w:t>
      </w:r>
      <w:r w:rsidR="00FC2418">
        <w:rPr>
          <w:rFonts w:hint="eastAsia"/>
          <w:szCs w:val="24"/>
        </w:rPr>
        <w:t>문</w:t>
      </w:r>
      <w:r>
        <w:rPr>
          <w:rFonts w:hint="eastAsia"/>
          <w:szCs w:val="24"/>
        </w:rPr>
        <w:t xml:space="preserve">       </w:t>
      </w:r>
      <w:r>
        <w:rPr>
          <w:szCs w:val="24"/>
        </w:rPr>
        <w:t>(</w:t>
      </w:r>
      <w:r>
        <w:rPr>
          <w:rFonts w:hint="eastAsia"/>
          <w:szCs w:val="24"/>
        </w:rPr>
        <w:t>인</w:t>
      </w:r>
      <w:r>
        <w:rPr>
          <w:rFonts w:hint="eastAsia"/>
          <w:szCs w:val="24"/>
        </w:rPr>
        <w:t>)</w:t>
      </w:r>
    </w:p>
    <w:p w14:paraId="20A7095C" w14:textId="77777777" w:rsidR="00D33F73" w:rsidRDefault="00D33F73" w:rsidP="00D33F73">
      <w:pPr>
        <w:widowControl/>
        <w:wordWrap/>
        <w:autoSpaceDE/>
        <w:autoSpaceDN/>
        <w:spacing w:after="0"/>
        <w:jc w:val="left"/>
        <w:rPr>
          <w:b/>
          <w:szCs w:val="24"/>
        </w:rPr>
      </w:pPr>
    </w:p>
    <w:p w14:paraId="431EE1AB" w14:textId="77777777" w:rsidR="00D33F73" w:rsidRDefault="00D33F73" w:rsidP="00D33F73">
      <w:pPr>
        <w:widowControl/>
        <w:wordWrap/>
        <w:autoSpaceDE/>
        <w:autoSpaceDN/>
        <w:spacing w:after="0"/>
        <w:jc w:val="left"/>
        <w:rPr>
          <w:b/>
          <w:szCs w:val="24"/>
        </w:rPr>
      </w:pPr>
    </w:p>
    <w:p w14:paraId="12C42F65" w14:textId="77777777" w:rsidR="00D33F73" w:rsidRPr="00D67E0A" w:rsidRDefault="00D33F73" w:rsidP="00D33F73">
      <w:pPr>
        <w:spacing w:before="60" w:line="312" w:lineRule="auto"/>
        <w:jc w:val="center"/>
        <w:rPr>
          <w:i/>
          <w:szCs w:val="24"/>
        </w:rPr>
      </w:pPr>
      <w:r w:rsidRPr="00D67E0A">
        <w:rPr>
          <w:i/>
          <w:szCs w:val="24"/>
        </w:rPr>
        <w:t>(</w:t>
      </w:r>
      <w:r w:rsidRPr="00D67E0A">
        <w:rPr>
          <w:rFonts w:hint="eastAsia"/>
          <w:i/>
          <w:szCs w:val="24"/>
        </w:rPr>
        <w:t>다음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페이지에서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서명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또는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기명날인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계속</w:t>
      </w:r>
      <w:r w:rsidRPr="00D67E0A">
        <w:rPr>
          <w:i/>
          <w:szCs w:val="24"/>
        </w:rPr>
        <w:t>)</w:t>
      </w:r>
    </w:p>
    <w:p w14:paraId="0B5AFA1B" w14:textId="77777777" w:rsidR="00D33F73" w:rsidRDefault="00D33F73" w:rsidP="00D33F73">
      <w:pPr>
        <w:widowControl/>
        <w:wordWrap/>
        <w:autoSpaceDE/>
        <w:autoSpaceDN/>
        <w:spacing w:after="0"/>
        <w:jc w:val="left"/>
        <w:rPr>
          <w:szCs w:val="24"/>
        </w:rPr>
      </w:pPr>
      <w:r>
        <w:rPr>
          <w:szCs w:val="24"/>
        </w:rPr>
        <w:br w:type="page"/>
      </w:r>
    </w:p>
    <w:p w14:paraId="29376C20" w14:textId="2E68B47B" w:rsidR="00914103" w:rsidRDefault="00914103" w:rsidP="00914103">
      <w:pPr>
        <w:spacing w:line="312" w:lineRule="auto"/>
        <w:rPr>
          <w:szCs w:val="24"/>
        </w:rPr>
      </w:pPr>
      <w:r>
        <w:rPr>
          <w:rFonts w:hint="eastAsia"/>
          <w:szCs w:val="24"/>
          <w:lang w:val="ko-KR"/>
        </w:rPr>
        <w:lastRenderedPageBreak/>
        <w:t>본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계약의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성립을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증명하기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위하여</w:t>
      </w:r>
      <w:r>
        <w:rPr>
          <w:rFonts w:hint="eastAsia"/>
          <w:szCs w:val="24"/>
          <w:lang w:val="ko-KR"/>
        </w:rPr>
        <w:t>,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당사자들은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서두에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기재된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일자에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계약서</w:t>
      </w:r>
      <w:r>
        <w:rPr>
          <w:rFonts w:hint="eastAsia"/>
          <w:szCs w:val="24"/>
        </w:rPr>
        <w:t xml:space="preserve"> </w:t>
      </w:r>
      <w:del w:id="641" w:author="BKL" w:date="2026-10-01T17:54:00Z" w16du:dateUtc="2026-10-01T08:54:00Z">
        <w:r w:rsidDel="00907783">
          <w:rPr>
            <w:rFonts w:hint="eastAsia"/>
            <w:szCs w:val="24"/>
          </w:rPr>
          <w:delText>[*]</w:delText>
        </w:r>
      </w:del>
      <w:ins w:id="642" w:author="BKL" w:date="2026-10-01T17:54:00Z" w16du:dateUtc="2026-10-01T08:54:00Z">
        <w:r w:rsidR="00907783">
          <w:rPr>
            <w:rFonts w:hint="eastAsia"/>
            <w:szCs w:val="24"/>
          </w:rPr>
          <w:t>[12]</w:t>
        </w:r>
      </w:ins>
      <w:r>
        <w:rPr>
          <w:rFonts w:hint="eastAsia"/>
          <w:szCs w:val="24"/>
        </w:rPr>
        <w:t>부를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작성하여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각각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서명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또는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기명날인한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각자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1</w:t>
      </w:r>
      <w:r>
        <w:rPr>
          <w:rFonts w:hint="eastAsia"/>
          <w:szCs w:val="24"/>
        </w:rPr>
        <w:t>부씩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보관하기로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한다</w:t>
      </w:r>
      <w:r>
        <w:rPr>
          <w:szCs w:val="24"/>
        </w:rPr>
        <w:t xml:space="preserve">.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간인은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관여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법무법인의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천공으로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갈음할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있다</w:t>
      </w:r>
      <w:r>
        <w:rPr>
          <w:rFonts w:hint="eastAsia"/>
          <w:szCs w:val="24"/>
        </w:rPr>
        <w:t>.</w:t>
      </w:r>
    </w:p>
    <w:p w14:paraId="4E3BD4CD" w14:textId="77777777" w:rsidR="00914103" w:rsidRDefault="00914103" w:rsidP="00914103">
      <w:pPr>
        <w:spacing w:line="312" w:lineRule="auto"/>
        <w:rPr>
          <w:b/>
          <w:szCs w:val="24"/>
        </w:rPr>
      </w:pPr>
    </w:p>
    <w:p w14:paraId="685F99C2" w14:textId="6AAF3C3F" w:rsidR="00914103" w:rsidRPr="00675F91" w:rsidRDefault="00784BF3" w:rsidP="00675F91">
      <w:pPr>
        <w:pStyle w:val="ae"/>
        <w:numPr>
          <w:ilvl w:val="1"/>
          <w:numId w:val="29"/>
        </w:numPr>
        <w:spacing w:line="312" w:lineRule="auto"/>
        <w:ind w:leftChars="0"/>
        <w:rPr>
          <w:b/>
          <w:szCs w:val="24"/>
        </w:rPr>
      </w:pPr>
      <w:r w:rsidRPr="00675F91">
        <w:rPr>
          <w:b/>
          <w:szCs w:val="24"/>
        </w:rPr>
        <w:t>주식회사</w:t>
      </w:r>
      <w:r w:rsidRPr="00675F91">
        <w:rPr>
          <w:b/>
          <w:szCs w:val="24"/>
        </w:rPr>
        <w:t xml:space="preserve"> </w:t>
      </w:r>
      <w:r w:rsidRPr="00675F91">
        <w:rPr>
          <w:b/>
          <w:szCs w:val="24"/>
        </w:rPr>
        <w:t>신한은행</w:t>
      </w:r>
      <w:r w:rsidRPr="00675F91">
        <w:rPr>
          <w:b/>
          <w:szCs w:val="24"/>
        </w:rPr>
        <w:t>(</w:t>
      </w:r>
      <w:r w:rsidRPr="00675F91">
        <w:rPr>
          <w:b/>
          <w:szCs w:val="24"/>
        </w:rPr>
        <w:t>이지스</w:t>
      </w:r>
      <w:r w:rsidRPr="00675F91">
        <w:rPr>
          <w:b/>
          <w:szCs w:val="24"/>
        </w:rPr>
        <w:t>K-</w:t>
      </w:r>
      <w:r w:rsidRPr="00675F91">
        <w:rPr>
          <w:b/>
          <w:szCs w:val="24"/>
        </w:rPr>
        <w:t>리츠일반사모부동산투자신탁의</w:t>
      </w:r>
      <w:r w:rsidRPr="00675F91">
        <w:rPr>
          <w:b/>
          <w:szCs w:val="24"/>
        </w:rPr>
        <w:t xml:space="preserve"> </w:t>
      </w:r>
      <w:r w:rsidRPr="00675F91">
        <w:rPr>
          <w:b/>
          <w:szCs w:val="24"/>
        </w:rPr>
        <w:t>신탁업자로서</w:t>
      </w:r>
      <w:r w:rsidRPr="00675F91">
        <w:rPr>
          <w:b/>
          <w:szCs w:val="24"/>
        </w:rPr>
        <w:t>)</w:t>
      </w:r>
      <w:r w:rsidRPr="00675F91" w:rsidDel="00784BF3">
        <w:rPr>
          <w:b/>
          <w:szCs w:val="24"/>
        </w:rPr>
        <w:t xml:space="preserve"> </w:t>
      </w:r>
    </w:p>
    <w:p w14:paraId="369A86C9" w14:textId="22687F1F" w:rsidR="00914103" w:rsidRPr="00DD2A6F" w:rsidRDefault="00022706" w:rsidP="00914103">
      <w:pPr>
        <w:pStyle w:val="ae"/>
        <w:topLinePunct/>
        <w:spacing w:line="312" w:lineRule="auto"/>
        <w:ind w:leftChars="0" w:left="720"/>
        <w:rPr>
          <w:szCs w:val="24"/>
        </w:rPr>
      </w:pPr>
      <w:r w:rsidRPr="006304F4">
        <w:rPr>
          <w:szCs w:val="24"/>
        </w:rPr>
        <w:t>서울특별시</w:t>
      </w:r>
      <w:r w:rsidRPr="006304F4">
        <w:rPr>
          <w:szCs w:val="24"/>
        </w:rPr>
        <w:t xml:space="preserve"> </w:t>
      </w:r>
      <w:r w:rsidRPr="006304F4">
        <w:rPr>
          <w:szCs w:val="24"/>
        </w:rPr>
        <w:t>중구</w:t>
      </w:r>
      <w:r w:rsidRPr="006304F4">
        <w:rPr>
          <w:szCs w:val="24"/>
        </w:rPr>
        <w:t xml:space="preserve"> </w:t>
      </w:r>
      <w:r w:rsidRPr="006304F4">
        <w:rPr>
          <w:szCs w:val="24"/>
        </w:rPr>
        <w:t>세종대로</w:t>
      </w:r>
      <w:r w:rsidRPr="006304F4">
        <w:rPr>
          <w:szCs w:val="24"/>
        </w:rPr>
        <w:t>9</w:t>
      </w:r>
      <w:r w:rsidRPr="006304F4">
        <w:rPr>
          <w:szCs w:val="24"/>
        </w:rPr>
        <w:t>길</w:t>
      </w:r>
      <w:r w:rsidRPr="006304F4">
        <w:rPr>
          <w:szCs w:val="24"/>
        </w:rPr>
        <w:t xml:space="preserve"> 20(</w:t>
      </w:r>
      <w:r w:rsidRPr="006304F4">
        <w:rPr>
          <w:szCs w:val="24"/>
        </w:rPr>
        <w:t>태평로</w:t>
      </w:r>
      <w:r w:rsidRPr="006304F4">
        <w:rPr>
          <w:szCs w:val="24"/>
        </w:rPr>
        <w:t>2</w:t>
      </w:r>
      <w:r w:rsidRPr="006304F4">
        <w:rPr>
          <w:szCs w:val="24"/>
        </w:rPr>
        <w:t>가</w:t>
      </w:r>
      <w:r w:rsidRPr="006304F4">
        <w:rPr>
          <w:szCs w:val="24"/>
        </w:rPr>
        <w:t>)</w:t>
      </w:r>
      <w:r w:rsidDel="00022706">
        <w:rPr>
          <w:rFonts w:hint="eastAsia"/>
          <w:szCs w:val="24"/>
        </w:rPr>
        <w:t xml:space="preserve"> </w:t>
      </w:r>
    </w:p>
    <w:p w14:paraId="6131A8A8" w14:textId="1DE18721" w:rsidR="00914103" w:rsidRDefault="00914103" w:rsidP="00914103">
      <w:pPr>
        <w:pStyle w:val="ae"/>
        <w:topLinePunct/>
        <w:spacing w:line="312" w:lineRule="auto"/>
        <w:ind w:leftChars="0" w:left="720"/>
        <w:rPr>
          <w:szCs w:val="24"/>
        </w:rPr>
      </w:pPr>
      <w:r w:rsidRPr="00D13172">
        <w:rPr>
          <w:rFonts w:hint="eastAsia"/>
          <w:szCs w:val="24"/>
        </w:rPr>
        <w:t>대표이사</w:t>
      </w:r>
      <w:r w:rsidRPr="00D13172">
        <w:rPr>
          <w:rFonts w:hint="eastAsia"/>
          <w:szCs w:val="24"/>
        </w:rPr>
        <w:t xml:space="preserve">  </w:t>
      </w:r>
      <w:r>
        <w:rPr>
          <w:szCs w:val="24"/>
        </w:rPr>
        <w:t xml:space="preserve"> </w:t>
      </w:r>
      <w:r w:rsidR="00022706">
        <w:rPr>
          <w:rFonts w:hint="eastAsia"/>
          <w:szCs w:val="24"/>
        </w:rPr>
        <w:t>정</w:t>
      </w:r>
      <w:r w:rsidR="00022706">
        <w:rPr>
          <w:rFonts w:hint="eastAsia"/>
          <w:szCs w:val="24"/>
        </w:rPr>
        <w:t xml:space="preserve"> </w:t>
      </w:r>
      <w:r w:rsidR="00022706">
        <w:rPr>
          <w:rFonts w:hint="eastAsia"/>
          <w:szCs w:val="24"/>
        </w:rPr>
        <w:t>상</w:t>
      </w:r>
      <w:r w:rsidR="00022706">
        <w:rPr>
          <w:rFonts w:hint="eastAsia"/>
          <w:szCs w:val="24"/>
        </w:rPr>
        <w:t xml:space="preserve"> </w:t>
      </w:r>
      <w:r w:rsidR="00022706">
        <w:rPr>
          <w:rFonts w:hint="eastAsia"/>
          <w:szCs w:val="24"/>
        </w:rPr>
        <w:t>혁</w:t>
      </w:r>
      <w:r>
        <w:rPr>
          <w:rFonts w:hint="eastAsia"/>
          <w:szCs w:val="24"/>
        </w:rPr>
        <w:t xml:space="preserve">       </w:t>
      </w:r>
      <w:r>
        <w:rPr>
          <w:szCs w:val="24"/>
        </w:rPr>
        <w:t>(</w:t>
      </w:r>
      <w:r>
        <w:rPr>
          <w:rFonts w:hint="eastAsia"/>
          <w:szCs w:val="24"/>
        </w:rPr>
        <w:t>인</w:t>
      </w:r>
      <w:r>
        <w:rPr>
          <w:rFonts w:hint="eastAsia"/>
          <w:szCs w:val="24"/>
        </w:rPr>
        <w:t>)</w:t>
      </w:r>
    </w:p>
    <w:p w14:paraId="4920147D" w14:textId="77777777" w:rsidR="00914103" w:rsidRDefault="00914103" w:rsidP="00914103">
      <w:pPr>
        <w:widowControl/>
        <w:wordWrap/>
        <w:autoSpaceDE/>
        <w:autoSpaceDN/>
        <w:spacing w:after="0"/>
        <w:jc w:val="left"/>
        <w:rPr>
          <w:b/>
          <w:szCs w:val="24"/>
        </w:rPr>
      </w:pPr>
    </w:p>
    <w:p w14:paraId="6EBEE8FB" w14:textId="77777777" w:rsidR="00914103" w:rsidRDefault="00914103" w:rsidP="00914103">
      <w:pPr>
        <w:widowControl/>
        <w:wordWrap/>
        <w:autoSpaceDE/>
        <w:autoSpaceDN/>
        <w:spacing w:after="0"/>
        <w:jc w:val="left"/>
        <w:rPr>
          <w:b/>
          <w:szCs w:val="24"/>
        </w:rPr>
      </w:pPr>
    </w:p>
    <w:p w14:paraId="2CFCE2C4" w14:textId="77777777" w:rsidR="00914103" w:rsidRPr="00D67E0A" w:rsidRDefault="00914103" w:rsidP="00914103">
      <w:pPr>
        <w:spacing w:before="60" w:line="312" w:lineRule="auto"/>
        <w:jc w:val="center"/>
        <w:rPr>
          <w:i/>
          <w:szCs w:val="24"/>
        </w:rPr>
      </w:pPr>
      <w:r w:rsidRPr="00D67E0A">
        <w:rPr>
          <w:i/>
          <w:szCs w:val="24"/>
        </w:rPr>
        <w:t>(</w:t>
      </w:r>
      <w:r w:rsidRPr="00D67E0A">
        <w:rPr>
          <w:rFonts w:hint="eastAsia"/>
          <w:i/>
          <w:szCs w:val="24"/>
        </w:rPr>
        <w:t>다음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페이지에서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서명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또는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기명날인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계속</w:t>
      </w:r>
      <w:r w:rsidRPr="00D67E0A">
        <w:rPr>
          <w:i/>
          <w:szCs w:val="24"/>
        </w:rPr>
        <w:t>)</w:t>
      </w:r>
    </w:p>
    <w:p w14:paraId="7C943D29" w14:textId="77777777" w:rsidR="00914103" w:rsidRDefault="00914103" w:rsidP="00914103">
      <w:pPr>
        <w:widowControl/>
        <w:wordWrap/>
        <w:autoSpaceDE/>
        <w:autoSpaceDN/>
        <w:spacing w:after="0"/>
        <w:jc w:val="left"/>
        <w:rPr>
          <w:szCs w:val="24"/>
        </w:rPr>
      </w:pPr>
      <w:r>
        <w:rPr>
          <w:szCs w:val="24"/>
        </w:rPr>
        <w:br w:type="page"/>
      </w:r>
    </w:p>
    <w:p w14:paraId="342A9AA1" w14:textId="3F8EE5FB" w:rsidR="00784BF3" w:rsidRDefault="00784BF3" w:rsidP="00784BF3">
      <w:pPr>
        <w:spacing w:line="312" w:lineRule="auto"/>
        <w:rPr>
          <w:szCs w:val="24"/>
        </w:rPr>
      </w:pPr>
      <w:r>
        <w:rPr>
          <w:rFonts w:hint="eastAsia"/>
          <w:szCs w:val="24"/>
          <w:lang w:val="ko-KR"/>
        </w:rPr>
        <w:lastRenderedPageBreak/>
        <w:t>본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계약의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성립을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증명하기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위하여</w:t>
      </w:r>
      <w:r>
        <w:rPr>
          <w:rFonts w:hint="eastAsia"/>
          <w:szCs w:val="24"/>
          <w:lang w:val="ko-KR"/>
        </w:rPr>
        <w:t>,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당사자들은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서두에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기재된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일자에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계약서</w:t>
      </w:r>
      <w:r>
        <w:rPr>
          <w:rFonts w:hint="eastAsia"/>
          <w:szCs w:val="24"/>
        </w:rPr>
        <w:t xml:space="preserve"> </w:t>
      </w:r>
      <w:del w:id="643" w:author="BKL" w:date="2026-10-01T17:54:00Z" w16du:dateUtc="2026-10-01T08:54:00Z">
        <w:r w:rsidDel="00907783">
          <w:rPr>
            <w:rFonts w:hint="eastAsia"/>
            <w:szCs w:val="24"/>
          </w:rPr>
          <w:delText>[*]</w:delText>
        </w:r>
      </w:del>
      <w:ins w:id="644" w:author="BKL" w:date="2026-10-01T17:54:00Z" w16du:dateUtc="2026-10-01T08:54:00Z">
        <w:r w:rsidR="00907783">
          <w:rPr>
            <w:rFonts w:hint="eastAsia"/>
            <w:szCs w:val="24"/>
          </w:rPr>
          <w:t>[12]</w:t>
        </w:r>
      </w:ins>
      <w:r>
        <w:rPr>
          <w:rFonts w:hint="eastAsia"/>
          <w:szCs w:val="24"/>
        </w:rPr>
        <w:t>부를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작성하여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각각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서명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또는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기명날인한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각자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1</w:t>
      </w:r>
      <w:r>
        <w:rPr>
          <w:rFonts w:hint="eastAsia"/>
          <w:szCs w:val="24"/>
        </w:rPr>
        <w:t>부씩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보관하기로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한다</w:t>
      </w:r>
      <w:r>
        <w:rPr>
          <w:szCs w:val="24"/>
        </w:rPr>
        <w:t xml:space="preserve">.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간인은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관여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법무법인의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천공으로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갈음할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있다</w:t>
      </w:r>
      <w:r>
        <w:rPr>
          <w:rFonts w:hint="eastAsia"/>
          <w:szCs w:val="24"/>
        </w:rPr>
        <w:t>.</w:t>
      </w:r>
    </w:p>
    <w:p w14:paraId="617AD5FF" w14:textId="77777777" w:rsidR="00784BF3" w:rsidRDefault="00784BF3" w:rsidP="00784BF3">
      <w:pPr>
        <w:spacing w:line="312" w:lineRule="auto"/>
        <w:rPr>
          <w:b/>
          <w:szCs w:val="24"/>
        </w:rPr>
      </w:pPr>
    </w:p>
    <w:p w14:paraId="40708ABA" w14:textId="7CC7A25A" w:rsidR="00784BF3" w:rsidRPr="00675F91" w:rsidRDefault="00784BF3" w:rsidP="00675F91">
      <w:pPr>
        <w:pStyle w:val="ae"/>
        <w:numPr>
          <w:ilvl w:val="1"/>
          <w:numId w:val="29"/>
        </w:numPr>
        <w:spacing w:line="312" w:lineRule="auto"/>
        <w:ind w:leftChars="0"/>
        <w:rPr>
          <w:b/>
          <w:szCs w:val="24"/>
        </w:rPr>
      </w:pPr>
      <w:r w:rsidRPr="00675F91">
        <w:rPr>
          <w:b/>
          <w:szCs w:val="24"/>
        </w:rPr>
        <w:t>이지스자산운용</w:t>
      </w:r>
      <w:r w:rsidRPr="00675F91">
        <w:rPr>
          <w:b/>
          <w:szCs w:val="24"/>
        </w:rPr>
        <w:t xml:space="preserve"> </w:t>
      </w:r>
      <w:r w:rsidRPr="00675F91">
        <w:rPr>
          <w:b/>
          <w:szCs w:val="24"/>
        </w:rPr>
        <w:t>주식회사</w:t>
      </w:r>
      <w:r w:rsidRPr="00675F91">
        <w:rPr>
          <w:b/>
          <w:szCs w:val="24"/>
        </w:rPr>
        <w:t>(</w:t>
      </w:r>
      <w:ins w:id="645" w:author="BKL" w:date="2026-09-23T21:52:00Z" w16du:dateUtc="2026-09-23T12:52:00Z">
        <w:r w:rsidR="00FB16E1" w:rsidRPr="00675F91">
          <w:rPr>
            <w:b/>
            <w:szCs w:val="24"/>
          </w:rPr>
          <w:t>이지스</w:t>
        </w:r>
        <w:r w:rsidR="00FB16E1" w:rsidRPr="00675F91">
          <w:rPr>
            <w:b/>
            <w:szCs w:val="24"/>
          </w:rPr>
          <w:t>K-</w:t>
        </w:r>
        <w:r w:rsidR="00FB16E1" w:rsidRPr="00675F91">
          <w:rPr>
            <w:b/>
            <w:szCs w:val="24"/>
          </w:rPr>
          <w:t>리츠일반사모부동산투자신탁</w:t>
        </w:r>
      </w:ins>
      <w:del w:id="646" w:author="BKL" w:date="2026-09-23T21:52:00Z" w16du:dateUtc="2026-09-23T12:52:00Z">
        <w:r w:rsidRPr="00675F91" w:rsidDel="00FB16E1">
          <w:rPr>
            <w:b/>
            <w:szCs w:val="24"/>
          </w:rPr>
          <w:delText>이지스리츠포트폴리오일반사모부동산투자신탁제</w:delText>
        </w:r>
        <w:r w:rsidRPr="00675F91" w:rsidDel="00FB16E1">
          <w:rPr>
            <w:b/>
            <w:szCs w:val="24"/>
          </w:rPr>
          <w:delText>3</w:delText>
        </w:r>
        <w:r w:rsidRPr="00675F91" w:rsidDel="00FB16E1">
          <w:rPr>
            <w:b/>
            <w:szCs w:val="24"/>
          </w:rPr>
          <w:delText>호</w:delText>
        </w:r>
      </w:del>
      <w:r w:rsidRPr="00675F91">
        <w:rPr>
          <w:b/>
          <w:szCs w:val="24"/>
        </w:rPr>
        <w:t>의</w:t>
      </w:r>
      <w:r w:rsidRPr="00675F91">
        <w:rPr>
          <w:b/>
          <w:szCs w:val="24"/>
        </w:rPr>
        <w:t xml:space="preserve"> </w:t>
      </w:r>
      <w:r w:rsidRPr="00675F91">
        <w:rPr>
          <w:b/>
          <w:szCs w:val="24"/>
        </w:rPr>
        <w:t>집합투자업자로서</w:t>
      </w:r>
      <w:r w:rsidRPr="00675F91">
        <w:rPr>
          <w:b/>
          <w:szCs w:val="24"/>
        </w:rPr>
        <w:t>)</w:t>
      </w:r>
      <w:r w:rsidRPr="00675F91" w:rsidDel="00784BF3">
        <w:rPr>
          <w:b/>
          <w:szCs w:val="24"/>
        </w:rPr>
        <w:t xml:space="preserve"> </w:t>
      </w:r>
    </w:p>
    <w:p w14:paraId="3886DB69" w14:textId="1E8CDED7" w:rsidR="00784BF3" w:rsidRPr="00DD2A6F" w:rsidRDefault="00022706" w:rsidP="00784BF3">
      <w:pPr>
        <w:pStyle w:val="ae"/>
        <w:topLinePunct/>
        <w:spacing w:line="312" w:lineRule="auto"/>
        <w:ind w:leftChars="0" w:left="720"/>
        <w:rPr>
          <w:szCs w:val="24"/>
        </w:rPr>
      </w:pPr>
      <w:r w:rsidRPr="006304F4">
        <w:rPr>
          <w:szCs w:val="24"/>
        </w:rPr>
        <w:t>서울특별시</w:t>
      </w:r>
      <w:r w:rsidRPr="006304F4">
        <w:rPr>
          <w:szCs w:val="24"/>
        </w:rPr>
        <w:t xml:space="preserve"> </w:t>
      </w:r>
      <w:r w:rsidRPr="006304F4">
        <w:rPr>
          <w:szCs w:val="24"/>
        </w:rPr>
        <w:t>영등포구</w:t>
      </w:r>
      <w:r w:rsidRPr="006304F4">
        <w:rPr>
          <w:szCs w:val="24"/>
        </w:rPr>
        <w:t xml:space="preserve"> </w:t>
      </w:r>
      <w:r w:rsidRPr="006304F4">
        <w:rPr>
          <w:szCs w:val="24"/>
        </w:rPr>
        <w:t>여의공원로</w:t>
      </w:r>
      <w:r w:rsidRPr="006304F4">
        <w:rPr>
          <w:szCs w:val="24"/>
        </w:rPr>
        <w:t xml:space="preserve"> 115, </w:t>
      </w:r>
      <w:r w:rsidRPr="006304F4">
        <w:rPr>
          <w:szCs w:val="24"/>
        </w:rPr>
        <w:t>세우빌딩</w:t>
      </w:r>
      <w:r w:rsidRPr="006304F4">
        <w:rPr>
          <w:szCs w:val="24"/>
        </w:rPr>
        <w:t xml:space="preserve"> 14</w:t>
      </w:r>
      <w:r w:rsidRPr="006304F4">
        <w:rPr>
          <w:szCs w:val="24"/>
        </w:rPr>
        <w:t>층</w:t>
      </w:r>
      <w:r w:rsidRPr="006304F4">
        <w:rPr>
          <w:szCs w:val="24"/>
        </w:rPr>
        <w:t>(</w:t>
      </w:r>
      <w:r w:rsidRPr="006304F4">
        <w:rPr>
          <w:szCs w:val="24"/>
        </w:rPr>
        <w:t>여의도동</w:t>
      </w:r>
      <w:r w:rsidRPr="006304F4">
        <w:rPr>
          <w:szCs w:val="24"/>
        </w:rPr>
        <w:t>)</w:t>
      </w:r>
    </w:p>
    <w:p w14:paraId="289C1CD1" w14:textId="26AB4DE0" w:rsidR="00784BF3" w:rsidRDefault="00784BF3" w:rsidP="00784BF3">
      <w:pPr>
        <w:pStyle w:val="ae"/>
        <w:topLinePunct/>
        <w:spacing w:line="312" w:lineRule="auto"/>
        <w:ind w:leftChars="0" w:left="720"/>
        <w:rPr>
          <w:szCs w:val="24"/>
        </w:rPr>
      </w:pPr>
      <w:r w:rsidRPr="00D13172">
        <w:rPr>
          <w:rFonts w:hint="eastAsia"/>
          <w:szCs w:val="24"/>
        </w:rPr>
        <w:t>대표이사</w:t>
      </w:r>
      <w:r w:rsidRPr="00D13172">
        <w:rPr>
          <w:rFonts w:hint="eastAsia"/>
          <w:szCs w:val="24"/>
        </w:rPr>
        <w:t xml:space="preserve">  </w:t>
      </w:r>
      <w:r>
        <w:rPr>
          <w:szCs w:val="24"/>
        </w:rPr>
        <w:t xml:space="preserve"> </w:t>
      </w:r>
      <w:r w:rsidR="00022706">
        <w:rPr>
          <w:rFonts w:hint="eastAsia"/>
          <w:szCs w:val="24"/>
        </w:rPr>
        <w:t>[</w:t>
      </w:r>
      <w:r w:rsidR="00022706">
        <w:rPr>
          <w:rFonts w:hint="eastAsia"/>
          <w:szCs w:val="24"/>
        </w:rPr>
        <w:t>신</w:t>
      </w:r>
      <w:r w:rsidR="00022706">
        <w:rPr>
          <w:rFonts w:hint="eastAsia"/>
          <w:szCs w:val="24"/>
        </w:rPr>
        <w:t xml:space="preserve"> </w:t>
      </w:r>
      <w:r w:rsidR="00022706">
        <w:rPr>
          <w:rFonts w:hint="eastAsia"/>
          <w:szCs w:val="24"/>
        </w:rPr>
        <w:t>동</w:t>
      </w:r>
      <w:r w:rsidR="00022706">
        <w:rPr>
          <w:rFonts w:hint="eastAsia"/>
          <w:szCs w:val="24"/>
        </w:rPr>
        <w:t xml:space="preserve"> </w:t>
      </w:r>
      <w:r w:rsidR="00022706">
        <w:rPr>
          <w:rFonts w:hint="eastAsia"/>
          <w:szCs w:val="24"/>
        </w:rPr>
        <w:t>훈</w:t>
      </w:r>
      <w:r w:rsidR="00022706">
        <w:rPr>
          <w:rFonts w:hint="eastAsia"/>
          <w:szCs w:val="24"/>
        </w:rPr>
        <w:t xml:space="preserve">, </w:t>
      </w:r>
      <w:r w:rsidR="00022706">
        <w:rPr>
          <w:rFonts w:hint="eastAsia"/>
          <w:szCs w:val="24"/>
        </w:rPr>
        <w:t>이</w:t>
      </w:r>
      <w:r w:rsidR="00022706">
        <w:rPr>
          <w:rFonts w:hint="eastAsia"/>
          <w:szCs w:val="24"/>
        </w:rPr>
        <w:t xml:space="preserve"> </w:t>
      </w:r>
      <w:r w:rsidR="00022706">
        <w:rPr>
          <w:rFonts w:hint="eastAsia"/>
          <w:szCs w:val="24"/>
        </w:rPr>
        <w:t>규</w:t>
      </w:r>
      <w:r w:rsidR="00022706">
        <w:rPr>
          <w:rFonts w:hint="eastAsia"/>
          <w:szCs w:val="24"/>
        </w:rPr>
        <w:t xml:space="preserve"> </w:t>
      </w:r>
      <w:r w:rsidR="00022706">
        <w:rPr>
          <w:rFonts w:hint="eastAsia"/>
          <w:szCs w:val="24"/>
        </w:rPr>
        <w:t>성</w:t>
      </w:r>
      <w:r w:rsidR="00022706">
        <w:rPr>
          <w:rFonts w:hint="eastAsia"/>
          <w:szCs w:val="24"/>
        </w:rPr>
        <w:t xml:space="preserve">, </w:t>
      </w:r>
      <w:r w:rsidR="00022706">
        <w:rPr>
          <w:rFonts w:hint="eastAsia"/>
          <w:szCs w:val="24"/>
        </w:rPr>
        <w:t>정</w:t>
      </w:r>
      <w:r w:rsidR="00022706">
        <w:rPr>
          <w:rFonts w:hint="eastAsia"/>
          <w:szCs w:val="24"/>
        </w:rPr>
        <w:t xml:space="preserve"> </w:t>
      </w:r>
      <w:r w:rsidR="00022706">
        <w:rPr>
          <w:rFonts w:hint="eastAsia"/>
          <w:szCs w:val="24"/>
        </w:rPr>
        <w:t>석</w:t>
      </w:r>
      <w:r w:rsidR="00022706">
        <w:rPr>
          <w:rFonts w:hint="eastAsia"/>
          <w:szCs w:val="24"/>
        </w:rPr>
        <w:t xml:space="preserve"> </w:t>
      </w:r>
      <w:r w:rsidR="00022706">
        <w:rPr>
          <w:rFonts w:hint="eastAsia"/>
          <w:szCs w:val="24"/>
        </w:rPr>
        <w:t>우</w:t>
      </w:r>
      <w:r w:rsidR="00022706">
        <w:rPr>
          <w:rFonts w:hint="eastAsia"/>
          <w:szCs w:val="24"/>
        </w:rPr>
        <w:t xml:space="preserve">, </w:t>
      </w:r>
      <w:r w:rsidR="00022706">
        <w:rPr>
          <w:rFonts w:hint="eastAsia"/>
          <w:szCs w:val="24"/>
        </w:rPr>
        <w:t>조</w:t>
      </w:r>
      <w:r w:rsidR="00022706">
        <w:rPr>
          <w:rFonts w:hint="eastAsia"/>
          <w:szCs w:val="24"/>
        </w:rPr>
        <w:t xml:space="preserve"> </w:t>
      </w:r>
      <w:r w:rsidR="00022706">
        <w:rPr>
          <w:rFonts w:hint="eastAsia"/>
          <w:szCs w:val="24"/>
        </w:rPr>
        <w:t>갑</w:t>
      </w:r>
      <w:r w:rsidR="00022706">
        <w:rPr>
          <w:rFonts w:hint="eastAsia"/>
          <w:szCs w:val="24"/>
        </w:rPr>
        <w:t xml:space="preserve"> </w:t>
      </w:r>
      <w:r w:rsidR="00022706">
        <w:rPr>
          <w:rFonts w:hint="eastAsia"/>
          <w:szCs w:val="24"/>
        </w:rPr>
        <w:t>주</w:t>
      </w:r>
      <w:r w:rsidR="00022706">
        <w:rPr>
          <w:rFonts w:hint="eastAsia"/>
          <w:szCs w:val="24"/>
        </w:rPr>
        <w:t>]</w:t>
      </w:r>
      <w:r>
        <w:rPr>
          <w:rFonts w:hint="eastAsia"/>
          <w:szCs w:val="24"/>
        </w:rPr>
        <w:t xml:space="preserve">       </w:t>
      </w:r>
      <w:r>
        <w:rPr>
          <w:szCs w:val="24"/>
        </w:rPr>
        <w:t>(</w:t>
      </w:r>
      <w:r>
        <w:rPr>
          <w:rFonts w:hint="eastAsia"/>
          <w:szCs w:val="24"/>
        </w:rPr>
        <w:t>인</w:t>
      </w:r>
      <w:r>
        <w:rPr>
          <w:rFonts w:hint="eastAsia"/>
          <w:szCs w:val="24"/>
        </w:rPr>
        <w:t>)</w:t>
      </w:r>
    </w:p>
    <w:p w14:paraId="080A5752" w14:textId="77777777" w:rsidR="00784BF3" w:rsidRDefault="00784BF3" w:rsidP="00784BF3">
      <w:pPr>
        <w:widowControl/>
        <w:wordWrap/>
        <w:autoSpaceDE/>
        <w:autoSpaceDN/>
        <w:spacing w:after="0"/>
        <w:jc w:val="left"/>
        <w:rPr>
          <w:b/>
          <w:szCs w:val="24"/>
        </w:rPr>
      </w:pPr>
    </w:p>
    <w:p w14:paraId="0FC48CA7" w14:textId="77777777" w:rsidR="00784BF3" w:rsidRDefault="00784BF3" w:rsidP="00784BF3">
      <w:pPr>
        <w:widowControl/>
        <w:wordWrap/>
        <w:autoSpaceDE/>
        <w:autoSpaceDN/>
        <w:spacing w:after="0"/>
        <w:jc w:val="left"/>
        <w:rPr>
          <w:b/>
          <w:szCs w:val="24"/>
        </w:rPr>
      </w:pPr>
    </w:p>
    <w:p w14:paraId="0254AE6D" w14:textId="77777777" w:rsidR="00784BF3" w:rsidRPr="00D67E0A" w:rsidRDefault="00784BF3" w:rsidP="00784BF3">
      <w:pPr>
        <w:spacing w:before="60" w:line="312" w:lineRule="auto"/>
        <w:jc w:val="center"/>
        <w:rPr>
          <w:i/>
          <w:szCs w:val="24"/>
        </w:rPr>
      </w:pPr>
      <w:r w:rsidRPr="00D67E0A">
        <w:rPr>
          <w:i/>
          <w:szCs w:val="24"/>
        </w:rPr>
        <w:t>(</w:t>
      </w:r>
      <w:r w:rsidRPr="00D67E0A">
        <w:rPr>
          <w:rFonts w:hint="eastAsia"/>
          <w:i/>
          <w:szCs w:val="24"/>
        </w:rPr>
        <w:t>다음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페이지에서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서명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또는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기명날인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계속</w:t>
      </w:r>
      <w:r w:rsidRPr="00D67E0A">
        <w:rPr>
          <w:i/>
          <w:szCs w:val="24"/>
        </w:rPr>
        <w:t>)</w:t>
      </w:r>
    </w:p>
    <w:p w14:paraId="05B43137" w14:textId="77777777" w:rsidR="00784BF3" w:rsidRDefault="00784BF3" w:rsidP="00784BF3">
      <w:pPr>
        <w:widowControl/>
        <w:wordWrap/>
        <w:autoSpaceDE/>
        <w:autoSpaceDN/>
        <w:spacing w:after="0"/>
        <w:jc w:val="left"/>
        <w:rPr>
          <w:szCs w:val="24"/>
        </w:rPr>
      </w:pPr>
      <w:r>
        <w:rPr>
          <w:szCs w:val="24"/>
        </w:rPr>
        <w:br w:type="page"/>
      </w:r>
    </w:p>
    <w:p w14:paraId="4D9549F9" w14:textId="6452511F" w:rsidR="00675F91" w:rsidRDefault="00675F91" w:rsidP="00675F91">
      <w:pPr>
        <w:spacing w:line="312" w:lineRule="auto"/>
        <w:rPr>
          <w:moveTo w:id="647" w:author="BKL" w:date="2026-10-01T10:31:00Z" w16du:dateUtc="2026-10-01T01:31:00Z"/>
          <w:szCs w:val="24"/>
        </w:rPr>
      </w:pPr>
      <w:moveToRangeStart w:id="648" w:author="BKL" w:date="2026-10-01T10:31:00Z" w:name="move241743092"/>
      <w:moveTo w:id="649" w:author="BKL" w:date="2026-10-01T10:31:00Z" w16du:dateUtc="2026-10-01T01:31:00Z">
        <w:r>
          <w:rPr>
            <w:rFonts w:hint="eastAsia"/>
            <w:szCs w:val="24"/>
            <w:lang w:val="ko-KR"/>
          </w:rPr>
          <w:lastRenderedPageBreak/>
          <w:t>본</w:t>
        </w:r>
        <w:r>
          <w:rPr>
            <w:szCs w:val="24"/>
          </w:rPr>
          <w:t xml:space="preserve"> </w:t>
        </w:r>
        <w:r>
          <w:rPr>
            <w:rFonts w:hint="eastAsia"/>
            <w:szCs w:val="24"/>
            <w:lang w:val="ko-KR"/>
          </w:rPr>
          <w:t>계약의</w:t>
        </w:r>
        <w:r>
          <w:rPr>
            <w:szCs w:val="24"/>
          </w:rPr>
          <w:t xml:space="preserve"> </w:t>
        </w:r>
        <w:r>
          <w:rPr>
            <w:rFonts w:hint="eastAsia"/>
            <w:szCs w:val="24"/>
            <w:lang w:val="ko-KR"/>
          </w:rPr>
          <w:t>성립을</w:t>
        </w:r>
        <w:r>
          <w:rPr>
            <w:szCs w:val="24"/>
          </w:rPr>
          <w:t xml:space="preserve"> </w:t>
        </w:r>
        <w:r>
          <w:rPr>
            <w:rFonts w:hint="eastAsia"/>
            <w:szCs w:val="24"/>
            <w:lang w:val="ko-KR"/>
          </w:rPr>
          <w:t>증명하기</w:t>
        </w:r>
        <w:r>
          <w:rPr>
            <w:szCs w:val="24"/>
          </w:rPr>
          <w:t xml:space="preserve"> </w:t>
        </w:r>
        <w:r>
          <w:rPr>
            <w:rFonts w:hint="eastAsia"/>
            <w:szCs w:val="24"/>
            <w:lang w:val="ko-KR"/>
          </w:rPr>
          <w:t>위하여</w:t>
        </w:r>
        <w:r>
          <w:rPr>
            <w:rFonts w:hint="eastAsia"/>
            <w:szCs w:val="24"/>
            <w:lang w:val="ko-KR"/>
          </w:rPr>
          <w:t>,</w:t>
        </w:r>
        <w:r>
          <w:rPr>
            <w:szCs w:val="24"/>
          </w:rPr>
          <w:t xml:space="preserve"> </w:t>
        </w:r>
        <w:r>
          <w:rPr>
            <w:rFonts w:hint="eastAsia"/>
            <w:szCs w:val="24"/>
            <w:lang w:val="ko-KR"/>
          </w:rPr>
          <w:t>당사자들은</w:t>
        </w:r>
        <w:r>
          <w:rPr>
            <w:szCs w:val="24"/>
          </w:rPr>
          <w:t xml:space="preserve"> </w:t>
        </w:r>
        <w:r>
          <w:rPr>
            <w:rFonts w:hint="eastAsia"/>
            <w:szCs w:val="24"/>
          </w:rPr>
          <w:t>본</w:t>
        </w:r>
        <w:r>
          <w:rPr>
            <w:rFonts w:hint="eastAsia"/>
            <w:szCs w:val="24"/>
          </w:rPr>
          <w:t xml:space="preserve"> </w:t>
        </w:r>
        <w:r>
          <w:rPr>
            <w:rFonts w:hint="eastAsia"/>
            <w:szCs w:val="24"/>
          </w:rPr>
          <w:t>계약</w:t>
        </w:r>
        <w:r>
          <w:rPr>
            <w:rFonts w:hint="eastAsia"/>
            <w:szCs w:val="24"/>
          </w:rPr>
          <w:t xml:space="preserve"> </w:t>
        </w:r>
        <w:r>
          <w:rPr>
            <w:rFonts w:hint="eastAsia"/>
            <w:szCs w:val="24"/>
          </w:rPr>
          <w:t>서두에</w:t>
        </w:r>
        <w:r>
          <w:rPr>
            <w:rFonts w:hint="eastAsia"/>
            <w:szCs w:val="24"/>
          </w:rPr>
          <w:t xml:space="preserve"> </w:t>
        </w:r>
        <w:r>
          <w:rPr>
            <w:rFonts w:hint="eastAsia"/>
            <w:szCs w:val="24"/>
          </w:rPr>
          <w:t>기재된</w:t>
        </w:r>
        <w:r>
          <w:rPr>
            <w:rFonts w:hint="eastAsia"/>
            <w:szCs w:val="24"/>
          </w:rPr>
          <w:t xml:space="preserve"> </w:t>
        </w:r>
        <w:r>
          <w:rPr>
            <w:rFonts w:hint="eastAsia"/>
            <w:szCs w:val="24"/>
          </w:rPr>
          <w:t>일자에</w:t>
        </w:r>
        <w:r>
          <w:rPr>
            <w:rFonts w:hint="eastAsia"/>
            <w:szCs w:val="24"/>
          </w:rPr>
          <w:t xml:space="preserve"> </w:t>
        </w:r>
        <w:r>
          <w:rPr>
            <w:rFonts w:hint="eastAsia"/>
            <w:szCs w:val="24"/>
          </w:rPr>
          <w:t>본</w:t>
        </w:r>
        <w:r>
          <w:rPr>
            <w:szCs w:val="24"/>
          </w:rPr>
          <w:t xml:space="preserve"> </w:t>
        </w:r>
        <w:r>
          <w:rPr>
            <w:rFonts w:hint="eastAsia"/>
            <w:szCs w:val="24"/>
          </w:rPr>
          <w:t>계약서</w:t>
        </w:r>
        <w:r>
          <w:rPr>
            <w:rFonts w:hint="eastAsia"/>
            <w:szCs w:val="24"/>
          </w:rPr>
          <w:t xml:space="preserve"> [</w:t>
        </w:r>
        <w:del w:id="650" w:author="BKL" w:date="2026-10-01T17:54:00Z" w16du:dateUtc="2026-10-01T08:54:00Z">
          <w:r w:rsidDel="00907783">
            <w:rPr>
              <w:rFonts w:hint="eastAsia"/>
              <w:szCs w:val="24"/>
            </w:rPr>
            <w:delText>*</w:delText>
          </w:r>
        </w:del>
      </w:moveTo>
      <w:ins w:id="651" w:author="BKL" w:date="2026-10-01T17:54:00Z" w16du:dateUtc="2026-10-01T08:54:00Z">
        <w:r w:rsidR="00907783">
          <w:rPr>
            <w:rFonts w:hint="eastAsia"/>
            <w:szCs w:val="24"/>
          </w:rPr>
          <w:t>12</w:t>
        </w:r>
      </w:ins>
      <w:moveTo w:id="652" w:author="BKL" w:date="2026-10-01T10:31:00Z" w16du:dateUtc="2026-10-01T01:31:00Z">
        <w:r>
          <w:rPr>
            <w:rFonts w:hint="eastAsia"/>
            <w:szCs w:val="24"/>
          </w:rPr>
          <w:t>]</w:t>
        </w:r>
        <w:r>
          <w:rPr>
            <w:rFonts w:hint="eastAsia"/>
            <w:szCs w:val="24"/>
          </w:rPr>
          <w:t>부를</w:t>
        </w:r>
        <w:r>
          <w:rPr>
            <w:rFonts w:hint="eastAsia"/>
            <w:szCs w:val="24"/>
          </w:rPr>
          <w:t xml:space="preserve"> </w:t>
        </w:r>
        <w:r>
          <w:rPr>
            <w:rFonts w:hint="eastAsia"/>
            <w:szCs w:val="24"/>
          </w:rPr>
          <w:t>작성하여</w:t>
        </w:r>
        <w:r>
          <w:rPr>
            <w:szCs w:val="24"/>
          </w:rPr>
          <w:t xml:space="preserve"> </w:t>
        </w:r>
        <w:r>
          <w:rPr>
            <w:rFonts w:hint="eastAsia"/>
            <w:szCs w:val="24"/>
          </w:rPr>
          <w:t>각각</w:t>
        </w:r>
        <w:r>
          <w:rPr>
            <w:rFonts w:hint="eastAsia"/>
            <w:szCs w:val="24"/>
          </w:rPr>
          <w:t xml:space="preserve"> </w:t>
        </w:r>
        <w:r>
          <w:rPr>
            <w:rFonts w:hint="eastAsia"/>
            <w:szCs w:val="24"/>
          </w:rPr>
          <w:t>서명</w:t>
        </w:r>
        <w:r>
          <w:rPr>
            <w:rFonts w:hint="eastAsia"/>
            <w:szCs w:val="24"/>
          </w:rPr>
          <w:t xml:space="preserve"> </w:t>
        </w:r>
        <w:r>
          <w:rPr>
            <w:rFonts w:hint="eastAsia"/>
            <w:szCs w:val="24"/>
          </w:rPr>
          <w:t>또는</w:t>
        </w:r>
        <w:r>
          <w:rPr>
            <w:rFonts w:hint="eastAsia"/>
            <w:szCs w:val="24"/>
          </w:rPr>
          <w:t xml:space="preserve"> </w:t>
        </w:r>
        <w:r>
          <w:rPr>
            <w:rFonts w:hint="eastAsia"/>
            <w:szCs w:val="24"/>
          </w:rPr>
          <w:t>기명날인한</w:t>
        </w:r>
        <w:r>
          <w:rPr>
            <w:rFonts w:hint="eastAsia"/>
            <w:szCs w:val="24"/>
          </w:rPr>
          <w:t xml:space="preserve"> </w:t>
        </w:r>
        <w:r>
          <w:rPr>
            <w:rFonts w:hint="eastAsia"/>
            <w:szCs w:val="24"/>
          </w:rPr>
          <w:t>후</w:t>
        </w:r>
        <w:r>
          <w:rPr>
            <w:rFonts w:hint="eastAsia"/>
            <w:szCs w:val="24"/>
          </w:rPr>
          <w:t xml:space="preserve"> </w:t>
        </w:r>
        <w:r>
          <w:rPr>
            <w:rFonts w:hint="eastAsia"/>
            <w:szCs w:val="24"/>
          </w:rPr>
          <w:t>각자</w:t>
        </w:r>
        <w:r>
          <w:rPr>
            <w:rFonts w:hint="eastAsia"/>
            <w:szCs w:val="24"/>
          </w:rPr>
          <w:t xml:space="preserve"> </w:t>
        </w:r>
        <w:r>
          <w:rPr>
            <w:szCs w:val="24"/>
          </w:rPr>
          <w:t>1</w:t>
        </w:r>
        <w:r>
          <w:rPr>
            <w:rFonts w:hint="eastAsia"/>
            <w:szCs w:val="24"/>
          </w:rPr>
          <w:t>부씩</w:t>
        </w:r>
        <w:r>
          <w:rPr>
            <w:rFonts w:hint="eastAsia"/>
            <w:szCs w:val="24"/>
          </w:rPr>
          <w:t xml:space="preserve"> </w:t>
        </w:r>
        <w:r>
          <w:rPr>
            <w:rFonts w:hint="eastAsia"/>
            <w:szCs w:val="24"/>
          </w:rPr>
          <w:t>보관하기로</w:t>
        </w:r>
        <w:r>
          <w:rPr>
            <w:rFonts w:hint="eastAsia"/>
            <w:szCs w:val="24"/>
          </w:rPr>
          <w:t xml:space="preserve"> </w:t>
        </w:r>
        <w:r>
          <w:rPr>
            <w:rFonts w:hint="eastAsia"/>
            <w:szCs w:val="24"/>
          </w:rPr>
          <w:t>한다</w:t>
        </w:r>
        <w:r>
          <w:rPr>
            <w:szCs w:val="24"/>
          </w:rPr>
          <w:t xml:space="preserve">. </w:t>
        </w:r>
        <w:r>
          <w:rPr>
            <w:rFonts w:hint="eastAsia"/>
            <w:szCs w:val="24"/>
          </w:rPr>
          <w:t>본</w:t>
        </w:r>
        <w:r>
          <w:rPr>
            <w:rFonts w:hint="eastAsia"/>
            <w:szCs w:val="24"/>
          </w:rPr>
          <w:t xml:space="preserve"> </w:t>
        </w:r>
        <w:r>
          <w:rPr>
            <w:rFonts w:hint="eastAsia"/>
            <w:szCs w:val="24"/>
          </w:rPr>
          <w:t>계약에</w:t>
        </w:r>
        <w:r>
          <w:rPr>
            <w:rFonts w:hint="eastAsia"/>
            <w:szCs w:val="24"/>
          </w:rPr>
          <w:t xml:space="preserve"> </w:t>
        </w:r>
        <w:r>
          <w:rPr>
            <w:rFonts w:hint="eastAsia"/>
            <w:szCs w:val="24"/>
          </w:rPr>
          <w:t>대한</w:t>
        </w:r>
        <w:r>
          <w:rPr>
            <w:rFonts w:hint="eastAsia"/>
            <w:szCs w:val="24"/>
          </w:rPr>
          <w:t xml:space="preserve"> </w:t>
        </w:r>
        <w:r>
          <w:rPr>
            <w:rFonts w:hint="eastAsia"/>
            <w:szCs w:val="24"/>
          </w:rPr>
          <w:t>간인은</w:t>
        </w:r>
        <w:r>
          <w:rPr>
            <w:rFonts w:hint="eastAsia"/>
            <w:szCs w:val="24"/>
          </w:rPr>
          <w:t xml:space="preserve"> </w:t>
        </w:r>
        <w:r>
          <w:rPr>
            <w:rFonts w:hint="eastAsia"/>
            <w:szCs w:val="24"/>
          </w:rPr>
          <w:t>관여</w:t>
        </w:r>
        <w:r>
          <w:rPr>
            <w:rFonts w:hint="eastAsia"/>
            <w:szCs w:val="24"/>
          </w:rPr>
          <w:t xml:space="preserve"> </w:t>
        </w:r>
        <w:r>
          <w:rPr>
            <w:rFonts w:hint="eastAsia"/>
            <w:szCs w:val="24"/>
          </w:rPr>
          <w:t>법무법인의</w:t>
        </w:r>
        <w:r>
          <w:rPr>
            <w:rFonts w:hint="eastAsia"/>
            <w:szCs w:val="24"/>
          </w:rPr>
          <w:t xml:space="preserve"> </w:t>
        </w:r>
        <w:r>
          <w:rPr>
            <w:rFonts w:hint="eastAsia"/>
            <w:szCs w:val="24"/>
          </w:rPr>
          <w:t>천공으로</w:t>
        </w:r>
        <w:r>
          <w:rPr>
            <w:rFonts w:hint="eastAsia"/>
            <w:szCs w:val="24"/>
          </w:rPr>
          <w:t xml:space="preserve"> </w:t>
        </w:r>
        <w:r>
          <w:rPr>
            <w:rFonts w:hint="eastAsia"/>
            <w:szCs w:val="24"/>
          </w:rPr>
          <w:t>갈음할</w:t>
        </w:r>
        <w:r>
          <w:rPr>
            <w:rFonts w:hint="eastAsia"/>
            <w:szCs w:val="24"/>
          </w:rPr>
          <w:t xml:space="preserve"> </w:t>
        </w:r>
        <w:r>
          <w:rPr>
            <w:rFonts w:hint="eastAsia"/>
            <w:szCs w:val="24"/>
          </w:rPr>
          <w:t>수</w:t>
        </w:r>
        <w:r>
          <w:rPr>
            <w:rFonts w:hint="eastAsia"/>
            <w:szCs w:val="24"/>
          </w:rPr>
          <w:t xml:space="preserve"> </w:t>
        </w:r>
        <w:r>
          <w:rPr>
            <w:rFonts w:hint="eastAsia"/>
            <w:szCs w:val="24"/>
          </w:rPr>
          <w:t>있다</w:t>
        </w:r>
        <w:r>
          <w:rPr>
            <w:rFonts w:hint="eastAsia"/>
            <w:szCs w:val="24"/>
          </w:rPr>
          <w:t>.</w:t>
        </w:r>
      </w:moveTo>
    </w:p>
    <w:p w14:paraId="7343BBCE" w14:textId="77777777" w:rsidR="00675F91" w:rsidRDefault="00675F91" w:rsidP="00675F91">
      <w:pPr>
        <w:spacing w:line="312" w:lineRule="auto"/>
        <w:rPr>
          <w:moveTo w:id="653" w:author="BKL" w:date="2026-10-01T10:31:00Z" w16du:dateUtc="2026-10-01T01:31:00Z"/>
          <w:b/>
          <w:szCs w:val="24"/>
        </w:rPr>
      </w:pPr>
    </w:p>
    <w:p w14:paraId="0888D2B0" w14:textId="5EDAFF7C" w:rsidR="00675F91" w:rsidRPr="006304F4" w:rsidRDefault="00675F91" w:rsidP="00675F91">
      <w:pPr>
        <w:tabs>
          <w:tab w:val="left" w:pos="709"/>
        </w:tabs>
        <w:spacing w:line="312" w:lineRule="auto"/>
        <w:rPr>
          <w:moveTo w:id="654" w:author="BKL" w:date="2026-10-01T10:31:00Z" w16du:dateUtc="2026-10-01T01:31:00Z"/>
          <w:b/>
          <w:szCs w:val="24"/>
        </w:rPr>
      </w:pPr>
      <w:moveTo w:id="655" w:author="BKL" w:date="2026-10-01T10:31:00Z" w16du:dateUtc="2026-10-01T01:31:00Z">
        <w:del w:id="656" w:author="BKL" w:date="2026-10-01T10:31:00Z" w16du:dateUtc="2026-10-01T01:31:00Z">
          <w:r w:rsidDel="00675F91">
            <w:rPr>
              <w:rFonts w:hint="eastAsia"/>
              <w:b/>
              <w:szCs w:val="24"/>
            </w:rPr>
            <w:delText>6</w:delText>
          </w:r>
        </w:del>
      </w:moveTo>
      <w:ins w:id="657" w:author="BKL" w:date="2026-10-01T10:31:00Z" w16du:dateUtc="2026-10-01T01:31:00Z">
        <w:r>
          <w:rPr>
            <w:rFonts w:hint="eastAsia"/>
            <w:b/>
            <w:szCs w:val="24"/>
          </w:rPr>
          <w:t>8</w:t>
        </w:r>
      </w:ins>
      <w:moveTo w:id="658" w:author="BKL" w:date="2026-10-01T10:31:00Z" w16du:dateUtc="2026-10-01T01:31:00Z">
        <w:r>
          <w:rPr>
            <w:rFonts w:hint="eastAsia"/>
            <w:b/>
            <w:szCs w:val="24"/>
          </w:rPr>
          <w:t>.</w:t>
        </w:r>
        <w:r>
          <w:rPr>
            <w:b/>
            <w:szCs w:val="24"/>
          </w:rPr>
          <w:tab/>
        </w:r>
        <w:r w:rsidRPr="00784BF3">
          <w:rPr>
            <w:b/>
            <w:szCs w:val="24"/>
          </w:rPr>
          <w:t>기계설비건설공제조합</w:t>
        </w:r>
        <w:r w:rsidRPr="006304F4" w:rsidDel="006304F4">
          <w:rPr>
            <w:b/>
            <w:szCs w:val="24"/>
          </w:rPr>
          <w:t xml:space="preserve"> </w:t>
        </w:r>
      </w:moveTo>
    </w:p>
    <w:p w14:paraId="04075F5E" w14:textId="77777777" w:rsidR="00675F91" w:rsidRPr="00DD2A6F" w:rsidRDefault="00675F91" w:rsidP="00675F91">
      <w:pPr>
        <w:pStyle w:val="ae"/>
        <w:topLinePunct/>
        <w:spacing w:line="312" w:lineRule="auto"/>
        <w:ind w:leftChars="0" w:left="720"/>
        <w:rPr>
          <w:moveTo w:id="659" w:author="BKL" w:date="2026-10-01T10:31:00Z" w16du:dateUtc="2026-10-01T01:31:00Z"/>
          <w:szCs w:val="24"/>
        </w:rPr>
      </w:pPr>
      <w:moveTo w:id="660" w:author="BKL" w:date="2026-10-01T10:31:00Z" w16du:dateUtc="2026-10-01T01:31:00Z">
        <w:r w:rsidRPr="00784BF3">
          <w:rPr>
            <w:szCs w:val="24"/>
          </w:rPr>
          <w:t>서울특별시</w:t>
        </w:r>
        <w:r w:rsidRPr="00784BF3">
          <w:rPr>
            <w:szCs w:val="24"/>
          </w:rPr>
          <w:t xml:space="preserve"> </w:t>
        </w:r>
        <w:r w:rsidRPr="00784BF3">
          <w:rPr>
            <w:szCs w:val="24"/>
          </w:rPr>
          <w:t>강남구</w:t>
        </w:r>
        <w:r w:rsidRPr="00784BF3">
          <w:rPr>
            <w:szCs w:val="24"/>
          </w:rPr>
          <w:t xml:space="preserve"> </w:t>
        </w:r>
        <w:r w:rsidRPr="00784BF3">
          <w:rPr>
            <w:szCs w:val="24"/>
          </w:rPr>
          <w:t>학동로</w:t>
        </w:r>
        <w:r w:rsidRPr="00784BF3">
          <w:rPr>
            <w:szCs w:val="24"/>
          </w:rPr>
          <w:t xml:space="preserve"> 429(</w:t>
        </w:r>
        <w:r w:rsidRPr="00784BF3">
          <w:rPr>
            <w:szCs w:val="24"/>
          </w:rPr>
          <w:t>청담동</w:t>
        </w:r>
        <w:r w:rsidRPr="00784BF3">
          <w:rPr>
            <w:szCs w:val="24"/>
          </w:rPr>
          <w:t>)</w:t>
        </w:r>
      </w:moveTo>
    </w:p>
    <w:p w14:paraId="29E239D2" w14:textId="77777777" w:rsidR="00675F91" w:rsidRDefault="00675F91" w:rsidP="00675F91">
      <w:pPr>
        <w:pStyle w:val="ae"/>
        <w:topLinePunct/>
        <w:spacing w:line="312" w:lineRule="auto"/>
        <w:ind w:leftChars="0" w:left="720"/>
        <w:rPr>
          <w:moveTo w:id="661" w:author="BKL" w:date="2026-10-01T10:31:00Z" w16du:dateUtc="2026-10-01T01:31:00Z"/>
          <w:szCs w:val="24"/>
        </w:rPr>
      </w:pPr>
      <w:moveTo w:id="662" w:author="BKL" w:date="2026-10-01T10:31:00Z" w16du:dateUtc="2026-10-01T01:31:00Z">
        <w:r w:rsidRPr="00D13172">
          <w:rPr>
            <w:rFonts w:hint="eastAsia"/>
            <w:szCs w:val="24"/>
          </w:rPr>
          <w:t>대표</w:t>
        </w:r>
        <w:r>
          <w:rPr>
            <w:rFonts w:hint="eastAsia"/>
            <w:szCs w:val="24"/>
          </w:rPr>
          <w:t>자</w:t>
        </w:r>
        <w:r>
          <w:rPr>
            <w:rFonts w:hint="eastAsia"/>
            <w:szCs w:val="24"/>
          </w:rPr>
          <w:t xml:space="preserve"> </w:t>
        </w:r>
        <w:r w:rsidRPr="00D13172">
          <w:rPr>
            <w:rFonts w:hint="eastAsia"/>
            <w:szCs w:val="24"/>
          </w:rPr>
          <w:t>이사</w:t>
        </w:r>
        <w:r>
          <w:rPr>
            <w:rFonts w:hint="eastAsia"/>
            <w:szCs w:val="24"/>
          </w:rPr>
          <w:t>장</w:t>
        </w:r>
        <w:r>
          <w:rPr>
            <w:rFonts w:hint="eastAsia"/>
            <w:szCs w:val="24"/>
          </w:rPr>
          <w:t xml:space="preserve"> </w:t>
        </w:r>
        <w:r>
          <w:rPr>
            <w:rFonts w:hint="eastAsia"/>
            <w:szCs w:val="24"/>
          </w:rPr>
          <w:t>김형렬의</w:t>
        </w:r>
        <w:r>
          <w:rPr>
            <w:rFonts w:hint="eastAsia"/>
            <w:szCs w:val="24"/>
          </w:rPr>
          <w:t xml:space="preserve"> </w:t>
        </w:r>
        <w:r>
          <w:rPr>
            <w:rFonts w:hint="eastAsia"/>
            <w:szCs w:val="24"/>
          </w:rPr>
          <w:t>직무대행자</w:t>
        </w:r>
        <w:r w:rsidRPr="00D13172">
          <w:rPr>
            <w:rFonts w:hint="eastAsia"/>
            <w:szCs w:val="24"/>
          </w:rPr>
          <w:t xml:space="preserve">  </w:t>
        </w:r>
        <w:r>
          <w:rPr>
            <w:szCs w:val="24"/>
          </w:rPr>
          <w:t xml:space="preserve"> </w:t>
        </w:r>
        <w:r>
          <w:rPr>
            <w:rFonts w:hint="eastAsia"/>
            <w:szCs w:val="24"/>
          </w:rPr>
          <w:t>김</w:t>
        </w:r>
        <w:r>
          <w:rPr>
            <w:rFonts w:hint="eastAsia"/>
            <w:szCs w:val="24"/>
          </w:rPr>
          <w:t xml:space="preserve"> </w:t>
        </w:r>
        <w:r>
          <w:rPr>
            <w:rFonts w:hint="eastAsia"/>
            <w:szCs w:val="24"/>
          </w:rPr>
          <w:t>종</w:t>
        </w:r>
        <w:r>
          <w:rPr>
            <w:rFonts w:hint="eastAsia"/>
            <w:szCs w:val="24"/>
          </w:rPr>
          <w:t xml:space="preserve"> </w:t>
        </w:r>
        <w:r>
          <w:rPr>
            <w:rFonts w:hint="eastAsia"/>
            <w:szCs w:val="24"/>
          </w:rPr>
          <w:t>서</w:t>
        </w:r>
        <w:r>
          <w:rPr>
            <w:rFonts w:hint="eastAsia"/>
            <w:szCs w:val="24"/>
          </w:rPr>
          <w:t xml:space="preserve">       </w:t>
        </w:r>
        <w:r>
          <w:rPr>
            <w:szCs w:val="24"/>
          </w:rPr>
          <w:t>(</w:t>
        </w:r>
        <w:r>
          <w:rPr>
            <w:rFonts w:hint="eastAsia"/>
            <w:szCs w:val="24"/>
          </w:rPr>
          <w:t>인</w:t>
        </w:r>
        <w:r>
          <w:rPr>
            <w:rFonts w:hint="eastAsia"/>
            <w:szCs w:val="24"/>
          </w:rPr>
          <w:t>)</w:t>
        </w:r>
      </w:moveTo>
    </w:p>
    <w:p w14:paraId="66D0E841" w14:textId="77777777" w:rsidR="00675F91" w:rsidRDefault="00675F91" w:rsidP="00675F91">
      <w:pPr>
        <w:widowControl/>
        <w:wordWrap/>
        <w:autoSpaceDE/>
        <w:autoSpaceDN/>
        <w:spacing w:after="0"/>
        <w:jc w:val="left"/>
        <w:rPr>
          <w:moveTo w:id="663" w:author="BKL" w:date="2026-10-01T10:31:00Z" w16du:dateUtc="2026-10-01T01:31:00Z"/>
          <w:b/>
          <w:szCs w:val="24"/>
        </w:rPr>
      </w:pPr>
    </w:p>
    <w:p w14:paraId="776B03F0" w14:textId="77777777" w:rsidR="00675F91" w:rsidRDefault="00675F91" w:rsidP="00675F91">
      <w:pPr>
        <w:widowControl/>
        <w:wordWrap/>
        <w:autoSpaceDE/>
        <w:autoSpaceDN/>
        <w:spacing w:after="0"/>
        <w:jc w:val="left"/>
        <w:rPr>
          <w:moveTo w:id="664" w:author="BKL" w:date="2026-10-01T10:31:00Z" w16du:dateUtc="2026-10-01T01:31:00Z"/>
          <w:b/>
          <w:szCs w:val="24"/>
        </w:rPr>
      </w:pPr>
    </w:p>
    <w:p w14:paraId="5F8317D4" w14:textId="77777777" w:rsidR="00675F91" w:rsidRPr="00D67E0A" w:rsidRDefault="00675F91" w:rsidP="00675F91">
      <w:pPr>
        <w:spacing w:before="60" w:line="312" w:lineRule="auto"/>
        <w:jc w:val="center"/>
        <w:rPr>
          <w:moveTo w:id="665" w:author="BKL" w:date="2026-10-01T10:31:00Z" w16du:dateUtc="2026-10-01T01:31:00Z"/>
          <w:i/>
          <w:szCs w:val="24"/>
        </w:rPr>
      </w:pPr>
      <w:moveTo w:id="666" w:author="BKL" w:date="2026-10-01T10:31:00Z" w16du:dateUtc="2026-10-01T01:31:00Z">
        <w:r w:rsidRPr="00D67E0A">
          <w:rPr>
            <w:i/>
            <w:szCs w:val="24"/>
          </w:rPr>
          <w:t>(</w:t>
        </w:r>
        <w:r w:rsidRPr="00D67E0A">
          <w:rPr>
            <w:rFonts w:hint="eastAsia"/>
            <w:i/>
            <w:szCs w:val="24"/>
          </w:rPr>
          <w:t>다음</w:t>
        </w:r>
        <w:r w:rsidRPr="00D67E0A">
          <w:rPr>
            <w:rFonts w:hint="eastAsia"/>
            <w:i/>
            <w:szCs w:val="24"/>
          </w:rPr>
          <w:t xml:space="preserve"> </w:t>
        </w:r>
        <w:r w:rsidRPr="00D67E0A">
          <w:rPr>
            <w:rFonts w:hint="eastAsia"/>
            <w:i/>
            <w:szCs w:val="24"/>
          </w:rPr>
          <w:t>페이지에서</w:t>
        </w:r>
        <w:r w:rsidRPr="00D67E0A">
          <w:rPr>
            <w:rFonts w:hint="eastAsia"/>
            <w:i/>
            <w:szCs w:val="24"/>
          </w:rPr>
          <w:t xml:space="preserve"> </w:t>
        </w:r>
        <w:r w:rsidRPr="00D67E0A">
          <w:rPr>
            <w:rFonts w:hint="eastAsia"/>
            <w:i/>
            <w:szCs w:val="24"/>
          </w:rPr>
          <w:t>서명</w:t>
        </w:r>
        <w:r w:rsidRPr="00D67E0A">
          <w:rPr>
            <w:rFonts w:hint="eastAsia"/>
            <w:i/>
            <w:szCs w:val="24"/>
          </w:rPr>
          <w:t xml:space="preserve"> </w:t>
        </w:r>
        <w:r w:rsidRPr="00D67E0A">
          <w:rPr>
            <w:rFonts w:hint="eastAsia"/>
            <w:i/>
            <w:szCs w:val="24"/>
          </w:rPr>
          <w:t>또는</w:t>
        </w:r>
        <w:r w:rsidRPr="00D67E0A">
          <w:rPr>
            <w:rFonts w:hint="eastAsia"/>
            <w:i/>
            <w:szCs w:val="24"/>
          </w:rPr>
          <w:t xml:space="preserve"> </w:t>
        </w:r>
        <w:r w:rsidRPr="00D67E0A">
          <w:rPr>
            <w:rFonts w:hint="eastAsia"/>
            <w:i/>
            <w:szCs w:val="24"/>
          </w:rPr>
          <w:t>기명날인</w:t>
        </w:r>
        <w:r w:rsidRPr="00D67E0A">
          <w:rPr>
            <w:rFonts w:hint="eastAsia"/>
            <w:i/>
            <w:szCs w:val="24"/>
          </w:rPr>
          <w:t xml:space="preserve"> </w:t>
        </w:r>
        <w:r w:rsidRPr="00D67E0A">
          <w:rPr>
            <w:rFonts w:hint="eastAsia"/>
            <w:i/>
            <w:szCs w:val="24"/>
          </w:rPr>
          <w:t>계속</w:t>
        </w:r>
        <w:r w:rsidRPr="00D67E0A">
          <w:rPr>
            <w:i/>
            <w:szCs w:val="24"/>
          </w:rPr>
          <w:t>)</w:t>
        </w:r>
      </w:moveTo>
    </w:p>
    <w:p w14:paraId="433613C8" w14:textId="77777777" w:rsidR="00675F91" w:rsidRDefault="00675F91" w:rsidP="00675F91">
      <w:pPr>
        <w:widowControl/>
        <w:wordWrap/>
        <w:autoSpaceDE/>
        <w:autoSpaceDN/>
        <w:spacing w:after="0"/>
        <w:jc w:val="left"/>
        <w:rPr>
          <w:moveTo w:id="667" w:author="BKL" w:date="2026-10-01T10:31:00Z" w16du:dateUtc="2026-10-01T01:31:00Z"/>
          <w:szCs w:val="24"/>
        </w:rPr>
      </w:pPr>
      <w:moveTo w:id="668" w:author="BKL" w:date="2026-10-01T10:31:00Z" w16du:dateUtc="2026-10-01T01:31:00Z">
        <w:r>
          <w:rPr>
            <w:szCs w:val="24"/>
          </w:rPr>
          <w:br w:type="page"/>
        </w:r>
      </w:moveTo>
    </w:p>
    <w:moveToRangeEnd w:id="648"/>
    <w:p w14:paraId="46FAB1B3" w14:textId="3BE33017" w:rsidR="00D33F73" w:rsidRDefault="00D33F73" w:rsidP="00D33F73">
      <w:pPr>
        <w:spacing w:line="312" w:lineRule="auto"/>
        <w:rPr>
          <w:szCs w:val="24"/>
        </w:rPr>
      </w:pPr>
      <w:r>
        <w:rPr>
          <w:rFonts w:hint="eastAsia"/>
          <w:szCs w:val="24"/>
          <w:lang w:val="ko-KR"/>
        </w:rPr>
        <w:lastRenderedPageBreak/>
        <w:t>본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계약의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성립을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증명하기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위하여</w:t>
      </w:r>
      <w:r>
        <w:rPr>
          <w:rFonts w:hint="eastAsia"/>
          <w:szCs w:val="24"/>
          <w:lang w:val="ko-KR"/>
        </w:rPr>
        <w:t>,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당사자들은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서두에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기재된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일자에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계약서</w:t>
      </w:r>
      <w:r>
        <w:rPr>
          <w:rFonts w:hint="eastAsia"/>
          <w:szCs w:val="24"/>
        </w:rPr>
        <w:t xml:space="preserve"> </w:t>
      </w:r>
      <w:del w:id="669" w:author="BKL" w:date="2026-10-01T17:55:00Z" w16du:dateUtc="2026-10-01T08:55:00Z">
        <w:r w:rsidR="00914103" w:rsidDel="00907783">
          <w:rPr>
            <w:rFonts w:hint="eastAsia"/>
            <w:szCs w:val="24"/>
          </w:rPr>
          <w:delText>[*]</w:delText>
        </w:r>
      </w:del>
      <w:ins w:id="670" w:author="BKL" w:date="2026-10-01T17:55:00Z" w16du:dateUtc="2026-10-01T08:55:00Z">
        <w:r w:rsidR="00907783">
          <w:rPr>
            <w:rFonts w:hint="eastAsia"/>
            <w:szCs w:val="24"/>
          </w:rPr>
          <w:t>[12]</w:t>
        </w:r>
      </w:ins>
      <w:r>
        <w:rPr>
          <w:rFonts w:hint="eastAsia"/>
          <w:szCs w:val="24"/>
        </w:rPr>
        <w:t>부를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작성하여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각각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서명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또는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기명날인한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각자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1</w:t>
      </w:r>
      <w:r>
        <w:rPr>
          <w:rFonts w:hint="eastAsia"/>
          <w:szCs w:val="24"/>
        </w:rPr>
        <w:t>부씩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보관하기로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한다</w:t>
      </w:r>
      <w:r>
        <w:rPr>
          <w:szCs w:val="24"/>
        </w:rPr>
        <w:t xml:space="preserve">.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간인은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관여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법무법인의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천공으로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갈음할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있다</w:t>
      </w:r>
      <w:r>
        <w:rPr>
          <w:rFonts w:hint="eastAsia"/>
          <w:szCs w:val="24"/>
        </w:rPr>
        <w:t>.</w:t>
      </w:r>
    </w:p>
    <w:p w14:paraId="1A7FF7B2" w14:textId="77777777" w:rsidR="00D33F73" w:rsidRDefault="00D33F73" w:rsidP="00D33F73">
      <w:pPr>
        <w:spacing w:line="312" w:lineRule="auto"/>
        <w:rPr>
          <w:b/>
          <w:szCs w:val="24"/>
        </w:rPr>
      </w:pPr>
    </w:p>
    <w:p w14:paraId="3A4E2F12" w14:textId="749E0C8F" w:rsidR="00D33F73" w:rsidRPr="00022706" w:rsidRDefault="00022706" w:rsidP="00022706">
      <w:pPr>
        <w:tabs>
          <w:tab w:val="left" w:pos="709"/>
        </w:tabs>
        <w:spacing w:line="312" w:lineRule="auto"/>
        <w:rPr>
          <w:b/>
          <w:szCs w:val="24"/>
        </w:rPr>
      </w:pPr>
      <w:r>
        <w:rPr>
          <w:rFonts w:hint="eastAsia"/>
          <w:b/>
          <w:szCs w:val="24"/>
        </w:rPr>
        <w:t>9.</w:t>
      </w:r>
      <w:r>
        <w:rPr>
          <w:b/>
          <w:szCs w:val="24"/>
        </w:rPr>
        <w:tab/>
      </w:r>
      <w:ins w:id="671" w:author="BKL" w:date="2026-09-30T23:37:00Z" w16du:dateUtc="2026-09-30T14:37:00Z">
        <w:r w:rsidR="00EF650C">
          <w:rPr>
            <w:rFonts w:hint="eastAsia"/>
            <w:b/>
            <w:szCs w:val="24"/>
          </w:rPr>
          <w:t>코크렙안양</w:t>
        </w:r>
        <w:r w:rsidR="00EF650C">
          <w:rPr>
            <w:rFonts w:hint="eastAsia"/>
            <w:b/>
            <w:szCs w:val="24"/>
          </w:rPr>
          <w:t xml:space="preserve"> </w:t>
        </w:r>
      </w:ins>
      <w:r w:rsidR="00D33F73" w:rsidRPr="00022706">
        <w:rPr>
          <w:rFonts w:hint="eastAsia"/>
          <w:b/>
          <w:szCs w:val="24"/>
        </w:rPr>
        <w:t>주식회사</w:t>
      </w:r>
      <w:del w:id="672" w:author="BKL" w:date="2026-09-30T23:37:00Z" w16du:dateUtc="2026-09-30T14:37:00Z">
        <w:r w:rsidR="00D33F73" w:rsidRPr="00022706" w:rsidDel="00EF650C">
          <w:rPr>
            <w:rFonts w:hint="eastAsia"/>
            <w:b/>
            <w:szCs w:val="24"/>
          </w:rPr>
          <w:delText xml:space="preserve"> </w:delText>
        </w:r>
        <w:r w:rsidR="00D33F73" w:rsidRPr="00022706" w:rsidDel="00EF650C">
          <w:rPr>
            <w:rFonts w:hint="eastAsia"/>
            <w:b/>
            <w:szCs w:val="24"/>
          </w:rPr>
          <w:delText>엘에프</w:delText>
        </w:r>
      </w:del>
    </w:p>
    <w:p w14:paraId="6470A359" w14:textId="07FCDDBB" w:rsidR="00D33F73" w:rsidRPr="00DD2A6F" w:rsidRDefault="00EF650C" w:rsidP="00D33F73">
      <w:pPr>
        <w:pStyle w:val="ae"/>
        <w:topLinePunct/>
        <w:spacing w:line="312" w:lineRule="auto"/>
        <w:ind w:leftChars="0" w:left="720"/>
        <w:rPr>
          <w:szCs w:val="24"/>
        </w:rPr>
      </w:pPr>
      <w:ins w:id="673" w:author="BKL" w:date="2026-09-30T23:38:00Z" w16du:dateUtc="2026-09-30T14:38:00Z">
        <w:r w:rsidRPr="00EF650C">
          <w:rPr>
            <w:szCs w:val="24"/>
          </w:rPr>
          <w:t>서울특별시</w:t>
        </w:r>
        <w:r w:rsidRPr="00EF650C">
          <w:rPr>
            <w:szCs w:val="24"/>
          </w:rPr>
          <w:t xml:space="preserve"> </w:t>
        </w:r>
        <w:r w:rsidRPr="00EF650C">
          <w:rPr>
            <w:szCs w:val="24"/>
          </w:rPr>
          <w:t>강남구</w:t>
        </w:r>
        <w:r w:rsidRPr="00EF650C">
          <w:rPr>
            <w:szCs w:val="24"/>
          </w:rPr>
          <w:t xml:space="preserve"> </w:t>
        </w:r>
        <w:r w:rsidRPr="00EF650C">
          <w:rPr>
            <w:szCs w:val="24"/>
          </w:rPr>
          <w:t>삼성로</w:t>
        </w:r>
        <w:r w:rsidRPr="00EF650C">
          <w:rPr>
            <w:szCs w:val="24"/>
          </w:rPr>
          <w:t xml:space="preserve"> 511, </w:t>
        </w:r>
        <w:r w:rsidRPr="00EF650C">
          <w:rPr>
            <w:szCs w:val="24"/>
          </w:rPr>
          <w:t>코람코자산신탁</w:t>
        </w:r>
        <w:r w:rsidRPr="00EF650C">
          <w:rPr>
            <w:szCs w:val="24"/>
          </w:rPr>
          <w:t xml:space="preserve"> </w:t>
        </w:r>
        <w:r w:rsidRPr="00EF650C">
          <w:rPr>
            <w:szCs w:val="24"/>
          </w:rPr>
          <w:t>내</w:t>
        </w:r>
        <w:r w:rsidRPr="00EF650C">
          <w:rPr>
            <w:szCs w:val="24"/>
          </w:rPr>
          <w:t>(</w:t>
        </w:r>
        <w:r w:rsidRPr="00EF650C">
          <w:rPr>
            <w:szCs w:val="24"/>
          </w:rPr>
          <w:t>삼성동</w:t>
        </w:r>
        <w:r w:rsidRPr="00EF650C">
          <w:rPr>
            <w:szCs w:val="24"/>
          </w:rPr>
          <w:t xml:space="preserve">, </w:t>
        </w:r>
        <w:r w:rsidRPr="00EF650C">
          <w:rPr>
            <w:szCs w:val="24"/>
          </w:rPr>
          <w:t>골든타워</w:t>
        </w:r>
        <w:r w:rsidRPr="00EF650C">
          <w:rPr>
            <w:szCs w:val="24"/>
          </w:rPr>
          <w:t>)</w:t>
        </w:r>
      </w:ins>
      <w:del w:id="674" w:author="BKL" w:date="2026-09-30T23:38:00Z" w16du:dateUtc="2026-09-30T14:38:00Z">
        <w:r w:rsidR="00D33F73" w:rsidRPr="00D33F73" w:rsidDel="00EF650C">
          <w:rPr>
            <w:szCs w:val="24"/>
          </w:rPr>
          <w:delText>서울특별시</w:delText>
        </w:r>
        <w:r w:rsidR="00D33F73" w:rsidRPr="00D33F73" w:rsidDel="00EF650C">
          <w:rPr>
            <w:szCs w:val="24"/>
          </w:rPr>
          <w:delText xml:space="preserve"> </w:delText>
        </w:r>
        <w:r w:rsidR="00D33F73" w:rsidRPr="00D33F73" w:rsidDel="00EF650C">
          <w:rPr>
            <w:szCs w:val="24"/>
          </w:rPr>
          <w:delText>강남구</w:delText>
        </w:r>
        <w:r w:rsidR="00D33F73" w:rsidRPr="00D33F73" w:rsidDel="00EF650C">
          <w:rPr>
            <w:szCs w:val="24"/>
          </w:rPr>
          <w:delText xml:space="preserve"> </w:delText>
        </w:r>
        <w:r w:rsidR="00D33F73" w:rsidRPr="00D33F73" w:rsidDel="00EF650C">
          <w:rPr>
            <w:szCs w:val="24"/>
          </w:rPr>
          <w:delText>언주로</w:delText>
        </w:r>
        <w:r w:rsidR="00D33F73" w:rsidRPr="00D33F73" w:rsidDel="00EF650C">
          <w:rPr>
            <w:szCs w:val="24"/>
          </w:rPr>
          <w:delText xml:space="preserve"> 870(</w:delText>
        </w:r>
        <w:r w:rsidR="00D33F73" w:rsidRPr="00D33F73" w:rsidDel="00EF650C">
          <w:rPr>
            <w:szCs w:val="24"/>
          </w:rPr>
          <w:delText>신사동</w:delText>
        </w:r>
        <w:r w:rsidR="00D33F73" w:rsidRPr="00D33F73" w:rsidDel="00EF650C">
          <w:rPr>
            <w:szCs w:val="24"/>
          </w:rPr>
          <w:delText>)</w:delText>
        </w:r>
        <w:r w:rsidR="00D33F73" w:rsidRPr="00DD2A6F" w:rsidDel="00EF650C">
          <w:rPr>
            <w:rFonts w:hint="eastAsia"/>
            <w:szCs w:val="24"/>
          </w:rPr>
          <w:delText xml:space="preserve">  </w:delText>
        </w:r>
      </w:del>
      <w:r w:rsidR="00D33F73" w:rsidRPr="00DD2A6F">
        <w:rPr>
          <w:rFonts w:hint="eastAsia"/>
          <w:szCs w:val="24"/>
        </w:rPr>
        <w:t xml:space="preserve"> </w:t>
      </w:r>
    </w:p>
    <w:p w14:paraId="5037770E" w14:textId="2A6C72C8" w:rsidR="00D33F73" w:rsidRDefault="00D33F73" w:rsidP="00D33F73">
      <w:pPr>
        <w:pStyle w:val="ae"/>
        <w:topLinePunct/>
        <w:spacing w:line="312" w:lineRule="auto"/>
        <w:ind w:leftChars="0" w:left="720"/>
        <w:rPr>
          <w:szCs w:val="24"/>
        </w:rPr>
      </w:pPr>
      <w:r w:rsidRPr="00D13172">
        <w:rPr>
          <w:rFonts w:hint="eastAsia"/>
          <w:szCs w:val="24"/>
        </w:rPr>
        <w:t>대표이사</w:t>
      </w:r>
      <w:r w:rsidRPr="00D13172">
        <w:rPr>
          <w:rFonts w:hint="eastAsia"/>
          <w:szCs w:val="24"/>
        </w:rPr>
        <w:t xml:space="preserve">  </w:t>
      </w:r>
      <w:r>
        <w:rPr>
          <w:szCs w:val="24"/>
        </w:rPr>
        <w:t xml:space="preserve"> </w:t>
      </w:r>
      <w:del w:id="675" w:author="BKL" w:date="2026-09-30T23:38:00Z" w16du:dateUtc="2026-09-30T14:38:00Z">
        <w:r w:rsidDel="00EF650C">
          <w:rPr>
            <w:rFonts w:hint="eastAsia"/>
            <w:szCs w:val="24"/>
          </w:rPr>
          <w:delText>[</w:delText>
        </w:r>
        <w:r w:rsidDel="00EF650C">
          <w:rPr>
            <w:rFonts w:hint="eastAsia"/>
            <w:szCs w:val="24"/>
          </w:rPr>
          <w:delText>김</w:delText>
        </w:r>
        <w:r w:rsidDel="00EF650C">
          <w:rPr>
            <w:rFonts w:hint="eastAsia"/>
            <w:szCs w:val="24"/>
          </w:rPr>
          <w:delText xml:space="preserve"> </w:delText>
        </w:r>
        <w:r w:rsidDel="00EF650C">
          <w:rPr>
            <w:rFonts w:hint="eastAsia"/>
            <w:szCs w:val="24"/>
          </w:rPr>
          <w:delText>상</w:delText>
        </w:r>
        <w:r w:rsidDel="00EF650C">
          <w:rPr>
            <w:rFonts w:hint="eastAsia"/>
            <w:szCs w:val="24"/>
          </w:rPr>
          <w:delText xml:space="preserve"> </w:delText>
        </w:r>
        <w:r w:rsidDel="00EF650C">
          <w:rPr>
            <w:rFonts w:hint="eastAsia"/>
            <w:szCs w:val="24"/>
          </w:rPr>
          <w:delText>균</w:delText>
        </w:r>
        <w:r w:rsidDel="00EF650C">
          <w:rPr>
            <w:rFonts w:hint="eastAsia"/>
            <w:szCs w:val="24"/>
          </w:rPr>
          <w:delText xml:space="preserve">, </w:delText>
        </w:r>
        <w:r w:rsidDel="00EF650C">
          <w:rPr>
            <w:rFonts w:hint="eastAsia"/>
            <w:szCs w:val="24"/>
          </w:rPr>
          <w:delText>오</w:delText>
        </w:r>
        <w:r w:rsidDel="00EF650C">
          <w:rPr>
            <w:rFonts w:hint="eastAsia"/>
            <w:szCs w:val="24"/>
          </w:rPr>
          <w:delText xml:space="preserve"> </w:delText>
        </w:r>
        <w:r w:rsidDel="00EF650C">
          <w:rPr>
            <w:rFonts w:hint="eastAsia"/>
            <w:szCs w:val="24"/>
          </w:rPr>
          <w:delText>규</w:delText>
        </w:r>
        <w:r w:rsidDel="00EF650C">
          <w:rPr>
            <w:rFonts w:hint="eastAsia"/>
            <w:szCs w:val="24"/>
          </w:rPr>
          <w:delText xml:space="preserve"> </w:delText>
        </w:r>
        <w:r w:rsidDel="00EF650C">
          <w:rPr>
            <w:rFonts w:hint="eastAsia"/>
            <w:szCs w:val="24"/>
          </w:rPr>
          <w:delText>식</w:delText>
        </w:r>
        <w:r w:rsidDel="00EF650C">
          <w:rPr>
            <w:rFonts w:hint="eastAsia"/>
            <w:szCs w:val="24"/>
          </w:rPr>
          <w:delText>]</w:delText>
        </w:r>
      </w:del>
      <w:ins w:id="676" w:author="BKL" w:date="2026-09-30T23:38:00Z" w16du:dateUtc="2026-09-30T14:38:00Z">
        <w:r w:rsidR="00EF650C">
          <w:rPr>
            <w:rFonts w:hint="eastAsia"/>
            <w:szCs w:val="24"/>
          </w:rPr>
          <w:t>김</w:t>
        </w:r>
        <w:r w:rsidR="00EF650C">
          <w:rPr>
            <w:rFonts w:hint="eastAsia"/>
            <w:szCs w:val="24"/>
          </w:rPr>
          <w:t xml:space="preserve"> </w:t>
        </w:r>
        <w:r w:rsidR="00EF650C">
          <w:rPr>
            <w:rFonts w:hint="eastAsia"/>
            <w:szCs w:val="24"/>
          </w:rPr>
          <w:t>원</w:t>
        </w:r>
        <w:r w:rsidR="00EF650C">
          <w:rPr>
            <w:rFonts w:hint="eastAsia"/>
            <w:szCs w:val="24"/>
          </w:rPr>
          <w:t xml:space="preserve"> </w:t>
        </w:r>
        <w:r w:rsidR="00EF650C">
          <w:rPr>
            <w:rFonts w:hint="eastAsia"/>
            <w:szCs w:val="24"/>
          </w:rPr>
          <w:t>선</w:t>
        </w:r>
      </w:ins>
      <w:r>
        <w:rPr>
          <w:rFonts w:hint="eastAsia"/>
          <w:szCs w:val="24"/>
        </w:rPr>
        <w:t xml:space="preserve">       </w:t>
      </w:r>
      <w:r>
        <w:rPr>
          <w:szCs w:val="24"/>
        </w:rPr>
        <w:t>(</w:t>
      </w:r>
      <w:r>
        <w:rPr>
          <w:rFonts w:hint="eastAsia"/>
          <w:szCs w:val="24"/>
        </w:rPr>
        <w:t>인</w:t>
      </w:r>
      <w:r>
        <w:rPr>
          <w:rFonts w:hint="eastAsia"/>
          <w:szCs w:val="24"/>
        </w:rPr>
        <w:t>)</w:t>
      </w:r>
    </w:p>
    <w:p w14:paraId="7ADF393C" w14:textId="77777777" w:rsidR="00D33F73" w:rsidRDefault="00D33F73" w:rsidP="00D33F73">
      <w:pPr>
        <w:widowControl/>
        <w:wordWrap/>
        <w:autoSpaceDE/>
        <w:autoSpaceDN/>
        <w:spacing w:after="0"/>
        <w:jc w:val="left"/>
        <w:rPr>
          <w:b/>
          <w:szCs w:val="24"/>
        </w:rPr>
      </w:pPr>
    </w:p>
    <w:p w14:paraId="60A3BB3D" w14:textId="77777777" w:rsidR="00D33F73" w:rsidRDefault="00D33F73" w:rsidP="00D33F73">
      <w:pPr>
        <w:widowControl/>
        <w:wordWrap/>
        <w:autoSpaceDE/>
        <w:autoSpaceDN/>
        <w:spacing w:after="0"/>
        <w:jc w:val="left"/>
        <w:rPr>
          <w:b/>
          <w:szCs w:val="24"/>
        </w:rPr>
      </w:pPr>
    </w:p>
    <w:p w14:paraId="04530A86" w14:textId="77777777" w:rsidR="00D33F73" w:rsidRPr="00D67E0A" w:rsidRDefault="00D33F73" w:rsidP="00D33F73">
      <w:pPr>
        <w:spacing w:before="60" w:line="312" w:lineRule="auto"/>
        <w:jc w:val="center"/>
        <w:rPr>
          <w:i/>
          <w:szCs w:val="24"/>
        </w:rPr>
      </w:pPr>
      <w:r w:rsidRPr="00D67E0A">
        <w:rPr>
          <w:i/>
          <w:szCs w:val="24"/>
        </w:rPr>
        <w:t>(</w:t>
      </w:r>
      <w:r w:rsidRPr="00D67E0A">
        <w:rPr>
          <w:rFonts w:hint="eastAsia"/>
          <w:i/>
          <w:szCs w:val="24"/>
        </w:rPr>
        <w:t>다음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페이지에서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서명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또는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기명날인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계속</w:t>
      </w:r>
      <w:r w:rsidRPr="00D67E0A">
        <w:rPr>
          <w:i/>
          <w:szCs w:val="24"/>
        </w:rPr>
        <w:t>)</w:t>
      </w:r>
    </w:p>
    <w:p w14:paraId="00C777B9" w14:textId="77777777" w:rsidR="00D33F73" w:rsidRDefault="00D33F73" w:rsidP="00D33F73">
      <w:pPr>
        <w:widowControl/>
        <w:wordWrap/>
        <w:autoSpaceDE/>
        <w:autoSpaceDN/>
        <w:spacing w:after="0"/>
        <w:jc w:val="left"/>
        <w:rPr>
          <w:szCs w:val="24"/>
        </w:rPr>
      </w:pPr>
      <w:r>
        <w:rPr>
          <w:szCs w:val="24"/>
        </w:rPr>
        <w:br w:type="page"/>
      </w:r>
    </w:p>
    <w:p w14:paraId="2DBB6FF2" w14:textId="4BE732C0" w:rsidR="005C0AE3" w:rsidRDefault="00E5647E">
      <w:pPr>
        <w:spacing w:line="312" w:lineRule="auto"/>
        <w:rPr>
          <w:szCs w:val="24"/>
        </w:rPr>
      </w:pPr>
      <w:r>
        <w:rPr>
          <w:rFonts w:hint="eastAsia"/>
          <w:szCs w:val="24"/>
          <w:lang w:val="ko-KR"/>
        </w:rPr>
        <w:lastRenderedPageBreak/>
        <w:t>본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계약의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성립을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증명하기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위하여</w:t>
      </w:r>
      <w:r>
        <w:rPr>
          <w:rFonts w:hint="eastAsia"/>
          <w:szCs w:val="24"/>
          <w:lang w:val="ko-KR"/>
        </w:rPr>
        <w:t>,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당사자들은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서두에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기재된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일자에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계약서</w:t>
      </w:r>
      <w:r>
        <w:rPr>
          <w:rFonts w:hint="eastAsia"/>
          <w:szCs w:val="24"/>
        </w:rPr>
        <w:t xml:space="preserve"> </w:t>
      </w:r>
      <w:del w:id="677" w:author="BKL" w:date="2026-10-01T17:55:00Z" w16du:dateUtc="2026-10-01T08:55:00Z">
        <w:r w:rsidR="00914103" w:rsidDel="00907783">
          <w:rPr>
            <w:rFonts w:hint="eastAsia"/>
            <w:szCs w:val="24"/>
          </w:rPr>
          <w:delText>[*]</w:delText>
        </w:r>
      </w:del>
      <w:ins w:id="678" w:author="BKL" w:date="2026-10-01T17:55:00Z" w16du:dateUtc="2026-10-01T08:55:00Z">
        <w:r w:rsidR="00907783">
          <w:rPr>
            <w:rFonts w:hint="eastAsia"/>
            <w:szCs w:val="24"/>
          </w:rPr>
          <w:t>[12]</w:t>
        </w:r>
      </w:ins>
      <w:r>
        <w:rPr>
          <w:rFonts w:hint="eastAsia"/>
          <w:szCs w:val="24"/>
        </w:rPr>
        <w:t>부를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작성하여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각각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서명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또는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기명날인한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각자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1</w:t>
      </w:r>
      <w:r>
        <w:rPr>
          <w:rFonts w:hint="eastAsia"/>
          <w:szCs w:val="24"/>
        </w:rPr>
        <w:t>부씩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보관하기로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한다</w:t>
      </w:r>
      <w:r>
        <w:rPr>
          <w:szCs w:val="24"/>
        </w:rPr>
        <w:t xml:space="preserve">.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간인은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관여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법무법인의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천공으로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갈음할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있다</w:t>
      </w:r>
      <w:r>
        <w:rPr>
          <w:rFonts w:hint="eastAsia"/>
          <w:szCs w:val="24"/>
        </w:rPr>
        <w:t>.</w:t>
      </w:r>
    </w:p>
    <w:p w14:paraId="0AC26AEA" w14:textId="77777777" w:rsidR="005C0AE3" w:rsidRDefault="005C0AE3">
      <w:pPr>
        <w:spacing w:line="312" w:lineRule="auto"/>
        <w:rPr>
          <w:b/>
          <w:szCs w:val="24"/>
        </w:rPr>
      </w:pPr>
    </w:p>
    <w:p w14:paraId="5F8C37DF" w14:textId="7009BFAC" w:rsidR="005C0AE3" w:rsidRDefault="00022706" w:rsidP="00022706">
      <w:pPr>
        <w:tabs>
          <w:tab w:val="left" w:pos="709"/>
        </w:tabs>
        <w:spacing w:line="312" w:lineRule="auto"/>
        <w:rPr>
          <w:b/>
          <w:szCs w:val="24"/>
        </w:rPr>
      </w:pPr>
      <w:r>
        <w:rPr>
          <w:rFonts w:hint="eastAsia"/>
          <w:b/>
          <w:szCs w:val="24"/>
        </w:rPr>
        <w:t>10.</w:t>
      </w:r>
      <w:r>
        <w:rPr>
          <w:b/>
          <w:szCs w:val="24"/>
        </w:rPr>
        <w:tab/>
      </w:r>
      <w:r w:rsidR="00DD2A6F" w:rsidRPr="00DD2A6F">
        <w:rPr>
          <w:rFonts w:hint="eastAsia"/>
          <w:b/>
          <w:szCs w:val="24"/>
        </w:rPr>
        <w:t>주식회사</w:t>
      </w:r>
      <w:r w:rsidR="00DD2A6F" w:rsidRPr="00DD2A6F">
        <w:rPr>
          <w:rFonts w:hint="eastAsia"/>
          <w:b/>
          <w:szCs w:val="24"/>
        </w:rPr>
        <w:t xml:space="preserve"> </w:t>
      </w:r>
      <w:r w:rsidRPr="00022706">
        <w:rPr>
          <w:b/>
          <w:szCs w:val="24"/>
        </w:rPr>
        <w:t>코람코라이프로지스</w:t>
      </w:r>
      <w:r w:rsidR="00DD2A6F" w:rsidRPr="00DD2A6F">
        <w:rPr>
          <w:rFonts w:hint="eastAsia"/>
          <w:b/>
          <w:szCs w:val="24"/>
        </w:rPr>
        <w:t>위탁관리부동산투자회사</w:t>
      </w:r>
      <w:r w:rsidR="00DD2A6F" w:rsidRPr="00DD2A6F" w:rsidDel="00DD2A6F">
        <w:rPr>
          <w:rFonts w:hint="eastAsia"/>
          <w:b/>
          <w:szCs w:val="24"/>
        </w:rPr>
        <w:t xml:space="preserve"> </w:t>
      </w:r>
    </w:p>
    <w:p w14:paraId="2C216132" w14:textId="3BD61EF5" w:rsidR="00935E23" w:rsidRPr="00935E23" w:rsidRDefault="00022706" w:rsidP="00B22379">
      <w:pPr>
        <w:pStyle w:val="ae"/>
        <w:topLinePunct/>
        <w:spacing w:line="312" w:lineRule="auto"/>
        <w:ind w:leftChars="0" w:left="720"/>
        <w:rPr>
          <w:szCs w:val="24"/>
        </w:rPr>
      </w:pPr>
      <w:r>
        <w:rPr>
          <w:rFonts w:hint="eastAsia"/>
          <w:szCs w:val="24"/>
          <w:lang w:val="ko-KR"/>
        </w:rPr>
        <w:t>서</w:t>
      </w:r>
      <w:r w:rsidRPr="00711DF1">
        <w:rPr>
          <w:szCs w:val="24"/>
          <w:lang w:val="ko-KR"/>
        </w:rPr>
        <w:t>울특별시</w:t>
      </w:r>
      <w:r w:rsidRPr="00711DF1">
        <w:rPr>
          <w:szCs w:val="24"/>
          <w:lang w:val="ko-KR"/>
        </w:rPr>
        <w:t xml:space="preserve"> </w:t>
      </w:r>
      <w:r w:rsidRPr="00711DF1">
        <w:rPr>
          <w:szCs w:val="24"/>
          <w:lang w:val="ko-KR"/>
        </w:rPr>
        <w:t>강남구</w:t>
      </w:r>
      <w:r w:rsidRPr="00711DF1">
        <w:rPr>
          <w:szCs w:val="24"/>
          <w:lang w:val="ko-KR"/>
        </w:rPr>
        <w:t xml:space="preserve"> </w:t>
      </w:r>
      <w:r w:rsidRPr="00711DF1">
        <w:rPr>
          <w:szCs w:val="24"/>
          <w:lang w:val="ko-KR"/>
        </w:rPr>
        <w:t>삼성로</w:t>
      </w:r>
      <w:r w:rsidRPr="00711DF1">
        <w:rPr>
          <w:szCs w:val="24"/>
          <w:lang w:val="ko-KR"/>
        </w:rPr>
        <w:t xml:space="preserve"> 511(</w:t>
      </w:r>
      <w:r w:rsidRPr="00711DF1">
        <w:rPr>
          <w:szCs w:val="24"/>
          <w:lang w:val="ko-KR"/>
        </w:rPr>
        <w:t>삼성동</w:t>
      </w:r>
      <w:r w:rsidRPr="00711DF1">
        <w:rPr>
          <w:szCs w:val="24"/>
          <w:lang w:val="ko-KR"/>
        </w:rPr>
        <w:t>)</w:t>
      </w:r>
      <w:r w:rsidDel="00022706">
        <w:rPr>
          <w:rFonts w:hint="eastAsia"/>
          <w:szCs w:val="24"/>
        </w:rPr>
        <w:t xml:space="preserve"> </w:t>
      </w:r>
      <w:r w:rsidR="00D13172" w:rsidRPr="00D13172">
        <w:rPr>
          <w:rFonts w:hint="eastAsia"/>
          <w:szCs w:val="24"/>
        </w:rPr>
        <w:t xml:space="preserve"> </w:t>
      </w:r>
    </w:p>
    <w:p w14:paraId="3331B10E" w14:textId="206E72A6" w:rsidR="005C0AE3" w:rsidRDefault="00935E23" w:rsidP="00B22379">
      <w:pPr>
        <w:pStyle w:val="ae"/>
        <w:topLinePunct/>
        <w:spacing w:line="312" w:lineRule="auto"/>
        <w:ind w:leftChars="0" w:left="720"/>
        <w:rPr>
          <w:b/>
          <w:szCs w:val="24"/>
        </w:rPr>
      </w:pPr>
      <w:r w:rsidRPr="00935E23">
        <w:rPr>
          <w:rFonts w:hint="eastAsia"/>
          <w:szCs w:val="24"/>
        </w:rPr>
        <w:t>대표이사</w:t>
      </w:r>
      <w:r w:rsidRPr="00935E23">
        <w:rPr>
          <w:rFonts w:hint="eastAsia"/>
          <w:szCs w:val="24"/>
        </w:rPr>
        <w:t xml:space="preserve"> </w:t>
      </w:r>
      <w:r w:rsidR="00D13172">
        <w:rPr>
          <w:szCs w:val="24"/>
        </w:rPr>
        <w:t xml:space="preserve">  </w:t>
      </w:r>
      <w:r w:rsidR="00022706">
        <w:rPr>
          <w:rFonts w:hint="eastAsia"/>
          <w:szCs w:val="24"/>
        </w:rPr>
        <w:t>원</w:t>
      </w:r>
      <w:r w:rsidR="00022706">
        <w:rPr>
          <w:rFonts w:hint="eastAsia"/>
          <w:szCs w:val="24"/>
        </w:rPr>
        <w:t xml:space="preserve"> </w:t>
      </w:r>
      <w:r w:rsidR="00022706">
        <w:rPr>
          <w:rFonts w:hint="eastAsia"/>
          <w:szCs w:val="24"/>
        </w:rPr>
        <w:t>재</w:t>
      </w:r>
      <w:r w:rsidR="00022706">
        <w:rPr>
          <w:rFonts w:hint="eastAsia"/>
          <w:szCs w:val="24"/>
        </w:rPr>
        <w:t xml:space="preserve"> </w:t>
      </w:r>
      <w:r w:rsidR="00022706">
        <w:rPr>
          <w:rFonts w:hint="eastAsia"/>
          <w:szCs w:val="24"/>
        </w:rPr>
        <w:t>이</w:t>
      </w:r>
      <w:r w:rsidRPr="00935E23">
        <w:rPr>
          <w:rFonts w:hint="eastAsia"/>
          <w:szCs w:val="24"/>
        </w:rPr>
        <w:t xml:space="preserve">       (</w:t>
      </w:r>
      <w:r w:rsidRPr="00935E23">
        <w:rPr>
          <w:rFonts w:hint="eastAsia"/>
          <w:szCs w:val="24"/>
        </w:rPr>
        <w:t>인</w:t>
      </w:r>
      <w:r w:rsidRPr="00935E23">
        <w:rPr>
          <w:rFonts w:hint="eastAsia"/>
          <w:szCs w:val="24"/>
        </w:rPr>
        <w:t>)</w:t>
      </w:r>
    </w:p>
    <w:p w14:paraId="14622EEB" w14:textId="77777777" w:rsidR="005C0AE3" w:rsidRDefault="005C0AE3">
      <w:pPr>
        <w:widowControl/>
        <w:wordWrap/>
        <w:autoSpaceDE/>
        <w:autoSpaceDN/>
        <w:spacing w:after="0"/>
        <w:jc w:val="left"/>
        <w:rPr>
          <w:b/>
          <w:szCs w:val="24"/>
        </w:rPr>
      </w:pPr>
    </w:p>
    <w:p w14:paraId="15AEB621" w14:textId="77A51EB3" w:rsidR="005C0AE3" w:rsidRPr="00D67E0A" w:rsidRDefault="00D67E0A">
      <w:pPr>
        <w:spacing w:before="60" w:line="312" w:lineRule="auto"/>
        <w:jc w:val="center"/>
        <w:rPr>
          <w:i/>
          <w:szCs w:val="24"/>
        </w:rPr>
      </w:pPr>
      <w:r w:rsidRPr="00D67E0A">
        <w:rPr>
          <w:i/>
          <w:szCs w:val="24"/>
        </w:rPr>
        <w:t>(</w:t>
      </w:r>
      <w:r w:rsidR="00DD2A6F" w:rsidRPr="00D67E0A">
        <w:rPr>
          <w:rFonts w:hint="eastAsia"/>
          <w:i/>
          <w:szCs w:val="24"/>
        </w:rPr>
        <w:t>서명</w:t>
      </w:r>
      <w:r w:rsidR="00DD2A6F" w:rsidRPr="00D67E0A">
        <w:rPr>
          <w:rFonts w:hint="eastAsia"/>
          <w:i/>
          <w:szCs w:val="24"/>
        </w:rPr>
        <w:t xml:space="preserve"> </w:t>
      </w:r>
      <w:r w:rsidR="00DD2A6F" w:rsidRPr="00D67E0A">
        <w:rPr>
          <w:rFonts w:hint="eastAsia"/>
          <w:i/>
          <w:szCs w:val="24"/>
        </w:rPr>
        <w:t>또는</w:t>
      </w:r>
      <w:r w:rsidR="00DD2A6F" w:rsidRPr="00D67E0A">
        <w:rPr>
          <w:rFonts w:hint="eastAsia"/>
          <w:i/>
          <w:szCs w:val="24"/>
        </w:rPr>
        <w:t xml:space="preserve"> </w:t>
      </w:r>
      <w:r w:rsidR="00DD2A6F" w:rsidRPr="00D67E0A">
        <w:rPr>
          <w:rFonts w:hint="eastAsia"/>
          <w:i/>
          <w:szCs w:val="24"/>
        </w:rPr>
        <w:t>기명날인</w:t>
      </w:r>
      <w:r w:rsidR="00DD2A6F" w:rsidRPr="00D67E0A">
        <w:rPr>
          <w:rFonts w:hint="eastAsia"/>
          <w:i/>
          <w:szCs w:val="24"/>
        </w:rPr>
        <w:t xml:space="preserve"> </w:t>
      </w:r>
      <w:r w:rsidR="00DD2A6F" w:rsidRPr="00D67E0A">
        <w:rPr>
          <w:rFonts w:hint="eastAsia"/>
          <w:i/>
          <w:szCs w:val="24"/>
        </w:rPr>
        <w:t>페이지</w:t>
      </w:r>
      <w:r w:rsidR="00DD2A6F" w:rsidRPr="00D67E0A">
        <w:rPr>
          <w:rFonts w:hint="eastAsia"/>
          <w:i/>
          <w:szCs w:val="24"/>
        </w:rPr>
        <w:t xml:space="preserve"> </w:t>
      </w:r>
      <w:r w:rsidR="00DD2A6F" w:rsidRPr="00D67E0A">
        <w:rPr>
          <w:rFonts w:hint="eastAsia"/>
          <w:i/>
          <w:szCs w:val="24"/>
        </w:rPr>
        <w:t>끝</w:t>
      </w:r>
      <w:r w:rsidRPr="00D67E0A">
        <w:rPr>
          <w:i/>
          <w:szCs w:val="24"/>
        </w:rPr>
        <w:t>)</w:t>
      </w:r>
    </w:p>
    <w:p w14:paraId="7D1B994A" w14:textId="4C043EB9" w:rsidR="00F9369B" w:rsidRDefault="00F9369B">
      <w:pPr>
        <w:widowControl/>
        <w:wordWrap/>
        <w:autoSpaceDE/>
        <w:autoSpaceDN/>
        <w:spacing w:after="0"/>
        <w:jc w:val="left"/>
        <w:rPr>
          <w:szCs w:val="24"/>
        </w:rPr>
        <w:sectPr w:rsidR="00F9369B" w:rsidSect="00F9369B">
          <w:footerReference w:type="default" r:id="rId11"/>
          <w:footerReference w:type="first" r:id="rId12"/>
          <w:pgSz w:w="11906" w:h="16838"/>
          <w:pgMar w:top="1701" w:right="1440" w:bottom="1440" w:left="1440" w:header="794" w:footer="794" w:gutter="0"/>
          <w:pgNumType w:start="0"/>
          <w:cols w:space="425"/>
          <w:docGrid w:linePitch="360"/>
        </w:sectPr>
      </w:pPr>
    </w:p>
    <w:p w14:paraId="714454EF" w14:textId="1E0E2A98" w:rsidR="005C0AE3" w:rsidRPr="00DB6320" w:rsidRDefault="00E5647E" w:rsidP="009819D3">
      <w:pPr>
        <w:pStyle w:val="ae"/>
        <w:spacing w:line="312" w:lineRule="auto"/>
        <w:ind w:leftChars="0" w:left="0"/>
        <w:outlineLvl w:val="0"/>
        <w:rPr>
          <w:b/>
          <w:szCs w:val="24"/>
        </w:rPr>
      </w:pPr>
      <w:r w:rsidRPr="00DB6320">
        <w:rPr>
          <w:rFonts w:hint="eastAsia"/>
          <w:b/>
          <w:szCs w:val="24"/>
        </w:rPr>
        <w:lastRenderedPageBreak/>
        <w:t>별첨</w:t>
      </w:r>
      <w:r w:rsidRPr="00DB6320">
        <w:rPr>
          <w:rFonts w:hint="eastAsia"/>
          <w:b/>
          <w:szCs w:val="24"/>
        </w:rPr>
        <w:t xml:space="preserve"> </w:t>
      </w:r>
      <w:r w:rsidR="00F66C03">
        <w:rPr>
          <w:rFonts w:hint="eastAsia"/>
          <w:b/>
          <w:szCs w:val="24"/>
        </w:rPr>
        <w:t>1</w:t>
      </w:r>
      <w:r w:rsidR="00F66C03" w:rsidRPr="00DB6320">
        <w:rPr>
          <w:b/>
          <w:szCs w:val="24"/>
        </w:rPr>
        <w:t xml:space="preserve"> </w:t>
      </w:r>
      <w:r w:rsidRPr="00DB6320">
        <w:rPr>
          <w:rFonts w:hint="eastAsia"/>
          <w:b/>
          <w:szCs w:val="24"/>
        </w:rPr>
        <w:t>당사자들</w:t>
      </w:r>
      <w:r w:rsidRPr="00DB6320">
        <w:rPr>
          <w:rFonts w:hint="eastAsia"/>
          <w:b/>
          <w:szCs w:val="24"/>
        </w:rPr>
        <w:t xml:space="preserve"> </w:t>
      </w:r>
      <w:r w:rsidRPr="00DB6320">
        <w:rPr>
          <w:rFonts w:hint="eastAsia"/>
          <w:b/>
          <w:szCs w:val="24"/>
        </w:rPr>
        <w:t>및</w:t>
      </w:r>
      <w:r w:rsidRPr="00DB6320">
        <w:rPr>
          <w:rFonts w:hint="eastAsia"/>
          <w:b/>
          <w:szCs w:val="24"/>
        </w:rPr>
        <w:t xml:space="preserve"> </w:t>
      </w:r>
      <w:r w:rsidRPr="00DB6320">
        <w:rPr>
          <w:rFonts w:hint="eastAsia"/>
          <w:b/>
          <w:szCs w:val="24"/>
        </w:rPr>
        <w:t>통지처</w:t>
      </w:r>
    </w:p>
    <w:p w14:paraId="0C9418DA" w14:textId="4F55996B" w:rsidR="00973E2A" w:rsidRPr="0015220C" w:rsidRDefault="008809A3" w:rsidP="00022706">
      <w:pPr>
        <w:topLinePunct/>
        <w:spacing w:line="312" w:lineRule="auto"/>
        <w:ind w:left="794" w:hanging="794"/>
        <w:rPr>
          <w:szCs w:val="24"/>
        </w:rPr>
      </w:pPr>
      <w:r>
        <w:rPr>
          <w:rFonts w:hint="eastAsia"/>
          <w:szCs w:val="24"/>
        </w:rPr>
        <w:t>1</w:t>
      </w:r>
      <w:r w:rsidR="00973E2A" w:rsidRPr="0015220C">
        <w:rPr>
          <w:szCs w:val="24"/>
        </w:rPr>
        <w:t>.</w:t>
      </w:r>
      <w:r w:rsidR="00973E2A" w:rsidRPr="0015220C">
        <w:rPr>
          <w:szCs w:val="24"/>
        </w:rPr>
        <w:tab/>
      </w:r>
      <w:r w:rsidR="00D33F73" w:rsidRPr="00596AC4">
        <w:rPr>
          <w:kern w:val="0"/>
          <w:szCs w:val="24"/>
        </w:rPr>
        <w:t>주식회사</w:t>
      </w:r>
      <w:r w:rsidR="00D33F73" w:rsidRPr="00596AC4">
        <w:rPr>
          <w:kern w:val="0"/>
          <w:szCs w:val="24"/>
        </w:rPr>
        <w:t xml:space="preserve"> </w:t>
      </w:r>
      <w:r w:rsidR="00D33F73" w:rsidRPr="00596AC4">
        <w:rPr>
          <w:kern w:val="0"/>
          <w:szCs w:val="24"/>
        </w:rPr>
        <w:t>코람코</w:t>
      </w:r>
      <w:r w:rsidR="00D33F73" w:rsidRPr="00596AC4">
        <w:rPr>
          <w:rFonts w:hint="eastAsia"/>
          <w:kern w:val="0"/>
          <w:szCs w:val="24"/>
        </w:rPr>
        <w:t>라이프인프라위탁관리부동산투자회사</w:t>
      </w:r>
      <w:r w:rsidR="00022706">
        <w:rPr>
          <w:rFonts w:hint="eastAsia"/>
          <w:kern w:val="0"/>
          <w:szCs w:val="24"/>
        </w:rPr>
        <w:t>(</w:t>
      </w:r>
      <w:r w:rsidR="00022706">
        <w:rPr>
          <w:rFonts w:hint="eastAsia"/>
          <w:kern w:val="0"/>
          <w:szCs w:val="24"/>
        </w:rPr>
        <w:t>이하</w:t>
      </w:r>
      <w:r w:rsidR="00022706">
        <w:rPr>
          <w:rFonts w:hint="eastAsia"/>
          <w:kern w:val="0"/>
          <w:szCs w:val="24"/>
        </w:rPr>
        <w:t xml:space="preserve"> </w:t>
      </w:r>
      <w:r w:rsidR="00022706">
        <w:rPr>
          <w:kern w:val="0"/>
          <w:szCs w:val="24"/>
        </w:rPr>
        <w:t>“</w:t>
      </w:r>
      <w:r w:rsidR="00022706" w:rsidRPr="00406041">
        <w:rPr>
          <w:rFonts w:hint="eastAsia"/>
          <w:kern w:val="0"/>
          <w:szCs w:val="24"/>
          <w:u w:val="single"/>
        </w:rPr>
        <w:t>코람코라이프인프라리츠</w:t>
      </w:r>
      <w:r w:rsidR="00022706">
        <w:rPr>
          <w:kern w:val="0"/>
          <w:szCs w:val="24"/>
        </w:rPr>
        <w:t>”</w:t>
      </w:r>
      <w:r w:rsidR="00022706">
        <w:rPr>
          <w:rFonts w:hint="eastAsia"/>
          <w:kern w:val="0"/>
          <w:szCs w:val="24"/>
        </w:rPr>
        <w:t>)</w:t>
      </w:r>
      <w:r w:rsidR="00973E2A" w:rsidRPr="0015220C">
        <w:rPr>
          <w:szCs w:val="24"/>
        </w:rPr>
        <w:t xml:space="preserve"> </w:t>
      </w:r>
    </w:p>
    <w:p w14:paraId="3AC8B1EC" w14:textId="1D418F16" w:rsidR="005C0AE3" w:rsidRPr="0015220C" w:rsidRDefault="00973E2A">
      <w:pPr>
        <w:pStyle w:val="ae"/>
        <w:topLinePunct/>
        <w:spacing w:line="312" w:lineRule="auto"/>
        <w:ind w:leftChars="0" w:left="795"/>
        <w:rPr>
          <w:szCs w:val="24"/>
        </w:rPr>
      </w:pPr>
      <w:r w:rsidRPr="0015220C">
        <w:rPr>
          <w:szCs w:val="24"/>
          <w:lang w:val="ko-KR"/>
        </w:rPr>
        <w:t>주소</w:t>
      </w:r>
      <w:r w:rsidRPr="0015220C">
        <w:rPr>
          <w:szCs w:val="24"/>
          <w:lang w:val="ko-KR"/>
        </w:rPr>
        <w:t xml:space="preserve">: </w:t>
      </w:r>
      <w:r w:rsidR="006304F4" w:rsidRPr="006304F4">
        <w:rPr>
          <w:szCs w:val="24"/>
          <w:lang w:val="ko-KR"/>
        </w:rPr>
        <w:t>서울특별시</w:t>
      </w:r>
      <w:r w:rsidR="006304F4" w:rsidRPr="006304F4">
        <w:rPr>
          <w:szCs w:val="24"/>
          <w:lang w:val="ko-KR"/>
        </w:rPr>
        <w:t xml:space="preserve"> </w:t>
      </w:r>
      <w:r w:rsidR="006304F4" w:rsidRPr="006304F4">
        <w:rPr>
          <w:szCs w:val="24"/>
          <w:lang w:val="ko-KR"/>
        </w:rPr>
        <w:t>강남구</w:t>
      </w:r>
      <w:r w:rsidR="006304F4" w:rsidRPr="006304F4">
        <w:rPr>
          <w:szCs w:val="24"/>
          <w:lang w:val="ko-KR"/>
        </w:rPr>
        <w:t xml:space="preserve"> </w:t>
      </w:r>
      <w:r w:rsidR="006304F4" w:rsidRPr="006304F4">
        <w:rPr>
          <w:szCs w:val="24"/>
          <w:lang w:val="ko-KR"/>
        </w:rPr>
        <w:t>삼성로</w:t>
      </w:r>
      <w:r w:rsidR="006304F4" w:rsidRPr="006304F4">
        <w:rPr>
          <w:szCs w:val="24"/>
          <w:lang w:val="ko-KR"/>
        </w:rPr>
        <w:t xml:space="preserve"> 511(</w:t>
      </w:r>
      <w:r w:rsidR="006304F4" w:rsidRPr="006304F4">
        <w:rPr>
          <w:szCs w:val="24"/>
          <w:lang w:val="ko-KR"/>
        </w:rPr>
        <w:t>삼성동</w:t>
      </w:r>
      <w:r w:rsidR="006304F4" w:rsidRPr="006304F4">
        <w:rPr>
          <w:szCs w:val="24"/>
          <w:lang w:val="ko-KR"/>
        </w:rPr>
        <w:t>)</w:t>
      </w:r>
      <w:r w:rsidR="006304F4" w:rsidRPr="006304F4" w:rsidDel="006304F4">
        <w:rPr>
          <w:szCs w:val="24"/>
          <w:lang w:val="ko-KR"/>
        </w:rPr>
        <w:t xml:space="preserve"> </w:t>
      </w:r>
      <w:r w:rsidRPr="0015220C">
        <w:rPr>
          <w:szCs w:val="24"/>
          <w:lang w:val="ko-KR"/>
        </w:rPr>
        <w:br/>
      </w:r>
      <w:r w:rsidRPr="0015220C">
        <w:rPr>
          <w:szCs w:val="24"/>
        </w:rPr>
        <w:t>전화</w:t>
      </w:r>
      <w:r w:rsidRPr="0015220C">
        <w:rPr>
          <w:szCs w:val="24"/>
        </w:rPr>
        <w:t xml:space="preserve">: </w:t>
      </w:r>
      <w:ins w:id="679" w:author="임영규 부장(상장리츠팀)" w:date="2026-10-01T13:16:00Z" w16du:dateUtc="2026-10-01T04:16:00Z">
        <w:r w:rsidR="000065E9">
          <w:rPr>
            <w:rFonts w:hint="eastAsia"/>
            <w:szCs w:val="24"/>
            <w:lang w:val="ko-KR"/>
          </w:rPr>
          <w:t>02-2251-7492</w:t>
        </w:r>
      </w:ins>
      <w:del w:id="680" w:author="임영규 부장(상장리츠팀)" w:date="2026-10-01T13:16:00Z" w16du:dateUtc="2026-10-01T04:16:00Z">
        <w:r w:rsidR="008809A3" w:rsidDel="000065E9">
          <w:rPr>
            <w:rFonts w:hint="eastAsia"/>
            <w:szCs w:val="24"/>
            <w:lang w:val="ko-KR"/>
          </w:rPr>
          <w:delText>[*]</w:delText>
        </w:r>
      </w:del>
      <w:r w:rsidRPr="0015220C">
        <w:rPr>
          <w:szCs w:val="24"/>
        </w:rPr>
        <w:br/>
      </w:r>
      <w:r w:rsidRPr="0015220C">
        <w:rPr>
          <w:szCs w:val="24"/>
        </w:rPr>
        <w:t>이메일</w:t>
      </w:r>
      <w:r w:rsidRPr="0015220C">
        <w:rPr>
          <w:szCs w:val="24"/>
        </w:rPr>
        <w:t xml:space="preserve">: </w:t>
      </w:r>
      <w:del w:id="681" w:author="임영규 부장(상장리츠팀)" w:date="2026-10-01T13:16:00Z" w16du:dateUtc="2026-10-01T04:16:00Z">
        <w:r w:rsidR="008809A3" w:rsidDel="000065E9">
          <w:rPr>
            <w:rFonts w:hint="eastAsia"/>
            <w:szCs w:val="24"/>
            <w:lang w:val="ko-KR"/>
          </w:rPr>
          <w:delText>[*]</w:delText>
        </w:r>
      </w:del>
      <w:ins w:id="682" w:author="임영규 부장(상장리츠팀)" w:date="2026-10-01T13:16:00Z" w16du:dateUtc="2026-10-01T04:16:00Z">
        <w:r w:rsidR="000065E9">
          <w:rPr>
            <w:rFonts w:hint="eastAsia"/>
            <w:szCs w:val="24"/>
            <w:lang w:val="ko-KR"/>
          </w:rPr>
          <w:t>hj</w:t>
        </w:r>
      </w:ins>
      <w:ins w:id="683" w:author="임영규 부장(상장리츠팀)" w:date="2026-10-01T13:17:00Z" w16du:dateUtc="2026-10-01T04:17:00Z">
        <w:r w:rsidR="000065E9">
          <w:rPr>
            <w:rFonts w:hint="eastAsia"/>
            <w:szCs w:val="24"/>
            <w:lang w:val="ko-KR"/>
          </w:rPr>
          <w:t>lim@koramco.com</w:t>
        </w:r>
      </w:ins>
      <w:hyperlink r:id="rId13" w:history="1"/>
      <w:r w:rsidRPr="0015220C">
        <w:rPr>
          <w:szCs w:val="24"/>
        </w:rPr>
        <w:br/>
      </w:r>
      <w:r w:rsidRPr="0015220C">
        <w:rPr>
          <w:szCs w:val="24"/>
        </w:rPr>
        <w:t>참조</w:t>
      </w:r>
      <w:r w:rsidRPr="0015220C">
        <w:rPr>
          <w:szCs w:val="24"/>
        </w:rPr>
        <w:t xml:space="preserve">: </w:t>
      </w:r>
      <w:del w:id="684" w:author="임영규 부장(상장리츠팀)" w:date="2026-10-01T13:17:00Z" w16du:dateUtc="2026-10-01T04:17:00Z">
        <w:r w:rsidR="008809A3" w:rsidDel="000065E9">
          <w:rPr>
            <w:rFonts w:hint="eastAsia"/>
            <w:szCs w:val="24"/>
            <w:lang w:val="ko-KR"/>
          </w:rPr>
          <w:delText>[*]</w:delText>
        </w:r>
      </w:del>
      <w:ins w:id="685" w:author="임영규 부장(상장리츠팀)" w:date="2026-10-01T13:17:00Z" w16du:dateUtc="2026-10-01T04:17:00Z">
        <w:r w:rsidR="000065E9">
          <w:rPr>
            <w:rFonts w:hint="eastAsia"/>
            <w:szCs w:val="24"/>
            <w:lang w:val="ko-KR"/>
          </w:rPr>
          <w:t>임현진</w:t>
        </w:r>
        <w:r w:rsidR="000065E9">
          <w:rPr>
            <w:rFonts w:hint="eastAsia"/>
            <w:szCs w:val="24"/>
            <w:lang w:val="ko-KR"/>
          </w:rPr>
          <w:t xml:space="preserve"> </w:t>
        </w:r>
        <w:r w:rsidR="000065E9">
          <w:rPr>
            <w:rFonts w:hint="eastAsia"/>
            <w:szCs w:val="24"/>
            <w:lang w:val="ko-KR"/>
          </w:rPr>
          <w:t>과장</w:t>
        </w:r>
      </w:ins>
    </w:p>
    <w:p w14:paraId="155B8E6C" w14:textId="20252061" w:rsidR="00973E2A" w:rsidRPr="0015220C" w:rsidRDefault="008809A3" w:rsidP="00711DF1">
      <w:pPr>
        <w:topLinePunct/>
        <w:spacing w:line="312" w:lineRule="auto"/>
        <w:ind w:left="794" w:hanging="794"/>
        <w:rPr>
          <w:szCs w:val="24"/>
        </w:rPr>
      </w:pPr>
      <w:r>
        <w:rPr>
          <w:rFonts w:hint="eastAsia"/>
          <w:szCs w:val="24"/>
        </w:rPr>
        <w:t>2</w:t>
      </w:r>
      <w:r w:rsidR="00711DF1">
        <w:rPr>
          <w:rFonts w:hint="eastAsia"/>
          <w:szCs w:val="24"/>
        </w:rPr>
        <w:t>-1</w:t>
      </w:r>
      <w:r w:rsidR="00973E2A" w:rsidRPr="0015220C">
        <w:rPr>
          <w:szCs w:val="24"/>
        </w:rPr>
        <w:t>.</w:t>
      </w:r>
      <w:r w:rsidR="00973E2A" w:rsidRPr="0015220C">
        <w:rPr>
          <w:szCs w:val="24"/>
        </w:rPr>
        <w:tab/>
      </w:r>
      <w:r w:rsidR="00914103">
        <w:rPr>
          <w:rFonts w:hint="eastAsia"/>
          <w:szCs w:val="24"/>
        </w:rPr>
        <w:t>주식회사</w:t>
      </w:r>
      <w:r w:rsidR="00914103">
        <w:rPr>
          <w:rFonts w:hint="eastAsia"/>
          <w:szCs w:val="24"/>
        </w:rPr>
        <w:t xml:space="preserve"> </w:t>
      </w:r>
      <w:r w:rsidR="00711DF1">
        <w:rPr>
          <w:rFonts w:hint="eastAsia"/>
          <w:szCs w:val="24"/>
        </w:rPr>
        <w:t>신한은행</w:t>
      </w:r>
      <w:r w:rsidR="00711DF1" w:rsidRPr="00711DF1">
        <w:rPr>
          <w:szCs w:val="24"/>
        </w:rPr>
        <w:t>(</w:t>
      </w:r>
      <w:r w:rsidR="00711DF1" w:rsidRPr="00711DF1">
        <w:rPr>
          <w:szCs w:val="24"/>
        </w:rPr>
        <w:t>이지스리츠포트폴리오일반사모부동산투자신탁제</w:t>
      </w:r>
      <w:r w:rsidR="00711DF1" w:rsidRPr="00711DF1">
        <w:rPr>
          <w:szCs w:val="24"/>
        </w:rPr>
        <w:t>3</w:t>
      </w:r>
      <w:r w:rsidR="00711DF1" w:rsidRPr="00711DF1">
        <w:rPr>
          <w:szCs w:val="24"/>
        </w:rPr>
        <w:t>호</w:t>
      </w:r>
      <w:r w:rsidR="00022706">
        <w:rPr>
          <w:rFonts w:hint="eastAsia"/>
          <w:szCs w:val="24"/>
        </w:rPr>
        <w:t>(</w:t>
      </w:r>
      <w:r w:rsidR="00022706">
        <w:rPr>
          <w:rFonts w:hint="eastAsia"/>
          <w:szCs w:val="24"/>
        </w:rPr>
        <w:t>이하</w:t>
      </w:r>
      <w:r w:rsidR="00022706">
        <w:rPr>
          <w:rFonts w:hint="eastAsia"/>
          <w:szCs w:val="24"/>
        </w:rPr>
        <w:t xml:space="preserve"> </w:t>
      </w:r>
      <w:r w:rsidR="00022706">
        <w:rPr>
          <w:szCs w:val="24"/>
        </w:rPr>
        <w:t>“</w:t>
      </w:r>
      <w:r w:rsidR="00022706" w:rsidRPr="00406041">
        <w:rPr>
          <w:rFonts w:hint="eastAsia"/>
          <w:szCs w:val="24"/>
          <w:u w:val="single"/>
        </w:rPr>
        <w:t>이지스리츠</w:t>
      </w:r>
      <w:r w:rsidR="00022706" w:rsidRPr="00406041">
        <w:rPr>
          <w:rFonts w:hint="eastAsia"/>
          <w:szCs w:val="24"/>
          <w:u w:val="single"/>
        </w:rPr>
        <w:t>3</w:t>
      </w:r>
      <w:r w:rsidR="00022706" w:rsidRPr="00406041">
        <w:rPr>
          <w:rFonts w:hint="eastAsia"/>
          <w:szCs w:val="24"/>
          <w:u w:val="single"/>
        </w:rPr>
        <w:t>호펀드</w:t>
      </w:r>
      <w:r w:rsidR="00022706">
        <w:rPr>
          <w:szCs w:val="24"/>
        </w:rPr>
        <w:t>”</w:t>
      </w:r>
      <w:r w:rsidR="00022706">
        <w:rPr>
          <w:rFonts w:hint="eastAsia"/>
          <w:szCs w:val="24"/>
        </w:rPr>
        <w:t>)</w:t>
      </w:r>
      <w:r w:rsidR="00711DF1" w:rsidRPr="00711DF1">
        <w:rPr>
          <w:szCs w:val="24"/>
        </w:rPr>
        <w:t>의</w:t>
      </w:r>
      <w:r w:rsidR="00711DF1" w:rsidRPr="00711DF1">
        <w:rPr>
          <w:szCs w:val="24"/>
        </w:rPr>
        <w:t xml:space="preserve"> </w:t>
      </w:r>
      <w:r w:rsidR="00711DF1" w:rsidRPr="00711DF1">
        <w:rPr>
          <w:szCs w:val="24"/>
        </w:rPr>
        <w:t>신탁업자로서</w:t>
      </w:r>
      <w:r w:rsidR="00711DF1" w:rsidRPr="00711DF1">
        <w:rPr>
          <w:szCs w:val="24"/>
        </w:rPr>
        <w:t>)</w:t>
      </w:r>
    </w:p>
    <w:p w14:paraId="391C9497" w14:textId="4B57F836" w:rsidR="005C0AE3" w:rsidRDefault="00973E2A" w:rsidP="00BE1203">
      <w:pPr>
        <w:pStyle w:val="ae"/>
        <w:topLinePunct/>
        <w:spacing w:line="312" w:lineRule="auto"/>
        <w:ind w:leftChars="0" w:left="795"/>
        <w:rPr>
          <w:szCs w:val="24"/>
          <w:lang w:val="ko-KR"/>
        </w:rPr>
      </w:pPr>
      <w:r w:rsidRPr="0015220C">
        <w:rPr>
          <w:szCs w:val="24"/>
          <w:lang w:val="ko-KR"/>
        </w:rPr>
        <w:t>주소</w:t>
      </w:r>
      <w:r w:rsidRPr="0015220C">
        <w:rPr>
          <w:szCs w:val="24"/>
          <w:lang w:val="ko-KR"/>
        </w:rPr>
        <w:t xml:space="preserve">: </w:t>
      </w:r>
      <w:r w:rsidR="006304F4" w:rsidRPr="006304F4">
        <w:rPr>
          <w:szCs w:val="24"/>
        </w:rPr>
        <w:t>서울특별시</w:t>
      </w:r>
      <w:r w:rsidR="006304F4" w:rsidRPr="006304F4">
        <w:rPr>
          <w:szCs w:val="24"/>
        </w:rPr>
        <w:t xml:space="preserve"> </w:t>
      </w:r>
      <w:r w:rsidR="006304F4" w:rsidRPr="006304F4">
        <w:rPr>
          <w:szCs w:val="24"/>
        </w:rPr>
        <w:t>중구</w:t>
      </w:r>
      <w:r w:rsidR="006304F4" w:rsidRPr="006304F4">
        <w:rPr>
          <w:szCs w:val="24"/>
        </w:rPr>
        <w:t xml:space="preserve"> </w:t>
      </w:r>
      <w:r w:rsidR="006304F4" w:rsidRPr="006304F4">
        <w:rPr>
          <w:szCs w:val="24"/>
        </w:rPr>
        <w:t>세종대로</w:t>
      </w:r>
      <w:r w:rsidR="006304F4" w:rsidRPr="006304F4">
        <w:rPr>
          <w:szCs w:val="24"/>
        </w:rPr>
        <w:t>9</w:t>
      </w:r>
      <w:r w:rsidR="006304F4" w:rsidRPr="006304F4">
        <w:rPr>
          <w:szCs w:val="24"/>
        </w:rPr>
        <w:t>길</w:t>
      </w:r>
      <w:r w:rsidR="006304F4" w:rsidRPr="006304F4">
        <w:rPr>
          <w:szCs w:val="24"/>
        </w:rPr>
        <w:t xml:space="preserve"> 20(</w:t>
      </w:r>
      <w:r w:rsidR="006304F4" w:rsidRPr="006304F4">
        <w:rPr>
          <w:szCs w:val="24"/>
        </w:rPr>
        <w:t>태평로</w:t>
      </w:r>
      <w:r w:rsidR="006304F4" w:rsidRPr="006304F4">
        <w:rPr>
          <w:szCs w:val="24"/>
        </w:rPr>
        <w:t>2</w:t>
      </w:r>
      <w:r w:rsidR="006304F4" w:rsidRPr="006304F4">
        <w:rPr>
          <w:szCs w:val="24"/>
        </w:rPr>
        <w:t>가</w:t>
      </w:r>
      <w:r w:rsidR="006304F4" w:rsidRPr="006304F4">
        <w:rPr>
          <w:szCs w:val="24"/>
        </w:rPr>
        <w:t>)</w:t>
      </w:r>
      <w:r w:rsidR="006304F4" w:rsidDel="006304F4">
        <w:rPr>
          <w:rFonts w:hint="eastAsia"/>
          <w:szCs w:val="24"/>
          <w:lang w:val="ko-KR"/>
        </w:rPr>
        <w:t xml:space="preserve"> </w:t>
      </w:r>
      <w:r w:rsidRPr="0015220C">
        <w:rPr>
          <w:szCs w:val="24"/>
          <w:lang w:val="ko-KR"/>
        </w:rPr>
        <w:br/>
      </w:r>
      <w:r w:rsidRPr="0015220C">
        <w:rPr>
          <w:szCs w:val="24"/>
        </w:rPr>
        <w:t>전화</w:t>
      </w:r>
      <w:r w:rsidRPr="0015220C">
        <w:rPr>
          <w:szCs w:val="24"/>
        </w:rPr>
        <w:t xml:space="preserve">: </w:t>
      </w:r>
      <w:r w:rsidR="008809A3">
        <w:rPr>
          <w:rFonts w:hint="eastAsia"/>
          <w:szCs w:val="24"/>
          <w:lang w:val="ko-KR"/>
        </w:rPr>
        <w:t>[*]</w:t>
      </w:r>
      <w:r w:rsidRPr="0015220C">
        <w:rPr>
          <w:szCs w:val="24"/>
        </w:rPr>
        <w:br/>
      </w:r>
      <w:r w:rsidRPr="0015220C">
        <w:rPr>
          <w:szCs w:val="24"/>
        </w:rPr>
        <w:t>이메일</w:t>
      </w:r>
      <w:r w:rsidRPr="0015220C">
        <w:rPr>
          <w:szCs w:val="24"/>
        </w:rPr>
        <w:t xml:space="preserve">: </w:t>
      </w:r>
      <w:r w:rsidR="008809A3">
        <w:rPr>
          <w:rFonts w:hint="eastAsia"/>
          <w:szCs w:val="24"/>
          <w:lang w:val="ko-KR"/>
        </w:rPr>
        <w:t>[*]</w:t>
      </w:r>
      <w:hyperlink r:id="rId14" w:history="1"/>
      <w:r w:rsidRPr="0015220C">
        <w:rPr>
          <w:szCs w:val="24"/>
        </w:rPr>
        <w:br/>
      </w:r>
      <w:r w:rsidRPr="0015220C">
        <w:rPr>
          <w:szCs w:val="24"/>
        </w:rPr>
        <w:t>참조</w:t>
      </w:r>
      <w:r w:rsidRPr="0015220C">
        <w:rPr>
          <w:szCs w:val="24"/>
        </w:rPr>
        <w:t xml:space="preserve">: </w:t>
      </w:r>
      <w:r w:rsidR="008809A3">
        <w:rPr>
          <w:rFonts w:hint="eastAsia"/>
          <w:szCs w:val="24"/>
          <w:lang w:val="ko-KR"/>
        </w:rPr>
        <w:t>[*]</w:t>
      </w:r>
    </w:p>
    <w:p w14:paraId="5A3E0B2C" w14:textId="323EC16F" w:rsidR="00914103" w:rsidRPr="0015220C" w:rsidRDefault="00711DF1" w:rsidP="00711DF1">
      <w:pPr>
        <w:topLinePunct/>
        <w:spacing w:line="312" w:lineRule="auto"/>
        <w:ind w:left="794" w:hanging="794"/>
        <w:rPr>
          <w:szCs w:val="24"/>
        </w:rPr>
      </w:pPr>
      <w:r>
        <w:rPr>
          <w:rFonts w:hint="eastAsia"/>
          <w:szCs w:val="24"/>
        </w:rPr>
        <w:t>2-2</w:t>
      </w:r>
      <w:r w:rsidR="00914103" w:rsidRPr="0015220C">
        <w:rPr>
          <w:szCs w:val="24"/>
        </w:rPr>
        <w:t>.</w:t>
      </w:r>
      <w:r w:rsidR="00914103" w:rsidRPr="0015220C">
        <w:rPr>
          <w:szCs w:val="24"/>
        </w:rPr>
        <w:tab/>
      </w:r>
      <w:r>
        <w:rPr>
          <w:rFonts w:hint="eastAsia"/>
          <w:szCs w:val="24"/>
        </w:rPr>
        <w:t>이지스자산운용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주식회사</w:t>
      </w:r>
      <w:r w:rsidRPr="00711DF1">
        <w:rPr>
          <w:szCs w:val="24"/>
        </w:rPr>
        <w:t>(</w:t>
      </w:r>
      <w:r w:rsidRPr="00711DF1">
        <w:rPr>
          <w:szCs w:val="24"/>
        </w:rPr>
        <w:t>이지스</w:t>
      </w:r>
      <w:r w:rsidR="00022706">
        <w:rPr>
          <w:rFonts w:hint="eastAsia"/>
          <w:szCs w:val="24"/>
        </w:rPr>
        <w:t>리츠</w:t>
      </w:r>
      <w:r w:rsidRPr="00711DF1">
        <w:rPr>
          <w:szCs w:val="24"/>
        </w:rPr>
        <w:t>3</w:t>
      </w:r>
      <w:r w:rsidRPr="00711DF1">
        <w:rPr>
          <w:szCs w:val="24"/>
        </w:rPr>
        <w:t>호</w:t>
      </w:r>
      <w:r w:rsidR="00022706">
        <w:rPr>
          <w:rFonts w:hint="eastAsia"/>
          <w:szCs w:val="24"/>
        </w:rPr>
        <w:t>펀드</w:t>
      </w:r>
      <w:r w:rsidRPr="00711DF1">
        <w:rPr>
          <w:szCs w:val="24"/>
        </w:rPr>
        <w:t>의</w:t>
      </w:r>
      <w:r w:rsidRPr="00711DF1">
        <w:rPr>
          <w:szCs w:val="24"/>
        </w:rPr>
        <w:t xml:space="preserve"> </w:t>
      </w:r>
      <w:r>
        <w:rPr>
          <w:rFonts w:hint="eastAsia"/>
          <w:szCs w:val="24"/>
        </w:rPr>
        <w:t>집합투자</w:t>
      </w:r>
      <w:r w:rsidRPr="00711DF1">
        <w:rPr>
          <w:szCs w:val="24"/>
        </w:rPr>
        <w:t>업자로서</w:t>
      </w:r>
      <w:r w:rsidRPr="00711DF1">
        <w:rPr>
          <w:szCs w:val="24"/>
        </w:rPr>
        <w:t>)</w:t>
      </w:r>
    </w:p>
    <w:p w14:paraId="193F8E6C" w14:textId="2C8F7D97" w:rsidR="00914103" w:rsidRPr="0015220C" w:rsidRDefault="00914103" w:rsidP="00914103">
      <w:pPr>
        <w:pStyle w:val="ae"/>
        <w:topLinePunct/>
        <w:spacing w:line="312" w:lineRule="auto"/>
        <w:ind w:leftChars="0" w:left="795"/>
        <w:rPr>
          <w:szCs w:val="24"/>
        </w:rPr>
      </w:pPr>
      <w:r w:rsidRPr="0015220C">
        <w:rPr>
          <w:szCs w:val="24"/>
          <w:lang w:val="ko-KR"/>
        </w:rPr>
        <w:t>주소</w:t>
      </w:r>
      <w:r w:rsidRPr="0015220C">
        <w:rPr>
          <w:szCs w:val="24"/>
          <w:lang w:val="ko-KR"/>
        </w:rPr>
        <w:t xml:space="preserve">: </w:t>
      </w:r>
      <w:r w:rsidR="006304F4" w:rsidRPr="006304F4">
        <w:rPr>
          <w:szCs w:val="24"/>
        </w:rPr>
        <w:t>서울특별시</w:t>
      </w:r>
      <w:r w:rsidR="006304F4" w:rsidRPr="006304F4">
        <w:rPr>
          <w:szCs w:val="24"/>
        </w:rPr>
        <w:t xml:space="preserve"> </w:t>
      </w:r>
      <w:r w:rsidR="006304F4" w:rsidRPr="006304F4">
        <w:rPr>
          <w:szCs w:val="24"/>
        </w:rPr>
        <w:t>영등포구</w:t>
      </w:r>
      <w:r w:rsidR="006304F4" w:rsidRPr="006304F4">
        <w:rPr>
          <w:szCs w:val="24"/>
        </w:rPr>
        <w:t xml:space="preserve"> </w:t>
      </w:r>
      <w:r w:rsidR="006304F4" w:rsidRPr="006304F4">
        <w:rPr>
          <w:szCs w:val="24"/>
        </w:rPr>
        <w:t>여의공원로</w:t>
      </w:r>
      <w:r w:rsidR="006304F4" w:rsidRPr="006304F4">
        <w:rPr>
          <w:szCs w:val="24"/>
        </w:rPr>
        <w:t xml:space="preserve"> 115, </w:t>
      </w:r>
      <w:r w:rsidR="006304F4" w:rsidRPr="006304F4">
        <w:rPr>
          <w:szCs w:val="24"/>
        </w:rPr>
        <w:t>세우빌딩</w:t>
      </w:r>
      <w:r w:rsidR="006304F4" w:rsidRPr="006304F4">
        <w:rPr>
          <w:szCs w:val="24"/>
        </w:rPr>
        <w:t xml:space="preserve"> 14</w:t>
      </w:r>
      <w:r w:rsidR="006304F4" w:rsidRPr="006304F4">
        <w:rPr>
          <w:szCs w:val="24"/>
        </w:rPr>
        <w:t>층</w:t>
      </w:r>
      <w:r w:rsidR="006304F4" w:rsidRPr="006304F4">
        <w:rPr>
          <w:szCs w:val="24"/>
        </w:rPr>
        <w:t>(</w:t>
      </w:r>
      <w:r w:rsidR="006304F4" w:rsidRPr="006304F4">
        <w:rPr>
          <w:szCs w:val="24"/>
        </w:rPr>
        <w:t>여의도동</w:t>
      </w:r>
      <w:r w:rsidR="006304F4" w:rsidRPr="006304F4">
        <w:rPr>
          <w:szCs w:val="24"/>
        </w:rPr>
        <w:t>)</w:t>
      </w:r>
      <w:r w:rsidR="006304F4" w:rsidDel="006304F4">
        <w:rPr>
          <w:rFonts w:hint="eastAsia"/>
          <w:szCs w:val="24"/>
          <w:lang w:val="ko-KR"/>
        </w:rPr>
        <w:t xml:space="preserve"> </w:t>
      </w:r>
      <w:r w:rsidRPr="0015220C">
        <w:rPr>
          <w:szCs w:val="24"/>
          <w:lang w:val="ko-KR"/>
        </w:rPr>
        <w:br/>
      </w:r>
      <w:r w:rsidRPr="0015220C">
        <w:rPr>
          <w:szCs w:val="24"/>
        </w:rPr>
        <w:t>전화</w:t>
      </w:r>
      <w:r w:rsidRPr="0015220C">
        <w:rPr>
          <w:szCs w:val="24"/>
        </w:rPr>
        <w:t xml:space="preserve">: </w:t>
      </w:r>
      <w:r>
        <w:rPr>
          <w:rFonts w:hint="eastAsia"/>
          <w:szCs w:val="24"/>
          <w:lang w:val="ko-KR"/>
        </w:rPr>
        <w:t>[*]</w:t>
      </w:r>
      <w:r w:rsidRPr="0015220C">
        <w:rPr>
          <w:szCs w:val="24"/>
        </w:rPr>
        <w:br/>
      </w:r>
      <w:r w:rsidRPr="0015220C">
        <w:rPr>
          <w:szCs w:val="24"/>
        </w:rPr>
        <w:t>이메일</w:t>
      </w:r>
      <w:r w:rsidRPr="0015220C">
        <w:rPr>
          <w:szCs w:val="24"/>
        </w:rPr>
        <w:t xml:space="preserve">: </w:t>
      </w:r>
      <w:r>
        <w:rPr>
          <w:rFonts w:hint="eastAsia"/>
          <w:szCs w:val="24"/>
          <w:lang w:val="ko-KR"/>
        </w:rPr>
        <w:t>[*]</w:t>
      </w:r>
      <w:hyperlink r:id="rId15" w:history="1"/>
      <w:r w:rsidRPr="0015220C">
        <w:rPr>
          <w:szCs w:val="24"/>
        </w:rPr>
        <w:br/>
      </w:r>
      <w:r w:rsidRPr="0015220C">
        <w:rPr>
          <w:szCs w:val="24"/>
        </w:rPr>
        <w:t>참조</w:t>
      </w:r>
      <w:r w:rsidRPr="0015220C">
        <w:rPr>
          <w:szCs w:val="24"/>
        </w:rPr>
        <w:t xml:space="preserve">: </w:t>
      </w:r>
      <w:r>
        <w:rPr>
          <w:rFonts w:hint="eastAsia"/>
          <w:szCs w:val="24"/>
          <w:lang w:val="ko-KR"/>
        </w:rPr>
        <w:t>[*]</w:t>
      </w:r>
    </w:p>
    <w:p w14:paraId="731D6DBE" w14:textId="7B8447A6" w:rsidR="00711DF1" w:rsidRPr="00022706" w:rsidRDefault="00711DF1" w:rsidP="00711DF1">
      <w:pPr>
        <w:topLinePunct/>
        <w:spacing w:line="312" w:lineRule="auto"/>
        <w:rPr>
          <w:szCs w:val="24"/>
        </w:rPr>
      </w:pPr>
      <w:r>
        <w:rPr>
          <w:rFonts w:hint="eastAsia"/>
          <w:szCs w:val="24"/>
        </w:rPr>
        <w:t>3</w:t>
      </w:r>
      <w:r w:rsidRPr="0015220C">
        <w:rPr>
          <w:szCs w:val="24"/>
        </w:rPr>
        <w:t>.</w:t>
      </w:r>
      <w:r w:rsidRPr="0015220C">
        <w:rPr>
          <w:szCs w:val="24"/>
        </w:rPr>
        <w:tab/>
      </w:r>
      <w:r>
        <w:rPr>
          <w:rFonts w:hint="eastAsia"/>
          <w:szCs w:val="24"/>
        </w:rPr>
        <w:t>키움캐피탈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주식회사</w:t>
      </w:r>
      <w:r w:rsidR="00022706">
        <w:rPr>
          <w:rFonts w:hint="eastAsia"/>
          <w:szCs w:val="24"/>
        </w:rPr>
        <w:t>(</w:t>
      </w:r>
      <w:r w:rsidR="00022706">
        <w:rPr>
          <w:rFonts w:hint="eastAsia"/>
          <w:szCs w:val="24"/>
        </w:rPr>
        <w:t>이하</w:t>
      </w:r>
      <w:r w:rsidR="00022706">
        <w:rPr>
          <w:rFonts w:hint="eastAsia"/>
          <w:szCs w:val="24"/>
        </w:rPr>
        <w:t xml:space="preserve"> </w:t>
      </w:r>
      <w:r w:rsidR="00022706">
        <w:rPr>
          <w:szCs w:val="24"/>
        </w:rPr>
        <w:t>“</w:t>
      </w:r>
      <w:r w:rsidR="00022706" w:rsidRPr="00406041">
        <w:rPr>
          <w:rFonts w:hint="eastAsia"/>
          <w:szCs w:val="24"/>
          <w:u w:val="single"/>
        </w:rPr>
        <w:t>키움캐피탈</w:t>
      </w:r>
      <w:r w:rsidR="00022706">
        <w:rPr>
          <w:szCs w:val="24"/>
        </w:rPr>
        <w:t>”</w:t>
      </w:r>
      <w:r w:rsidR="00022706">
        <w:rPr>
          <w:rFonts w:hint="eastAsia"/>
          <w:szCs w:val="24"/>
        </w:rPr>
        <w:t>)</w:t>
      </w:r>
    </w:p>
    <w:p w14:paraId="4B08172C" w14:textId="79A02944" w:rsidR="00711DF1" w:rsidRPr="0015220C" w:rsidRDefault="00711DF1" w:rsidP="00711DF1">
      <w:pPr>
        <w:pStyle w:val="ae"/>
        <w:topLinePunct/>
        <w:spacing w:line="312" w:lineRule="auto"/>
        <w:ind w:leftChars="0" w:left="795"/>
        <w:rPr>
          <w:szCs w:val="24"/>
        </w:rPr>
      </w:pPr>
      <w:r w:rsidRPr="0015220C">
        <w:rPr>
          <w:szCs w:val="24"/>
          <w:lang w:val="ko-KR"/>
        </w:rPr>
        <w:t>주소</w:t>
      </w:r>
      <w:r w:rsidRPr="0015220C">
        <w:rPr>
          <w:szCs w:val="24"/>
          <w:lang w:val="ko-KR"/>
        </w:rPr>
        <w:t xml:space="preserve">: </w:t>
      </w:r>
      <w:r w:rsidR="006304F4" w:rsidRPr="006304F4">
        <w:rPr>
          <w:rFonts w:hint="eastAsia"/>
          <w:szCs w:val="24"/>
        </w:rPr>
        <w:t>서울특별시</w:t>
      </w:r>
      <w:r w:rsidR="006304F4" w:rsidRPr="006304F4">
        <w:rPr>
          <w:rFonts w:hint="eastAsia"/>
          <w:szCs w:val="24"/>
        </w:rPr>
        <w:t xml:space="preserve"> </w:t>
      </w:r>
      <w:r w:rsidR="006304F4" w:rsidRPr="006304F4">
        <w:rPr>
          <w:rFonts w:hint="eastAsia"/>
          <w:szCs w:val="24"/>
        </w:rPr>
        <w:t>영등포구</w:t>
      </w:r>
      <w:r w:rsidR="006304F4" w:rsidRPr="006304F4">
        <w:rPr>
          <w:rFonts w:hint="eastAsia"/>
          <w:szCs w:val="24"/>
        </w:rPr>
        <w:t xml:space="preserve"> </w:t>
      </w:r>
      <w:r w:rsidR="006304F4" w:rsidRPr="006304F4">
        <w:rPr>
          <w:rFonts w:hint="eastAsia"/>
          <w:szCs w:val="24"/>
        </w:rPr>
        <w:t>여의대로</w:t>
      </w:r>
      <w:r w:rsidR="006304F4" w:rsidRPr="006304F4">
        <w:rPr>
          <w:rFonts w:hint="eastAsia"/>
          <w:szCs w:val="24"/>
        </w:rPr>
        <w:t xml:space="preserve"> 66, 17</w:t>
      </w:r>
      <w:r w:rsidR="006304F4" w:rsidRPr="006304F4">
        <w:rPr>
          <w:rFonts w:hint="eastAsia"/>
          <w:szCs w:val="24"/>
        </w:rPr>
        <w:t>층</w:t>
      </w:r>
      <w:r w:rsidR="006304F4" w:rsidRPr="006304F4">
        <w:rPr>
          <w:rFonts w:hint="eastAsia"/>
          <w:szCs w:val="24"/>
        </w:rPr>
        <w:t>(</w:t>
      </w:r>
      <w:r w:rsidR="006304F4" w:rsidRPr="006304F4">
        <w:rPr>
          <w:rFonts w:hint="eastAsia"/>
          <w:szCs w:val="24"/>
        </w:rPr>
        <w:t>여의도동</w:t>
      </w:r>
      <w:r w:rsidR="006304F4" w:rsidRPr="006304F4">
        <w:rPr>
          <w:rFonts w:hint="eastAsia"/>
          <w:szCs w:val="24"/>
        </w:rPr>
        <w:t>)</w:t>
      </w:r>
      <w:r w:rsidRPr="0015220C">
        <w:rPr>
          <w:szCs w:val="24"/>
          <w:lang w:val="ko-KR"/>
        </w:rPr>
        <w:br/>
      </w:r>
      <w:r w:rsidRPr="0015220C">
        <w:rPr>
          <w:szCs w:val="24"/>
        </w:rPr>
        <w:t>전화</w:t>
      </w:r>
      <w:r w:rsidRPr="0015220C">
        <w:rPr>
          <w:szCs w:val="24"/>
        </w:rPr>
        <w:t xml:space="preserve">: </w:t>
      </w:r>
      <w:r>
        <w:rPr>
          <w:rFonts w:hint="eastAsia"/>
          <w:szCs w:val="24"/>
          <w:lang w:val="ko-KR"/>
        </w:rPr>
        <w:t>[*]</w:t>
      </w:r>
      <w:r w:rsidRPr="0015220C">
        <w:rPr>
          <w:szCs w:val="24"/>
        </w:rPr>
        <w:br/>
      </w:r>
      <w:r w:rsidRPr="0015220C">
        <w:rPr>
          <w:szCs w:val="24"/>
        </w:rPr>
        <w:t>이메일</w:t>
      </w:r>
      <w:r w:rsidRPr="0015220C">
        <w:rPr>
          <w:szCs w:val="24"/>
        </w:rPr>
        <w:t xml:space="preserve">: </w:t>
      </w:r>
      <w:r>
        <w:rPr>
          <w:rFonts w:hint="eastAsia"/>
          <w:szCs w:val="24"/>
          <w:lang w:val="ko-KR"/>
        </w:rPr>
        <w:t>[*]</w:t>
      </w:r>
      <w:hyperlink r:id="rId16" w:history="1"/>
      <w:r w:rsidRPr="0015220C">
        <w:rPr>
          <w:szCs w:val="24"/>
        </w:rPr>
        <w:br/>
      </w:r>
      <w:r w:rsidRPr="0015220C">
        <w:rPr>
          <w:szCs w:val="24"/>
        </w:rPr>
        <w:t>참조</w:t>
      </w:r>
      <w:r w:rsidRPr="0015220C">
        <w:rPr>
          <w:szCs w:val="24"/>
        </w:rPr>
        <w:t xml:space="preserve">: </w:t>
      </w:r>
      <w:r>
        <w:rPr>
          <w:rFonts w:hint="eastAsia"/>
          <w:szCs w:val="24"/>
          <w:lang w:val="ko-KR"/>
        </w:rPr>
        <w:t>[*]</w:t>
      </w:r>
    </w:p>
    <w:p w14:paraId="2A739F9D" w14:textId="6C774D35" w:rsidR="00711DF1" w:rsidRPr="00022706" w:rsidRDefault="00711DF1" w:rsidP="00711DF1">
      <w:pPr>
        <w:topLinePunct/>
        <w:spacing w:line="312" w:lineRule="auto"/>
        <w:rPr>
          <w:szCs w:val="24"/>
        </w:rPr>
      </w:pPr>
      <w:r>
        <w:rPr>
          <w:rFonts w:hint="eastAsia"/>
          <w:szCs w:val="24"/>
        </w:rPr>
        <w:t>4</w:t>
      </w:r>
      <w:r w:rsidRPr="0015220C">
        <w:rPr>
          <w:szCs w:val="24"/>
        </w:rPr>
        <w:t>.</w:t>
      </w:r>
      <w:r w:rsidRPr="0015220C">
        <w:rPr>
          <w:szCs w:val="24"/>
        </w:rPr>
        <w:tab/>
      </w:r>
      <w:r>
        <w:rPr>
          <w:rFonts w:hint="eastAsia"/>
          <w:szCs w:val="24"/>
        </w:rPr>
        <w:t>주식회사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애큐온캐피탈</w:t>
      </w:r>
      <w:r w:rsidR="00022706">
        <w:rPr>
          <w:rFonts w:hint="eastAsia"/>
          <w:szCs w:val="24"/>
        </w:rPr>
        <w:t>(</w:t>
      </w:r>
      <w:r w:rsidR="00022706">
        <w:rPr>
          <w:rFonts w:hint="eastAsia"/>
          <w:szCs w:val="24"/>
        </w:rPr>
        <w:t>이하</w:t>
      </w:r>
      <w:r w:rsidR="00022706">
        <w:rPr>
          <w:rFonts w:hint="eastAsia"/>
          <w:szCs w:val="24"/>
        </w:rPr>
        <w:t xml:space="preserve"> </w:t>
      </w:r>
      <w:r w:rsidR="00022706">
        <w:rPr>
          <w:szCs w:val="24"/>
        </w:rPr>
        <w:t>“</w:t>
      </w:r>
      <w:r w:rsidR="00022706" w:rsidRPr="00406041">
        <w:rPr>
          <w:rFonts w:hint="eastAsia"/>
          <w:szCs w:val="24"/>
          <w:u w:val="single"/>
        </w:rPr>
        <w:t>애큐온캐피탈</w:t>
      </w:r>
      <w:r w:rsidR="00022706">
        <w:rPr>
          <w:szCs w:val="24"/>
        </w:rPr>
        <w:t>”</w:t>
      </w:r>
      <w:r w:rsidR="00022706">
        <w:rPr>
          <w:rFonts w:hint="eastAsia"/>
          <w:szCs w:val="24"/>
        </w:rPr>
        <w:t>)</w:t>
      </w:r>
    </w:p>
    <w:p w14:paraId="30BF1437" w14:textId="62F8602C" w:rsidR="00711DF1" w:rsidRPr="0015220C" w:rsidRDefault="00711DF1" w:rsidP="00711DF1">
      <w:pPr>
        <w:pStyle w:val="ae"/>
        <w:topLinePunct/>
        <w:spacing w:line="312" w:lineRule="auto"/>
        <w:ind w:leftChars="0" w:left="795"/>
        <w:rPr>
          <w:szCs w:val="24"/>
        </w:rPr>
      </w:pPr>
      <w:r w:rsidRPr="0015220C">
        <w:rPr>
          <w:szCs w:val="24"/>
          <w:lang w:val="ko-KR"/>
        </w:rPr>
        <w:t>주소</w:t>
      </w:r>
      <w:r w:rsidRPr="0015220C">
        <w:rPr>
          <w:szCs w:val="24"/>
          <w:lang w:val="ko-KR"/>
        </w:rPr>
        <w:t xml:space="preserve">: </w:t>
      </w:r>
      <w:r w:rsidR="006304F4" w:rsidRPr="006304F4">
        <w:rPr>
          <w:szCs w:val="24"/>
        </w:rPr>
        <w:t>서울특별시</w:t>
      </w:r>
      <w:r w:rsidR="006304F4" w:rsidRPr="006304F4">
        <w:rPr>
          <w:szCs w:val="24"/>
        </w:rPr>
        <w:t xml:space="preserve"> </w:t>
      </w:r>
      <w:r w:rsidR="006304F4" w:rsidRPr="006304F4">
        <w:rPr>
          <w:szCs w:val="24"/>
        </w:rPr>
        <w:t>영등포구</w:t>
      </w:r>
      <w:r w:rsidR="006304F4" w:rsidRPr="006304F4">
        <w:rPr>
          <w:szCs w:val="24"/>
        </w:rPr>
        <w:t xml:space="preserve"> </w:t>
      </w:r>
      <w:r w:rsidR="006304F4" w:rsidRPr="006304F4">
        <w:rPr>
          <w:szCs w:val="24"/>
        </w:rPr>
        <w:t>의사당대로</w:t>
      </w:r>
      <w:r w:rsidR="006304F4" w:rsidRPr="006304F4">
        <w:rPr>
          <w:szCs w:val="24"/>
        </w:rPr>
        <w:t xml:space="preserve"> 18, 5</w:t>
      </w:r>
      <w:r w:rsidR="006304F4" w:rsidRPr="006304F4">
        <w:rPr>
          <w:szCs w:val="24"/>
        </w:rPr>
        <w:t>층</w:t>
      </w:r>
      <w:r w:rsidR="006304F4" w:rsidRPr="006304F4">
        <w:rPr>
          <w:szCs w:val="24"/>
        </w:rPr>
        <w:t>(</w:t>
      </w:r>
      <w:r w:rsidR="006304F4" w:rsidRPr="006304F4">
        <w:rPr>
          <w:szCs w:val="24"/>
        </w:rPr>
        <w:t>여의도동</w:t>
      </w:r>
      <w:r w:rsidR="006304F4" w:rsidRPr="006304F4">
        <w:rPr>
          <w:szCs w:val="24"/>
        </w:rPr>
        <w:t xml:space="preserve">, </w:t>
      </w:r>
      <w:r w:rsidR="006304F4" w:rsidRPr="006304F4">
        <w:rPr>
          <w:szCs w:val="24"/>
        </w:rPr>
        <w:t>현대카드빌딩</w:t>
      </w:r>
      <w:r w:rsidR="006304F4" w:rsidRPr="006304F4">
        <w:rPr>
          <w:szCs w:val="24"/>
        </w:rPr>
        <w:t>)</w:t>
      </w:r>
      <w:r w:rsidRPr="0015220C">
        <w:rPr>
          <w:szCs w:val="24"/>
          <w:lang w:val="ko-KR"/>
        </w:rPr>
        <w:br/>
      </w:r>
      <w:r w:rsidRPr="0015220C">
        <w:rPr>
          <w:szCs w:val="24"/>
        </w:rPr>
        <w:t>전화</w:t>
      </w:r>
      <w:r w:rsidRPr="0015220C">
        <w:rPr>
          <w:szCs w:val="24"/>
        </w:rPr>
        <w:t xml:space="preserve">: </w:t>
      </w:r>
      <w:r>
        <w:rPr>
          <w:rFonts w:hint="eastAsia"/>
          <w:szCs w:val="24"/>
          <w:lang w:val="ko-KR"/>
        </w:rPr>
        <w:t>[*]</w:t>
      </w:r>
      <w:r w:rsidRPr="0015220C">
        <w:rPr>
          <w:szCs w:val="24"/>
        </w:rPr>
        <w:br/>
      </w:r>
      <w:r w:rsidRPr="0015220C">
        <w:rPr>
          <w:szCs w:val="24"/>
        </w:rPr>
        <w:lastRenderedPageBreak/>
        <w:t>이메일</w:t>
      </w:r>
      <w:r w:rsidRPr="0015220C">
        <w:rPr>
          <w:szCs w:val="24"/>
        </w:rPr>
        <w:t xml:space="preserve">: </w:t>
      </w:r>
      <w:r>
        <w:rPr>
          <w:rFonts w:hint="eastAsia"/>
          <w:szCs w:val="24"/>
          <w:lang w:val="ko-KR"/>
        </w:rPr>
        <w:t>[*]</w:t>
      </w:r>
      <w:hyperlink r:id="rId17" w:history="1"/>
      <w:r w:rsidRPr="0015220C">
        <w:rPr>
          <w:szCs w:val="24"/>
        </w:rPr>
        <w:br/>
      </w:r>
      <w:r w:rsidRPr="0015220C">
        <w:rPr>
          <w:szCs w:val="24"/>
        </w:rPr>
        <w:t>참조</w:t>
      </w:r>
      <w:r w:rsidRPr="0015220C">
        <w:rPr>
          <w:szCs w:val="24"/>
        </w:rPr>
        <w:t xml:space="preserve">: </w:t>
      </w:r>
      <w:r>
        <w:rPr>
          <w:rFonts w:hint="eastAsia"/>
          <w:szCs w:val="24"/>
          <w:lang w:val="ko-KR"/>
        </w:rPr>
        <w:t>[*]</w:t>
      </w:r>
    </w:p>
    <w:p w14:paraId="1697FDA8" w14:textId="182C4131" w:rsidR="00711DF1" w:rsidRPr="00022706" w:rsidRDefault="00711DF1" w:rsidP="00711DF1">
      <w:pPr>
        <w:topLinePunct/>
        <w:spacing w:line="312" w:lineRule="auto"/>
        <w:rPr>
          <w:szCs w:val="24"/>
        </w:rPr>
      </w:pPr>
      <w:r>
        <w:rPr>
          <w:rFonts w:hint="eastAsia"/>
          <w:szCs w:val="24"/>
        </w:rPr>
        <w:t>5</w:t>
      </w:r>
      <w:r w:rsidRPr="0015220C">
        <w:rPr>
          <w:szCs w:val="24"/>
        </w:rPr>
        <w:t>.</w:t>
      </w:r>
      <w:r w:rsidRPr="0015220C">
        <w:rPr>
          <w:szCs w:val="24"/>
        </w:rPr>
        <w:tab/>
      </w:r>
      <w:r>
        <w:rPr>
          <w:rFonts w:hint="eastAsia"/>
          <w:szCs w:val="24"/>
        </w:rPr>
        <w:t>엠지캐피탈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주식회사</w:t>
      </w:r>
      <w:r w:rsidR="00022706">
        <w:rPr>
          <w:rFonts w:hint="eastAsia"/>
          <w:szCs w:val="24"/>
        </w:rPr>
        <w:t>(</w:t>
      </w:r>
      <w:r w:rsidR="00022706">
        <w:rPr>
          <w:rFonts w:hint="eastAsia"/>
          <w:szCs w:val="24"/>
        </w:rPr>
        <w:t>이하</w:t>
      </w:r>
      <w:r w:rsidR="00022706">
        <w:rPr>
          <w:rFonts w:hint="eastAsia"/>
          <w:szCs w:val="24"/>
        </w:rPr>
        <w:t xml:space="preserve"> </w:t>
      </w:r>
      <w:r w:rsidR="00022706">
        <w:rPr>
          <w:szCs w:val="24"/>
        </w:rPr>
        <w:t>“</w:t>
      </w:r>
      <w:r w:rsidR="00022706" w:rsidRPr="00406041">
        <w:rPr>
          <w:rFonts w:hint="eastAsia"/>
          <w:szCs w:val="24"/>
          <w:u w:val="single"/>
        </w:rPr>
        <w:t>엠지캐피탈</w:t>
      </w:r>
      <w:r w:rsidR="00022706">
        <w:rPr>
          <w:szCs w:val="24"/>
        </w:rPr>
        <w:t>”</w:t>
      </w:r>
      <w:r w:rsidR="00022706">
        <w:rPr>
          <w:rFonts w:hint="eastAsia"/>
          <w:szCs w:val="24"/>
        </w:rPr>
        <w:t>)</w:t>
      </w:r>
    </w:p>
    <w:p w14:paraId="5FEAC4DC" w14:textId="173275EE" w:rsidR="00711DF1" w:rsidRPr="0015220C" w:rsidRDefault="00711DF1" w:rsidP="00711DF1">
      <w:pPr>
        <w:pStyle w:val="ae"/>
        <w:topLinePunct/>
        <w:spacing w:line="312" w:lineRule="auto"/>
        <w:ind w:leftChars="0" w:left="795"/>
        <w:rPr>
          <w:szCs w:val="24"/>
        </w:rPr>
      </w:pPr>
      <w:r w:rsidRPr="0015220C">
        <w:rPr>
          <w:szCs w:val="24"/>
          <w:lang w:val="ko-KR"/>
        </w:rPr>
        <w:t>주소</w:t>
      </w:r>
      <w:r w:rsidRPr="0015220C">
        <w:rPr>
          <w:szCs w:val="24"/>
          <w:lang w:val="ko-KR"/>
        </w:rPr>
        <w:t xml:space="preserve">: </w:t>
      </w:r>
      <w:r w:rsidR="00784BF3" w:rsidRPr="00784BF3">
        <w:rPr>
          <w:szCs w:val="24"/>
        </w:rPr>
        <w:t>서울특별시</w:t>
      </w:r>
      <w:r w:rsidR="00784BF3" w:rsidRPr="00784BF3">
        <w:rPr>
          <w:szCs w:val="24"/>
        </w:rPr>
        <w:t xml:space="preserve"> </w:t>
      </w:r>
      <w:r w:rsidR="00784BF3" w:rsidRPr="00784BF3">
        <w:rPr>
          <w:szCs w:val="24"/>
        </w:rPr>
        <w:t>중구</w:t>
      </w:r>
      <w:r w:rsidR="00784BF3" w:rsidRPr="00784BF3">
        <w:rPr>
          <w:szCs w:val="24"/>
        </w:rPr>
        <w:t xml:space="preserve"> </w:t>
      </w:r>
      <w:r w:rsidR="00784BF3" w:rsidRPr="00784BF3">
        <w:rPr>
          <w:szCs w:val="24"/>
        </w:rPr>
        <w:t>남대문로</w:t>
      </w:r>
      <w:r w:rsidR="00784BF3" w:rsidRPr="00784BF3">
        <w:rPr>
          <w:szCs w:val="24"/>
        </w:rPr>
        <w:t xml:space="preserve"> 55(</w:t>
      </w:r>
      <w:r w:rsidR="00784BF3" w:rsidRPr="00784BF3">
        <w:rPr>
          <w:szCs w:val="24"/>
        </w:rPr>
        <w:t>남대문로</w:t>
      </w:r>
      <w:r w:rsidR="00784BF3" w:rsidRPr="00784BF3">
        <w:rPr>
          <w:szCs w:val="24"/>
        </w:rPr>
        <w:t>2</w:t>
      </w:r>
      <w:r w:rsidR="00784BF3" w:rsidRPr="00784BF3">
        <w:rPr>
          <w:szCs w:val="24"/>
        </w:rPr>
        <w:t>가</w:t>
      </w:r>
      <w:r w:rsidR="00784BF3" w:rsidRPr="00784BF3">
        <w:rPr>
          <w:szCs w:val="24"/>
        </w:rPr>
        <w:t>)</w:t>
      </w:r>
      <w:r w:rsidRPr="0015220C">
        <w:rPr>
          <w:szCs w:val="24"/>
          <w:lang w:val="ko-KR"/>
        </w:rPr>
        <w:br/>
      </w:r>
      <w:r w:rsidRPr="0015220C">
        <w:rPr>
          <w:szCs w:val="24"/>
        </w:rPr>
        <w:t>전화</w:t>
      </w:r>
      <w:r w:rsidRPr="0015220C">
        <w:rPr>
          <w:szCs w:val="24"/>
        </w:rPr>
        <w:t xml:space="preserve">: </w:t>
      </w:r>
      <w:r>
        <w:rPr>
          <w:rFonts w:hint="eastAsia"/>
          <w:szCs w:val="24"/>
          <w:lang w:val="ko-KR"/>
        </w:rPr>
        <w:t>[*]</w:t>
      </w:r>
      <w:r w:rsidRPr="0015220C">
        <w:rPr>
          <w:szCs w:val="24"/>
        </w:rPr>
        <w:br/>
      </w:r>
      <w:r w:rsidRPr="0015220C">
        <w:rPr>
          <w:szCs w:val="24"/>
        </w:rPr>
        <w:t>이메일</w:t>
      </w:r>
      <w:r w:rsidRPr="0015220C">
        <w:rPr>
          <w:szCs w:val="24"/>
        </w:rPr>
        <w:t xml:space="preserve">: </w:t>
      </w:r>
      <w:r>
        <w:rPr>
          <w:rFonts w:hint="eastAsia"/>
          <w:szCs w:val="24"/>
          <w:lang w:val="ko-KR"/>
        </w:rPr>
        <w:t>[*]</w:t>
      </w:r>
      <w:hyperlink r:id="rId18" w:history="1"/>
      <w:r w:rsidRPr="0015220C">
        <w:rPr>
          <w:szCs w:val="24"/>
        </w:rPr>
        <w:br/>
      </w:r>
      <w:r w:rsidRPr="0015220C">
        <w:rPr>
          <w:szCs w:val="24"/>
        </w:rPr>
        <w:t>참조</w:t>
      </w:r>
      <w:r w:rsidRPr="0015220C">
        <w:rPr>
          <w:szCs w:val="24"/>
        </w:rPr>
        <w:t xml:space="preserve">: </w:t>
      </w:r>
      <w:r>
        <w:rPr>
          <w:rFonts w:hint="eastAsia"/>
          <w:szCs w:val="24"/>
          <w:lang w:val="ko-KR"/>
        </w:rPr>
        <w:t>[*]</w:t>
      </w:r>
    </w:p>
    <w:p w14:paraId="20DAB7D5" w14:textId="3BB0F3F4" w:rsidR="00711DF1" w:rsidRPr="0015220C" w:rsidDel="00675F91" w:rsidRDefault="00711DF1" w:rsidP="00711DF1">
      <w:pPr>
        <w:topLinePunct/>
        <w:spacing w:line="312" w:lineRule="auto"/>
        <w:rPr>
          <w:moveFrom w:id="686" w:author="BKL" w:date="2026-10-01T10:30:00Z" w16du:dateUtc="2026-10-01T01:30:00Z"/>
          <w:szCs w:val="24"/>
        </w:rPr>
      </w:pPr>
      <w:moveFromRangeStart w:id="687" w:author="BKL" w:date="2026-10-01T10:30:00Z" w:name="move241743018"/>
      <w:moveFrom w:id="688" w:author="BKL" w:date="2026-10-01T10:30:00Z" w16du:dateUtc="2026-10-01T01:30:00Z">
        <w:r w:rsidDel="00675F91">
          <w:rPr>
            <w:rFonts w:hint="eastAsia"/>
            <w:szCs w:val="24"/>
          </w:rPr>
          <w:t>6</w:t>
        </w:r>
        <w:r w:rsidRPr="0015220C" w:rsidDel="00675F91">
          <w:rPr>
            <w:szCs w:val="24"/>
          </w:rPr>
          <w:t>.</w:t>
        </w:r>
        <w:r w:rsidRPr="0015220C" w:rsidDel="00675F91">
          <w:rPr>
            <w:szCs w:val="24"/>
          </w:rPr>
          <w:tab/>
        </w:r>
        <w:r w:rsidDel="00675F91">
          <w:rPr>
            <w:rFonts w:hint="eastAsia"/>
            <w:szCs w:val="24"/>
          </w:rPr>
          <w:t>기계설비건설공제조합</w:t>
        </w:r>
      </w:moveFrom>
    </w:p>
    <w:p w14:paraId="01CB2F37" w14:textId="7B06A8DD" w:rsidR="00711DF1" w:rsidRPr="0015220C" w:rsidDel="00675F91" w:rsidRDefault="00711DF1" w:rsidP="00711DF1">
      <w:pPr>
        <w:pStyle w:val="ae"/>
        <w:topLinePunct/>
        <w:spacing w:line="312" w:lineRule="auto"/>
        <w:ind w:leftChars="0" w:left="795"/>
        <w:rPr>
          <w:moveFrom w:id="689" w:author="BKL" w:date="2026-10-01T10:30:00Z" w16du:dateUtc="2026-10-01T01:30:00Z"/>
          <w:szCs w:val="24"/>
        </w:rPr>
      </w:pPr>
      <w:moveFrom w:id="690" w:author="BKL" w:date="2026-10-01T10:30:00Z" w16du:dateUtc="2026-10-01T01:30:00Z">
        <w:r w:rsidRPr="0015220C" w:rsidDel="00675F91">
          <w:rPr>
            <w:szCs w:val="24"/>
            <w:lang w:val="ko-KR"/>
          </w:rPr>
          <w:t>주소</w:t>
        </w:r>
        <w:r w:rsidRPr="0015220C" w:rsidDel="00675F91">
          <w:rPr>
            <w:szCs w:val="24"/>
            <w:lang w:val="ko-KR"/>
          </w:rPr>
          <w:t xml:space="preserve">: </w:t>
        </w:r>
        <w:r w:rsidR="00784BF3" w:rsidRPr="00784BF3" w:rsidDel="00675F91">
          <w:rPr>
            <w:szCs w:val="24"/>
          </w:rPr>
          <w:t>서울특별시</w:t>
        </w:r>
        <w:r w:rsidR="00784BF3" w:rsidRPr="00784BF3" w:rsidDel="00675F91">
          <w:rPr>
            <w:szCs w:val="24"/>
          </w:rPr>
          <w:t xml:space="preserve"> </w:t>
        </w:r>
        <w:r w:rsidR="00784BF3" w:rsidRPr="00784BF3" w:rsidDel="00675F91">
          <w:rPr>
            <w:szCs w:val="24"/>
          </w:rPr>
          <w:t>강남구</w:t>
        </w:r>
        <w:r w:rsidR="00784BF3" w:rsidRPr="00784BF3" w:rsidDel="00675F91">
          <w:rPr>
            <w:szCs w:val="24"/>
          </w:rPr>
          <w:t xml:space="preserve"> </w:t>
        </w:r>
        <w:r w:rsidR="00784BF3" w:rsidRPr="00784BF3" w:rsidDel="00675F91">
          <w:rPr>
            <w:szCs w:val="24"/>
          </w:rPr>
          <w:t>학동로</w:t>
        </w:r>
        <w:r w:rsidR="00784BF3" w:rsidRPr="00784BF3" w:rsidDel="00675F91">
          <w:rPr>
            <w:szCs w:val="24"/>
          </w:rPr>
          <w:t xml:space="preserve"> 429(</w:t>
        </w:r>
        <w:r w:rsidR="00784BF3" w:rsidRPr="00784BF3" w:rsidDel="00675F91">
          <w:rPr>
            <w:szCs w:val="24"/>
          </w:rPr>
          <w:t>청담동</w:t>
        </w:r>
        <w:r w:rsidR="00784BF3" w:rsidRPr="00784BF3" w:rsidDel="00675F91">
          <w:rPr>
            <w:szCs w:val="24"/>
          </w:rPr>
          <w:t>)</w:t>
        </w:r>
        <w:r w:rsidRPr="0015220C" w:rsidDel="00675F91">
          <w:rPr>
            <w:szCs w:val="24"/>
            <w:lang w:val="ko-KR"/>
          </w:rPr>
          <w:br/>
        </w:r>
        <w:r w:rsidRPr="0015220C" w:rsidDel="00675F91">
          <w:rPr>
            <w:szCs w:val="24"/>
          </w:rPr>
          <w:t>전화</w:t>
        </w:r>
        <w:r w:rsidRPr="0015220C" w:rsidDel="00675F91">
          <w:rPr>
            <w:szCs w:val="24"/>
          </w:rPr>
          <w:t xml:space="preserve">: </w:t>
        </w:r>
        <w:r w:rsidDel="00675F91">
          <w:rPr>
            <w:rFonts w:hint="eastAsia"/>
            <w:szCs w:val="24"/>
            <w:lang w:val="ko-KR"/>
          </w:rPr>
          <w:t>[*]</w:t>
        </w:r>
        <w:r w:rsidRPr="0015220C" w:rsidDel="00675F91">
          <w:rPr>
            <w:szCs w:val="24"/>
          </w:rPr>
          <w:br/>
        </w:r>
        <w:r w:rsidRPr="0015220C" w:rsidDel="00675F91">
          <w:rPr>
            <w:szCs w:val="24"/>
          </w:rPr>
          <w:t>이메일</w:t>
        </w:r>
        <w:r w:rsidRPr="0015220C" w:rsidDel="00675F91">
          <w:rPr>
            <w:szCs w:val="24"/>
          </w:rPr>
          <w:t xml:space="preserve">: </w:t>
        </w:r>
        <w:r w:rsidDel="00675F91">
          <w:rPr>
            <w:rFonts w:hint="eastAsia"/>
            <w:szCs w:val="24"/>
            <w:lang w:val="ko-KR"/>
          </w:rPr>
          <w:t>[*]</w:t>
        </w:r>
        <w:r w:rsidDel="00675F91">
          <w:fldChar w:fldCharType="begin"/>
        </w:r>
        <w:r w:rsidDel="00675F91">
          <w:instrText>HYPERLINK "mailto:kklee@crescendoep.com"</w:instrText>
        </w:r>
      </w:moveFrom>
      <w:del w:id="691" w:author="BKL" w:date="2026-10-01T10:30:00Z" w16du:dateUtc="2026-10-01T01:30:00Z"/>
      <w:moveFrom w:id="692" w:author="BKL" w:date="2026-10-01T10:30:00Z" w16du:dateUtc="2026-10-01T01:30:00Z">
        <w:r w:rsidDel="00675F91">
          <w:fldChar w:fldCharType="separate"/>
        </w:r>
        <w:r w:rsidDel="00675F91">
          <w:fldChar w:fldCharType="end"/>
        </w:r>
        <w:r w:rsidRPr="0015220C" w:rsidDel="00675F91">
          <w:rPr>
            <w:szCs w:val="24"/>
          </w:rPr>
          <w:br/>
        </w:r>
        <w:r w:rsidRPr="0015220C" w:rsidDel="00675F91">
          <w:rPr>
            <w:szCs w:val="24"/>
          </w:rPr>
          <w:t>참조</w:t>
        </w:r>
        <w:r w:rsidRPr="0015220C" w:rsidDel="00675F91">
          <w:rPr>
            <w:szCs w:val="24"/>
          </w:rPr>
          <w:t xml:space="preserve">: </w:t>
        </w:r>
        <w:r w:rsidDel="00675F91">
          <w:rPr>
            <w:rFonts w:hint="eastAsia"/>
            <w:szCs w:val="24"/>
            <w:lang w:val="ko-KR"/>
          </w:rPr>
          <w:t>[*]</w:t>
        </w:r>
      </w:moveFrom>
    </w:p>
    <w:moveFromRangeEnd w:id="687"/>
    <w:p w14:paraId="0BEDBB2C" w14:textId="217B1A71" w:rsidR="00973E2A" w:rsidRPr="00022706" w:rsidRDefault="00711DF1" w:rsidP="00973E2A">
      <w:pPr>
        <w:topLinePunct/>
        <w:spacing w:line="312" w:lineRule="auto"/>
        <w:rPr>
          <w:szCs w:val="24"/>
        </w:rPr>
      </w:pPr>
      <w:del w:id="693" w:author="BKL" w:date="2026-10-01T10:30:00Z" w16du:dateUtc="2026-10-01T01:30:00Z">
        <w:r w:rsidDel="00675F91">
          <w:rPr>
            <w:rFonts w:hint="eastAsia"/>
            <w:szCs w:val="24"/>
          </w:rPr>
          <w:delText>7</w:delText>
        </w:r>
      </w:del>
      <w:ins w:id="694" w:author="BKL" w:date="2026-10-01T10:30:00Z" w16du:dateUtc="2026-10-01T01:30:00Z">
        <w:r w:rsidR="00675F91">
          <w:rPr>
            <w:rFonts w:hint="eastAsia"/>
            <w:szCs w:val="24"/>
          </w:rPr>
          <w:t>6</w:t>
        </w:r>
      </w:ins>
      <w:r w:rsidR="00973E2A" w:rsidRPr="0015220C">
        <w:rPr>
          <w:szCs w:val="24"/>
        </w:rPr>
        <w:t>.</w:t>
      </w:r>
      <w:r w:rsidR="00973E2A" w:rsidRPr="0015220C">
        <w:rPr>
          <w:szCs w:val="24"/>
        </w:rPr>
        <w:tab/>
      </w:r>
      <w:r w:rsidR="00D33F73">
        <w:rPr>
          <w:rFonts w:hint="eastAsia"/>
          <w:szCs w:val="24"/>
        </w:rPr>
        <w:t>삼성</w:t>
      </w:r>
      <w:r w:rsidR="008809A3" w:rsidRPr="00596AC4">
        <w:rPr>
          <w:rFonts w:hint="eastAsia"/>
          <w:kern w:val="0"/>
          <w:szCs w:val="24"/>
        </w:rPr>
        <w:t>증권</w:t>
      </w:r>
      <w:r w:rsidR="00914103">
        <w:rPr>
          <w:rFonts w:hint="eastAsia"/>
          <w:kern w:val="0"/>
          <w:szCs w:val="24"/>
        </w:rPr>
        <w:t xml:space="preserve"> </w:t>
      </w:r>
      <w:r w:rsidR="00914103">
        <w:rPr>
          <w:rFonts w:hint="eastAsia"/>
          <w:kern w:val="0"/>
          <w:szCs w:val="24"/>
        </w:rPr>
        <w:t>주식회사</w:t>
      </w:r>
      <w:r w:rsidR="00022706">
        <w:rPr>
          <w:rFonts w:hint="eastAsia"/>
          <w:kern w:val="0"/>
          <w:szCs w:val="24"/>
        </w:rPr>
        <w:t>(</w:t>
      </w:r>
      <w:r w:rsidR="00022706">
        <w:rPr>
          <w:rFonts w:hint="eastAsia"/>
          <w:kern w:val="0"/>
          <w:szCs w:val="24"/>
        </w:rPr>
        <w:t>이하</w:t>
      </w:r>
      <w:r w:rsidR="00022706">
        <w:rPr>
          <w:rFonts w:hint="eastAsia"/>
          <w:kern w:val="0"/>
          <w:szCs w:val="24"/>
        </w:rPr>
        <w:t xml:space="preserve"> </w:t>
      </w:r>
      <w:r w:rsidR="00022706">
        <w:rPr>
          <w:kern w:val="0"/>
          <w:szCs w:val="24"/>
        </w:rPr>
        <w:t>“</w:t>
      </w:r>
      <w:r w:rsidR="00022706" w:rsidRPr="00406041">
        <w:rPr>
          <w:rFonts w:hint="eastAsia"/>
          <w:kern w:val="0"/>
          <w:szCs w:val="24"/>
          <w:u w:val="single"/>
        </w:rPr>
        <w:t>삼성증권</w:t>
      </w:r>
      <w:r w:rsidR="00022706">
        <w:rPr>
          <w:kern w:val="0"/>
          <w:szCs w:val="24"/>
        </w:rPr>
        <w:t>”</w:t>
      </w:r>
      <w:r w:rsidR="00022706">
        <w:rPr>
          <w:rFonts w:hint="eastAsia"/>
          <w:kern w:val="0"/>
          <w:szCs w:val="24"/>
        </w:rPr>
        <w:t>)</w:t>
      </w:r>
    </w:p>
    <w:p w14:paraId="42111003" w14:textId="56744E84" w:rsidR="005C0AE3" w:rsidRDefault="00973E2A">
      <w:pPr>
        <w:pStyle w:val="ae"/>
        <w:topLinePunct/>
        <w:spacing w:line="312" w:lineRule="auto"/>
        <w:ind w:leftChars="0" w:left="795"/>
        <w:rPr>
          <w:szCs w:val="24"/>
          <w:lang w:val="ko-KR"/>
        </w:rPr>
      </w:pPr>
      <w:r w:rsidRPr="0015220C">
        <w:rPr>
          <w:szCs w:val="24"/>
          <w:lang w:val="ko-KR"/>
        </w:rPr>
        <w:t>주소</w:t>
      </w:r>
      <w:r w:rsidRPr="0015220C">
        <w:rPr>
          <w:szCs w:val="24"/>
          <w:lang w:val="ko-KR"/>
        </w:rPr>
        <w:t xml:space="preserve">: </w:t>
      </w:r>
      <w:r w:rsidR="008809A3">
        <w:rPr>
          <w:rFonts w:hint="eastAsia"/>
          <w:szCs w:val="24"/>
          <w:lang w:val="ko-KR"/>
        </w:rPr>
        <w:t>[*]</w:t>
      </w:r>
      <w:r w:rsidRPr="0015220C">
        <w:rPr>
          <w:szCs w:val="24"/>
          <w:lang w:val="ko-KR"/>
        </w:rPr>
        <w:br/>
      </w:r>
      <w:r w:rsidRPr="0015220C">
        <w:rPr>
          <w:szCs w:val="24"/>
        </w:rPr>
        <w:t>전화</w:t>
      </w:r>
      <w:r w:rsidRPr="0015220C">
        <w:rPr>
          <w:szCs w:val="24"/>
        </w:rPr>
        <w:t xml:space="preserve">: </w:t>
      </w:r>
      <w:r w:rsidR="008809A3">
        <w:rPr>
          <w:rFonts w:hint="eastAsia"/>
          <w:szCs w:val="24"/>
          <w:lang w:val="ko-KR"/>
        </w:rPr>
        <w:t>[*]</w:t>
      </w:r>
      <w:r w:rsidRPr="0015220C">
        <w:rPr>
          <w:szCs w:val="24"/>
        </w:rPr>
        <w:br/>
      </w:r>
      <w:r w:rsidRPr="0015220C">
        <w:rPr>
          <w:szCs w:val="24"/>
        </w:rPr>
        <w:t>이메일</w:t>
      </w:r>
      <w:r w:rsidRPr="0015220C">
        <w:rPr>
          <w:szCs w:val="24"/>
        </w:rPr>
        <w:t xml:space="preserve">: </w:t>
      </w:r>
      <w:r w:rsidR="008809A3">
        <w:rPr>
          <w:rFonts w:hint="eastAsia"/>
          <w:szCs w:val="24"/>
          <w:lang w:val="ko-KR"/>
        </w:rPr>
        <w:t>[*]</w:t>
      </w:r>
      <w:hyperlink r:id="rId19" w:history="1"/>
      <w:r w:rsidRPr="0015220C">
        <w:rPr>
          <w:szCs w:val="24"/>
        </w:rPr>
        <w:br/>
      </w:r>
      <w:r w:rsidRPr="0015220C">
        <w:rPr>
          <w:szCs w:val="24"/>
        </w:rPr>
        <w:t>참조</w:t>
      </w:r>
      <w:r w:rsidRPr="0015220C">
        <w:rPr>
          <w:szCs w:val="24"/>
        </w:rPr>
        <w:t xml:space="preserve">: </w:t>
      </w:r>
      <w:r w:rsidR="008809A3">
        <w:rPr>
          <w:rFonts w:hint="eastAsia"/>
          <w:szCs w:val="24"/>
          <w:lang w:val="ko-KR"/>
        </w:rPr>
        <w:t>[*]</w:t>
      </w:r>
    </w:p>
    <w:p w14:paraId="5CEE3B94" w14:textId="1BC11DEB" w:rsidR="00914103" w:rsidRPr="0015220C" w:rsidRDefault="00711DF1" w:rsidP="00711DF1">
      <w:pPr>
        <w:topLinePunct/>
        <w:spacing w:line="312" w:lineRule="auto"/>
        <w:ind w:left="794" w:hanging="794"/>
        <w:rPr>
          <w:szCs w:val="24"/>
        </w:rPr>
      </w:pPr>
      <w:del w:id="695" w:author="BKL" w:date="2026-10-01T10:30:00Z" w16du:dateUtc="2026-10-01T01:30:00Z">
        <w:r w:rsidDel="00675F91">
          <w:rPr>
            <w:rFonts w:hint="eastAsia"/>
            <w:szCs w:val="24"/>
          </w:rPr>
          <w:delText>8</w:delText>
        </w:r>
      </w:del>
      <w:ins w:id="696" w:author="BKL" w:date="2026-10-01T10:30:00Z" w16du:dateUtc="2026-10-01T01:30:00Z">
        <w:r w:rsidR="00675F91">
          <w:rPr>
            <w:rFonts w:hint="eastAsia"/>
            <w:szCs w:val="24"/>
          </w:rPr>
          <w:t>7</w:t>
        </w:r>
      </w:ins>
      <w:r>
        <w:rPr>
          <w:rFonts w:hint="eastAsia"/>
          <w:szCs w:val="24"/>
        </w:rPr>
        <w:t>-1</w:t>
      </w:r>
      <w:r w:rsidR="00914103" w:rsidRPr="0015220C">
        <w:rPr>
          <w:szCs w:val="24"/>
        </w:rPr>
        <w:t>.</w:t>
      </w:r>
      <w:r w:rsidR="00914103" w:rsidRPr="0015220C">
        <w:rPr>
          <w:szCs w:val="24"/>
        </w:rPr>
        <w:tab/>
      </w:r>
      <w:r>
        <w:rPr>
          <w:rFonts w:hint="eastAsia"/>
          <w:szCs w:val="24"/>
        </w:rPr>
        <w:t>주식회사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신한은행</w:t>
      </w:r>
      <w:r w:rsidRPr="00711DF1">
        <w:rPr>
          <w:szCs w:val="24"/>
        </w:rPr>
        <w:t>(</w:t>
      </w:r>
      <w:r w:rsidRPr="00711DF1">
        <w:rPr>
          <w:szCs w:val="24"/>
        </w:rPr>
        <w:t>이지스</w:t>
      </w:r>
      <w:r w:rsidRPr="00711DF1">
        <w:rPr>
          <w:szCs w:val="24"/>
        </w:rPr>
        <w:t>K-</w:t>
      </w:r>
      <w:r w:rsidRPr="00711DF1">
        <w:rPr>
          <w:szCs w:val="24"/>
        </w:rPr>
        <w:t>리츠일반사모부동산투자신탁</w:t>
      </w:r>
      <w:r w:rsidR="00022706">
        <w:rPr>
          <w:rFonts w:hint="eastAsia"/>
          <w:szCs w:val="24"/>
        </w:rPr>
        <w:t>(</w:t>
      </w:r>
      <w:r w:rsidR="00022706">
        <w:rPr>
          <w:rFonts w:hint="eastAsia"/>
          <w:szCs w:val="24"/>
        </w:rPr>
        <w:t>이하</w:t>
      </w:r>
      <w:r w:rsidR="00022706">
        <w:rPr>
          <w:rFonts w:hint="eastAsia"/>
          <w:szCs w:val="24"/>
        </w:rPr>
        <w:t xml:space="preserve"> </w:t>
      </w:r>
      <w:r w:rsidR="00022706">
        <w:rPr>
          <w:szCs w:val="24"/>
        </w:rPr>
        <w:t>“</w:t>
      </w:r>
      <w:r w:rsidR="00022706" w:rsidRPr="00406041">
        <w:rPr>
          <w:rFonts w:hint="eastAsia"/>
          <w:szCs w:val="24"/>
          <w:u w:val="single"/>
        </w:rPr>
        <w:t>이지스</w:t>
      </w:r>
      <w:r w:rsidR="00022706" w:rsidRPr="00406041">
        <w:rPr>
          <w:rFonts w:hint="eastAsia"/>
          <w:szCs w:val="24"/>
          <w:u w:val="single"/>
        </w:rPr>
        <w:t>K</w:t>
      </w:r>
      <w:r w:rsidR="00022706" w:rsidRPr="00406041">
        <w:rPr>
          <w:rFonts w:hint="eastAsia"/>
          <w:szCs w:val="24"/>
          <w:u w:val="single"/>
        </w:rPr>
        <w:t>리츠펀드</w:t>
      </w:r>
      <w:r w:rsidR="00022706">
        <w:rPr>
          <w:szCs w:val="24"/>
        </w:rPr>
        <w:t>”</w:t>
      </w:r>
      <w:r w:rsidR="00022706">
        <w:rPr>
          <w:rFonts w:hint="eastAsia"/>
          <w:szCs w:val="24"/>
        </w:rPr>
        <w:t>)</w:t>
      </w:r>
      <w:r w:rsidRPr="00711DF1">
        <w:rPr>
          <w:szCs w:val="24"/>
        </w:rPr>
        <w:t>의</w:t>
      </w:r>
      <w:r w:rsidRPr="00711DF1">
        <w:rPr>
          <w:szCs w:val="24"/>
        </w:rPr>
        <w:t xml:space="preserve"> </w:t>
      </w:r>
      <w:r w:rsidRPr="00711DF1">
        <w:rPr>
          <w:szCs w:val="24"/>
        </w:rPr>
        <w:t>신탁업자로서</w:t>
      </w:r>
      <w:r w:rsidRPr="00711DF1">
        <w:rPr>
          <w:szCs w:val="24"/>
        </w:rPr>
        <w:t>)</w:t>
      </w:r>
      <w:r w:rsidDel="00711DF1">
        <w:rPr>
          <w:rFonts w:hint="eastAsia"/>
          <w:szCs w:val="24"/>
        </w:rPr>
        <w:t xml:space="preserve"> </w:t>
      </w:r>
    </w:p>
    <w:p w14:paraId="3A708777" w14:textId="77777777" w:rsidR="00914103" w:rsidRPr="0015220C" w:rsidRDefault="00914103" w:rsidP="00914103">
      <w:pPr>
        <w:pStyle w:val="ae"/>
        <w:topLinePunct/>
        <w:spacing w:line="312" w:lineRule="auto"/>
        <w:ind w:leftChars="0" w:left="795"/>
        <w:rPr>
          <w:szCs w:val="24"/>
        </w:rPr>
      </w:pPr>
      <w:r w:rsidRPr="0015220C">
        <w:rPr>
          <w:szCs w:val="24"/>
          <w:lang w:val="ko-KR"/>
        </w:rPr>
        <w:t>주소</w:t>
      </w:r>
      <w:r w:rsidRPr="0015220C">
        <w:rPr>
          <w:szCs w:val="24"/>
          <w:lang w:val="ko-KR"/>
        </w:rPr>
        <w:t xml:space="preserve">: </w:t>
      </w:r>
      <w:r>
        <w:rPr>
          <w:rFonts w:hint="eastAsia"/>
          <w:szCs w:val="24"/>
          <w:lang w:val="ko-KR"/>
        </w:rPr>
        <w:t>[*]</w:t>
      </w:r>
      <w:r w:rsidRPr="0015220C">
        <w:rPr>
          <w:szCs w:val="24"/>
          <w:lang w:val="ko-KR"/>
        </w:rPr>
        <w:br/>
      </w:r>
      <w:r w:rsidRPr="0015220C">
        <w:rPr>
          <w:szCs w:val="24"/>
        </w:rPr>
        <w:t>전화</w:t>
      </w:r>
      <w:r w:rsidRPr="0015220C">
        <w:rPr>
          <w:szCs w:val="24"/>
        </w:rPr>
        <w:t xml:space="preserve">: </w:t>
      </w:r>
      <w:r>
        <w:rPr>
          <w:rFonts w:hint="eastAsia"/>
          <w:szCs w:val="24"/>
          <w:lang w:val="ko-KR"/>
        </w:rPr>
        <w:t>[*]</w:t>
      </w:r>
      <w:r w:rsidRPr="0015220C">
        <w:rPr>
          <w:szCs w:val="24"/>
        </w:rPr>
        <w:br/>
      </w:r>
      <w:r w:rsidRPr="0015220C">
        <w:rPr>
          <w:szCs w:val="24"/>
        </w:rPr>
        <w:t>이메일</w:t>
      </w:r>
      <w:r w:rsidRPr="0015220C">
        <w:rPr>
          <w:szCs w:val="24"/>
        </w:rPr>
        <w:t xml:space="preserve">: </w:t>
      </w:r>
      <w:r>
        <w:rPr>
          <w:rFonts w:hint="eastAsia"/>
          <w:szCs w:val="24"/>
          <w:lang w:val="ko-KR"/>
        </w:rPr>
        <w:t>[*]</w:t>
      </w:r>
      <w:hyperlink r:id="rId20" w:history="1"/>
      <w:r w:rsidRPr="0015220C">
        <w:rPr>
          <w:szCs w:val="24"/>
        </w:rPr>
        <w:br/>
      </w:r>
      <w:r w:rsidRPr="0015220C">
        <w:rPr>
          <w:szCs w:val="24"/>
        </w:rPr>
        <w:t>참조</w:t>
      </w:r>
      <w:r w:rsidRPr="0015220C">
        <w:rPr>
          <w:szCs w:val="24"/>
        </w:rPr>
        <w:t xml:space="preserve">: </w:t>
      </w:r>
      <w:r>
        <w:rPr>
          <w:rFonts w:hint="eastAsia"/>
          <w:szCs w:val="24"/>
          <w:lang w:val="ko-KR"/>
        </w:rPr>
        <w:t>[*]</w:t>
      </w:r>
    </w:p>
    <w:p w14:paraId="51425B13" w14:textId="4C4AB162" w:rsidR="00711DF1" w:rsidRPr="0015220C" w:rsidRDefault="00711DF1" w:rsidP="00711DF1">
      <w:pPr>
        <w:topLinePunct/>
        <w:spacing w:line="312" w:lineRule="auto"/>
        <w:ind w:left="794" w:hanging="794"/>
        <w:rPr>
          <w:szCs w:val="24"/>
        </w:rPr>
      </w:pPr>
      <w:del w:id="697" w:author="BKL" w:date="2026-10-01T10:30:00Z" w16du:dateUtc="2026-10-01T01:30:00Z">
        <w:r w:rsidDel="00675F91">
          <w:rPr>
            <w:rFonts w:hint="eastAsia"/>
            <w:szCs w:val="24"/>
          </w:rPr>
          <w:delText>8</w:delText>
        </w:r>
      </w:del>
      <w:ins w:id="698" w:author="BKL" w:date="2026-10-01T10:30:00Z" w16du:dateUtc="2026-10-01T01:30:00Z">
        <w:r w:rsidR="00675F91">
          <w:rPr>
            <w:rFonts w:hint="eastAsia"/>
            <w:szCs w:val="24"/>
          </w:rPr>
          <w:t>7</w:t>
        </w:r>
      </w:ins>
      <w:r>
        <w:rPr>
          <w:rFonts w:hint="eastAsia"/>
          <w:szCs w:val="24"/>
        </w:rPr>
        <w:t>-2</w:t>
      </w:r>
      <w:r w:rsidRPr="0015220C">
        <w:rPr>
          <w:szCs w:val="24"/>
        </w:rPr>
        <w:t>.</w:t>
      </w:r>
      <w:r w:rsidRPr="0015220C">
        <w:rPr>
          <w:szCs w:val="24"/>
        </w:rPr>
        <w:tab/>
      </w:r>
      <w:r>
        <w:rPr>
          <w:rFonts w:hint="eastAsia"/>
          <w:szCs w:val="24"/>
        </w:rPr>
        <w:t>이지스자산운용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주식회사</w:t>
      </w:r>
      <w:r w:rsidRPr="00711DF1">
        <w:rPr>
          <w:szCs w:val="24"/>
        </w:rPr>
        <w:t>(</w:t>
      </w:r>
      <w:r w:rsidR="00022706" w:rsidRPr="00022706">
        <w:rPr>
          <w:szCs w:val="24"/>
        </w:rPr>
        <w:t>이지스</w:t>
      </w:r>
      <w:r w:rsidR="00022706" w:rsidRPr="00022706">
        <w:rPr>
          <w:szCs w:val="24"/>
        </w:rPr>
        <w:t>K</w:t>
      </w:r>
      <w:r w:rsidR="00022706" w:rsidRPr="00022706">
        <w:rPr>
          <w:szCs w:val="24"/>
        </w:rPr>
        <w:t>리츠펀드</w:t>
      </w:r>
      <w:r w:rsidRPr="00711DF1">
        <w:rPr>
          <w:szCs w:val="24"/>
        </w:rPr>
        <w:t>의</w:t>
      </w:r>
      <w:r w:rsidRPr="00711DF1">
        <w:rPr>
          <w:szCs w:val="24"/>
        </w:rPr>
        <w:t xml:space="preserve"> </w:t>
      </w:r>
      <w:r>
        <w:rPr>
          <w:rFonts w:hint="eastAsia"/>
          <w:szCs w:val="24"/>
        </w:rPr>
        <w:t>집합투자</w:t>
      </w:r>
      <w:r w:rsidRPr="00711DF1">
        <w:rPr>
          <w:szCs w:val="24"/>
        </w:rPr>
        <w:t>업자로서</w:t>
      </w:r>
      <w:r w:rsidRPr="00711DF1">
        <w:rPr>
          <w:szCs w:val="24"/>
        </w:rPr>
        <w:t>)</w:t>
      </w:r>
    </w:p>
    <w:p w14:paraId="79ACB992" w14:textId="77777777" w:rsidR="00711DF1" w:rsidRPr="0015220C" w:rsidRDefault="00711DF1" w:rsidP="00711DF1">
      <w:pPr>
        <w:pStyle w:val="ae"/>
        <w:topLinePunct/>
        <w:spacing w:line="312" w:lineRule="auto"/>
        <w:ind w:leftChars="0" w:left="795"/>
        <w:rPr>
          <w:szCs w:val="24"/>
        </w:rPr>
      </w:pPr>
      <w:r w:rsidRPr="0015220C">
        <w:rPr>
          <w:szCs w:val="24"/>
          <w:lang w:val="ko-KR"/>
        </w:rPr>
        <w:t>주소</w:t>
      </w:r>
      <w:r w:rsidRPr="0015220C">
        <w:rPr>
          <w:szCs w:val="24"/>
          <w:lang w:val="ko-KR"/>
        </w:rPr>
        <w:t xml:space="preserve">: </w:t>
      </w:r>
      <w:r>
        <w:rPr>
          <w:rFonts w:hint="eastAsia"/>
          <w:szCs w:val="24"/>
          <w:lang w:val="ko-KR"/>
        </w:rPr>
        <w:t>[*]</w:t>
      </w:r>
      <w:r w:rsidRPr="0015220C">
        <w:rPr>
          <w:szCs w:val="24"/>
          <w:lang w:val="ko-KR"/>
        </w:rPr>
        <w:br/>
      </w:r>
      <w:r w:rsidRPr="0015220C">
        <w:rPr>
          <w:szCs w:val="24"/>
        </w:rPr>
        <w:t>전화</w:t>
      </w:r>
      <w:r w:rsidRPr="0015220C">
        <w:rPr>
          <w:szCs w:val="24"/>
        </w:rPr>
        <w:t xml:space="preserve">: </w:t>
      </w:r>
      <w:r>
        <w:rPr>
          <w:rFonts w:hint="eastAsia"/>
          <w:szCs w:val="24"/>
          <w:lang w:val="ko-KR"/>
        </w:rPr>
        <w:t>[*]</w:t>
      </w:r>
      <w:r w:rsidRPr="0015220C">
        <w:rPr>
          <w:szCs w:val="24"/>
        </w:rPr>
        <w:br/>
      </w:r>
      <w:r w:rsidRPr="0015220C">
        <w:rPr>
          <w:szCs w:val="24"/>
        </w:rPr>
        <w:lastRenderedPageBreak/>
        <w:t>이메일</w:t>
      </w:r>
      <w:r w:rsidRPr="0015220C">
        <w:rPr>
          <w:szCs w:val="24"/>
        </w:rPr>
        <w:t xml:space="preserve">: </w:t>
      </w:r>
      <w:r>
        <w:rPr>
          <w:rFonts w:hint="eastAsia"/>
          <w:szCs w:val="24"/>
          <w:lang w:val="ko-KR"/>
        </w:rPr>
        <w:t>[*]</w:t>
      </w:r>
      <w:hyperlink r:id="rId21" w:history="1"/>
      <w:r w:rsidRPr="0015220C">
        <w:rPr>
          <w:szCs w:val="24"/>
        </w:rPr>
        <w:br/>
      </w:r>
      <w:r w:rsidRPr="0015220C">
        <w:rPr>
          <w:szCs w:val="24"/>
        </w:rPr>
        <w:t>참조</w:t>
      </w:r>
      <w:r w:rsidRPr="0015220C">
        <w:rPr>
          <w:szCs w:val="24"/>
        </w:rPr>
        <w:t xml:space="preserve">: </w:t>
      </w:r>
      <w:r>
        <w:rPr>
          <w:rFonts w:hint="eastAsia"/>
          <w:szCs w:val="24"/>
          <w:lang w:val="ko-KR"/>
        </w:rPr>
        <w:t>[*]</w:t>
      </w:r>
    </w:p>
    <w:p w14:paraId="1401DF58" w14:textId="5A63EBD1" w:rsidR="00675F91" w:rsidRPr="0015220C" w:rsidRDefault="00675F91" w:rsidP="00675F91">
      <w:pPr>
        <w:topLinePunct/>
        <w:spacing w:line="312" w:lineRule="auto"/>
        <w:rPr>
          <w:moveTo w:id="699" w:author="BKL" w:date="2026-10-01T10:30:00Z" w16du:dateUtc="2026-10-01T01:30:00Z"/>
          <w:szCs w:val="24"/>
        </w:rPr>
      </w:pPr>
      <w:moveToRangeStart w:id="700" w:author="BKL" w:date="2026-10-01T10:30:00Z" w:name="move241743018"/>
      <w:moveTo w:id="701" w:author="BKL" w:date="2026-10-01T10:30:00Z" w16du:dateUtc="2026-10-01T01:30:00Z">
        <w:del w:id="702" w:author="BKL" w:date="2026-10-01T10:30:00Z" w16du:dateUtc="2026-10-01T01:30:00Z">
          <w:r w:rsidDel="00675F91">
            <w:rPr>
              <w:rFonts w:hint="eastAsia"/>
              <w:szCs w:val="24"/>
            </w:rPr>
            <w:delText>6</w:delText>
          </w:r>
        </w:del>
      </w:moveTo>
      <w:ins w:id="703" w:author="BKL" w:date="2026-10-01T10:30:00Z" w16du:dateUtc="2026-10-01T01:30:00Z">
        <w:r>
          <w:rPr>
            <w:rFonts w:hint="eastAsia"/>
            <w:szCs w:val="24"/>
          </w:rPr>
          <w:t>8</w:t>
        </w:r>
      </w:ins>
      <w:moveTo w:id="704" w:author="BKL" w:date="2026-10-01T10:30:00Z" w16du:dateUtc="2026-10-01T01:30:00Z">
        <w:r w:rsidRPr="0015220C">
          <w:rPr>
            <w:szCs w:val="24"/>
          </w:rPr>
          <w:t>.</w:t>
        </w:r>
        <w:r w:rsidRPr="0015220C">
          <w:rPr>
            <w:szCs w:val="24"/>
          </w:rPr>
          <w:tab/>
        </w:r>
        <w:r>
          <w:rPr>
            <w:rFonts w:hint="eastAsia"/>
            <w:szCs w:val="24"/>
          </w:rPr>
          <w:t>기계설비건설공제조합</w:t>
        </w:r>
      </w:moveTo>
    </w:p>
    <w:p w14:paraId="26E1F13C" w14:textId="77777777" w:rsidR="00675F91" w:rsidRPr="0015220C" w:rsidRDefault="00675F91" w:rsidP="00675F91">
      <w:pPr>
        <w:pStyle w:val="ae"/>
        <w:topLinePunct/>
        <w:spacing w:line="312" w:lineRule="auto"/>
        <w:ind w:leftChars="0" w:left="795"/>
        <w:rPr>
          <w:moveTo w:id="705" w:author="BKL" w:date="2026-10-01T10:30:00Z" w16du:dateUtc="2026-10-01T01:30:00Z"/>
          <w:szCs w:val="24"/>
        </w:rPr>
      </w:pPr>
      <w:moveTo w:id="706" w:author="BKL" w:date="2026-10-01T10:30:00Z" w16du:dateUtc="2026-10-01T01:30:00Z">
        <w:r w:rsidRPr="0015220C">
          <w:rPr>
            <w:szCs w:val="24"/>
            <w:lang w:val="ko-KR"/>
          </w:rPr>
          <w:t>주소</w:t>
        </w:r>
        <w:r w:rsidRPr="0015220C">
          <w:rPr>
            <w:szCs w:val="24"/>
            <w:lang w:val="ko-KR"/>
          </w:rPr>
          <w:t xml:space="preserve">: </w:t>
        </w:r>
        <w:r w:rsidRPr="00784BF3">
          <w:rPr>
            <w:szCs w:val="24"/>
          </w:rPr>
          <w:t>서울특별시</w:t>
        </w:r>
        <w:r w:rsidRPr="00784BF3">
          <w:rPr>
            <w:szCs w:val="24"/>
          </w:rPr>
          <w:t xml:space="preserve"> </w:t>
        </w:r>
        <w:r w:rsidRPr="00784BF3">
          <w:rPr>
            <w:szCs w:val="24"/>
          </w:rPr>
          <w:t>강남구</w:t>
        </w:r>
        <w:r w:rsidRPr="00784BF3">
          <w:rPr>
            <w:szCs w:val="24"/>
          </w:rPr>
          <w:t xml:space="preserve"> </w:t>
        </w:r>
        <w:r w:rsidRPr="00784BF3">
          <w:rPr>
            <w:szCs w:val="24"/>
          </w:rPr>
          <w:t>학동로</w:t>
        </w:r>
        <w:r w:rsidRPr="00784BF3">
          <w:rPr>
            <w:szCs w:val="24"/>
          </w:rPr>
          <w:t xml:space="preserve"> 429(</w:t>
        </w:r>
        <w:r w:rsidRPr="00784BF3">
          <w:rPr>
            <w:szCs w:val="24"/>
          </w:rPr>
          <w:t>청담동</w:t>
        </w:r>
        <w:r w:rsidRPr="00784BF3">
          <w:rPr>
            <w:szCs w:val="24"/>
          </w:rPr>
          <w:t>)</w:t>
        </w:r>
        <w:r w:rsidRPr="0015220C">
          <w:rPr>
            <w:szCs w:val="24"/>
            <w:lang w:val="ko-KR"/>
          </w:rPr>
          <w:br/>
        </w:r>
        <w:r w:rsidRPr="0015220C">
          <w:rPr>
            <w:szCs w:val="24"/>
          </w:rPr>
          <w:t>전화</w:t>
        </w:r>
        <w:r w:rsidRPr="0015220C">
          <w:rPr>
            <w:szCs w:val="24"/>
          </w:rPr>
          <w:t xml:space="preserve">: </w:t>
        </w:r>
        <w:r>
          <w:rPr>
            <w:rFonts w:hint="eastAsia"/>
            <w:szCs w:val="24"/>
            <w:lang w:val="ko-KR"/>
          </w:rPr>
          <w:t>[*]</w:t>
        </w:r>
        <w:r w:rsidRPr="0015220C">
          <w:rPr>
            <w:szCs w:val="24"/>
          </w:rPr>
          <w:br/>
        </w:r>
        <w:r w:rsidRPr="0015220C">
          <w:rPr>
            <w:szCs w:val="24"/>
          </w:rPr>
          <w:t>이메일</w:t>
        </w:r>
        <w:r w:rsidRPr="0015220C">
          <w:rPr>
            <w:szCs w:val="24"/>
          </w:rPr>
          <w:t xml:space="preserve">: </w:t>
        </w:r>
        <w:r>
          <w:rPr>
            <w:rFonts w:hint="eastAsia"/>
            <w:szCs w:val="24"/>
            <w:lang w:val="ko-KR"/>
          </w:rPr>
          <w:t>[*]</w:t>
        </w:r>
        <w:r>
          <w:fldChar w:fldCharType="begin"/>
        </w:r>
        <w:r>
          <w:instrText>HYPERLINK "mailto:kklee@crescendoep.com"</w:instrText>
        </w:r>
      </w:moveTo>
      <w:ins w:id="707" w:author="BKL" w:date="2026-10-01T10:30:00Z" w16du:dateUtc="2026-10-01T01:30:00Z"/>
      <w:moveTo w:id="708" w:author="BKL" w:date="2026-10-01T10:30:00Z" w16du:dateUtc="2026-10-01T01:30:00Z">
        <w:r>
          <w:fldChar w:fldCharType="separate"/>
        </w:r>
        <w:r>
          <w:fldChar w:fldCharType="end"/>
        </w:r>
        <w:r w:rsidRPr="0015220C">
          <w:rPr>
            <w:szCs w:val="24"/>
          </w:rPr>
          <w:br/>
        </w:r>
        <w:r w:rsidRPr="0015220C">
          <w:rPr>
            <w:szCs w:val="24"/>
          </w:rPr>
          <w:t>참조</w:t>
        </w:r>
        <w:r w:rsidRPr="0015220C">
          <w:rPr>
            <w:szCs w:val="24"/>
          </w:rPr>
          <w:t xml:space="preserve">: </w:t>
        </w:r>
        <w:r>
          <w:rPr>
            <w:rFonts w:hint="eastAsia"/>
            <w:szCs w:val="24"/>
            <w:lang w:val="ko-KR"/>
          </w:rPr>
          <w:t>[*]</w:t>
        </w:r>
      </w:moveTo>
    </w:p>
    <w:moveToRangeEnd w:id="700"/>
    <w:p w14:paraId="43154222" w14:textId="0C65FBE3" w:rsidR="00D33F73" w:rsidRPr="0015220C" w:rsidRDefault="00711DF1" w:rsidP="00D33F73">
      <w:pPr>
        <w:topLinePunct/>
        <w:spacing w:line="312" w:lineRule="auto"/>
        <w:rPr>
          <w:szCs w:val="24"/>
        </w:rPr>
      </w:pPr>
      <w:r>
        <w:rPr>
          <w:rFonts w:hint="eastAsia"/>
          <w:szCs w:val="24"/>
        </w:rPr>
        <w:t>9</w:t>
      </w:r>
      <w:r w:rsidR="00D33F73" w:rsidRPr="0015220C">
        <w:rPr>
          <w:szCs w:val="24"/>
        </w:rPr>
        <w:t>.</w:t>
      </w:r>
      <w:r w:rsidR="00D33F73" w:rsidRPr="0015220C">
        <w:rPr>
          <w:szCs w:val="24"/>
        </w:rPr>
        <w:tab/>
      </w:r>
      <w:ins w:id="709" w:author="BKL" w:date="2026-09-30T23:38:00Z" w16du:dateUtc="2026-09-30T14:38:00Z">
        <w:r w:rsidR="00EF650C">
          <w:rPr>
            <w:rFonts w:hint="eastAsia"/>
            <w:szCs w:val="24"/>
          </w:rPr>
          <w:t>코크렙안양</w:t>
        </w:r>
        <w:r w:rsidR="00EF650C">
          <w:rPr>
            <w:rFonts w:hint="eastAsia"/>
            <w:szCs w:val="24"/>
          </w:rPr>
          <w:t xml:space="preserve"> </w:t>
        </w:r>
      </w:ins>
      <w:r w:rsidR="00D33F73" w:rsidRPr="00596AC4">
        <w:rPr>
          <w:kern w:val="0"/>
          <w:szCs w:val="24"/>
        </w:rPr>
        <w:t>주식회사</w:t>
      </w:r>
      <w:del w:id="710" w:author="BKL" w:date="2026-09-30T23:38:00Z" w16du:dateUtc="2026-09-30T14:38:00Z">
        <w:r w:rsidR="00D33F73" w:rsidRPr="00596AC4" w:rsidDel="00EF650C">
          <w:rPr>
            <w:kern w:val="0"/>
            <w:szCs w:val="24"/>
          </w:rPr>
          <w:delText xml:space="preserve"> </w:delText>
        </w:r>
        <w:r w:rsidR="00D33F73" w:rsidDel="00EF650C">
          <w:rPr>
            <w:rFonts w:hint="eastAsia"/>
            <w:kern w:val="0"/>
            <w:szCs w:val="24"/>
          </w:rPr>
          <w:delText>엘에프</w:delText>
        </w:r>
      </w:del>
      <w:r w:rsidR="00406041">
        <w:rPr>
          <w:rFonts w:hint="eastAsia"/>
          <w:kern w:val="0"/>
          <w:szCs w:val="24"/>
        </w:rPr>
        <w:t>(</w:t>
      </w:r>
      <w:r w:rsidR="00406041">
        <w:rPr>
          <w:rFonts w:hint="eastAsia"/>
          <w:kern w:val="0"/>
          <w:szCs w:val="24"/>
        </w:rPr>
        <w:t>이하</w:t>
      </w:r>
      <w:r w:rsidR="00406041">
        <w:rPr>
          <w:rFonts w:hint="eastAsia"/>
          <w:kern w:val="0"/>
          <w:szCs w:val="24"/>
        </w:rPr>
        <w:t xml:space="preserve"> </w:t>
      </w:r>
      <w:r w:rsidR="00406041">
        <w:rPr>
          <w:kern w:val="0"/>
          <w:szCs w:val="24"/>
        </w:rPr>
        <w:t>“</w:t>
      </w:r>
      <w:del w:id="711" w:author="BKL" w:date="2026-09-30T23:38:00Z" w16du:dateUtc="2026-09-30T14:38:00Z">
        <w:r w:rsidR="00406041" w:rsidRPr="00406041" w:rsidDel="00EF650C">
          <w:rPr>
            <w:rFonts w:hint="eastAsia"/>
            <w:kern w:val="0"/>
            <w:szCs w:val="24"/>
            <w:u w:val="single"/>
          </w:rPr>
          <w:delText>엘에프</w:delText>
        </w:r>
      </w:del>
      <w:ins w:id="712" w:author="BKL" w:date="2026-09-30T23:38:00Z" w16du:dateUtc="2026-09-30T14:38:00Z">
        <w:r w:rsidR="00EF650C">
          <w:rPr>
            <w:rFonts w:hint="eastAsia"/>
            <w:kern w:val="0"/>
            <w:szCs w:val="24"/>
            <w:u w:val="single"/>
          </w:rPr>
          <w:t>코크렙안양</w:t>
        </w:r>
      </w:ins>
      <w:r w:rsidR="00406041">
        <w:rPr>
          <w:kern w:val="0"/>
          <w:szCs w:val="24"/>
        </w:rPr>
        <w:t>”</w:t>
      </w:r>
      <w:r w:rsidR="00406041">
        <w:rPr>
          <w:rFonts w:hint="eastAsia"/>
          <w:kern w:val="0"/>
          <w:szCs w:val="24"/>
        </w:rPr>
        <w:t>)</w:t>
      </w:r>
      <w:r w:rsidR="00D33F73" w:rsidRPr="0015220C" w:rsidDel="008809A3">
        <w:rPr>
          <w:szCs w:val="24"/>
        </w:rPr>
        <w:t xml:space="preserve"> </w:t>
      </w:r>
      <w:r w:rsidR="00D33F73" w:rsidRPr="0015220C">
        <w:rPr>
          <w:szCs w:val="24"/>
        </w:rPr>
        <w:t xml:space="preserve"> </w:t>
      </w:r>
    </w:p>
    <w:p w14:paraId="2196E90C" w14:textId="77777777" w:rsidR="00D33F73" w:rsidRPr="0015220C" w:rsidRDefault="00D33F73" w:rsidP="00D33F73">
      <w:pPr>
        <w:pStyle w:val="ae"/>
        <w:topLinePunct/>
        <w:spacing w:line="312" w:lineRule="auto"/>
        <w:ind w:leftChars="0" w:left="795"/>
        <w:rPr>
          <w:szCs w:val="24"/>
        </w:rPr>
      </w:pPr>
      <w:r w:rsidRPr="0015220C">
        <w:rPr>
          <w:szCs w:val="24"/>
          <w:lang w:val="ko-KR"/>
        </w:rPr>
        <w:t>주소</w:t>
      </w:r>
      <w:r w:rsidRPr="0015220C">
        <w:rPr>
          <w:szCs w:val="24"/>
          <w:lang w:val="ko-KR"/>
        </w:rPr>
        <w:t xml:space="preserve">: </w:t>
      </w:r>
      <w:r>
        <w:rPr>
          <w:rFonts w:hint="eastAsia"/>
          <w:szCs w:val="24"/>
          <w:lang w:val="ko-KR"/>
        </w:rPr>
        <w:t>[*]</w:t>
      </w:r>
      <w:r w:rsidRPr="0015220C">
        <w:rPr>
          <w:szCs w:val="24"/>
          <w:lang w:val="ko-KR"/>
        </w:rPr>
        <w:br/>
      </w:r>
      <w:r w:rsidRPr="0015220C">
        <w:rPr>
          <w:szCs w:val="24"/>
        </w:rPr>
        <w:t>전화</w:t>
      </w:r>
      <w:r w:rsidRPr="0015220C">
        <w:rPr>
          <w:szCs w:val="24"/>
        </w:rPr>
        <w:t xml:space="preserve">: </w:t>
      </w:r>
      <w:r>
        <w:rPr>
          <w:rFonts w:hint="eastAsia"/>
          <w:szCs w:val="24"/>
          <w:lang w:val="ko-KR"/>
        </w:rPr>
        <w:t>[*]</w:t>
      </w:r>
      <w:r w:rsidRPr="0015220C">
        <w:rPr>
          <w:szCs w:val="24"/>
        </w:rPr>
        <w:br/>
      </w:r>
      <w:r w:rsidRPr="0015220C">
        <w:rPr>
          <w:szCs w:val="24"/>
        </w:rPr>
        <w:t>이메일</w:t>
      </w:r>
      <w:r w:rsidRPr="0015220C">
        <w:rPr>
          <w:szCs w:val="24"/>
        </w:rPr>
        <w:t xml:space="preserve">: </w:t>
      </w:r>
      <w:r>
        <w:rPr>
          <w:rFonts w:hint="eastAsia"/>
          <w:szCs w:val="24"/>
          <w:lang w:val="ko-KR"/>
        </w:rPr>
        <w:t>[*]</w:t>
      </w:r>
      <w:hyperlink r:id="rId22" w:history="1"/>
      <w:r w:rsidRPr="0015220C">
        <w:rPr>
          <w:szCs w:val="24"/>
        </w:rPr>
        <w:br/>
      </w:r>
      <w:r w:rsidRPr="0015220C">
        <w:rPr>
          <w:szCs w:val="24"/>
        </w:rPr>
        <w:t>참조</w:t>
      </w:r>
      <w:r w:rsidRPr="0015220C">
        <w:rPr>
          <w:szCs w:val="24"/>
        </w:rPr>
        <w:t xml:space="preserve">: </w:t>
      </w:r>
      <w:r>
        <w:rPr>
          <w:rFonts w:hint="eastAsia"/>
          <w:szCs w:val="24"/>
          <w:lang w:val="ko-KR"/>
        </w:rPr>
        <w:t>[*]</w:t>
      </w:r>
    </w:p>
    <w:p w14:paraId="75285414" w14:textId="4F48E4A8" w:rsidR="005C0AE3" w:rsidRPr="0015220C" w:rsidRDefault="00711DF1" w:rsidP="008809A3">
      <w:pPr>
        <w:topLinePunct/>
        <w:spacing w:line="312" w:lineRule="auto"/>
        <w:rPr>
          <w:szCs w:val="24"/>
        </w:rPr>
      </w:pPr>
      <w:r>
        <w:rPr>
          <w:rFonts w:hint="eastAsia"/>
          <w:szCs w:val="24"/>
        </w:rPr>
        <w:t>10</w:t>
      </w:r>
      <w:r w:rsidR="00973E2A" w:rsidRPr="0015220C">
        <w:rPr>
          <w:szCs w:val="24"/>
        </w:rPr>
        <w:t>.</w:t>
      </w:r>
      <w:r w:rsidR="00973E2A" w:rsidRPr="0015220C">
        <w:rPr>
          <w:szCs w:val="24"/>
        </w:rPr>
        <w:tab/>
      </w:r>
      <w:r w:rsidR="008809A3" w:rsidRPr="00596AC4">
        <w:rPr>
          <w:rFonts w:hint="eastAsia"/>
          <w:kern w:val="0"/>
          <w:szCs w:val="24"/>
        </w:rPr>
        <w:t>주식회사</w:t>
      </w:r>
      <w:r w:rsidR="008809A3" w:rsidRPr="00596AC4">
        <w:rPr>
          <w:rFonts w:hint="eastAsia"/>
          <w:kern w:val="0"/>
          <w:szCs w:val="24"/>
        </w:rPr>
        <w:t xml:space="preserve"> </w:t>
      </w:r>
      <w:r w:rsidRPr="00711DF1">
        <w:rPr>
          <w:kern w:val="0"/>
          <w:szCs w:val="24"/>
        </w:rPr>
        <w:t>코람코라이프로지스</w:t>
      </w:r>
      <w:r w:rsidR="008809A3" w:rsidRPr="00596AC4">
        <w:rPr>
          <w:rFonts w:hint="eastAsia"/>
          <w:kern w:val="0"/>
          <w:szCs w:val="24"/>
        </w:rPr>
        <w:t>위탁관리부동산투자회사</w:t>
      </w:r>
      <w:r w:rsidR="008809A3" w:rsidRPr="0015220C" w:rsidDel="008809A3">
        <w:rPr>
          <w:szCs w:val="24"/>
        </w:rPr>
        <w:t xml:space="preserve"> </w:t>
      </w:r>
    </w:p>
    <w:p w14:paraId="2B4C8332" w14:textId="2BAC368C" w:rsidR="005C0AE3" w:rsidRDefault="00973E2A" w:rsidP="00275B7B">
      <w:pPr>
        <w:pStyle w:val="ae"/>
        <w:topLinePunct/>
        <w:spacing w:line="312" w:lineRule="auto"/>
        <w:ind w:leftChars="0" w:left="795"/>
        <w:rPr>
          <w:szCs w:val="24"/>
          <w:lang w:val="ko-KR"/>
        </w:rPr>
      </w:pPr>
      <w:r w:rsidRPr="0015220C">
        <w:rPr>
          <w:szCs w:val="24"/>
          <w:lang w:val="ko-KR"/>
        </w:rPr>
        <w:t>주소</w:t>
      </w:r>
      <w:r w:rsidRPr="0015220C">
        <w:rPr>
          <w:szCs w:val="24"/>
          <w:lang w:val="ko-KR"/>
        </w:rPr>
        <w:t xml:space="preserve">: </w:t>
      </w:r>
      <w:r w:rsidR="00711DF1">
        <w:rPr>
          <w:rFonts w:hint="eastAsia"/>
          <w:szCs w:val="24"/>
          <w:lang w:val="ko-KR"/>
        </w:rPr>
        <w:t>서</w:t>
      </w:r>
      <w:r w:rsidR="00711DF1" w:rsidRPr="00711DF1">
        <w:rPr>
          <w:szCs w:val="24"/>
          <w:lang w:val="ko-KR"/>
        </w:rPr>
        <w:t>울특별시</w:t>
      </w:r>
      <w:r w:rsidR="00711DF1" w:rsidRPr="00711DF1">
        <w:rPr>
          <w:szCs w:val="24"/>
          <w:lang w:val="ko-KR"/>
        </w:rPr>
        <w:t xml:space="preserve"> </w:t>
      </w:r>
      <w:r w:rsidR="00711DF1" w:rsidRPr="00711DF1">
        <w:rPr>
          <w:szCs w:val="24"/>
          <w:lang w:val="ko-KR"/>
        </w:rPr>
        <w:t>강남구</w:t>
      </w:r>
      <w:r w:rsidR="00711DF1" w:rsidRPr="00711DF1">
        <w:rPr>
          <w:szCs w:val="24"/>
          <w:lang w:val="ko-KR"/>
        </w:rPr>
        <w:t xml:space="preserve"> </w:t>
      </w:r>
      <w:r w:rsidR="00711DF1" w:rsidRPr="00711DF1">
        <w:rPr>
          <w:szCs w:val="24"/>
          <w:lang w:val="ko-KR"/>
        </w:rPr>
        <w:t>삼성로</w:t>
      </w:r>
      <w:r w:rsidR="00711DF1" w:rsidRPr="00711DF1">
        <w:rPr>
          <w:szCs w:val="24"/>
          <w:lang w:val="ko-KR"/>
        </w:rPr>
        <w:t xml:space="preserve"> 511(</w:t>
      </w:r>
      <w:r w:rsidR="00711DF1" w:rsidRPr="00711DF1">
        <w:rPr>
          <w:szCs w:val="24"/>
          <w:lang w:val="ko-KR"/>
        </w:rPr>
        <w:t>삼성동</w:t>
      </w:r>
      <w:r w:rsidR="00711DF1" w:rsidRPr="00711DF1">
        <w:rPr>
          <w:szCs w:val="24"/>
          <w:lang w:val="ko-KR"/>
        </w:rPr>
        <w:t>)</w:t>
      </w:r>
      <w:r w:rsidR="00711DF1" w:rsidRPr="00711DF1" w:rsidDel="00711DF1">
        <w:rPr>
          <w:szCs w:val="24"/>
          <w:lang w:val="ko-KR"/>
        </w:rPr>
        <w:t xml:space="preserve"> </w:t>
      </w:r>
      <w:r w:rsidRPr="0015220C">
        <w:rPr>
          <w:szCs w:val="24"/>
          <w:lang w:val="ko-KR"/>
        </w:rPr>
        <w:br/>
      </w:r>
      <w:r w:rsidRPr="0015220C">
        <w:rPr>
          <w:szCs w:val="24"/>
        </w:rPr>
        <w:t>전화</w:t>
      </w:r>
      <w:r w:rsidRPr="0015220C">
        <w:rPr>
          <w:szCs w:val="24"/>
        </w:rPr>
        <w:t xml:space="preserve">: </w:t>
      </w:r>
      <w:del w:id="713" w:author="임영규 부장(상장리츠팀)" w:date="2026-10-01T13:17:00Z" w16du:dateUtc="2026-10-01T04:17:00Z">
        <w:r w:rsidR="00DD2A6F" w:rsidDel="000065E9">
          <w:rPr>
            <w:rFonts w:hint="eastAsia"/>
            <w:szCs w:val="24"/>
            <w:lang w:val="ko-KR"/>
          </w:rPr>
          <w:delText>[*]</w:delText>
        </w:r>
      </w:del>
      <w:ins w:id="714" w:author="임영규 부장(상장리츠팀)" w:date="2026-10-01T13:17:00Z" w16du:dateUtc="2026-10-01T04:17:00Z">
        <w:r w:rsidR="000065E9">
          <w:rPr>
            <w:rFonts w:hint="eastAsia"/>
            <w:szCs w:val="24"/>
            <w:lang w:val="ko-KR"/>
          </w:rPr>
          <w:t>02-2251-7434</w:t>
        </w:r>
      </w:ins>
      <w:r w:rsidRPr="0015220C">
        <w:rPr>
          <w:szCs w:val="24"/>
        </w:rPr>
        <w:br/>
      </w:r>
      <w:r w:rsidRPr="0015220C">
        <w:rPr>
          <w:szCs w:val="24"/>
        </w:rPr>
        <w:t>이메일</w:t>
      </w:r>
      <w:r w:rsidRPr="0015220C">
        <w:rPr>
          <w:szCs w:val="24"/>
        </w:rPr>
        <w:t xml:space="preserve">: </w:t>
      </w:r>
      <w:del w:id="715" w:author="임영규 부장(상장리츠팀)" w:date="2026-10-01T13:17:00Z" w16du:dateUtc="2026-10-01T04:17:00Z">
        <w:r w:rsidR="00DD2A6F" w:rsidDel="000065E9">
          <w:rPr>
            <w:rFonts w:hint="eastAsia"/>
            <w:szCs w:val="24"/>
            <w:lang w:val="ko-KR"/>
          </w:rPr>
          <w:delText>[*]</w:delText>
        </w:r>
      </w:del>
      <w:ins w:id="716" w:author="임영규 부장(상장리츠팀)" w:date="2026-10-01T13:17:00Z" w16du:dateUtc="2026-10-01T04:17:00Z">
        <w:r w:rsidR="000065E9">
          <w:rPr>
            <w:rFonts w:hint="eastAsia"/>
            <w:szCs w:val="24"/>
            <w:lang w:val="ko-KR"/>
          </w:rPr>
          <w:t>jk.</w:t>
        </w:r>
      </w:ins>
      <w:ins w:id="717" w:author="임영규 부장(상장리츠팀)" w:date="2026-10-01T13:18:00Z" w16du:dateUtc="2026-10-01T04:18:00Z">
        <w:r w:rsidR="000065E9">
          <w:rPr>
            <w:rFonts w:hint="eastAsia"/>
            <w:szCs w:val="24"/>
            <w:lang w:val="ko-KR"/>
          </w:rPr>
          <w:t>yeom@koramco.com</w:t>
        </w:r>
      </w:ins>
      <w:hyperlink r:id="rId23" w:history="1"/>
      <w:r w:rsidRPr="0015220C">
        <w:rPr>
          <w:szCs w:val="24"/>
        </w:rPr>
        <w:br/>
      </w:r>
      <w:r w:rsidRPr="0015220C">
        <w:rPr>
          <w:szCs w:val="24"/>
        </w:rPr>
        <w:t>참조</w:t>
      </w:r>
      <w:r w:rsidRPr="0015220C">
        <w:rPr>
          <w:szCs w:val="24"/>
        </w:rPr>
        <w:t xml:space="preserve">: </w:t>
      </w:r>
      <w:del w:id="718" w:author="임영규 부장(상장리츠팀)" w:date="2026-10-01T13:18:00Z" w16du:dateUtc="2026-10-01T04:18:00Z">
        <w:r w:rsidR="00DD2A6F" w:rsidDel="000065E9">
          <w:rPr>
            <w:rFonts w:hint="eastAsia"/>
            <w:szCs w:val="24"/>
            <w:lang w:val="ko-KR"/>
          </w:rPr>
          <w:delText>[*</w:delText>
        </w:r>
      </w:del>
      <w:ins w:id="719" w:author="임영규 부장(상장리츠팀)" w:date="2026-10-01T13:18:00Z" w16du:dateUtc="2026-10-01T04:18:00Z">
        <w:r w:rsidR="000065E9">
          <w:rPr>
            <w:rFonts w:hint="eastAsia"/>
            <w:szCs w:val="24"/>
            <w:lang w:val="ko-KR"/>
          </w:rPr>
          <w:t>염진경</w:t>
        </w:r>
        <w:r w:rsidR="000065E9">
          <w:rPr>
            <w:rFonts w:hint="eastAsia"/>
            <w:szCs w:val="24"/>
            <w:lang w:val="ko-KR"/>
          </w:rPr>
          <w:t xml:space="preserve"> </w:t>
        </w:r>
        <w:r w:rsidR="000065E9">
          <w:rPr>
            <w:rFonts w:hint="eastAsia"/>
            <w:szCs w:val="24"/>
            <w:lang w:val="ko-KR"/>
          </w:rPr>
          <w:t>과장</w:t>
        </w:r>
      </w:ins>
      <w:del w:id="720" w:author="임영규 부장(상장리츠팀)" w:date="2026-10-01T13:18:00Z" w16du:dateUtc="2026-10-01T04:18:00Z">
        <w:r w:rsidR="00DD2A6F" w:rsidDel="000065E9">
          <w:rPr>
            <w:rFonts w:hint="eastAsia"/>
            <w:szCs w:val="24"/>
            <w:lang w:val="ko-KR"/>
          </w:rPr>
          <w:delText>]</w:delText>
        </w:r>
      </w:del>
    </w:p>
    <w:p w14:paraId="0F86ACE8" w14:textId="3FB8F50E" w:rsidR="00F66C03" w:rsidRDefault="00F66C03">
      <w:pPr>
        <w:widowControl/>
        <w:wordWrap/>
        <w:autoSpaceDE/>
        <w:autoSpaceDN/>
        <w:spacing w:after="0"/>
        <w:jc w:val="left"/>
        <w:rPr>
          <w:szCs w:val="24"/>
          <w:lang w:val="ko-KR"/>
        </w:rPr>
      </w:pPr>
      <w:r>
        <w:rPr>
          <w:szCs w:val="24"/>
          <w:lang w:val="ko-KR"/>
        </w:rPr>
        <w:br w:type="page"/>
      </w:r>
    </w:p>
    <w:p w14:paraId="0B3C0006" w14:textId="4A320605" w:rsidR="00F66C03" w:rsidRPr="00DB6320" w:rsidRDefault="00F66C03" w:rsidP="00F66C03">
      <w:pPr>
        <w:pStyle w:val="ae"/>
        <w:spacing w:line="312" w:lineRule="auto"/>
        <w:ind w:leftChars="0" w:left="0"/>
        <w:outlineLvl w:val="0"/>
        <w:rPr>
          <w:b/>
          <w:szCs w:val="24"/>
        </w:rPr>
      </w:pPr>
      <w:r w:rsidRPr="00DB6320">
        <w:rPr>
          <w:rFonts w:hint="eastAsia"/>
          <w:b/>
          <w:szCs w:val="24"/>
        </w:rPr>
        <w:lastRenderedPageBreak/>
        <w:t>별첨</w:t>
      </w:r>
      <w:r w:rsidRPr="00DB6320">
        <w:rPr>
          <w:rFonts w:hint="eastAsia"/>
          <w:b/>
          <w:szCs w:val="24"/>
        </w:rPr>
        <w:t xml:space="preserve"> </w:t>
      </w:r>
      <w:r>
        <w:rPr>
          <w:rFonts w:hint="eastAsia"/>
          <w:b/>
          <w:szCs w:val="24"/>
        </w:rPr>
        <w:t>2</w:t>
      </w:r>
      <w:r w:rsidRPr="00DB6320">
        <w:rPr>
          <w:b/>
          <w:szCs w:val="24"/>
        </w:rPr>
        <w:t xml:space="preserve"> </w:t>
      </w:r>
      <w:r w:rsidRPr="00DB6320">
        <w:rPr>
          <w:rFonts w:hint="eastAsia"/>
          <w:b/>
          <w:szCs w:val="24"/>
        </w:rPr>
        <w:t>정관</w:t>
      </w:r>
    </w:p>
    <w:p w14:paraId="17D98BDF" w14:textId="77777777" w:rsidR="00F66C03" w:rsidRDefault="00F66C03" w:rsidP="00F66C03">
      <w:pPr>
        <w:pStyle w:val="ae"/>
        <w:spacing w:line="312" w:lineRule="auto"/>
        <w:ind w:leftChars="0" w:left="0"/>
        <w:jc w:val="center"/>
      </w:pPr>
      <w:r>
        <w:rPr>
          <w:szCs w:val="24"/>
        </w:rPr>
        <w:t>(</w:t>
      </w:r>
      <w:r>
        <w:rPr>
          <w:rFonts w:hint="eastAsia"/>
          <w:i/>
          <w:szCs w:val="24"/>
        </w:rPr>
        <w:t>뒷면에</w:t>
      </w:r>
      <w:r>
        <w:rPr>
          <w:i/>
          <w:szCs w:val="24"/>
        </w:rPr>
        <w:t xml:space="preserve"> </w:t>
      </w:r>
      <w:r>
        <w:rPr>
          <w:rFonts w:hint="eastAsia"/>
          <w:i/>
          <w:szCs w:val="24"/>
        </w:rPr>
        <w:t>첨부</w:t>
      </w:r>
      <w:r>
        <w:t>)</w:t>
      </w:r>
    </w:p>
    <w:p w14:paraId="0FD7AB81" w14:textId="7C1DBFA2" w:rsidR="00F66C03" w:rsidRDefault="00F66C03" w:rsidP="00F66C03">
      <w:pPr>
        <w:widowControl/>
        <w:wordWrap/>
        <w:autoSpaceDE/>
        <w:autoSpaceDN/>
        <w:spacing w:after="0"/>
        <w:jc w:val="left"/>
      </w:pPr>
    </w:p>
    <w:p w14:paraId="359DF55A" w14:textId="77777777" w:rsidR="00F66C03" w:rsidRDefault="00F66C03" w:rsidP="00275B7B">
      <w:pPr>
        <w:pStyle w:val="ae"/>
        <w:topLinePunct/>
        <w:spacing w:line="312" w:lineRule="auto"/>
        <w:ind w:leftChars="0" w:left="795"/>
        <w:rPr>
          <w:szCs w:val="24"/>
        </w:rPr>
      </w:pPr>
    </w:p>
    <w:sectPr w:rsidR="00F66C03" w:rsidSect="00F9369B">
      <w:footerReference w:type="default" r:id="rId24"/>
      <w:footerReference w:type="first" r:id="rId25"/>
      <w:pgSz w:w="11906" w:h="16838"/>
      <w:pgMar w:top="1701" w:right="1440" w:bottom="1440" w:left="1440" w:header="794" w:footer="794" w:gutter="0"/>
      <w:pgNumType w:start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801E9A" w14:textId="77777777" w:rsidR="00E6361C" w:rsidRDefault="00E6361C">
      <w:r>
        <w:separator/>
      </w:r>
    </w:p>
    <w:p w14:paraId="4822D7D5" w14:textId="77777777" w:rsidR="00E6361C" w:rsidRDefault="00E6361C"/>
  </w:endnote>
  <w:endnote w:type="continuationSeparator" w:id="0">
    <w:p w14:paraId="625990C9" w14:textId="77777777" w:rsidR="00E6361C" w:rsidRDefault="00E6361C">
      <w:r>
        <w:continuationSeparator/>
      </w:r>
    </w:p>
    <w:p w14:paraId="2114518D" w14:textId="77777777" w:rsidR="00E6361C" w:rsidRDefault="00E6361C"/>
  </w:endnote>
  <w:endnote w:type="continuationNotice" w:id="1">
    <w:p w14:paraId="689828EC" w14:textId="77777777" w:rsidR="00E6361C" w:rsidRDefault="00E6361C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G Omega">
    <w:altName w:val="Segoe U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43503624"/>
      <w:docPartObj>
        <w:docPartGallery w:val="Page Numbers (Bottom of Page)"/>
        <w:docPartUnique/>
      </w:docPartObj>
    </w:sdtPr>
    <w:sdtContent>
      <w:p w14:paraId="29D06B93" w14:textId="64FD108B" w:rsidR="00635213" w:rsidRDefault="00635213" w:rsidP="00BB6765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BC6CD5">
          <w:rPr>
            <w:noProof/>
            <w:lang w:val="ko-KR"/>
          </w:rPr>
          <w:t>28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25805770"/>
      <w:docPartObj>
        <w:docPartGallery w:val="Page Numbers (Bottom of Page)"/>
        <w:docPartUnique/>
      </w:docPartObj>
    </w:sdtPr>
    <w:sdtContent>
      <w:p w14:paraId="01C57EF8" w14:textId="656739D8" w:rsidR="00F9369B" w:rsidRDefault="00F9369B" w:rsidP="00BB6765">
        <w:pPr>
          <w:pStyle w:val="a4"/>
          <w:jc w:val="center"/>
        </w:pPr>
        <w:r>
          <w:rPr>
            <w:rFonts w:hint="eastAsia"/>
          </w:rPr>
          <w:t>날인페이지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4FA38" w14:textId="1F2048A0" w:rsidR="00F9369B" w:rsidRDefault="00F9369B" w:rsidP="00F9369B">
    <w:pPr>
      <w:pStyle w:val="a4"/>
      <w:jc w:val="center"/>
    </w:pPr>
    <w:r>
      <w:rPr>
        <w:rFonts w:hint="eastAsia"/>
      </w:rPr>
      <w:t>날인페이지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08373629"/>
      <w:docPartObj>
        <w:docPartGallery w:val="Page Numbers (Bottom of Page)"/>
        <w:docPartUnique/>
      </w:docPartObj>
    </w:sdtPr>
    <w:sdtContent>
      <w:p w14:paraId="1A0B2807" w14:textId="44230CED" w:rsidR="00F9369B" w:rsidRDefault="00F9369B" w:rsidP="00BB6765">
        <w:pPr>
          <w:pStyle w:val="a4"/>
          <w:jc w:val="center"/>
        </w:pPr>
        <w:r>
          <w:rPr>
            <w:rFonts w:hint="eastAsia"/>
          </w:rPr>
          <w:t>별첨</w:t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0E571" w14:textId="77777777" w:rsidR="00F9369B" w:rsidRDefault="00F9369B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C0E0A1" w14:textId="77777777" w:rsidR="00E6361C" w:rsidRDefault="00E6361C">
      <w:r>
        <w:separator/>
      </w:r>
    </w:p>
    <w:p w14:paraId="2E76542F" w14:textId="77777777" w:rsidR="00E6361C" w:rsidRDefault="00E6361C"/>
  </w:footnote>
  <w:footnote w:type="continuationSeparator" w:id="0">
    <w:p w14:paraId="678F91CA" w14:textId="77777777" w:rsidR="00E6361C" w:rsidRDefault="00E6361C">
      <w:r>
        <w:continuationSeparator/>
      </w:r>
    </w:p>
    <w:p w14:paraId="09D8EE9E" w14:textId="77777777" w:rsidR="00E6361C" w:rsidRDefault="00E6361C"/>
  </w:footnote>
  <w:footnote w:type="continuationNotice" w:id="1">
    <w:p w14:paraId="5399D671" w14:textId="77777777" w:rsidR="00E6361C" w:rsidRDefault="00E6361C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A48EA" w14:textId="535C43E8" w:rsidR="00635213" w:rsidRPr="00CF347C" w:rsidRDefault="00635213" w:rsidP="00CF347C">
    <w:pPr>
      <w:pStyle w:val="a3"/>
      <w:jc w:val="right"/>
      <w:rPr>
        <w:i/>
      </w:rPr>
    </w:pPr>
    <w:r>
      <w:rPr>
        <w:rFonts w:hint="eastAsia"/>
        <w:i/>
      </w:rPr>
      <w:t>BKL Draft</w:t>
    </w:r>
    <w:r w:rsidR="00616CFF">
      <w:rPr>
        <w:i/>
      </w:rPr>
      <w:t>_</w:t>
    </w:r>
    <w:del w:id="603" w:author="BKL" w:date="2026-09-30T23:37:00Z" w16du:dateUtc="2026-09-30T14:37:00Z">
      <w:r w:rsidR="00F66C03" w:rsidDel="00EF650C">
        <w:rPr>
          <w:rFonts w:hint="eastAsia"/>
          <w:i/>
        </w:rPr>
        <w:delText>260923</w:delText>
      </w:r>
    </w:del>
    <w:ins w:id="604" w:author="BKL" w:date="2026-09-30T23:37:00Z" w16du:dateUtc="2026-09-30T14:37:00Z">
      <w:r w:rsidR="00EF650C">
        <w:rPr>
          <w:rFonts w:hint="eastAsia"/>
          <w:i/>
        </w:rPr>
        <w:t>26</w:t>
      </w:r>
    </w:ins>
    <w:ins w:id="605" w:author="BKL" w:date="2026-10-01T10:26:00Z" w16du:dateUtc="2026-10-01T01:26:00Z">
      <w:r w:rsidR="00675F91">
        <w:rPr>
          <w:rFonts w:hint="eastAsia"/>
          <w:i/>
        </w:rPr>
        <w:t>100</w:t>
      </w:r>
    </w:ins>
    <w:ins w:id="606" w:author="BKL" w:date="2026-10-02T10:59:00Z" w16du:dateUtc="2026-10-02T01:59:00Z">
      <w:r w:rsidR="009259ED">
        <w:rPr>
          <w:rFonts w:hint="eastAsia"/>
          <w:i/>
        </w:rPr>
        <w:t>2</w:t>
      </w:r>
    </w:ins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E48C5"/>
    <w:multiLevelType w:val="hybridMultilevel"/>
    <w:tmpl w:val="FBD6CDA6"/>
    <w:lvl w:ilvl="0" w:tplc="088AFA94">
      <w:start w:val="1"/>
      <w:numFmt w:val="decimal"/>
      <w:lvlText w:val="%1)"/>
      <w:lvlJc w:val="left"/>
      <w:pPr>
        <w:ind w:left="720" w:hanging="360"/>
      </w:pPr>
    </w:lvl>
    <w:lvl w:ilvl="1" w:tplc="BD1A2B74">
      <w:start w:val="1"/>
      <w:numFmt w:val="decimal"/>
      <w:lvlText w:val="%2)"/>
      <w:lvlJc w:val="left"/>
      <w:pPr>
        <w:ind w:left="720" w:hanging="360"/>
      </w:pPr>
    </w:lvl>
    <w:lvl w:ilvl="2" w:tplc="7616CAA2">
      <w:start w:val="1"/>
      <w:numFmt w:val="decimal"/>
      <w:lvlText w:val="%3)"/>
      <w:lvlJc w:val="left"/>
      <w:pPr>
        <w:ind w:left="720" w:hanging="360"/>
      </w:pPr>
    </w:lvl>
    <w:lvl w:ilvl="3" w:tplc="26ACE588">
      <w:start w:val="1"/>
      <w:numFmt w:val="decimal"/>
      <w:lvlText w:val="%4)"/>
      <w:lvlJc w:val="left"/>
      <w:pPr>
        <w:ind w:left="720" w:hanging="360"/>
      </w:pPr>
    </w:lvl>
    <w:lvl w:ilvl="4" w:tplc="4E5813DA">
      <w:start w:val="1"/>
      <w:numFmt w:val="decimal"/>
      <w:lvlText w:val="%5)"/>
      <w:lvlJc w:val="left"/>
      <w:pPr>
        <w:ind w:left="720" w:hanging="360"/>
      </w:pPr>
    </w:lvl>
    <w:lvl w:ilvl="5" w:tplc="00EA4B64">
      <w:start w:val="1"/>
      <w:numFmt w:val="decimal"/>
      <w:lvlText w:val="%6)"/>
      <w:lvlJc w:val="left"/>
      <w:pPr>
        <w:ind w:left="720" w:hanging="360"/>
      </w:pPr>
    </w:lvl>
    <w:lvl w:ilvl="6" w:tplc="B2E6A7CA">
      <w:start w:val="1"/>
      <w:numFmt w:val="decimal"/>
      <w:lvlText w:val="%7)"/>
      <w:lvlJc w:val="left"/>
      <w:pPr>
        <w:ind w:left="720" w:hanging="360"/>
      </w:pPr>
    </w:lvl>
    <w:lvl w:ilvl="7" w:tplc="9110BB84">
      <w:start w:val="1"/>
      <w:numFmt w:val="decimal"/>
      <w:lvlText w:val="%8)"/>
      <w:lvlJc w:val="left"/>
      <w:pPr>
        <w:ind w:left="720" w:hanging="360"/>
      </w:pPr>
    </w:lvl>
    <w:lvl w:ilvl="8" w:tplc="6A3AAFE0">
      <w:start w:val="1"/>
      <w:numFmt w:val="decimal"/>
      <w:lvlText w:val="%9)"/>
      <w:lvlJc w:val="left"/>
      <w:pPr>
        <w:ind w:left="720" w:hanging="360"/>
      </w:pPr>
    </w:lvl>
  </w:abstractNum>
  <w:abstractNum w:abstractNumId="1" w15:restartNumberingAfterBreak="0">
    <w:nsid w:val="16020619"/>
    <w:multiLevelType w:val="hybridMultilevel"/>
    <w:tmpl w:val="D3A02E56"/>
    <w:lvl w:ilvl="0" w:tplc="7B86588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EA58D40E">
      <w:start w:val="1"/>
      <w:numFmt w:val="decimal"/>
      <w:lvlText w:val="(%2)"/>
      <w:lvlJc w:val="left"/>
      <w:pPr>
        <w:ind w:left="1205" w:hanging="40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201334E1"/>
    <w:multiLevelType w:val="multilevel"/>
    <w:tmpl w:val="B3B0F30A"/>
    <w:lvl w:ilvl="0">
      <w:start w:val="7"/>
      <w:numFmt w:val="decimal"/>
      <w:lvlText w:val="%1-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20C01D7E"/>
    <w:multiLevelType w:val="multilevel"/>
    <w:tmpl w:val="8E5C01E0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decimal"/>
      <w:isLgl/>
      <w:lvlText w:val="%1.%2"/>
      <w:lvlJc w:val="left"/>
      <w:pPr>
        <w:ind w:left="8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00" w:hanging="1800"/>
      </w:pPr>
      <w:rPr>
        <w:rFonts w:hint="default"/>
      </w:rPr>
    </w:lvl>
  </w:abstractNum>
  <w:abstractNum w:abstractNumId="4" w15:restartNumberingAfterBreak="0">
    <w:nsid w:val="35FA07B7"/>
    <w:multiLevelType w:val="hybridMultilevel"/>
    <w:tmpl w:val="63285526"/>
    <w:lvl w:ilvl="0" w:tplc="265AC96A">
      <w:start w:val="1"/>
      <w:numFmt w:val="decimal"/>
      <w:lvlText w:val="%1)"/>
      <w:lvlJc w:val="left"/>
      <w:pPr>
        <w:ind w:left="1020" w:hanging="360"/>
      </w:pPr>
    </w:lvl>
    <w:lvl w:ilvl="1" w:tplc="5EC2C67A">
      <w:start w:val="1"/>
      <w:numFmt w:val="decimal"/>
      <w:lvlText w:val="%2)"/>
      <w:lvlJc w:val="left"/>
      <w:pPr>
        <w:ind w:left="1020" w:hanging="360"/>
      </w:pPr>
    </w:lvl>
    <w:lvl w:ilvl="2" w:tplc="AA9A524C">
      <w:start w:val="1"/>
      <w:numFmt w:val="decimal"/>
      <w:lvlText w:val="%3)"/>
      <w:lvlJc w:val="left"/>
      <w:pPr>
        <w:ind w:left="1020" w:hanging="360"/>
      </w:pPr>
    </w:lvl>
    <w:lvl w:ilvl="3" w:tplc="A3D463A4">
      <w:start w:val="1"/>
      <w:numFmt w:val="decimal"/>
      <w:lvlText w:val="%4)"/>
      <w:lvlJc w:val="left"/>
      <w:pPr>
        <w:ind w:left="1020" w:hanging="360"/>
      </w:pPr>
    </w:lvl>
    <w:lvl w:ilvl="4" w:tplc="0DCC8E26">
      <w:start w:val="1"/>
      <w:numFmt w:val="decimal"/>
      <w:lvlText w:val="%5)"/>
      <w:lvlJc w:val="left"/>
      <w:pPr>
        <w:ind w:left="1020" w:hanging="360"/>
      </w:pPr>
    </w:lvl>
    <w:lvl w:ilvl="5" w:tplc="F2A8DC10">
      <w:start w:val="1"/>
      <w:numFmt w:val="decimal"/>
      <w:lvlText w:val="%6)"/>
      <w:lvlJc w:val="left"/>
      <w:pPr>
        <w:ind w:left="1020" w:hanging="360"/>
      </w:pPr>
    </w:lvl>
    <w:lvl w:ilvl="6" w:tplc="F148DC84">
      <w:start w:val="1"/>
      <w:numFmt w:val="decimal"/>
      <w:lvlText w:val="%7)"/>
      <w:lvlJc w:val="left"/>
      <w:pPr>
        <w:ind w:left="1020" w:hanging="360"/>
      </w:pPr>
    </w:lvl>
    <w:lvl w:ilvl="7" w:tplc="5030A50A">
      <w:start w:val="1"/>
      <w:numFmt w:val="decimal"/>
      <w:lvlText w:val="%8)"/>
      <w:lvlJc w:val="left"/>
      <w:pPr>
        <w:ind w:left="1020" w:hanging="360"/>
      </w:pPr>
    </w:lvl>
    <w:lvl w:ilvl="8" w:tplc="D8CE163C">
      <w:start w:val="1"/>
      <w:numFmt w:val="decimal"/>
      <w:lvlText w:val="%9)"/>
      <w:lvlJc w:val="left"/>
      <w:pPr>
        <w:ind w:left="1020" w:hanging="360"/>
      </w:pPr>
    </w:lvl>
  </w:abstractNum>
  <w:abstractNum w:abstractNumId="5" w15:restartNumberingAfterBreak="0">
    <w:nsid w:val="378B022F"/>
    <w:multiLevelType w:val="multilevel"/>
    <w:tmpl w:val="C58AD4D4"/>
    <w:lvl w:ilvl="0">
      <w:start w:val="8"/>
      <w:numFmt w:val="decimal"/>
      <w:lvlText w:val="%1-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439D1694"/>
    <w:multiLevelType w:val="multilevel"/>
    <w:tmpl w:val="D9E85632"/>
    <w:lvl w:ilvl="0">
      <w:start w:val="2"/>
      <w:numFmt w:val="decimal"/>
      <w:lvlText w:val="%1-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5D420968"/>
    <w:multiLevelType w:val="multilevel"/>
    <w:tmpl w:val="FF4C97D0"/>
    <w:lvl w:ilvl="0">
      <w:start w:val="8"/>
      <w:numFmt w:val="decimal"/>
      <w:lvlText w:val="%1-"/>
      <w:lvlJc w:val="left"/>
      <w:pPr>
        <w:ind w:left="380" w:hanging="380"/>
      </w:pPr>
      <w:rPr>
        <w:rFonts w:hint="default"/>
      </w:rPr>
    </w:lvl>
    <w:lvl w:ilvl="1">
      <w:start w:val="2"/>
      <w:numFmt w:val="decimal"/>
      <w:lvlText w:val="%1-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63DE7AD3"/>
    <w:multiLevelType w:val="multilevel"/>
    <w:tmpl w:val="ADEA666C"/>
    <w:lvl w:ilvl="0">
      <w:start w:val="1"/>
      <w:numFmt w:val="decimal"/>
      <w:pStyle w:val="01"/>
      <w:lvlText w:val="제%1조"/>
      <w:lvlJc w:val="left"/>
      <w:pPr>
        <w:ind w:left="425" w:hanging="425"/>
      </w:pPr>
      <w:rPr>
        <w:rFonts w:hint="eastAsia"/>
        <w:lang w:val="en-US"/>
      </w:rPr>
    </w:lvl>
    <w:lvl w:ilvl="1">
      <w:start w:val="1"/>
      <w:numFmt w:val="decimal"/>
      <w:pStyle w:val="02"/>
      <w:lvlText w:val="%1.%2"/>
      <w:lvlJc w:val="left"/>
      <w:pPr>
        <w:ind w:left="1" w:firstLine="425"/>
      </w:pPr>
      <w:rPr>
        <w:rFonts w:hint="eastAsia"/>
        <w:b w:val="0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9" w15:restartNumberingAfterBreak="0">
    <w:nsid w:val="71837441"/>
    <w:multiLevelType w:val="hybridMultilevel"/>
    <w:tmpl w:val="8206C212"/>
    <w:lvl w:ilvl="0" w:tplc="853CD822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743D2B09"/>
    <w:multiLevelType w:val="multilevel"/>
    <w:tmpl w:val="EB20B2AE"/>
    <w:lvl w:ilvl="0">
      <w:start w:val="1"/>
      <w:numFmt w:val="decimal"/>
      <w:lvlText w:val="제%1조"/>
      <w:lvlJc w:val="left"/>
      <w:pPr>
        <w:ind w:left="340" w:hanging="340"/>
      </w:pPr>
      <w:rPr>
        <w:rFonts w:cs="Arial" w:hint="default"/>
        <w:b/>
        <w:i w:val="0"/>
        <w:spacing w:val="0"/>
        <w:sz w:val="22"/>
        <w:szCs w:val="22"/>
      </w:rPr>
    </w:lvl>
    <w:lvl w:ilvl="1">
      <w:start w:val="1"/>
      <w:numFmt w:val="decimal"/>
      <w:lvlText w:val="4.%2"/>
      <w:lvlJc w:val="left"/>
      <w:pPr>
        <w:ind w:left="1021" w:hanging="1021"/>
      </w:pPr>
      <w:rPr>
        <w:rFonts w:cs="Aria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"/>
      <w:lvlJc w:val="left"/>
      <w:pPr>
        <w:ind w:left="1588" w:hanging="794"/>
      </w:pPr>
      <w:rPr>
        <w:rFonts w:ascii="Times New Roman" w:hAnsi="Times New Roman" w:cs="Times New Roman" w:hint="default"/>
        <w:color w:val="000000"/>
        <w:sz w:val="24"/>
      </w:rPr>
    </w:lvl>
    <w:lvl w:ilvl="3">
      <w:start w:val="1"/>
      <w:numFmt w:val="lowerRoman"/>
      <w:lvlText w:val="(%4)"/>
      <w:lvlJc w:val="left"/>
      <w:pPr>
        <w:ind w:left="2211" w:hanging="623"/>
      </w:pPr>
      <w:rPr>
        <w:rFonts w:ascii="Times New Roman" w:hAnsi="Times New Roman" w:cs="Times New Roman" w:hint="default"/>
        <w:sz w:val="24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cs="Times New Roman"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cs="Times New Roman"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cs="Times New Roman"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cs="Times New Roman" w:hint="eastAsia"/>
      </w:rPr>
    </w:lvl>
  </w:abstractNum>
  <w:abstractNum w:abstractNumId="11" w15:restartNumberingAfterBreak="0">
    <w:nsid w:val="752028C7"/>
    <w:multiLevelType w:val="hybridMultilevel"/>
    <w:tmpl w:val="72D4C988"/>
    <w:lvl w:ilvl="0" w:tplc="C7E2E6E4">
      <w:start w:val="9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7A752C61"/>
    <w:multiLevelType w:val="multilevel"/>
    <w:tmpl w:val="F5E4B55E"/>
    <w:lvl w:ilvl="0">
      <w:start w:val="1"/>
      <w:numFmt w:val="decimal"/>
      <w:pStyle w:val="1"/>
      <w:lvlText w:val="제%1조"/>
      <w:lvlJc w:val="left"/>
      <w:pPr>
        <w:ind w:left="4395" w:hanging="425"/>
      </w:pPr>
      <w:rPr>
        <w:rFonts w:ascii="Times New Roman" w:hAnsi="Times New Roman" w:cs="Times New Roman" w:hint="eastAsia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vertAlign w:val="baseline"/>
        <w:em w:val="none"/>
        <w:lang w:val="en-US"/>
      </w:rPr>
    </w:lvl>
    <w:lvl w:ilvl="1">
      <w:start w:val="1"/>
      <w:numFmt w:val="decimal"/>
      <w:pStyle w:val="2"/>
      <w:lvlText w:val="%1.%2"/>
      <w:lvlJc w:val="left"/>
      <w:pPr>
        <w:ind w:left="9640" w:hanging="567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vertAlign w:val="baseline"/>
        <w:em w:val="none"/>
      </w:rPr>
    </w:lvl>
    <w:lvl w:ilvl="2">
      <w:start w:val="1"/>
      <w:numFmt w:val="lowerLetter"/>
      <w:pStyle w:val="3"/>
      <w:lvlText w:val="(%3)"/>
      <w:lvlJc w:val="left"/>
      <w:pPr>
        <w:ind w:left="1418" w:hanging="567"/>
      </w:pPr>
      <w:rPr>
        <w:rFonts w:ascii="Times New Roman" w:hAnsi="Times New Roman" w:cs="Times New Roman" w:hint="default"/>
        <w:b w:val="0"/>
      </w:rPr>
    </w:lvl>
    <w:lvl w:ilvl="3">
      <w:start w:val="1"/>
      <w:numFmt w:val="decimal"/>
      <w:lvlText w:val="(%4)"/>
      <w:lvlJc w:val="left"/>
      <w:pPr>
        <w:ind w:left="1984" w:hanging="708"/>
      </w:pPr>
      <w:rPr>
        <w:rFonts w:hint="default"/>
        <w:i w:val="0"/>
        <w:sz w:val="24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3" w15:restartNumberingAfterBreak="0">
    <w:nsid w:val="7E5272F0"/>
    <w:multiLevelType w:val="hybridMultilevel"/>
    <w:tmpl w:val="6786DF92"/>
    <w:lvl w:ilvl="0" w:tplc="83AAB17E">
      <w:start w:val="1"/>
      <w:numFmt w:val="decimal"/>
      <w:lvlText w:val="%1."/>
      <w:lvlJc w:val="left"/>
      <w:pPr>
        <w:ind w:left="1020" w:hanging="360"/>
      </w:pPr>
    </w:lvl>
    <w:lvl w:ilvl="1" w:tplc="CA34C0D6">
      <w:start w:val="1"/>
      <w:numFmt w:val="decimal"/>
      <w:lvlText w:val="%2."/>
      <w:lvlJc w:val="left"/>
      <w:pPr>
        <w:ind w:left="1020" w:hanging="360"/>
      </w:pPr>
    </w:lvl>
    <w:lvl w:ilvl="2" w:tplc="5210B580">
      <w:start w:val="1"/>
      <w:numFmt w:val="decimal"/>
      <w:lvlText w:val="%3."/>
      <w:lvlJc w:val="left"/>
      <w:pPr>
        <w:ind w:left="1020" w:hanging="360"/>
      </w:pPr>
    </w:lvl>
    <w:lvl w:ilvl="3" w:tplc="84E01BC6">
      <w:start w:val="1"/>
      <w:numFmt w:val="decimal"/>
      <w:lvlText w:val="%4."/>
      <w:lvlJc w:val="left"/>
      <w:pPr>
        <w:ind w:left="1020" w:hanging="360"/>
      </w:pPr>
    </w:lvl>
    <w:lvl w:ilvl="4" w:tplc="0240A760">
      <w:start w:val="1"/>
      <w:numFmt w:val="decimal"/>
      <w:lvlText w:val="%5."/>
      <w:lvlJc w:val="left"/>
      <w:pPr>
        <w:ind w:left="1020" w:hanging="360"/>
      </w:pPr>
    </w:lvl>
    <w:lvl w:ilvl="5" w:tplc="A93E572A">
      <w:start w:val="1"/>
      <w:numFmt w:val="decimal"/>
      <w:lvlText w:val="%6."/>
      <w:lvlJc w:val="left"/>
      <w:pPr>
        <w:ind w:left="1020" w:hanging="360"/>
      </w:pPr>
    </w:lvl>
    <w:lvl w:ilvl="6" w:tplc="394C842C">
      <w:start w:val="1"/>
      <w:numFmt w:val="decimal"/>
      <w:lvlText w:val="%7."/>
      <w:lvlJc w:val="left"/>
      <w:pPr>
        <w:ind w:left="1020" w:hanging="360"/>
      </w:pPr>
    </w:lvl>
    <w:lvl w:ilvl="7" w:tplc="14729AF4">
      <w:start w:val="1"/>
      <w:numFmt w:val="decimal"/>
      <w:lvlText w:val="%8."/>
      <w:lvlJc w:val="left"/>
      <w:pPr>
        <w:ind w:left="1020" w:hanging="360"/>
      </w:pPr>
    </w:lvl>
    <w:lvl w:ilvl="8" w:tplc="2522E162">
      <w:start w:val="1"/>
      <w:numFmt w:val="decimal"/>
      <w:lvlText w:val="%9."/>
      <w:lvlJc w:val="left"/>
      <w:pPr>
        <w:ind w:left="1020" w:hanging="360"/>
      </w:pPr>
    </w:lvl>
  </w:abstractNum>
  <w:abstractNum w:abstractNumId="14" w15:restartNumberingAfterBreak="0">
    <w:nsid w:val="7FDD117F"/>
    <w:multiLevelType w:val="hybridMultilevel"/>
    <w:tmpl w:val="CD76A0AC"/>
    <w:lvl w:ilvl="0" w:tplc="DD4C5470">
      <w:start w:val="7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731418221">
    <w:abstractNumId w:val="12"/>
  </w:num>
  <w:num w:numId="2" w16cid:durableId="624386966">
    <w:abstractNumId w:val="8"/>
  </w:num>
  <w:num w:numId="3" w16cid:durableId="1967160436">
    <w:abstractNumId w:val="1"/>
  </w:num>
  <w:num w:numId="4" w16cid:durableId="1428699169">
    <w:abstractNumId w:val="10"/>
    <w:lvlOverride w:ilvl="0">
      <w:lvl w:ilvl="0">
        <w:start w:val="1"/>
        <w:numFmt w:val="decimal"/>
        <w:lvlText w:val="제%1조"/>
        <w:lvlJc w:val="left"/>
        <w:pPr>
          <w:ind w:left="397" w:hanging="397"/>
        </w:pPr>
        <w:rPr>
          <w:rFonts w:ascii="Times New Roman" w:hAnsi="Times New Roman" w:cs="Times New Roman" w:hint="default"/>
          <w:b/>
          <w:i w:val="0"/>
          <w:spacing w:val="0"/>
          <w:sz w:val="22"/>
          <w:szCs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021" w:hanging="1021"/>
        </w:pPr>
        <w:rPr>
          <w:rFonts w:ascii="Times New Roman" w:hAnsi="Times New Roman" w:cs="Times New Roman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 w:val="0"/>
          <w:vanish w:val="0"/>
          <w:color w:val="000000"/>
          <w:spacing w:val="0"/>
          <w:w w:val="0"/>
          <w:kern w:val="0"/>
          <w:position w:val="0"/>
          <w:szCs w:val="0"/>
          <w:u w:val="none"/>
          <w:vertAlign w:val="baseline"/>
          <w:em w:val="none"/>
        </w:rPr>
      </w:lvl>
    </w:lvlOverride>
    <w:lvlOverride w:ilvl="2">
      <w:lvl w:ilvl="2">
        <w:start w:val="1"/>
        <w:numFmt w:val="lowerLetter"/>
        <w:lvlText w:val="(%3)"/>
        <w:lvlJc w:val="left"/>
        <w:pPr>
          <w:ind w:left="1588" w:hanging="794"/>
        </w:pPr>
        <w:rPr>
          <w:rFonts w:ascii="Times New Roman" w:hAnsi="Times New Roman" w:cs="Times New Roman" w:hint="default"/>
          <w:color w:val="000000"/>
          <w:sz w:val="23"/>
          <w:szCs w:val="23"/>
        </w:rPr>
      </w:lvl>
    </w:lvlOverride>
    <w:lvlOverride w:ilvl="3">
      <w:lvl w:ilvl="3">
        <w:start w:val="1"/>
        <w:numFmt w:val="lowerRoman"/>
        <w:lvlText w:val="(%4)"/>
        <w:lvlJc w:val="left"/>
        <w:pPr>
          <w:ind w:left="2211" w:hanging="623"/>
        </w:pPr>
        <w:rPr>
          <w:rFonts w:ascii="Times New Roman" w:hAnsi="Times New Roman" w:cs="Times New Roman" w:hint="default"/>
          <w:sz w:val="23"/>
          <w:szCs w:val="23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2551" w:hanging="850"/>
        </w:pPr>
        <w:rPr>
          <w:rFonts w:cs="Times New Roman"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3260" w:hanging="1134"/>
        </w:pPr>
        <w:rPr>
          <w:rFonts w:cs="Times New Roman"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3827" w:hanging="1276"/>
        </w:pPr>
        <w:rPr>
          <w:rFonts w:cs="Times New Roman"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4394" w:hanging="1418"/>
        </w:pPr>
        <w:rPr>
          <w:rFonts w:cs="Times New Roman"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5102" w:hanging="1700"/>
        </w:pPr>
        <w:rPr>
          <w:rFonts w:cs="Times New Roman" w:hint="eastAsia"/>
        </w:rPr>
      </w:lvl>
    </w:lvlOverride>
  </w:num>
  <w:num w:numId="5" w16cid:durableId="213328480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19551273">
    <w:abstractNumId w:val="3"/>
  </w:num>
  <w:num w:numId="7" w16cid:durableId="650209842">
    <w:abstractNumId w:val="9"/>
  </w:num>
  <w:num w:numId="8" w16cid:durableId="1640725462">
    <w:abstractNumId w:val="12"/>
  </w:num>
  <w:num w:numId="9" w16cid:durableId="1034497720">
    <w:abstractNumId w:val="12"/>
  </w:num>
  <w:num w:numId="10" w16cid:durableId="599146192">
    <w:abstractNumId w:val="12"/>
  </w:num>
  <w:num w:numId="11" w16cid:durableId="898172850">
    <w:abstractNumId w:val="4"/>
  </w:num>
  <w:num w:numId="12" w16cid:durableId="1724479650">
    <w:abstractNumId w:val="0"/>
  </w:num>
  <w:num w:numId="13" w16cid:durableId="2000385677">
    <w:abstractNumId w:val="12"/>
  </w:num>
  <w:num w:numId="14" w16cid:durableId="759256439">
    <w:abstractNumId w:val="12"/>
  </w:num>
  <w:num w:numId="15" w16cid:durableId="1969966218">
    <w:abstractNumId w:val="12"/>
  </w:num>
  <w:num w:numId="16" w16cid:durableId="950748929">
    <w:abstractNumId w:val="12"/>
  </w:num>
  <w:num w:numId="17" w16cid:durableId="541480489">
    <w:abstractNumId w:val="12"/>
  </w:num>
  <w:num w:numId="18" w16cid:durableId="215053069">
    <w:abstractNumId w:val="12"/>
  </w:num>
  <w:num w:numId="19" w16cid:durableId="273098784">
    <w:abstractNumId w:val="13"/>
  </w:num>
  <w:num w:numId="20" w16cid:durableId="488331732">
    <w:abstractNumId w:val="6"/>
  </w:num>
  <w:num w:numId="21" w16cid:durableId="1161509921">
    <w:abstractNumId w:val="14"/>
  </w:num>
  <w:num w:numId="22" w16cid:durableId="854030980">
    <w:abstractNumId w:val="5"/>
  </w:num>
  <w:num w:numId="23" w16cid:durableId="719596585">
    <w:abstractNumId w:val="11"/>
  </w:num>
  <w:num w:numId="24" w16cid:durableId="226039940">
    <w:abstractNumId w:val="12"/>
  </w:num>
  <w:num w:numId="25" w16cid:durableId="1946189763">
    <w:abstractNumId w:val="12"/>
  </w:num>
  <w:num w:numId="26" w16cid:durableId="479004474">
    <w:abstractNumId w:val="12"/>
  </w:num>
  <w:num w:numId="27" w16cid:durableId="823933343">
    <w:abstractNumId w:val="12"/>
  </w:num>
  <w:num w:numId="28" w16cid:durableId="1622494104">
    <w:abstractNumId w:val="12"/>
  </w:num>
  <w:num w:numId="29" w16cid:durableId="1080253591">
    <w:abstractNumId w:val="2"/>
  </w:num>
  <w:num w:numId="30" w16cid:durableId="999388002">
    <w:abstractNumId w:val="7"/>
  </w:num>
  <w:num w:numId="31" w16cid:durableId="1648435425">
    <w:abstractNumId w:val="12"/>
  </w:num>
  <w:numIdMacAtCleanup w:val="7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임영규 부장(상장리츠팀)">
    <w15:presenceInfo w15:providerId="AD" w15:userId="S::younggyulim@koramco.com::cb43b9c9-33b3-4bd4-a778-4ae28a2ba949"/>
  </w15:person>
  <w15:person w15:author="BKL">
    <w15:presenceInfo w15:providerId="None" w15:userId="BKL"/>
  </w15:person>
  <w15:person w15:author="Hyeon Kang ">
    <w15:presenceInfo w15:providerId="None" w15:userId="Hyeon Kang 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trackRevisions/>
  <w:doNotTrackFormatting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tTS1sLA0MDAxNDYwNLZQ0lEKTi0uzszPAykwrAUA9dxczSwAAAA="/>
  </w:docVars>
  <w:rsids>
    <w:rsidRoot w:val="005C0AE3"/>
    <w:rsid w:val="00002048"/>
    <w:rsid w:val="00003C03"/>
    <w:rsid w:val="000065E9"/>
    <w:rsid w:val="0001372E"/>
    <w:rsid w:val="000172BD"/>
    <w:rsid w:val="00017CEF"/>
    <w:rsid w:val="00022706"/>
    <w:rsid w:val="0003058C"/>
    <w:rsid w:val="00032138"/>
    <w:rsid w:val="000361F9"/>
    <w:rsid w:val="00050491"/>
    <w:rsid w:val="00067C24"/>
    <w:rsid w:val="00074C04"/>
    <w:rsid w:val="000766B2"/>
    <w:rsid w:val="0009239A"/>
    <w:rsid w:val="000952C4"/>
    <w:rsid w:val="000B377D"/>
    <w:rsid w:val="000C3070"/>
    <w:rsid w:val="000D0DD1"/>
    <w:rsid w:val="000D50E7"/>
    <w:rsid w:val="000D7560"/>
    <w:rsid w:val="000E67B3"/>
    <w:rsid w:val="000F054C"/>
    <w:rsid w:val="000F15E2"/>
    <w:rsid w:val="0010599B"/>
    <w:rsid w:val="00112ED7"/>
    <w:rsid w:val="00117706"/>
    <w:rsid w:val="001178FC"/>
    <w:rsid w:val="00117BF9"/>
    <w:rsid w:val="00124D9F"/>
    <w:rsid w:val="00132402"/>
    <w:rsid w:val="00137F85"/>
    <w:rsid w:val="00140B4D"/>
    <w:rsid w:val="00142A17"/>
    <w:rsid w:val="00142BF6"/>
    <w:rsid w:val="00151A23"/>
    <w:rsid w:val="0015220C"/>
    <w:rsid w:val="00156295"/>
    <w:rsid w:val="00166482"/>
    <w:rsid w:val="00172CC5"/>
    <w:rsid w:val="001835EE"/>
    <w:rsid w:val="001879C4"/>
    <w:rsid w:val="001908A8"/>
    <w:rsid w:val="001A6EEF"/>
    <w:rsid w:val="001A717F"/>
    <w:rsid w:val="001B24E5"/>
    <w:rsid w:val="001C72E9"/>
    <w:rsid w:val="001D6CD0"/>
    <w:rsid w:val="001D77C1"/>
    <w:rsid w:val="001F0B47"/>
    <w:rsid w:val="00202861"/>
    <w:rsid w:val="00211ECF"/>
    <w:rsid w:val="0021368F"/>
    <w:rsid w:val="00214D4E"/>
    <w:rsid w:val="00226506"/>
    <w:rsid w:val="00232BA2"/>
    <w:rsid w:val="002338AE"/>
    <w:rsid w:val="00236F9C"/>
    <w:rsid w:val="00242A86"/>
    <w:rsid w:val="0025129E"/>
    <w:rsid w:val="002531DC"/>
    <w:rsid w:val="00257445"/>
    <w:rsid w:val="00264421"/>
    <w:rsid w:val="002719EC"/>
    <w:rsid w:val="00275B7B"/>
    <w:rsid w:val="00276E19"/>
    <w:rsid w:val="00277B6E"/>
    <w:rsid w:val="00285422"/>
    <w:rsid w:val="00286528"/>
    <w:rsid w:val="00286E6B"/>
    <w:rsid w:val="002950A5"/>
    <w:rsid w:val="002A6A97"/>
    <w:rsid w:val="002A71C8"/>
    <w:rsid w:val="002A7779"/>
    <w:rsid w:val="002B5AD5"/>
    <w:rsid w:val="002C09CB"/>
    <w:rsid w:val="002C3231"/>
    <w:rsid w:val="00303DB7"/>
    <w:rsid w:val="00304712"/>
    <w:rsid w:val="00315B59"/>
    <w:rsid w:val="0031610D"/>
    <w:rsid w:val="00320F6B"/>
    <w:rsid w:val="00324FCE"/>
    <w:rsid w:val="003268E3"/>
    <w:rsid w:val="00331189"/>
    <w:rsid w:val="00331E00"/>
    <w:rsid w:val="003360F1"/>
    <w:rsid w:val="00336455"/>
    <w:rsid w:val="00350121"/>
    <w:rsid w:val="003555F7"/>
    <w:rsid w:val="00357641"/>
    <w:rsid w:val="0035779D"/>
    <w:rsid w:val="00370F0C"/>
    <w:rsid w:val="00390359"/>
    <w:rsid w:val="00394C41"/>
    <w:rsid w:val="003A241F"/>
    <w:rsid w:val="003B1E50"/>
    <w:rsid w:val="003D7278"/>
    <w:rsid w:val="003E5E30"/>
    <w:rsid w:val="004048D1"/>
    <w:rsid w:val="00406041"/>
    <w:rsid w:val="00407C51"/>
    <w:rsid w:val="00414AD5"/>
    <w:rsid w:val="004178CF"/>
    <w:rsid w:val="00421222"/>
    <w:rsid w:val="00436629"/>
    <w:rsid w:val="004419AF"/>
    <w:rsid w:val="00453CFD"/>
    <w:rsid w:val="004551D3"/>
    <w:rsid w:val="00456220"/>
    <w:rsid w:val="004604DB"/>
    <w:rsid w:val="004616E0"/>
    <w:rsid w:val="0048251E"/>
    <w:rsid w:val="004852E4"/>
    <w:rsid w:val="00485EB7"/>
    <w:rsid w:val="0049108F"/>
    <w:rsid w:val="004A2621"/>
    <w:rsid w:val="004A633E"/>
    <w:rsid w:val="004B2E9C"/>
    <w:rsid w:val="004B6550"/>
    <w:rsid w:val="004D297B"/>
    <w:rsid w:val="004D4391"/>
    <w:rsid w:val="004F4F0B"/>
    <w:rsid w:val="00501AFC"/>
    <w:rsid w:val="005125B5"/>
    <w:rsid w:val="00516290"/>
    <w:rsid w:val="00522EA3"/>
    <w:rsid w:val="00526BBA"/>
    <w:rsid w:val="00545B62"/>
    <w:rsid w:val="005502DE"/>
    <w:rsid w:val="00575B2B"/>
    <w:rsid w:val="00581D8F"/>
    <w:rsid w:val="00581E46"/>
    <w:rsid w:val="0058267E"/>
    <w:rsid w:val="00582A44"/>
    <w:rsid w:val="00591919"/>
    <w:rsid w:val="005940F5"/>
    <w:rsid w:val="0059631E"/>
    <w:rsid w:val="00596AC4"/>
    <w:rsid w:val="00597E4B"/>
    <w:rsid w:val="005A05EF"/>
    <w:rsid w:val="005A3647"/>
    <w:rsid w:val="005A6D0E"/>
    <w:rsid w:val="005B53B4"/>
    <w:rsid w:val="005C0AE3"/>
    <w:rsid w:val="005D335B"/>
    <w:rsid w:val="005D401D"/>
    <w:rsid w:val="005D4B86"/>
    <w:rsid w:val="005D59F4"/>
    <w:rsid w:val="005D71CD"/>
    <w:rsid w:val="005E364C"/>
    <w:rsid w:val="005E41F5"/>
    <w:rsid w:val="006021EC"/>
    <w:rsid w:val="00603902"/>
    <w:rsid w:val="00616B70"/>
    <w:rsid w:val="00616CFF"/>
    <w:rsid w:val="00620706"/>
    <w:rsid w:val="006304F4"/>
    <w:rsid w:val="00631FED"/>
    <w:rsid w:val="006322B3"/>
    <w:rsid w:val="0063315A"/>
    <w:rsid w:val="00635213"/>
    <w:rsid w:val="00640D0E"/>
    <w:rsid w:val="00642290"/>
    <w:rsid w:val="0065044A"/>
    <w:rsid w:val="00655C27"/>
    <w:rsid w:val="00675F91"/>
    <w:rsid w:val="00693F8E"/>
    <w:rsid w:val="006A1450"/>
    <w:rsid w:val="006A2BD1"/>
    <w:rsid w:val="006B5BCE"/>
    <w:rsid w:val="006D5D9A"/>
    <w:rsid w:val="006E18DC"/>
    <w:rsid w:val="006E732F"/>
    <w:rsid w:val="006F33FA"/>
    <w:rsid w:val="006F510B"/>
    <w:rsid w:val="007055F7"/>
    <w:rsid w:val="007061E9"/>
    <w:rsid w:val="00707F41"/>
    <w:rsid w:val="00711DF1"/>
    <w:rsid w:val="0072174F"/>
    <w:rsid w:val="007245C7"/>
    <w:rsid w:val="00726182"/>
    <w:rsid w:val="00742F0F"/>
    <w:rsid w:val="00744EB1"/>
    <w:rsid w:val="0074780B"/>
    <w:rsid w:val="00752C01"/>
    <w:rsid w:val="00753E8D"/>
    <w:rsid w:val="00762414"/>
    <w:rsid w:val="00766188"/>
    <w:rsid w:val="007764CB"/>
    <w:rsid w:val="00784BF3"/>
    <w:rsid w:val="00790ABC"/>
    <w:rsid w:val="00795A19"/>
    <w:rsid w:val="00796725"/>
    <w:rsid w:val="007A10D9"/>
    <w:rsid w:val="007A46AE"/>
    <w:rsid w:val="007A7760"/>
    <w:rsid w:val="007B1FF6"/>
    <w:rsid w:val="007B3F14"/>
    <w:rsid w:val="007C0FDD"/>
    <w:rsid w:val="007C5848"/>
    <w:rsid w:val="007E01A4"/>
    <w:rsid w:val="007F3588"/>
    <w:rsid w:val="007F657B"/>
    <w:rsid w:val="00813C3D"/>
    <w:rsid w:val="00824427"/>
    <w:rsid w:val="008246B9"/>
    <w:rsid w:val="008424CA"/>
    <w:rsid w:val="00843656"/>
    <w:rsid w:val="008520E8"/>
    <w:rsid w:val="00853051"/>
    <w:rsid w:val="00855895"/>
    <w:rsid w:val="00856A0A"/>
    <w:rsid w:val="008662D2"/>
    <w:rsid w:val="0086649F"/>
    <w:rsid w:val="00870463"/>
    <w:rsid w:val="008809A3"/>
    <w:rsid w:val="0089518B"/>
    <w:rsid w:val="008B32B1"/>
    <w:rsid w:val="008C65BC"/>
    <w:rsid w:val="008D1380"/>
    <w:rsid w:val="008E3D67"/>
    <w:rsid w:val="008E7289"/>
    <w:rsid w:val="008F1176"/>
    <w:rsid w:val="008F60C9"/>
    <w:rsid w:val="008F69AC"/>
    <w:rsid w:val="00905372"/>
    <w:rsid w:val="00907783"/>
    <w:rsid w:val="00910AFD"/>
    <w:rsid w:val="00914103"/>
    <w:rsid w:val="00915B7C"/>
    <w:rsid w:val="00923E4C"/>
    <w:rsid w:val="009259ED"/>
    <w:rsid w:val="00935B30"/>
    <w:rsid w:val="00935E23"/>
    <w:rsid w:val="00943EA1"/>
    <w:rsid w:val="0094724D"/>
    <w:rsid w:val="009556E7"/>
    <w:rsid w:val="0095574E"/>
    <w:rsid w:val="00965196"/>
    <w:rsid w:val="009654D2"/>
    <w:rsid w:val="00967C0C"/>
    <w:rsid w:val="00970343"/>
    <w:rsid w:val="00971AED"/>
    <w:rsid w:val="00973E2A"/>
    <w:rsid w:val="009819D3"/>
    <w:rsid w:val="00992E6D"/>
    <w:rsid w:val="009955B9"/>
    <w:rsid w:val="009958D5"/>
    <w:rsid w:val="009A17E4"/>
    <w:rsid w:val="009B4242"/>
    <w:rsid w:val="009B58E7"/>
    <w:rsid w:val="009C129E"/>
    <w:rsid w:val="009C4D9B"/>
    <w:rsid w:val="009D10DC"/>
    <w:rsid w:val="009D6B6E"/>
    <w:rsid w:val="009E2715"/>
    <w:rsid w:val="009E315E"/>
    <w:rsid w:val="00A00F09"/>
    <w:rsid w:val="00A025A5"/>
    <w:rsid w:val="00A1064D"/>
    <w:rsid w:val="00A10E15"/>
    <w:rsid w:val="00A17278"/>
    <w:rsid w:val="00A3098F"/>
    <w:rsid w:val="00A30ED2"/>
    <w:rsid w:val="00A52DF5"/>
    <w:rsid w:val="00A53CCD"/>
    <w:rsid w:val="00A62245"/>
    <w:rsid w:val="00A66770"/>
    <w:rsid w:val="00A713BD"/>
    <w:rsid w:val="00A75F32"/>
    <w:rsid w:val="00A86BEF"/>
    <w:rsid w:val="00A9242B"/>
    <w:rsid w:val="00AA548B"/>
    <w:rsid w:val="00AA6A06"/>
    <w:rsid w:val="00AB3E36"/>
    <w:rsid w:val="00AD1EC1"/>
    <w:rsid w:val="00AD3609"/>
    <w:rsid w:val="00AD3A37"/>
    <w:rsid w:val="00AD3E1A"/>
    <w:rsid w:val="00AD7CCD"/>
    <w:rsid w:val="00AE371D"/>
    <w:rsid w:val="00AE4704"/>
    <w:rsid w:val="00AF1CD5"/>
    <w:rsid w:val="00B0110B"/>
    <w:rsid w:val="00B22168"/>
    <w:rsid w:val="00B22379"/>
    <w:rsid w:val="00B31FA1"/>
    <w:rsid w:val="00B3200F"/>
    <w:rsid w:val="00B35F7C"/>
    <w:rsid w:val="00B43184"/>
    <w:rsid w:val="00B446C5"/>
    <w:rsid w:val="00B55FE3"/>
    <w:rsid w:val="00B77E56"/>
    <w:rsid w:val="00B87C13"/>
    <w:rsid w:val="00B95170"/>
    <w:rsid w:val="00BB053A"/>
    <w:rsid w:val="00BB1A2E"/>
    <w:rsid w:val="00BB3F99"/>
    <w:rsid w:val="00BB6765"/>
    <w:rsid w:val="00BC3292"/>
    <w:rsid w:val="00BC6CD5"/>
    <w:rsid w:val="00BD772C"/>
    <w:rsid w:val="00BE1024"/>
    <w:rsid w:val="00BE1203"/>
    <w:rsid w:val="00BE1B23"/>
    <w:rsid w:val="00BF3402"/>
    <w:rsid w:val="00BF5A18"/>
    <w:rsid w:val="00C01480"/>
    <w:rsid w:val="00C257F5"/>
    <w:rsid w:val="00C27109"/>
    <w:rsid w:val="00C363BE"/>
    <w:rsid w:val="00C36620"/>
    <w:rsid w:val="00C4699B"/>
    <w:rsid w:val="00C52330"/>
    <w:rsid w:val="00C676A4"/>
    <w:rsid w:val="00C743B3"/>
    <w:rsid w:val="00C82C4D"/>
    <w:rsid w:val="00C918A6"/>
    <w:rsid w:val="00C918CD"/>
    <w:rsid w:val="00C96FF0"/>
    <w:rsid w:val="00CC6AE8"/>
    <w:rsid w:val="00CD2124"/>
    <w:rsid w:val="00CD6D76"/>
    <w:rsid w:val="00CE2945"/>
    <w:rsid w:val="00CE78DC"/>
    <w:rsid w:val="00CF1D3A"/>
    <w:rsid w:val="00CF347C"/>
    <w:rsid w:val="00D13172"/>
    <w:rsid w:val="00D1679A"/>
    <w:rsid w:val="00D167E9"/>
    <w:rsid w:val="00D16C87"/>
    <w:rsid w:val="00D214B6"/>
    <w:rsid w:val="00D21CA7"/>
    <w:rsid w:val="00D33F73"/>
    <w:rsid w:val="00D37BED"/>
    <w:rsid w:val="00D446A0"/>
    <w:rsid w:val="00D5010D"/>
    <w:rsid w:val="00D60009"/>
    <w:rsid w:val="00D60726"/>
    <w:rsid w:val="00D62B84"/>
    <w:rsid w:val="00D67E0A"/>
    <w:rsid w:val="00D85C65"/>
    <w:rsid w:val="00DA30E0"/>
    <w:rsid w:val="00DA3E9E"/>
    <w:rsid w:val="00DB6320"/>
    <w:rsid w:val="00DC42CF"/>
    <w:rsid w:val="00DC75F7"/>
    <w:rsid w:val="00DD2A6F"/>
    <w:rsid w:val="00DE5A35"/>
    <w:rsid w:val="00DF5B05"/>
    <w:rsid w:val="00E02313"/>
    <w:rsid w:val="00E15B32"/>
    <w:rsid w:val="00E2756F"/>
    <w:rsid w:val="00E46205"/>
    <w:rsid w:val="00E5163F"/>
    <w:rsid w:val="00E54C86"/>
    <w:rsid w:val="00E54FFA"/>
    <w:rsid w:val="00E5647E"/>
    <w:rsid w:val="00E56A3D"/>
    <w:rsid w:val="00E606B6"/>
    <w:rsid w:val="00E6361C"/>
    <w:rsid w:val="00E648D3"/>
    <w:rsid w:val="00E80937"/>
    <w:rsid w:val="00E872B7"/>
    <w:rsid w:val="00E966FB"/>
    <w:rsid w:val="00EA3C8C"/>
    <w:rsid w:val="00EB0890"/>
    <w:rsid w:val="00EB22D6"/>
    <w:rsid w:val="00EB555D"/>
    <w:rsid w:val="00EC013E"/>
    <w:rsid w:val="00ED003F"/>
    <w:rsid w:val="00ED7708"/>
    <w:rsid w:val="00EE3C3F"/>
    <w:rsid w:val="00EE4DA0"/>
    <w:rsid w:val="00EF650C"/>
    <w:rsid w:val="00F03B52"/>
    <w:rsid w:val="00F11410"/>
    <w:rsid w:val="00F20924"/>
    <w:rsid w:val="00F306D7"/>
    <w:rsid w:val="00F32C51"/>
    <w:rsid w:val="00F66C03"/>
    <w:rsid w:val="00F8141D"/>
    <w:rsid w:val="00F819C3"/>
    <w:rsid w:val="00F86BB2"/>
    <w:rsid w:val="00F9369B"/>
    <w:rsid w:val="00F93BA6"/>
    <w:rsid w:val="00F96C2E"/>
    <w:rsid w:val="00FA1792"/>
    <w:rsid w:val="00FB16E1"/>
    <w:rsid w:val="00FB5C62"/>
    <w:rsid w:val="00FB6568"/>
    <w:rsid w:val="00FB6CA6"/>
    <w:rsid w:val="00FB74DC"/>
    <w:rsid w:val="00FC2418"/>
    <w:rsid w:val="00FC2A5F"/>
    <w:rsid w:val="00FC404D"/>
    <w:rsid w:val="00FC5DC3"/>
    <w:rsid w:val="00FF0E53"/>
    <w:rsid w:val="00FF133C"/>
    <w:rsid w:val="00FF6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D10E6D"/>
  <w15:docId w15:val="{9054D354-A54F-46A0-98CB-A7C369BD1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711DF1"/>
    <w:pPr>
      <w:widowControl w:val="0"/>
      <w:wordWrap w:val="0"/>
      <w:autoSpaceDE w:val="0"/>
      <w:autoSpaceDN w:val="0"/>
      <w:spacing w:after="288"/>
      <w:jc w:val="both"/>
    </w:pPr>
    <w:rPr>
      <w:rFonts w:ascii="Times New Roman" w:eastAsia="바탕체" w:hAnsi="Times New Roman"/>
      <w:kern w:val="2"/>
      <w:sz w:val="24"/>
      <w:szCs w:val="22"/>
    </w:rPr>
  </w:style>
  <w:style w:type="paragraph" w:styleId="1">
    <w:name w:val="heading 1"/>
    <w:basedOn w:val="a"/>
    <w:next w:val="a"/>
    <w:link w:val="1Char"/>
    <w:qFormat/>
    <w:pPr>
      <w:numPr>
        <w:numId w:val="1"/>
      </w:numPr>
      <w:spacing w:before="288" w:line="240" w:lineRule="atLeast"/>
      <w:outlineLvl w:val="0"/>
    </w:pPr>
    <w:rPr>
      <w:b/>
      <w:szCs w:val="28"/>
    </w:rPr>
  </w:style>
  <w:style w:type="paragraph" w:styleId="2">
    <w:name w:val="heading 2"/>
    <w:basedOn w:val="a"/>
    <w:next w:val="a"/>
    <w:link w:val="2Char"/>
    <w:unhideWhenUsed/>
    <w:qFormat/>
    <w:pPr>
      <w:numPr>
        <w:ilvl w:val="1"/>
        <w:numId w:val="1"/>
      </w:numPr>
      <w:spacing w:line="360" w:lineRule="atLeast"/>
      <w:outlineLvl w:val="1"/>
    </w:pPr>
  </w:style>
  <w:style w:type="paragraph" w:styleId="3">
    <w:name w:val="heading 3"/>
    <w:basedOn w:val="a"/>
    <w:next w:val="a"/>
    <w:link w:val="3Char"/>
    <w:unhideWhenUsed/>
    <w:qFormat/>
    <w:pPr>
      <w:numPr>
        <w:ilvl w:val="2"/>
        <w:numId w:val="1"/>
      </w:numPr>
      <w:spacing w:line="360" w:lineRule="atLeast"/>
      <w:outlineLvl w:val="2"/>
    </w:pPr>
  </w:style>
  <w:style w:type="paragraph" w:styleId="4">
    <w:name w:val="heading 4"/>
    <w:aliases w:val="본문1"/>
    <w:basedOn w:val="a"/>
    <w:next w:val="a"/>
    <w:link w:val="4Char"/>
    <w:uiPriority w:val="9"/>
    <w:unhideWhenUsed/>
    <w:pPr>
      <w:keepNext/>
      <w:spacing w:line="360" w:lineRule="atLeast"/>
      <w:outlineLvl w:val="3"/>
    </w:pPr>
    <w:rPr>
      <w:bCs/>
    </w:rPr>
  </w:style>
  <w:style w:type="paragraph" w:styleId="5">
    <w:name w:val="heading 5"/>
    <w:basedOn w:val="a"/>
    <w:next w:val="a"/>
    <w:link w:val="5Char"/>
    <w:unhideWhenUsed/>
    <w:qFormat/>
    <w:pPr>
      <w:keepNext/>
      <w:ind w:leftChars="500" w:left="500" w:hangingChars="200" w:hanging="2000"/>
      <w:outlineLvl w:val="4"/>
    </w:pPr>
    <w:rPr>
      <w:rFonts w:ascii="맑은 고딕" w:eastAsia="맑은 고딕" w:hAnsi="맑은 고딕"/>
    </w:rPr>
  </w:style>
  <w:style w:type="paragraph" w:styleId="6">
    <w:name w:val="heading 6"/>
    <w:basedOn w:val="a"/>
    <w:next w:val="a"/>
    <w:link w:val="6Char"/>
    <w:unhideWhenUsed/>
    <w:qFormat/>
    <w:pPr>
      <w:keepNext/>
      <w:ind w:leftChars="600" w:left="600" w:hangingChars="200" w:hanging="2000"/>
      <w:outlineLvl w:val="5"/>
    </w:pPr>
    <w:rPr>
      <w:b/>
      <w:bCs/>
    </w:rPr>
  </w:style>
  <w:style w:type="paragraph" w:styleId="7">
    <w:name w:val="heading 7"/>
    <w:basedOn w:val="a"/>
    <w:next w:val="a"/>
    <w:link w:val="7Char"/>
    <w:qFormat/>
    <w:pPr>
      <w:widowControl/>
      <w:tabs>
        <w:tab w:val="num" w:pos="1296"/>
      </w:tabs>
      <w:wordWrap/>
      <w:autoSpaceDE/>
      <w:autoSpaceDN/>
      <w:spacing w:before="240" w:after="60" w:line="360" w:lineRule="auto"/>
      <w:ind w:left="1296" w:hanging="1296"/>
      <w:outlineLvl w:val="6"/>
    </w:pPr>
    <w:rPr>
      <w:rFonts w:ascii="Arial" w:eastAsia="PMingLiU" w:hAnsi="Arial"/>
      <w:kern w:val="0"/>
      <w:sz w:val="20"/>
      <w:szCs w:val="20"/>
      <w:lang w:val="en-GB" w:eastAsia="en-US"/>
    </w:rPr>
  </w:style>
  <w:style w:type="paragraph" w:styleId="8">
    <w:name w:val="heading 8"/>
    <w:basedOn w:val="a"/>
    <w:next w:val="a"/>
    <w:link w:val="8Char"/>
    <w:qFormat/>
    <w:pPr>
      <w:widowControl/>
      <w:tabs>
        <w:tab w:val="num" w:pos="1440"/>
      </w:tabs>
      <w:wordWrap/>
      <w:autoSpaceDE/>
      <w:autoSpaceDN/>
      <w:spacing w:before="240" w:after="60" w:line="360" w:lineRule="auto"/>
      <w:ind w:left="1440" w:hanging="1440"/>
      <w:outlineLvl w:val="7"/>
    </w:pPr>
    <w:rPr>
      <w:rFonts w:ascii="Arial" w:eastAsia="PMingLiU" w:hAnsi="Arial"/>
      <w:i/>
      <w:kern w:val="0"/>
      <w:sz w:val="20"/>
      <w:szCs w:val="20"/>
      <w:lang w:val="en-GB" w:eastAsia="en-US"/>
    </w:rPr>
  </w:style>
  <w:style w:type="paragraph" w:styleId="9">
    <w:name w:val="heading 9"/>
    <w:basedOn w:val="a"/>
    <w:next w:val="a"/>
    <w:link w:val="9Char"/>
    <w:qFormat/>
    <w:pPr>
      <w:widowControl/>
      <w:tabs>
        <w:tab w:val="num" w:pos="1584"/>
      </w:tabs>
      <w:wordWrap/>
      <w:autoSpaceDE/>
      <w:autoSpaceDN/>
      <w:spacing w:before="240" w:after="60" w:line="360" w:lineRule="auto"/>
      <w:ind w:left="1584" w:hanging="1584"/>
      <w:outlineLvl w:val="8"/>
    </w:pPr>
    <w:rPr>
      <w:rFonts w:ascii="Arial" w:eastAsia="PMingLiU" w:hAnsi="Arial"/>
      <w:b/>
      <w:i/>
      <w:kern w:val="0"/>
      <w:sz w:val="18"/>
      <w:szCs w:val="20"/>
      <w:lang w:val="en-GB"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Pr>
      <w:rFonts w:ascii="Times New Roman" w:eastAsia="바탕체" w:hAnsi="Times New Roman"/>
      <w:b/>
      <w:kern w:val="2"/>
      <w:sz w:val="24"/>
      <w:szCs w:val="28"/>
    </w:rPr>
  </w:style>
  <w:style w:type="character" w:customStyle="1" w:styleId="2Char">
    <w:name w:val="제목 2 Char"/>
    <w:basedOn w:val="a0"/>
    <w:link w:val="2"/>
    <w:rPr>
      <w:rFonts w:ascii="Times New Roman" w:eastAsia="바탕체" w:hAnsi="Times New Roman"/>
      <w:kern w:val="2"/>
      <w:sz w:val="24"/>
      <w:szCs w:val="22"/>
    </w:rPr>
  </w:style>
  <w:style w:type="character" w:customStyle="1" w:styleId="3Char">
    <w:name w:val="제목 3 Char"/>
    <w:basedOn w:val="a0"/>
    <w:link w:val="3"/>
    <w:rPr>
      <w:rFonts w:ascii="Times New Roman" w:eastAsia="바탕체" w:hAnsi="Times New Roman"/>
      <w:kern w:val="2"/>
      <w:sz w:val="24"/>
      <w:szCs w:val="22"/>
    </w:rPr>
  </w:style>
  <w:style w:type="character" w:customStyle="1" w:styleId="4Char">
    <w:name w:val="제목 4 Char"/>
    <w:aliases w:val="본문1 Char"/>
    <w:basedOn w:val="a0"/>
    <w:link w:val="4"/>
    <w:uiPriority w:val="9"/>
    <w:rPr>
      <w:rFonts w:ascii="Times New Roman" w:eastAsia="바탕체" w:hAnsi="Times New Roman"/>
      <w:bCs/>
      <w:kern w:val="2"/>
      <w:sz w:val="24"/>
      <w:szCs w:val="22"/>
    </w:rPr>
  </w:style>
  <w:style w:type="character" w:customStyle="1" w:styleId="5Char">
    <w:name w:val="제목 5 Char"/>
    <w:basedOn w:val="a0"/>
    <w:link w:val="5"/>
    <w:uiPriority w:val="9"/>
    <w:rPr>
      <w:rFonts w:ascii="맑은 고딕" w:eastAsia="맑은 고딕" w:hAnsi="맑은 고딕" w:cs="Times New Roman"/>
      <w:kern w:val="2"/>
      <w:szCs w:val="22"/>
    </w:rPr>
  </w:style>
  <w:style w:type="character" w:customStyle="1" w:styleId="6Char">
    <w:name w:val="제목 6 Char"/>
    <w:basedOn w:val="a0"/>
    <w:link w:val="6"/>
    <w:uiPriority w:val="9"/>
    <w:rPr>
      <w:b/>
      <w:bCs/>
      <w:kern w:val="2"/>
      <w:szCs w:val="22"/>
    </w:r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Pr>
      <w:kern w:val="2"/>
      <w:szCs w:val="22"/>
    </w:rPr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Pr>
      <w:kern w:val="2"/>
      <w:szCs w:val="22"/>
    </w:rPr>
  </w:style>
  <w:style w:type="paragraph" w:styleId="a5">
    <w:name w:val="Note Heading"/>
    <w:basedOn w:val="a"/>
    <w:next w:val="a"/>
    <w:link w:val="Char1"/>
    <w:uiPriority w:val="99"/>
    <w:unhideWhenUsed/>
    <w:pPr>
      <w:jc w:val="center"/>
    </w:pPr>
    <w:rPr>
      <w:szCs w:val="24"/>
    </w:rPr>
  </w:style>
  <w:style w:type="character" w:customStyle="1" w:styleId="Char1">
    <w:name w:val="각주/미주 머리글 Char"/>
    <w:basedOn w:val="a0"/>
    <w:link w:val="a5"/>
    <w:uiPriority w:val="99"/>
    <w:rPr>
      <w:rFonts w:ascii="Times New Roman" w:eastAsia="바탕체" w:hAnsi="Times New Roman"/>
      <w:kern w:val="2"/>
      <w:sz w:val="24"/>
      <w:szCs w:val="24"/>
    </w:rPr>
  </w:style>
  <w:style w:type="paragraph" w:styleId="a6">
    <w:name w:val="Closing"/>
    <w:basedOn w:val="a"/>
    <w:link w:val="Char2"/>
    <w:uiPriority w:val="99"/>
    <w:semiHidden/>
    <w:unhideWhenUsed/>
    <w:pPr>
      <w:ind w:leftChars="2100" w:left="100"/>
    </w:pPr>
    <w:rPr>
      <w:szCs w:val="24"/>
    </w:rPr>
  </w:style>
  <w:style w:type="character" w:customStyle="1" w:styleId="Char2">
    <w:name w:val="맺음말 Char"/>
    <w:basedOn w:val="a0"/>
    <w:link w:val="a6"/>
    <w:uiPriority w:val="99"/>
    <w:semiHidden/>
    <w:rPr>
      <w:rFonts w:ascii="Times New Roman" w:eastAsia="바탕체" w:hAnsi="Times New Roman"/>
      <w:kern w:val="2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pPr>
      <w:keepLines/>
      <w:widowControl/>
      <w:numPr>
        <w:numId w:val="0"/>
      </w:numPr>
      <w:wordWrap/>
      <w:autoSpaceDE/>
      <w:autoSpaceDN/>
      <w:spacing w:before="480" w:after="0" w:line="276" w:lineRule="auto"/>
      <w:jc w:val="left"/>
      <w:outlineLvl w:val="9"/>
    </w:pPr>
    <w:rPr>
      <w:rFonts w:ascii="맑은 고딕" w:eastAsia="맑은 고딕" w:hAnsi="맑은 고딕"/>
      <w:b w:val="0"/>
      <w:bCs/>
      <w:color w:val="365F91"/>
      <w:kern w:val="0"/>
      <w:sz w:val="28"/>
    </w:rPr>
  </w:style>
  <w:style w:type="paragraph" w:styleId="10">
    <w:name w:val="toc 1"/>
    <w:basedOn w:val="a"/>
    <w:next w:val="a"/>
    <w:autoRedefine/>
    <w:uiPriority w:val="39"/>
    <w:unhideWhenUsed/>
    <w:pPr>
      <w:tabs>
        <w:tab w:val="left" w:pos="850"/>
        <w:tab w:val="right" w:leader="dot" w:pos="9016"/>
      </w:tabs>
      <w:spacing w:line="360" w:lineRule="atLeast"/>
    </w:pPr>
    <w:rPr>
      <w:b/>
    </w:rPr>
  </w:style>
  <w:style w:type="paragraph" w:styleId="20">
    <w:name w:val="toc 2"/>
    <w:basedOn w:val="a"/>
    <w:next w:val="a"/>
    <w:autoRedefine/>
    <w:uiPriority w:val="39"/>
    <w:unhideWhenUsed/>
    <w:pPr>
      <w:spacing w:line="240" w:lineRule="atLeast"/>
      <w:ind w:leftChars="200" w:left="200"/>
    </w:pPr>
  </w:style>
  <w:style w:type="paragraph" w:styleId="30">
    <w:name w:val="toc 3"/>
    <w:basedOn w:val="a"/>
    <w:next w:val="a"/>
    <w:autoRedefine/>
    <w:uiPriority w:val="39"/>
    <w:unhideWhenUsed/>
    <w:pPr>
      <w:ind w:leftChars="400" w:left="850"/>
    </w:pPr>
  </w:style>
  <w:style w:type="character" w:styleId="a7">
    <w:name w:val="Hyperlink"/>
    <w:basedOn w:val="a0"/>
    <w:uiPriority w:val="99"/>
    <w:unhideWhenUsed/>
    <w:rPr>
      <w:color w:val="0000FF"/>
      <w:u w:val="single"/>
    </w:rPr>
  </w:style>
  <w:style w:type="paragraph" w:styleId="a8">
    <w:name w:val="footnote text"/>
    <w:basedOn w:val="a"/>
    <w:link w:val="Char3"/>
    <w:semiHidden/>
    <w:unhideWhenUsed/>
    <w:pPr>
      <w:snapToGrid w:val="0"/>
      <w:jc w:val="left"/>
    </w:pPr>
    <w:rPr>
      <w:sz w:val="22"/>
    </w:rPr>
  </w:style>
  <w:style w:type="character" w:customStyle="1" w:styleId="Char3">
    <w:name w:val="각주 텍스트 Char"/>
    <w:basedOn w:val="a0"/>
    <w:link w:val="a8"/>
    <w:uiPriority w:val="99"/>
    <w:semiHidden/>
    <w:rPr>
      <w:rFonts w:eastAsia="바탕체"/>
      <w:kern w:val="2"/>
      <w:sz w:val="22"/>
      <w:szCs w:val="22"/>
    </w:rPr>
  </w:style>
  <w:style w:type="character" w:styleId="a9">
    <w:name w:val="footnote reference"/>
    <w:basedOn w:val="a0"/>
    <w:semiHidden/>
    <w:unhideWhenUsed/>
    <w:rPr>
      <w:vertAlign w:val="superscript"/>
    </w:rPr>
  </w:style>
  <w:style w:type="paragraph" w:customStyle="1" w:styleId="01">
    <w:name w:val="스타일 01"/>
    <w:basedOn w:val="a"/>
    <w:pPr>
      <w:numPr>
        <w:numId w:val="2"/>
      </w:numPr>
      <w:spacing w:line="360" w:lineRule="atLeast"/>
    </w:pPr>
    <w:rPr>
      <w:b/>
      <w:szCs w:val="24"/>
    </w:rPr>
  </w:style>
  <w:style w:type="paragraph" w:customStyle="1" w:styleId="02">
    <w:name w:val="스타일 02"/>
    <w:basedOn w:val="a"/>
    <w:pPr>
      <w:numPr>
        <w:ilvl w:val="1"/>
        <w:numId w:val="2"/>
      </w:numPr>
      <w:tabs>
        <w:tab w:val="left" w:pos="993"/>
      </w:tabs>
      <w:spacing w:line="360" w:lineRule="atLeast"/>
    </w:pPr>
    <w:rPr>
      <w:rFonts w:eastAsia="바탕"/>
      <w:szCs w:val="24"/>
    </w:rPr>
  </w:style>
  <w:style w:type="table" w:styleId="aa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link w:val="Char4"/>
    <w:uiPriority w:val="99"/>
    <w:semiHidden/>
    <w:unhideWhenUsed/>
    <w:rPr>
      <w:rFonts w:ascii="맑은 고딕" w:eastAsia="맑은 고딕" w:hAnsi="맑은 고딕"/>
      <w:sz w:val="18"/>
      <w:szCs w:val="18"/>
    </w:rPr>
  </w:style>
  <w:style w:type="character" w:customStyle="1" w:styleId="Char4">
    <w:name w:val="풍선 도움말 텍스트 Char"/>
    <w:basedOn w:val="a0"/>
    <w:link w:val="ab"/>
    <w:uiPriority w:val="99"/>
    <w:semiHidden/>
    <w:rPr>
      <w:rFonts w:ascii="맑은 고딕" w:eastAsia="맑은 고딕" w:hAnsi="맑은 고딕" w:cs="Times New Roman"/>
      <w:kern w:val="2"/>
      <w:sz w:val="18"/>
      <w:szCs w:val="18"/>
    </w:rPr>
  </w:style>
  <w:style w:type="paragraph" w:styleId="ac">
    <w:name w:val="Plain Text"/>
    <w:basedOn w:val="a"/>
    <w:link w:val="Char5"/>
    <w:semiHidden/>
    <w:rPr>
      <w:rFonts w:ascii="바탕" w:eastAsia="바탕" w:hAnsi="Courier New" w:cs="CG Omega"/>
      <w:szCs w:val="20"/>
    </w:rPr>
  </w:style>
  <w:style w:type="character" w:customStyle="1" w:styleId="Char5">
    <w:name w:val="글자만 Char"/>
    <w:basedOn w:val="a0"/>
    <w:link w:val="ac"/>
    <w:semiHidden/>
    <w:rPr>
      <w:rFonts w:ascii="바탕" w:eastAsia="바탕" w:hAnsi="Courier New" w:cs="CG Omega"/>
      <w:kern w:val="2"/>
    </w:rPr>
  </w:style>
  <w:style w:type="paragraph" w:styleId="ad">
    <w:name w:val="Revision"/>
    <w:hidden/>
    <w:uiPriority w:val="99"/>
    <w:semiHidden/>
    <w:rPr>
      <w:rFonts w:eastAsia="Times New Roman"/>
      <w:kern w:val="2"/>
      <w:szCs w:val="22"/>
    </w:rPr>
  </w:style>
  <w:style w:type="paragraph" w:styleId="ae">
    <w:name w:val="List Paragraph"/>
    <w:basedOn w:val="a"/>
    <w:link w:val="Char6"/>
    <w:uiPriority w:val="34"/>
    <w:qFormat/>
    <w:pPr>
      <w:ind w:leftChars="400" w:left="800"/>
    </w:pPr>
  </w:style>
  <w:style w:type="paragraph" w:customStyle="1" w:styleId="af">
    <w:name w:val="바탕글"/>
    <w:pPr>
      <w:widowControl w:val="0"/>
      <w:wordWrap w:val="0"/>
      <w:autoSpaceDE w:val="0"/>
      <w:autoSpaceDN w:val="0"/>
      <w:adjustRightInd w:val="0"/>
      <w:spacing w:line="259" w:lineRule="auto"/>
      <w:jc w:val="both"/>
    </w:pPr>
    <w:rPr>
      <w:rFonts w:ascii="바탕체" w:eastAsia="바탕체" w:hAnsi="Times New Roman"/>
      <w:color w:val="000000"/>
    </w:rPr>
  </w:style>
  <w:style w:type="table" w:customStyle="1" w:styleId="11">
    <w:name w:val="표 구분선1"/>
    <w:basedOn w:val="a1"/>
    <w:next w:val="aa"/>
    <w:pPr>
      <w:widowControl w:val="0"/>
      <w:wordWrap w:val="0"/>
      <w:autoSpaceDE w:val="0"/>
      <w:autoSpaceDN w:val="0"/>
      <w:jc w:val="both"/>
    </w:pPr>
    <w:rPr>
      <w:rFonts w:ascii="Times New Roman" w:eastAsia="바탕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표 구분선2"/>
    <w:basedOn w:val="a1"/>
    <w:next w:val="aa"/>
    <w:pPr>
      <w:widowControl w:val="0"/>
      <w:wordWrap w:val="0"/>
      <w:autoSpaceDE w:val="0"/>
      <w:autoSpaceDN w:val="0"/>
      <w:jc w:val="both"/>
    </w:pPr>
    <w:rPr>
      <w:rFonts w:ascii="Times New Roman" w:eastAsia="바탕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l">
    <w:name w:val="bl"/>
    <w:basedOn w:val="a0"/>
  </w:style>
  <w:style w:type="paragraph" w:customStyle="1" w:styleId="s0">
    <w:name w:val="s0"/>
    <w:pPr>
      <w:widowControl w:val="0"/>
      <w:autoSpaceDE w:val="0"/>
      <w:autoSpaceDN w:val="0"/>
      <w:adjustRightInd w:val="0"/>
    </w:pPr>
    <w:rPr>
      <w:rFonts w:ascii="바탕" w:eastAsia="바탕" w:hAnsi="Times New Roman"/>
      <w:sz w:val="24"/>
      <w:szCs w:val="24"/>
    </w:rPr>
  </w:style>
  <w:style w:type="character" w:customStyle="1" w:styleId="7Char">
    <w:name w:val="제목 7 Char"/>
    <w:basedOn w:val="a0"/>
    <w:link w:val="7"/>
    <w:rPr>
      <w:rFonts w:ascii="Arial" w:eastAsia="PMingLiU" w:hAnsi="Arial"/>
      <w:lang w:val="en-GB" w:eastAsia="en-US"/>
    </w:rPr>
  </w:style>
  <w:style w:type="character" w:customStyle="1" w:styleId="8Char">
    <w:name w:val="제목 8 Char"/>
    <w:basedOn w:val="a0"/>
    <w:link w:val="8"/>
    <w:rPr>
      <w:rFonts w:ascii="Arial" w:eastAsia="PMingLiU" w:hAnsi="Arial"/>
      <w:i/>
      <w:lang w:val="en-GB" w:eastAsia="en-US"/>
    </w:rPr>
  </w:style>
  <w:style w:type="character" w:customStyle="1" w:styleId="9Char">
    <w:name w:val="제목 9 Char"/>
    <w:basedOn w:val="a0"/>
    <w:link w:val="9"/>
    <w:rPr>
      <w:rFonts w:ascii="Arial" w:eastAsia="PMingLiU" w:hAnsi="Arial"/>
      <w:b/>
      <w:i/>
      <w:sz w:val="18"/>
      <w:lang w:val="en-GB" w:eastAsia="en-US"/>
    </w:rPr>
  </w:style>
  <w:style w:type="character" w:styleId="af0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f1">
    <w:name w:val="annotation text"/>
    <w:basedOn w:val="a"/>
    <w:link w:val="Char7"/>
    <w:uiPriority w:val="99"/>
    <w:unhideWhenUsed/>
    <w:pPr>
      <w:jc w:val="left"/>
    </w:pPr>
  </w:style>
  <w:style w:type="character" w:customStyle="1" w:styleId="Char7">
    <w:name w:val="메모 텍스트 Char"/>
    <w:basedOn w:val="a0"/>
    <w:link w:val="af1"/>
    <w:uiPriority w:val="99"/>
    <w:rPr>
      <w:rFonts w:ascii="Times New Roman" w:eastAsia="바탕체" w:hAnsi="Times New Roman"/>
      <w:kern w:val="2"/>
      <w:sz w:val="24"/>
      <w:szCs w:val="22"/>
    </w:rPr>
  </w:style>
  <w:style w:type="paragraph" w:styleId="af2">
    <w:name w:val="annotation subject"/>
    <w:basedOn w:val="af1"/>
    <w:next w:val="af1"/>
    <w:link w:val="Char8"/>
    <w:uiPriority w:val="99"/>
    <w:semiHidden/>
    <w:unhideWhenUsed/>
    <w:rPr>
      <w:b/>
      <w:bCs/>
    </w:rPr>
  </w:style>
  <w:style w:type="character" w:customStyle="1" w:styleId="Char8">
    <w:name w:val="메모 주제 Char"/>
    <w:basedOn w:val="Char7"/>
    <w:link w:val="af2"/>
    <w:uiPriority w:val="99"/>
    <w:semiHidden/>
    <w:rPr>
      <w:rFonts w:ascii="Times New Roman" w:eastAsia="바탕체" w:hAnsi="Times New Roman"/>
      <w:b/>
      <w:bCs/>
      <w:kern w:val="2"/>
      <w:sz w:val="24"/>
      <w:szCs w:val="22"/>
    </w:rPr>
  </w:style>
  <w:style w:type="character" w:customStyle="1" w:styleId="DeltaViewInsertion">
    <w:name w:val="DeltaView Insertion"/>
    <w:basedOn w:val="a0"/>
    <w:uiPriority w:val="99"/>
    <w:rPr>
      <w:color w:val="0000FF"/>
      <w:u w:val="single"/>
    </w:rPr>
  </w:style>
  <w:style w:type="paragraph" w:customStyle="1" w:styleId="210">
    <w:name w:val="제목 21"/>
    <w:aliases w:val="h2"/>
    <w:basedOn w:val="a"/>
    <w:next w:val="a"/>
    <w:uiPriority w:val="99"/>
    <w:pPr>
      <w:tabs>
        <w:tab w:val="num" w:pos="720"/>
      </w:tabs>
      <w:wordWrap/>
      <w:adjustRightInd w:val="0"/>
      <w:spacing w:after="0" w:line="360" w:lineRule="auto"/>
      <w:ind w:left="720" w:hanging="720"/>
      <w:outlineLvl w:val="1"/>
    </w:pPr>
    <w:rPr>
      <w:rFonts w:ascii="Arial" w:eastAsia="맑은 고딕" w:hAnsi="Arial" w:cs="Arial"/>
      <w:kern w:val="0"/>
      <w:sz w:val="22"/>
      <w:lang w:val="en-GB"/>
    </w:rPr>
  </w:style>
  <w:style w:type="paragraph" w:customStyle="1" w:styleId="31">
    <w:name w:val="제목 31"/>
    <w:aliases w:val="h3"/>
    <w:basedOn w:val="a"/>
    <w:next w:val="a"/>
    <w:uiPriority w:val="99"/>
    <w:pPr>
      <w:tabs>
        <w:tab w:val="num" w:pos="720"/>
      </w:tabs>
      <w:wordWrap/>
      <w:adjustRightInd w:val="0"/>
      <w:spacing w:after="0" w:line="360" w:lineRule="auto"/>
      <w:ind w:left="720" w:hanging="720"/>
      <w:outlineLvl w:val="2"/>
    </w:pPr>
    <w:rPr>
      <w:rFonts w:ascii="Arial" w:eastAsia="맑은 고딕" w:hAnsi="Arial" w:cs="Arial"/>
      <w:kern w:val="0"/>
      <w:sz w:val="22"/>
      <w:lang w:val="en-GB"/>
    </w:rPr>
  </w:style>
  <w:style w:type="paragraph" w:customStyle="1" w:styleId="41">
    <w:name w:val="제목 41"/>
    <w:aliases w:val="h4"/>
    <w:basedOn w:val="a"/>
    <w:next w:val="a"/>
    <w:uiPriority w:val="99"/>
    <w:pPr>
      <w:tabs>
        <w:tab w:val="num" w:pos="2340"/>
      </w:tabs>
      <w:wordWrap/>
      <w:adjustRightInd w:val="0"/>
      <w:spacing w:after="0" w:line="360" w:lineRule="auto"/>
      <w:ind w:left="2340" w:hanging="900"/>
      <w:outlineLvl w:val="3"/>
    </w:pPr>
    <w:rPr>
      <w:rFonts w:ascii="Arial" w:eastAsia="맑은 고딕" w:hAnsi="Arial" w:cs="Arial"/>
      <w:kern w:val="0"/>
      <w:sz w:val="22"/>
      <w:lang w:val="en-GB"/>
    </w:rPr>
  </w:style>
  <w:style w:type="paragraph" w:styleId="af3">
    <w:name w:val="Normal (Web)"/>
    <w:basedOn w:val="a"/>
    <w:uiPriority w:val="99"/>
    <w:pPr>
      <w:widowControl/>
      <w:wordWrap/>
      <w:autoSpaceDE/>
      <w:autoSpaceDN/>
      <w:spacing w:before="100" w:beforeAutospacing="1" w:after="100" w:afterAutospacing="1"/>
      <w:jc w:val="left"/>
    </w:pPr>
    <w:rPr>
      <w:rFonts w:ascii="바탕" w:eastAsia="바탕" w:hAnsi="바탕"/>
      <w:kern w:val="0"/>
      <w:szCs w:val="24"/>
    </w:rPr>
  </w:style>
  <w:style w:type="paragraph" w:styleId="40">
    <w:name w:val="toc 4"/>
    <w:basedOn w:val="a"/>
    <w:next w:val="a"/>
    <w:autoRedefine/>
    <w:uiPriority w:val="39"/>
    <w:unhideWhenUsed/>
    <w:pPr>
      <w:spacing w:after="200" w:line="276" w:lineRule="auto"/>
      <w:ind w:leftChars="600" w:left="1275"/>
    </w:pPr>
    <w:rPr>
      <w:rFonts w:asciiTheme="minorHAnsi" w:eastAsiaTheme="minorEastAsia" w:hAnsiTheme="minorHAnsi" w:cstheme="minorBidi"/>
      <w:sz w:val="20"/>
    </w:rPr>
  </w:style>
  <w:style w:type="paragraph" w:styleId="50">
    <w:name w:val="toc 5"/>
    <w:basedOn w:val="a"/>
    <w:next w:val="a"/>
    <w:autoRedefine/>
    <w:uiPriority w:val="39"/>
    <w:unhideWhenUsed/>
    <w:pPr>
      <w:spacing w:after="200" w:line="276" w:lineRule="auto"/>
      <w:ind w:leftChars="800" w:left="1700"/>
    </w:pPr>
    <w:rPr>
      <w:rFonts w:asciiTheme="minorHAnsi" w:eastAsiaTheme="minorEastAsia" w:hAnsiTheme="minorHAnsi" w:cstheme="minorBidi"/>
      <w:sz w:val="20"/>
    </w:rPr>
  </w:style>
  <w:style w:type="paragraph" w:styleId="60">
    <w:name w:val="toc 6"/>
    <w:basedOn w:val="a"/>
    <w:next w:val="a"/>
    <w:autoRedefine/>
    <w:uiPriority w:val="39"/>
    <w:unhideWhenUsed/>
    <w:pPr>
      <w:spacing w:after="200" w:line="276" w:lineRule="auto"/>
      <w:ind w:leftChars="1000" w:left="2125"/>
    </w:pPr>
    <w:rPr>
      <w:rFonts w:asciiTheme="minorHAnsi" w:eastAsiaTheme="minorEastAsia" w:hAnsiTheme="minorHAnsi" w:cstheme="minorBidi"/>
      <w:sz w:val="20"/>
    </w:rPr>
  </w:style>
  <w:style w:type="paragraph" w:styleId="70">
    <w:name w:val="toc 7"/>
    <w:basedOn w:val="a"/>
    <w:next w:val="a"/>
    <w:autoRedefine/>
    <w:uiPriority w:val="39"/>
    <w:unhideWhenUsed/>
    <w:pPr>
      <w:spacing w:after="200" w:line="276" w:lineRule="auto"/>
      <w:ind w:leftChars="1200" w:left="2550"/>
    </w:pPr>
    <w:rPr>
      <w:rFonts w:asciiTheme="minorHAnsi" w:eastAsiaTheme="minorEastAsia" w:hAnsiTheme="minorHAnsi" w:cstheme="minorBidi"/>
      <w:sz w:val="20"/>
    </w:rPr>
  </w:style>
  <w:style w:type="paragraph" w:styleId="80">
    <w:name w:val="toc 8"/>
    <w:basedOn w:val="a"/>
    <w:next w:val="a"/>
    <w:autoRedefine/>
    <w:uiPriority w:val="39"/>
    <w:unhideWhenUsed/>
    <w:pPr>
      <w:spacing w:after="200" w:line="276" w:lineRule="auto"/>
      <w:ind w:leftChars="1400" w:left="2975"/>
    </w:pPr>
    <w:rPr>
      <w:rFonts w:asciiTheme="minorHAnsi" w:eastAsiaTheme="minorEastAsia" w:hAnsiTheme="minorHAnsi" w:cstheme="minorBidi"/>
      <w:sz w:val="20"/>
    </w:rPr>
  </w:style>
  <w:style w:type="paragraph" w:styleId="90">
    <w:name w:val="toc 9"/>
    <w:basedOn w:val="a"/>
    <w:next w:val="a"/>
    <w:autoRedefine/>
    <w:uiPriority w:val="39"/>
    <w:unhideWhenUsed/>
    <w:pPr>
      <w:spacing w:after="200" w:line="276" w:lineRule="auto"/>
      <w:ind w:leftChars="1600" w:left="3400"/>
    </w:pPr>
    <w:rPr>
      <w:rFonts w:asciiTheme="minorHAnsi" w:eastAsiaTheme="minorEastAsia" w:hAnsiTheme="minorHAnsi" w:cstheme="minorBidi"/>
      <w:sz w:val="20"/>
    </w:rPr>
  </w:style>
  <w:style w:type="character" w:customStyle="1" w:styleId="12">
    <w:name w:val="확인되지 않은 멘션1"/>
    <w:basedOn w:val="a0"/>
    <w:uiPriority w:val="99"/>
    <w:semiHidden/>
    <w:unhideWhenUsed/>
    <w:rsid w:val="00A3098F"/>
    <w:rPr>
      <w:color w:val="605E5C"/>
      <w:shd w:val="clear" w:color="auto" w:fill="E1DFDD"/>
    </w:rPr>
  </w:style>
  <w:style w:type="character" w:customStyle="1" w:styleId="Char6">
    <w:name w:val="목록 단락 Char"/>
    <w:basedOn w:val="a0"/>
    <w:link w:val="ae"/>
    <w:uiPriority w:val="34"/>
    <w:rsid w:val="00ED7708"/>
    <w:rPr>
      <w:rFonts w:ascii="Times New Roman" w:eastAsia="바탕체" w:hAnsi="Times New Roman"/>
      <w:kern w:val="2"/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2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96296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8" w:color="000000"/>
            <w:bottom w:val="none" w:sz="0" w:space="0" w:color="auto"/>
            <w:right w:val="none" w:sz="0" w:space="0" w:color="auto"/>
          </w:divBdr>
        </w:div>
      </w:divsChild>
    </w:div>
    <w:div w:id="6199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83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8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6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4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4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mailto:kklee@crescendoep.com" TargetMode="External"/><Relationship Id="rId18" Type="http://schemas.openxmlformats.org/officeDocument/2006/relationships/hyperlink" Target="mailto:kklee@crescendoep.com" TargetMode="External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hyperlink" Target="mailto:kklee@crescendoep.com" TargetMode="Externa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17" Type="http://schemas.openxmlformats.org/officeDocument/2006/relationships/hyperlink" Target="mailto:kklee@crescendoep.com" TargetMode="External"/><Relationship Id="rId25" Type="http://schemas.openxmlformats.org/officeDocument/2006/relationships/footer" Target="footer5.xml"/><Relationship Id="rId2" Type="http://schemas.openxmlformats.org/officeDocument/2006/relationships/customXml" Target="../customXml/item2.xml"/><Relationship Id="rId16" Type="http://schemas.openxmlformats.org/officeDocument/2006/relationships/hyperlink" Target="mailto:kklee@crescendoep.com" TargetMode="External"/><Relationship Id="rId20" Type="http://schemas.openxmlformats.org/officeDocument/2006/relationships/hyperlink" Target="mailto:kklee@crescendoep.com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24" Type="http://schemas.openxmlformats.org/officeDocument/2006/relationships/footer" Target="footer4.xml"/><Relationship Id="rId5" Type="http://schemas.openxmlformats.org/officeDocument/2006/relationships/settings" Target="settings.xml"/><Relationship Id="rId15" Type="http://schemas.openxmlformats.org/officeDocument/2006/relationships/hyperlink" Target="mailto:kklee@crescendoep.com" TargetMode="External"/><Relationship Id="rId23" Type="http://schemas.openxmlformats.org/officeDocument/2006/relationships/hyperlink" Target="mailto:kklee@crescendoep.com" TargetMode="External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yperlink" Target="mailto:kklee@crescendoep.com" TargetMode="Externa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hyperlink" Target="mailto:kklee@crescendoep.com" TargetMode="External"/><Relationship Id="rId22" Type="http://schemas.openxmlformats.org/officeDocument/2006/relationships/hyperlink" Target="mailto:kklee@crescendoep.com" TargetMode="External"/><Relationship Id="rId27" Type="http://schemas.microsoft.com/office/2011/relationships/people" Target="peop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747609-3A4A-4C30-9251-C1EF1868B01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3F761CF-A1E4-4ED8-A323-FDE57D439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40</Pages>
  <Words>4089</Words>
  <Characters>23308</Characters>
  <Application>Microsoft Office Word</Application>
  <DocSecurity>0</DocSecurity>
  <Lines>194</Lines>
  <Paragraphs>54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27343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bkl</dc:creator>
  <cp:lastModifiedBy>BKL</cp:lastModifiedBy>
  <cp:revision>2</cp:revision>
  <cp:lastPrinted>2020-04-14T10:53:00Z</cp:lastPrinted>
  <dcterms:created xsi:type="dcterms:W3CDTF">2026-10-02T02:20:00Z</dcterms:created>
  <dcterms:modified xsi:type="dcterms:W3CDTF">2026-10-02T02:20:00Z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MAIL_OWNER_ADDRESS">
    <vt:lpwstr>4AAAUmLmXdMZevQC4k9SRug28TCmRFDoj790R6hxzCKijGH3VTceO6Htiw==</vt:lpwstr>
  </property>
  <property fmtid="{D5CDD505-2E9C-101B-9397-08002B2CF9AE}" pid="3" name="Fasoo_Trace_ID">
    <vt:lpwstr>eyAibm9kZUNvdW50IjogMywgIm5vZGUxIiA6IHsiZHNkIjoiMDEwMDAwMDAwMDAwMzQxMiIsImxvZ1RpbWUiOiIyMDI1LTA5LTE3VDAwOjIzOjQ1WiIsInBJRCI6MSwicHJvY2Vzc0lkIjoxNTE0MCwicHJvY2Vzc05hbWUiOiJmX2JhdG1nci5leGUiLCJ0cmFjZUlkIjoiRjY1QTUyRDc4QjVBNEVGQkE5MTYzRDJEQjE1Q0U4N0EiLCJ1c2V</vt:lpwstr>
  </property>
  <property fmtid="{D5CDD505-2E9C-101B-9397-08002B2CF9AE}" pid="4" name="MAIL_MSG_ID1">
    <vt:lpwstr>gFAAbtDMpgn6Uhq8QI0myyzhYjuG0H8BmPa3sQ/yCEI4MErl9QnNwVMNaxYKBPRyLXbBSIDVF/WYoaeE\ni0T4bKdDJABIv1VLaITgJojOaAOghHUEsfV8pA0Asp7zlNCVw4OfFeWe7LSjygaEi0T4bKdDJABI\nv1VLaITgJojOaAOghHUEsfV8pA0AsnVWb3oCl+pC5H1/aWGA0mZogS9QIXItv8ZHMK2SlaGOHjHe\ni78B+9WN3TtHemnB+</vt:lpwstr>
  </property>
  <property fmtid="{D5CDD505-2E9C-101B-9397-08002B2CF9AE}" pid="5" name="MAIL_MSG_ID2">
    <vt:lpwstr>K+EjyGMe16yGUzk7RcuKbDj7H9pkV1Gh/oXKiEKWqk1mcEiDPxJhFxC3ohS\nCv1UWx5P+cCrv4zRTvPCa9EhcJrU0dtbcJRf1A==</vt:lpwstr>
  </property>
  <property fmtid="{D5CDD505-2E9C-101B-9397-08002B2CF9AE}" pid="6" name="RESPONSE_SENDER_NAME">
    <vt:lpwstr>sAAA2RgG6J6jCJ1V1gW0jN/lmSoXx2IasRJD2/7oJeNXx7U=</vt:lpwstr>
  </property>
</Properties>
</file>