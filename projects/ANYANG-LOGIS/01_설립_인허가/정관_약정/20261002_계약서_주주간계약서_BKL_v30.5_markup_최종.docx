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2D7CDE0C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del w:id="0" w:author="임영규 부장(상장리츠팀)" w:date="2026-10-01T11:22:00Z" w16du:dateUtc="2026-10-01T02:22:00Z">
        <w:r w:rsidR="00304712" w:rsidDel="00F96C2E">
          <w:rPr>
            <w:rFonts w:hint="eastAsia"/>
            <w:szCs w:val="24"/>
          </w:rPr>
          <w:delText>[*]</w:delText>
        </w:r>
      </w:del>
      <w:ins w:id="1" w:author="임영규 부장(상장리츠팀)" w:date="2026-10-01T11:22:00Z" w16du:dateUtc="2026-10-01T02:22:00Z">
        <w:r w:rsidR="00F96C2E">
          <w:rPr>
            <w:rFonts w:hint="eastAsia"/>
            <w:szCs w:val="24"/>
          </w:rPr>
          <w:t>10</w:t>
        </w:r>
      </w:ins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F66C03">
        <w:rPr>
          <w:rFonts w:hint="eastAsia"/>
          <w:b/>
          <w:szCs w:val="24"/>
          <w:u w:val="single"/>
        </w:rPr>
        <w:t>별첨</w:t>
      </w:r>
      <w:r w:rsidR="00F66C03">
        <w:rPr>
          <w:b/>
          <w:szCs w:val="24"/>
          <w:u w:val="single"/>
        </w:rPr>
        <w:t xml:space="preserve"> 1</w:t>
      </w:r>
      <w:r w:rsidR="00F66C03">
        <w:rPr>
          <w:rFonts w:hint="eastAsia"/>
          <w:szCs w:val="24"/>
        </w:rPr>
        <w:t>에</w:t>
      </w:r>
      <w:r w:rsidR="00F66C03"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기재된</w:t>
      </w:r>
      <w:r w:rsidR="00F66C03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7FDCEC01" w14:textId="6F09D303" w:rsidR="005C0AE3" w:rsidRDefault="00F66C03">
      <w:pPr>
        <w:spacing w:before="60" w:line="312" w:lineRule="auto"/>
        <w:rPr>
          <w:szCs w:val="24"/>
        </w:rPr>
      </w:pPr>
      <w:r>
        <w:rPr>
          <w:rFonts w:hint="eastAsia"/>
          <w:b/>
          <w:szCs w:val="24"/>
          <w:u w:val="single"/>
        </w:rPr>
        <w:t>별첨</w:t>
      </w:r>
      <w:r>
        <w:rPr>
          <w:b/>
          <w:szCs w:val="24"/>
          <w:u w:val="single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기재</w:t>
      </w:r>
      <w:r w:rsidR="003B1E50" w:rsidRPr="003B1E50">
        <w:rPr>
          <w:rFonts w:hint="eastAsia"/>
          <w:bCs/>
          <w:szCs w:val="24"/>
        </w:rPr>
        <w:t xml:space="preserve"> </w:t>
      </w:r>
      <w:r>
        <w:rPr>
          <w:rFonts w:hint="eastAsia"/>
          <w:bCs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10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9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중</w:t>
      </w:r>
      <w:r w:rsidR="00022706" w:rsidRPr="00022706">
        <w:rPr>
          <w:szCs w:val="24"/>
        </w:rPr>
        <w:t xml:space="preserve"> </w:t>
      </w:r>
      <w:proofErr w:type="spellStart"/>
      <w:r w:rsidR="00022706">
        <w:rPr>
          <w:rFonts w:hint="eastAsia"/>
          <w:szCs w:val="24"/>
        </w:rPr>
        <w:t>이지스리츠</w:t>
      </w:r>
      <w:proofErr w:type="spellEnd"/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proofErr w:type="spellStart"/>
      <w:r w:rsidR="00022706">
        <w:rPr>
          <w:rFonts w:hint="eastAsia"/>
          <w:szCs w:val="24"/>
        </w:rPr>
        <w:t>이지스</w:t>
      </w:r>
      <w:proofErr w:type="spellEnd"/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신탁업자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집합투자업자의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지위는</w:t>
      </w:r>
      <w:r w:rsidR="00022706" w:rsidRPr="00022706">
        <w:rPr>
          <w:szCs w:val="24"/>
        </w:rPr>
        <w:t xml:space="preserve"> </w:t>
      </w:r>
      <w:proofErr w:type="spellStart"/>
      <w:r w:rsidR="00022706">
        <w:rPr>
          <w:rFonts w:hint="eastAsia"/>
          <w:szCs w:val="24"/>
        </w:rPr>
        <w:t>이지스리츠</w:t>
      </w:r>
      <w:proofErr w:type="spellEnd"/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proofErr w:type="spellStart"/>
      <w:r w:rsidR="00022706">
        <w:rPr>
          <w:rFonts w:hint="eastAsia"/>
          <w:szCs w:val="24"/>
        </w:rPr>
        <w:t>이지스</w:t>
      </w:r>
      <w:proofErr w:type="spellEnd"/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해당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투자신탁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명칭으로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통일하여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사용하며</w:t>
      </w:r>
      <w:r w:rsidR="00022706" w:rsidRPr="00022706">
        <w:rPr>
          <w:szCs w:val="24"/>
        </w:rPr>
        <w:t>(</w:t>
      </w:r>
      <w:r w:rsidR="00022706" w:rsidRPr="00022706">
        <w:rPr>
          <w:szCs w:val="24"/>
        </w:rPr>
        <w:t>명확히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하자면</w:t>
      </w:r>
      <w:r w:rsidR="00022706" w:rsidRPr="00022706">
        <w:rPr>
          <w:szCs w:val="24"/>
        </w:rPr>
        <w:t xml:space="preserve">, </w:t>
      </w:r>
      <w:ins w:id="2" w:author="BKL" w:date="2026-09-23T22:00:00Z" w16du:dateUtc="2026-09-23T13:00:00Z">
        <w:r w:rsidR="00FB16E1" w:rsidRPr="00FB16E1">
          <w:rPr>
            <w:szCs w:val="24"/>
          </w:rPr>
          <w:t>각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투자신탁별로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그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신탁업자와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집합투자업자를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합하여</w:t>
        </w:r>
        <w:r w:rsidR="00FB16E1" w:rsidRPr="00FB16E1" w:rsidDel="00FB16E1">
          <w:rPr>
            <w:szCs w:val="24"/>
          </w:rPr>
          <w:t xml:space="preserve"> </w:t>
        </w:r>
      </w:ins>
      <w:del w:id="3" w:author="BKL" w:date="2026-09-23T22:00:00Z" w16du:dateUtc="2026-09-23T13:00:00Z">
        <w:r w:rsidR="00022706" w:rsidRPr="00022706" w:rsidDel="00FB16E1">
          <w:rPr>
            <w:szCs w:val="24"/>
          </w:rPr>
          <w:delText>당사자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중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투자신탁의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신탁업자와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집합투자업자는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각각</w:delText>
        </w:r>
        <w:r w:rsidR="00022706" w:rsidRPr="00022706" w:rsidDel="00FB16E1">
          <w:rPr>
            <w:szCs w:val="24"/>
          </w:rPr>
          <w:delText xml:space="preserve"> </w:delText>
        </w:r>
      </w:del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1</w:t>
      </w:r>
      <w:r w:rsidR="00022706" w:rsidRPr="00022706">
        <w:rPr>
          <w:szCs w:val="24"/>
        </w:rPr>
        <w:t>인으로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본다</w:t>
      </w:r>
      <w:r w:rsidR="00022706" w:rsidRPr="00022706">
        <w:rPr>
          <w:szCs w:val="24"/>
        </w:rPr>
        <w:t xml:space="preserve">), </w:t>
      </w:r>
      <w:r w:rsidR="00022706" w:rsidRPr="00022706">
        <w:rPr>
          <w:szCs w:val="24"/>
        </w:rPr>
        <w:t>그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문맥에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따라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법적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해석하기로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한다</w:t>
      </w:r>
      <w:r w:rsidR="00022706" w:rsidRPr="00022706">
        <w:rPr>
          <w:szCs w:val="24"/>
        </w:rPr>
        <w:t>.</w:t>
      </w:r>
    </w:p>
    <w:p w14:paraId="5956D381" w14:textId="77777777" w:rsidR="005C0AE3" w:rsidRPr="00F66C03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3D6A8BDC" w:rsidR="005C0AE3" w:rsidRDefault="00406041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proofErr w:type="spellStart"/>
      <w:r w:rsidRPr="00711DF1">
        <w:rPr>
          <w:kern w:val="0"/>
          <w:szCs w:val="24"/>
        </w:rPr>
        <w:t>코람코라이프로지스</w:t>
      </w:r>
      <w:r w:rsidRPr="00596AC4">
        <w:rPr>
          <w:rFonts w:hint="eastAsia"/>
          <w:kern w:val="0"/>
          <w:szCs w:val="24"/>
        </w:rPr>
        <w:t>위탁관리부동산투자회사</w:t>
      </w:r>
      <w:proofErr w:type="spellEnd"/>
      <w:r>
        <w:rPr>
          <w:rFonts w:hint="eastAsia"/>
          <w:kern w:val="0"/>
          <w:szCs w:val="24"/>
        </w:rPr>
        <w:t>(</w:t>
      </w:r>
      <w:r>
        <w:rPr>
          <w:rFonts w:hint="eastAsia"/>
          <w:kern w:val="0"/>
          <w:szCs w:val="24"/>
        </w:rPr>
        <w:t>이하</w:t>
      </w:r>
      <w:r w:rsidRPr="00616CFF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="00E5647E" w:rsidRPr="00406041">
        <w:rPr>
          <w:rFonts w:hint="eastAsia"/>
          <w:szCs w:val="24"/>
          <w:u w:val="single"/>
        </w:rPr>
        <w:t>대상회사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="00E5647E">
        <w:rPr>
          <w:rFonts w:hint="eastAsia"/>
          <w:szCs w:val="24"/>
        </w:rPr>
        <w:t>는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del w:id="4" w:author="임영규 부장(상장리츠팀)" w:date="2026-10-01T13:23:00Z" w16du:dateUtc="2026-10-01T04:23:00Z">
        <w:r w:rsidR="003B1E50" w:rsidDel="00A1064D">
          <w:rPr>
            <w:rFonts w:hint="eastAsia"/>
            <w:szCs w:val="24"/>
          </w:rPr>
          <w:delText>[*]</w:delText>
        </w:r>
        <w:r w:rsidR="00E5647E" w:rsidDel="00A1064D">
          <w:rPr>
            <w:szCs w:val="24"/>
          </w:rPr>
          <w:delText xml:space="preserve">. </w:delText>
        </w:r>
      </w:del>
      <w:ins w:id="5" w:author="임영규 부장(상장리츠팀)" w:date="2026-10-01T13:23:00Z" w16du:dateUtc="2026-10-01T04:23:00Z">
        <w:r w:rsidR="00A1064D">
          <w:rPr>
            <w:rFonts w:hint="eastAsia"/>
            <w:szCs w:val="24"/>
          </w:rPr>
          <w:t>9</w:t>
        </w:r>
        <w:r w:rsidR="00A1064D">
          <w:rPr>
            <w:szCs w:val="24"/>
          </w:rPr>
          <w:t xml:space="preserve">. </w:t>
        </w:r>
      </w:ins>
      <w:del w:id="6" w:author="임영규 부장(상장리츠팀)" w:date="2026-10-01T13:23:00Z" w16du:dateUtc="2026-10-01T04:23:00Z">
        <w:r w:rsidR="003B1E50" w:rsidDel="00A1064D">
          <w:rPr>
            <w:rFonts w:hint="eastAsia"/>
            <w:szCs w:val="24"/>
          </w:rPr>
          <w:delText>[*]</w:delText>
        </w:r>
        <w:r w:rsidR="001908A8" w:rsidDel="00A1064D">
          <w:rPr>
            <w:szCs w:val="24"/>
          </w:rPr>
          <w:delText xml:space="preserve">. </w:delText>
        </w:r>
      </w:del>
      <w:ins w:id="7" w:author="임영규 부장(상장리츠팀)" w:date="2026-10-01T13:23:00Z" w16du:dateUtc="2026-10-01T04:23:00Z">
        <w:r w:rsidR="00A1064D">
          <w:rPr>
            <w:rFonts w:hint="eastAsia"/>
            <w:szCs w:val="24"/>
          </w:rPr>
          <w:t>11</w:t>
        </w:r>
        <w:r w:rsidR="00A1064D">
          <w:rPr>
            <w:szCs w:val="24"/>
          </w:rPr>
          <w:t xml:space="preserve">. </w:t>
        </w:r>
      </w:ins>
      <w:r w:rsidR="00E5647E">
        <w:rPr>
          <w:rFonts w:hint="eastAsia"/>
          <w:szCs w:val="24"/>
        </w:rPr>
        <w:t>자본금</w:t>
      </w:r>
      <w:r w:rsidR="00E5647E">
        <w:rPr>
          <w:szCs w:val="24"/>
        </w:rPr>
        <w:t xml:space="preserve"> 3</w:t>
      </w:r>
      <w:r w:rsidR="00E5647E">
        <w:rPr>
          <w:rFonts w:hint="eastAsia"/>
          <w:szCs w:val="24"/>
        </w:rPr>
        <w:t>억원으로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설립되었다</w:t>
      </w:r>
      <w:r w:rsidR="00E5647E">
        <w:rPr>
          <w:rFonts w:hint="eastAsia"/>
          <w:szCs w:val="24"/>
        </w:rPr>
        <w:t>.</w:t>
      </w:r>
    </w:p>
    <w:p w14:paraId="4505CB9B" w14:textId="0F801D40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ins w:id="8" w:author="BKL" w:date="2026-10-01T17:49:00Z" w16du:dateUtc="2026-10-01T08:49:00Z">
        <w:r w:rsidR="00907783">
          <w:rPr>
            <w:rFonts w:hint="eastAsia"/>
          </w:rPr>
          <w:t>[</w:t>
        </w:r>
        <w:r w:rsidR="00907783" w:rsidRPr="00050491">
          <w:t>2,960,000</w:t>
        </w:r>
        <w:r w:rsidR="00907783">
          <w:rPr>
            <w:rFonts w:hint="eastAsia"/>
          </w:rPr>
          <w:t>]</w:t>
        </w:r>
      </w:ins>
      <w:del w:id="9" w:author="BKL" w:date="2026-10-01T17:49:00Z" w16du:dateUtc="2026-10-01T08:49:00Z">
        <w:r w:rsidR="00304712" w:rsidDel="00907783">
          <w:rPr>
            <w:rFonts w:hint="eastAsia"/>
            <w:szCs w:val="24"/>
          </w:rPr>
          <w:delText>[*]</w:delText>
        </w:r>
      </w:del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del w:id="10" w:author="BKL" w:date="2026-10-01T17:51:00Z" w16du:dateUtc="2026-10-01T08:51:00Z">
        <w:r w:rsidR="00304712" w:rsidDel="00907783">
          <w:rPr>
            <w:rFonts w:hint="eastAsia"/>
            <w:szCs w:val="24"/>
          </w:rPr>
          <w:delText>[*]</w:delText>
        </w:r>
      </w:del>
      <w:ins w:id="11" w:author="BKL" w:date="2026-10-01T17:51:00Z" w16du:dateUtc="2026-10-01T08:51:00Z">
        <w:r w:rsidR="00907783">
          <w:rPr>
            <w:rFonts w:hint="eastAsia"/>
            <w:szCs w:val="24"/>
          </w:rPr>
          <w:t>[960,000]</w:t>
        </w:r>
      </w:ins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del w:id="12" w:author="BKL" w:date="2026-09-23T22:04:00Z" w16du:dateUtc="2026-09-23T13:04:00Z">
        <w:r w:rsidR="00596AC4" w:rsidDel="00D1679A">
          <w:rPr>
            <w:rFonts w:hint="eastAsia"/>
            <w:szCs w:val="24"/>
          </w:rPr>
          <w:delText>기명식</w:delText>
        </w:r>
        <w:r w:rsidR="00596AC4" w:rsidDel="00D1679A">
          <w:rPr>
            <w:rFonts w:hint="eastAsia"/>
            <w:szCs w:val="24"/>
          </w:rPr>
          <w:delText xml:space="preserve"> </w:delText>
        </w:r>
        <w:r w:rsidR="00596AC4" w:rsidDel="00D1679A">
          <w:rPr>
            <w:rFonts w:hint="eastAsia"/>
            <w:szCs w:val="24"/>
          </w:rPr>
          <w:delText>제</w:delText>
        </w:r>
        <w:r w:rsidR="00277B6E" w:rsidDel="00D1679A">
          <w:rPr>
            <w:rFonts w:hint="eastAsia"/>
            <w:szCs w:val="24"/>
          </w:rPr>
          <w:delText>1-</w:delText>
        </w:r>
        <w:r w:rsidR="00596AC4" w:rsidDel="00D1679A">
          <w:rPr>
            <w:rFonts w:hint="eastAsia"/>
            <w:szCs w:val="24"/>
          </w:rPr>
          <w:delText>2</w:delText>
        </w:r>
        <w:r w:rsidR="00596AC4" w:rsidDel="00D1679A">
          <w:rPr>
            <w:rFonts w:hint="eastAsia"/>
            <w:szCs w:val="24"/>
          </w:rPr>
          <w:delText>종</w:delText>
        </w:r>
        <w:r w:rsidR="00596AC4" w:rsidDel="00D1679A">
          <w:rPr>
            <w:rFonts w:hint="eastAsia"/>
            <w:szCs w:val="24"/>
          </w:rPr>
          <w:delText xml:space="preserve"> </w:delText>
        </w:r>
        <w:r w:rsidR="00596AC4" w:rsidDel="00D1679A">
          <w:rPr>
            <w:rFonts w:hint="eastAsia"/>
            <w:szCs w:val="24"/>
          </w:rPr>
          <w:delText>종류주식</w:delText>
        </w:r>
        <w:r w:rsidR="00596AC4" w:rsidDel="00D1679A">
          <w:rPr>
            <w:rFonts w:hint="eastAsia"/>
            <w:szCs w:val="24"/>
          </w:rPr>
          <w:delText xml:space="preserve"> [</w:delText>
        </w:r>
        <w:r w:rsidR="00304712" w:rsidDel="00D1679A">
          <w:rPr>
            <w:rFonts w:hint="eastAsia"/>
            <w:szCs w:val="24"/>
          </w:rPr>
          <w:delText>*</w:delText>
        </w:r>
        <w:r w:rsidR="00596AC4" w:rsidDel="00D1679A">
          <w:rPr>
            <w:rFonts w:hint="eastAsia"/>
            <w:szCs w:val="24"/>
          </w:rPr>
          <w:delText>]</w:delText>
        </w:r>
        <w:r w:rsidR="00596AC4" w:rsidDel="00D1679A">
          <w:rPr>
            <w:rFonts w:hint="eastAsia"/>
            <w:szCs w:val="24"/>
          </w:rPr>
          <w:delText>주</w:delText>
        </w:r>
        <w:r w:rsidR="00277B6E" w:rsidDel="00D1679A">
          <w:rPr>
            <w:rFonts w:hint="eastAsia"/>
            <w:szCs w:val="24"/>
          </w:rPr>
          <w:delText xml:space="preserve">, </w:delText>
        </w:r>
      </w:del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</w:t>
      </w:r>
      <w:del w:id="13" w:author="BKL" w:date="2026-10-01T17:51:00Z" w16du:dateUtc="2026-10-01T08:51:00Z">
        <w:r w:rsidR="00277B6E" w:rsidDel="00907783">
          <w:rPr>
            <w:rFonts w:hint="eastAsia"/>
            <w:szCs w:val="24"/>
          </w:rPr>
          <w:delText>[*]</w:delText>
        </w:r>
      </w:del>
      <w:ins w:id="14" w:author="BKL" w:date="2026-10-01T17:51:00Z" w16du:dateUtc="2026-10-01T08:51:00Z">
        <w:r w:rsidR="00907783">
          <w:rPr>
            <w:rFonts w:hint="eastAsia"/>
            <w:szCs w:val="24"/>
          </w:rPr>
          <w:t>[</w:t>
        </w:r>
      </w:ins>
      <w:ins w:id="15" w:author="BKL" w:date="2026-10-01T17:52:00Z" w16du:dateUtc="2026-10-01T08:52:00Z">
        <w:r w:rsidR="00907783">
          <w:rPr>
            <w:rFonts w:hint="eastAsia"/>
            <w:szCs w:val="24"/>
          </w:rPr>
          <w:t>1,120</w:t>
        </w:r>
      </w:ins>
      <w:ins w:id="16" w:author="BKL" w:date="2026-10-01T17:51:00Z" w16du:dateUtc="2026-10-01T08:51:00Z">
        <w:r w:rsidR="00907783">
          <w:rPr>
            <w:rFonts w:hint="eastAsia"/>
            <w:szCs w:val="24"/>
          </w:rPr>
          <w:t>,000]</w:t>
        </w:r>
      </w:ins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</w:t>
      </w:r>
      <w:del w:id="17" w:author="BKL" w:date="2026-10-01T17:52:00Z" w16du:dateUtc="2026-10-01T08:52:00Z">
        <w:r w:rsidR="00277B6E" w:rsidDel="00907783">
          <w:rPr>
            <w:rFonts w:hint="eastAsia"/>
            <w:szCs w:val="24"/>
          </w:rPr>
          <w:delText>[*]</w:delText>
        </w:r>
      </w:del>
      <w:ins w:id="18" w:author="BKL" w:date="2026-10-01T17:52:00Z" w16du:dateUtc="2026-10-01T08:52:00Z">
        <w:r w:rsidR="00907783">
          <w:rPr>
            <w:rFonts w:hint="eastAsia"/>
            <w:szCs w:val="24"/>
          </w:rPr>
          <w:t>[880,000]</w:t>
        </w:r>
      </w:ins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</w:t>
      </w:r>
      <w:del w:id="19" w:author="BKL" w:date="2026-10-01T17:52:00Z" w16du:dateUtc="2026-10-01T08:52:00Z">
        <w:r w:rsidR="00796725" w:rsidDel="00907783">
          <w:rPr>
            <w:rFonts w:hint="eastAsia"/>
            <w:szCs w:val="24"/>
          </w:rPr>
          <w:delText>[*]</w:delText>
        </w:r>
      </w:del>
      <w:ins w:id="20" w:author="BKL" w:date="2026-10-01T17:52:00Z" w16du:dateUtc="2026-10-01T08:52:00Z">
        <w:r w:rsidR="00907783">
          <w:rPr>
            <w:rFonts w:hint="eastAsia"/>
            <w:szCs w:val="24"/>
          </w:rPr>
          <w:t>[434,783]</w:t>
        </w:r>
      </w:ins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76648126" w14:textId="68AF6BBD" w:rsidR="00022706" w:rsidRPr="00022706" w:rsidRDefault="00022706" w:rsidP="006878F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022706">
        <w:rPr>
          <w:rFonts w:hint="eastAsia"/>
          <w:szCs w:val="24"/>
        </w:rPr>
        <w:t>당사자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중</w:t>
      </w:r>
      <w:r w:rsidRPr="00022706"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이지스리츠</w:t>
      </w:r>
      <w:proofErr w:type="spellEnd"/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호</w:t>
      </w:r>
      <w:r w:rsidRPr="00022706">
        <w:rPr>
          <w:szCs w:val="24"/>
        </w:rPr>
        <w:t>펀드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및</w:t>
      </w:r>
      <w:r w:rsidRPr="00022706">
        <w:rPr>
          <w:szCs w:val="24"/>
        </w:rPr>
        <w:t xml:space="preserve"> </w:t>
      </w:r>
      <w:proofErr w:type="spellStart"/>
      <w:r>
        <w:rPr>
          <w:rFonts w:hint="eastAsia"/>
          <w:szCs w:val="24"/>
        </w:rPr>
        <w:t>이지스</w:t>
      </w:r>
      <w:proofErr w:type="spellEnd"/>
      <w:r>
        <w:rPr>
          <w:rFonts w:hint="eastAsia"/>
          <w:szCs w:val="24"/>
        </w:rPr>
        <w:t>K</w:t>
      </w:r>
      <w:r>
        <w:rPr>
          <w:rFonts w:hint="eastAsia"/>
          <w:szCs w:val="24"/>
        </w:rPr>
        <w:t>리츠</w:t>
      </w:r>
      <w:r w:rsidRPr="00022706">
        <w:rPr>
          <w:szCs w:val="24"/>
        </w:rPr>
        <w:t>펀드</w:t>
      </w:r>
      <w:r w:rsidRPr="00022706">
        <w:rPr>
          <w:rFonts w:hint="eastAsia"/>
          <w:szCs w:val="24"/>
        </w:rPr>
        <w:t>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신탁업자</w:t>
      </w:r>
      <w:r w:rsidRPr="00022706">
        <w:rPr>
          <w:rFonts w:hint="eastAsia"/>
          <w:szCs w:val="24"/>
        </w:rPr>
        <w:t>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집합투자업자는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및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집합투자업자의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지위에서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당사자가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되었</w:t>
      </w:r>
      <w:r w:rsidRPr="00022706">
        <w:rPr>
          <w:rFonts w:hint="eastAsia"/>
          <w:szCs w:val="24"/>
        </w:rPr>
        <w:t>고</w:t>
      </w:r>
      <w:r w:rsidRPr="00022706">
        <w:rPr>
          <w:szCs w:val="24"/>
        </w:rPr>
        <w:t xml:space="preserve">,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집합투자업자가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계약과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관련하여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가지는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모든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권리와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의무는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투자신탁을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위하여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집합투자재산을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한도로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행사되고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이행되며</w:t>
      </w:r>
      <w:r w:rsidRPr="00022706">
        <w:rPr>
          <w:szCs w:val="24"/>
        </w:rPr>
        <w:t xml:space="preserve">, </w:t>
      </w:r>
      <w:r w:rsidRPr="00022706">
        <w:rPr>
          <w:szCs w:val="24"/>
        </w:rPr>
        <w:t>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결과는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에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귀속된다</w:t>
      </w:r>
      <w:r w:rsidRPr="00022706"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lastRenderedPageBreak/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21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2" w:name="_Toc508231453"/>
      <w:bookmarkStart w:id="23" w:name="_Toc36105779"/>
      <w:bookmarkEnd w:id="21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22"/>
      <w:bookmarkEnd w:id="23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" w:name="_Toc508231454"/>
      <w:bookmarkStart w:id="25" w:name="_Toc510052045"/>
      <w:bookmarkStart w:id="26" w:name="_Toc510076622"/>
      <w:bookmarkStart w:id="27" w:name="_Toc510437976"/>
      <w:bookmarkStart w:id="28" w:name="_Toc31915449"/>
      <w:bookmarkStart w:id="29" w:name="_Toc33740691"/>
      <w:bookmarkStart w:id="30" w:name="_Toc33816109"/>
      <w:bookmarkStart w:id="31" w:name="_Toc36053503"/>
      <w:bookmarkStart w:id="32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proofErr w:type="spellStart"/>
      <w:r w:rsidR="00277B6E" w:rsidRPr="00277B6E">
        <w:rPr>
          <w:szCs w:val="24"/>
        </w:rPr>
        <w:t>코크렙안양</w:t>
      </w:r>
      <w:proofErr w:type="spellEnd"/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proofErr w:type="spellStart"/>
      <w:r w:rsidR="00277B6E" w:rsidRPr="00277B6E">
        <w:rPr>
          <w:szCs w:val="24"/>
        </w:rPr>
        <w:t>관양동</w:t>
      </w:r>
      <w:proofErr w:type="spellEnd"/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="004D4391">
        <w:rPr>
          <w:szCs w:val="24"/>
        </w:rPr>
        <w:t xml:space="preserve"> </w:t>
      </w:r>
    </w:p>
    <w:p w14:paraId="3DF3EBDF" w14:textId="17C08704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3" w:name="_Toc510052046"/>
      <w:bookmarkStart w:id="34" w:name="_Toc510076623"/>
      <w:bookmarkStart w:id="35" w:name="_Toc508231455"/>
      <w:bookmarkStart w:id="36" w:name="_Toc510437977"/>
      <w:bookmarkStart w:id="37" w:name="_Toc31915450"/>
      <w:bookmarkStart w:id="38" w:name="_Toc33740692"/>
      <w:bookmarkStart w:id="39" w:name="_Toc33816110"/>
      <w:bookmarkStart w:id="40" w:name="_Toc36053504"/>
      <w:bookmarkStart w:id="41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F66C03">
        <w:rPr>
          <w:rFonts w:hint="eastAsia"/>
          <w:b/>
          <w:szCs w:val="24"/>
          <w:u w:val="single"/>
        </w:rPr>
        <w:t>2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189D4A8B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proofErr w:type="spellStart"/>
      <w:r w:rsidRPr="008F1176">
        <w:rPr>
          <w:rFonts w:hint="eastAsia"/>
          <w:szCs w:val="24"/>
        </w:rPr>
        <w:t>발행가액의</w:t>
      </w:r>
      <w:proofErr w:type="spellEnd"/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proofErr w:type="spellStart"/>
      <w:r w:rsidRPr="008F1176">
        <w:rPr>
          <w:rFonts w:hint="eastAsia"/>
          <w:szCs w:val="24"/>
        </w:rPr>
        <w:t>발행가액의</w:t>
      </w:r>
      <w:proofErr w:type="spellEnd"/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ins w:id="42" w:author="BKL" w:date="2026-09-30T23:40:00Z" w16du:dateUtc="2026-09-30T14:40:00Z">
        <w:r w:rsidR="00EF650C" w:rsidRPr="00EF650C">
          <w:rPr>
            <w:szCs w:val="24"/>
          </w:rPr>
          <w:t>제</w:t>
        </w:r>
        <w:r w:rsidR="00EF650C" w:rsidRPr="00EF650C">
          <w:rPr>
            <w:szCs w:val="24"/>
          </w:rPr>
          <w:t>5.3</w:t>
        </w:r>
        <w:r w:rsidR="00EF650C" w:rsidRPr="00EF650C">
          <w:rPr>
            <w:szCs w:val="24"/>
          </w:rPr>
          <w:t>조에서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정하는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경우를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제외하고</w:t>
        </w:r>
        <w:r w:rsidR="00EF650C">
          <w:rPr>
            <w:rFonts w:hint="eastAsia"/>
            <w:szCs w:val="24"/>
          </w:rPr>
          <w:t xml:space="preserve"> </w:t>
        </w:r>
      </w:ins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proofErr w:type="spellStart"/>
      <w:r w:rsidRPr="008F1176">
        <w:rPr>
          <w:rFonts w:hint="eastAsia"/>
          <w:szCs w:val="24"/>
        </w:rPr>
        <w:t>배당받음을</w:t>
      </w:r>
      <w:proofErr w:type="spellEnd"/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03630F6F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del w:id="43" w:author="BKL" w:date="2026-09-23T22:02:00Z" w16du:dateUtc="2026-09-23T13:02:00Z">
        <w:r w:rsidR="006B5BCE" w:rsidRPr="008F1176" w:rsidDel="00D1679A">
          <w:rPr>
            <w:rFonts w:hint="eastAsia"/>
            <w:szCs w:val="24"/>
          </w:rPr>
          <w:delText>대상회사가</w:delText>
        </w:r>
        <w:r w:rsidR="006B5BCE" w:rsidRPr="008F1176" w:rsidDel="00D1679A">
          <w:rPr>
            <w:rFonts w:hint="eastAsia"/>
            <w:szCs w:val="24"/>
          </w:rPr>
          <w:delText xml:space="preserve"> </w:delText>
        </w:r>
      </w:del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proofErr w:type="spellStart"/>
      <w:r w:rsidR="006B5BCE" w:rsidRPr="008F1176">
        <w:rPr>
          <w:rFonts w:hint="eastAsia"/>
          <w:szCs w:val="24"/>
        </w:rPr>
        <w:t>주금납입일과</w:t>
      </w:r>
      <w:proofErr w:type="spellEnd"/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proofErr w:type="spellStart"/>
      <w:r w:rsidR="006B5BCE" w:rsidRPr="008F1176">
        <w:rPr>
          <w:rFonts w:hint="eastAsia"/>
          <w:szCs w:val="24"/>
        </w:rPr>
        <w:t>발행가액</w:t>
      </w:r>
      <w:proofErr w:type="spellEnd"/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proofErr w:type="spellStart"/>
      <w:r w:rsidR="006B5BCE" w:rsidRPr="006B5BCE">
        <w:rPr>
          <w:rFonts w:hint="eastAsia"/>
          <w:szCs w:val="24"/>
          <w:u w:val="single"/>
        </w:rPr>
        <w:t>배당액</w:t>
      </w:r>
      <w:proofErr w:type="spellEnd"/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del w:id="44" w:author="BKL" w:date="2026-10-01T11:17:00Z" w16du:dateUtc="2026-10-01T02:17:00Z"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제</w:delText>
        </w:r>
        <w:r w:rsidRPr="00BF3402" w:rsidDel="00726182">
          <w:rPr>
            <w:szCs w:val="24"/>
          </w:rPr>
          <w:delText>1</w:delText>
        </w:r>
        <w:r w:rsidRPr="00BF3402" w:rsidDel="00726182">
          <w:rPr>
            <w:szCs w:val="24"/>
          </w:rPr>
          <w:delText>호</w:delText>
        </w:r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내지</w:delText>
        </w:r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제</w:delText>
        </w:r>
        <w:r w:rsidRPr="00726182" w:rsidDel="00726182">
          <w:rPr>
            <w:szCs w:val="24"/>
          </w:rPr>
          <w:delText>4</w:delText>
        </w:r>
        <w:r w:rsidRPr="00BF3402" w:rsidDel="00726182">
          <w:rPr>
            <w:szCs w:val="24"/>
          </w:rPr>
          <w:delText>호</w:delText>
        </w:r>
      </w:del>
      <w:r w:rsidRPr="00BF3402">
        <w:rPr>
          <w:szCs w:val="24"/>
        </w:rPr>
        <w:t>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ins w:id="45" w:author="BKL" w:date="2026-10-01T11:17:00Z" w16du:dateUtc="2026-10-01T02:17:00Z">
        <w:r w:rsidR="00726182">
          <w:rPr>
            <w:rFonts w:hint="eastAsia"/>
            <w:szCs w:val="24"/>
          </w:rPr>
          <w:t>종류주식에</w:t>
        </w:r>
        <w:r w:rsidR="00726182">
          <w:rPr>
            <w:rFonts w:hint="eastAsia"/>
            <w:szCs w:val="24"/>
          </w:rPr>
          <w:t xml:space="preserve"> </w:t>
        </w:r>
        <w:r w:rsidR="00726182">
          <w:rPr>
            <w:rFonts w:hint="eastAsia"/>
            <w:szCs w:val="24"/>
          </w:rPr>
          <w:t>대한</w:t>
        </w:r>
        <w:r w:rsidR="00726182">
          <w:rPr>
            <w:rFonts w:hint="eastAsia"/>
            <w:szCs w:val="24"/>
          </w:rPr>
          <w:t xml:space="preserve"> </w:t>
        </w:r>
      </w:ins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lastRenderedPageBreak/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  <w:ins w:id="46" w:author="BKL" w:date="2026-10-01T00:25:00Z" w16du:dateUtc="2026-09-30T15:25:00Z">
        <w:r w:rsidR="004A633E">
          <w:rPr>
            <w:rFonts w:hint="eastAsia"/>
            <w:szCs w:val="24"/>
          </w:rPr>
          <w:t xml:space="preserve"> </w:t>
        </w:r>
        <w:r w:rsidR="004A633E" w:rsidRPr="004A633E">
          <w:rPr>
            <w:rFonts w:hint="eastAsia"/>
            <w:szCs w:val="24"/>
            <w:highlight w:val="yellow"/>
          </w:rPr>
          <w:t>[</w:t>
        </w:r>
        <w:r w:rsidR="004A633E" w:rsidRPr="004A633E">
          <w:rPr>
            <w:szCs w:val="24"/>
            <w:highlight w:val="yellow"/>
          </w:rPr>
          <w:t xml:space="preserve">BKL Note </w:t>
        </w:r>
      </w:ins>
      <w:ins w:id="47" w:author="BKL" w:date="2026-10-01T11:18:00Z"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5.5</w:t>
        </w:r>
        <w:r w:rsidR="00726182" w:rsidRPr="00726182">
          <w:rPr>
            <w:szCs w:val="24"/>
            <w:highlight w:val="yellow"/>
          </w:rPr>
          <w:t>조에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따른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정관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변경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시점에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따라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정관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11</w:t>
        </w:r>
        <w:r w:rsidR="00726182" w:rsidRPr="00726182">
          <w:rPr>
            <w:szCs w:val="24"/>
            <w:highlight w:val="yellow"/>
          </w:rPr>
          <w:t>조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2</w:t>
        </w:r>
        <w:r w:rsidR="00726182" w:rsidRPr="00726182">
          <w:rPr>
            <w:szCs w:val="24"/>
            <w:highlight w:val="yellow"/>
          </w:rPr>
          <w:t>항의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호수가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달라질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수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있어</w:t>
        </w:r>
        <w:r w:rsidR="00726182" w:rsidRPr="00726182">
          <w:rPr>
            <w:szCs w:val="24"/>
            <w:highlight w:val="yellow"/>
          </w:rPr>
          <w:t xml:space="preserve">, </w:t>
        </w:r>
      </w:ins>
      <w:ins w:id="48" w:author="BKL" w:date="2026-10-01T11:18:00Z" w16du:dateUtc="2026-10-01T02:18:00Z">
        <w:r w:rsidR="00726182">
          <w:rPr>
            <w:szCs w:val="24"/>
            <w:highlight w:val="yellow"/>
          </w:rPr>
          <w:t>“</w:t>
        </w:r>
      </w:ins>
      <w:ins w:id="49" w:author="BKL" w:date="2026-10-01T11:18:00Z">
        <w:r w:rsidR="00726182" w:rsidRPr="00726182">
          <w:rPr>
            <w:szCs w:val="24"/>
            <w:highlight w:val="yellow"/>
          </w:rPr>
          <w:t>종류주식에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대한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배당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후</w:t>
        </w:r>
      </w:ins>
      <w:ins w:id="50" w:author="BKL" w:date="2026-10-01T11:18:00Z" w16du:dateUtc="2026-10-01T02:18:00Z">
        <w:r w:rsidR="00726182">
          <w:rPr>
            <w:szCs w:val="24"/>
            <w:highlight w:val="yellow"/>
          </w:rPr>
          <w:t>”</w:t>
        </w:r>
      </w:ins>
      <w:ins w:id="51" w:author="BKL" w:date="2026-10-01T11:18:00Z">
        <w:r w:rsidR="00726182" w:rsidRPr="00726182">
          <w:rPr>
            <w:szCs w:val="24"/>
            <w:highlight w:val="yellow"/>
          </w:rPr>
          <w:t>로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인용하였습니다</w:t>
        </w:r>
        <w:r w:rsidR="00726182" w:rsidRPr="00726182">
          <w:rPr>
            <w:szCs w:val="24"/>
            <w:highlight w:val="yellow"/>
          </w:rPr>
          <w:t>.</w:t>
        </w:r>
      </w:ins>
      <w:ins w:id="52" w:author="BKL" w:date="2026-10-01T00:25:00Z" w16du:dateUtc="2026-09-30T15:25:00Z">
        <w:r w:rsidR="004A633E" w:rsidRPr="004A633E">
          <w:rPr>
            <w:rFonts w:hint="eastAsia"/>
            <w:szCs w:val="24"/>
            <w:highlight w:val="yellow"/>
          </w:rPr>
          <w:t>]</w:t>
        </w:r>
      </w:ins>
    </w:p>
    <w:p w14:paraId="0DF7058C" w14:textId="0E499BB5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del w:id="53" w:author="BKL" w:date="2026-10-01T11:18:00Z" w16du:dateUtc="2026-10-01T02:18:00Z"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제</w:delText>
        </w:r>
        <w:r w:rsidRPr="008F1176" w:rsidDel="00726182">
          <w:rPr>
            <w:rFonts w:hint="eastAsia"/>
            <w:szCs w:val="24"/>
          </w:rPr>
          <w:delText>1</w:delText>
        </w:r>
        <w:r w:rsidRPr="008F1176" w:rsidDel="00726182">
          <w:rPr>
            <w:rFonts w:hint="eastAsia"/>
            <w:szCs w:val="24"/>
          </w:rPr>
          <w:delText>호</w:delText>
        </w:r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내지</w:delText>
        </w:r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제</w:delText>
        </w:r>
        <w:r w:rsidRPr="00726182" w:rsidDel="00726182">
          <w:rPr>
            <w:rFonts w:hint="eastAsia"/>
            <w:szCs w:val="24"/>
          </w:rPr>
          <w:delText>4</w:delText>
        </w:r>
        <w:r w:rsidRPr="008F1176" w:rsidDel="00726182">
          <w:rPr>
            <w:rFonts w:hint="eastAsia"/>
            <w:szCs w:val="24"/>
          </w:rPr>
          <w:delText>호</w:delText>
        </w:r>
      </w:del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ins w:id="54" w:author="BKL" w:date="2026-10-01T11:18:00Z" w16du:dateUtc="2026-10-01T02:18:00Z">
        <w:r w:rsidR="00726182">
          <w:rPr>
            <w:rFonts w:hint="eastAsia"/>
            <w:szCs w:val="24"/>
          </w:rPr>
          <w:t>종류주식에</w:t>
        </w:r>
        <w:r w:rsidR="00726182">
          <w:rPr>
            <w:rFonts w:hint="eastAsia"/>
            <w:szCs w:val="24"/>
          </w:rPr>
          <w:t xml:space="preserve"> </w:t>
        </w:r>
        <w:r w:rsidR="00726182">
          <w:rPr>
            <w:rFonts w:hint="eastAsia"/>
            <w:szCs w:val="24"/>
          </w:rPr>
          <w:t>대한</w:t>
        </w:r>
        <w:r w:rsidR="00726182">
          <w:rPr>
            <w:rFonts w:hint="eastAsia"/>
            <w:szCs w:val="24"/>
          </w:rPr>
          <w:t xml:space="preserve"> </w:t>
        </w:r>
      </w:ins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proofErr w:type="spellStart"/>
      <w:r w:rsidRPr="008F1176">
        <w:rPr>
          <w:rFonts w:hint="eastAsia"/>
          <w:szCs w:val="24"/>
        </w:rPr>
        <w:t>배당액</w:t>
      </w:r>
      <w:proofErr w:type="spellEnd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proofErr w:type="spellStart"/>
      <w:r w:rsidRPr="00117706">
        <w:rPr>
          <w:szCs w:val="24"/>
        </w:rPr>
        <w:t>배당액</w:t>
      </w:r>
      <w:proofErr w:type="spellEnd"/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606AEF3C" w:rsidR="005C0AE3" w:rsidRDefault="009E2715" w:rsidP="00907783">
      <w:pPr>
        <w:pStyle w:val="2"/>
        <w:spacing w:before="60" w:line="312" w:lineRule="auto"/>
        <w:ind w:left="851" w:hanging="851"/>
        <w:rPr>
          <w:ins w:id="55" w:author="BKL" w:date="2026-10-01T17:56:00Z" w16du:dateUtc="2026-10-01T08:56:00Z"/>
          <w:szCs w:val="24"/>
        </w:rPr>
      </w:pPr>
      <w:ins w:id="56" w:author="BKL" w:date="2026-10-02T11:15:00Z">
        <w:r w:rsidRPr="009E2715">
          <w:rPr>
            <w:szCs w:val="24"/>
          </w:rPr>
          <w:t>당사자들은</w:t>
        </w:r>
        <w:r w:rsidRPr="009E2715">
          <w:rPr>
            <w:szCs w:val="24"/>
          </w:rPr>
          <w:t xml:space="preserve"> (</w:t>
        </w:r>
        <w:proofErr w:type="spellStart"/>
        <w:r w:rsidRPr="009E2715">
          <w:rPr>
            <w:szCs w:val="24"/>
          </w:rPr>
          <w:t>i</w:t>
        </w:r>
        <w:proofErr w:type="spellEnd"/>
        <w:r w:rsidRPr="009E2715">
          <w:rPr>
            <w:szCs w:val="24"/>
          </w:rPr>
          <w:t xml:space="preserve">) </w:t>
        </w:r>
        <w:r w:rsidRPr="009E2715">
          <w:rPr>
            <w:szCs w:val="24"/>
          </w:rPr>
          <w:t>대상회사의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자산관리회사인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주식회사</w:t>
        </w:r>
        <w:r w:rsidRPr="009E2715">
          <w:rPr>
            <w:szCs w:val="24"/>
          </w:rPr>
          <w:t xml:space="preserve"> </w:t>
        </w:r>
        <w:proofErr w:type="spellStart"/>
        <w:r w:rsidRPr="009E2715">
          <w:rPr>
            <w:szCs w:val="24"/>
          </w:rPr>
          <w:t>코람코자산신탁</w:t>
        </w:r>
        <w:proofErr w:type="spellEnd"/>
        <w:r w:rsidRPr="009E2715">
          <w:rPr>
            <w:szCs w:val="24"/>
          </w:rPr>
          <w:t>(</w:t>
        </w:r>
        <w:r w:rsidRPr="009E2715">
          <w:rPr>
            <w:szCs w:val="24"/>
          </w:rPr>
          <w:t>이하</w:t>
        </w:r>
        <w:r w:rsidRPr="009E2715">
          <w:rPr>
            <w:szCs w:val="24"/>
          </w:rPr>
          <w:t xml:space="preserve"> "</w:t>
        </w:r>
        <w:r w:rsidRPr="009E2715">
          <w:rPr>
            <w:szCs w:val="24"/>
          </w:rPr>
          <w:t>자산관리회사</w:t>
        </w:r>
        <w:r w:rsidRPr="009E2715">
          <w:rPr>
            <w:szCs w:val="24"/>
          </w:rPr>
          <w:t>")</w:t>
        </w:r>
        <w:r w:rsidRPr="009E2715">
          <w:rPr>
            <w:szCs w:val="24"/>
          </w:rPr>
          <w:t>이</w:t>
        </w:r>
        <w:r w:rsidRPr="009E2715">
          <w:rPr>
            <w:szCs w:val="24"/>
          </w:rPr>
          <w:t xml:space="preserve"> </w:t>
        </w:r>
        <w:proofErr w:type="spellStart"/>
        <w:r w:rsidRPr="009E2715">
          <w:rPr>
            <w:szCs w:val="24"/>
          </w:rPr>
          <w:t>코람코라이프인프라리츠</w:t>
        </w:r>
        <w:proofErr w:type="spellEnd"/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proofErr w:type="spellStart"/>
        <w:r w:rsidRPr="009E2715">
          <w:rPr>
            <w:szCs w:val="24"/>
          </w:rPr>
          <w:t>코크렙안양의</w:t>
        </w:r>
        <w:proofErr w:type="spellEnd"/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자산관리업무도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수행한다는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점을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인지하고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이에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동의하며</w:t>
        </w:r>
        <w:r w:rsidRPr="009E2715">
          <w:rPr>
            <w:szCs w:val="24"/>
          </w:rPr>
          <w:t xml:space="preserve">, (ii) </w:t>
        </w:r>
        <w:r w:rsidRPr="009E2715">
          <w:rPr>
            <w:szCs w:val="24"/>
          </w:rPr>
          <w:t>각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인수하는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대상회사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발행주식의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종류</w:t>
        </w:r>
        <w:r w:rsidRPr="009E2715">
          <w:rPr>
            <w:szCs w:val="24"/>
          </w:rPr>
          <w:t xml:space="preserve">, </w:t>
        </w:r>
        <w:r w:rsidRPr="009E2715">
          <w:rPr>
            <w:szCs w:val="24"/>
          </w:rPr>
          <w:t>배당률</w:t>
        </w:r>
        <w:r w:rsidRPr="009E2715">
          <w:rPr>
            <w:szCs w:val="24"/>
          </w:rPr>
          <w:t xml:space="preserve">, </w:t>
        </w:r>
        <w:r w:rsidRPr="009E2715">
          <w:rPr>
            <w:szCs w:val="24"/>
          </w:rPr>
          <w:t>의결권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기타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권리내용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투자금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회수구조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등이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서로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상이함에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각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수익률이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다를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있</w:t>
        </w:r>
      </w:ins>
      <w:ins w:id="57" w:author="BKL" w:date="2026-10-02T11:15:00Z" w16du:dateUtc="2026-10-02T02:15:00Z">
        <w:r>
          <w:rPr>
            <w:rFonts w:hint="eastAsia"/>
            <w:szCs w:val="24"/>
          </w:rPr>
          <w:t>고</w:t>
        </w:r>
        <w:r>
          <w:rPr>
            <w:rFonts w:hint="eastAsia"/>
            <w:szCs w:val="24"/>
          </w:rPr>
          <w:t>,</w:t>
        </w:r>
      </w:ins>
      <w:ins w:id="58" w:author="BKL" w:date="2026-10-02T11:15:00Z"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대상회사의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운용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계약에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거래의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진행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과정에서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당사자들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사이에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이해상충이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발생할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가능성이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있</w:t>
        </w:r>
      </w:ins>
      <w:ins w:id="59" w:author="BKL" w:date="2026-10-02T11:16:00Z" w16du:dateUtc="2026-10-02T02:16:00Z">
        <w:r>
          <w:rPr>
            <w:rFonts w:hint="eastAsia"/>
            <w:szCs w:val="24"/>
          </w:rPr>
          <w:t>으며</w:t>
        </w:r>
        <w:r>
          <w:rPr>
            <w:rFonts w:hint="eastAsia"/>
            <w:szCs w:val="24"/>
          </w:rPr>
          <w:t xml:space="preserve">, </w:t>
        </w:r>
      </w:ins>
      <w:ins w:id="60" w:author="BKL" w:date="2026-10-02T11:15:00Z">
        <w:r w:rsidRPr="009E2715">
          <w:rPr>
            <w:szCs w:val="24"/>
          </w:rPr>
          <w:t>자산관리회사가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관계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법령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내부통제기준에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따라</w:t>
        </w:r>
        <w:r w:rsidRPr="009E2715">
          <w:rPr>
            <w:szCs w:val="24"/>
          </w:rPr>
          <w:t xml:space="preserve"> </w:t>
        </w:r>
      </w:ins>
      <w:ins w:id="61" w:author="BKL" w:date="2026-10-02T11:16:00Z" w16du:dateUtc="2026-10-02T02:16:00Z">
        <w:r>
          <w:rPr>
            <w:rFonts w:hint="eastAsia"/>
            <w:szCs w:val="24"/>
          </w:rPr>
          <w:t>이를</w:t>
        </w:r>
      </w:ins>
      <w:ins w:id="62" w:author="BKL" w:date="2026-10-02T11:15:00Z"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관리할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것이라는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점에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대하여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계약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체결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전에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자산관리회사로부터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충분한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설명을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제공받았음을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확인한다</w:t>
        </w:r>
        <w:r w:rsidRPr="009E2715">
          <w:rPr>
            <w:szCs w:val="24"/>
          </w:rPr>
          <w:t>.</w:t>
        </w:r>
      </w:ins>
      <w:ins w:id="63" w:author="BKL" w:date="2026-10-01T18:05:00Z" w16du:dateUtc="2026-10-01T09:05:00Z">
        <w:r w:rsidR="00971AED">
          <w:rPr>
            <w:rFonts w:hint="eastAsia"/>
            <w:szCs w:val="24"/>
          </w:rPr>
          <w:t xml:space="preserve"> </w:t>
        </w:r>
        <w:r w:rsidR="00971AED" w:rsidRPr="00971AED">
          <w:rPr>
            <w:szCs w:val="24"/>
            <w:highlight w:val="yellow"/>
          </w:rPr>
          <w:t xml:space="preserve">[BKL Note: </w:t>
        </w:r>
      </w:ins>
      <w:ins w:id="64" w:author="BKL" w:date="2026-10-01T18:06:00Z" w16du:dateUtc="2026-10-01T09:06:00Z">
        <w:r w:rsidR="00971AED">
          <w:rPr>
            <w:rFonts w:hint="eastAsia"/>
            <w:szCs w:val="24"/>
            <w:highlight w:val="yellow"/>
          </w:rPr>
          <w:t>제공해주신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의견에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따라</w:t>
        </w:r>
        <w:r w:rsidR="00971AED">
          <w:rPr>
            <w:rFonts w:hint="eastAsia"/>
            <w:szCs w:val="24"/>
            <w:highlight w:val="yellow"/>
          </w:rPr>
          <w:t xml:space="preserve"> </w:t>
        </w:r>
      </w:ins>
      <w:proofErr w:type="spellStart"/>
      <w:ins w:id="65" w:author="BKL" w:date="2026-10-01T18:05:00Z" w16du:dateUtc="2026-10-01T09:05:00Z">
        <w:r w:rsidR="00971AED" w:rsidRPr="00971AED">
          <w:rPr>
            <w:szCs w:val="24"/>
            <w:highlight w:val="yellow"/>
          </w:rPr>
          <w:t>코람코자산신탁이</w:t>
        </w:r>
        <w:proofErr w:type="spellEnd"/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대상회사</w:t>
        </w:r>
        <w:r w:rsidR="00971AED">
          <w:rPr>
            <w:rFonts w:hint="eastAsia"/>
            <w:szCs w:val="24"/>
            <w:highlight w:val="yellow"/>
          </w:rPr>
          <w:t>,</w:t>
        </w:r>
        <w:r w:rsidR="00971AED" w:rsidRPr="00971AED">
          <w:rPr>
            <w:szCs w:val="24"/>
            <w:highlight w:val="yellow"/>
          </w:rPr>
          <w:t xml:space="preserve"> </w:t>
        </w:r>
        <w:proofErr w:type="spellStart"/>
        <w:r w:rsidR="00971AED" w:rsidRPr="00971AED">
          <w:rPr>
            <w:szCs w:val="24"/>
            <w:highlight w:val="yellow"/>
          </w:rPr>
          <w:t>코람코라이프인프라리츠</w:t>
        </w:r>
        <w:proofErr w:type="spellEnd"/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및</w:t>
        </w:r>
        <w:r w:rsidR="00971AED">
          <w:rPr>
            <w:rFonts w:hint="eastAsia"/>
            <w:szCs w:val="24"/>
            <w:highlight w:val="yellow"/>
          </w:rPr>
          <w:t xml:space="preserve"> </w:t>
        </w:r>
        <w:proofErr w:type="spellStart"/>
        <w:r w:rsidR="00971AED">
          <w:rPr>
            <w:rFonts w:hint="eastAsia"/>
            <w:szCs w:val="24"/>
            <w:highlight w:val="yellow"/>
          </w:rPr>
          <w:t>코크렙안양</w:t>
        </w:r>
        <w:r w:rsidR="00971AED" w:rsidRPr="00971AED">
          <w:rPr>
            <w:szCs w:val="24"/>
            <w:highlight w:val="yellow"/>
          </w:rPr>
          <w:t>의</w:t>
        </w:r>
        <w:proofErr w:type="spellEnd"/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자산관리회사를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모두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수행하고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있고</w:t>
        </w:r>
        <w:r w:rsidR="00971AED" w:rsidRPr="00971AED">
          <w:rPr>
            <w:szCs w:val="24"/>
            <w:highlight w:val="yellow"/>
          </w:rPr>
          <w:t xml:space="preserve">, </w:t>
        </w:r>
        <w:r w:rsidR="00971AED" w:rsidRPr="00971AED">
          <w:rPr>
            <w:szCs w:val="24"/>
            <w:highlight w:val="yellow"/>
          </w:rPr>
          <w:t>각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주주가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보유하는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주식의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권리내용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및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투자금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회수구조가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서로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달라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이해상충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가능성이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존재할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수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있다는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점을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각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투자자에게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고지</w:t>
        </w:r>
        <w:r w:rsidR="00971AED" w:rsidRPr="00971AED">
          <w:rPr>
            <w:szCs w:val="24"/>
            <w:highlight w:val="yellow"/>
          </w:rPr>
          <w:t>·</w:t>
        </w:r>
        <w:r w:rsidR="00971AED" w:rsidRPr="00971AED">
          <w:rPr>
            <w:szCs w:val="24"/>
            <w:highlight w:val="yellow"/>
          </w:rPr>
          <w:t>확인하기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위한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조항을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추가하였습니다</w:t>
        </w:r>
        <w:r w:rsidR="00971AED" w:rsidRPr="00971AED">
          <w:rPr>
            <w:szCs w:val="24"/>
            <w:highlight w:val="yellow"/>
          </w:rPr>
          <w:t>.</w:t>
        </w:r>
      </w:ins>
      <w:ins w:id="66" w:author="BKL" w:date="2026-10-02T11:16:00Z" w16du:dateUtc="2026-10-02T02:16:00Z">
        <w:r>
          <w:rPr>
            <w:rFonts w:hint="eastAsia"/>
            <w:szCs w:val="24"/>
            <w:highlight w:val="yellow"/>
          </w:rPr>
          <w:t xml:space="preserve"> </w:t>
        </w:r>
      </w:ins>
      <w:ins w:id="67" w:author="BKL" w:date="2026-10-02T11:16:00Z">
        <w:r w:rsidRPr="009E2715">
          <w:rPr>
            <w:szCs w:val="24"/>
            <w:highlight w:val="yellow"/>
          </w:rPr>
          <w:t>투자자의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권리를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제한하거나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이해상충을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사전에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승인하는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취지가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아님을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명확히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하기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위하여</w:t>
        </w:r>
        <w:r w:rsidRPr="009E2715">
          <w:rPr>
            <w:szCs w:val="24"/>
            <w:highlight w:val="yellow"/>
          </w:rPr>
          <w:t xml:space="preserve">, </w:t>
        </w:r>
        <w:r w:rsidRPr="009E2715">
          <w:rPr>
            <w:szCs w:val="24"/>
            <w:highlight w:val="yellow"/>
          </w:rPr>
          <w:t>자산관리회사가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관계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법령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lastRenderedPageBreak/>
          <w:t>및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내부통제기준에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따라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이해상충을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관리한다는</w:t>
        </w:r>
        <w:r w:rsidRPr="009E2715">
          <w:rPr>
            <w:szCs w:val="24"/>
            <w:highlight w:val="yellow"/>
          </w:rPr>
          <w:t xml:space="preserve"> </w:t>
        </w:r>
      </w:ins>
      <w:ins w:id="68" w:author="BKL" w:date="2026-10-02T11:16:00Z" w16du:dateUtc="2026-10-02T02:16:00Z">
        <w:r>
          <w:rPr>
            <w:rFonts w:hint="eastAsia"/>
            <w:szCs w:val="24"/>
            <w:highlight w:val="yellow"/>
          </w:rPr>
          <w:t>점을</w:t>
        </w:r>
      </w:ins>
      <w:ins w:id="69" w:author="BKL" w:date="2026-10-02T11:16:00Z"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함께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기재하였습니다</w:t>
        </w:r>
        <w:r w:rsidRPr="009E2715">
          <w:rPr>
            <w:szCs w:val="24"/>
            <w:highlight w:val="yellow"/>
          </w:rPr>
          <w:t>.</w:t>
        </w:r>
      </w:ins>
      <w:ins w:id="70" w:author="BKL" w:date="2026-10-01T18:05:00Z" w16du:dateUtc="2026-10-01T09:05:00Z">
        <w:r w:rsidR="00971AED" w:rsidRPr="00971AED">
          <w:rPr>
            <w:rFonts w:hint="eastAsia"/>
            <w:szCs w:val="24"/>
            <w:highlight w:val="yellow"/>
          </w:rPr>
          <w:t>]</w:t>
        </w:r>
      </w:ins>
    </w:p>
    <w:p w14:paraId="62FF3DF1" w14:textId="77777777" w:rsidR="00907783" w:rsidRPr="00907783" w:rsidRDefault="00907783" w:rsidP="00907783"/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71" w:name="_Toc510052048"/>
      <w:bookmarkStart w:id="72" w:name="_Toc510052049"/>
      <w:bookmarkStart w:id="73" w:name="_Toc510052050"/>
      <w:bookmarkStart w:id="74" w:name="_Toc510076625"/>
      <w:bookmarkStart w:id="75" w:name="_Toc510052051"/>
      <w:bookmarkStart w:id="76" w:name="_Toc510076626"/>
      <w:bookmarkStart w:id="77" w:name="_Toc510052052"/>
      <w:bookmarkStart w:id="78" w:name="_Toc510076627"/>
      <w:bookmarkStart w:id="79" w:name="_Toc510052053"/>
      <w:bookmarkStart w:id="80" w:name="_Toc510076628"/>
      <w:bookmarkStart w:id="81" w:name="_Toc510052054"/>
      <w:bookmarkStart w:id="82" w:name="_Toc510076629"/>
      <w:bookmarkStart w:id="83" w:name="_Toc510052055"/>
      <w:bookmarkStart w:id="84" w:name="_Toc36105782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84"/>
    </w:p>
    <w:p w14:paraId="1C19E3DB" w14:textId="05027F4E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85" w:name="_Toc508231464"/>
      <w:bookmarkStart w:id="86" w:name="_Toc510052057"/>
      <w:bookmarkStart w:id="87" w:name="_Toc510076632"/>
      <w:bookmarkStart w:id="88" w:name="_Toc510437980"/>
      <w:bookmarkStart w:id="89" w:name="_Toc31915452"/>
      <w:bookmarkStart w:id="90" w:name="_Toc33740694"/>
      <w:bookmarkStart w:id="91" w:name="_Toc33816112"/>
      <w:bookmarkStart w:id="92" w:name="_Toc36053506"/>
      <w:bookmarkStart w:id="9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del w:id="94" w:author="임영규 부장(상장리츠팀)" w:date="2026-10-01T11:23:00Z" w16du:dateUtc="2026-10-01T02:23:00Z">
        <w:r w:rsidR="00304712" w:rsidDel="00F96C2E">
          <w:rPr>
            <w:rFonts w:hint="eastAsia"/>
            <w:szCs w:val="24"/>
          </w:rPr>
          <w:delText>[*]</w:delText>
        </w:r>
        <w:r w:rsidDel="00F96C2E">
          <w:rPr>
            <w:szCs w:val="24"/>
          </w:rPr>
          <w:delText xml:space="preserve">. </w:delText>
        </w:r>
      </w:del>
      <w:ins w:id="95" w:author="임영규 부장(상장리츠팀)" w:date="2026-10-01T11:23:00Z" w16du:dateUtc="2026-10-01T02:23:00Z">
        <w:r w:rsidR="00F96C2E">
          <w:rPr>
            <w:rFonts w:hint="eastAsia"/>
            <w:szCs w:val="24"/>
          </w:rPr>
          <w:t>10</w:t>
        </w:r>
        <w:r w:rsidR="00F96C2E">
          <w:rPr>
            <w:szCs w:val="24"/>
          </w:rPr>
          <w:t xml:space="preserve">. </w:t>
        </w:r>
      </w:ins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proofErr w:type="spellStart"/>
      <w:r>
        <w:rPr>
          <w:rFonts w:hint="eastAsia"/>
          <w:szCs w:val="24"/>
        </w:rPr>
        <w:t>원본대조필</w:t>
      </w:r>
      <w:proofErr w:type="spell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85"/>
      <w:bookmarkEnd w:id="86"/>
      <w:bookmarkEnd w:id="87"/>
      <w:bookmarkEnd w:id="88"/>
      <w:bookmarkEnd w:id="8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교부받은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90"/>
      <w:bookmarkEnd w:id="9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92"/>
      <w:bookmarkEnd w:id="9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>[BKL Note</w:t>
      </w:r>
      <w:del w:id="96" w:author="BKL" w:date="2026-10-01T18:07:00Z" w16du:dateUtc="2026-10-01T09:07:00Z">
        <w:r w:rsidR="006021EC" w:rsidRPr="00394C41" w:rsidDel="00971AED">
          <w:rPr>
            <w:szCs w:val="24"/>
            <w:highlight w:val="yellow"/>
          </w:rPr>
          <w:delText xml:space="preserve">: </w:delText>
        </w:r>
      </w:del>
      <w:ins w:id="97" w:author="BKL" w:date="2026-10-02T11:00:00Z" w16du:dateUtc="2026-10-02T02:00:00Z">
        <w:r w:rsidR="009259ED" w:rsidRPr="00FB16E1">
          <w:rPr>
            <w:szCs w:val="24"/>
            <w:highlight w:val="yellow"/>
          </w:rPr>
          <w:t>의결권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없는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종류주식</w:t>
        </w:r>
        <w:r w:rsidR="009259ED" w:rsidRPr="00FB16E1">
          <w:rPr>
            <w:szCs w:val="24"/>
            <w:highlight w:val="yellow"/>
          </w:rPr>
          <w:t>(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2-2</w:t>
        </w:r>
        <w:r w:rsidR="009259ED" w:rsidRPr="00FB16E1">
          <w:rPr>
            <w:szCs w:val="24"/>
            <w:highlight w:val="yellow"/>
          </w:rPr>
          <w:t>종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및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3</w:t>
        </w:r>
        <w:r w:rsidR="009259ED" w:rsidRPr="00FB16E1">
          <w:rPr>
            <w:szCs w:val="24"/>
            <w:highlight w:val="yellow"/>
          </w:rPr>
          <w:t>종</w:t>
        </w:r>
        <w:r w:rsidR="009259ED" w:rsidRPr="00FB16E1">
          <w:rPr>
            <w:szCs w:val="24"/>
            <w:highlight w:val="yellow"/>
          </w:rPr>
          <w:t>)</w:t>
        </w:r>
        <w:r w:rsidR="009259ED" w:rsidRPr="00FB16E1">
          <w:rPr>
            <w:szCs w:val="24"/>
            <w:highlight w:val="yellow"/>
          </w:rPr>
          <w:t>의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총수는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발행주식총수의</w:t>
        </w:r>
        <w:r w:rsidR="009259ED" w:rsidRPr="00FB16E1">
          <w:rPr>
            <w:szCs w:val="24"/>
            <w:highlight w:val="yellow"/>
          </w:rPr>
          <w:t xml:space="preserve"> 4</w:t>
        </w:r>
        <w:r w:rsidR="009259ED" w:rsidRPr="00FB16E1">
          <w:rPr>
            <w:szCs w:val="24"/>
            <w:highlight w:val="yellow"/>
          </w:rPr>
          <w:t>분의</w:t>
        </w:r>
        <w:r w:rsidR="009259ED" w:rsidRPr="00FB16E1">
          <w:rPr>
            <w:szCs w:val="24"/>
            <w:highlight w:val="yellow"/>
          </w:rPr>
          <w:t xml:space="preserve"> 1</w:t>
        </w:r>
        <w:r w:rsidR="009259ED" w:rsidRPr="00FB16E1">
          <w:rPr>
            <w:szCs w:val="24"/>
            <w:highlight w:val="yellow"/>
          </w:rPr>
          <w:t>을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초과할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수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없으므로</w:t>
        </w:r>
        <w:r w:rsidR="009259ED" w:rsidRPr="00FB16E1">
          <w:rPr>
            <w:szCs w:val="24"/>
            <w:highlight w:val="yellow"/>
          </w:rPr>
          <w:t>(</w:t>
        </w:r>
        <w:r w:rsidR="009259ED" w:rsidRPr="00FB16E1">
          <w:rPr>
            <w:szCs w:val="24"/>
            <w:highlight w:val="yellow"/>
          </w:rPr>
          <w:t>상법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344</w:t>
        </w:r>
        <w:r w:rsidR="009259ED" w:rsidRPr="00FB16E1">
          <w:rPr>
            <w:szCs w:val="24"/>
            <w:highlight w:val="yellow"/>
          </w:rPr>
          <w:t>조의</w:t>
        </w:r>
        <w:r w:rsidR="009259ED" w:rsidRPr="00FB16E1">
          <w:rPr>
            <w:szCs w:val="24"/>
            <w:highlight w:val="yellow"/>
          </w:rPr>
          <w:t xml:space="preserve">3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2</w:t>
        </w:r>
        <w:r w:rsidR="009259ED" w:rsidRPr="00FB16E1">
          <w:rPr>
            <w:szCs w:val="24"/>
            <w:highlight w:val="yellow"/>
          </w:rPr>
          <w:t>항</w:t>
        </w:r>
        <w:r w:rsidR="009259ED" w:rsidRPr="00FB16E1">
          <w:rPr>
            <w:szCs w:val="24"/>
            <w:highlight w:val="yellow"/>
          </w:rPr>
          <w:t xml:space="preserve">, </w:t>
        </w:r>
        <w:r w:rsidR="009259ED" w:rsidRPr="00FB16E1">
          <w:rPr>
            <w:szCs w:val="24"/>
            <w:highlight w:val="yellow"/>
          </w:rPr>
          <w:t>정관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11</w:t>
        </w:r>
        <w:r w:rsidR="009259ED" w:rsidRPr="00FB16E1">
          <w:rPr>
            <w:szCs w:val="24"/>
            <w:highlight w:val="yellow"/>
          </w:rPr>
          <w:t>조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1</w:t>
        </w:r>
        <w:r w:rsidR="009259ED" w:rsidRPr="00FB16E1">
          <w:rPr>
            <w:szCs w:val="24"/>
            <w:highlight w:val="yellow"/>
          </w:rPr>
          <w:t>항</w:t>
        </w:r>
        <w:r w:rsidR="009259ED" w:rsidRPr="00FB16E1">
          <w:rPr>
            <w:szCs w:val="24"/>
            <w:highlight w:val="yellow"/>
          </w:rPr>
          <w:t xml:space="preserve">), </w:t>
        </w:r>
        <w:r w:rsidR="009259ED" w:rsidRPr="00FB16E1">
          <w:rPr>
            <w:rFonts w:hint="eastAsia"/>
            <w:szCs w:val="24"/>
            <w:highlight w:val="yellow"/>
          </w:rPr>
          <w:t>이를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고려하여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각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종류주식별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인수주식수를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정할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필요가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있습니다</w:t>
        </w:r>
        <w:r w:rsidR="009259ED" w:rsidRPr="00FB16E1">
          <w:rPr>
            <w:rFonts w:hint="eastAsia"/>
            <w:szCs w:val="24"/>
            <w:highlight w:val="yellow"/>
          </w:rPr>
          <w:t>.</w:t>
        </w:r>
        <w:r w:rsidR="009259ED" w:rsidDel="00D1679A">
          <w:rPr>
            <w:rFonts w:hint="eastAsia"/>
            <w:szCs w:val="24"/>
            <w:highlight w:val="yellow"/>
          </w:rPr>
          <w:t xml:space="preserve"> </w:t>
        </w:r>
      </w:ins>
      <w:del w:id="98" w:author="BKL" w:date="2026-09-23T22:03:00Z" w16du:dateUtc="2026-09-23T13:03:00Z">
        <w:r w:rsidR="0074780B" w:rsidDel="00D1679A">
          <w:rPr>
            <w:rFonts w:hint="eastAsia"/>
            <w:szCs w:val="24"/>
            <w:highlight w:val="yellow"/>
          </w:rPr>
          <w:delText>각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종류주식은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셀다운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예정으로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이해되며</w:delText>
        </w:r>
        <w:r w:rsidR="0074780B" w:rsidDel="00D1679A">
          <w:rPr>
            <w:rFonts w:hint="eastAsia"/>
            <w:szCs w:val="24"/>
            <w:highlight w:val="yellow"/>
          </w:rPr>
          <w:delText xml:space="preserve">, </w:delText>
        </w:r>
      </w:del>
      <w:del w:id="99" w:author="BKL" w:date="2026-10-01T18:07:00Z" w16du:dateUtc="2026-10-01T09:07:00Z">
        <w:r w:rsidR="006021EC" w:rsidRPr="00394C41" w:rsidDel="00971AED">
          <w:rPr>
            <w:rFonts w:hint="eastAsia"/>
            <w:szCs w:val="24"/>
            <w:highlight w:val="yellow"/>
          </w:rPr>
          <w:delText>전체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Del="00971AED">
          <w:rPr>
            <w:rFonts w:hint="eastAsia"/>
            <w:szCs w:val="24"/>
            <w:highlight w:val="yellow"/>
          </w:rPr>
          <w:delText>지분</w:delText>
        </w:r>
        <w:r w:rsidR="006021EC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Del="00971AED">
          <w:rPr>
            <w:rFonts w:hint="eastAsia"/>
            <w:szCs w:val="24"/>
            <w:highlight w:val="yellow"/>
          </w:rPr>
          <w:delText>구성</w:delText>
        </w:r>
        <w:r w:rsidR="006021EC" w:rsidRPr="00394C41" w:rsidDel="00971AED">
          <w:rPr>
            <w:rFonts w:hint="eastAsia"/>
            <w:szCs w:val="24"/>
            <w:highlight w:val="yellow"/>
          </w:rPr>
          <w:delText>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확정되면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아래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표에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보충할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예정입니다</w:delText>
        </w:r>
        <w:r w:rsidR="006021EC" w:rsidRPr="00394C41" w:rsidDel="00971AED">
          <w:rPr>
            <w:rFonts w:hint="eastAsia"/>
            <w:szCs w:val="24"/>
            <w:highlight w:val="yellow"/>
          </w:rPr>
          <w:delText>.</w:delText>
        </w:r>
      </w:del>
      <w:del w:id="100" w:author="BKL" w:date="2026-09-23T22:04:00Z" w16du:dateUtc="2026-09-23T13:04:00Z">
        <w:r w:rsidR="00050491" w:rsidDel="00D1679A">
          <w:rPr>
            <w:rFonts w:hint="eastAsia"/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제</w:delText>
        </w:r>
        <w:r w:rsidR="00050491" w:rsidRPr="00050491" w:rsidDel="00D1679A">
          <w:rPr>
            <w:szCs w:val="24"/>
            <w:highlight w:val="yellow"/>
          </w:rPr>
          <w:delText>1-2</w:delText>
        </w:r>
        <w:r w:rsidR="00050491" w:rsidRPr="00050491" w:rsidDel="00D1679A">
          <w:rPr>
            <w:szCs w:val="24"/>
            <w:highlight w:val="yellow"/>
          </w:rPr>
          <w:delText>종을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실제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발행하지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않는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것이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확정되면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표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및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전문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제</w:delText>
        </w:r>
        <w:r w:rsidR="00050491" w:rsidRPr="00050491" w:rsidDel="00D1679A">
          <w:rPr>
            <w:szCs w:val="24"/>
            <w:highlight w:val="yellow"/>
          </w:rPr>
          <w:delText>2</w:delText>
        </w:r>
        <w:r w:rsidR="00050491" w:rsidRPr="00050491" w:rsidDel="00D1679A">
          <w:rPr>
            <w:szCs w:val="24"/>
            <w:highlight w:val="yellow"/>
          </w:rPr>
          <w:delText>항에서도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삭제</w:delText>
        </w:r>
        <w:r w:rsidR="00050491" w:rsidDel="00D1679A">
          <w:rPr>
            <w:rFonts w:hint="eastAsia"/>
            <w:szCs w:val="24"/>
            <w:highlight w:val="yellow"/>
          </w:rPr>
          <w:delText>할</w:delText>
        </w:r>
        <w:r w:rsidR="00050491" w:rsidDel="00D1679A">
          <w:rPr>
            <w:rFonts w:hint="eastAsia"/>
            <w:szCs w:val="24"/>
            <w:highlight w:val="yellow"/>
          </w:rPr>
          <w:delText xml:space="preserve"> </w:delText>
        </w:r>
        <w:r w:rsidR="00050491" w:rsidDel="00D1679A">
          <w:rPr>
            <w:rFonts w:hint="eastAsia"/>
            <w:szCs w:val="24"/>
            <w:highlight w:val="yellow"/>
          </w:rPr>
          <w:delText>예정입니다</w:delText>
        </w:r>
        <w:r w:rsidR="00050491" w:rsidDel="00D1679A">
          <w:rPr>
            <w:rFonts w:hint="eastAsia"/>
            <w:szCs w:val="24"/>
            <w:highlight w:val="yellow"/>
          </w:rPr>
          <w:delText>.</w:delText>
        </w:r>
      </w:del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406041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proofErr w:type="spellStart"/>
            <w:r>
              <w:rPr>
                <w:rFonts w:hint="eastAsia"/>
                <w:b/>
                <w:szCs w:val="24"/>
              </w:rPr>
              <w:t>발행가액</w:t>
            </w:r>
            <w:proofErr w:type="spellEnd"/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  <w:szCs w:val="24"/>
              </w:rPr>
              <w:t>코람코라이프인프라리츠</w:t>
            </w:r>
            <w:proofErr w:type="spellEnd"/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05AE0FFC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66246594" w:rsidR="006021EC" w:rsidRDefault="00022706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[</w:t>
            </w:r>
            <w:r w:rsidR="00050491" w:rsidRPr="00050491">
              <w:t>2,960,000</w:t>
            </w:r>
            <w:r>
              <w:rPr>
                <w:rFonts w:hint="eastAsia"/>
              </w:rPr>
              <w:t>]</w:t>
            </w:r>
            <w:r w:rsidR="006021EC">
              <w:rPr>
                <w:rFonts w:hint="eastAsia"/>
              </w:rPr>
              <w:t>주</w:t>
            </w:r>
          </w:p>
        </w:tc>
      </w:tr>
      <w:tr w:rsidR="00022706" w14:paraId="464170CB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3DB95857" w14:textId="6C1F970E" w:rsidR="00022706" w:rsidRDefault="00022706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7A45D60A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7E4C30F9" w14:textId="6431301F" w:rsidR="00022706" w:rsidRDefault="00022706" w:rsidP="006021EC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</w:rPr>
              <w:t>이지스리츠</w:t>
            </w:r>
            <w:proofErr w:type="spellEnd"/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865" w:type="pct"/>
          </w:tcPr>
          <w:p w14:paraId="4BFFC0A9" w14:textId="37780D49" w:rsidR="00022706" w:rsidRDefault="00022706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577965E8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67474BAC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 w:rsidR="00022706">
              <w:rPr>
                <w:rFonts w:hint="eastAsia"/>
              </w:rPr>
              <w:t>주</w:t>
            </w:r>
          </w:p>
        </w:tc>
      </w:tr>
      <w:tr w:rsidR="00022706" w14:paraId="77F9EEED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2DB2C50F" w14:textId="3D3810B1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E3E8A4B" w14:textId="2E407F7A" w:rsidR="00022706" w:rsidDel="00022706" w:rsidRDefault="00406041" w:rsidP="00022706">
            <w:pPr>
              <w:spacing w:before="60" w:after="0" w:line="312" w:lineRule="auto"/>
              <w:jc w:val="center"/>
            </w:pPr>
            <w:proofErr w:type="spellStart"/>
            <w:r w:rsidRPr="00406041">
              <w:t>키움캐피탈</w:t>
            </w:r>
            <w:proofErr w:type="spellEnd"/>
          </w:p>
        </w:tc>
        <w:tc>
          <w:tcPr>
            <w:tcW w:w="865" w:type="pct"/>
          </w:tcPr>
          <w:p w14:paraId="004C41C8" w14:textId="6C91742F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88443AA" w14:textId="56F0F790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249877" w14:textId="22A31E22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</w:tr>
      <w:tr w:rsidR="00022706" w14:paraId="53D5FA4B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33FF6C15" w14:textId="1B5D039D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68E22D61" w14:textId="2F3A2043" w:rsidR="00022706" w:rsidDel="00022706" w:rsidRDefault="00406041" w:rsidP="00022706">
            <w:pPr>
              <w:spacing w:before="60" w:after="0" w:line="312" w:lineRule="auto"/>
              <w:jc w:val="center"/>
            </w:pPr>
            <w:proofErr w:type="spellStart"/>
            <w:r w:rsidRPr="00406041">
              <w:t>애큐온캐피탈</w:t>
            </w:r>
            <w:proofErr w:type="spellEnd"/>
          </w:p>
        </w:tc>
        <w:tc>
          <w:tcPr>
            <w:tcW w:w="865" w:type="pct"/>
          </w:tcPr>
          <w:p w14:paraId="47F3D494" w14:textId="23231A60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2F12A5" w14:textId="77EAE3DD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8EB3ED3" w14:textId="33D5F00C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</w:tr>
      <w:tr w:rsidR="00022706" w14:paraId="469E3875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7081BE89" w14:textId="304965FC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C777313" w14:textId="352EEFE2" w:rsidR="00022706" w:rsidRDefault="00406041" w:rsidP="00022706">
            <w:pPr>
              <w:spacing w:before="60" w:after="0" w:line="312" w:lineRule="auto"/>
              <w:jc w:val="center"/>
              <w:rPr>
                <w:szCs w:val="24"/>
              </w:rPr>
            </w:pPr>
            <w:proofErr w:type="spellStart"/>
            <w:r w:rsidRPr="00406041">
              <w:t>엠지캐피탈</w:t>
            </w:r>
            <w:proofErr w:type="spellEnd"/>
          </w:p>
        </w:tc>
        <w:tc>
          <w:tcPr>
            <w:tcW w:w="865" w:type="pct"/>
          </w:tcPr>
          <w:p w14:paraId="4D86698E" w14:textId="233895E1" w:rsidR="00022706" w:rsidRPr="000D59D2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4CDAAD08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7C2CF301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 w:rsidR="00022706">
              <w:rPr>
                <w:rFonts w:hint="eastAsia"/>
              </w:rPr>
              <w:t>주</w:t>
            </w:r>
          </w:p>
        </w:tc>
      </w:tr>
      <w:tr w:rsidR="00406041" w14:paraId="0E09AF7C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5D052C9A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종류주식</w:t>
            </w:r>
          </w:p>
        </w:tc>
        <w:tc>
          <w:tcPr>
            <w:tcW w:w="944" w:type="pct"/>
          </w:tcPr>
          <w:p w14:paraId="42D4E055" w14:textId="63736B2B" w:rsidR="00406041" w:rsidRDefault="00406041" w:rsidP="006021EC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  <w:szCs w:val="24"/>
              </w:rPr>
              <w:lastRenderedPageBreak/>
              <w:t>코람코라이프</w:t>
            </w:r>
            <w:r>
              <w:rPr>
                <w:rFonts w:hint="eastAsia"/>
                <w:szCs w:val="24"/>
              </w:rPr>
              <w:lastRenderedPageBreak/>
              <w:t>인프라리츠</w:t>
            </w:r>
            <w:proofErr w:type="spellEnd"/>
          </w:p>
        </w:tc>
        <w:tc>
          <w:tcPr>
            <w:tcW w:w="865" w:type="pct"/>
          </w:tcPr>
          <w:p w14:paraId="7BAEF1B2" w14:textId="212757FA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lastRenderedPageBreak/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4BFF192C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1" w:author="BKL" w:date="2026-09-30T23:49:00Z">
              <w:r w:rsidR="00132402" w:rsidRPr="00132402">
                <w:t>16,000,000,000</w:t>
              </w:r>
            </w:ins>
            <w:del w:id="102" w:author="BKL" w:date="2026-09-30T23:49:00Z" w16du:dateUtc="2026-09-30T14:49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181B2F4B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3" w:author="BKL" w:date="2026-09-30T23:49:00Z">
              <w:r w:rsidR="00132402" w:rsidRPr="00132402">
                <w:t>640,000</w:t>
              </w:r>
            </w:ins>
            <w:del w:id="104" w:author="BKL" w:date="2026-09-30T23:49:00Z" w16du:dateUtc="2026-09-30T14:49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</w:tr>
      <w:tr w:rsidR="00406041" w14:paraId="50D03BB3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4954653D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45BCC328" w14:textId="0D9CB461" w:rsidR="00406041" w:rsidRDefault="00132402" w:rsidP="006021EC">
            <w:pPr>
              <w:spacing w:before="60" w:after="0" w:line="312" w:lineRule="auto"/>
              <w:jc w:val="center"/>
              <w:rPr>
                <w:szCs w:val="24"/>
              </w:rPr>
            </w:pPr>
            <w:ins w:id="105" w:author="BKL" w:date="2026-09-30T23:50:00Z" w16du:dateUtc="2026-09-30T14:50:00Z">
              <w:r>
                <w:rPr>
                  <w:rFonts w:hint="eastAsia"/>
                  <w:szCs w:val="24"/>
                </w:rPr>
                <w:t>삼성증권</w:t>
              </w:r>
            </w:ins>
            <w:del w:id="106" w:author="BKL" w:date="2026-09-30T23:50:00Z" w16du:dateUtc="2026-09-30T14:50:00Z">
              <w:r w:rsidR="00406041" w:rsidDel="00132402">
                <w:rPr>
                  <w:rFonts w:hint="eastAsia"/>
                  <w:szCs w:val="24"/>
                </w:rPr>
                <w:delText>기계설비건설공제조합</w:delText>
              </w:r>
            </w:del>
          </w:p>
        </w:tc>
        <w:tc>
          <w:tcPr>
            <w:tcW w:w="865" w:type="pct"/>
          </w:tcPr>
          <w:p w14:paraId="7597A1E1" w14:textId="3F1DAECE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552A3876" w14:textId="777F36DA" w:rsidR="00406041" w:rsidRPr="00A52DF5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4FC4ED4B" w14:textId="435E2720" w:rsidR="00406041" w:rsidRPr="00A52DF5" w:rsidRDefault="00406041" w:rsidP="006021EC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</w:tr>
      <w:tr w:rsidR="00406041" w14:paraId="06FF7543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768452B1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5BA513FE" w:rsidR="00406041" w:rsidRDefault="00132402" w:rsidP="006021EC">
            <w:pPr>
              <w:spacing w:before="60" w:after="0" w:line="312" w:lineRule="auto"/>
              <w:jc w:val="center"/>
            </w:pPr>
            <w:proofErr w:type="spellStart"/>
            <w:ins w:id="107" w:author="BKL" w:date="2026-09-30T23:50:00Z" w16du:dateUtc="2026-09-30T14:50:00Z">
              <w:r>
                <w:rPr>
                  <w:rFonts w:hint="eastAsia"/>
                </w:rPr>
                <w:t>이지스</w:t>
              </w:r>
              <w:proofErr w:type="spellEnd"/>
              <w:r>
                <w:rPr>
                  <w:rFonts w:hint="eastAsia"/>
                </w:rPr>
                <w:t>K</w:t>
              </w:r>
              <w:r>
                <w:rPr>
                  <w:rFonts w:hint="eastAsia"/>
                </w:rPr>
                <w:t>리츠펀드</w:t>
              </w:r>
            </w:ins>
            <w:del w:id="108" w:author="BKL" w:date="2026-09-30T23:50:00Z" w16du:dateUtc="2026-09-30T14:50:00Z">
              <w:r w:rsidR="00406041" w:rsidDel="00132402">
                <w:rPr>
                  <w:rFonts w:hint="eastAsia"/>
                </w:rPr>
                <w:delText>삼성증권</w:delText>
              </w:r>
            </w:del>
          </w:p>
        </w:tc>
        <w:tc>
          <w:tcPr>
            <w:tcW w:w="865" w:type="pct"/>
          </w:tcPr>
          <w:p w14:paraId="5C84E065" w14:textId="0FF036C5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04FE03A5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9" w:author="BKL" w:date="2026-09-30T23:50:00Z">
              <w:r w:rsidR="00132402" w:rsidRPr="00132402">
                <w:t>10,000,000,000</w:t>
              </w:r>
            </w:ins>
            <w:del w:id="110" w:author="BKL" w:date="2026-09-30T23:50:00Z" w16du:dateUtc="2026-09-30T14:50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677BF7D7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11" w:author="BKL" w:date="2026-09-30T23:50:00Z">
              <w:r w:rsidR="00132402" w:rsidRPr="00132402">
                <w:t>400,000</w:t>
              </w:r>
            </w:ins>
            <w:del w:id="112" w:author="BKL" w:date="2026-09-30T23:50:00Z" w16du:dateUtc="2026-09-30T14:50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</w:tr>
      <w:tr w:rsidR="00406041" w14:paraId="1C72F8E9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1D14820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6CD258E" w14:textId="4AB42483" w:rsidR="00406041" w:rsidRDefault="00132402" w:rsidP="00406041">
            <w:pPr>
              <w:spacing w:before="60" w:after="0" w:line="312" w:lineRule="auto"/>
              <w:jc w:val="center"/>
            </w:pPr>
            <w:proofErr w:type="spellStart"/>
            <w:ins w:id="113" w:author="BKL" w:date="2026-09-30T23:50:00Z" w16du:dateUtc="2026-09-30T14:50:00Z">
              <w:r>
                <w:rPr>
                  <w:rFonts w:hint="eastAsia"/>
                  <w:szCs w:val="24"/>
                </w:rPr>
                <w:t>기계설비건설공제조합</w:t>
              </w:r>
              <w:proofErr w:type="spellEnd"/>
              <w:r w:rsidDel="00132402">
                <w:rPr>
                  <w:rFonts w:hint="eastAsia"/>
                </w:rPr>
                <w:t xml:space="preserve"> </w:t>
              </w:r>
            </w:ins>
            <w:del w:id="114" w:author="BKL" w:date="2026-09-30T23:50:00Z" w16du:dateUtc="2026-09-30T14:50:00Z">
              <w:r w:rsidR="00406041" w:rsidDel="00132402">
                <w:rPr>
                  <w:rFonts w:hint="eastAsia"/>
                </w:rPr>
                <w:delText>이지스</w:delText>
              </w:r>
              <w:r w:rsidR="00406041" w:rsidDel="00132402">
                <w:rPr>
                  <w:rFonts w:hint="eastAsia"/>
                </w:rPr>
                <w:delText>K</w:delText>
              </w:r>
              <w:r w:rsidR="00406041" w:rsidDel="00132402">
                <w:rPr>
                  <w:rFonts w:hint="eastAsia"/>
                </w:rPr>
                <w:delText>리츠펀드</w:delText>
              </w:r>
            </w:del>
          </w:p>
        </w:tc>
        <w:tc>
          <w:tcPr>
            <w:tcW w:w="865" w:type="pct"/>
          </w:tcPr>
          <w:p w14:paraId="77267859" w14:textId="011CE735" w:rsidR="00406041" w:rsidRDefault="00406041" w:rsidP="00406041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19E3DE47" w14:textId="7D44D638" w:rsidR="00406041" w:rsidRPr="00A52DF5" w:rsidRDefault="00132402" w:rsidP="00406041">
            <w:pPr>
              <w:spacing w:before="60" w:after="0" w:line="312" w:lineRule="auto"/>
              <w:jc w:val="right"/>
            </w:pPr>
            <w:ins w:id="115" w:author="BKL" w:date="2026-09-30T23:50:00Z">
              <w:r w:rsidRPr="00132402">
                <w:t>12</w:t>
              </w:r>
            </w:ins>
            <w:del w:id="116" w:author="BKL" w:date="2026-09-30T23:50:00Z" w16du:dateUtc="2026-09-30T14:50:00Z">
              <w:r w:rsidR="00406041" w:rsidDel="00132402">
                <w:rPr>
                  <w:rFonts w:hint="eastAsia"/>
                </w:rPr>
                <w:delText>10</w:delText>
              </w:r>
            </w:del>
            <w:r w:rsidR="00406041">
              <w:rPr>
                <w:rFonts w:hint="eastAsia"/>
              </w:rPr>
              <w:t>,000,000,000</w:t>
            </w:r>
            <w:r w:rsidR="00406041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D30BA7" w14:textId="3F56D4C8" w:rsidR="00406041" w:rsidRPr="00A52DF5" w:rsidRDefault="00132402" w:rsidP="00406041">
            <w:pPr>
              <w:spacing w:before="60" w:after="0" w:line="312" w:lineRule="auto"/>
              <w:jc w:val="right"/>
            </w:pPr>
            <w:ins w:id="117" w:author="BKL" w:date="2026-09-30T23:51:00Z">
              <w:r w:rsidRPr="00132402">
                <w:t>48</w:t>
              </w:r>
            </w:ins>
            <w:del w:id="118" w:author="BKL" w:date="2026-09-30T23:51:00Z" w16du:dateUtc="2026-09-30T14:51:00Z">
              <w:r w:rsidR="00406041" w:rsidDel="00132402">
                <w:rPr>
                  <w:rFonts w:hint="eastAsia"/>
                </w:rPr>
                <w:delText>40</w:delText>
              </w:r>
            </w:del>
            <w:r w:rsidR="00406041">
              <w:rPr>
                <w:rFonts w:hint="eastAsia"/>
              </w:rPr>
              <w:t>0,000</w:t>
            </w:r>
            <w:r w:rsidR="00406041">
              <w:rPr>
                <w:rFonts w:hint="eastAsia"/>
              </w:rPr>
              <w:t>주</w:t>
            </w:r>
          </w:p>
        </w:tc>
      </w:tr>
      <w:tr w:rsidR="006021EC" w14:paraId="142252F9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40D666CB" w:rsidR="006021EC" w:rsidRDefault="006021EC" w:rsidP="006021EC">
            <w:pPr>
              <w:spacing w:before="60" w:after="0" w:line="312" w:lineRule="auto"/>
              <w:jc w:val="center"/>
            </w:pPr>
            <w:del w:id="119" w:author="BKL" w:date="2026-09-30T23:38:00Z" w16du:dateUtc="2026-09-30T14:38:00Z">
              <w:r w:rsidDel="00EF650C">
                <w:rPr>
                  <w:rFonts w:hint="eastAsia"/>
                </w:rPr>
                <w:delText>엘에프</w:delText>
              </w:r>
            </w:del>
            <w:proofErr w:type="spellStart"/>
            <w:ins w:id="120" w:author="BKL" w:date="2026-09-30T23:38:00Z" w16du:dateUtc="2026-09-30T14:38:00Z">
              <w:r w:rsidR="00EF650C">
                <w:rPr>
                  <w:rFonts w:hint="eastAsia"/>
                </w:rPr>
                <w:t>코크렙안양</w:t>
              </w:r>
            </w:ins>
            <w:proofErr w:type="spellEnd"/>
          </w:p>
        </w:tc>
        <w:tc>
          <w:tcPr>
            <w:tcW w:w="865" w:type="pct"/>
          </w:tcPr>
          <w:p w14:paraId="7F58D837" w14:textId="3AD65903" w:rsidR="006021EC" w:rsidRDefault="00132402" w:rsidP="006021EC">
            <w:pPr>
              <w:spacing w:before="60" w:after="0" w:line="312" w:lineRule="auto"/>
              <w:jc w:val="right"/>
            </w:pPr>
            <w:ins w:id="121" w:author="BKL" w:date="2026-09-30T23:51:00Z">
              <w:r w:rsidRPr="00132402">
                <w:t>23</w:t>
              </w:r>
            </w:ins>
            <w:del w:id="122" w:author="BKL" w:date="2026-09-30T23:51:00Z" w16du:dateUtc="2026-09-30T14:51:00Z">
              <w:r w:rsidR="00A52DF5" w:rsidDel="00132402">
                <w:rPr>
                  <w:rFonts w:hint="eastAsia"/>
                </w:rPr>
                <w:delText>25</w:delText>
              </w:r>
            </w:del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2D6C1180" w:rsidR="006021EC" w:rsidRDefault="00132402" w:rsidP="006021EC">
            <w:pPr>
              <w:spacing w:before="60" w:after="0" w:line="312" w:lineRule="auto"/>
              <w:jc w:val="right"/>
            </w:pPr>
            <w:ins w:id="123" w:author="BKL" w:date="2026-09-30T23:52:00Z" w16du:dateUtc="2026-09-30T14:52:00Z">
              <w:r>
                <w:rPr>
                  <w:rFonts w:hint="eastAsia"/>
                </w:rPr>
                <w:t>[</w:t>
              </w:r>
            </w:ins>
            <w:ins w:id="124" w:author="BKL" w:date="2026-09-30T23:51:00Z">
              <w:r w:rsidRPr="00132402">
                <w:t>434,783</w:t>
              </w:r>
            </w:ins>
            <w:ins w:id="125" w:author="BKL" w:date="2026-09-30T23:52:00Z" w16du:dateUtc="2026-09-30T14:52:00Z">
              <w:r>
                <w:rPr>
                  <w:rFonts w:hint="eastAsia"/>
                </w:rPr>
                <w:t>]</w:t>
              </w:r>
            </w:ins>
            <w:del w:id="126" w:author="BKL" w:date="2026-09-30T23:51:00Z" w16du:dateUtc="2026-09-30T14:51:00Z">
              <w:r w:rsidR="00A52DF5" w:rsidRPr="00A52DF5" w:rsidDel="00132402">
                <w:delText>400,000</w:delText>
              </w:r>
            </w:del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3773F234" w:rsidR="006021EC" w:rsidRDefault="00132402" w:rsidP="006021EC">
            <w:pPr>
              <w:spacing w:before="60" w:after="0" w:line="312" w:lineRule="auto"/>
              <w:jc w:val="right"/>
            </w:pPr>
            <w:ins w:id="127" w:author="BKL" w:date="2026-09-30T23:52:00Z">
              <w:r w:rsidRPr="00132402">
                <w:t>[98,800,009,000]</w:t>
              </w:r>
            </w:ins>
            <w:del w:id="128" w:author="BKL" w:date="2026-09-30T23:52:00Z" w16du:dateUtc="2026-09-30T14:52:00Z">
              <w:r w:rsidR="00050491" w:rsidRPr="00050491" w:rsidDel="00132402">
                <w:delText>98,800,000,000</w:delText>
              </w:r>
            </w:del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5D88CE87" w:rsidR="006021EC" w:rsidRDefault="00132402" w:rsidP="006021EC">
            <w:pPr>
              <w:spacing w:before="60" w:after="0" w:line="312" w:lineRule="auto"/>
              <w:jc w:val="right"/>
            </w:pPr>
            <w:ins w:id="129" w:author="BKL" w:date="2026-09-30T23:52:00Z">
              <w:r w:rsidRPr="00132402">
                <w:t>[6,354,783]</w:t>
              </w:r>
            </w:ins>
            <w:del w:id="130" w:author="BKL" w:date="2026-09-30T23:52:00Z" w16du:dateUtc="2026-09-30T14:52:00Z">
              <w:r w:rsidR="00406041" w:rsidDel="00132402">
                <w:rPr>
                  <w:rFonts w:hint="eastAsia"/>
                </w:rPr>
                <w:delText>[</w:delText>
              </w:r>
              <w:r w:rsidR="00050491" w:rsidRPr="00050491" w:rsidDel="00132402">
                <w:delText>6,320,000</w:delText>
              </w:r>
              <w:r w:rsidR="00406041" w:rsidDel="00132402">
                <w:rPr>
                  <w:rFonts w:hint="eastAsia"/>
                </w:rPr>
                <w:delText>]</w:delText>
              </w:r>
            </w:del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225F48F0" w:rsidR="005C0AE3" w:rsidRDefault="00E5647E">
      <w:pPr>
        <w:pStyle w:val="2"/>
        <w:spacing w:before="60" w:line="312" w:lineRule="auto"/>
        <w:ind w:left="851" w:hanging="851"/>
      </w:pPr>
      <w:bookmarkStart w:id="131" w:name="_Toc508231465"/>
      <w:bookmarkStart w:id="132" w:name="_Toc510052058"/>
      <w:bookmarkStart w:id="133" w:name="_Toc510076633"/>
      <w:bookmarkStart w:id="134" w:name="_Toc510437981"/>
      <w:bookmarkStart w:id="135" w:name="_Toc31915453"/>
      <w:bookmarkStart w:id="136" w:name="_Toc33740695"/>
      <w:bookmarkStart w:id="137" w:name="_Toc33816113"/>
      <w:bookmarkStart w:id="138" w:name="_Toc36053507"/>
      <w:bookmarkStart w:id="139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주금납입일</w:t>
      </w:r>
      <w:proofErr w:type="spell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ins w:id="140" w:author="BKL" w:date="2026-09-30T23:47:00Z" w16du:dateUtc="2026-09-30T14:47:00Z">
        <w:r w:rsidR="00132402">
          <w:rPr>
            <w:rFonts w:hint="eastAsia"/>
          </w:rPr>
          <w:t xml:space="preserve"> </w:t>
        </w:r>
      </w:ins>
      <w:ins w:id="141" w:author="BKL" w:date="2026-10-02T11:00:00Z" w16du:dateUtc="2026-10-02T02:00:00Z">
        <w:r w:rsidR="009259ED" w:rsidRPr="00971AED">
          <w:t>다만</w:t>
        </w:r>
        <w:r w:rsidR="009259ED" w:rsidRPr="00971AED">
          <w:t xml:space="preserve">, </w:t>
        </w:r>
        <w:proofErr w:type="spellStart"/>
        <w:r w:rsidR="009259ED" w:rsidRPr="00971AED">
          <w:t>코크렙안양은</w:t>
        </w:r>
        <w:proofErr w:type="spellEnd"/>
        <w:r w:rsidR="009259ED" w:rsidRPr="00971AED">
          <w:t xml:space="preserve"> </w:t>
        </w:r>
        <w:r w:rsidR="009259ED" w:rsidRPr="00971AED">
          <w:t>제</w:t>
        </w:r>
        <w:r w:rsidR="009259ED" w:rsidRPr="00971AED">
          <w:t>3</w:t>
        </w:r>
        <w:r w:rsidR="009259ED" w:rsidRPr="00971AED">
          <w:t>종</w:t>
        </w:r>
        <w:r w:rsidR="009259ED" w:rsidRPr="00971AED">
          <w:t xml:space="preserve"> </w:t>
        </w:r>
        <w:r w:rsidR="009259ED" w:rsidRPr="00971AED">
          <w:t>종류주식에</w:t>
        </w:r>
        <w:r w:rsidR="009259ED" w:rsidRPr="00971AED">
          <w:t xml:space="preserve"> </w:t>
        </w:r>
        <w:r w:rsidR="009259ED" w:rsidRPr="00971AED">
          <w:t>관한</w:t>
        </w:r>
        <w:r w:rsidR="009259ED" w:rsidRPr="00971AED">
          <w:t xml:space="preserve"> </w:t>
        </w:r>
        <w:r w:rsidR="009259ED" w:rsidRPr="00971AED">
          <w:t>출자금액을</w:t>
        </w:r>
        <w:r w:rsidR="009259ED" w:rsidRPr="00971AED">
          <w:t xml:space="preserve"> </w:t>
        </w:r>
        <w:r w:rsidR="009259ED" w:rsidRPr="00971AED">
          <w:t>본건</w:t>
        </w:r>
        <w:r w:rsidR="009259ED" w:rsidRPr="00971AED">
          <w:t xml:space="preserve"> </w:t>
        </w:r>
        <w:r w:rsidR="009259ED" w:rsidRPr="00971AED">
          <w:t>매매계약에</w:t>
        </w:r>
        <w:r w:rsidR="009259ED" w:rsidRPr="00971AED">
          <w:t xml:space="preserve"> </w:t>
        </w:r>
        <w:r w:rsidR="009259ED" w:rsidRPr="00971AED">
          <w:t>따른</w:t>
        </w:r>
        <w:r w:rsidR="009259ED" w:rsidRPr="00971AED">
          <w:t xml:space="preserve"> </w:t>
        </w:r>
        <w:r w:rsidR="009259ED" w:rsidRPr="00971AED">
          <w:t>매매대금</w:t>
        </w:r>
        <w:r w:rsidR="009259ED" w:rsidRPr="00971AED">
          <w:t xml:space="preserve"> </w:t>
        </w:r>
        <w:r w:rsidR="009259ED" w:rsidRPr="00971AED">
          <w:t>채권</w:t>
        </w:r>
        <w:r w:rsidR="009259ED" w:rsidRPr="00971AED">
          <w:t xml:space="preserve"> </w:t>
        </w:r>
        <w:r w:rsidR="009259ED" w:rsidRPr="00971AED">
          <w:t>중</w:t>
        </w:r>
        <w:r w:rsidR="009259ED" w:rsidRPr="00971AED">
          <w:t xml:space="preserve"> </w:t>
        </w:r>
        <w:r w:rsidR="009259ED" w:rsidRPr="00971AED">
          <w:t>동액</w:t>
        </w:r>
        <w:r w:rsidR="009259ED" w:rsidRPr="00971AED">
          <w:t xml:space="preserve"> </w:t>
        </w:r>
        <w:r w:rsidR="009259ED" w:rsidRPr="00971AED">
          <w:t>상당액과</w:t>
        </w:r>
        <w:r w:rsidR="009259ED" w:rsidRPr="00971AED">
          <w:t xml:space="preserve"> </w:t>
        </w:r>
        <w:r w:rsidR="009259ED" w:rsidRPr="00971AED">
          <w:t>상계하는</w:t>
        </w:r>
        <w:r w:rsidR="009259ED" w:rsidRPr="00971AED">
          <w:t xml:space="preserve"> </w:t>
        </w:r>
        <w:r w:rsidR="009259ED" w:rsidRPr="00971AED">
          <w:t>방법으로</w:t>
        </w:r>
        <w:r w:rsidR="009259ED" w:rsidRPr="00971AED">
          <w:t xml:space="preserve"> </w:t>
        </w:r>
        <w:r w:rsidR="009259ED" w:rsidRPr="00971AED">
          <w:t>납입</w:t>
        </w:r>
        <w:r w:rsidR="009259ED">
          <w:rPr>
            <w:rFonts w:hint="eastAsia"/>
          </w:rPr>
          <w:t>하</w:t>
        </w:r>
        <w:r w:rsidR="009259ED" w:rsidRPr="00971AED">
          <w:t>며</w:t>
        </w:r>
        <w:r w:rsidR="009259ED" w:rsidRPr="00971AED">
          <w:t xml:space="preserve">, </w:t>
        </w:r>
        <w:r w:rsidR="009259ED" w:rsidRPr="00971AED">
          <w:t>대상회사는</w:t>
        </w:r>
        <w:r w:rsidR="009259ED" w:rsidRPr="00971AED">
          <w:t xml:space="preserve"> </w:t>
        </w:r>
        <w:r w:rsidR="009259ED" w:rsidRPr="00971AED">
          <w:t>상법</w:t>
        </w:r>
        <w:r w:rsidR="009259ED" w:rsidRPr="00971AED">
          <w:t xml:space="preserve"> </w:t>
        </w:r>
        <w:r w:rsidR="009259ED" w:rsidRPr="00971AED">
          <w:t>제</w:t>
        </w:r>
        <w:r w:rsidR="009259ED" w:rsidRPr="00971AED">
          <w:t>421</w:t>
        </w:r>
        <w:r w:rsidR="009259ED" w:rsidRPr="00971AED">
          <w:t>조</w:t>
        </w:r>
        <w:r w:rsidR="009259ED" w:rsidRPr="00971AED">
          <w:t xml:space="preserve"> </w:t>
        </w:r>
        <w:r w:rsidR="009259ED" w:rsidRPr="00971AED">
          <w:t>제</w:t>
        </w:r>
        <w:r w:rsidR="009259ED" w:rsidRPr="00971AED">
          <w:t>2</w:t>
        </w:r>
        <w:r w:rsidR="009259ED" w:rsidRPr="00971AED">
          <w:t>항에</w:t>
        </w:r>
        <w:r w:rsidR="009259ED" w:rsidRPr="00971AED">
          <w:t xml:space="preserve"> </w:t>
        </w:r>
        <w:r w:rsidR="009259ED" w:rsidRPr="00971AED">
          <w:t>따라</w:t>
        </w:r>
        <w:r w:rsidR="009259ED" w:rsidRPr="00971AED">
          <w:t xml:space="preserve"> </w:t>
        </w:r>
        <w:r w:rsidR="009259ED" w:rsidRPr="00971AED">
          <w:t>이에</w:t>
        </w:r>
        <w:r w:rsidR="009259ED" w:rsidRPr="00971AED">
          <w:t xml:space="preserve"> </w:t>
        </w:r>
        <w:r w:rsidR="009259ED" w:rsidRPr="00971AED">
          <w:t>동의한다</w:t>
        </w:r>
        <w:r w:rsidR="009259ED" w:rsidRPr="00971AED">
          <w:t>.</w:t>
        </w:r>
      </w:ins>
      <w:ins w:id="142" w:author="BKL" w:date="2026-10-02T11:17:00Z" w16du:dateUtc="2026-10-02T02:17:00Z">
        <w:r w:rsidR="009E2715">
          <w:rPr>
            <w:rFonts w:hint="eastAsia"/>
          </w:rPr>
          <w:t xml:space="preserve"> </w:t>
        </w:r>
      </w:ins>
      <w:ins w:id="143" w:author="BKL" w:date="2026-10-02T11:00:00Z" w16du:dateUtc="2026-10-02T02:00:00Z">
        <w:r w:rsidR="009259ED" w:rsidRPr="009E2715">
          <w:rPr>
            <w:highlight w:val="yellow"/>
          </w:rPr>
          <w:t xml:space="preserve">[BKL Note: </w:t>
        </w:r>
        <w:r w:rsidR="009259ED" w:rsidRPr="009E2715">
          <w:rPr>
            <w:rFonts w:hint="eastAsia"/>
            <w:highlight w:val="yellow"/>
          </w:rPr>
          <w:t>의견주신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바에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따라</w:t>
        </w:r>
        <w:r w:rsidR="009259ED" w:rsidRPr="009E2715">
          <w:rPr>
            <w:highlight w:val="yellow"/>
          </w:rPr>
          <w:t xml:space="preserve">, </w:t>
        </w:r>
        <w:proofErr w:type="spellStart"/>
        <w:r w:rsidR="009259ED" w:rsidRPr="009E2715">
          <w:rPr>
            <w:highlight w:val="yellow"/>
          </w:rPr>
          <w:t>코크렙안양의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</w:t>
        </w:r>
        <w:r w:rsidR="009259ED" w:rsidRPr="009E2715">
          <w:rPr>
            <w:highlight w:val="yellow"/>
          </w:rPr>
          <w:t xml:space="preserve"> </w:t>
        </w:r>
        <w:proofErr w:type="spellStart"/>
        <w:r w:rsidR="009259ED" w:rsidRPr="009E2715">
          <w:rPr>
            <w:highlight w:val="yellow"/>
          </w:rPr>
          <w:t>주금은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다른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투자자와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동일한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납입예정일</w:t>
        </w:r>
        <w:r w:rsidR="009259ED" w:rsidRPr="009E2715">
          <w:rPr>
            <w:highlight w:val="yellow"/>
          </w:rPr>
          <w:t>(</w:t>
        </w:r>
        <w:r w:rsidR="009259ED" w:rsidRPr="009E2715">
          <w:rPr>
            <w:highlight w:val="yellow"/>
          </w:rPr>
          <w:t>거래종결일</w:t>
        </w:r>
        <w:r w:rsidR="009259ED" w:rsidRPr="009E2715">
          <w:rPr>
            <w:highlight w:val="yellow"/>
          </w:rPr>
          <w:t xml:space="preserve"> 2</w:t>
        </w:r>
        <w:r w:rsidR="009259ED" w:rsidRPr="009E2715">
          <w:rPr>
            <w:highlight w:val="yellow"/>
          </w:rPr>
          <w:t>영업일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</w:t>
        </w:r>
        <w:r w:rsidR="009259ED" w:rsidRPr="009E2715">
          <w:rPr>
            <w:highlight w:val="yellow"/>
          </w:rPr>
          <w:t>)</w:t>
        </w:r>
        <w:r w:rsidR="009259ED" w:rsidRPr="009E2715">
          <w:rPr>
            <w:highlight w:val="yellow"/>
          </w:rPr>
          <w:t>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매매대금채권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중</w:t>
        </w:r>
        <w:r w:rsidR="009259ED" w:rsidRPr="009E2715">
          <w:rPr>
            <w:highlight w:val="yellow"/>
          </w:rPr>
          <w:t xml:space="preserve"> 100</w:t>
        </w:r>
        <w:r w:rsidR="009259ED" w:rsidRPr="009E2715">
          <w:rPr>
            <w:highlight w:val="yellow"/>
          </w:rPr>
          <w:t>억원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상당액과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상계하여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이에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맞추어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본건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매매계약에서도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</w:t>
        </w:r>
        <w:r w:rsidR="009259ED" w:rsidRPr="009E2715">
          <w:rPr>
            <w:highlight w:val="yellow"/>
          </w:rPr>
          <w:t xml:space="preserve"> 100</w:t>
        </w:r>
        <w:r w:rsidR="009259ED" w:rsidRPr="009E2715">
          <w:rPr>
            <w:highlight w:val="yellow"/>
          </w:rPr>
          <w:t>억원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상당의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매매대금채권이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납입예정일에</w:t>
        </w:r>
        <w:r w:rsidR="009259ED" w:rsidRPr="009E2715">
          <w:rPr>
            <w:highlight w:val="yellow"/>
          </w:rPr>
          <w:t xml:space="preserve"> </w:t>
        </w:r>
        <w:proofErr w:type="spellStart"/>
        <w:r w:rsidR="009259ED" w:rsidRPr="009E2715">
          <w:rPr>
            <w:highlight w:val="yellow"/>
          </w:rPr>
          <w:t>상계될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지급구조를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일치시킬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있습니다</w:t>
        </w:r>
        <w:r w:rsidR="009259ED" w:rsidRPr="009E2715">
          <w:rPr>
            <w:highlight w:val="yellow"/>
          </w:rPr>
          <w:t>.]</w:t>
        </w:r>
      </w:ins>
    </w:p>
    <w:p w14:paraId="1DA03204" w14:textId="5B24C860" w:rsidR="009A17E4" w:rsidRDefault="00870463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144" w:name="_Toc31915458"/>
      <w:bookmarkStart w:id="145" w:name="_Toc33740700"/>
      <w:bookmarkStart w:id="146" w:name="_Toc33816117"/>
      <w:bookmarkStart w:id="147" w:name="_Toc36053511"/>
      <w:bookmarkStart w:id="148" w:name="_Toc36105788"/>
      <w:bookmarkStart w:id="149" w:name="_Toc31915459"/>
      <w:bookmarkStart w:id="150" w:name="_Toc33740701"/>
      <w:bookmarkStart w:id="151" w:name="_Toc33816118"/>
      <w:bookmarkStart w:id="152" w:name="_Toc36053512"/>
      <w:bookmarkStart w:id="153" w:name="_Toc36105789"/>
      <w:proofErr w:type="spellStart"/>
      <w:ins w:id="154" w:author="BKL" w:date="2026-09-30T23:59:00Z" w16du:dateUtc="2026-09-30T14:59:00Z">
        <w:r w:rsidRPr="00870463">
          <w:rPr>
            <w:szCs w:val="24"/>
          </w:rPr>
          <w:t>코람코라이프인프라리츠는</w:t>
        </w:r>
      </w:ins>
      <w:proofErr w:type="spellEnd"/>
      <w:ins w:id="155" w:author="BKL" w:date="2026-10-01T18:12:00Z" w16du:dateUtc="2026-10-01T09:12:00Z">
        <w:r w:rsidR="00E606B6">
          <w:rPr>
            <w:rFonts w:hint="eastAsia"/>
            <w:szCs w:val="24"/>
          </w:rPr>
          <w:t xml:space="preserve"> </w:t>
        </w:r>
        <w:r w:rsidR="00E606B6" w:rsidRPr="00E606B6">
          <w:rPr>
            <w:szCs w:val="24"/>
          </w:rPr>
          <w:t>본건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유상증자에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따른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출자금액의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납입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전에</w:t>
        </w:r>
      </w:ins>
      <w:ins w:id="156" w:author="BKL" w:date="2026-09-30T23:59:00Z" w16du:dateUtc="2026-09-30T14:59:00Z"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대상회사의</w:t>
        </w:r>
        <w:r w:rsidRPr="00870463">
          <w:rPr>
            <w:szCs w:val="24"/>
          </w:rPr>
          <w:t xml:space="preserve"> 1</w:t>
        </w:r>
        <w:r w:rsidRPr="00870463">
          <w:rPr>
            <w:szCs w:val="24"/>
          </w:rPr>
          <w:t>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상태에서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</w:t>
        </w:r>
        <w:r>
          <w:rPr>
            <w:rFonts w:hint="eastAsia"/>
            <w:szCs w:val="24"/>
          </w:rPr>
          <w:t xml:space="preserve"> </w:t>
        </w:r>
      </w:ins>
      <w:del w:id="157" w:author="BKL" w:date="2026-09-30T23:59:00Z" w16du:dateUtc="2026-09-30T14:59:00Z">
        <w:r w:rsidR="009A17E4" w:rsidDel="00870463">
          <w:rPr>
            <w:rFonts w:hint="eastAsia"/>
            <w:szCs w:val="24"/>
          </w:rPr>
          <w:delText>본건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유상증자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완료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후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지체없이</w:delText>
        </w:r>
        <w:r w:rsidR="009A17E4" w:rsidDel="00870463">
          <w:rPr>
            <w:rFonts w:hint="eastAsia"/>
            <w:szCs w:val="24"/>
          </w:rPr>
          <w:delText>,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당사자들은</w:delText>
        </w:r>
        <w:r w:rsidR="009A17E4" w:rsidDel="00870463">
          <w:rPr>
            <w:rFonts w:hint="eastAsia"/>
            <w:szCs w:val="24"/>
          </w:rPr>
          <w:delText xml:space="preserve"> </w:delText>
        </w:r>
        <w:bookmarkEnd w:id="144"/>
        <w:bookmarkEnd w:id="145"/>
        <w:bookmarkEnd w:id="146"/>
        <w:bookmarkEnd w:id="147"/>
        <w:bookmarkEnd w:id="148"/>
        <w:r w:rsidR="009A17E4" w:rsidDel="00870463">
          <w:rPr>
            <w:rFonts w:hint="eastAsia"/>
            <w:szCs w:val="24"/>
          </w:rPr>
          <w:delText>대상회사의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발기인으로서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코람코라이프인프라리츠가</w:delText>
        </w:r>
        <w:r w:rsidR="009A17E4" w:rsidDel="00870463">
          <w:rPr>
            <w:szCs w:val="24"/>
          </w:rPr>
          <w:delText xml:space="preserve"> </w:delText>
        </w:r>
      </w:del>
      <w:r w:rsidR="009A17E4">
        <w:rPr>
          <w:rFonts w:hint="eastAsia"/>
          <w:szCs w:val="24"/>
        </w:rPr>
        <w:t>발기설립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당시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취득한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대상회사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발행주식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전부</w:t>
      </w:r>
      <w:r w:rsidR="009A17E4">
        <w:rPr>
          <w:rFonts w:hint="eastAsia"/>
          <w:szCs w:val="24"/>
        </w:rPr>
        <w:t>(</w:t>
      </w:r>
      <w:r w:rsidR="009A17E4">
        <w:rPr>
          <w:rFonts w:hint="eastAsia"/>
          <w:szCs w:val="24"/>
        </w:rPr>
        <w:t>기명식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보통주식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300,000</w:t>
      </w:r>
      <w:r w:rsidR="009A17E4">
        <w:rPr>
          <w:rFonts w:hint="eastAsia"/>
          <w:szCs w:val="24"/>
        </w:rPr>
        <w:t>주</w:t>
      </w:r>
      <w:r w:rsidR="009A17E4">
        <w:rPr>
          <w:rFonts w:hint="eastAsia"/>
          <w:szCs w:val="24"/>
        </w:rPr>
        <w:t>,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1</w:t>
      </w:r>
      <w:r w:rsidR="009A17E4">
        <w:rPr>
          <w:rFonts w:hint="eastAsia"/>
          <w:szCs w:val="24"/>
        </w:rPr>
        <w:t>주당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액면가액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및</w:t>
      </w:r>
      <w:r w:rsidR="009A17E4">
        <w:rPr>
          <w:rFonts w:hint="eastAsia"/>
          <w:szCs w:val="24"/>
        </w:rPr>
        <w:t xml:space="preserve"> </w:t>
      </w:r>
      <w:proofErr w:type="spellStart"/>
      <w:r w:rsidR="009A17E4">
        <w:rPr>
          <w:rFonts w:hint="eastAsia"/>
          <w:szCs w:val="24"/>
        </w:rPr>
        <w:t>발행가액</w:t>
      </w:r>
      <w:proofErr w:type="spellEnd"/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금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1</w:t>
      </w:r>
      <w:r w:rsidR="009A17E4">
        <w:rPr>
          <w:szCs w:val="24"/>
        </w:rPr>
        <w:t>,000</w:t>
      </w:r>
      <w:r w:rsidR="009A17E4">
        <w:rPr>
          <w:rFonts w:hint="eastAsia"/>
          <w:szCs w:val="24"/>
        </w:rPr>
        <w:t>원</w:t>
      </w:r>
      <w:r w:rsidR="009A17E4">
        <w:rPr>
          <w:rFonts w:hint="eastAsia"/>
          <w:szCs w:val="24"/>
        </w:rPr>
        <w:t>)</w:t>
      </w:r>
      <w:r w:rsidR="009A17E4">
        <w:rPr>
          <w:rFonts w:hint="eastAsia"/>
          <w:szCs w:val="24"/>
        </w:rPr>
        <w:t>에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대하여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감자비율</w:t>
      </w:r>
      <w:r w:rsidR="009A17E4">
        <w:rPr>
          <w:rFonts w:hint="eastAsia"/>
          <w:szCs w:val="24"/>
        </w:rPr>
        <w:t xml:space="preserve"> 100%</w:t>
      </w:r>
      <w:r w:rsidR="009A17E4">
        <w:rPr>
          <w:szCs w:val="24"/>
        </w:rPr>
        <w:t>(1</w:t>
      </w:r>
      <w:r w:rsidR="009A17E4">
        <w:rPr>
          <w:rFonts w:hint="eastAsia"/>
          <w:szCs w:val="24"/>
        </w:rPr>
        <w:t>주당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감자대금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금</w:t>
      </w:r>
      <w:r w:rsidR="009A17E4">
        <w:rPr>
          <w:rFonts w:hint="eastAsia"/>
          <w:szCs w:val="24"/>
        </w:rPr>
        <w:t xml:space="preserve"> 1</w:t>
      </w:r>
      <w:r w:rsidR="009A17E4">
        <w:rPr>
          <w:szCs w:val="24"/>
        </w:rPr>
        <w:t>,000</w:t>
      </w:r>
      <w:r w:rsidR="009A17E4">
        <w:rPr>
          <w:rFonts w:hint="eastAsia"/>
          <w:szCs w:val="24"/>
        </w:rPr>
        <w:t>원</w:t>
      </w:r>
      <w:r w:rsidR="009A17E4">
        <w:rPr>
          <w:rFonts w:hint="eastAsia"/>
          <w:szCs w:val="24"/>
        </w:rPr>
        <w:t>)</w:t>
      </w:r>
      <w:r w:rsidR="009A17E4">
        <w:rPr>
          <w:rFonts w:hint="eastAsia"/>
          <w:szCs w:val="24"/>
        </w:rPr>
        <w:t>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한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유상감자</w:t>
      </w:r>
      <w:r w:rsidR="009A17E4">
        <w:rPr>
          <w:szCs w:val="24"/>
        </w:rPr>
        <w:t>(</w:t>
      </w:r>
      <w:r w:rsidR="009A17E4">
        <w:rPr>
          <w:rFonts w:hint="eastAsia"/>
          <w:szCs w:val="24"/>
        </w:rPr>
        <w:t>이하</w:t>
      </w:r>
      <w:r w:rsidR="009A17E4">
        <w:rPr>
          <w:szCs w:val="24"/>
        </w:rPr>
        <w:t xml:space="preserve"> “</w:t>
      </w:r>
      <w:r w:rsidR="009A17E4" w:rsidRPr="00E5647E">
        <w:rPr>
          <w:rFonts w:hint="eastAsia"/>
          <w:szCs w:val="24"/>
          <w:u w:val="single"/>
        </w:rPr>
        <w:t>본건</w:t>
      </w:r>
      <w:r w:rsidR="009A17E4">
        <w:rPr>
          <w:szCs w:val="24"/>
          <w:u w:val="single"/>
        </w:rPr>
        <w:t xml:space="preserve"> </w:t>
      </w:r>
      <w:r w:rsidR="009A17E4">
        <w:rPr>
          <w:rFonts w:hint="eastAsia"/>
          <w:szCs w:val="24"/>
          <w:u w:val="single"/>
        </w:rPr>
        <w:t>유상감자</w:t>
      </w:r>
      <w:r w:rsidR="009A17E4">
        <w:rPr>
          <w:szCs w:val="24"/>
        </w:rPr>
        <w:t>”)</w:t>
      </w:r>
      <w:ins w:id="158" w:author="BKL" w:date="2026-10-01T00:00:00Z" w16du:dateUtc="2026-09-30T15:00:00Z">
        <w:r w:rsidRPr="00870463">
          <w:rPr>
            <w:szCs w:val="24"/>
          </w:rPr>
          <w:t>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주주총회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결의를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하고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대상회사는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지체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없이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채권자보호절차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기타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본건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유상감자에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절차를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개시한다</w:t>
        </w:r>
        <w:r w:rsidRPr="00870463">
          <w:rPr>
            <w:szCs w:val="24"/>
          </w:rPr>
          <w:t>.</w:t>
        </w:r>
      </w:ins>
      <w:del w:id="159" w:author="BKL" w:date="2026-10-01T00:01:00Z" w16du:dateUtc="2026-09-30T15:01:00Z">
        <w:r w:rsidR="009A17E4" w:rsidDel="00870463">
          <w:rPr>
            <w:rFonts w:hint="eastAsia"/>
            <w:szCs w:val="24"/>
          </w:rPr>
          <w:delText>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진행하기로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하며</w:delText>
        </w:r>
        <w:r w:rsidR="009A17E4" w:rsidDel="00870463">
          <w:rPr>
            <w:szCs w:val="24"/>
          </w:rPr>
          <w:delText xml:space="preserve">, </w:delText>
        </w:r>
        <w:r w:rsidR="009A17E4" w:rsidDel="00870463">
          <w:rPr>
            <w:rFonts w:hint="eastAsia"/>
            <w:szCs w:val="24"/>
          </w:rPr>
          <w:delText>이를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위해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각자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필요한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조치를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취하도록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하며</w:delText>
        </w:r>
        <w:r w:rsidR="009A17E4" w:rsidDel="00870463">
          <w:rPr>
            <w:rFonts w:hint="eastAsia"/>
            <w:szCs w:val="24"/>
          </w:rPr>
          <w:delText>,</w:delText>
        </w:r>
      </w:del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주주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당사자들은</w:t>
      </w:r>
      <w:r w:rsidR="009A17E4">
        <w:rPr>
          <w:rFonts w:hint="eastAsia"/>
          <w:szCs w:val="24"/>
        </w:rPr>
        <w:t xml:space="preserve"> </w:t>
      </w:r>
      <w:ins w:id="160" w:author="BKL" w:date="2026-10-01T00:01:00Z" w16du:dateUtc="2026-09-30T15:01:00Z">
        <w:r>
          <w:rPr>
            <w:rFonts w:hint="eastAsia"/>
            <w:szCs w:val="24"/>
          </w:rPr>
          <w:t>본건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유상감자</w:t>
        </w:r>
      </w:ins>
      <w:del w:id="161" w:author="BKL" w:date="2026-10-01T00:01:00Z" w16du:dateUtc="2026-09-30T15:01:00Z">
        <w:r w:rsidR="009A17E4" w:rsidDel="00870463">
          <w:rPr>
            <w:rFonts w:hint="eastAsia"/>
            <w:szCs w:val="24"/>
          </w:rPr>
          <w:delText>이</w:delText>
        </w:r>
      </w:del>
      <w:r w:rsidR="009A17E4">
        <w:rPr>
          <w:rFonts w:hint="eastAsia"/>
          <w:szCs w:val="24"/>
        </w:rPr>
        <w:t>에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이의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없이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동의한다</w:t>
      </w:r>
      <w:r w:rsidR="009A17E4">
        <w:rPr>
          <w:szCs w:val="24"/>
        </w:rPr>
        <w:t>.</w:t>
      </w:r>
      <w:ins w:id="162" w:author="BKL" w:date="2026-10-01T00:01:00Z" w16du:dateUtc="2026-09-30T15:01:00Z">
        <w:r>
          <w:rPr>
            <w:rFonts w:hint="eastAsia"/>
            <w:szCs w:val="24"/>
          </w:rPr>
          <w:t xml:space="preserve"> </w:t>
        </w:r>
        <w:r w:rsidRPr="00870463">
          <w:rPr>
            <w:szCs w:val="24"/>
            <w:highlight w:val="yellow"/>
          </w:rPr>
          <w:t xml:space="preserve">[BKL Note: </w:t>
        </w:r>
        <w:r w:rsidRPr="00870463">
          <w:rPr>
            <w:szCs w:val="24"/>
            <w:highlight w:val="yellow"/>
          </w:rPr>
          <w:t>타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투자자</w:t>
        </w:r>
        <w:r w:rsidRPr="00870463">
          <w:rPr>
            <w:szCs w:val="24"/>
            <w:highlight w:val="yellow"/>
          </w:rPr>
          <w:t xml:space="preserve"> </w:t>
        </w:r>
        <w:proofErr w:type="spellStart"/>
        <w:r w:rsidRPr="00870463">
          <w:rPr>
            <w:szCs w:val="24"/>
            <w:highlight w:val="yellow"/>
          </w:rPr>
          <w:t>주금납입</w:t>
        </w:r>
        <w:proofErr w:type="spellEnd"/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전에</w:t>
        </w:r>
        <w:r w:rsidRPr="00870463">
          <w:rPr>
            <w:szCs w:val="24"/>
            <w:highlight w:val="yellow"/>
          </w:rPr>
          <w:t xml:space="preserve"> KLI</w:t>
        </w:r>
        <w:r w:rsidRPr="00870463">
          <w:rPr>
            <w:szCs w:val="24"/>
            <w:highlight w:val="yellow"/>
          </w:rPr>
          <w:t>가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대상회사의</w:t>
        </w:r>
        <w:r w:rsidRPr="00870463">
          <w:rPr>
            <w:szCs w:val="24"/>
            <w:highlight w:val="yellow"/>
          </w:rPr>
          <w:t xml:space="preserve"> 100% </w:t>
        </w:r>
        <w:r w:rsidRPr="00870463">
          <w:rPr>
            <w:szCs w:val="24"/>
            <w:highlight w:val="yellow"/>
          </w:rPr>
          <w:t>주주인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상태에서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설립자본금</w:t>
        </w:r>
        <w:r w:rsidRPr="00870463">
          <w:rPr>
            <w:szCs w:val="24"/>
            <w:highlight w:val="yellow"/>
          </w:rPr>
          <w:t xml:space="preserve"> 3</w:t>
        </w:r>
        <w:r w:rsidRPr="00870463">
          <w:rPr>
            <w:szCs w:val="24"/>
            <w:highlight w:val="yellow"/>
          </w:rPr>
          <w:t>억원의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유상감자에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관한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주주총회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결의를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완료하고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채권자보</w:t>
        </w:r>
        <w:r w:rsidRPr="00870463">
          <w:rPr>
            <w:szCs w:val="24"/>
            <w:highlight w:val="yellow"/>
          </w:rPr>
          <w:lastRenderedPageBreak/>
          <w:t>호절차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등을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개시하도록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반영하였습니다</w:t>
        </w:r>
        <w:r w:rsidRPr="00870463">
          <w:rPr>
            <w:szCs w:val="24"/>
            <w:highlight w:val="yellow"/>
          </w:rPr>
          <w:t xml:space="preserve">. </w:t>
        </w:r>
      </w:ins>
      <w:ins w:id="163" w:author="BKL" w:date="2026-10-01T00:02:00Z">
        <w:r w:rsidRPr="00870463">
          <w:rPr>
            <w:szCs w:val="24"/>
            <w:highlight w:val="yellow"/>
          </w:rPr>
          <w:t>다만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감자의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효력은</w:t>
        </w:r>
        <w:r w:rsidRPr="00870463">
          <w:rPr>
            <w:szCs w:val="24"/>
            <w:highlight w:val="yellow"/>
          </w:rPr>
          <w:t xml:space="preserve"> 1</w:t>
        </w:r>
        <w:r w:rsidRPr="00870463">
          <w:rPr>
            <w:szCs w:val="24"/>
            <w:highlight w:val="yellow"/>
          </w:rPr>
          <w:t>개월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이상의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채권자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이의절차</w:t>
        </w:r>
        <w:r w:rsidRPr="00870463">
          <w:rPr>
            <w:szCs w:val="24"/>
            <w:highlight w:val="yellow"/>
          </w:rPr>
          <w:t>(</w:t>
        </w:r>
        <w:r w:rsidRPr="00870463">
          <w:rPr>
            <w:szCs w:val="24"/>
            <w:highlight w:val="yellow"/>
          </w:rPr>
          <w:t>상법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439</w:t>
        </w:r>
        <w:r w:rsidRPr="00870463">
          <w:rPr>
            <w:szCs w:val="24"/>
            <w:highlight w:val="yellow"/>
          </w:rPr>
          <w:t>조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2</w:t>
        </w:r>
        <w:r w:rsidRPr="00870463">
          <w:rPr>
            <w:szCs w:val="24"/>
            <w:highlight w:val="yellow"/>
          </w:rPr>
          <w:t>항</w:t>
        </w:r>
        <w:r w:rsidRPr="00870463">
          <w:rPr>
            <w:szCs w:val="24"/>
            <w:highlight w:val="yellow"/>
          </w:rPr>
          <w:t xml:space="preserve">,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232</w:t>
        </w:r>
        <w:r w:rsidRPr="00870463">
          <w:rPr>
            <w:szCs w:val="24"/>
            <w:highlight w:val="yellow"/>
          </w:rPr>
          <w:t>조</w:t>
        </w:r>
        <w:r w:rsidRPr="00870463">
          <w:rPr>
            <w:szCs w:val="24"/>
            <w:highlight w:val="yellow"/>
          </w:rPr>
          <w:t xml:space="preserve">) </w:t>
        </w:r>
        <w:r w:rsidRPr="00870463">
          <w:rPr>
            <w:szCs w:val="24"/>
            <w:highlight w:val="yellow"/>
          </w:rPr>
          <w:t>종료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후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발생</w:t>
        </w:r>
      </w:ins>
      <w:ins w:id="164" w:author="BKL" w:date="2026-10-01T00:02:00Z" w16du:dateUtc="2026-09-30T15:02:00Z">
        <w:r>
          <w:rPr>
            <w:rFonts w:hint="eastAsia"/>
            <w:szCs w:val="24"/>
            <w:highlight w:val="yellow"/>
          </w:rPr>
          <w:t>합니다</w:t>
        </w:r>
        <w:r w:rsidRPr="00870463">
          <w:rPr>
            <w:rFonts w:hint="eastAsia"/>
            <w:szCs w:val="24"/>
            <w:highlight w:val="yellow"/>
          </w:rPr>
          <w:t>.]</w:t>
        </w:r>
      </w:ins>
    </w:p>
    <w:p w14:paraId="5916D74A" w14:textId="5B7B4D94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149"/>
      <w:bookmarkEnd w:id="150"/>
      <w:bookmarkEnd w:id="151"/>
      <w:bookmarkEnd w:id="152"/>
      <w:bookmarkEnd w:id="153"/>
      <w:r>
        <w:rPr>
          <w:szCs w:val="24"/>
        </w:rPr>
        <w:t xml:space="preserve"> </w:t>
      </w:r>
      <w:ins w:id="165" w:author="BKL" w:date="2026-09-30T23:57:00Z" w16du:dateUtc="2026-09-30T14:57:00Z">
        <w:r w:rsidR="00870463" w:rsidRPr="00870463">
          <w:rPr>
            <w:szCs w:val="24"/>
            <w:highlight w:val="yellow"/>
          </w:rPr>
          <w:t xml:space="preserve">[BKL Note: </w:t>
        </w:r>
        <w:r w:rsidR="00870463" w:rsidRPr="00870463">
          <w:rPr>
            <w:szCs w:val="24"/>
            <w:highlight w:val="yellow"/>
          </w:rPr>
          <w:t>제</w:t>
        </w:r>
        <w:r w:rsidR="00870463" w:rsidRPr="00870463">
          <w:rPr>
            <w:szCs w:val="24"/>
            <w:highlight w:val="yellow"/>
          </w:rPr>
          <w:t>3</w:t>
        </w:r>
        <w:r w:rsidR="00870463" w:rsidRPr="00870463">
          <w:rPr>
            <w:szCs w:val="24"/>
            <w:highlight w:val="yellow"/>
          </w:rPr>
          <w:t>종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종류주식의</w:t>
        </w:r>
        <w:r w:rsidR="00870463" w:rsidRPr="00870463">
          <w:rPr>
            <w:szCs w:val="24"/>
            <w:highlight w:val="yellow"/>
          </w:rPr>
          <w:t xml:space="preserve"> 1</w:t>
        </w:r>
        <w:r w:rsidR="00870463" w:rsidRPr="00870463">
          <w:rPr>
            <w:szCs w:val="24"/>
            <w:highlight w:val="yellow"/>
          </w:rPr>
          <w:t>주당</w:t>
        </w:r>
        <w:r w:rsidR="00870463" w:rsidRPr="00870463">
          <w:rPr>
            <w:szCs w:val="24"/>
            <w:highlight w:val="yellow"/>
          </w:rPr>
          <w:t xml:space="preserve"> </w:t>
        </w:r>
        <w:proofErr w:type="spellStart"/>
        <w:r w:rsidR="00870463" w:rsidRPr="00870463">
          <w:rPr>
            <w:szCs w:val="24"/>
            <w:highlight w:val="yellow"/>
          </w:rPr>
          <w:t>발행가액을</w:t>
        </w:r>
        <w:proofErr w:type="spellEnd"/>
        <w:r w:rsidR="00870463" w:rsidRPr="00870463">
          <w:rPr>
            <w:szCs w:val="24"/>
            <w:highlight w:val="yellow"/>
          </w:rPr>
          <w:t xml:space="preserve"> 23,000</w:t>
        </w:r>
        <w:r w:rsidR="00870463" w:rsidRPr="00870463">
          <w:rPr>
            <w:szCs w:val="24"/>
            <w:highlight w:val="yellow"/>
          </w:rPr>
          <w:t>원으로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하고</w:t>
        </w:r>
        <w:r w:rsidR="00870463" w:rsidRPr="00870463">
          <w:rPr>
            <w:szCs w:val="24"/>
            <w:highlight w:val="yellow"/>
          </w:rPr>
          <w:t xml:space="preserve"> 434,783</w:t>
        </w:r>
        <w:r w:rsidR="00870463" w:rsidRPr="00870463">
          <w:rPr>
            <w:szCs w:val="24"/>
            <w:highlight w:val="yellow"/>
          </w:rPr>
          <w:t>주를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발행하는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경우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총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출자금액은</w:t>
        </w:r>
        <w:r w:rsidR="00870463" w:rsidRPr="00870463">
          <w:rPr>
            <w:szCs w:val="24"/>
            <w:highlight w:val="yellow"/>
          </w:rPr>
          <w:t xml:space="preserve"> 10,000,009,000</w:t>
        </w:r>
        <w:r w:rsidR="00870463" w:rsidRPr="00870463">
          <w:rPr>
            <w:szCs w:val="24"/>
            <w:highlight w:val="yellow"/>
          </w:rPr>
          <w:t>원이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됩니다</w:t>
        </w:r>
        <w:r w:rsidR="00870463" w:rsidRPr="00870463">
          <w:rPr>
            <w:szCs w:val="24"/>
            <w:highlight w:val="yellow"/>
          </w:rPr>
          <w:t xml:space="preserve">. </w:t>
        </w:r>
        <w:r w:rsidR="00870463" w:rsidRPr="00870463">
          <w:rPr>
            <w:szCs w:val="24"/>
            <w:highlight w:val="yellow"/>
          </w:rPr>
          <w:t>출자금액을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정확히</w:t>
        </w:r>
        <w:r w:rsidR="00870463" w:rsidRPr="00870463">
          <w:rPr>
            <w:szCs w:val="24"/>
            <w:highlight w:val="yellow"/>
          </w:rPr>
          <w:t xml:space="preserve"> 100</w:t>
        </w:r>
        <w:r w:rsidR="00870463" w:rsidRPr="00870463">
          <w:rPr>
            <w:szCs w:val="24"/>
            <w:highlight w:val="yellow"/>
          </w:rPr>
          <w:t>억원으로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할지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또는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주식수를</w:t>
        </w:r>
        <w:r w:rsidR="00870463" w:rsidRPr="00870463">
          <w:rPr>
            <w:szCs w:val="24"/>
            <w:highlight w:val="yellow"/>
          </w:rPr>
          <w:t xml:space="preserve"> 434,783</w:t>
        </w:r>
        <w:r w:rsidR="00870463" w:rsidRPr="00870463">
          <w:rPr>
            <w:szCs w:val="24"/>
            <w:highlight w:val="yellow"/>
          </w:rPr>
          <w:t>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할지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확인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부탁드립니다</w:t>
        </w:r>
        <w:r w:rsidR="00870463" w:rsidRPr="00870463">
          <w:rPr>
            <w:szCs w:val="24"/>
            <w:highlight w:val="yellow"/>
          </w:rPr>
          <w:t>.]</w:t>
        </w:r>
      </w:ins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846"/>
        <w:gridCol w:w="1699"/>
        <w:gridCol w:w="1133"/>
        <w:gridCol w:w="1984"/>
        <w:gridCol w:w="1420"/>
        <w:gridCol w:w="992"/>
        <w:gridCol w:w="992"/>
      </w:tblGrid>
      <w:tr w:rsidR="00A52DF5" w14:paraId="79543258" w14:textId="73DDB665" w:rsidTr="00406041">
        <w:tc>
          <w:tcPr>
            <w:tcW w:w="467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proofErr w:type="spellStart"/>
            <w:r>
              <w:rPr>
                <w:rFonts w:hint="eastAsia"/>
                <w:b/>
                <w:szCs w:val="24"/>
              </w:rPr>
              <w:t>발행가액</w:t>
            </w:r>
            <w:proofErr w:type="spellEnd"/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422B294E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del w:id="166" w:author="BKL" w:date="2026-09-23T22:04:00Z" w16du:dateUtc="2026-09-23T13:04:00Z">
              <w:r w:rsidDel="00D1679A">
                <w:rPr>
                  <w:rFonts w:hint="eastAsia"/>
                  <w:b/>
                  <w:szCs w:val="24"/>
                </w:rPr>
                <w:delText>인수</w:delText>
              </w:r>
            </w:del>
            <w:ins w:id="167" w:author="BKL" w:date="2026-09-23T22:04:00Z" w16du:dateUtc="2026-09-23T13:04:00Z">
              <w:r w:rsidR="00D1679A">
                <w:rPr>
                  <w:rFonts w:hint="eastAsia"/>
                  <w:b/>
                  <w:szCs w:val="24"/>
                </w:rPr>
                <w:t>보유</w:t>
              </w:r>
            </w:ins>
            <w:r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349D75FA" w:rsidR="00A52DF5" w:rsidDel="00132402" w:rsidRDefault="00A52DF5" w:rsidP="00781FBB">
            <w:pPr>
              <w:spacing w:before="60" w:after="0" w:line="312" w:lineRule="auto"/>
              <w:jc w:val="center"/>
              <w:rPr>
                <w:del w:id="168" w:author="BKL" w:date="2026-09-30T23:52:00Z" w16du:dateUtc="2026-09-30T14:52:00Z"/>
                <w:b/>
                <w:szCs w:val="24"/>
              </w:rPr>
            </w:pPr>
            <w:del w:id="169" w:author="BKL" w:date="2026-09-30T23:52:00Z" w16du:dateUtc="2026-09-30T14:52:00Z">
              <w:r w:rsidDel="00132402">
                <w:rPr>
                  <w:rFonts w:hint="eastAsia"/>
                  <w:b/>
                  <w:szCs w:val="24"/>
                </w:rPr>
                <w:delText>출자</w:delText>
              </w:r>
            </w:del>
          </w:p>
          <w:p w14:paraId="136FE22E" w14:textId="51595045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del w:id="170" w:author="BKL" w:date="2026-09-30T23:52:00Z" w16du:dateUtc="2026-09-30T14:52:00Z">
              <w:r w:rsidDel="00132402">
                <w:rPr>
                  <w:rFonts w:hint="eastAsia"/>
                  <w:b/>
                  <w:szCs w:val="24"/>
                </w:rPr>
                <w:delText>비</w:delText>
              </w:r>
            </w:del>
            <w:ins w:id="171" w:author="BKL" w:date="2026-09-30T23:52:00Z" w16du:dateUtc="2026-09-30T14:52:00Z">
              <w:r w:rsidR="00132402">
                <w:rPr>
                  <w:rFonts w:hint="eastAsia"/>
                  <w:b/>
                  <w:szCs w:val="24"/>
                </w:rPr>
                <w:t>지분</w:t>
              </w:r>
            </w:ins>
            <w:r>
              <w:rPr>
                <w:rFonts w:hint="eastAsia"/>
                <w:b/>
                <w:szCs w:val="24"/>
              </w:rPr>
              <w:t>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406041" w14:paraId="2C86492D" w14:textId="1297F1F1" w:rsidTr="00406041">
        <w:trPr>
          <w:trHeight w:val="519"/>
        </w:trPr>
        <w:tc>
          <w:tcPr>
            <w:tcW w:w="467" w:type="pct"/>
            <w:shd w:val="clear" w:color="auto" w:fill="C6D9F1" w:themeFill="text2" w:themeFillTint="33"/>
            <w:vAlign w:val="center"/>
          </w:tcPr>
          <w:p w14:paraId="2E1C453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37" w:type="pct"/>
          </w:tcPr>
          <w:p w14:paraId="0D973FF2" w14:textId="77777777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  <w:szCs w:val="24"/>
              </w:rPr>
              <w:t>코람코라이프인프라리츠</w:t>
            </w:r>
            <w:proofErr w:type="spellEnd"/>
          </w:p>
        </w:tc>
        <w:tc>
          <w:tcPr>
            <w:tcW w:w="625" w:type="pct"/>
          </w:tcPr>
          <w:p w14:paraId="7E7CE3E7" w14:textId="0F1AF53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4F4E7394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0FB4D20E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2D1F491B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2" w:author="BKL" w:date="2026-09-30T23:53:00Z">
              <w:r w:rsidR="00132402" w:rsidRPr="00132402">
                <w:t>46.58</w:t>
              </w:r>
            </w:ins>
            <w:del w:id="173" w:author="BKL" w:date="2026-09-30T23:53:00Z" w16du:dateUtc="2026-09-30T14:53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A29763A" w14:textId="11809CB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4" w:author="BKL" w:date="2026-09-30T23:53:00Z">
              <w:r w:rsidR="00132402" w:rsidRPr="00132402">
                <w:t>58.73</w:t>
              </w:r>
            </w:ins>
            <w:del w:id="175" w:author="BKL" w:date="2026-09-30T23:53:00Z" w16du:dateUtc="2026-09-30T14:53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735EB75F" w14:textId="53A97A71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6B21818" w14:textId="442EBA94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</w:t>
            </w:r>
            <w:del w:id="176" w:author="Hyeon Kang " w:date="2026-10-01T10:14:00Z" w16du:dateUtc="2026-10-01T01:14:00Z">
              <w:r w:rsidDel="00923E4C">
                <w:rPr>
                  <w:rFonts w:hint="eastAsia"/>
                  <w:b/>
                </w:rPr>
                <w:delText>-1</w:delText>
              </w:r>
            </w:del>
            <w:r>
              <w:rPr>
                <w:rFonts w:hint="eastAsia"/>
                <w:b/>
              </w:rPr>
              <w:t>종</w:t>
            </w:r>
          </w:p>
          <w:p w14:paraId="695314E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3355C6FF" w14:textId="172C04D7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</w:rPr>
              <w:t>이지스리츠</w:t>
            </w:r>
            <w:proofErr w:type="spellEnd"/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625" w:type="pct"/>
          </w:tcPr>
          <w:p w14:paraId="7CBFFFBF" w14:textId="51DC88AC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D3A21B7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69F52DF3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0428F26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7" w:author="BKL" w:date="2026-09-30T23:54:00Z" w16du:dateUtc="2026-09-30T14:54:00Z">
              <w:r w:rsidR="00132402" w:rsidRPr="00132402">
                <w:t>6.29</w:t>
              </w:r>
            </w:ins>
            <w:del w:id="178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27CB260E" w14:textId="43F170A0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9" w:author="BKL" w:date="2026-09-30T23:54:00Z">
              <w:r w:rsidR="00132402" w:rsidRPr="00132402">
                <w:t>7.94</w:t>
              </w:r>
            </w:ins>
            <w:del w:id="180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540E61D4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6082655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31B378F3" w14:textId="210A14DD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 w:rsidRPr="00406041">
              <w:t>키움캐피탈</w:t>
            </w:r>
            <w:proofErr w:type="spellEnd"/>
          </w:p>
        </w:tc>
        <w:tc>
          <w:tcPr>
            <w:tcW w:w="625" w:type="pct"/>
          </w:tcPr>
          <w:p w14:paraId="4D33D5AC" w14:textId="1ACF2FB0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89907B1" w14:textId="19653EC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1C8F3D6" w14:textId="5C25B82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53F06C0" w14:textId="49871A41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1" w:author="BKL" w:date="2026-09-30T23:55:00Z">
              <w:r w:rsidR="00132402" w:rsidRPr="00132402">
                <w:t>3.78</w:t>
              </w:r>
            </w:ins>
            <w:del w:id="182" w:author="BKL" w:date="2026-09-30T23:55:00Z" w16du:dateUtc="2026-09-30T14:55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2DF2BB76" w14:textId="7B0A31B4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3" w:author="BKL" w:date="2026-09-30T23:56:00Z">
              <w:r w:rsidR="00132402" w:rsidRPr="00132402">
                <w:t>4.76</w:t>
              </w:r>
            </w:ins>
            <w:del w:id="184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020B973E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3CC77B29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4BCCB932" w14:textId="2E166691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 w:rsidRPr="00406041">
              <w:t>애큐온캐피탈</w:t>
            </w:r>
            <w:proofErr w:type="spellEnd"/>
          </w:p>
        </w:tc>
        <w:tc>
          <w:tcPr>
            <w:tcW w:w="625" w:type="pct"/>
          </w:tcPr>
          <w:p w14:paraId="07E9A330" w14:textId="2C699D92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29260AC2" w14:textId="6ACEBC2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3776F4C" w14:textId="18154DBC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7F580A4" w14:textId="49409F92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5" w:author="BKL" w:date="2026-09-30T23:56:00Z" w16du:dateUtc="2026-09-30T14:56:00Z">
              <w:r w:rsidR="00132402" w:rsidRPr="00132402">
                <w:t>3.15</w:t>
              </w:r>
            </w:ins>
            <w:del w:id="186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7054D8BC" w14:textId="3EEC4607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7" w:author="BKL" w:date="2026-09-30T23:56:00Z">
              <w:r w:rsidR="00132402" w:rsidRPr="00132402">
                <w:t>3.97</w:t>
              </w:r>
            </w:ins>
            <w:del w:id="188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4B2FECD5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1B5CB3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41BE79" w14:textId="0453DAE0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 w:rsidRPr="00406041">
              <w:t>엠지캐피탈</w:t>
            </w:r>
            <w:proofErr w:type="spellEnd"/>
          </w:p>
        </w:tc>
        <w:tc>
          <w:tcPr>
            <w:tcW w:w="625" w:type="pct"/>
          </w:tcPr>
          <w:p w14:paraId="2334E8FF" w14:textId="200071FC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3FDB4B97" w14:textId="4C21834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5AEFA83C" w14:textId="3CB5ED2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715F178" w14:textId="6CD95FC5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9" w:author="BKL" w:date="2026-09-30T23:56:00Z">
              <w:r w:rsidR="00132402" w:rsidRPr="00132402">
                <w:t>1.89</w:t>
              </w:r>
            </w:ins>
            <w:del w:id="190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5FDD631B" w14:textId="2C95FC86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1" w:author="BKL" w:date="2026-09-30T23:56:00Z">
              <w:r w:rsidR="00132402" w:rsidRPr="00132402">
                <w:t>2.38</w:t>
              </w:r>
            </w:ins>
            <w:del w:id="192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015FAE88" w14:textId="0F7D904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46F322A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56A7A730" w14:textId="1928F435" w:rsidR="00406041" w:rsidRDefault="00406041" w:rsidP="00406041">
            <w:pPr>
              <w:spacing w:before="60" w:after="0" w:line="312" w:lineRule="auto"/>
              <w:jc w:val="center"/>
            </w:pPr>
            <w:proofErr w:type="spellStart"/>
            <w:r>
              <w:rPr>
                <w:rFonts w:hint="eastAsia"/>
                <w:szCs w:val="24"/>
              </w:rPr>
              <w:t>코람코라이프인프라리츠</w:t>
            </w:r>
            <w:proofErr w:type="spellEnd"/>
          </w:p>
        </w:tc>
        <w:tc>
          <w:tcPr>
            <w:tcW w:w="625" w:type="pct"/>
          </w:tcPr>
          <w:p w14:paraId="78C5C675" w14:textId="0B435FFF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2F3C3E02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3" w:author="BKL" w:date="2026-09-30T23:54:00Z">
              <w:r w:rsidR="00132402" w:rsidRPr="00132402">
                <w:t>16,000,000,000</w:t>
              </w:r>
            </w:ins>
            <w:del w:id="194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16740157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5" w:author="BKL" w:date="2026-09-30T23:54:00Z">
              <w:r w:rsidR="00132402" w:rsidRPr="00132402">
                <w:t>640,000</w:t>
              </w:r>
            </w:ins>
            <w:del w:id="196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2BB5A96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7" w:author="BKL" w:date="2026-09-30T23:56:00Z">
              <w:r w:rsidR="00132402" w:rsidRPr="00132402">
                <w:t>10.07</w:t>
              </w:r>
            </w:ins>
            <w:del w:id="198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5F1458D1" w14:textId="0F2B77C9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9" w:author="BKL" w:date="2026-09-30T23:56:00Z">
              <w:r w:rsidR="00132402" w:rsidRPr="00132402">
                <w:t>12.70</w:t>
              </w:r>
            </w:ins>
            <w:del w:id="200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132402" w14:paraId="07BDDD50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388E6FD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122EA4" w14:textId="4C56F0D9" w:rsidR="00132402" w:rsidRDefault="00132402" w:rsidP="00132402">
            <w:pPr>
              <w:spacing w:before="60" w:after="0" w:line="312" w:lineRule="auto"/>
              <w:jc w:val="center"/>
            </w:pPr>
            <w:ins w:id="201" w:author="BKL" w:date="2026-09-30T23:55:00Z" w16du:dateUtc="2026-09-30T14:55:00Z">
              <w:r>
                <w:rPr>
                  <w:rFonts w:hint="eastAsia"/>
                  <w:szCs w:val="24"/>
                </w:rPr>
                <w:t>삼성증권</w:t>
              </w:r>
            </w:ins>
            <w:del w:id="202" w:author="BKL" w:date="2026-09-30T23:55:00Z" w16du:dateUtc="2026-09-30T14:55:00Z">
              <w:r w:rsidDel="004C1878">
                <w:rPr>
                  <w:rFonts w:hint="eastAsia"/>
                  <w:szCs w:val="24"/>
                </w:rPr>
                <w:delText>기계설비건설공제조합</w:delText>
              </w:r>
            </w:del>
          </w:p>
        </w:tc>
        <w:tc>
          <w:tcPr>
            <w:tcW w:w="625" w:type="pct"/>
          </w:tcPr>
          <w:p w14:paraId="02940086" w14:textId="2061FA24" w:rsidR="00132402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2E4C5C8" w14:textId="69C5FCE9" w:rsidR="00132402" w:rsidRPr="00A52DF5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D843450" w14:textId="6B845B92" w:rsidR="00132402" w:rsidRPr="00A52DF5" w:rsidRDefault="00132402" w:rsidP="00132402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73D7B13F" w14:textId="4ABE824B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03" w:author="BKL" w:date="2026-09-30T23:56:00Z" w16du:dateUtc="2026-09-30T14:56:00Z">
              <w:r w:rsidRPr="00132402">
                <w:t>7.55</w:t>
              </w:r>
            </w:ins>
            <w:del w:id="204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34B7BC41" w14:textId="76083528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05" w:author="BKL" w:date="2026-09-30T23:56:00Z">
              <w:r w:rsidRPr="00132402">
                <w:t>9.52</w:t>
              </w:r>
            </w:ins>
            <w:del w:id="206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132402" w14:paraId="47160F56" w14:textId="2AA03B2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4EB73B25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48E260BE" w14:textId="63E606BA" w:rsidR="00132402" w:rsidRDefault="00132402" w:rsidP="00132402">
            <w:pPr>
              <w:spacing w:before="60" w:after="0" w:line="312" w:lineRule="auto"/>
              <w:jc w:val="center"/>
            </w:pPr>
            <w:proofErr w:type="spellStart"/>
            <w:ins w:id="207" w:author="BKL" w:date="2026-09-30T23:55:00Z" w16du:dateUtc="2026-09-30T14:55:00Z">
              <w:r>
                <w:rPr>
                  <w:rFonts w:hint="eastAsia"/>
                </w:rPr>
                <w:t>이지스</w:t>
              </w:r>
              <w:proofErr w:type="spellEnd"/>
              <w:r>
                <w:rPr>
                  <w:rFonts w:hint="eastAsia"/>
                </w:rPr>
                <w:t>K</w:t>
              </w:r>
              <w:r>
                <w:rPr>
                  <w:rFonts w:hint="eastAsia"/>
                </w:rPr>
                <w:t>리츠펀드</w:t>
              </w:r>
            </w:ins>
            <w:del w:id="208" w:author="BKL" w:date="2026-09-30T23:55:00Z" w16du:dateUtc="2026-09-30T14:55:00Z">
              <w:r w:rsidDel="004C1878">
                <w:rPr>
                  <w:rFonts w:hint="eastAsia"/>
                </w:rPr>
                <w:delText>삼성증권</w:delText>
              </w:r>
            </w:del>
          </w:p>
        </w:tc>
        <w:tc>
          <w:tcPr>
            <w:tcW w:w="625" w:type="pct"/>
          </w:tcPr>
          <w:p w14:paraId="2FA643A6" w14:textId="5CF00FB4" w:rsidR="00132402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307456F8" w:rsidR="00132402" w:rsidRPr="006475DA" w:rsidRDefault="00132402" w:rsidP="00132402">
            <w:pPr>
              <w:spacing w:before="60" w:after="0" w:line="312" w:lineRule="auto"/>
              <w:jc w:val="right"/>
            </w:pPr>
            <w:ins w:id="209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10,000,000,000</w:t>
              </w:r>
              <w:r>
                <w:rPr>
                  <w:rFonts w:hint="eastAsia"/>
                </w:rPr>
                <w:t>]</w:t>
              </w:r>
              <w:r w:rsidRPr="006475DA">
                <w:rPr>
                  <w:rFonts w:hint="eastAsia"/>
                </w:rPr>
                <w:t>원</w:t>
              </w:r>
            </w:ins>
            <w:del w:id="210" w:author="BKL" w:date="2026-09-30T23:55:00Z" w16du:dateUtc="2026-09-30T14:55:00Z">
              <w:r w:rsidDel="00C02D3B">
                <w:rPr>
                  <w:rFonts w:hint="eastAsia"/>
                </w:rPr>
                <w:delText>[*]</w:delText>
              </w:r>
              <w:r w:rsidRPr="006475DA" w:rsidDel="00C02D3B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345F4CE7" w14:textId="55CFF57B" w:rsidR="00132402" w:rsidRDefault="00132402" w:rsidP="00132402">
            <w:pPr>
              <w:spacing w:before="60" w:after="0" w:line="312" w:lineRule="auto"/>
              <w:jc w:val="right"/>
            </w:pPr>
            <w:ins w:id="211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400,000</w:t>
              </w:r>
              <w:r>
                <w:rPr>
                  <w:rFonts w:hint="eastAsia"/>
                </w:rPr>
                <w:t>]</w:t>
              </w:r>
              <w:r>
                <w:rPr>
                  <w:rFonts w:hint="eastAsia"/>
                </w:rPr>
                <w:t>주</w:t>
              </w:r>
            </w:ins>
            <w:del w:id="212" w:author="BKL" w:date="2026-09-30T23:55:00Z" w16du:dateUtc="2026-09-30T14:55:00Z">
              <w:r w:rsidDel="00C02D3B">
                <w:rPr>
                  <w:rFonts w:hint="eastAsia"/>
                </w:rPr>
                <w:delText>[*]</w:delText>
              </w:r>
              <w:r w:rsidDel="00C02D3B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3DB9BBBD" w14:textId="1EB8DB5D" w:rsidR="00132402" w:rsidRPr="00A52DF5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13" w:author="BKL" w:date="2026-09-30T23:57:00Z">
              <w:r w:rsidRPr="00132402">
                <w:t>6.29</w:t>
              </w:r>
            </w:ins>
            <w:del w:id="21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009BF86" w14:textId="0FD1C0B2" w:rsidR="00132402" w:rsidRPr="00A52DF5" w:rsidRDefault="00132402" w:rsidP="00132402">
            <w:pPr>
              <w:spacing w:before="60" w:after="0" w:line="312" w:lineRule="auto"/>
              <w:jc w:val="right"/>
            </w:pPr>
            <w:del w:id="21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16" w:author="BKL" w:date="2026-09-30T23:57:00Z" w16du:dateUtc="2026-09-30T14:57:00Z">
              <w:r>
                <w:rPr>
                  <w:rFonts w:hint="eastAsia"/>
                </w:rPr>
                <w:t>-</w:t>
              </w:r>
            </w:ins>
          </w:p>
        </w:tc>
      </w:tr>
      <w:tr w:rsidR="00132402" w14:paraId="4D3FD773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14F7276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FE71759" w14:textId="6862B203" w:rsidR="00132402" w:rsidRDefault="00132402" w:rsidP="00132402">
            <w:pPr>
              <w:spacing w:before="60" w:after="0" w:line="312" w:lineRule="auto"/>
              <w:jc w:val="center"/>
            </w:pPr>
            <w:proofErr w:type="spellStart"/>
            <w:ins w:id="217" w:author="BKL" w:date="2026-09-30T23:55:00Z" w16du:dateUtc="2026-09-30T14:55:00Z">
              <w:r>
                <w:rPr>
                  <w:rFonts w:hint="eastAsia"/>
                  <w:szCs w:val="24"/>
                </w:rPr>
                <w:t>기계설비건설공제조합</w:t>
              </w:r>
              <w:proofErr w:type="spellEnd"/>
              <w:r w:rsidDel="00132402">
                <w:rPr>
                  <w:rFonts w:hint="eastAsia"/>
                </w:rPr>
                <w:t xml:space="preserve"> </w:t>
              </w:r>
            </w:ins>
            <w:del w:id="218" w:author="BKL" w:date="2026-09-30T23:55:00Z" w16du:dateUtc="2026-09-30T14:55:00Z">
              <w:r w:rsidDel="004C1878">
                <w:rPr>
                  <w:rFonts w:hint="eastAsia"/>
                </w:rPr>
                <w:delText>이지스</w:delText>
              </w:r>
              <w:r w:rsidDel="004C1878">
                <w:rPr>
                  <w:rFonts w:hint="eastAsia"/>
                </w:rPr>
                <w:delText>K</w:delText>
              </w:r>
              <w:r w:rsidDel="004C1878">
                <w:rPr>
                  <w:rFonts w:hint="eastAsia"/>
                </w:rPr>
                <w:delText>리츠펀드</w:delText>
              </w:r>
            </w:del>
          </w:p>
        </w:tc>
        <w:tc>
          <w:tcPr>
            <w:tcW w:w="625" w:type="pct"/>
          </w:tcPr>
          <w:p w14:paraId="2F777C30" w14:textId="40610CFF" w:rsidR="00132402" w:rsidRDefault="00132402" w:rsidP="00132402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5E40286" w14:textId="677D96C7" w:rsidR="00132402" w:rsidRPr="00A52DF5" w:rsidRDefault="00132402" w:rsidP="00132402">
            <w:pPr>
              <w:spacing w:before="60" w:after="0" w:line="312" w:lineRule="auto"/>
              <w:jc w:val="right"/>
            </w:pPr>
            <w:ins w:id="219" w:author="BKL" w:date="2026-09-30T23:55:00Z" w16du:dateUtc="2026-09-30T14:55:00Z">
              <w:r w:rsidRPr="00132402">
                <w:t>12</w:t>
              </w:r>
              <w:r>
                <w:rPr>
                  <w:rFonts w:hint="eastAsia"/>
                </w:rPr>
                <w:t>,000,000,000</w:t>
              </w:r>
              <w:r>
                <w:rPr>
                  <w:rFonts w:hint="eastAsia"/>
                </w:rPr>
                <w:t>원</w:t>
              </w:r>
            </w:ins>
            <w:del w:id="220" w:author="BKL" w:date="2026-09-30T23:55:00Z" w16du:dateUtc="2026-09-30T14:55:00Z">
              <w:r w:rsidDel="00C02D3B">
                <w:rPr>
                  <w:rFonts w:hint="eastAsia"/>
                </w:rPr>
                <w:delText>10,000,000,000</w:delText>
              </w:r>
              <w:r w:rsidDel="00C02D3B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67419449" w14:textId="1684BEFA" w:rsidR="00132402" w:rsidRPr="00A52DF5" w:rsidRDefault="00132402" w:rsidP="00132402">
            <w:pPr>
              <w:spacing w:before="60" w:after="0" w:line="312" w:lineRule="auto"/>
              <w:jc w:val="right"/>
            </w:pPr>
            <w:ins w:id="221" w:author="BKL" w:date="2026-09-30T23:55:00Z" w16du:dateUtc="2026-09-30T14:55:00Z">
              <w:r w:rsidRPr="00132402">
                <w:t>48</w:t>
              </w:r>
              <w:r>
                <w:rPr>
                  <w:rFonts w:hint="eastAsia"/>
                </w:rPr>
                <w:t>0,000</w:t>
              </w:r>
              <w:r>
                <w:rPr>
                  <w:rFonts w:hint="eastAsia"/>
                </w:rPr>
                <w:t>주</w:t>
              </w:r>
            </w:ins>
            <w:del w:id="222" w:author="BKL" w:date="2026-09-30T23:55:00Z" w16du:dateUtc="2026-09-30T14:55:00Z">
              <w:r w:rsidDel="00C02D3B">
                <w:rPr>
                  <w:rFonts w:hint="eastAsia"/>
                </w:rPr>
                <w:delText>400,000</w:delText>
              </w:r>
              <w:r w:rsidDel="00C02D3B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59E2AAE8" w14:textId="43B83068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23" w:author="BKL" w:date="2026-09-30T23:57:00Z">
              <w:r w:rsidRPr="00132402">
                <w:t>7.55</w:t>
              </w:r>
            </w:ins>
            <w:del w:id="22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7C35FD2" w14:textId="60338CD5" w:rsidR="00132402" w:rsidRDefault="00132402" w:rsidP="00132402">
            <w:pPr>
              <w:spacing w:before="60" w:after="0" w:line="312" w:lineRule="auto"/>
              <w:jc w:val="right"/>
            </w:pPr>
            <w:del w:id="22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26" w:author="BKL" w:date="2026-09-30T23:57:00Z" w16du:dateUtc="2026-09-30T14:57:00Z">
              <w:r>
                <w:rPr>
                  <w:rFonts w:hint="eastAsia"/>
                </w:rPr>
                <w:t>-</w:t>
              </w:r>
            </w:ins>
          </w:p>
        </w:tc>
      </w:tr>
      <w:tr w:rsidR="00406041" w14:paraId="253BCFDC" w14:textId="710563A6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345732C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175AB26E" w14:textId="1A46EA91" w:rsidR="00406041" w:rsidRDefault="00406041" w:rsidP="00406041">
            <w:pPr>
              <w:spacing w:before="60" w:after="0" w:line="312" w:lineRule="auto"/>
              <w:jc w:val="center"/>
            </w:pPr>
            <w:del w:id="227" w:author="BKL" w:date="2026-09-30T23:38:00Z" w16du:dateUtc="2026-09-30T14:38:00Z">
              <w:r w:rsidDel="00EF650C">
                <w:rPr>
                  <w:rFonts w:hint="eastAsia"/>
                </w:rPr>
                <w:delText>엘에프</w:delText>
              </w:r>
            </w:del>
            <w:proofErr w:type="spellStart"/>
            <w:ins w:id="228" w:author="BKL" w:date="2026-09-30T23:38:00Z" w16du:dateUtc="2026-09-30T14:38:00Z">
              <w:r w:rsidR="00EF650C">
                <w:rPr>
                  <w:rFonts w:hint="eastAsia"/>
                </w:rPr>
                <w:t>코크렙안양</w:t>
              </w:r>
            </w:ins>
            <w:proofErr w:type="spellEnd"/>
          </w:p>
        </w:tc>
        <w:tc>
          <w:tcPr>
            <w:tcW w:w="625" w:type="pct"/>
          </w:tcPr>
          <w:p w14:paraId="0D7BDB50" w14:textId="151639AC" w:rsidR="00406041" w:rsidRDefault="00132402" w:rsidP="00406041">
            <w:pPr>
              <w:spacing w:before="60" w:after="0" w:line="312" w:lineRule="auto"/>
              <w:jc w:val="right"/>
            </w:pPr>
            <w:ins w:id="229" w:author="BKL" w:date="2026-09-30T23:55:00Z" w16du:dateUtc="2026-09-30T14:55:00Z">
              <w:r w:rsidRPr="00132402">
                <w:t>23</w:t>
              </w:r>
              <w:r>
                <w:rPr>
                  <w:rFonts w:hint="eastAsia"/>
                </w:rPr>
                <w:t>,000</w:t>
              </w:r>
            </w:ins>
            <w:del w:id="230" w:author="BKL" w:date="2026-09-30T23:55:00Z" w16du:dateUtc="2026-09-30T14:55:00Z">
              <w:r w:rsidR="00406041" w:rsidDel="00132402">
                <w:rPr>
                  <w:rFonts w:hint="eastAsia"/>
                </w:rPr>
                <w:delText>25,000</w:delText>
              </w:r>
            </w:del>
            <w:r w:rsidR="00406041"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406041" w:rsidRPr="006475DA" w:rsidRDefault="00406041" w:rsidP="00406041">
            <w:pPr>
              <w:spacing w:before="60" w:after="0" w:line="312" w:lineRule="auto"/>
              <w:jc w:val="right"/>
            </w:pPr>
            <w:r w:rsidRPr="00A52DF5">
              <w:t>10,000,000</w:t>
            </w:r>
            <w:r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0DAB3623" w:rsidR="00406041" w:rsidRDefault="00132402" w:rsidP="00406041">
            <w:pPr>
              <w:spacing w:before="60" w:after="0" w:line="312" w:lineRule="auto"/>
              <w:jc w:val="right"/>
            </w:pPr>
            <w:ins w:id="231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434,783</w:t>
              </w:r>
              <w:r>
                <w:rPr>
                  <w:rFonts w:hint="eastAsia"/>
                </w:rPr>
                <w:t>]</w:t>
              </w:r>
            </w:ins>
            <w:del w:id="232" w:author="BKL" w:date="2026-09-30T23:55:00Z" w16du:dateUtc="2026-09-30T14:55:00Z">
              <w:r w:rsidR="00406041" w:rsidRPr="00A52DF5" w:rsidDel="00132402">
                <w:delText>400,000</w:delText>
              </w:r>
            </w:del>
            <w:r w:rsidR="00406041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70356C00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33" w:author="BKL" w:date="2026-09-30T23:57:00Z">
              <w:r w:rsidR="00132402" w:rsidRPr="00132402">
                <w:t>6.84</w:t>
              </w:r>
            </w:ins>
            <w:del w:id="23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76CCCDB0" w14:textId="2FBD0FC6" w:rsidR="00406041" w:rsidRPr="00A52DF5" w:rsidRDefault="00406041" w:rsidP="00406041">
            <w:pPr>
              <w:spacing w:before="60" w:after="0" w:line="312" w:lineRule="auto"/>
              <w:jc w:val="right"/>
            </w:pPr>
            <w:del w:id="23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36" w:author="BKL" w:date="2026-09-30T23:57:00Z" w16du:dateUtc="2026-09-30T14:57:00Z">
              <w:r w:rsidR="00132402">
                <w:rPr>
                  <w:rFonts w:hint="eastAsia"/>
                </w:rPr>
                <w:t>-</w:t>
              </w:r>
            </w:ins>
          </w:p>
        </w:tc>
      </w:tr>
      <w:tr w:rsidR="00132402" w14:paraId="74D9ED1A" w14:textId="29FBD8D7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02A1EB5D" w14:textId="77777777" w:rsidR="00132402" w:rsidRDefault="00132402" w:rsidP="00132402">
            <w:pPr>
              <w:spacing w:before="60" w:after="0" w:line="312" w:lineRule="auto"/>
              <w:jc w:val="center"/>
            </w:pPr>
          </w:p>
        </w:tc>
        <w:tc>
          <w:tcPr>
            <w:tcW w:w="1562" w:type="pct"/>
            <w:gridSpan w:val="2"/>
            <w:vAlign w:val="center"/>
          </w:tcPr>
          <w:p w14:paraId="18CF0A5B" w14:textId="77777777" w:rsidR="00132402" w:rsidRDefault="00132402" w:rsidP="00132402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44835D99" w:rsidR="00132402" w:rsidRDefault="00132402" w:rsidP="00132402">
            <w:pPr>
              <w:spacing w:before="60" w:after="0" w:line="312" w:lineRule="auto"/>
              <w:jc w:val="right"/>
            </w:pPr>
            <w:ins w:id="237" w:author="BKL" w:date="2026-09-30T23:55:00Z" w16du:dateUtc="2026-09-30T14:55:00Z">
              <w:r w:rsidRPr="00132402">
                <w:t>[98,800,009,000]</w:t>
              </w:r>
              <w:r w:rsidRPr="006475DA">
                <w:rPr>
                  <w:rFonts w:hint="eastAsia"/>
                </w:rPr>
                <w:t>원</w:t>
              </w:r>
            </w:ins>
            <w:del w:id="238" w:author="BKL" w:date="2026-09-30T23:55:00Z" w16du:dateUtc="2026-09-30T14:55:00Z">
              <w:r w:rsidRPr="00050491" w:rsidDel="00F233F6">
                <w:delText>98,800,000,000</w:delText>
              </w:r>
              <w:r w:rsidRPr="006475DA" w:rsidDel="00F233F6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29BA8DAD" w14:textId="02E2C17E" w:rsidR="00132402" w:rsidRDefault="00132402" w:rsidP="00132402">
            <w:pPr>
              <w:spacing w:before="60" w:after="0" w:line="312" w:lineRule="auto"/>
              <w:jc w:val="right"/>
            </w:pPr>
            <w:ins w:id="239" w:author="BKL" w:date="2026-09-30T23:55:00Z" w16du:dateUtc="2026-09-30T14:55:00Z">
              <w:r w:rsidRPr="00132402">
                <w:t>[6,354,783]</w:t>
              </w:r>
              <w:r>
                <w:rPr>
                  <w:rFonts w:hint="eastAsia"/>
                </w:rPr>
                <w:t>주</w:t>
              </w:r>
            </w:ins>
            <w:del w:id="240" w:author="BKL" w:date="2026-09-30T23:55:00Z" w16du:dateUtc="2026-09-30T14:55:00Z">
              <w:r w:rsidRPr="00050491" w:rsidDel="00F233F6">
                <w:delText>6,320,000</w:delText>
              </w:r>
              <w:r w:rsidDel="00F233F6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067C6305" w14:textId="1CACB9EF" w:rsidR="00132402" w:rsidRPr="006475DA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132402" w:rsidRPr="006475DA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6BB497F1" w14:textId="77777777" w:rsidR="00D1679A" w:rsidRDefault="00D1679A" w:rsidP="008F1176">
      <w:pPr>
        <w:rPr>
          <w:ins w:id="241" w:author="BKL" w:date="2026-10-01T00:03:00Z" w16du:dateUtc="2026-09-30T15:03:00Z"/>
        </w:rPr>
      </w:pPr>
    </w:p>
    <w:p w14:paraId="0523A6DF" w14:textId="0E2D7466" w:rsidR="00870463" w:rsidRPr="00870463" w:rsidRDefault="00870463" w:rsidP="00870463">
      <w:pPr>
        <w:pStyle w:val="2"/>
        <w:spacing w:before="60" w:line="312" w:lineRule="auto"/>
        <w:ind w:left="851" w:hanging="851"/>
        <w:rPr>
          <w:ins w:id="242" w:author="BKL" w:date="2026-10-01T00:03:00Z" w16du:dateUtc="2026-09-30T15:03:00Z"/>
          <w:szCs w:val="24"/>
        </w:rPr>
      </w:pPr>
      <w:ins w:id="243" w:author="BKL" w:date="2026-10-01T00:03:00Z" w16du:dateUtc="2026-09-30T15:03:00Z">
        <w:r w:rsidRPr="00870463">
          <w:rPr>
            <w:szCs w:val="24"/>
          </w:rPr>
          <w:t>제</w:t>
        </w:r>
        <w:r w:rsidRPr="00870463">
          <w:rPr>
            <w:szCs w:val="24"/>
          </w:rPr>
          <w:t>2.1</w:t>
        </w:r>
        <w:r w:rsidRPr="00870463">
          <w:rPr>
            <w:szCs w:val="24"/>
          </w:rPr>
          <w:t>조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기재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</w:t>
        </w:r>
        <w:r w:rsidRPr="00870463">
          <w:rPr>
            <w:szCs w:val="24"/>
          </w:rPr>
          <w:t>(</w:t>
        </w:r>
        <w:proofErr w:type="spellStart"/>
        <w:r w:rsidRPr="00870463">
          <w:rPr>
            <w:szCs w:val="24"/>
          </w:rPr>
          <w:t>코람코라이프인프라리츠</w:t>
        </w:r>
        <w:proofErr w:type="spellEnd"/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및</w:t>
        </w:r>
        <w:r w:rsidRPr="00870463">
          <w:rPr>
            <w:szCs w:val="24"/>
          </w:rPr>
          <w:t xml:space="preserve"> </w:t>
        </w:r>
        <w:proofErr w:type="spellStart"/>
        <w:r>
          <w:rPr>
            <w:rFonts w:hint="eastAsia"/>
            <w:szCs w:val="24"/>
          </w:rPr>
          <w:t>코크렙안양</w:t>
        </w:r>
        <w:r w:rsidRPr="00870463">
          <w:rPr>
            <w:szCs w:val="24"/>
          </w:rPr>
          <w:t>은</w:t>
        </w:r>
        <w:proofErr w:type="spellEnd"/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제외한다</w:t>
        </w:r>
        <w:r w:rsidRPr="00870463">
          <w:rPr>
            <w:szCs w:val="24"/>
          </w:rPr>
          <w:t xml:space="preserve">) </w:t>
        </w:r>
        <w:r w:rsidRPr="00870463">
          <w:rPr>
            <w:szCs w:val="24"/>
          </w:rPr>
          <w:t>중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어느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</w:t>
        </w:r>
        <w:r w:rsidRPr="00870463">
          <w:rPr>
            <w:szCs w:val="24"/>
          </w:rPr>
          <w:t>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  <w:r>
          <w:rPr>
            <w:szCs w:val="24"/>
          </w:rPr>
          <w:t>“</w:t>
        </w:r>
        <w:proofErr w:type="spellStart"/>
        <w:r w:rsidRPr="00870463">
          <w:rPr>
            <w:szCs w:val="24"/>
            <w:u w:val="single"/>
          </w:rPr>
          <w:t>미납입</w:t>
        </w:r>
        <w:proofErr w:type="spellEnd"/>
        <w:r w:rsidRPr="00870463">
          <w:rPr>
            <w:szCs w:val="24"/>
            <w:u w:val="single"/>
          </w:rPr>
          <w:t xml:space="preserve"> </w:t>
        </w:r>
        <w:r w:rsidRPr="00870463">
          <w:rPr>
            <w:szCs w:val="24"/>
            <w:u w:val="single"/>
          </w:rPr>
          <w:t>당사자</w:t>
        </w:r>
        <w:r>
          <w:rPr>
            <w:szCs w:val="24"/>
          </w:rPr>
          <w:t>”</w:t>
        </w:r>
        <w:r w:rsidRPr="00870463">
          <w:rPr>
            <w:szCs w:val="24"/>
          </w:rPr>
          <w:t>)</w:t>
        </w:r>
        <w:r w:rsidRPr="00870463">
          <w:rPr>
            <w:szCs w:val="24"/>
          </w:rPr>
          <w:t>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2.2</w:t>
        </w:r>
        <w:r w:rsidRPr="00870463">
          <w:rPr>
            <w:szCs w:val="24"/>
          </w:rPr>
          <w:t>조에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따른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출자금액의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납입을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완료하지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아니한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대상회사는</w:t>
        </w:r>
        <w:r w:rsidRPr="00870463">
          <w:rPr>
            <w:szCs w:val="24"/>
          </w:rPr>
          <w:t xml:space="preserve"> </w:t>
        </w:r>
        <w:proofErr w:type="spellStart"/>
        <w:r w:rsidRPr="00870463">
          <w:rPr>
            <w:szCs w:val="24"/>
          </w:rPr>
          <w:t>미납입</w:t>
        </w:r>
        <w:proofErr w:type="spellEnd"/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인수하기로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주식을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주식회사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우리투자증권</w:t>
        </w:r>
      </w:ins>
      <w:ins w:id="244" w:author="BKL" w:date="2026-10-01T00:04:00Z" w16du:dateUtc="2026-09-30T15:04:00Z">
        <w:r>
          <w:rPr>
            <w:rFonts w:hint="eastAsia"/>
            <w:szCs w:val="24"/>
          </w:rPr>
          <w:t>(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1</w:t>
        </w:r>
        <w:r w:rsidRPr="00870463">
          <w:rPr>
            <w:szCs w:val="24"/>
          </w:rPr>
          <w:t>종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종류주식의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>
          <w:rPr>
            <w:rFonts w:hint="eastAsia"/>
            <w:szCs w:val="24"/>
          </w:rPr>
          <w:t>)</w:t>
        </w:r>
      </w:ins>
      <w:ins w:id="245" w:author="BKL" w:date="2026-10-01T00:03:00Z" w16du:dateUtc="2026-09-30T15:03:00Z">
        <w:r w:rsidRPr="00870463">
          <w:rPr>
            <w:szCs w:val="24"/>
          </w:rPr>
          <w:t>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  <w:r>
          <w:rPr>
            <w:szCs w:val="24"/>
          </w:rPr>
          <w:t>“</w:t>
        </w:r>
        <w:r w:rsidRPr="00870463">
          <w:rPr>
            <w:szCs w:val="24"/>
            <w:u w:val="single"/>
          </w:rPr>
          <w:t>우리투자증권</w:t>
        </w:r>
        <w:r>
          <w:rPr>
            <w:szCs w:val="24"/>
          </w:rPr>
          <w:t>”</w:t>
        </w:r>
        <w:r w:rsidRPr="00870463">
          <w:rPr>
            <w:szCs w:val="24"/>
          </w:rPr>
          <w:t xml:space="preserve">) </w:t>
        </w:r>
        <w:r w:rsidRPr="00870463">
          <w:rPr>
            <w:szCs w:val="24"/>
          </w:rPr>
          <w:t>또는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삼성증권</w:t>
        </w:r>
        <w:r w:rsidRPr="00870463">
          <w:rPr>
            <w:szCs w:val="24"/>
          </w:rPr>
          <w:t>(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2</w:t>
        </w:r>
        <w:r w:rsidRPr="00870463">
          <w:rPr>
            <w:szCs w:val="24"/>
          </w:rPr>
          <w:t>종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종류주식의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 w:rsidRPr="00870463">
          <w:rPr>
            <w:szCs w:val="24"/>
          </w:rPr>
          <w:t>)(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</w:ins>
      <w:ins w:id="246" w:author="BKL" w:date="2026-10-01T00:04:00Z" w16du:dateUtc="2026-09-30T15:04:00Z">
        <w:r>
          <w:rPr>
            <w:rFonts w:hint="eastAsia"/>
            <w:szCs w:val="24"/>
          </w:rPr>
          <w:t>총칭하여</w:t>
        </w:r>
      </w:ins>
      <w:ins w:id="247" w:author="BKL" w:date="2026-10-01T00:03:00Z" w16du:dateUtc="2026-09-30T15:03:00Z">
        <w:r w:rsidRPr="00870463">
          <w:rPr>
            <w:szCs w:val="24"/>
          </w:rPr>
          <w:t xml:space="preserve"> </w:t>
        </w:r>
      </w:ins>
      <w:ins w:id="248" w:author="BKL" w:date="2026-10-01T00:04:00Z" w16du:dateUtc="2026-09-30T15:04:00Z">
        <w:r>
          <w:rPr>
            <w:szCs w:val="24"/>
          </w:rPr>
          <w:t>“</w:t>
        </w:r>
      </w:ins>
      <w:ins w:id="249" w:author="BKL" w:date="2026-10-01T00:03:00Z" w16du:dateUtc="2026-09-30T15:03:00Z">
        <w:r w:rsidRPr="00870463">
          <w:rPr>
            <w:szCs w:val="24"/>
          </w:rPr>
          <w:t>인수기관</w:t>
        </w:r>
      </w:ins>
      <w:ins w:id="250" w:author="BKL" w:date="2026-10-01T00:04:00Z" w16du:dateUtc="2026-09-30T15:04:00Z">
        <w:r>
          <w:rPr>
            <w:szCs w:val="24"/>
          </w:rPr>
          <w:t>”</w:t>
        </w:r>
      </w:ins>
      <w:ins w:id="251" w:author="BKL" w:date="2026-10-01T00:03:00Z" w16du:dateUtc="2026-09-30T15:03:00Z">
        <w:r w:rsidRPr="00870463">
          <w:rPr>
            <w:szCs w:val="24"/>
          </w:rPr>
          <w:t>)</w:t>
        </w:r>
        <w:r w:rsidRPr="00870463">
          <w:rPr>
            <w:szCs w:val="24"/>
          </w:rPr>
          <w:t>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대상회사와</w:t>
        </w:r>
        <w:r w:rsidRPr="00870463">
          <w:rPr>
            <w:szCs w:val="24"/>
          </w:rPr>
          <w:t xml:space="preserve"> </w:t>
        </w:r>
      </w:ins>
      <w:ins w:id="252" w:author="BKL" w:date="2026-10-01T00:05:00Z" w16du:dateUtc="2026-09-30T15:05:00Z">
        <w:r>
          <w:rPr>
            <w:rFonts w:hint="eastAsia"/>
            <w:szCs w:val="24"/>
          </w:rPr>
          <w:t>각</w:t>
        </w:r>
        <w:r>
          <w:rPr>
            <w:rFonts w:hint="eastAsia"/>
            <w:szCs w:val="24"/>
          </w:rPr>
          <w:t xml:space="preserve"> </w:t>
        </w:r>
      </w:ins>
      <w:ins w:id="253" w:author="BKL" w:date="2026-10-01T00:03:00Z" w16du:dateUtc="2026-09-30T15:03:00Z">
        <w:r w:rsidRPr="00870463">
          <w:rPr>
            <w:szCs w:val="24"/>
          </w:rPr>
          <w:t>체결한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인수계약에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따라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인수하도록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할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있으며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다른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당사자들은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이에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절차에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협조한다</w:t>
        </w:r>
        <w:r w:rsidRPr="00870463">
          <w:rPr>
            <w:szCs w:val="24"/>
          </w:rPr>
          <w:t xml:space="preserve">. </w:t>
        </w:r>
      </w:ins>
      <w:ins w:id="254" w:author="BKL" w:date="2026-10-01T00:28:00Z" w16du:dateUtc="2026-09-30T15:28:00Z">
        <w:r w:rsidR="00526BBA" w:rsidRPr="00526BBA">
          <w:rPr>
            <w:szCs w:val="24"/>
          </w:rPr>
          <w:t>인수기관은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대한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출자금액의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납입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전에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3.5</w:t>
        </w:r>
        <w:r w:rsidR="00526BBA" w:rsidRPr="00526BBA">
          <w:rPr>
            <w:szCs w:val="24"/>
          </w:rPr>
          <w:t>조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또는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4.5</w:t>
        </w:r>
        <w:r w:rsidR="00526BBA" w:rsidRPr="00526BBA">
          <w:rPr>
            <w:szCs w:val="24"/>
          </w:rPr>
          <w:t>조에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따른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매도확약서</w:t>
        </w:r>
        <w:r w:rsidR="00526BBA" w:rsidRPr="00526BBA">
          <w:rPr>
            <w:szCs w:val="24"/>
          </w:rPr>
          <w:t>(</w:t>
        </w:r>
        <w:r w:rsidR="00526BBA" w:rsidRPr="00526BBA">
          <w:rPr>
            <w:szCs w:val="24"/>
          </w:rPr>
          <w:t>인수기관이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이미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제출한</w:t>
        </w:r>
        <w:r w:rsidR="00526BBA" w:rsidRPr="00526BBA">
          <w:rPr>
            <w:szCs w:val="24"/>
          </w:rPr>
          <w:t xml:space="preserve"> </w:t>
        </w:r>
        <w:proofErr w:type="spellStart"/>
        <w:r w:rsidR="00526BBA" w:rsidRPr="00526BBA">
          <w:rPr>
            <w:szCs w:val="24"/>
          </w:rPr>
          <w:t>매도확약서가</w:t>
        </w:r>
        <w:proofErr w:type="spellEnd"/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적용되는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경우는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제외한다</w:t>
        </w:r>
        <w:r w:rsidR="00526BBA" w:rsidRPr="00526BBA">
          <w:rPr>
            <w:szCs w:val="24"/>
          </w:rPr>
          <w:t>)</w:t>
        </w:r>
        <w:r w:rsidR="00526BBA" w:rsidRPr="00526BBA">
          <w:rPr>
            <w:szCs w:val="24"/>
          </w:rPr>
          <w:t>를</w:t>
        </w:r>
        <w:r w:rsidR="00526BBA" w:rsidRPr="00526BBA">
          <w:rPr>
            <w:szCs w:val="24"/>
          </w:rPr>
          <w:t xml:space="preserve"> </w:t>
        </w:r>
        <w:proofErr w:type="spellStart"/>
        <w:r w:rsidR="00526BBA" w:rsidRPr="00526BBA">
          <w:rPr>
            <w:szCs w:val="24"/>
          </w:rPr>
          <w:t>코람코라이프인프라리츠에게</w:t>
        </w:r>
        <w:proofErr w:type="spellEnd"/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제출하여야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하고</w:t>
        </w:r>
        <w:r w:rsidR="00526BBA" w:rsidRPr="00526BBA">
          <w:rPr>
            <w:szCs w:val="24"/>
          </w:rPr>
          <w:t xml:space="preserve">, </w:t>
        </w:r>
        <w:r w:rsidR="00526BBA" w:rsidRPr="00526BBA">
          <w:rPr>
            <w:szCs w:val="24"/>
          </w:rPr>
          <w:t>인수기관이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계약의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아닌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경우에는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7.3</w:t>
        </w:r>
        <w:r w:rsidR="00526BBA" w:rsidRPr="00526BBA">
          <w:rPr>
            <w:szCs w:val="24"/>
          </w:rPr>
          <w:t>조에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준하는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확약서를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다른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당사자들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전원에게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제출하여야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하며</w:t>
        </w:r>
        <w:r w:rsidR="00526BBA" w:rsidRPr="00526BBA">
          <w:rPr>
            <w:szCs w:val="24"/>
          </w:rPr>
          <w:t xml:space="preserve">, </w:t>
        </w:r>
        <w:r w:rsidR="00526BBA" w:rsidRPr="00526BBA">
          <w:rPr>
            <w:szCs w:val="24"/>
          </w:rPr>
          <w:t>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납입과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동시에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관하여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계약의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것으로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간주한다</w:t>
        </w:r>
        <w:r w:rsidR="00526BBA">
          <w:rPr>
            <w:rFonts w:hint="eastAsia"/>
            <w:szCs w:val="24"/>
          </w:rPr>
          <w:t>.</w:t>
        </w:r>
      </w:ins>
      <w:ins w:id="255" w:author="BKL" w:date="2026-10-01T00:06:00Z" w16du:dateUtc="2026-09-30T15:06:00Z">
        <w:r>
          <w:rPr>
            <w:rFonts w:hint="eastAsia"/>
            <w:szCs w:val="24"/>
          </w:rPr>
          <w:t xml:space="preserve"> </w:t>
        </w:r>
        <w:r w:rsidRPr="00526BBA">
          <w:rPr>
            <w:rFonts w:hint="eastAsia"/>
            <w:szCs w:val="24"/>
            <w:highlight w:val="yellow"/>
          </w:rPr>
          <w:t xml:space="preserve">[BKL Note: </w:t>
        </w:r>
        <w:r w:rsidRPr="00526BBA">
          <w:rPr>
            <w:rFonts w:hint="eastAsia"/>
            <w:szCs w:val="24"/>
            <w:highlight w:val="yellow"/>
          </w:rPr>
          <w:t>우리투자</w:t>
        </w:r>
      </w:ins>
      <w:ins w:id="256" w:author="BKL" w:date="2026-10-01T00:07:00Z" w16du:dateUtc="2026-09-30T15:07:00Z">
        <w:r w:rsidRPr="00526BBA">
          <w:rPr>
            <w:rFonts w:hint="eastAsia"/>
            <w:szCs w:val="24"/>
            <w:highlight w:val="yellow"/>
          </w:rPr>
          <w:t>증권</w:t>
        </w:r>
        <w:r w:rsidRPr="00526BBA">
          <w:rPr>
            <w:rFonts w:hint="eastAsia"/>
            <w:szCs w:val="24"/>
            <w:highlight w:val="yellow"/>
          </w:rPr>
          <w:t xml:space="preserve"> </w:t>
        </w:r>
        <w:r w:rsidRPr="00526BBA">
          <w:rPr>
            <w:rFonts w:hint="eastAsia"/>
            <w:szCs w:val="24"/>
            <w:highlight w:val="yellow"/>
          </w:rPr>
          <w:t>또는</w:t>
        </w:r>
      </w:ins>
      <w:ins w:id="257" w:author="BKL" w:date="2026-10-01T00:28:00Z" w16du:dateUtc="2026-09-30T15:28:00Z"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삼성증권</w:t>
        </w:r>
      </w:ins>
      <w:ins w:id="258" w:author="BKL" w:date="2026-10-01T10:27:00Z" w16du:dateUtc="2026-10-01T01:27:00Z">
        <w:r w:rsidR="00675F91">
          <w:rPr>
            <w:rFonts w:hint="eastAsia"/>
            <w:szCs w:val="24"/>
            <w:highlight w:val="yellow"/>
          </w:rPr>
          <w:t>이</w:t>
        </w:r>
      </w:ins>
      <w:ins w:id="259" w:author="BKL" w:date="2026-10-01T00:28:00Z" w16du:dateUtc="2026-09-30T15:28:00Z"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인수계약상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잔액인수에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따</w:t>
        </w:r>
      </w:ins>
      <w:ins w:id="260" w:author="BKL" w:date="2026-10-01T00:29:00Z" w16du:dateUtc="2026-09-30T15:29:00Z">
        <w:r w:rsidR="00526BBA" w:rsidRPr="00526BBA">
          <w:rPr>
            <w:rFonts w:hint="eastAsia"/>
            <w:szCs w:val="24"/>
            <w:highlight w:val="yellow"/>
          </w:rPr>
          <w:t>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출자하는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경우를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고려하여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본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조를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추가하였습니다</w:t>
        </w:r>
        <w:r w:rsidR="00526BBA" w:rsidRPr="00526BBA">
          <w:rPr>
            <w:rFonts w:hint="eastAsia"/>
            <w:szCs w:val="24"/>
            <w:highlight w:val="yellow"/>
          </w:rPr>
          <w:t>.]</w:t>
        </w:r>
      </w:ins>
      <w:ins w:id="261" w:author="BKL" w:date="2026-10-01T00:07:00Z" w16du:dateUtc="2026-09-30T15:07:00Z">
        <w:r>
          <w:rPr>
            <w:rFonts w:hint="eastAsia"/>
            <w:szCs w:val="24"/>
          </w:rPr>
          <w:t xml:space="preserve"> </w:t>
        </w:r>
      </w:ins>
    </w:p>
    <w:p w14:paraId="6183F6DC" w14:textId="77777777" w:rsidR="00870463" w:rsidRPr="00D1679A" w:rsidRDefault="00870463" w:rsidP="008F1176"/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proofErr w:type="spellStart"/>
      <w:r w:rsidRPr="00AE4704">
        <w:rPr>
          <w:szCs w:val="24"/>
        </w:rPr>
        <w:t>코람코라이프인프라리츠의</w:t>
      </w:r>
      <w:proofErr w:type="spellEnd"/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4AD445FA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1F0B47">
        <w:rPr>
          <w:szCs w:val="24"/>
        </w:rPr>
        <w:t>코람코라이프인프라리츠는</w:t>
      </w:r>
      <w:proofErr w:type="spellEnd"/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proofErr w:type="spellStart"/>
      <w:r w:rsidR="003E5E30" w:rsidRPr="003E5E30">
        <w:rPr>
          <w:szCs w:val="24"/>
        </w:rPr>
        <w:t>매입확약서에서</w:t>
      </w:r>
      <w:proofErr w:type="spellEnd"/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proofErr w:type="spellStart"/>
      <w:r w:rsidRPr="00407C51">
        <w:rPr>
          <w:szCs w:val="24"/>
        </w:rPr>
        <w:t>응당일</w:t>
      </w:r>
      <w:proofErr w:type="spellEnd"/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proofErr w:type="spellStart"/>
      <w:r w:rsidRPr="001F0B47">
        <w:rPr>
          <w:rFonts w:hint="eastAsia"/>
          <w:szCs w:val="24"/>
        </w:rPr>
        <w:t>발행가액에</w:t>
      </w:r>
      <w:proofErr w:type="spellEnd"/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proofErr w:type="spellStart"/>
      <w:r w:rsidRPr="00790ABC">
        <w:rPr>
          <w:szCs w:val="24"/>
        </w:rPr>
        <w:t>코람코라이프인프라리츠는</w:t>
      </w:r>
      <w:proofErr w:type="spellEnd"/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proofErr w:type="spellStart"/>
      <w:r w:rsidR="00B3200F" w:rsidRPr="00B3200F">
        <w:rPr>
          <w:szCs w:val="24"/>
        </w:rPr>
        <w:t>회차의</w:t>
      </w:r>
      <w:proofErr w:type="spellEnd"/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proofErr w:type="spellStart"/>
      <w:r w:rsidR="00B3200F" w:rsidRPr="00B3200F">
        <w:rPr>
          <w:szCs w:val="24"/>
        </w:rPr>
        <w:t>코람코라이프인프라리츠와</w:t>
      </w:r>
      <w:proofErr w:type="spellEnd"/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</w:t>
      </w:r>
      <w:r w:rsidR="00B3200F" w:rsidRPr="00B3200F">
        <w:rPr>
          <w:szCs w:val="24"/>
        </w:rPr>
        <w:lastRenderedPageBreak/>
        <w:t>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코람코라이프인프라리츠가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코람코라이프인프라리츠의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코람코라이프인프라리츠가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1F0B47">
        <w:rPr>
          <w:rFonts w:hint="eastAsia"/>
          <w:szCs w:val="24"/>
        </w:rPr>
        <w:t>코람코라이프인프라리츠와</w:t>
      </w:r>
      <w:proofErr w:type="spellEnd"/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proofErr w:type="spellStart"/>
      <w:r w:rsidR="001F0B47" w:rsidRPr="001F0B47">
        <w:rPr>
          <w:rFonts w:hint="eastAsia"/>
          <w:szCs w:val="24"/>
        </w:rPr>
        <w:t>코람코라이프인프라리츠의</w:t>
      </w:r>
      <w:proofErr w:type="spellEnd"/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proofErr w:type="spellStart"/>
      <w:r w:rsidR="001F0B47" w:rsidRPr="001F0B47">
        <w:rPr>
          <w:rFonts w:hint="eastAsia"/>
          <w:szCs w:val="24"/>
        </w:rPr>
        <w:t>코람코라이프인프라리츠에게</w:t>
      </w:r>
      <w:proofErr w:type="spellEnd"/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4C8D760A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proofErr w:type="spellStart"/>
      <w:r w:rsidR="001F0B47" w:rsidRPr="00910AFD">
        <w:rPr>
          <w:rFonts w:hint="eastAsia"/>
          <w:szCs w:val="24"/>
        </w:rPr>
        <w:t>코람코라이프인프라리츠는</w:t>
      </w:r>
      <w:proofErr w:type="spellEnd"/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>(</w:t>
      </w:r>
      <w:proofErr w:type="spellStart"/>
      <w:r w:rsidRPr="00910AFD">
        <w:rPr>
          <w:rFonts w:hint="eastAsia"/>
          <w:szCs w:val="24"/>
        </w:rPr>
        <w:t>i</w:t>
      </w:r>
      <w:proofErr w:type="spellEnd"/>
      <w:r w:rsidRPr="00910AFD">
        <w:rPr>
          <w:rFonts w:hint="eastAsia"/>
          <w:szCs w:val="24"/>
        </w:rPr>
        <w:t xml:space="preserve">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</w:t>
      </w:r>
      <w:r>
        <w:rPr>
          <w:rFonts w:hint="eastAsia"/>
          <w:szCs w:val="24"/>
        </w:rPr>
        <w:lastRenderedPageBreak/>
        <w:t>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349C630E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905372">
        <w:rPr>
          <w:rFonts w:hint="eastAsia"/>
          <w:szCs w:val="24"/>
        </w:rPr>
        <w:t>코람코라이프인프라리츠는</w:t>
      </w:r>
      <w:proofErr w:type="spellEnd"/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proofErr w:type="spellStart"/>
      <w:r w:rsidR="00F11410" w:rsidRPr="00F11410">
        <w:rPr>
          <w:szCs w:val="24"/>
        </w:rPr>
        <w:t>매입확약서에는</w:t>
      </w:r>
      <w:proofErr w:type="spellEnd"/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proofErr w:type="spellStart"/>
      <w:r w:rsidR="00F11410" w:rsidRPr="00F11410">
        <w:rPr>
          <w:szCs w:val="24"/>
        </w:rPr>
        <w:t>매입확약서상의</w:t>
      </w:r>
      <w:proofErr w:type="spellEnd"/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proofErr w:type="spellStart"/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proofErr w:type="spellEnd"/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셀다운</w:t>
      </w:r>
      <w:proofErr w:type="spellEnd"/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셀다운</w:t>
      </w:r>
      <w:proofErr w:type="spellEnd"/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proofErr w:type="spellStart"/>
      <w:r w:rsidR="00762414" w:rsidRPr="00762414">
        <w:rPr>
          <w:szCs w:val="24"/>
        </w:rPr>
        <w:t>코람코라이프인프라리츠에게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매입확약서에서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매도확약서를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</w:t>
      </w:r>
      <w:r w:rsidR="00D167E9" w:rsidRPr="00D167E9">
        <w:rPr>
          <w:szCs w:val="24"/>
          <w:highlight w:val="yellow"/>
        </w:rPr>
        <w:t>7.6</w:t>
      </w:r>
      <w:r w:rsidR="00D167E9" w:rsidRPr="00D167E9">
        <w:rPr>
          <w:szCs w:val="24"/>
          <w:highlight w:val="yellow"/>
        </w:rPr>
        <w:t>조에서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주주간계약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당시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직접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인수인</w:t>
      </w:r>
      <w:r w:rsidR="00D167E9" w:rsidRPr="00D167E9">
        <w:rPr>
          <w:szCs w:val="24"/>
          <w:highlight w:val="yellow"/>
        </w:rPr>
        <w:t>”</w:t>
      </w:r>
      <w:proofErr w:type="spellStart"/>
      <w:r w:rsidR="00D167E9" w:rsidRPr="00D167E9">
        <w:rPr>
          <w:szCs w:val="24"/>
          <w:highlight w:val="yellow"/>
        </w:rPr>
        <w:t>으로</w:t>
      </w:r>
      <w:proofErr w:type="spellEnd"/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이후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셀다운에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proofErr w:type="spellStart"/>
      <w:r w:rsidR="00D167E9" w:rsidRPr="00D167E9">
        <w:rPr>
          <w:szCs w:val="24"/>
          <w:highlight w:val="yellow"/>
        </w:rPr>
        <w:t>셀다운</w:t>
      </w:r>
      <w:proofErr w:type="spellEnd"/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양수인</w:t>
      </w:r>
      <w:r w:rsidR="00D167E9" w:rsidRPr="00D167E9">
        <w:rPr>
          <w:szCs w:val="24"/>
          <w:highlight w:val="yellow"/>
        </w:rPr>
        <w:t>”</w:t>
      </w:r>
      <w:proofErr w:type="spellStart"/>
      <w:r w:rsidR="00D167E9" w:rsidRPr="00D167E9">
        <w:rPr>
          <w:szCs w:val="24"/>
          <w:highlight w:val="yellow"/>
        </w:rPr>
        <w:t>으로</w:t>
      </w:r>
      <w:proofErr w:type="spellEnd"/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구분하였습니다</w:t>
      </w:r>
      <w:r w:rsidR="00D167E9" w:rsidRPr="00D167E9">
        <w:rPr>
          <w:szCs w:val="24"/>
          <w:highlight w:val="yellow"/>
        </w:rPr>
        <w:t xml:space="preserve">. </w:t>
      </w:r>
      <w:r w:rsidR="00D167E9" w:rsidRPr="00D167E9">
        <w:rPr>
          <w:szCs w:val="24"/>
          <w:highlight w:val="yellow"/>
        </w:rPr>
        <w:t>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최초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인수인은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체결일에</w:t>
      </w:r>
      <w:r w:rsidR="00D167E9" w:rsidRPr="00D167E9">
        <w:rPr>
          <w:szCs w:val="24"/>
          <w:highlight w:val="yellow"/>
        </w:rPr>
        <w:t xml:space="preserve"> </w:t>
      </w:r>
      <w:proofErr w:type="spellStart"/>
      <w:r w:rsidR="00D167E9" w:rsidRPr="00D167E9">
        <w:rPr>
          <w:szCs w:val="24"/>
          <w:highlight w:val="yellow"/>
        </w:rPr>
        <w:t>매도확약서를</w:t>
      </w:r>
      <w:proofErr w:type="spellEnd"/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제출하고</w:t>
      </w:r>
      <w:r w:rsidR="00D167E9" w:rsidRPr="00D167E9">
        <w:rPr>
          <w:szCs w:val="24"/>
          <w:highlight w:val="yellow"/>
        </w:rPr>
        <w:t xml:space="preserve">, </w:t>
      </w:r>
      <w:proofErr w:type="spellStart"/>
      <w:r w:rsidR="00D167E9" w:rsidRPr="00D167E9">
        <w:rPr>
          <w:szCs w:val="24"/>
          <w:highlight w:val="yellow"/>
        </w:rPr>
        <w:t>셀다운</w:t>
      </w:r>
      <w:proofErr w:type="spellEnd"/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후속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추후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주식을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해당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거래의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완결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전에</w:t>
      </w:r>
      <w:r w:rsidR="00D167E9" w:rsidRPr="00D167E9">
        <w:rPr>
          <w:szCs w:val="24"/>
          <w:highlight w:val="yellow"/>
        </w:rPr>
        <w:t xml:space="preserve"> </w:t>
      </w:r>
      <w:proofErr w:type="spellStart"/>
      <w:r w:rsidR="00D167E9" w:rsidRPr="00D167E9">
        <w:rPr>
          <w:szCs w:val="24"/>
          <w:highlight w:val="yellow"/>
        </w:rPr>
        <w:t>매도확약서를</w:t>
      </w:r>
      <w:proofErr w:type="spellEnd"/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제출하도록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정리하였습니다</w:t>
      </w:r>
      <w:r w:rsidR="00D167E9" w:rsidRPr="00D167E9">
        <w:rPr>
          <w:szCs w:val="24"/>
          <w:highlight w:val="yellow"/>
        </w:rPr>
        <w:t>.</w:t>
      </w:r>
      <w:r w:rsidR="00D167E9">
        <w:rPr>
          <w:rFonts w:hint="eastAsia"/>
          <w:szCs w:val="24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proofErr w:type="spellStart"/>
      <w:r w:rsidRPr="00AE4704">
        <w:rPr>
          <w:szCs w:val="24"/>
        </w:rPr>
        <w:t>코람코라이프인프라리츠의</w:t>
      </w:r>
      <w:proofErr w:type="spellEnd"/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29C60A50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1F0B47">
        <w:rPr>
          <w:szCs w:val="24"/>
        </w:rPr>
        <w:t>코람코라이프인프라리츠는</w:t>
      </w:r>
      <w:proofErr w:type="spellEnd"/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D167E9">
        <w:rPr>
          <w:rFonts w:hint="eastAsia"/>
          <w:szCs w:val="24"/>
        </w:rPr>
        <w:t>2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proofErr w:type="spellStart"/>
      <w:r w:rsidR="003E5E30" w:rsidRPr="003E5E30">
        <w:rPr>
          <w:szCs w:val="24"/>
        </w:rPr>
        <w:t>매입확약서에서</w:t>
      </w:r>
      <w:proofErr w:type="spellEnd"/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proofErr w:type="spellStart"/>
      <w:r w:rsidRPr="00407C51">
        <w:rPr>
          <w:szCs w:val="24"/>
        </w:rPr>
        <w:t>응당일</w:t>
      </w:r>
      <w:proofErr w:type="spellEnd"/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proofErr w:type="spellStart"/>
      <w:ins w:id="262" w:author="BKL" w:date="2026-09-23T21:53:00Z" w16du:dateUtc="2026-09-23T12:53:00Z">
        <w:r w:rsidR="00FB16E1" w:rsidRPr="00FB16E1">
          <w:rPr>
            <w:szCs w:val="24"/>
          </w:rPr>
          <w:t>코람코라이프인프라리츠는</w:t>
        </w:r>
        <w:proofErr w:type="spellEnd"/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제외하며</w:t>
        </w:r>
        <w:r w:rsidR="00FB16E1" w:rsidRPr="00FB16E1">
          <w:rPr>
            <w:szCs w:val="24"/>
          </w:rPr>
          <w:t xml:space="preserve">, </w:t>
        </w:r>
      </w:ins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proofErr w:type="spellStart"/>
      <w:r w:rsidRPr="001F0B47">
        <w:rPr>
          <w:szCs w:val="24"/>
        </w:rPr>
        <w:t>발행가액에</w:t>
      </w:r>
      <w:proofErr w:type="spellEnd"/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proofErr w:type="spellStart"/>
      <w:r w:rsidRPr="00790ABC">
        <w:rPr>
          <w:szCs w:val="24"/>
        </w:rPr>
        <w:t>코람코라이프인프라리츠는</w:t>
      </w:r>
      <w:proofErr w:type="spellEnd"/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proofErr w:type="spellStart"/>
      <w:r w:rsidR="00B3200F" w:rsidRPr="00B3200F">
        <w:rPr>
          <w:szCs w:val="24"/>
        </w:rPr>
        <w:t>회차의</w:t>
      </w:r>
      <w:proofErr w:type="spellEnd"/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proofErr w:type="spellStart"/>
      <w:r w:rsidR="00B3200F" w:rsidRPr="00B3200F">
        <w:rPr>
          <w:szCs w:val="24"/>
        </w:rPr>
        <w:t>코람코라이프인프라</w:t>
      </w:r>
      <w:r w:rsidR="00B3200F" w:rsidRPr="00B3200F">
        <w:rPr>
          <w:szCs w:val="24"/>
        </w:rPr>
        <w:lastRenderedPageBreak/>
        <w:t>리츠와</w:t>
      </w:r>
      <w:proofErr w:type="spellEnd"/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코람코라이프인프라리츠가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코람코라이프인프라리츠의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proofErr w:type="spellStart"/>
      <w:r w:rsidRPr="0086649F">
        <w:rPr>
          <w:szCs w:val="24"/>
        </w:rPr>
        <w:t>코람코라이프인프라리츠가</w:t>
      </w:r>
      <w:proofErr w:type="spellEnd"/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67C78B93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1F0B47">
        <w:rPr>
          <w:szCs w:val="24"/>
        </w:rPr>
        <w:t>코람코라이프인프라리츠와</w:t>
      </w:r>
      <w:proofErr w:type="spellEnd"/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proofErr w:type="spellStart"/>
      <w:r w:rsidRPr="001F0B47">
        <w:rPr>
          <w:rFonts w:hint="eastAsia"/>
          <w:szCs w:val="24"/>
        </w:rPr>
        <w:t>코람코라이프인프라리츠의</w:t>
      </w:r>
      <w:proofErr w:type="spellEnd"/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proofErr w:type="spellStart"/>
      <w:r w:rsidRPr="001F0B47">
        <w:rPr>
          <w:rFonts w:hint="eastAsia"/>
          <w:szCs w:val="24"/>
        </w:rPr>
        <w:t>코람코라이프인프라리츠에게</w:t>
      </w:r>
      <w:proofErr w:type="spellEnd"/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6D4263D6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proofErr w:type="spellStart"/>
      <w:r w:rsidR="00F306D7" w:rsidRPr="001F0B47">
        <w:rPr>
          <w:rFonts w:hint="eastAsia"/>
          <w:szCs w:val="24"/>
        </w:rPr>
        <w:t>코람코라이프인프라리츠는</w:t>
      </w:r>
      <w:proofErr w:type="spellEnd"/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(</w:t>
      </w:r>
      <w:proofErr w:type="spellStart"/>
      <w:r>
        <w:rPr>
          <w:rFonts w:hint="eastAsia"/>
          <w:szCs w:val="24"/>
        </w:rPr>
        <w:t>i</w:t>
      </w:r>
      <w:proofErr w:type="spellEnd"/>
      <w:r>
        <w:rPr>
          <w:rFonts w:hint="eastAsia"/>
          <w:szCs w:val="24"/>
        </w:rPr>
        <w:t xml:space="preserve">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535B77EB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proofErr w:type="spellStart"/>
      <w:r w:rsidRPr="00905372">
        <w:rPr>
          <w:rFonts w:hint="eastAsia"/>
          <w:szCs w:val="24"/>
        </w:rPr>
        <w:lastRenderedPageBreak/>
        <w:t>코람코라이프인프라리츠는</w:t>
      </w:r>
      <w:proofErr w:type="spellEnd"/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proofErr w:type="spellStart"/>
      <w:r w:rsidR="003E5E30" w:rsidRPr="00F11410">
        <w:rPr>
          <w:szCs w:val="24"/>
        </w:rPr>
        <w:t>매입확약서에는</w:t>
      </w:r>
      <w:proofErr w:type="spellEnd"/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proofErr w:type="spellStart"/>
      <w:r w:rsidR="003E5E30" w:rsidRPr="00F11410">
        <w:rPr>
          <w:szCs w:val="24"/>
        </w:rPr>
        <w:t>매입확약서상의</w:t>
      </w:r>
      <w:proofErr w:type="spellEnd"/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proofErr w:type="spellStart"/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proofErr w:type="spellEnd"/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proofErr w:type="spellStart"/>
      <w:ins w:id="263" w:author="BKL" w:date="2026-09-23T21:59:00Z" w16du:dateUtc="2026-09-23T12:59:00Z">
        <w:r w:rsidR="00FB16E1">
          <w:rPr>
            <w:rFonts w:hint="eastAsia"/>
            <w:szCs w:val="24"/>
          </w:rPr>
          <w:t>셀다운</w:t>
        </w:r>
        <w:proofErr w:type="spellEnd"/>
        <w:r w:rsidR="00FB16E1">
          <w:rPr>
            <w:rFonts w:hint="eastAsia"/>
            <w:szCs w:val="24"/>
          </w:rPr>
          <w:t xml:space="preserve"> </w:t>
        </w:r>
      </w:ins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셀다운</w:t>
      </w:r>
      <w:proofErr w:type="spellEnd"/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proofErr w:type="spellStart"/>
      <w:r w:rsidR="00762414" w:rsidRPr="00762414">
        <w:rPr>
          <w:szCs w:val="24"/>
        </w:rPr>
        <w:t>코람코라이프인프라리츠에게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매입확약서에서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proofErr w:type="spellStart"/>
      <w:r w:rsidR="00762414" w:rsidRPr="00762414">
        <w:rPr>
          <w:szCs w:val="24"/>
        </w:rPr>
        <w:t>매도확약서를</w:t>
      </w:r>
      <w:proofErr w:type="spell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</w:t>
      </w:r>
      <w:r w:rsidR="00D167E9">
        <w:rPr>
          <w:rFonts w:hint="eastAsia"/>
          <w:szCs w:val="24"/>
          <w:highlight w:val="yellow"/>
        </w:rPr>
        <w:t>일</w:t>
      </w:r>
      <w:r w:rsidR="00752C01" w:rsidRPr="00752C01">
        <w:rPr>
          <w:rFonts w:hint="eastAsia"/>
          <w:szCs w:val="24"/>
          <w:highlight w:val="yellow"/>
        </w:rPr>
        <w:t>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0B70BE6C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ins w:id="264" w:author="BKL" w:date="2026-10-01T00:11:00Z" w16du:dateUtc="2026-09-30T15:11:00Z">
        <w:r w:rsidR="007E01A4" w:rsidRPr="007E01A4">
          <w:rPr>
            <w:szCs w:val="24"/>
          </w:rPr>
          <w:t>관련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법령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및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대상회사의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금융계약에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따라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허용되는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범위에서</w:t>
        </w:r>
        <w:r w:rsidR="007E01A4" w:rsidRPr="007E01A4">
          <w:rPr>
            <w:szCs w:val="24"/>
          </w:rPr>
          <w:t xml:space="preserve">, </w:t>
        </w:r>
      </w:ins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ins w:id="265" w:author="BKL" w:date="2026-10-01T00:11:00Z">
        <w:r w:rsidR="007E01A4" w:rsidRPr="007E01A4">
          <w:rPr>
            <w:szCs w:val="24"/>
          </w:rPr>
          <w:t>제</w:t>
        </w:r>
        <w:r w:rsidR="007E01A4" w:rsidRPr="007E01A4">
          <w:rPr>
            <w:szCs w:val="24"/>
          </w:rPr>
          <w:t>3</w:t>
        </w:r>
        <w:r w:rsidR="007E01A4" w:rsidRPr="007E01A4">
          <w:rPr>
            <w:szCs w:val="24"/>
          </w:rPr>
          <w:t>종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종류주식의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주주</w:t>
        </w:r>
        <w:r w:rsidR="007E01A4" w:rsidRPr="007E01A4">
          <w:rPr>
            <w:szCs w:val="24"/>
          </w:rPr>
          <w:t>(</w:t>
        </w:r>
        <w:r w:rsidR="007E01A4" w:rsidRPr="007E01A4">
          <w:rPr>
            <w:szCs w:val="24"/>
          </w:rPr>
          <w:t>이하</w:t>
        </w:r>
        <w:r w:rsidR="007E01A4" w:rsidRPr="007E01A4">
          <w:rPr>
            <w:szCs w:val="24"/>
          </w:rPr>
          <w:t xml:space="preserve"> </w:t>
        </w:r>
      </w:ins>
      <w:ins w:id="266" w:author="BKL" w:date="2026-10-01T00:11:00Z" w16du:dateUtc="2026-09-30T15:11:00Z">
        <w:r w:rsidR="007E01A4">
          <w:rPr>
            <w:szCs w:val="24"/>
          </w:rPr>
          <w:t>“</w:t>
        </w:r>
      </w:ins>
      <w:ins w:id="267" w:author="BKL" w:date="2026-10-01T00:11:00Z">
        <w:r w:rsidR="007E01A4" w:rsidRPr="007E01A4">
          <w:rPr>
            <w:szCs w:val="24"/>
            <w:u w:val="single"/>
          </w:rPr>
          <w:t>제</w:t>
        </w:r>
        <w:r w:rsidR="007E01A4" w:rsidRPr="007E01A4">
          <w:rPr>
            <w:szCs w:val="24"/>
            <w:u w:val="single"/>
          </w:rPr>
          <w:t>3</w:t>
        </w:r>
        <w:r w:rsidR="007E01A4" w:rsidRPr="007E01A4">
          <w:rPr>
            <w:szCs w:val="24"/>
            <w:u w:val="single"/>
          </w:rPr>
          <w:t>종</w:t>
        </w:r>
        <w:r w:rsidR="007E01A4" w:rsidRPr="007E01A4">
          <w:rPr>
            <w:szCs w:val="24"/>
            <w:u w:val="single"/>
          </w:rPr>
          <w:t xml:space="preserve"> </w:t>
        </w:r>
        <w:r w:rsidR="007E01A4" w:rsidRPr="007E01A4">
          <w:rPr>
            <w:szCs w:val="24"/>
            <w:u w:val="single"/>
          </w:rPr>
          <w:t>종류주주</w:t>
        </w:r>
      </w:ins>
      <w:ins w:id="268" w:author="BKL" w:date="2026-10-01T00:11:00Z" w16du:dateUtc="2026-09-30T15:11:00Z">
        <w:r w:rsidR="007E01A4">
          <w:rPr>
            <w:szCs w:val="24"/>
          </w:rPr>
          <w:t>”</w:t>
        </w:r>
      </w:ins>
      <w:ins w:id="269" w:author="BKL" w:date="2026-10-01T00:11:00Z">
        <w:r w:rsidR="007E01A4" w:rsidRPr="007E01A4">
          <w:rPr>
            <w:szCs w:val="24"/>
          </w:rPr>
          <w:t>)</w:t>
        </w:r>
      </w:ins>
      <w:del w:id="270" w:author="BKL" w:date="2026-09-30T23:39:00Z" w16du:dateUtc="2026-09-30T14:39:00Z">
        <w:r w:rsidRPr="00E54C86" w:rsidDel="00EF650C">
          <w:rPr>
            <w:rFonts w:hint="eastAsia"/>
            <w:szCs w:val="24"/>
          </w:rPr>
          <w:delText>엘에프</w:delText>
        </w:r>
      </w:del>
      <w:r w:rsidRPr="00E54C86">
        <w:rPr>
          <w:szCs w:val="24"/>
        </w:rPr>
        <w:t>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proofErr w:type="spellStart"/>
      <w:r w:rsidRPr="00E54C86">
        <w:rPr>
          <w:szCs w:val="24"/>
        </w:rPr>
        <w:t>발행가액</w:t>
      </w:r>
      <w:proofErr w:type="spellEnd"/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</w:t>
      </w:r>
      <w:del w:id="271" w:author="BKL" w:date="2026-10-01T11:13:00Z" w16du:dateUtc="2026-10-01T02:13:00Z">
        <w:r w:rsidR="00790ABC" w:rsidRPr="00790ABC" w:rsidDel="00C01480">
          <w:rPr>
            <w:szCs w:val="24"/>
          </w:rPr>
          <w:delText>3</w:delText>
        </w:r>
      </w:del>
      <w:ins w:id="272" w:author="BKL" w:date="2026-10-01T11:13:00Z" w16du:dateUtc="2026-10-01T02:13:00Z">
        <w:r w:rsidR="00C01480">
          <w:rPr>
            <w:rFonts w:hint="eastAsia"/>
            <w:szCs w:val="24"/>
          </w:rPr>
          <w:t>2</w:t>
        </w:r>
      </w:ins>
      <w:r w:rsidR="00790ABC" w:rsidRPr="00790ABC">
        <w:rPr>
          <w:szCs w:val="24"/>
        </w:rPr>
        <w:t>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ins w:id="273" w:author="BKL" w:date="2026-10-01T00:12:00Z" w16du:dateUtc="2026-09-30T15:12:00Z">
        <w:r w:rsidR="007E01A4" w:rsidRPr="007E01A4">
          <w:rPr>
            <w:szCs w:val="24"/>
          </w:rPr>
          <w:t>(</w:t>
        </w:r>
        <w:r w:rsidR="007E01A4" w:rsidRPr="007E01A4">
          <w:rPr>
            <w:szCs w:val="24"/>
          </w:rPr>
          <w:t>이하</w:t>
        </w:r>
        <w:r w:rsidR="007E01A4" w:rsidRPr="007E01A4">
          <w:rPr>
            <w:szCs w:val="24"/>
          </w:rPr>
          <w:t xml:space="preserve"> </w:t>
        </w:r>
        <w:r w:rsidR="007E01A4">
          <w:rPr>
            <w:szCs w:val="24"/>
          </w:rPr>
          <w:t>“</w:t>
        </w:r>
        <w:r w:rsidR="007E01A4" w:rsidRPr="007E01A4">
          <w:rPr>
            <w:szCs w:val="24"/>
            <w:u w:val="single"/>
          </w:rPr>
          <w:t>감자약정기한</w:t>
        </w:r>
        <w:r w:rsidR="007E01A4">
          <w:rPr>
            <w:szCs w:val="24"/>
          </w:rPr>
          <w:t>”</w:t>
        </w:r>
        <w:r w:rsidR="007E01A4" w:rsidRPr="007E01A4">
          <w:rPr>
            <w:szCs w:val="24"/>
          </w:rPr>
          <w:t>)</w:t>
        </w:r>
      </w:ins>
      <w:r w:rsidR="00790ABC" w:rsidRPr="00790ABC">
        <w:rPr>
          <w:szCs w:val="24"/>
        </w:rPr>
        <w:t xml:space="preserve"> </w:t>
      </w:r>
      <w:ins w:id="274" w:author="BKL" w:date="2026-10-02T11:02:00Z" w16du:dateUtc="2026-10-02T02:02:00Z">
        <w:r w:rsidR="009259ED">
          <w:rPr>
            <w:rFonts w:hint="eastAsia"/>
            <w:szCs w:val="24"/>
          </w:rPr>
          <w:t>감자대금의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지급이</w:t>
        </w:r>
        <w:r w:rsidR="009259ED">
          <w:rPr>
            <w:rFonts w:hint="eastAsia"/>
            <w:szCs w:val="24"/>
          </w:rPr>
          <w:t xml:space="preserve"> </w:t>
        </w:r>
      </w:ins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del w:id="275" w:author="BKL" w:date="2026-10-01T00:12:00Z" w16du:dateUtc="2026-09-30T15:12:00Z">
        <w:r w:rsidRPr="00E54C86" w:rsidDel="007E01A4">
          <w:rPr>
            <w:szCs w:val="24"/>
          </w:rPr>
          <w:delText>위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기한까지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유상감자가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완료되지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아니한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경우</w:delText>
        </w:r>
        <w:r w:rsidRPr="00E54C86" w:rsidDel="007E01A4">
          <w:rPr>
            <w:szCs w:val="24"/>
          </w:rPr>
          <w:delText xml:space="preserve"> </w:delText>
        </w:r>
      </w:del>
      <w:del w:id="276" w:author="BKL" w:date="2026-09-30T23:39:00Z" w16du:dateUtc="2026-09-30T14:39:00Z">
        <w:r w:rsidR="001C72E9" w:rsidRPr="001C72E9" w:rsidDel="00EF650C">
          <w:rPr>
            <w:rFonts w:hint="eastAsia"/>
            <w:szCs w:val="24"/>
          </w:rPr>
          <w:delText>엘에프는</w:delText>
        </w:r>
      </w:del>
      <w:del w:id="277" w:author="BKL" w:date="2026-10-01T00:12:00Z" w16du:dateUtc="2026-09-30T15:12:00Z"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대상회사에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서면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통지로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제</w:delText>
        </w:r>
        <w:r w:rsidR="001C72E9" w:rsidRPr="001C72E9" w:rsidDel="007E01A4">
          <w:rPr>
            <w:rFonts w:hint="eastAsia"/>
            <w:szCs w:val="24"/>
          </w:rPr>
          <w:delText>3</w:delText>
        </w:r>
        <w:r w:rsidR="001C72E9" w:rsidRPr="001C72E9" w:rsidDel="007E01A4">
          <w:rPr>
            <w:rFonts w:hint="eastAsia"/>
            <w:szCs w:val="24"/>
          </w:rPr>
          <w:delText>종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종류주식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전부에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유상감자를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요청하고</w:delText>
        </w:r>
        <w:r w:rsidR="001C72E9" w:rsidRPr="001C72E9" w:rsidDel="007E01A4">
          <w:rPr>
            <w:rFonts w:hint="eastAsia"/>
            <w:szCs w:val="24"/>
          </w:rPr>
          <w:delText xml:space="preserve">, </w:delText>
        </w:r>
        <w:r w:rsidR="001C72E9" w:rsidRPr="001C72E9" w:rsidDel="007E01A4">
          <w:rPr>
            <w:rFonts w:hint="eastAsia"/>
            <w:szCs w:val="24"/>
          </w:rPr>
          <w:delText>그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감자의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희망시기를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지정할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수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있다</w:delText>
        </w:r>
        <w:r w:rsidR="001C72E9" w:rsidRPr="001C72E9" w:rsidDel="007E01A4">
          <w:rPr>
            <w:rFonts w:hint="eastAsia"/>
            <w:szCs w:val="24"/>
          </w:rPr>
          <w:delText>.</w:delText>
        </w:r>
        <w:r w:rsidR="00790ABC" w:rsidDel="007E01A4">
          <w:rPr>
            <w:rFonts w:hint="eastAsia"/>
            <w:szCs w:val="24"/>
          </w:rPr>
          <w:delText xml:space="preserve"> </w:delText>
        </w:r>
      </w:del>
      <w:ins w:id="278" w:author="BKL" w:date="2026-10-02T11:02:00Z" w16du:dateUtc="2026-10-02T02:02:00Z">
        <w:r w:rsidR="009259ED">
          <w:rPr>
            <w:rFonts w:hint="eastAsia"/>
            <w:szCs w:val="24"/>
          </w:rPr>
          <w:t xml:space="preserve"> </w:t>
        </w:r>
        <w:r w:rsidR="009259ED" w:rsidRPr="009E2715">
          <w:rPr>
            <w:szCs w:val="24"/>
            <w:highlight w:val="yellow"/>
          </w:rPr>
          <w:t xml:space="preserve">[BKL Note: </w:t>
        </w:r>
      </w:ins>
      <w:proofErr w:type="spellStart"/>
      <w:ins w:id="279" w:author="BKL" w:date="2026-10-02T11:18:00Z" w16du:dateUtc="2026-10-02T02:18:00Z">
        <w:r w:rsidR="009E2715">
          <w:rPr>
            <w:rFonts w:hint="eastAsia"/>
            <w:szCs w:val="24"/>
            <w:highlight w:val="yellow"/>
          </w:rPr>
          <w:t>코크렙안양</w:t>
        </w:r>
        <w:proofErr w:type="spellEnd"/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측</w:t>
        </w:r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수정안</w:t>
        </w:r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중</w:t>
        </w:r>
        <w:r w:rsidR="009E2715">
          <w:rPr>
            <w:rFonts w:hint="eastAsia"/>
            <w:szCs w:val="24"/>
            <w:highlight w:val="yellow"/>
          </w:rPr>
          <w:t xml:space="preserve"> </w:t>
        </w:r>
      </w:ins>
      <w:ins w:id="280" w:author="BKL" w:date="2026-10-02T11:02:00Z" w16du:dateUtc="2026-10-02T02:02:00Z">
        <w:r w:rsidR="009259ED" w:rsidRPr="009E2715">
          <w:rPr>
            <w:szCs w:val="24"/>
            <w:highlight w:val="yellow"/>
          </w:rPr>
          <w:t>감자약정기한까지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감자대금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지급을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완료한다는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내용과</w:t>
        </w:r>
        <w:r w:rsidR="009259ED" w:rsidRPr="009E2715">
          <w:rPr>
            <w:szCs w:val="24"/>
            <w:highlight w:val="yellow"/>
          </w:rPr>
          <w:t xml:space="preserve"> "</w:t>
        </w:r>
        <w:r w:rsidR="009259ED" w:rsidRPr="009E2715">
          <w:rPr>
            <w:szCs w:val="24"/>
            <w:highlight w:val="yellow"/>
          </w:rPr>
          <w:t>정관</w:t>
        </w:r>
        <w:r w:rsidR="009259ED" w:rsidRPr="009E2715">
          <w:rPr>
            <w:szCs w:val="24"/>
            <w:highlight w:val="yellow"/>
          </w:rPr>
          <w:t xml:space="preserve">" </w:t>
        </w:r>
        <w:r w:rsidR="009259ED" w:rsidRPr="009E2715">
          <w:rPr>
            <w:szCs w:val="24"/>
            <w:highlight w:val="yellow"/>
          </w:rPr>
          <w:t>유보문구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삭제는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수용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가능하나</w:t>
        </w:r>
        <w:r w:rsidR="009259ED" w:rsidRPr="009E2715">
          <w:rPr>
            <w:rFonts w:hint="eastAsia"/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“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” </w:t>
        </w:r>
        <w:r w:rsidR="009259ED" w:rsidRPr="009E2715">
          <w:rPr>
            <w:szCs w:val="24"/>
            <w:highlight w:val="yellow"/>
          </w:rPr>
          <w:t>유보문구는</w:t>
        </w:r>
        <w:r w:rsidR="009259ED" w:rsidRPr="009E2715">
          <w:rPr>
            <w:szCs w:val="24"/>
            <w:highlight w:val="yellow"/>
          </w:rPr>
          <w:t xml:space="preserve"> </w:t>
        </w:r>
        <w:proofErr w:type="spellStart"/>
        <w:r w:rsidR="009259ED" w:rsidRPr="009E2715">
          <w:rPr>
            <w:szCs w:val="24"/>
            <w:highlight w:val="yellow"/>
          </w:rPr>
          <w:t>원</w:t>
        </w:r>
        <w:r w:rsidR="009259ED" w:rsidRPr="009E2715">
          <w:rPr>
            <w:rFonts w:hint="eastAsia"/>
            <w:szCs w:val="24"/>
            <w:highlight w:val="yellow"/>
          </w:rPr>
          <w:t>복</w:t>
        </w:r>
        <w:r w:rsidR="009259ED" w:rsidRPr="009E2715">
          <w:rPr>
            <w:szCs w:val="24"/>
            <w:highlight w:val="yellow"/>
          </w:rPr>
          <w:t>하였습니다</w:t>
        </w:r>
        <w:proofErr w:type="spellEnd"/>
        <w:r w:rsidR="009259ED" w:rsidRPr="009E2715">
          <w:rPr>
            <w:szCs w:val="24"/>
            <w:highlight w:val="yellow"/>
          </w:rPr>
          <w:t xml:space="preserve">.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3</w:t>
        </w:r>
        <w:r w:rsidR="009259ED" w:rsidRPr="009E2715">
          <w:rPr>
            <w:szCs w:val="24"/>
            <w:highlight w:val="yellow"/>
          </w:rPr>
          <w:t>종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종류주식의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유상감자는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최초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만기</w:t>
        </w:r>
        <w:r w:rsidR="009259ED" w:rsidRPr="009E2715">
          <w:rPr>
            <w:szCs w:val="24"/>
            <w:highlight w:val="yellow"/>
          </w:rPr>
          <w:t>(24</w:t>
        </w:r>
        <w:r w:rsidR="009259ED" w:rsidRPr="009E2715">
          <w:rPr>
            <w:szCs w:val="24"/>
            <w:highlight w:val="yellow"/>
          </w:rPr>
          <w:t>개월</w:t>
        </w:r>
        <w:r w:rsidR="009259ED" w:rsidRPr="009E2715">
          <w:rPr>
            <w:szCs w:val="24"/>
            <w:highlight w:val="yellow"/>
          </w:rPr>
          <w:t>)</w:t>
        </w:r>
        <w:r w:rsidR="009259ED" w:rsidRPr="009E2715">
          <w:rPr>
            <w:szCs w:val="24"/>
            <w:highlight w:val="yellow"/>
          </w:rPr>
          <w:t>의</w:t>
        </w:r>
        <w:r w:rsidR="009259ED" w:rsidRPr="009E2715">
          <w:rPr>
            <w:szCs w:val="24"/>
            <w:highlight w:val="yellow"/>
          </w:rPr>
          <w:t xml:space="preserve"> </w:t>
        </w:r>
        <w:proofErr w:type="spellStart"/>
        <w:r w:rsidR="009259ED" w:rsidRPr="009E2715">
          <w:rPr>
            <w:szCs w:val="24"/>
            <w:highlight w:val="yellow"/>
          </w:rPr>
          <w:t>리파이낸싱</w:t>
        </w:r>
        <w:proofErr w:type="spellEnd"/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자금으로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이루어질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예정인데</w:t>
        </w:r>
        <w:r w:rsidR="009259ED" w:rsidRPr="009E2715">
          <w:rPr>
            <w:szCs w:val="24"/>
            <w:highlight w:val="yellow"/>
          </w:rPr>
          <w:t xml:space="preserve">, </w:t>
        </w:r>
        <w:proofErr w:type="spellStart"/>
        <w:r w:rsidR="009259ED" w:rsidRPr="009E2715">
          <w:rPr>
            <w:szCs w:val="24"/>
            <w:highlight w:val="yellow"/>
          </w:rPr>
          <w:t>리파이낸싱</w:t>
        </w:r>
        <w:proofErr w:type="spellEnd"/>
        <w:r w:rsidR="009259ED" w:rsidRPr="009E2715">
          <w:rPr>
            <w:szCs w:val="24"/>
            <w:highlight w:val="yellow"/>
          </w:rPr>
          <w:t xml:space="preserve"> </w:t>
        </w:r>
        <w:proofErr w:type="spellStart"/>
        <w:r w:rsidR="009259ED" w:rsidRPr="009E2715">
          <w:rPr>
            <w:szCs w:val="24"/>
            <w:highlight w:val="yellow"/>
          </w:rPr>
          <w:t>대주의</w:t>
        </w:r>
        <w:proofErr w:type="spellEnd"/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조건은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현재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확정할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없어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유보하지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않으면</w:t>
        </w:r>
        <w:r w:rsidR="009259ED" w:rsidRPr="009E2715">
          <w:rPr>
            <w:szCs w:val="24"/>
            <w:highlight w:val="yellow"/>
          </w:rPr>
          <w:t xml:space="preserve"> </w:t>
        </w:r>
        <w:proofErr w:type="spellStart"/>
        <w:r w:rsidR="009259ED" w:rsidRPr="009E2715">
          <w:rPr>
            <w:rFonts w:hint="eastAsia"/>
            <w:szCs w:val="24"/>
            <w:highlight w:val="yellow"/>
          </w:rPr>
          <w:t>대주의</w:t>
        </w:r>
        <w:proofErr w:type="spellEnd"/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입장에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따라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당사자들이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주주간</w:t>
        </w:r>
        <w:r w:rsidR="009259ED" w:rsidRPr="009E2715">
          <w:rPr>
            <w:szCs w:val="24"/>
            <w:highlight w:val="yellow"/>
          </w:rPr>
          <w:t>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위반</w:t>
        </w:r>
        <w:r w:rsidR="009259ED" w:rsidRPr="009E2715">
          <w:rPr>
            <w:rFonts w:hint="eastAsia"/>
            <w:szCs w:val="24"/>
            <w:highlight w:val="yellow"/>
          </w:rPr>
          <w:t>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책임을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지게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가능성이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있습</w:t>
        </w:r>
        <w:r w:rsidR="009259ED" w:rsidRPr="009E2715">
          <w:rPr>
            <w:szCs w:val="24"/>
            <w:highlight w:val="yellow"/>
          </w:rPr>
          <w:t>니다</w:t>
        </w:r>
        <w:r w:rsidR="009259ED" w:rsidRPr="009E2715">
          <w:rPr>
            <w:szCs w:val="24"/>
            <w:highlight w:val="yellow"/>
          </w:rPr>
          <w:t>.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대신</w:t>
        </w:r>
        <w:r w:rsidR="009259ED" w:rsidRPr="009E2715">
          <w:rPr>
            <w:rFonts w:hint="eastAsia"/>
            <w:szCs w:val="24"/>
            <w:highlight w:val="yellow"/>
          </w:rPr>
          <w:t xml:space="preserve">, </w:t>
        </w:r>
        <w:r w:rsidR="009259ED" w:rsidRPr="009E2715">
          <w:rPr>
            <w:rFonts w:hint="eastAsia"/>
            <w:szCs w:val="24"/>
            <w:highlight w:val="yellow"/>
          </w:rPr>
          <w:t>제</w:t>
        </w:r>
        <w:r w:rsidR="009259ED" w:rsidRPr="009E2715">
          <w:rPr>
            <w:rFonts w:hint="eastAsia"/>
            <w:szCs w:val="24"/>
            <w:highlight w:val="yellow"/>
          </w:rPr>
          <w:t>5.2</w:t>
        </w:r>
        <w:r w:rsidR="009259ED" w:rsidRPr="009E2715">
          <w:rPr>
            <w:rFonts w:hint="eastAsia"/>
            <w:szCs w:val="24"/>
            <w:highlight w:val="yellow"/>
          </w:rPr>
          <w:t>조에서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금융계약에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반영할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수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있도록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노력을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다한다고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규정하여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대상회사가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금융계약상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리스크를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관리하도록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하는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것이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합리적이라고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생각됩니다</w:t>
        </w:r>
        <w:r w:rsidR="009259ED" w:rsidRPr="009E2715">
          <w:rPr>
            <w:rFonts w:hint="eastAsia"/>
            <w:szCs w:val="24"/>
            <w:highlight w:val="yellow"/>
          </w:rPr>
          <w:t>.]</w:t>
        </w:r>
      </w:ins>
    </w:p>
    <w:p w14:paraId="7A03F7B2" w14:textId="626D4770" w:rsidR="001C72E9" w:rsidRDefault="001C72E9" w:rsidP="001C72E9">
      <w:pPr>
        <w:pStyle w:val="2"/>
        <w:spacing w:before="60" w:line="312" w:lineRule="auto"/>
        <w:ind w:left="851" w:hanging="851"/>
        <w:rPr>
          <w:ins w:id="281" w:author="BKL" w:date="2026-10-01T00:16:00Z" w16du:dateUtc="2026-09-30T15:16:00Z"/>
          <w:szCs w:val="24"/>
        </w:rPr>
      </w:pPr>
      <w:r w:rsidRPr="001C72E9">
        <w:rPr>
          <w:rFonts w:hint="eastAsia"/>
          <w:szCs w:val="24"/>
        </w:rPr>
        <w:lastRenderedPageBreak/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</w:t>
      </w:r>
      <w:ins w:id="282" w:author="BKL" w:date="2026-10-01T00:13:00Z">
        <w:r w:rsidR="007E01A4" w:rsidRPr="007E01A4">
          <w:rPr>
            <w:szCs w:val="24"/>
          </w:rPr>
          <w:t>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이행을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위하여</w:t>
        </w:r>
      </w:ins>
      <w:ins w:id="283" w:author="BKL" w:date="2026-10-02T11:03:00Z" w16du:dateUtc="2026-10-02T02:03:00Z"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필요한</w:t>
        </w:r>
        <w:r w:rsidR="009259ED">
          <w:rPr>
            <w:rFonts w:hint="eastAsia"/>
            <w:szCs w:val="24"/>
          </w:rPr>
          <w:t xml:space="preserve"> </w:t>
        </w:r>
        <w:proofErr w:type="spellStart"/>
        <w:r w:rsidR="009259ED">
          <w:rPr>
            <w:rFonts w:hint="eastAsia"/>
            <w:szCs w:val="24"/>
          </w:rPr>
          <w:t>사항이</w:t>
        </w:r>
      </w:ins>
      <w:del w:id="284" w:author="BKL" w:date="2026-10-01T00:13:00Z" w16du:dateUtc="2026-09-30T15:13:00Z">
        <w:r w:rsidRPr="001C72E9" w:rsidDel="007E01A4">
          <w:rPr>
            <w:rFonts w:hint="eastAsia"/>
            <w:szCs w:val="24"/>
          </w:rPr>
          <w:delText>에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따른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요청을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받은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경우</w:delText>
        </w:r>
      </w:del>
      <w:del w:id="285" w:author="BKL" w:date="2026-10-02T11:03:00Z" w16du:dateUtc="2026-10-02T02:03:00Z"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관련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법령</w:delText>
        </w:r>
        <w:r w:rsidRPr="001C72E9" w:rsidDel="009259ED">
          <w:rPr>
            <w:rFonts w:hint="eastAsia"/>
            <w:szCs w:val="24"/>
          </w:rPr>
          <w:delText xml:space="preserve">, </w:delText>
        </w:r>
        <w:r w:rsidRPr="001C72E9" w:rsidDel="009259ED">
          <w:rPr>
            <w:rFonts w:hint="eastAsia"/>
            <w:szCs w:val="24"/>
          </w:rPr>
          <w:delText>정관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및</w:delText>
        </w:r>
        <w:r w:rsidRPr="001C72E9" w:rsidDel="009259ED">
          <w:rPr>
            <w:rFonts w:hint="eastAsia"/>
            <w:szCs w:val="24"/>
          </w:rPr>
          <w:delText xml:space="preserve"> </w:delText>
        </w:r>
      </w:del>
      <w:r w:rsidRPr="001C72E9">
        <w:rPr>
          <w:rFonts w:hint="eastAsia"/>
          <w:szCs w:val="24"/>
        </w:rPr>
        <w:t>대상회사의</w:t>
      </w:r>
      <w:proofErr w:type="spellEnd"/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</w:t>
      </w:r>
      <w:ins w:id="286" w:author="BKL" w:date="2026-10-02T11:03:00Z" w16du:dateUtc="2026-10-02T02:03:00Z">
        <w:r w:rsidR="009259ED">
          <w:rPr>
            <w:rFonts w:hint="eastAsia"/>
            <w:szCs w:val="24"/>
          </w:rPr>
          <w:t>에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반영될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있도록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최선의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노력을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다하기로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하며</w:t>
        </w:r>
      </w:ins>
      <w:del w:id="287" w:author="BKL" w:date="2026-10-02T11:04:00Z" w16du:dateUtc="2026-10-02T02:04:00Z">
        <w:r w:rsidRPr="001C72E9" w:rsidDel="009259ED">
          <w:rPr>
            <w:rFonts w:hint="eastAsia"/>
            <w:szCs w:val="24"/>
          </w:rPr>
          <w:delText>에서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요구되는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절차와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조건을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충족하는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범위에서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지체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없이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리파이낸싱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기타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합리적인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방법으로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감자재원을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조달하고</w:delText>
        </w:r>
      </w:del>
      <w:r w:rsidRPr="001C72E9">
        <w:rPr>
          <w:rFonts w:hint="eastAsia"/>
          <w:szCs w:val="24"/>
        </w:rPr>
        <w:t xml:space="preserve">, </w:t>
      </w:r>
      <w:ins w:id="288" w:author="BKL" w:date="2026-10-01T00:14:00Z" w16du:dateUtc="2026-09-30T15:14:00Z">
        <w:r w:rsidR="007E01A4" w:rsidRPr="007E01A4">
          <w:rPr>
            <w:szCs w:val="24"/>
          </w:rPr>
          <w:t>감자약정기한까지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유상감자가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완료될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있도록</w:t>
        </w:r>
        <w:r w:rsidR="007E01A4" w:rsidRPr="007E01A4" w:rsidDel="00EF650C">
          <w:rPr>
            <w:szCs w:val="24"/>
          </w:rPr>
          <w:t xml:space="preserve"> </w:t>
        </w:r>
      </w:ins>
      <w:proofErr w:type="spellStart"/>
      <w:ins w:id="289" w:author="BKL" w:date="2026-10-02T11:04:00Z" w16du:dateUtc="2026-10-02T02:04:00Z">
        <w:r w:rsidR="009259ED" w:rsidRPr="001C72E9">
          <w:rPr>
            <w:rFonts w:hint="eastAsia"/>
            <w:szCs w:val="24"/>
          </w:rPr>
          <w:t>리파이낸싱</w:t>
        </w:r>
        <w:proofErr w:type="spellEnd"/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기타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합리적인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방법으로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감자재원을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조달하</w:t>
        </w:r>
        <w:r w:rsidR="009259ED">
          <w:rPr>
            <w:rFonts w:hint="eastAsia"/>
            <w:szCs w:val="24"/>
          </w:rPr>
          <w:t>기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위하여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필요한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조치를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취하는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등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최선의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노력을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다하여야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하</w:t>
        </w:r>
        <w:r w:rsidR="009259ED" w:rsidRPr="001C72E9">
          <w:rPr>
            <w:rFonts w:hint="eastAsia"/>
            <w:szCs w:val="24"/>
          </w:rPr>
          <w:t>고</w:t>
        </w:r>
        <w:r w:rsidR="009259ED">
          <w:rPr>
            <w:rFonts w:hint="eastAsia"/>
            <w:szCs w:val="24"/>
          </w:rPr>
          <w:t xml:space="preserve">, </w:t>
        </w:r>
        <w:r w:rsidR="009259ED">
          <w:rPr>
            <w:rFonts w:hint="eastAsia"/>
            <w:szCs w:val="24"/>
          </w:rPr>
          <w:t>적정한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시점에</w:t>
        </w:r>
        <w:r w:rsidR="009259ED" w:rsidRPr="001C72E9">
          <w:rPr>
            <w:rFonts w:hint="eastAsia"/>
            <w:szCs w:val="24"/>
          </w:rPr>
          <w:t xml:space="preserve"> </w:t>
        </w:r>
      </w:ins>
      <w:del w:id="290" w:author="BKL" w:date="2026-09-30T23:39:00Z" w16du:dateUtc="2026-09-30T14:39:00Z">
        <w:r w:rsidRPr="001C72E9" w:rsidDel="00EF650C">
          <w:rPr>
            <w:rFonts w:hint="eastAsia"/>
            <w:szCs w:val="24"/>
          </w:rPr>
          <w:delText>엘에프가</w:delText>
        </w:r>
      </w:del>
      <w:del w:id="291" w:author="BKL" w:date="2026-10-01T00:14:00Z" w16du:dateUtc="2026-09-30T15:14:00Z"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요청한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시기에</w:delText>
        </w:r>
        <w:r w:rsidRPr="001C72E9" w:rsidDel="007E01A4">
          <w:rPr>
            <w:rFonts w:hint="eastAsia"/>
            <w:szCs w:val="24"/>
          </w:rPr>
          <w:delText xml:space="preserve"> </w:delText>
        </w:r>
      </w:del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proofErr w:type="spellStart"/>
      <w:r w:rsidRPr="001C72E9">
        <w:rPr>
          <w:rFonts w:hint="eastAsia"/>
          <w:szCs w:val="24"/>
        </w:rPr>
        <w:t>발행가액으로</w:t>
      </w:r>
      <w:proofErr w:type="spellEnd"/>
      <w:r w:rsidRPr="001C72E9">
        <w:rPr>
          <w:rFonts w:hint="eastAsia"/>
          <w:szCs w:val="24"/>
        </w:rPr>
        <w:t xml:space="preserve"> </w:t>
      </w:r>
      <w:proofErr w:type="spellStart"/>
      <w:r w:rsidRPr="001C72E9">
        <w:rPr>
          <w:rFonts w:hint="eastAsia"/>
          <w:szCs w:val="24"/>
        </w:rPr>
        <w:t>유상감자하기</w:t>
      </w:r>
      <w:proofErr w:type="spellEnd"/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  <w:ins w:id="292" w:author="BKL" w:date="2026-10-01T00:21:00Z" w16du:dateUtc="2026-09-30T15:21:00Z">
        <w:r w:rsidR="004A633E">
          <w:rPr>
            <w:rFonts w:hint="eastAsia"/>
            <w:szCs w:val="24"/>
          </w:rPr>
          <w:t xml:space="preserve"> </w:t>
        </w:r>
        <w:r w:rsidR="004A633E" w:rsidRPr="004A633E">
          <w:rPr>
            <w:szCs w:val="24"/>
            <w:highlight w:val="yellow"/>
          </w:rPr>
          <w:t xml:space="preserve">[BKL Note: </w:t>
        </w:r>
        <w:r w:rsidR="004A633E" w:rsidRPr="004A633E">
          <w:rPr>
            <w:szCs w:val="24"/>
            <w:highlight w:val="yellow"/>
          </w:rPr>
          <w:t>대상회사가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제</w:t>
        </w:r>
        <w:r w:rsidR="004A633E" w:rsidRPr="004A633E">
          <w:rPr>
            <w:szCs w:val="24"/>
            <w:highlight w:val="yellow"/>
          </w:rPr>
          <w:t>3</w:t>
        </w:r>
        <w:r w:rsidR="004A633E" w:rsidRPr="004A633E">
          <w:rPr>
            <w:szCs w:val="24"/>
            <w:highlight w:val="yellow"/>
          </w:rPr>
          <w:t>종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종류주식의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투자원금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회수를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절대적으로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보장하는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금전지급약정으로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해석되지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않도록</w:t>
        </w:r>
        <w:r w:rsidR="004A633E" w:rsidRPr="004A633E">
          <w:rPr>
            <w:szCs w:val="24"/>
            <w:highlight w:val="yellow"/>
          </w:rPr>
          <w:t xml:space="preserve">, </w:t>
        </w:r>
        <w:r w:rsidR="004A633E" w:rsidRPr="004A633E">
          <w:rPr>
            <w:szCs w:val="24"/>
            <w:highlight w:val="yellow"/>
          </w:rPr>
          <w:t>감자재원의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확보를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위하여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합리적으로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필요한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조치를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취하고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적법한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유상감자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절차를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진행하는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의무로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정리하였습니다</w:t>
        </w:r>
        <w:r w:rsidR="004A633E" w:rsidRPr="004A633E">
          <w:rPr>
            <w:szCs w:val="24"/>
            <w:highlight w:val="yellow"/>
          </w:rPr>
          <w:t>.]</w:t>
        </w:r>
      </w:ins>
      <w:ins w:id="293" w:author="BKL" w:date="2026-10-02T11:04:00Z" w16du:dateUtc="2026-10-02T02:04:00Z">
        <w:r w:rsidR="009259ED">
          <w:rPr>
            <w:rFonts w:hint="eastAsia"/>
            <w:szCs w:val="24"/>
          </w:rPr>
          <w:t xml:space="preserve"> </w:t>
        </w:r>
        <w:r w:rsidR="009259ED" w:rsidRPr="009E2715">
          <w:rPr>
            <w:szCs w:val="24"/>
            <w:highlight w:val="yellow"/>
          </w:rPr>
          <w:t>[BKL Note: "</w:t>
        </w:r>
        <w:r w:rsidR="009259ED" w:rsidRPr="009E2715">
          <w:rPr>
            <w:szCs w:val="24"/>
            <w:highlight w:val="yellow"/>
          </w:rPr>
          <w:t>최선의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노력</w:t>
        </w:r>
        <w:r w:rsidR="009259ED" w:rsidRPr="009E2715">
          <w:rPr>
            <w:szCs w:val="24"/>
            <w:highlight w:val="yellow"/>
          </w:rPr>
          <w:t xml:space="preserve">" </w:t>
        </w:r>
        <w:r w:rsidR="009259ED" w:rsidRPr="009E2715">
          <w:rPr>
            <w:szCs w:val="24"/>
            <w:highlight w:val="yellow"/>
          </w:rPr>
          <w:t>및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반영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취지는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수용하였습니다</w:t>
        </w:r>
        <w:r w:rsidR="009259ED" w:rsidRPr="009E2715">
          <w:rPr>
            <w:szCs w:val="24"/>
            <w:highlight w:val="yellow"/>
          </w:rPr>
          <w:t xml:space="preserve">. </w:t>
        </w:r>
        <w:r w:rsidR="009259ED" w:rsidRPr="009E2715">
          <w:rPr>
            <w:szCs w:val="24"/>
            <w:highlight w:val="yellow"/>
          </w:rPr>
          <w:t>다만</w:t>
        </w:r>
        <w:r w:rsidR="009259ED" w:rsidRPr="009E2715">
          <w:rPr>
            <w:szCs w:val="24"/>
            <w:highlight w:val="yellow"/>
          </w:rPr>
          <w:t xml:space="preserve"> (</w:t>
        </w:r>
        <w:proofErr w:type="spellStart"/>
        <w:r w:rsidR="009259ED" w:rsidRPr="009E2715">
          <w:rPr>
            <w:szCs w:val="24"/>
            <w:highlight w:val="yellow"/>
          </w:rPr>
          <w:t>i</w:t>
        </w:r>
        <w:proofErr w:type="spellEnd"/>
        <w:r w:rsidR="009259ED" w:rsidRPr="009E2715">
          <w:rPr>
            <w:szCs w:val="24"/>
            <w:highlight w:val="yellow"/>
          </w:rPr>
          <w:t xml:space="preserve">) </w:t>
        </w:r>
        <w:r w:rsidR="009259ED" w:rsidRPr="009E2715">
          <w:rPr>
            <w:szCs w:val="24"/>
            <w:highlight w:val="yellow"/>
          </w:rPr>
          <w:t>감자재원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조달과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체결은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업무이고</w:t>
        </w:r>
        <w:r w:rsidR="009259ED" w:rsidRPr="009E2715">
          <w:rPr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당사자까지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감자재원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부담하면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추가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출자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주주의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부담으로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해석될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있어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하였으며</w:t>
        </w:r>
        <w:r w:rsidR="009259ED" w:rsidRPr="009E2715">
          <w:rPr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협조의무는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5.5</w:t>
        </w:r>
        <w:r w:rsidR="009259ED" w:rsidRPr="009E2715">
          <w:rPr>
            <w:szCs w:val="24"/>
            <w:highlight w:val="yellow"/>
          </w:rPr>
          <w:t>조에서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정하고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있습니다</w:t>
        </w:r>
        <w:r w:rsidR="009259ED" w:rsidRPr="009E2715">
          <w:rPr>
            <w:szCs w:val="24"/>
            <w:highlight w:val="yellow"/>
          </w:rPr>
          <w:t xml:space="preserve">. (ii) </w:t>
        </w:r>
        <w:r w:rsidR="009259ED" w:rsidRPr="009E2715">
          <w:rPr>
            <w:szCs w:val="24"/>
            <w:highlight w:val="yellow"/>
          </w:rPr>
          <w:t>금융계약의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반영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여부는</w:t>
        </w:r>
        <w:r w:rsidR="009259ED" w:rsidRPr="009E2715">
          <w:rPr>
            <w:szCs w:val="24"/>
            <w:highlight w:val="yellow"/>
          </w:rPr>
          <w:t xml:space="preserve"> </w:t>
        </w:r>
        <w:proofErr w:type="spellStart"/>
        <w:r w:rsidR="009259ED" w:rsidRPr="009E2715">
          <w:rPr>
            <w:szCs w:val="24"/>
            <w:highlight w:val="yellow"/>
          </w:rPr>
          <w:t>대주</w:t>
        </w:r>
        <w:proofErr w:type="spellEnd"/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3</w:t>
        </w:r>
        <w:r w:rsidR="009259ED" w:rsidRPr="009E2715">
          <w:rPr>
            <w:szCs w:val="24"/>
            <w:highlight w:val="yellow"/>
          </w:rPr>
          <w:t>자와의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협의가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필요한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사항이므로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그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결과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보장하는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규정하지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않았고</w:t>
        </w:r>
        <w:r w:rsidR="009259ED" w:rsidRPr="009E2715">
          <w:rPr>
            <w:szCs w:val="24"/>
            <w:highlight w:val="yellow"/>
          </w:rPr>
          <w:t>,</w:t>
        </w:r>
        <w:r w:rsidR="009259ED" w:rsidRPr="009E2715">
          <w:rPr>
            <w:rFonts w:hint="eastAsia"/>
            <w:szCs w:val="24"/>
            <w:highlight w:val="yellow"/>
          </w:rPr>
          <w:t xml:space="preserve"> (iii)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변경에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관한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사항은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5.5</w:t>
        </w:r>
        <w:r w:rsidR="009259ED" w:rsidRPr="009E2715">
          <w:rPr>
            <w:szCs w:val="24"/>
            <w:highlight w:val="yellow"/>
          </w:rPr>
          <w:t>조에서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별도로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규정하는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것으로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정리하였습니다</w:t>
        </w:r>
        <w:r w:rsidR="009259ED" w:rsidRPr="009E2715">
          <w:rPr>
            <w:szCs w:val="24"/>
            <w:highlight w:val="yellow"/>
          </w:rPr>
          <w:t>.]</w:t>
        </w:r>
      </w:ins>
    </w:p>
    <w:p w14:paraId="5805A58B" w14:textId="1C9FDB1C" w:rsidR="007E01A4" w:rsidRDefault="007E01A4" w:rsidP="007E01A4">
      <w:pPr>
        <w:pStyle w:val="2"/>
        <w:spacing w:before="60" w:line="312" w:lineRule="auto"/>
        <w:ind w:left="851" w:hanging="851"/>
        <w:rPr>
          <w:ins w:id="294" w:author="BKL" w:date="2026-10-01T00:16:00Z" w16du:dateUtc="2026-09-30T15:16:00Z"/>
        </w:rPr>
      </w:pPr>
      <w:ins w:id="295" w:author="BKL" w:date="2026-10-01T00:16:00Z" w16du:dateUtc="2026-09-30T15:16:00Z">
        <w:r>
          <w:rPr>
            <w:rFonts w:hint="eastAsia"/>
          </w:rPr>
          <w:t>감자약정기한까지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감자약정기한은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24</w:t>
        </w:r>
        <w:r>
          <w:rPr>
            <w:rFonts w:hint="eastAsia"/>
          </w:rPr>
          <w:t>개월이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</w:t>
        </w:r>
        <w:r>
          <w:rPr>
            <w:rFonts w:hint="eastAsia"/>
          </w:rPr>
          <w:t>(</w:t>
        </w:r>
        <w:r>
          <w:rPr>
            <w:rFonts w:hint="eastAsia"/>
          </w:rPr>
          <w:t>이하</w:t>
        </w:r>
        <w:r>
          <w:rPr>
            <w:rFonts w:hint="eastAsia"/>
          </w:rPr>
          <w:t xml:space="preserve"> </w:t>
        </w:r>
        <w:r>
          <w:t>“</w:t>
        </w:r>
        <w:r w:rsidRPr="007E01A4">
          <w:rPr>
            <w:rFonts w:hint="eastAsia"/>
            <w:u w:val="single"/>
          </w:rPr>
          <w:t>추가</w:t>
        </w:r>
        <w:r w:rsidRPr="007E01A4">
          <w:rPr>
            <w:rFonts w:hint="eastAsia"/>
            <w:u w:val="single"/>
          </w:rPr>
          <w:t xml:space="preserve"> </w:t>
        </w:r>
        <w:r w:rsidRPr="007E01A4">
          <w:rPr>
            <w:rFonts w:hint="eastAsia"/>
            <w:u w:val="single"/>
          </w:rPr>
          <w:t>감자약정기한</w:t>
        </w:r>
        <w:r>
          <w:t>”</w:t>
        </w:r>
        <w:r>
          <w:rPr>
            <w:rFonts w:hint="eastAsia"/>
          </w:rPr>
          <w:t>)</w:t>
        </w:r>
        <w:r>
          <w:rPr>
            <w:rFonts w:hint="eastAsia"/>
          </w:rPr>
          <w:t>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연장되며</w:t>
        </w:r>
        <w:r>
          <w:rPr>
            <w:rFonts w:hint="eastAsia"/>
          </w:rPr>
          <w:t xml:space="preserve">, </w:t>
        </w:r>
      </w:ins>
      <w:ins w:id="296" w:author="BKL" w:date="2026-10-01T10:28:00Z" w16du:dateUtc="2026-10-01T01:28:00Z">
        <w:r w:rsidR="00675F91">
          <w:rPr>
            <w:rFonts w:hint="eastAsia"/>
          </w:rPr>
          <w:t>잔존하는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제</w:t>
        </w:r>
        <w:r w:rsidR="00675F91">
          <w:rPr>
            <w:rFonts w:hint="eastAsia"/>
          </w:rPr>
          <w:t>3</w:t>
        </w:r>
        <w:r w:rsidR="00675F91">
          <w:rPr>
            <w:rFonts w:hint="eastAsia"/>
          </w:rPr>
          <w:t>종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종류주식에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대하여</w:t>
        </w:r>
        <w:r w:rsidR="00675F91">
          <w:rPr>
            <w:rFonts w:hint="eastAsia"/>
          </w:rPr>
          <w:t xml:space="preserve"> </w:t>
        </w:r>
      </w:ins>
      <w:ins w:id="297" w:author="BKL" w:date="2026-10-02T11:05:00Z" w16du:dateUtc="2026-10-02T02:05:00Z">
        <w:r w:rsidR="009259ED" w:rsidRPr="008E286B">
          <w:t>제</w:t>
        </w:r>
        <w:r w:rsidR="009259ED" w:rsidRPr="008E286B">
          <w:t>5.5</w:t>
        </w:r>
        <w:r w:rsidR="009259ED" w:rsidRPr="008E286B">
          <w:t>조에</w:t>
        </w:r>
        <w:r w:rsidR="009259ED" w:rsidRPr="008E286B">
          <w:t xml:space="preserve"> </w:t>
        </w:r>
        <w:r w:rsidR="009259ED" w:rsidRPr="008E286B">
          <w:t>따라</w:t>
        </w:r>
        <w:r w:rsidR="009259ED" w:rsidRPr="008E286B">
          <w:t xml:space="preserve"> </w:t>
        </w:r>
        <w:r w:rsidR="009259ED" w:rsidRPr="008E286B">
          <w:t>변경되는</w:t>
        </w:r>
        <w:r w:rsidR="009259ED" w:rsidRPr="008E286B">
          <w:t xml:space="preserve"> </w:t>
        </w:r>
      </w:ins>
      <w:ins w:id="298" w:author="BKL" w:date="2026-10-01T00:16:00Z" w16du:dateUtc="2026-09-30T15:16:00Z">
        <w:r>
          <w:rPr>
            <w:rFonts w:hint="eastAsia"/>
          </w:rPr>
          <w:t>정관에서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바에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(</w:t>
        </w:r>
        <w:proofErr w:type="spellStart"/>
        <w:r>
          <w:rPr>
            <w:rFonts w:hint="eastAsia"/>
          </w:rPr>
          <w:t>i</w:t>
        </w:r>
        <w:proofErr w:type="spellEnd"/>
        <w:r>
          <w:rPr>
            <w:rFonts w:hint="eastAsia"/>
          </w:rPr>
          <w:t xml:space="preserve">) </w:t>
        </w:r>
        <w:r>
          <w:rPr>
            <w:rFonts w:hint="eastAsia"/>
          </w:rPr>
          <w:t>감자약정기한의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12</w:t>
        </w:r>
        <w:r>
          <w:rPr>
            <w:rFonts w:hint="eastAsia"/>
          </w:rPr>
          <w:t>개월이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날까지는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발행가액의</w:t>
        </w:r>
        <w:proofErr w:type="spellEnd"/>
        <w:r>
          <w:rPr>
            <w:rFonts w:hint="eastAsia"/>
          </w:rPr>
          <w:t xml:space="preserve"> </w:t>
        </w:r>
        <w:r>
          <w:rPr>
            <w:rFonts w:hint="eastAsia"/>
          </w:rPr>
          <w:t>연</w:t>
        </w:r>
        <w:r>
          <w:rPr>
            <w:rFonts w:hint="eastAsia"/>
          </w:rPr>
          <w:t xml:space="preserve"> 6%, (ii)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추가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감자약정기한까지는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발행가액의</w:t>
        </w:r>
        <w:proofErr w:type="spellEnd"/>
        <w:r>
          <w:rPr>
            <w:rFonts w:hint="eastAsia"/>
          </w:rPr>
          <w:t xml:space="preserve"> </w:t>
        </w:r>
        <w:r>
          <w:rPr>
            <w:rFonts w:hint="eastAsia"/>
          </w:rPr>
          <w:t>연</w:t>
        </w:r>
        <w:r>
          <w:rPr>
            <w:rFonts w:hint="eastAsia"/>
          </w:rPr>
          <w:t xml:space="preserve"> 8%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누적적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우선배당률</w:t>
        </w:r>
        <w:r>
          <w:rPr>
            <w:rFonts w:hint="eastAsia"/>
          </w:rPr>
          <w:t>(</w:t>
        </w:r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전일까지의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한한다</w:t>
        </w:r>
        <w:r>
          <w:rPr>
            <w:rFonts w:hint="eastAsia"/>
          </w:rPr>
          <w:t>)</w:t>
        </w:r>
        <w:r>
          <w:rPr>
            <w:rFonts w:hint="eastAsia"/>
          </w:rPr>
          <w:t>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적용한다</w:t>
        </w:r>
        <w:r>
          <w:rPr>
            <w:rFonts w:hint="eastAsia"/>
          </w:rPr>
          <w:t xml:space="preserve">.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법령에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허용되는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배당가능재원의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범위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내에서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회사기관의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결의에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이루어지</w:t>
        </w:r>
      </w:ins>
      <w:ins w:id="299" w:author="BKL" w:date="2026-10-02T11:05:00Z" w16du:dateUtc="2026-10-02T02:05:00Z">
        <w:r w:rsidR="009259ED">
          <w:rPr>
            <w:rFonts w:hint="eastAsia"/>
          </w:rPr>
          <w:t>고</w:t>
        </w:r>
      </w:ins>
      <w:ins w:id="300" w:author="BKL" w:date="2026-10-01T00:16:00Z" w16du:dateUtc="2026-09-30T15:16:00Z">
        <w:r>
          <w:rPr>
            <w:rFonts w:hint="eastAsia"/>
          </w:rPr>
          <w:t xml:space="preserve">, </w:t>
        </w:r>
      </w:ins>
      <w:ins w:id="301" w:author="BKL" w:date="2026-10-02T11:06:00Z" w16du:dateUtc="2026-10-02T02:06:00Z">
        <w:r w:rsidR="009259ED">
          <w:rPr>
            <w:rFonts w:hint="eastAsia"/>
          </w:rPr>
          <w:t>대상회사는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금융계약에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배당을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허용하기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위하여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사항이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반영될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있도록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최선의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노력을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다하기로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</w:ins>
      <w:ins w:id="302" w:author="BKL" w:date="2026-10-01T00:16:00Z" w16du:dateUtc="2026-09-30T15:16:00Z">
        <w:r>
          <w:rPr>
            <w:rFonts w:hint="eastAsia"/>
          </w:rPr>
          <w:t>보통주식은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남은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배당가능이익을</w:t>
        </w:r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배당받는다</w:t>
        </w:r>
        <w:proofErr w:type="spellEnd"/>
        <w:r>
          <w:rPr>
            <w:rFonts w:hint="eastAsia"/>
          </w:rPr>
          <w:t>.</w:t>
        </w:r>
      </w:ins>
      <w:ins w:id="303" w:author="BKL" w:date="2026-10-01T00:21:00Z" w16du:dateUtc="2026-09-30T15:21:00Z">
        <w:r w:rsidR="004A633E">
          <w:rPr>
            <w:rFonts w:hint="eastAsia"/>
          </w:rPr>
          <w:t xml:space="preserve"> </w:t>
        </w:r>
      </w:ins>
      <w:ins w:id="304" w:author="임영규 부장(상장리츠팀)" w:date="2026-10-02T14:56:00Z" w16du:dateUtc="2026-10-02T05:56:00Z">
        <w:r w:rsidR="009A75F1">
          <w:rPr>
            <w:rFonts w:hint="eastAsia"/>
          </w:rPr>
          <w:t>추가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감자약정기한까지의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기간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중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유상감자가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이루어지는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경우로서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그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당시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본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조에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따라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배당되지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아니한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금액이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있는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경우</w:t>
        </w:r>
        <w:r w:rsidR="009A75F1">
          <w:rPr>
            <w:rFonts w:hint="eastAsia"/>
          </w:rPr>
          <w:t xml:space="preserve">, </w:t>
        </w:r>
        <w:r w:rsidR="009A75F1">
          <w:rPr>
            <w:rFonts w:hint="eastAsia"/>
          </w:rPr>
          <w:t>그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처리에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관하여는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관계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법령이</w:t>
        </w:r>
        <w:r w:rsidR="009A75F1">
          <w:rPr>
            <w:rFonts w:hint="eastAsia"/>
          </w:rPr>
          <w:t xml:space="preserve"> </w:t>
        </w:r>
      </w:ins>
      <w:ins w:id="305" w:author="임영규 부장(상장리츠팀)" w:date="2026-10-02T14:57:00Z" w16du:dateUtc="2026-10-02T05:57:00Z">
        <w:r w:rsidR="009A75F1">
          <w:rPr>
            <w:rFonts w:hint="eastAsia"/>
          </w:rPr>
          <w:t>허용하는</w:t>
        </w:r>
      </w:ins>
      <w:ins w:id="306" w:author="임영규 부장(상장리츠팀)" w:date="2026-10-02T14:56:00Z" w16du:dateUtc="2026-10-02T05:56:00Z"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범위에서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대상회사와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제</w:t>
        </w:r>
        <w:r w:rsidR="009A75F1">
          <w:rPr>
            <w:rFonts w:hint="eastAsia"/>
          </w:rPr>
          <w:t>3</w:t>
        </w:r>
        <w:r w:rsidR="009A75F1">
          <w:rPr>
            <w:rFonts w:hint="eastAsia"/>
          </w:rPr>
          <w:t>종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종류주주가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별도로</w:t>
        </w:r>
        <w:r w:rsidR="009A75F1">
          <w:rPr>
            <w:rFonts w:hint="eastAsia"/>
          </w:rPr>
          <w:t xml:space="preserve"> </w:t>
        </w:r>
      </w:ins>
      <w:ins w:id="307" w:author="임영규 부장(상장리츠팀)" w:date="2026-10-02T14:57:00Z" w16du:dateUtc="2026-10-02T05:57:00Z">
        <w:r w:rsidR="009A75F1">
          <w:rPr>
            <w:rFonts w:hint="eastAsia"/>
          </w:rPr>
          <w:t>협의하여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정하기로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한다</w:t>
        </w:r>
        <w:r w:rsidR="009A75F1">
          <w:rPr>
            <w:rFonts w:hint="eastAsia"/>
          </w:rPr>
          <w:t xml:space="preserve">. </w:t>
        </w:r>
      </w:ins>
      <w:proofErr w:type="gramStart"/>
      <w:ins w:id="308" w:author="BKL" w:date="2026-10-01T00:21:00Z">
        <w:r w:rsidR="004A633E" w:rsidRPr="004A633E">
          <w:rPr>
            <w:highlight w:val="yellow"/>
          </w:rPr>
          <w:t>[</w:t>
        </w:r>
        <w:proofErr w:type="gramEnd"/>
        <w:r w:rsidR="004A633E" w:rsidRPr="004A633E">
          <w:rPr>
            <w:highlight w:val="yellow"/>
          </w:rPr>
          <w:t xml:space="preserve">BKL Note: </w:t>
        </w:r>
        <w:r w:rsidR="004A633E" w:rsidRPr="004A633E">
          <w:rPr>
            <w:highlight w:val="yellow"/>
          </w:rPr>
          <w:t>매도인과의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협의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결과를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반영하여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감자약정기한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이후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최초</w:t>
        </w:r>
        <w:r w:rsidR="004A633E" w:rsidRPr="004A633E">
          <w:rPr>
            <w:highlight w:val="yellow"/>
          </w:rPr>
          <w:t xml:space="preserve"> 12</w:t>
        </w:r>
        <w:r w:rsidR="004A633E" w:rsidRPr="004A633E">
          <w:rPr>
            <w:highlight w:val="yellow"/>
          </w:rPr>
          <w:t>개월은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연</w:t>
        </w:r>
        <w:r w:rsidR="004A633E" w:rsidRPr="004A633E">
          <w:rPr>
            <w:highlight w:val="yellow"/>
          </w:rPr>
          <w:t xml:space="preserve"> 6%, </w:t>
        </w:r>
        <w:r w:rsidR="004A633E" w:rsidRPr="004A633E">
          <w:rPr>
            <w:highlight w:val="yellow"/>
          </w:rPr>
          <w:t>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후</w:t>
        </w:r>
        <w:r w:rsidR="004A633E" w:rsidRPr="004A633E">
          <w:rPr>
            <w:highlight w:val="yellow"/>
          </w:rPr>
          <w:t xml:space="preserve"> 12</w:t>
        </w:r>
        <w:r w:rsidR="004A633E" w:rsidRPr="004A633E">
          <w:rPr>
            <w:highlight w:val="yellow"/>
          </w:rPr>
          <w:t>개월은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연</w:t>
        </w:r>
        <w:r w:rsidR="004A633E" w:rsidRPr="004A633E">
          <w:rPr>
            <w:highlight w:val="yellow"/>
          </w:rPr>
          <w:t xml:space="preserve"> 8%</w:t>
        </w:r>
        <w:r w:rsidR="004A633E" w:rsidRPr="004A633E">
          <w:rPr>
            <w:highlight w:val="yellow"/>
          </w:rPr>
          <w:t>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누적우선배당률이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적용되도</w:t>
        </w:r>
        <w:r w:rsidR="004A633E" w:rsidRPr="004A633E">
          <w:rPr>
            <w:highlight w:val="yellow"/>
          </w:rPr>
          <w:lastRenderedPageBreak/>
          <w:t>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하였습니다</w:t>
        </w:r>
        <w:r w:rsidR="004A633E" w:rsidRPr="004A633E">
          <w:rPr>
            <w:highlight w:val="yellow"/>
          </w:rPr>
          <w:t xml:space="preserve">. </w:t>
        </w:r>
        <w:r w:rsidR="004A633E" w:rsidRPr="004A633E">
          <w:rPr>
            <w:highlight w:val="yellow"/>
          </w:rPr>
          <w:t>이는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대상회사의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확정적인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지연이자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지급의무가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아니라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3</w:t>
        </w:r>
        <w:r w:rsidR="004A633E" w:rsidRPr="004A633E">
          <w:rPr>
            <w:highlight w:val="yellow"/>
          </w:rPr>
          <w:t>종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종류주식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자체의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배당조건으로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정관에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반영하고</w:t>
        </w:r>
        <w:r w:rsidR="004A633E" w:rsidRPr="004A633E">
          <w:rPr>
            <w:highlight w:val="yellow"/>
          </w:rPr>
          <w:t xml:space="preserve">, </w:t>
        </w:r>
        <w:r w:rsidR="004A633E" w:rsidRPr="004A633E">
          <w:rPr>
            <w:highlight w:val="yellow"/>
          </w:rPr>
          <w:t>관계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법령상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배당가능재원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및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적법한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배당결의를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전제로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지급되는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구조로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작성하였습니다</w:t>
        </w:r>
        <w:r w:rsidR="004A633E" w:rsidRPr="004A633E">
          <w:rPr>
            <w:highlight w:val="yellow"/>
          </w:rPr>
          <w:t>.]</w:t>
        </w:r>
      </w:ins>
      <w:ins w:id="309" w:author="BKL" w:date="2026-10-02T11:06:00Z" w16du:dateUtc="2026-10-02T02:06:00Z">
        <w:r w:rsidR="009259ED">
          <w:rPr>
            <w:rFonts w:hint="eastAsia"/>
          </w:rPr>
          <w:t xml:space="preserve"> </w:t>
        </w:r>
        <w:r w:rsidR="009259ED" w:rsidRPr="009E2715">
          <w:rPr>
            <w:highlight w:val="yellow"/>
          </w:rPr>
          <w:t xml:space="preserve">[BKL Note: (1)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연</w:t>
        </w:r>
        <w:r w:rsidR="009259ED" w:rsidRPr="009E2715">
          <w:rPr>
            <w:highlight w:val="yellow"/>
          </w:rPr>
          <w:t xml:space="preserve"> 6%·8% </w:t>
        </w:r>
        <w:r w:rsidR="009259ED" w:rsidRPr="009E2715">
          <w:rPr>
            <w:highlight w:val="yellow"/>
          </w:rPr>
          <w:t>우선배당은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내용으로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</w:t>
        </w:r>
        <w:r w:rsidR="009259ED" w:rsidRPr="009E2715">
          <w:rPr>
            <w:rFonts w:hint="eastAsia"/>
            <w:highlight w:val="yellow"/>
          </w:rPr>
          <w:t>될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필요가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있으므로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highlight w:val="yellow"/>
          </w:rPr>
          <w:t>"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5.5</w:t>
        </w:r>
        <w:r w:rsidR="009259ED" w:rsidRPr="009E2715">
          <w:rPr>
            <w:highlight w:val="yellow"/>
          </w:rPr>
          <w:t>조에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따라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정관에서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바에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따라</w:t>
        </w:r>
        <w:r w:rsidR="009259ED" w:rsidRPr="009E2715">
          <w:rPr>
            <w:highlight w:val="yellow"/>
          </w:rPr>
          <w:t>"</w:t>
        </w:r>
        <w:proofErr w:type="spellStart"/>
        <w:r w:rsidR="009259ED" w:rsidRPr="009E2715">
          <w:rPr>
            <w:highlight w:val="yellow"/>
          </w:rPr>
          <w:t>를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다시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추가</w:t>
        </w:r>
        <w:r w:rsidR="009259ED" w:rsidRPr="009E2715">
          <w:rPr>
            <w:highlight w:val="yellow"/>
          </w:rPr>
          <w:t>하였습니다</w:t>
        </w:r>
        <w:r w:rsidR="009259ED" w:rsidRPr="009E2715">
          <w:rPr>
            <w:highlight w:val="yellow"/>
          </w:rPr>
          <w:t xml:space="preserve">. (2)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허용을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대상회사의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노력의무로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정하였습니다</w:t>
        </w:r>
        <w:r w:rsidR="009259ED" w:rsidRPr="009E2715">
          <w:rPr>
            <w:highlight w:val="yellow"/>
          </w:rPr>
          <w:t xml:space="preserve">. (3) </w:t>
        </w:r>
        <w:r w:rsidR="009259ED" w:rsidRPr="009E2715">
          <w:rPr>
            <w:highlight w:val="yellow"/>
          </w:rPr>
          <w:t>미배당액의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감자대금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가산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조항은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삭제하였습니다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미배당액은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배당가능이익의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부족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등으로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법령상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없었던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금액인데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이를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감자대금에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가산하여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자본으로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상법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462</w:t>
        </w:r>
        <w:r w:rsidR="009259ED" w:rsidRPr="009E2715">
          <w:rPr>
            <w:highlight w:val="yellow"/>
          </w:rPr>
          <w:t>조의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규제를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우회하여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특정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주주에게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법률에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의한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외의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수익을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평가될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</w:t>
        </w:r>
        <w:r w:rsidR="009259ED" w:rsidRPr="009E2715">
          <w:rPr>
            <w:rFonts w:hint="eastAsia"/>
            <w:highlight w:val="yellow"/>
          </w:rPr>
          <w:t>고</w:t>
        </w:r>
        <w:r w:rsidR="009259ED" w:rsidRPr="009E2715">
          <w:rPr>
            <w:rFonts w:hint="eastAsia"/>
            <w:highlight w:val="yellow"/>
          </w:rPr>
          <w:t xml:space="preserve">,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1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2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투자자들과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협의된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조건에도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부합하지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않아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추가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문구는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않았습니다</w:t>
        </w:r>
        <w:r w:rsidR="009259ED" w:rsidRPr="009E2715">
          <w:rPr>
            <w:highlight w:val="yellow"/>
          </w:rPr>
          <w:t>.]</w:t>
        </w:r>
      </w:ins>
    </w:p>
    <w:p w14:paraId="5C4EEB09" w14:textId="6A06A2EC" w:rsidR="007E01A4" w:rsidRDefault="007E01A4" w:rsidP="007E01A4">
      <w:pPr>
        <w:pStyle w:val="2"/>
        <w:spacing w:before="60" w:line="312" w:lineRule="auto"/>
        <w:ind w:left="851" w:hanging="851"/>
        <w:rPr>
          <w:ins w:id="310" w:author="BKL" w:date="2026-10-01T00:16:00Z" w16du:dateUtc="2026-09-30T15:16:00Z"/>
        </w:rPr>
      </w:pPr>
      <w:ins w:id="311" w:author="BKL" w:date="2026-10-01T00:16:00Z" w16du:dateUtc="2026-09-30T15:16:00Z">
        <w:r>
          <w:rPr>
            <w:rFonts w:hint="eastAsia"/>
          </w:rPr>
          <w:t>추가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감자약정기한까지도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종류주주는</w:t>
        </w:r>
      </w:ins>
      <w:ins w:id="312" w:author="임영규 부장(상장리츠팀)" w:date="2026-10-02T14:54:00Z" w16du:dateUtc="2026-10-02T05:54:00Z">
        <w:r w:rsidR="004D14AD">
          <w:rPr>
            <w:rFonts w:hint="eastAsia"/>
          </w:rPr>
          <w:t xml:space="preserve"> </w:t>
        </w:r>
        <w:r w:rsidR="004D14AD">
          <w:rPr>
            <w:rFonts w:hint="eastAsia"/>
          </w:rPr>
          <w:t>본건</w:t>
        </w:r>
        <w:r w:rsidR="004D14AD">
          <w:rPr>
            <w:rFonts w:hint="eastAsia"/>
          </w:rPr>
          <w:t xml:space="preserve"> </w:t>
        </w:r>
        <w:r w:rsidR="004D14AD">
          <w:rPr>
            <w:rFonts w:hint="eastAsia"/>
          </w:rPr>
          <w:t>부동산</w:t>
        </w:r>
      </w:ins>
      <w:ins w:id="313" w:author="임영규 부장(상장리츠팀)" w:date="2026-10-02T14:57:00Z" w16du:dateUtc="2026-10-02T05:57:00Z">
        <w:r w:rsidR="009A75F1">
          <w:rPr>
            <w:rFonts w:hint="eastAsia"/>
          </w:rPr>
          <w:t>의</w:t>
        </w:r>
      </w:ins>
      <w:ins w:id="314" w:author="임영규 부장(상장리츠팀)" w:date="2026-10-02T14:54:00Z" w16du:dateUtc="2026-10-02T05:54:00Z">
        <w:r w:rsidR="004D14AD">
          <w:rPr>
            <w:rFonts w:hint="eastAsia"/>
          </w:rPr>
          <w:t xml:space="preserve"> </w:t>
        </w:r>
        <w:r w:rsidR="004D14AD">
          <w:rPr>
            <w:rFonts w:hint="eastAsia"/>
          </w:rPr>
          <w:t>매각</w:t>
        </w:r>
      </w:ins>
      <w:ins w:id="315" w:author="임영규 부장(상장리츠팀)" w:date="2026-10-02T14:57:00Z" w16du:dateUtc="2026-10-02T05:57:00Z">
        <w:r w:rsidR="009A75F1">
          <w:rPr>
            <w:rFonts w:hint="eastAsia"/>
          </w:rPr>
          <w:t>이</w:t>
        </w:r>
        <w:r w:rsidR="009A75F1">
          <w:rPr>
            <w:rFonts w:hint="eastAsia"/>
          </w:rPr>
          <w:t xml:space="preserve"> </w:t>
        </w:r>
      </w:ins>
      <w:ins w:id="316" w:author="임영규 부장(상장리츠팀)" w:date="2026-10-02T14:54:00Z" w16du:dateUtc="2026-10-02T05:54:00Z">
        <w:r w:rsidR="004D14AD">
          <w:rPr>
            <w:rFonts w:hint="eastAsia"/>
          </w:rPr>
          <w:t>완료</w:t>
        </w:r>
      </w:ins>
      <w:ins w:id="317" w:author="임영규 부장(상장리츠팀)" w:date="2026-10-02T14:58:00Z" w16du:dateUtc="2026-10-02T05:58:00Z">
        <w:r w:rsidR="009A75F1">
          <w:rPr>
            <w:rFonts w:hint="eastAsia"/>
          </w:rPr>
          <w:t>될</w:t>
        </w:r>
      </w:ins>
      <w:ins w:id="318" w:author="임영규 부장(상장리츠팀)" w:date="2026-10-02T14:54:00Z" w16du:dateUtc="2026-10-02T05:54:00Z">
        <w:r w:rsidR="004D14AD">
          <w:rPr>
            <w:rFonts w:hint="eastAsia"/>
          </w:rPr>
          <w:t xml:space="preserve"> </w:t>
        </w:r>
        <w:r w:rsidR="004D14AD">
          <w:rPr>
            <w:rFonts w:hint="eastAsia"/>
          </w:rPr>
          <w:t>때까지</w:t>
        </w:r>
      </w:ins>
      <w:ins w:id="319" w:author="BKL" w:date="2026-10-01T00:16:00Z" w16du:dateUtc="2026-09-30T15:16:00Z">
        <w:r>
          <w:rPr>
            <w:rFonts w:hint="eastAsia"/>
          </w:rPr>
          <w:t xml:space="preserve"> </w:t>
        </w:r>
        <w:r>
          <w:rPr>
            <w:rFonts w:hint="eastAsia"/>
          </w:rPr>
          <w:t>대상회사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당사자들에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서면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통지로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개시를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요청할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있다</w:t>
        </w:r>
        <w:r>
          <w:rPr>
            <w:rFonts w:hint="eastAsia"/>
          </w:rPr>
          <w:t xml:space="preserve">. </w:t>
        </w:r>
        <w:r>
          <w:rPr>
            <w:rFonts w:hint="eastAsia"/>
          </w:rPr>
          <w:t>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금융계약에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</w:t>
        </w:r>
      </w:ins>
      <w:ins w:id="320" w:author="BKL" w:date="2026-10-02T11:06:00Z" w16du:dateUtc="2026-10-02T02:06:00Z">
        <w:r w:rsidR="009259ED">
          <w:rPr>
            <w:rFonts w:hint="eastAsia"/>
          </w:rPr>
          <w:t>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절차를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거쳐</w:t>
        </w:r>
      </w:ins>
      <w:ins w:id="321" w:author="BKL" w:date="2026-10-01T00:16:00Z" w16du:dateUtc="2026-09-30T15:16:00Z">
        <w:r>
          <w:rPr>
            <w:rFonts w:hint="eastAsia"/>
          </w:rPr>
          <w:t xml:space="preserve"> </w:t>
        </w:r>
        <w:r>
          <w:rPr>
            <w:rFonts w:hint="eastAsia"/>
          </w:rPr>
          <w:t>지체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개시하고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공개경쟁입찰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합리적인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방법으로</w:t>
        </w:r>
        <w:r>
          <w:rPr>
            <w:rFonts w:hint="eastAsia"/>
          </w:rPr>
          <w:t xml:space="preserve"> </w:t>
        </w:r>
        <w:r w:rsidRPr="007E01A4">
          <w:rPr>
            <w:rFonts w:hint="eastAsia"/>
            <w:szCs w:val="24"/>
          </w:rPr>
          <w:t>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가격과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조건으로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있도록</w:t>
        </w:r>
        <w:r>
          <w:rPr>
            <w:rFonts w:hint="eastAsia"/>
          </w:rPr>
          <w:t xml:space="preserve"> </w:t>
        </w:r>
      </w:ins>
      <w:ins w:id="322" w:author="BKL" w:date="2026-10-02T11:07:00Z" w16du:dateUtc="2026-10-02T02:07:00Z">
        <w:r w:rsidR="009259ED">
          <w:rPr>
            <w:rFonts w:hint="eastAsia"/>
          </w:rPr>
          <w:t>최선의</w:t>
        </w:r>
      </w:ins>
      <w:ins w:id="323" w:author="BKL" w:date="2026-10-01T00:16:00Z" w16du:dateUtc="2026-09-30T15:16:00Z">
        <w:r>
          <w:rPr>
            <w:rFonts w:hint="eastAsia"/>
          </w:rPr>
          <w:t xml:space="preserve"> </w:t>
        </w:r>
        <w:r>
          <w:rPr>
            <w:rFonts w:hint="eastAsia"/>
          </w:rPr>
          <w:t>노력을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</w:t>
        </w:r>
      </w:ins>
      <w:ins w:id="324" w:author="BKL" w:date="2026-10-02T11:07:00Z" w16du:dateUtc="2026-10-02T02:07:00Z">
        <w:r w:rsidR="009259ED">
          <w:rPr>
            <w:rFonts w:hint="eastAsia"/>
          </w:rPr>
          <w:t>하여야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  <w:r w:rsidR="009259ED" w:rsidRPr="001E49D0">
          <w:t>주주</w:t>
        </w:r>
        <w:r w:rsidR="009259ED" w:rsidRPr="001E49D0">
          <w:t xml:space="preserve"> </w:t>
        </w:r>
        <w:r w:rsidR="009259ED" w:rsidRPr="001E49D0">
          <w:t>당사자들은</w:t>
        </w:r>
        <w:r w:rsidR="009259ED" w:rsidRPr="001E49D0">
          <w:t xml:space="preserve"> </w:t>
        </w:r>
        <w:r w:rsidR="009259ED" w:rsidRPr="001E49D0">
          <w:t>이에</w:t>
        </w:r>
        <w:r w:rsidR="009259ED" w:rsidRPr="001E49D0">
          <w:t xml:space="preserve"> </w:t>
        </w:r>
        <w:r w:rsidR="009259ED" w:rsidRPr="001E49D0">
          <w:t>필요한</w:t>
        </w:r>
        <w:r w:rsidR="009259ED" w:rsidRPr="001E49D0">
          <w:t xml:space="preserve"> </w:t>
        </w:r>
        <w:r w:rsidR="009259ED" w:rsidRPr="001E49D0">
          <w:t>회사절차의</w:t>
        </w:r>
        <w:r w:rsidR="009259ED" w:rsidRPr="001E49D0">
          <w:t xml:space="preserve"> </w:t>
        </w:r>
        <w:r w:rsidR="009259ED" w:rsidRPr="001E49D0">
          <w:t>진행에</w:t>
        </w:r>
        <w:r w:rsidR="009259ED" w:rsidRPr="001E49D0">
          <w:t xml:space="preserve"> </w:t>
        </w:r>
        <w:r w:rsidR="009259ED" w:rsidRPr="001E49D0">
          <w:t>최대한</w:t>
        </w:r>
        <w:r w:rsidR="009259ED" w:rsidRPr="001E49D0">
          <w:t xml:space="preserve"> </w:t>
        </w:r>
        <w:r w:rsidR="009259ED" w:rsidRPr="001E49D0">
          <w:t>협조</w:t>
        </w:r>
      </w:ins>
      <w:ins w:id="325" w:author="BKL" w:date="2026-10-01T00:16:00Z" w16du:dateUtc="2026-09-30T15:16:00Z">
        <w:r>
          <w:rPr>
            <w:rFonts w:hint="eastAsia"/>
          </w:rPr>
          <w:t>한다</w:t>
        </w:r>
        <w:r>
          <w:rPr>
            <w:rFonts w:hint="eastAsia"/>
          </w:rPr>
          <w:t xml:space="preserve">. </w:t>
        </w:r>
      </w:ins>
      <w:ins w:id="326" w:author="BKL" w:date="2026-10-02T11:07:00Z" w16du:dateUtc="2026-10-02T02:07:00Z">
        <w:r w:rsidR="009259ED">
          <w:rPr>
            <w:rFonts w:hint="eastAsia"/>
          </w:rPr>
          <w:t>대상회사는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금융계약에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부동산의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매각이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가능하도록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하기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위하여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사항이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반영되도록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최선의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노력을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다하기로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</w:ins>
      <w:ins w:id="327" w:author="BKL" w:date="2026-10-01T00:16:00Z" w16du:dateUtc="2026-09-30T15:16:00Z"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잔여재산의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분배는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11</w:t>
        </w:r>
        <w:r>
          <w:rPr>
            <w:rFonts w:hint="eastAsia"/>
          </w:rPr>
          <w:t>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항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4</w:t>
        </w:r>
        <w:r>
          <w:rPr>
            <w:rFonts w:hint="eastAsia"/>
          </w:rPr>
          <w:t>항에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따른다</w:t>
        </w:r>
        <w:r>
          <w:rPr>
            <w:rFonts w:hint="eastAsia"/>
          </w:rPr>
          <w:t>.</w:t>
        </w:r>
      </w:ins>
      <w:ins w:id="328" w:author="BKL" w:date="2026-10-01T00:22:00Z" w16du:dateUtc="2026-09-30T15:22:00Z">
        <w:r w:rsidR="004A633E">
          <w:rPr>
            <w:rFonts w:hint="eastAsia"/>
          </w:rPr>
          <w:t xml:space="preserve"> </w:t>
        </w:r>
      </w:ins>
      <w:ins w:id="329" w:author="BKL" w:date="2026-10-01T00:22:00Z">
        <w:r w:rsidR="004A633E" w:rsidRPr="004A633E">
          <w:rPr>
            <w:highlight w:val="yellow"/>
          </w:rPr>
          <w:t xml:space="preserve">[BKL Note: </w:t>
        </w:r>
        <w:r w:rsidR="004A633E" w:rsidRPr="004A633E">
          <w:rPr>
            <w:highlight w:val="yellow"/>
          </w:rPr>
          <w:t>추가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감자약정기한까지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유상감자가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이루어지지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않는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경우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3</w:t>
        </w:r>
        <w:r w:rsidR="004A633E" w:rsidRPr="004A633E">
          <w:rPr>
            <w:highlight w:val="yellow"/>
          </w:rPr>
          <w:t>종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종류주주가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자산매각절차의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개시를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요청할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있도록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반영하였습니다</w:t>
        </w:r>
        <w:r w:rsidR="004A633E" w:rsidRPr="004A633E">
          <w:rPr>
            <w:highlight w:val="yellow"/>
          </w:rPr>
          <w:t xml:space="preserve">. </w:t>
        </w:r>
      </w:ins>
      <w:ins w:id="330" w:author="BKL" w:date="2026-10-01T00:23:00Z"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5.4</w:t>
        </w:r>
        <w:r w:rsidR="004A633E" w:rsidRPr="004A633E">
          <w:rPr>
            <w:highlight w:val="yellow"/>
          </w:rPr>
          <w:t>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자산매각청구권은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금전지급이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절차적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권리로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구성하고</w:t>
        </w:r>
        <w:r w:rsidR="004A633E" w:rsidRPr="004A633E">
          <w:rPr>
            <w:highlight w:val="yellow"/>
          </w:rPr>
          <w:t xml:space="preserve">, </w:t>
        </w:r>
        <w:proofErr w:type="spellStart"/>
        <w:r w:rsidR="004A633E" w:rsidRPr="004A633E">
          <w:rPr>
            <w:highlight w:val="yellow"/>
          </w:rPr>
          <w:t>대주</w:t>
        </w:r>
        <w:proofErr w:type="spellEnd"/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동의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등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금융계약상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제약과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공개경쟁입찰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등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합리적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가격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결정을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전제로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하였습니다</w:t>
        </w:r>
        <w:r w:rsidR="004A633E" w:rsidRPr="004A633E">
          <w:rPr>
            <w:highlight w:val="yellow"/>
          </w:rPr>
          <w:t>.</w:t>
        </w:r>
      </w:ins>
      <w:ins w:id="331" w:author="BKL" w:date="2026-10-01T00:22:00Z">
        <w:r w:rsidR="004A633E" w:rsidRPr="004A633E">
          <w:rPr>
            <w:highlight w:val="yellow"/>
          </w:rPr>
          <w:t>]</w:t>
        </w:r>
      </w:ins>
      <w:ins w:id="332" w:author="BKL" w:date="2026-10-02T11:07:00Z" w16du:dateUtc="2026-10-02T02:07:00Z">
        <w:r w:rsidR="009259ED">
          <w:rPr>
            <w:rFonts w:hint="eastAsia"/>
            <w:highlight w:val="yellow"/>
          </w:rPr>
          <w:t xml:space="preserve"> </w:t>
        </w:r>
        <w:r w:rsidR="009259ED" w:rsidRPr="009E2715">
          <w:rPr>
            <w:highlight w:val="yellow"/>
          </w:rPr>
          <w:t xml:space="preserve">[BKL Note: </w:t>
        </w:r>
        <w:r w:rsidR="009259ED" w:rsidRPr="009E2715">
          <w:rPr>
            <w:highlight w:val="yellow"/>
          </w:rPr>
          <w:t>매각절차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개시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진행에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최선의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노력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의무는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다만</w:t>
        </w:r>
        <w:r w:rsidR="009259ED" w:rsidRPr="009E2715">
          <w:rPr>
            <w:rFonts w:hint="eastAsia"/>
            <w:highlight w:val="yellow"/>
          </w:rPr>
          <w:t xml:space="preserve">, </w:t>
        </w:r>
        <w:r w:rsidR="009259ED" w:rsidRPr="009E2715">
          <w:rPr>
            <w:rFonts w:hint="eastAsia"/>
            <w:highlight w:val="yellow"/>
          </w:rPr>
          <w:t>앞서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살펴본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바와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같이</w:t>
        </w:r>
        <w:r w:rsidR="009259ED" w:rsidRPr="009E2715">
          <w:rPr>
            <w:rFonts w:hint="eastAsia"/>
            <w:highlight w:val="yellow"/>
          </w:rPr>
          <w:t>,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조건은</w:t>
        </w:r>
        <w:r w:rsidR="009259ED" w:rsidRPr="009E2715">
          <w:rPr>
            <w:highlight w:val="yellow"/>
          </w:rPr>
          <w:t xml:space="preserve"> </w:t>
        </w:r>
        <w:proofErr w:type="spellStart"/>
        <w:r w:rsidR="009259ED" w:rsidRPr="009E2715">
          <w:rPr>
            <w:highlight w:val="yellow"/>
          </w:rPr>
          <w:t>대주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등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자와의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합의가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사항이므로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매각이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반드시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허용되는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금융조건의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확보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자체를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보장하기보다는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최초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향후</w:t>
        </w:r>
        <w:r w:rsidR="009259ED" w:rsidRPr="009E2715">
          <w:rPr>
            <w:highlight w:val="yellow"/>
          </w:rPr>
          <w:t xml:space="preserve"> </w:t>
        </w:r>
        <w:proofErr w:type="spellStart"/>
        <w:r w:rsidR="009259ED" w:rsidRPr="009E2715">
          <w:rPr>
            <w:highlight w:val="yellow"/>
          </w:rPr>
          <w:t>리파이낸싱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과정에서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사항이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최선의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</w:t>
        </w:r>
        <w:r w:rsidR="009259ED" w:rsidRPr="009E2715">
          <w:rPr>
            <w:highlight w:val="yellow"/>
          </w:rPr>
          <w:lastRenderedPageBreak/>
          <w:t>력을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다하도록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정리하였습니다</w:t>
        </w:r>
        <w:r w:rsidR="009259ED" w:rsidRPr="009E2715">
          <w:rPr>
            <w:highlight w:val="yellow"/>
          </w:rPr>
          <w:t>.</w:t>
        </w:r>
        <w:r w:rsidR="009259ED" w:rsidRPr="009E2715">
          <w:rPr>
            <w:rFonts w:hint="eastAsia"/>
            <w:highlight w:val="yellow"/>
          </w:rPr>
          <w:t>]</w:t>
        </w:r>
      </w:ins>
    </w:p>
    <w:p w14:paraId="4BE5488D" w14:textId="23478509" w:rsidR="007E01A4" w:rsidRPr="007E01A4" w:rsidRDefault="007E01A4" w:rsidP="007E01A4">
      <w:pPr>
        <w:pStyle w:val="2"/>
        <w:spacing w:before="60" w:line="312" w:lineRule="auto"/>
        <w:ind w:left="851" w:hanging="851"/>
      </w:pPr>
      <w:ins w:id="333" w:author="BKL" w:date="2026-10-01T00:16:00Z" w16du:dateUtc="2026-09-30T15:16:00Z">
        <w:r>
          <w:rPr>
            <w:rFonts w:hint="eastAsia"/>
          </w:rPr>
          <w:t>대상회사와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당사자들은</w:t>
        </w:r>
        <w:r>
          <w:rPr>
            <w:rFonts w:hint="eastAsia"/>
          </w:rPr>
          <w:t xml:space="preserve"> </w:t>
        </w:r>
      </w:ins>
      <w:ins w:id="334" w:author="임영규 부장(상장리츠팀)" w:date="2026-10-02T14:58:00Z" w16du:dateUtc="2026-10-02T05:58:00Z">
        <w:r w:rsidR="009A75F1">
          <w:rPr>
            <w:rFonts w:hint="eastAsia"/>
          </w:rPr>
          <w:t>거래종결일로부터</w:t>
        </w:r>
        <w:r w:rsidR="009A75F1">
          <w:rPr>
            <w:rFonts w:hint="eastAsia"/>
          </w:rPr>
          <w:t xml:space="preserve"> 3</w:t>
        </w:r>
        <w:r w:rsidR="009A75F1">
          <w:rPr>
            <w:rFonts w:hint="eastAsia"/>
          </w:rPr>
          <w:t>개월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이내</w:t>
        </w:r>
        <w:r w:rsidR="009A75F1">
          <w:rPr>
            <w:rFonts w:hint="eastAsia"/>
          </w:rPr>
          <w:t>(</w:t>
        </w:r>
        <w:r w:rsidR="009A75F1">
          <w:rPr>
            <w:rFonts w:hint="eastAsia"/>
          </w:rPr>
          <w:t>다만</w:t>
        </w:r>
        <w:r w:rsidR="009A75F1">
          <w:rPr>
            <w:rFonts w:hint="eastAsia"/>
          </w:rPr>
          <w:t xml:space="preserve">, </w:t>
        </w:r>
        <w:r w:rsidR="009A75F1">
          <w:rPr>
            <w:rFonts w:hint="eastAsia"/>
          </w:rPr>
          <w:t>관계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법령에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따른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변경인가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등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절차의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지연으로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인하여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위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기한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내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완료할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수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없는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경우에는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그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절차가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완료될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때까지</w:t>
        </w:r>
        <w:r w:rsidR="009A75F1">
          <w:rPr>
            <w:rFonts w:hint="eastAsia"/>
          </w:rPr>
          <w:t xml:space="preserve"> </w:t>
        </w:r>
        <w:r w:rsidR="009A75F1">
          <w:rPr>
            <w:rFonts w:hint="eastAsia"/>
          </w:rPr>
          <w:t>연장된다</w:t>
        </w:r>
        <w:r w:rsidR="009A75F1">
          <w:rPr>
            <w:rFonts w:hint="eastAsia"/>
          </w:rPr>
          <w:t>.)</w:t>
        </w:r>
      </w:ins>
      <w:ins w:id="335" w:author="BKL" w:date="2026-10-02T11:08:00Z" w16du:dateUtc="2026-10-02T02:08:00Z">
        <w:del w:id="336" w:author="임영규 부장(상장리츠팀)" w:date="2026-10-02T14:59:00Z" w16du:dateUtc="2026-10-02T05:59:00Z">
          <w:r w:rsidR="009259ED" w:rsidRPr="00FD601E" w:rsidDel="009A75F1">
            <w:delText>제</w:delText>
          </w:r>
          <w:r w:rsidR="009259ED" w:rsidRPr="00FD601E" w:rsidDel="009A75F1">
            <w:delText>3</w:delText>
          </w:r>
          <w:r w:rsidR="009259ED" w:rsidRPr="00FD601E" w:rsidDel="009A75F1">
            <w:delText>종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종류주식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전부가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그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이전에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유상감자되어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소각된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경우를</w:delText>
          </w:r>
          <w:r w:rsidR="009259ED" w:rsidRPr="00FD601E" w:rsidDel="009A75F1">
            <w:delText xml:space="preserve"> </w:delText>
          </w:r>
          <w:r w:rsidR="009259ED" w:rsidRPr="00FD601E" w:rsidDel="009A75F1">
            <w:delText>제외하고</w:delText>
          </w:r>
          <w:r w:rsidR="009259ED" w:rsidRPr="00FD601E" w:rsidDel="009A75F1">
            <w:delText xml:space="preserve">, </w:delText>
          </w:r>
          <w:r w:rsidR="009259ED" w:rsidRPr="00FD601E" w:rsidDel="009A75F1">
            <w:delText>늦어도</w:delText>
          </w:r>
        </w:del>
        <w:r w:rsidR="009259ED" w:rsidRPr="00FD601E">
          <w:t xml:space="preserve"> </w:t>
        </w:r>
        <w:del w:id="337" w:author="임영규 부장(상장리츠팀)" w:date="2026-10-02T14:47:00Z" w16du:dateUtc="2026-10-02T05:47:00Z">
          <w:r w:rsidR="009259ED" w:rsidRPr="00FD601E" w:rsidDel="004D14AD">
            <w:delText>감자약정기한의</w:delText>
          </w:r>
          <w:r w:rsidR="009259ED" w:rsidRPr="00FD601E" w:rsidDel="004D14AD">
            <w:delText xml:space="preserve"> 1</w:delText>
          </w:r>
          <w:r w:rsidR="009259ED" w:rsidRPr="00FD601E" w:rsidDel="004D14AD">
            <w:delText>개월</w:delText>
          </w:r>
          <w:r w:rsidR="009259ED" w:rsidRPr="00FD601E" w:rsidDel="004D14AD">
            <w:delText xml:space="preserve"> </w:delText>
          </w:r>
          <w:r w:rsidR="009259ED" w:rsidRPr="00FD601E" w:rsidDel="004D14AD">
            <w:delText>전까지</w:delText>
          </w:r>
        </w:del>
        <w:del w:id="338" w:author="임영규 부장(상장리츠팀)" w:date="2026-10-02T14:58:00Z" w16du:dateUtc="2026-10-02T05:58:00Z">
          <w:r w:rsidR="009259ED" w:rsidRPr="00FD601E" w:rsidDel="009A75F1">
            <w:delText xml:space="preserve"> </w:delText>
          </w:r>
        </w:del>
        <w:r w:rsidR="009259ED" w:rsidRPr="00C01480">
          <w:t>제</w:t>
        </w:r>
        <w:r w:rsidR="009259ED" w:rsidRPr="00C01480">
          <w:t>5.3</w:t>
        </w:r>
        <w:r w:rsidR="009259ED" w:rsidRPr="00C01480">
          <w:t>조의</w:t>
        </w:r>
        <w:r w:rsidR="009259ED" w:rsidRPr="00C01480">
          <w:t xml:space="preserve"> </w:t>
        </w:r>
        <w:r w:rsidR="009259ED" w:rsidRPr="00C01480">
          <w:t>내용</w:t>
        </w:r>
        <w:r w:rsidR="009259ED">
          <w:rPr>
            <w:rFonts w:hint="eastAsia"/>
          </w:rPr>
          <w:t>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권리가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제</w:t>
        </w:r>
        <w:r w:rsidR="009259ED">
          <w:rPr>
            <w:rFonts w:hint="eastAsia"/>
          </w:rPr>
          <w:t>3</w:t>
        </w:r>
        <w:r w:rsidR="009259ED">
          <w:rPr>
            <w:rFonts w:hint="eastAsia"/>
          </w:rPr>
          <w:t>종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종류주식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주주에게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부여될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있도록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정관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변경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기타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관계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법령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정관상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절차의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진행에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최대한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협조한다</w:t>
        </w:r>
        <w:r w:rsidR="009259ED">
          <w:rPr>
            <w:rFonts w:hint="eastAsia"/>
          </w:rPr>
          <w:t xml:space="preserve">. </w:t>
        </w:r>
        <w:r w:rsidR="009259ED" w:rsidRPr="004A633E">
          <w:t>또한</w:t>
        </w:r>
        <w:r w:rsidR="009259ED" w:rsidRPr="004A633E">
          <w:t xml:space="preserve"> </w:t>
        </w:r>
        <w:r w:rsidR="009259ED" w:rsidRPr="004A633E">
          <w:t>제</w:t>
        </w:r>
        <w:r w:rsidR="009259ED" w:rsidRPr="004A633E">
          <w:t>5.1</w:t>
        </w:r>
        <w:r w:rsidR="009259ED" w:rsidRPr="004A633E">
          <w:t>조</w:t>
        </w:r>
        <w:r w:rsidR="009259ED" w:rsidRPr="004A633E">
          <w:t xml:space="preserve"> </w:t>
        </w:r>
        <w:r w:rsidR="009259ED" w:rsidRPr="004A633E">
          <w:t>내지</w:t>
        </w:r>
        <w:r w:rsidR="009259ED" w:rsidRPr="004A633E">
          <w:t xml:space="preserve"> </w:t>
        </w:r>
        <w:r w:rsidR="009259ED" w:rsidRPr="004A633E">
          <w:t>제</w:t>
        </w:r>
        <w:r w:rsidR="009259ED" w:rsidRPr="004A633E">
          <w:t>5.4</w:t>
        </w:r>
        <w:r w:rsidR="009259ED" w:rsidRPr="004A633E">
          <w:t>조에</w:t>
        </w:r>
        <w:r w:rsidR="009259ED" w:rsidRPr="004A633E">
          <w:t xml:space="preserve"> </w:t>
        </w:r>
        <w:r w:rsidR="009259ED" w:rsidRPr="004A633E">
          <w:t>따른</w:t>
        </w:r>
        <w:r w:rsidR="009259ED" w:rsidRPr="004A633E">
          <w:t xml:space="preserve"> </w:t>
        </w:r>
        <w:r w:rsidR="009259ED" w:rsidRPr="004A633E">
          <w:t>유상감자</w:t>
        </w:r>
        <w:r w:rsidR="009259ED" w:rsidRPr="004A633E">
          <w:t xml:space="preserve">, </w:t>
        </w:r>
        <w:r w:rsidR="009259ED" w:rsidRPr="004A633E">
          <w:t>배당</w:t>
        </w:r>
        <w:r w:rsidR="009259ED" w:rsidRPr="004A633E">
          <w:t xml:space="preserve"> </w:t>
        </w:r>
        <w:r w:rsidR="009259ED" w:rsidRPr="004A633E">
          <w:t>및</w:t>
        </w:r>
        <w:r w:rsidR="009259ED" w:rsidRPr="004A633E">
          <w:t xml:space="preserve"> </w:t>
        </w:r>
        <w:r w:rsidR="009259ED" w:rsidRPr="004A633E">
          <w:t>본건</w:t>
        </w:r>
        <w:r w:rsidR="009259ED" w:rsidRPr="004A633E">
          <w:t xml:space="preserve"> </w:t>
        </w:r>
        <w:r w:rsidR="009259ED" w:rsidRPr="004A633E">
          <w:t>부동산의</w:t>
        </w:r>
        <w:r w:rsidR="009259ED" w:rsidRPr="004A633E">
          <w:t xml:space="preserve"> </w:t>
        </w:r>
        <w:r w:rsidR="009259ED" w:rsidRPr="004A633E">
          <w:t>매각절차가</w:t>
        </w:r>
        <w:r w:rsidR="009259ED" w:rsidRPr="004A633E">
          <w:t xml:space="preserve"> </w:t>
        </w:r>
        <w:r w:rsidR="009259ED" w:rsidRPr="004A633E">
          <w:t>관계</w:t>
        </w:r>
        <w:r w:rsidR="009259ED" w:rsidRPr="004A633E">
          <w:t xml:space="preserve"> </w:t>
        </w:r>
        <w:r w:rsidR="009259ED" w:rsidRPr="004A633E">
          <w:t>법령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 w:rsidRPr="004A633E">
          <w:t xml:space="preserve"> </w:t>
        </w:r>
        <w:r w:rsidR="009259ED" w:rsidRPr="004A633E">
          <w:t>정관에</w:t>
        </w:r>
        <w:r w:rsidR="009259ED" w:rsidRPr="004A633E">
          <w:t xml:space="preserve"> </w:t>
        </w:r>
        <w:r w:rsidR="009259ED" w:rsidRPr="004A633E">
          <w:t>따라</w:t>
        </w:r>
        <w:r w:rsidR="009259ED" w:rsidRPr="004A633E">
          <w:t xml:space="preserve"> </w:t>
        </w:r>
        <w:r w:rsidR="009259ED" w:rsidRPr="004A633E">
          <w:t>적법하게</w:t>
        </w:r>
        <w:r w:rsidR="009259ED" w:rsidRPr="004A633E">
          <w:t xml:space="preserve"> </w:t>
        </w:r>
        <w:r w:rsidR="009259ED" w:rsidRPr="004A633E">
          <w:t>진행될</w:t>
        </w:r>
        <w:r w:rsidR="009259ED" w:rsidRPr="004A633E">
          <w:t xml:space="preserve"> </w:t>
        </w:r>
        <w:r w:rsidR="009259ED" w:rsidRPr="004A633E">
          <w:t>수</w:t>
        </w:r>
        <w:r w:rsidR="009259ED" w:rsidRPr="004A633E">
          <w:t xml:space="preserve"> </w:t>
        </w:r>
        <w:r w:rsidR="009259ED" w:rsidRPr="004A633E">
          <w:t>있도록</w:t>
        </w:r>
        <w:r w:rsidR="009259ED" w:rsidRPr="004A633E">
          <w:t xml:space="preserve"> </w:t>
        </w:r>
        <w:r w:rsidR="009259ED" w:rsidRPr="004A633E">
          <w:t>필요한</w:t>
        </w:r>
        <w:r w:rsidR="009259ED" w:rsidRPr="004A633E">
          <w:t xml:space="preserve"> </w:t>
        </w:r>
        <w:r w:rsidR="009259ED" w:rsidRPr="004A633E">
          <w:t>절차의</w:t>
        </w:r>
        <w:r w:rsidR="009259ED" w:rsidRPr="004A633E">
          <w:t xml:space="preserve"> </w:t>
        </w:r>
        <w:r w:rsidR="009259ED" w:rsidRPr="004A633E">
          <w:t>진행에</w:t>
        </w:r>
        <w:r w:rsidR="009259ED" w:rsidRPr="004A633E">
          <w:t xml:space="preserve"> </w:t>
        </w:r>
        <w:r w:rsidR="009259ED" w:rsidRPr="004A633E">
          <w:t>합리적으로</w:t>
        </w:r>
        <w:r w:rsidR="009259ED" w:rsidRPr="004A633E">
          <w:t xml:space="preserve"> </w:t>
        </w:r>
        <w:r w:rsidR="009259ED" w:rsidRPr="004A633E">
          <w:t>협조한다</w:t>
        </w:r>
        <w:r w:rsidR="009259ED" w:rsidRPr="004A633E">
          <w:t>.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제</w:t>
        </w:r>
        <w:r w:rsidR="009259ED">
          <w:rPr>
            <w:rFonts w:hint="eastAsia"/>
          </w:rPr>
          <w:t>3</w:t>
        </w:r>
        <w:r w:rsidR="009259ED">
          <w:rPr>
            <w:rFonts w:hint="eastAsia"/>
          </w:rPr>
          <w:t>종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종류주식의</w:t>
        </w:r>
        <w:r w:rsidR="009259ED">
          <w:rPr>
            <w:rFonts w:hint="eastAsia"/>
          </w:rPr>
          <w:t xml:space="preserve"> </w:t>
        </w:r>
        <w:proofErr w:type="spellStart"/>
        <w:r w:rsidR="009259ED">
          <w:rPr>
            <w:rFonts w:hint="eastAsia"/>
          </w:rPr>
          <w:t>발행가액</w:t>
        </w:r>
        <w:proofErr w:type="spellEnd"/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또는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상당액이나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배당금의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지급을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보장하거나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보전할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의무를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부담시키는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것으로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해석되지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아니한다</w:t>
        </w:r>
        <w:r w:rsidR="009259ED">
          <w:rPr>
            <w:rFonts w:hint="eastAsia"/>
          </w:rPr>
          <w:t>.</w:t>
        </w:r>
      </w:ins>
      <w:ins w:id="339" w:author="BKL" w:date="2026-10-01T00:23:00Z" w16du:dateUtc="2026-09-30T15:23:00Z">
        <w:r w:rsidR="004A633E">
          <w:rPr>
            <w:rFonts w:hint="eastAsia"/>
          </w:rPr>
          <w:t xml:space="preserve"> </w:t>
        </w:r>
        <w:r w:rsidR="004A633E" w:rsidRPr="004A633E">
          <w:rPr>
            <w:rFonts w:hint="eastAsia"/>
            <w:highlight w:val="yellow"/>
          </w:rPr>
          <w:t xml:space="preserve">[BKL Note: </w:t>
        </w:r>
      </w:ins>
      <w:ins w:id="340" w:author="BKL" w:date="2026-10-01T11:16:00Z" w16du:dateUtc="2026-10-01T02:16:00Z">
        <w:r w:rsidR="00C01480">
          <w:rPr>
            <w:rFonts w:hint="eastAsia"/>
            <w:highlight w:val="yellow"/>
          </w:rPr>
          <w:t xml:space="preserve">(1) </w:t>
        </w:r>
      </w:ins>
      <w:ins w:id="341" w:author="BKL" w:date="2026-10-01T11:16:00Z">
        <w:r w:rsidR="00C01480" w:rsidRPr="00C01480">
          <w:rPr>
            <w:highlight w:val="yellow"/>
          </w:rPr>
          <w:t>의견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제</w:t>
        </w:r>
        <w:r w:rsidR="00C01480" w:rsidRPr="00C01480">
          <w:rPr>
            <w:highlight w:val="yellow"/>
          </w:rPr>
          <w:t>3</w:t>
        </w:r>
        <w:r w:rsidR="00C01480" w:rsidRPr="00C01480">
          <w:rPr>
            <w:highlight w:val="yellow"/>
          </w:rPr>
          <w:t>종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종류주식의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조건부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누적우선배당에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관한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권리내용은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발행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시점부터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정관에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않고</w:t>
        </w:r>
        <w:r w:rsidR="00C01480" w:rsidRPr="00C01480">
          <w:rPr>
            <w:highlight w:val="yellow"/>
          </w:rPr>
          <w:t xml:space="preserve">, </w:t>
        </w:r>
        <w:r w:rsidR="00C01480" w:rsidRPr="00C01480">
          <w:rPr>
            <w:highlight w:val="yellow"/>
          </w:rPr>
          <w:t>감자약정기한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도래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전에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감자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완료가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어려운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경우에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대비하여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감자약정기한의</w:t>
        </w:r>
        <w:r w:rsidR="00C01480" w:rsidRPr="00C01480">
          <w:rPr>
            <w:highlight w:val="yellow"/>
          </w:rPr>
          <w:t xml:space="preserve"> 1</w:t>
        </w:r>
        <w:r w:rsidR="00C01480" w:rsidRPr="00C01480">
          <w:rPr>
            <w:highlight w:val="yellow"/>
          </w:rPr>
          <w:t>개월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전까지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정관에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반영하는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구조로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수정하였습니다</w:t>
        </w:r>
        <w:r w:rsidR="00C01480" w:rsidRPr="00C01480">
          <w:rPr>
            <w:highlight w:val="yellow"/>
          </w:rPr>
          <w:t>.</w:t>
        </w:r>
      </w:ins>
      <w:ins w:id="342" w:author="BKL" w:date="2026-10-01T11:16:00Z" w16du:dateUtc="2026-10-01T02:16:00Z">
        <w:r w:rsidR="00C01480">
          <w:rPr>
            <w:rFonts w:hint="eastAsia"/>
            <w:highlight w:val="yellow"/>
          </w:rPr>
          <w:t xml:space="preserve"> (2) </w:t>
        </w:r>
      </w:ins>
      <w:ins w:id="343" w:author="BKL" w:date="2026-10-01T00:24:00Z" w16du:dateUtc="2026-09-30T15:24:00Z">
        <w:r w:rsidR="004A633E" w:rsidRPr="004A633E">
          <w:rPr>
            <w:highlight w:val="yellow"/>
          </w:rPr>
          <w:t>주주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당사자의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의무는</w:t>
        </w:r>
        <w:r w:rsidR="004A633E" w:rsidRPr="004A633E">
          <w:rPr>
            <w:rFonts w:hint="eastAsia"/>
            <w:highlight w:val="yellow"/>
          </w:rPr>
          <w:t xml:space="preserve"> </w:t>
        </w:r>
      </w:ins>
      <w:ins w:id="344" w:author="BKL" w:date="2026-10-01T00:23:00Z" w16du:dateUtc="2026-09-30T15:23:00Z">
        <w:r w:rsidR="004A633E" w:rsidRPr="004A633E">
          <w:rPr>
            <w:highlight w:val="yellow"/>
          </w:rPr>
          <w:t>주주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의결권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공동행사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약정으로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해석될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소지를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줄이기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위하여</w:t>
        </w:r>
        <w:r w:rsidR="004A633E" w:rsidRPr="004A633E">
          <w:rPr>
            <w:highlight w:val="yellow"/>
          </w:rPr>
          <w:t xml:space="preserve"> </w:t>
        </w:r>
      </w:ins>
      <w:ins w:id="345" w:author="BKL" w:date="2026-10-01T00:24:00Z">
        <w:r w:rsidR="004A633E" w:rsidRPr="004A633E">
          <w:rPr>
            <w:highlight w:val="yellow"/>
          </w:rPr>
          <w:t>특정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안건에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찬성하는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의결권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행사약정이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아니라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필요한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회사절차에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대한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합리적인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협조의무로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한정하였습니다</w:t>
        </w:r>
        <w:r w:rsidR="004A633E" w:rsidRPr="004A633E">
          <w:rPr>
            <w:highlight w:val="yellow"/>
          </w:rPr>
          <w:t>.</w:t>
        </w:r>
      </w:ins>
      <w:ins w:id="346" w:author="BKL" w:date="2026-10-01T00:23:00Z" w16du:dateUtc="2026-09-30T15:23:00Z">
        <w:r w:rsidR="004A633E" w:rsidRPr="004A633E">
          <w:rPr>
            <w:rFonts w:hint="eastAsia"/>
            <w:highlight w:val="yellow"/>
          </w:rPr>
          <w:t>]</w:t>
        </w:r>
      </w:ins>
      <w:ins w:id="347" w:author="BKL" w:date="2026-10-02T11:08:00Z" w16du:dateUtc="2026-10-02T02:08:00Z">
        <w:r w:rsidR="009259ED">
          <w:rPr>
            <w:rFonts w:hint="eastAsia"/>
          </w:rPr>
          <w:t xml:space="preserve"> </w:t>
        </w:r>
        <w:r w:rsidR="009259ED" w:rsidRPr="009E2715">
          <w:rPr>
            <w:highlight w:val="yellow"/>
          </w:rPr>
          <w:t xml:space="preserve">[BKL Note: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누적우선배당에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관련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절차에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대하여</w:t>
        </w:r>
        <w:r w:rsidR="009259ED" w:rsidRPr="009E2715">
          <w:rPr>
            <w:highlight w:val="yellow"/>
          </w:rPr>
          <w:t xml:space="preserve"> ‘</w:t>
        </w:r>
        <w:r w:rsidR="009259ED" w:rsidRPr="009E2715">
          <w:rPr>
            <w:highlight w:val="yellow"/>
          </w:rPr>
          <w:t>최대한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협조</w:t>
        </w:r>
        <w:r w:rsidR="009259ED" w:rsidRPr="009E2715">
          <w:rPr>
            <w:highlight w:val="yellow"/>
          </w:rPr>
          <w:t>’</w:t>
        </w:r>
        <w:r w:rsidR="009259ED" w:rsidRPr="009E2715">
          <w:rPr>
            <w:highlight w:val="yellow"/>
          </w:rPr>
          <w:t>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수정은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다만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발생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시점과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이행기한이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모두</w:t>
        </w:r>
        <w:r w:rsidR="009259ED" w:rsidRPr="009E2715">
          <w:rPr>
            <w:highlight w:val="yellow"/>
          </w:rPr>
          <w:t xml:space="preserve"> ‘</w:t>
        </w:r>
        <w:r w:rsidR="009259ED" w:rsidRPr="009E2715">
          <w:rPr>
            <w:highlight w:val="yellow"/>
          </w:rPr>
          <w:t>감자약정기한의</w:t>
        </w:r>
        <w:r w:rsidR="009259ED" w:rsidRPr="009E2715">
          <w:rPr>
            <w:highlight w:val="yellow"/>
          </w:rPr>
          <w:t xml:space="preserve"> 1</w:t>
        </w:r>
        <w:r w:rsidR="009259ED" w:rsidRPr="009E2715">
          <w:rPr>
            <w:highlight w:val="yellow"/>
          </w:rPr>
          <w:t>개월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</w:t>
        </w:r>
        <w:r w:rsidR="009259ED" w:rsidRPr="009E2715">
          <w:rPr>
            <w:highlight w:val="yellow"/>
          </w:rPr>
          <w:t>’</w:t>
        </w:r>
        <w:r w:rsidR="009259ED" w:rsidRPr="009E2715">
          <w:rPr>
            <w:highlight w:val="yellow"/>
          </w:rPr>
          <w:t>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규정되는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문언상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불일치를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해소하기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위하여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그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전부</w:t>
        </w:r>
        <w:r w:rsidR="009259ED" w:rsidRPr="009E2715">
          <w:rPr>
            <w:highlight w:val="yellow"/>
          </w:rPr>
          <w:t xml:space="preserve"> </w:t>
        </w:r>
        <w:proofErr w:type="spellStart"/>
        <w:r w:rsidR="009259ED" w:rsidRPr="009E2715">
          <w:rPr>
            <w:highlight w:val="yellow"/>
          </w:rPr>
          <w:t>유상감자된</w:t>
        </w:r>
        <w:proofErr w:type="spellEnd"/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경우를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제외하고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늦어도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감자약정기한의</w:t>
        </w:r>
        <w:r w:rsidR="009259ED" w:rsidRPr="009E2715">
          <w:rPr>
            <w:highlight w:val="yellow"/>
          </w:rPr>
          <w:t xml:space="preserve"> 1</w:t>
        </w:r>
        <w:r w:rsidR="009259ED" w:rsidRPr="009E2715">
          <w:rPr>
            <w:highlight w:val="yellow"/>
          </w:rPr>
          <w:t>개월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전까지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절차가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이루어지도록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정리하였습니다</w:t>
        </w:r>
        <w:r w:rsidR="009259ED" w:rsidRPr="009E2715">
          <w:rPr>
            <w:highlight w:val="yellow"/>
          </w:rPr>
          <w:t>.]</w:t>
        </w:r>
      </w:ins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2FC79BDB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del w:id="348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 w:rsidR="00AE371D">
        <w:rPr>
          <w:rFonts w:hint="eastAsia"/>
        </w:rPr>
        <w:t>3</w:t>
      </w:r>
      <w:del w:id="349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del w:id="350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 w:rsidR="00AE371D">
        <w:rPr>
          <w:rFonts w:hint="eastAsia"/>
        </w:rPr>
        <w:t>2</w:t>
      </w:r>
      <w:del w:id="351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proofErr w:type="spellStart"/>
      <w:r w:rsidR="00AE371D">
        <w:rPr>
          <w:rFonts w:hint="eastAsia"/>
        </w:rPr>
        <w:t>코람코라이프인프라리츠</w:t>
      </w:r>
      <w:proofErr w:type="spellEnd"/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</w:t>
      </w:r>
      <w:del w:id="352" w:author="임영규 부장(상장리츠팀)" w:date="2026-10-01T13:24:00Z" w16du:dateUtc="2026-10-01T04:24:00Z">
        <w:r w:rsidR="0086649F" w:rsidRPr="0086649F" w:rsidDel="00A1064D">
          <w:delText>[</w:delText>
        </w:r>
      </w:del>
      <w:r w:rsidR="0086649F" w:rsidRPr="0086649F">
        <w:t>1</w:t>
      </w:r>
      <w:del w:id="353" w:author="임영규 부장(상장리츠팀)" w:date="2026-10-01T13:24:00Z" w16du:dateUtc="2026-10-01T04:24:00Z">
        <w:r w:rsidR="0086649F" w:rsidRPr="0086649F" w:rsidDel="00A1064D">
          <w:delText>]</w:delText>
        </w:r>
      </w:del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코람코라이프인프라리츠</w:t>
      </w:r>
      <w:proofErr w:type="spellEnd"/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4E5C9BFF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</w:t>
      </w:r>
      <w:del w:id="354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>
        <w:rPr>
          <w:rFonts w:hint="eastAsia"/>
        </w:rPr>
        <w:t>1</w:t>
      </w:r>
      <w:del w:id="355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</w:t>
      </w:r>
      <w:r w:rsidR="0086649F" w:rsidRPr="0086649F">
        <w:lastRenderedPageBreak/>
        <w:t>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356" w:name="_Toc36105794"/>
      <w:bookmarkStart w:id="357" w:name="_Toc36105795"/>
      <w:bookmarkStart w:id="358" w:name="_Toc36105796"/>
      <w:bookmarkStart w:id="359" w:name="_Toc36105797"/>
      <w:bookmarkStart w:id="360" w:name="_Toc36105798"/>
      <w:bookmarkStart w:id="361" w:name="_Toc36105799"/>
      <w:bookmarkStart w:id="362" w:name="_Toc36105800"/>
      <w:bookmarkStart w:id="363" w:name="_Toc36105801"/>
      <w:bookmarkStart w:id="364" w:name="_Toc36105802"/>
      <w:bookmarkStart w:id="365" w:name="_Toc36105803"/>
      <w:bookmarkStart w:id="366" w:name="_Toc36105804"/>
      <w:bookmarkStart w:id="367" w:name="_Toc36105805"/>
      <w:bookmarkStart w:id="368" w:name="_Toc510052072"/>
      <w:bookmarkStart w:id="369" w:name="_Toc510076647"/>
      <w:bookmarkStart w:id="370" w:name="_Toc36105806"/>
      <w:bookmarkStart w:id="371" w:name="_Toc510052074"/>
      <w:bookmarkStart w:id="372" w:name="_Toc510076649"/>
      <w:bookmarkStart w:id="373" w:name="_Toc36105807"/>
      <w:bookmarkStart w:id="374" w:name="_Toc510052078"/>
      <w:bookmarkStart w:id="375" w:name="_Toc510076653"/>
      <w:bookmarkStart w:id="376" w:name="_Toc36105808"/>
      <w:bookmarkStart w:id="377" w:name="_Toc36105809"/>
      <w:bookmarkStart w:id="378" w:name="_Toc36105810"/>
      <w:bookmarkStart w:id="379" w:name="_Toc510052080"/>
      <w:bookmarkStart w:id="380" w:name="_Toc510076655"/>
      <w:bookmarkStart w:id="381" w:name="_Toc510052081"/>
      <w:bookmarkStart w:id="382" w:name="_Toc510076656"/>
      <w:bookmarkStart w:id="383" w:name="_DV_M24"/>
      <w:bookmarkStart w:id="384" w:name="_Toc508231491"/>
      <w:bookmarkStart w:id="385" w:name="_Toc36105812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r>
        <w:rPr>
          <w:rFonts w:hint="eastAsia"/>
          <w:szCs w:val="24"/>
        </w:rPr>
        <w:t>양도금지</w:t>
      </w:r>
      <w:bookmarkEnd w:id="384"/>
      <w:bookmarkEnd w:id="385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386" w:name="_Toc510052089"/>
      <w:bookmarkStart w:id="387" w:name="_Toc510076664"/>
      <w:bookmarkStart w:id="388" w:name="_Toc33703403"/>
      <w:bookmarkStart w:id="389" w:name="_Toc33026727"/>
      <w:bookmarkEnd w:id="386"/>
      <w:bookmarkEnd w:id="387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388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10C0239E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390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389"/>
      <w:bookmarkEnd w:id="390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proofErr w:type="spellStart"/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proofErr w:type="spellEnd"/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7BAB1A4B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391" w:name="_Toc33703405"/>
      <w:bookmarkStart w:id="392" w:name="_Toc33026728"/>
      <w:r>
        <w:rPr>
          <w:rFonts w:hint="eastAsia"/>
          <w:szCs w:val="24"/>
        </w:rPr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proofErr w:type="spellStart"/>
      <w:r w:rsidRPr="008F69AC">
        <w:rPr>
          <w:rFonts w:hint="eastAsia"/>
          <w:szCs w:val="24"/>
        </w:rPr>
        <w:t>징구하여</w:t>
      </w:r>
      <w:proofErr w:type="spellEnd"/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6FFE8DB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del w:id="393" w:author="임영규 부장(상장리츠팀)" w:date="2026-10-01T13:15:00Z" w16du:dateUtc="2026-10-01T04:15:00Z">
        <w:r w:rsidR="00762414" w:rsidDel="000065E9">
          <w:rPr>
            <w:rFonts w:hint="eastAsia"/>
          </w:rPr>
          <w:delText>[*]</w:delText>
        </w:r>
        <w:r w:rsidDel="000065E9">
          <w:delText xml:space="preserve"> </w:delText>
        </w:r>
      </w:del>
      <w:ins w:id="394" w:author="임영규 부장(상장리츠팀)" w:date="2026-10-01T13:15:00Z" w16du:dateUtc="2026-10-01T04:15:00Z">
        <w:r w:rsidR="000065E9">
          <w:rPr>
            <w:rFonts w:hint="eastAsia"/>
          </w:rPr>
          <w:t>[15]</w:t>
        </w:r>
        <w:r w:rsidR="000065E9">
          <w:t xml:space="preserve"> </w:t>
        </w:r>
      </w:ins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391"/>
      <w:bookmarkEnd w:id="392"/>
    </w:p>
    <w:p w14:paraId="3CD1E7EC" w14:textId="6E1CAA93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proofErr w:type="spellStart"/>
      <w:r w:rsidRPr="00AE371D">
        <w:rPr>
          <w:szCs w:val="24"/>
        </w:rPr>
        <w:t>코람코라이프인프라리츠에게</w:t>
      </w:r>
      <w:proofErr w:type="spellEnd"/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lastRenderedPageBreak/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62AF7A46" w:rsidR="00A66770" w:rsidRDefault="00522EA3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 w:rsidRPr="005E41F5">
        <w:t>본</w:t>
      </w:r>
      <w:r w:rsidRPr="005E41F5">
        <w:t xml:space="preserve"> </w:t>
      </w:r>
      <w:r w:rsidRPr="005E41F5">
        <w:t>계약에서</w:t>
      </w:r>
      <w:r w:rsidRPr="005E41F5">
        <w:t xml:space="preserve"> </w:t>
      </w:r>
      <w:r w:rsidRPr="00522EA3">
        <w:t>“</w:t>
      </w:r>
      <w:r w:rsidRPr="00522EA3">
        <w:rPr>
          <w:u w:val="single"/>
        </w:rPr>
        <w:t>인수인</w:t>
      </w:r>
      <w:r w:rsidRPr="00522EA3">
        <w:t>”</w:t>
      </w:r>
      <w:r w:rsidRPr="00522EA3">
        <w:t>이라</w:t>
      </w:r>
      <w:r w:rsidRPr="00522EA3">
        <w:t xml:space="preserve"> </w:t>
      </w:r>
      <w:r w:rsidRPr="00522EA3">
        <w:t>함은</w:t>
      </w:r>
      <w:r w:rsidRPr="00522EA3">
        <w:t xml:space="preserve"> </w:t>
      </w:r>
      <w:r w:rsidRPr="00522EA3">
        <w:t>본건</w:t>
      </w:r>
      <w:r w:rsidRPr="00522EA3">
        <w:t xml:space="preserve"> </w:t>
      </w:r>
      <w:r w:rsidRPr="00522EA3">
        <w:t>유상증자</w:t>
      </w:r>
      <w:ins w:id="395" w:author="BKL" w:date="2026-09-23T21:56:00Z" w16du:dateUtc="2026-09-23T12:56:00Z">
        <w:r w:rsidR="00FB16E1">
          <w:rPr>
            <w:rFonts w:hint="eastAsia"/>
          </w:rPr>
          <w:t>에서</w:t>
        </w:r>
        <w:r w:rsidR="00FB16E1">
          <w:rPr>
            <w:rFonts w:hint="eastAsia"/>
          </w:rPr>
          <w:t xml:space="preserve"> </w:t>
        </w:r>
      </w:ins>
      <w:del w:id="396" w:author="BKL" w:date="2026-09-23T21:56:00Z" w16du:dateUtc="2026-09-23T12:56:00Z">
        <w:r w:rsidRPr="00522EA3" w:rsidDel="00FB16E1">
          <w:delText>와</w:delText>
        </w:r>
        <w:r w:rsidRPr="00522EA3" w:rsidDel="00FB16E1">
          <w:delText xml:space="preserve"> </w:delText>
        </w:r>
        <w:r w:rsidRPr="00522EA3" w:rsidDel="00FB16E1">
          <w:delText>관련하여</w:delText>
        </w:r>
        <w:r w:rsidRPr="00522EA3" w:rsidDel="00FB16E1">
          <w:delText xml:space="preserve"> </w:delText>
        </w:r>
        <w:r w:rsidRPr="00522EA3" w:rsidDel="00FB16E1">
          <w:delText>본</w:delText>
        </w:r>
        <w:r w:rsidRPr="00522EA3" w:rsidDel="00FB16E1">
          <w:delText xml:space="preserve"> </w:delText>
        </w:r>
        <w:r w:rsidRPr="00522EA3" w:rsidDel="00FB16E1">
          <w:delText>계약의</w:delText>
        </w:r>
        <w:r w:rsidRPr="00522EA3" w:rsidDel="00FB16E1">
          <w:delText xml:space="preserve"> </w:delText>
        </w:r>
        <w:r w:rsidRPr="00522EA3" w:rsidDel="00FB16E1">
          <w:delText>당사자로</w:delText>
        </w:r>
        <w:r w:rsidRPr="00522EA3" w:rsidDel="00FB16E1">
          <w:delText xml:space="preserve"> </w:delText>
        </w:r>
        <w:r w:rsidRPr="00522EA3" w:rsidDel="00FB16E1">
          <w:delText>참여하는</w:delText>
        </w:r>
        <w:r w:rsidRPr="00522EA3" w:rsidDel="00FB16E1">
          <w:delText xml:space="preserve"> </w:delText>
        </w:r>
        <w:r w:rsidR="00EC013E" w:rsidDel="00FB16E1">
          <w:rPr>
            <w:rFonts w:hint="eastAsia"/>
          </w:rPr>
          <w:delText>주식회사</w:delText>
        </w:r>
        <w:r w:rsidR="00EC013E" w:rsidDel="00FB16E1">
          <w:rPr>
            <w:rFonts w:hint="eastAsia"/>
          </w:rPr>
          <w:delText xml:space="preserve"> </w:delText>
        </w:r>
        <w:r w:rsidRPr="00522EA3" w:rsidDel="00FB16E1">
          <w:delText>우리투자증권</w:delText>
        </w:r>
        <w:r w:rsidRPr="00522EA3" w:rsidDel="00FB16E1">
          <w:delText xml:space="preserve">, </w:delText>
        </w:r>
        <w:r w:rsidRPr="00522EA3" w:rsidDel="00FB16E1">
          <w:delText>삼성증권</w:delText>
        </w:r>
        <w:r w:rsidRPr="00522EA3" w:rsidDel="00FB16E1">
          <w:delText xml:space="preserve"> </w:delText>
        </w:r>
        <w:r w:rsidRPr="00522EA3" w:rsidDel="00FB16E1">
          <w:delText>및</w:delText>
        </w:r>
        <w:r w:rsidRPr="00522EA3" w:rsidDel="00FB16E1">
          <w:delText xml:space="preserve"> </w:delText>
        </w:r>
        <w:r w:rsidRPr="00522EA3" w:rsidDel="00FB16E1">
          <w:delText>이들의</w:delText>
        </w:r>
        <w:r w:rsidRPr="00522EA3" w:rsidDel="00FB16E1">
          <w:delText xml:space="preserve"> </w:delText>
        </w:r>
        <w:r w:rsidRPr="00522EA3" w:rsidDel="00FB16E1">
          <w:delText>인수업무를</w:delText>
        </w:r>
        <w:r w:rsidRPr="00522EA3" w:rsidDel="00FB16E1">
          <w:delText xml:space="preserve"> </w:delText>
        </w:r>
        <w:r w:rsidRPr="00522EA3" w:rsidDel="00FB16E1">
          <w:delText>통하여</w:delText>
        </w:r>
        <w:r w:rsidRPr="00522EA3" w:rsidDel="00FB16E1">
          <w:delText xml:space="preserve"> </w:delText>
        </w:r>
      </w:del>
      <w:r w:rsidRPr="00522EA3">
        <w:t>제</w:t>
      </w:r>
      <w:r w:rsidRPr="00522EA3">
        <w:t>1</w:t>
      </w:r>
      <w:r w:rsidRPr="00522EA3">
        <w:t>종</w:t>
      </w:r>
      <w:r w:rsidRPr="00522EA3">
        <w:t xml:space="preserve"> </w:t>
      </w:r>
      <w:r w:rsidRPr="00522EA3">
        <w:t>종류주식</w:t>
      </w:r>
      <w:r w:rsidRPr="00522EA3">
        <w:t xml:space="preserve"> </w:t>
      </w:r>
      <w:r w:rsidRPr="00522EA3">
        <w:t>또는</w:t>
      </w:r>
      <w:r w:rsidRPr="00522EA3">
        <w:t xml:space="preserve"> </w:t>
      </w:r>
      <w:r w:rsidRPr="00522EA3">
        <w:t>제</w:t>
      </w:r>
      <w:r w:rsidRPr="00522EA3">
        <w:t>2</w:t>
      </w:r>
      <w:r w:rsidRPr="00522EA3">
        <w:t>종</w:t>
      </w:r>
      <w:r w:rsidRPr="00522EA3">
        <w:t xml:space="preserve"> </w:t>
      </w:r>
      <w:r w:rsidRPr="00522EA3">
        <w:t>종류주식을</w:t>
      </w:r>
      <w:r w:rsidRPr="00522EA3">
        <w:t xml:space="preserve"> </w:t>
      </w:r>
      <w:r w:rsidRPr="00522EA3">
        <w:t>대상회사로부터</w:t>
      </w:r>
      <w:r w:rsidRPr="00522EA3">
        <w:t xml:space="preserve"> </w:t>
      </w:r>
      <w:r w:rsidRPr="00522EA3">
        <w:t>직접</w:t>
      </w:r>
      <w:r w:rsidRPr="00522EA3">
        <w:t xml:space="preserve"> </w:t>
      </w:r>
      <w:r w:rsidRPr="00522EA3">
        <w:t>인수하여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자</w:t>
      </w:r>
      <w:ins w:id="397" w:author="BKL" w:date="2026-09-23T21:57:00Z" w16du:dateUtc="2026-09-23T12:57:00Z">
        <w:r w:rsidR="00FB16E1" w:rsidRPr="00FB16E1">
          <w:t>(</w:t>
        </w:r>
        <w:r w:rsidR="00FB16E1" w:rsidRPr="00FB16E1">
          <w:t>제</w:t>
        </w:r>
        <w:r w:rsidR="00FB16E1" w:rsidRPr="00FB16E1">
          <w:t>2.5</w:t>
        </w:r>
        <w:r w:rsidR="00FB16E1" w:rsidRPr="00FB16E1">
          <w:t>조에</w:t>
        </w:r>
        <w:r w:rsidR="00FB16E1" w:rsidRPr="00FB16E1">
          <w:t xml:space="preserve"> </w:t>
        </w:r>
        <w:r w:rsidR="00FB16E1" w:rsidRPr="00FB16E1">
          <w:t>따라</w:t>
        </w:r>
        <w:r w:rsidR="00FB16E1" w:rsidRPr="00FB16E1">
          <w:t xml:space="preserve"> </w:t>
        </w:r>
        <w:r w:rsidR="00FB16E1" w:rsidRPr="00FB16E1">
          <w:t>주식을</w:t>
        </w:r>
        <w:r w:rsidR="00FB16E1" w:rsidRPr="00FB16E1">
          <w:t xml:space="preserve"> </w:t>
        </w:r>
        <w:r w:rsidR="00FB16E1" w:rsidRPr="00FB16E1">
          <w:t>인수하는</w:t>
        </w:r>
        <w:r w:rsidR="00FB16E1" w:rsidRPr="00FB16E1">
          <w:t xml:space="preserve"> </w:t>
        </w:r>
        <w:r w:rsidR="00FB16E1" w:rsidRPr="00FB16E1">
          <w:t>인수기관을</w:t>
        </w:r>
        <w:r w:rsidR="00FB16E1" w:rsidRPr="00FB16E1">
          <w:t xml:space="preserve"> </w:t>
        </w:r>
        <w:r w:rsidR="00FB16E1" w:rsidRPr="00FB16E1">
          <w:t>포함하고</w:t>
        </w:r>
        <w:r w:rsidR="00FB16E1" w:rsidRPr="00FB16E1">
          <w:t xml:space="preserve">, </w:t>
        </w:r>
        <w:proofErr w:type="spellStart"/>
        <w:r w:rsidR="00FB16E1" w:rsidRPr="00FB16E1">
          <w:t>코람코라이프인프라리츠는</w:t>
        </w:r>
        <w:proofErr w:type="spellEnd"/>
        <w:r w:rsidR="00FB16E1" w:rsidRPr="00FB16E1">
          <w:t xml:space="preserve"> </w:t>
        </w:r>
        <w:r w:rsidR="00FB16E1" w:rsidRPr="00FB16E1">
          <w:t>제외한다</w:t>
        </w:r>
        <w:r w:rsidR="00FB16E1" w:rsidRPr="00FB16E1">
          <w:t>)</w:t>
        </w:r>
      </w:ins>
      <w:r w:rsidRPr="00522EA3">
        <w:t>를</w:t>
      </w:r>
      <w:r w:rsidRPr="00522EA3">
        <w:t xml:space="preserve"> </w:t>
      </w:r>
      <w:r w:rsidRPr="00522EA3">
        <w:t>말하고</w:t>
      </w:r>
      <w:r w:rsidRPr="00522EA3">
        <w:t>, “</w:t>
      </w:r>
      <w:proofErr w:type="spellStart"/>
      <w:r w:rsidRPr="00522EA3">
        <w:rPr>
          <w:u w:val="single"/>
        </w:rPr>
        <w:t>셀다운</w:t>
      </w:r>
      <w:proofErr w:type="spellEnd"/>
      <w:r w:rsidRPr="00522EA3">
        <w:rPr>
          <w:u w:val="single"/>
        </w:rPr>
        <w:t xml:space="preserve"> </w:t>
      </w:r>
      <w:r w:rsidRPr="00522EA3">
        <w:rPr>
          <w:u w:val="single"/>
        </w:rPr>
        <w:t>양수인</w:t>
      </w:r>
      <w:r w:rsidRPr="00522EA3">
        <w:t>”</w:t>
      </w:r>
      <w:r w:rsidRPr="005E41F5">
        <w:t>이라</w:t>
      </w:r>
      <w:r w:rsidRPr="005E41F5">
        <w:t xml:space="preserve"> </w:t>
      </w:r>
      <w:r w:rsidRPr="005E41F5">
        <w:t>함은</w:t>
      </w:r>
      <w:r w:rsidRPr="005E41F5">
        <w:t xml:space="preserve"> </w:t>
      </w:r>
      <w:r w:rsidRPr="005E41F5">
        <w:t>셀다운에</w:t>
      </w:r>
      <w:r w:rsidRPr="005E41F5">
        <w:t xml:space="preserve"> </w:t>
      </w:r>
      <w:r w:rsidRPr="005E41F5">
        <w:t>따라</w:t>
      </w:r>
      <w:r w:rsidRPr="005E41F5">
        <w:t xml:space="preserve"> </w:t>
      </w:r>
      <w:r w:rsidRPr="005E41F5">
        <w:t>해당</w:t>
      </w:r>
      <w:r w:rsidRPr="005E41F5">
        <w:t xml:space="preserve"> </w:t>
      </w:r>
      <w:r w:rsidRPr="005E41F5">
        <w:t>종류주식을</w:t>
      </w:r>
      <w:r w:rsidRPr="005E41F5">
        <w:t xml:space="preserve"> </w:t>
      </w:r>
      <w:r w:rsidRPr="005E41F5">
        <w:t>취득한</w:t>
      </w:r>
      <w:r w:rsidRPr="005E41F5">
        <w:t xml:space="preserve"> </w:t>
      </w:r>
      <w:r w:rsidRPr="005E41F5">
        <w:t>자</w:t>
      </w:r>
      <w:r w:rsidRPr="005E41F5">
        <w:t xml:space="preserve"> </w:t>
      </w:r>
      <w:r w:rsidRPr="005E41F5">
        <w:t>및</w:t>
      </w:r>
      <w:r w:rsidRPr="005E41F5">
        <w:t xml:space="preserve"> </w:t>
      </w:r>
      <w:r w:rsidRPr="005E41F5">
        <w:t>그로부터</w:t>
      </w:r>
      <w:r w:rsidRPr="005E41F5">
        <w:t xml:space="preserve"> </w:t>
      </w:r>
      <w:r w:rsidRPr="005E41F5">
        <w:t>순차로</w:t>
      </w:r>
      <w:r w:rsidRPr="005E41F5">
        <w:t xml:space="preserve"> </w:t>
      </w:r>
      <w:r w:rsidRPr="005E41F5">
        <w:t>이를</w:t>
      </w:r>
      <w:r w:rsidRPr="005E41F5">
        <w:t xml:space="preserve"> </w:t>
      </w:r>
      <w:r w:rsidRPr="005E41F5">
        <w:t>양수한</w:t>
      </w:r>
      <w:r w:rsidRPr="005E41F5">
        <w:t xml:space="preserve"> </w:t>
      </w:r>
      <w:r w:rsidRPr="005E41F5">
        <w:t>자를</w:t>
      </w:r>
      <w:r w:rsidRPr="005E41F5">
        <w:t xml:space="preserve"> </w:t>
      </w:r>
      <w:r w:rsidRPr="005E41F5">
        <w:t>말한다</w:t>
      </w:r>
      <w:r w:rsidRPr="005E41F5">
        <w:t>.</w:t>
      </w:r>
      <w:r>
        <w:rPr>
          <w:rFonts w:hint="eastAsia"/>
        </w:rPr>
        <w:t xml:space="preserve"> </w:t>
      </w:r>
      <w:r>
        <w:br/>
      </w:r>
      <w:r w:rsidR="00A66770">
        <w:rPr>
          <w:rFonts w:hint="eastAsia"/>
        </w:rPr>
        <w:t>제</w:t>
      </w:r>
      <w:r w:rsidR="00752C01">
        <w:rPr>
          <w:rFonts w:hint="eastAsia"/>
        </w:rPr>
        <w:t>7.</w:t>
      </w:r>
      <w:r w:rsidR="00A66770">
        <w:rPr>
          <w:rFonts w:hint="eastAsia"/>
        </w:rPr>
        <w:t>1</w:t>
      </w:r>
      <w:r w:rsidR="00752C01">
        <w:rPr>
          <w:rFonts w:hint="eastAsia"/>
        </w:rPr>
        <w:t>조</w:t>
      </w:r>
      <w:r w:rsidR="00A66770">
        <w:rPr>
          <w:rFonts w:hint="eastAsia"/>
        </w:rPr>
        <w:t>에도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불구하고</w:t>
      </w:r>
      <w:r w:rsidR="00A66770">
        <w:rPr>
          <w:rFonts w:hint="eastAsia"/>
        </w:rPr>
        <w:t xml:space="preserve">, </w:t>
      </w:r>
      <w:r w:rsidR="00D167E9">
        <w:rPr>
          <w:rFonts w:hint="eastAsia"/>
        </w:rPr>
        <w:t>(</w:t>
      </w:r>
      <w:proofErr w:type="spellStart"/>
      <w:r w:rsidR="00D167E9">
        <w:rPr>
          <w:rFonts w:hint="eastAsia"/>
        </w:rPr>
        <w:t>i</w:t>
      </w:r>
      <w:proofErr w:type="spellEnd"/>
      <w:r w:rsidR="00D167E9">
        <w:rPr>
          <w:rFonts w:hint="eastAsia"/>
        </w:rPr>
        <w:t xml:space="preserve">) </w:t>
      </w:r>
      <w:r w:rsidR="005E41F5">
        <w:rPr>
          <w:rFonts w:hint="eastAsia"/>
        </w:rPr>
        <w:t>인수인</w:t>
      </w:r>
      <w:r w:rsidR="00A66770">
        <w:rPr>
          <w:rFonts w:hint="eastAsia"/>
        </w:rPr>
        <w:t>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자신이</w:t>
      </w:r>
      <w:r w:rsidR="00A66770">
        <w:rPr>
          <w:rFonts w:hint="eastAsia"/>
        </w:rPr>
        <w:t xml:space="preserve"> </w:t>
      </w:r>
      <w:r w:rsidR="005E41F5">
        <w:rPr>
          <w:rFonts w:hint="eastAsia"/>
        </w:rPr>
        <w:t>보유</w:t>
      </w:r>
      <w:r w:rsidR="00A66770">
        <w:rPr>
          <w:rFonts w:hint="eastAsia"/>
        </w:rPr>
        <w:t>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1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2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전부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일부를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3</w:t>
      </w:r>
      <w:r w:rsidR="00A66770">
        <w:rPr>
          <w:rFonts w:hint="eastAsia"/>
        </w:rPr>
        <w:t>자에게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매각</w:t>
      </w:r>
      <w:r w:rsidR="00A66770">
        <w:rPr>
          <w:rFonts w:hint="eastAsia"/>
        </w:rPr>
        <w:t>(</w:t>
      </w:r>
      <w:r w:rsidR="00A66770">
        <w:rPr>
          <w:rFonts w:hint="eastAsia"/>
        </w:rPr>
        <w:t>이하</w:t>
      </w:r>
      <w:r w:rsidR="00A66770">
        <w:rPr>
          <w:rFonts w:hint="eastAsia"/>
        </w:rPr>
        <w:t xml:space="preserve"> </w:t>
      </w:r>
      <w:r w:rsidR="00A66770">
        <w:t>“</w:t>
      </w:r>
      <w:proofErr w:type="spellStart"/>
      <w:r w:rsidR="00A66770" w:rsidRPr="00257445">
        <w:rPr>
          <w:rFonts w:hint="eastAsia"/>
          <w:u w:val="single"/>
        </w:rPr>
        <w:t>셀다운</w:t>
      </w:r>
      <w:proofErr w:type="spellEnd"/>
      <w:r w:rsidR="00A66770">
        <w:t>”</w:t>
      </w:r>
      <w:r w:rsidR="00A66770">
        <w:rPr>
          <w:rFonts w:hint="eastAsia"/>
        </w:rPr>
        <w:t>)</w:t>
      </w:r>
      <w:r w:rsidR="00A66770">
        <w:rPr>
          <w:rFonts w:hint="eastAsia"/>
        </w:rPr>
        <w:t>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</w:t>
      </w:r>
      <w:r w:rsidR="00D167E9">
        <w:rPr>
          <w:rFonts w:hint="eastAsia"/>
        </w:rPr>
        <w:t>과</w:t>
      </w:r>
      <w:r w:rsidR="00D167E9">
        <w:rPr>
          <w:rFonts w:hint="eastAsia"/>
        </w:rPr>
        <w:t xml:space="preserve"> (ii) </w:t>
      </w:r>
      <w:proofErr w:type="spellStart"/>
      <w:r>
        <w:rPr>
          <w:rFonts w:hint="eastAsia"/>
        </w:rPr>
        <w:t>셀다운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양수인</w:t>
      </w:r>
      <w:r w:rsidR="00D167E9">
        <w:rPr>
          <w:rFonts w:hint="eastAsia"/>
        </w:rPr>
        <w:t>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자신이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보유한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1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2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종류주식의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전부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일부를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3</w:t>
      </w:r>
      <w:r w:rsidR="00D167E9">
        <w:rPr>
          <w:rFonts w:hint="eastAsia"/>
        </w:rPr>
        <w:t>자에게</w:t>
      </w:r>
      <w:r w:rsidR="00D167E9">
        <w:rPr>
          <w:rFonts w:hint="eastAsia"/>
        </w:rPr>
        <w:t xml:space="preserve"> </w:t>
      </w:r>
      <w:r>
        <w:rPr>
          <w:rFonts w:hint="eastAsia"/>
        </w:rPr>
        <w:t>양도</w:t>
      </w:r>
      <w:r w:rsidR="00D167E9">
        <w:rPr>
          <w:rFonts w:hint="eastAsia"/>
        </w:rPr>
        <w:t>(</w:t>
      </w:r>
      <w:r w:rsidR="00D167E9">
        <w:rPr>
          <w:rFonts w:hint="eastAsia"/>
        </w:rPr>
        <w:t>이하</w:t>
      </w:r>
      <w:r w:rsidR="00D167E9">
        <w:rPr>
          <w:rFonts w:hint="eastAsia"/>
        </w:rPr>
        <w:t xml:space="preserve"> </w:t>
      </w:r>
      <w:r w:rsidR="00D167E9">
        <w:t>“</w:t>
      </w:r>
      <w:r w:rsidR="00D167E9">
        <w:rPr>
          <w:rFonts w:hint="eastAsia"/>
          <w:u w:val="single"/>
        </w:rPr>
        <w:t>후속</w:t>
      </w:r>
      <w:r w:rsidR="00D167E9">
        <w:rPr>
          <w:rFonts w:hint="eastAsia"/>
          <w:u w:val="single"/>
        </w:rPr>
        <w:t xml:space="preserve"> </w:t>
      </w:r>
      <w:r w:rsidR="00D167E9">
        <w:rPr>
          <w:rFonts w:hint="eastAsia"/>
          <w:u w:val="single"/>
        </w:rPr>
        <w:t>양도</w:t>
      </w:r>
      <w:r w:rsidR="00D167E9">
        <w:t>”</w:t>
      </w:r>
      <w:r w:rsidR="00D167E9">
        <w:rPr>
          <w:rFonts w:hint="eastAsia"/>
        </w:rPr>
        <w:t>)</w:t>
      </w:r>
      <w:r w:rsidR="00D167E9">
        <w:rPr>
          <w:rFonts w:hint="eastAsia"/>
        </w:rPr>
        <w:t>하는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5E41F5">
        <w:rPr>
          <w:rFonts w:hint="eastAsia"/>
        </w:rPr>
        <w:t>다음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각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호</w:t>
      </w:r>
      <w:r w:rsidR="00A66770">
        <w:rPr>
          <w:rFonts w:hint="eastAsia"/>
        </w:rPr>
        <w:t>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모두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조건으로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주주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별도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서면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동의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없이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허용</w:t>
      </w:r>
      <w:r w:rsidR="005E41F5">
        <w:rPr>
          <w:rFonts w:hint="eastAsia"/>
        </w:rPr>
        <w:t>되며</w:t>
      </w:r>
      <w:r w:rsidR="005E41F5">
        <w:rPr>
          <w:rFonts w:hint="eastAsia"/>
        </w:rPr>
        <w:t>,</w:t>
      </w:r>
      <w:r w:rsidR="005E41F5" w:rsidRPr="005E41F5">
        <w:t xml:space="preserve"> </w:t>
      </w:r>
      <w:r w:rsidR="005E41F5" w:rsidRPr="005E41F5">
        <w:t>다른</w:t>
      </w:r>
      <w:r w:rsidR="005E41F5" w:rsidRPr="005E41F5">
        <w:t xml:space="preserve"> </w:t>
      </w:r>
      <w:r w:rsidR="005E41F5" w:rsidRPr="005E41F5">
        <w:t>주주</w:t>
      </w:r>
      <w:r w:rsidR="005E41F5" w:rsidRPr="005E41F5">
        <w:t xml:space="preserve"> </w:t>
      </w:r>
      <w:r w:rsidR="005E41F5" w:rsidRPr="005E41F5">
        <w:t>당사자들은</w:t>
      </w:r>
      <w:r w:rsidR="005E41F5" w:rsidRPr="005E41F5">
        <w:t xml:space="preserve"> </w:t>
      </w:r>
      <w:r w:rsidR="005E41F5" w:rsidRPr="005E41F5">
        <w:t>본</w:t>
      </w:r>
      <w:r w:rsidR="005E41F5" w:rsidRPr="005E41F5">
        <w:t xml:space="preserve"> </w:t>
      </w:r>
      <w:r w:rsidR="005E41F5" w:rsidRPr="005E41F5">
        <w:t>조에</w:t>
      </w:r>
      <w:r w:rsidR="005E41F5" w:rsidRPr="005E41F5">
        <w:t xml:space="preserve"> </w:t>
      </w:r>
      <w:r w:rsidR="005E41F5" w:rsidRPr="005E41F5">
        <w:t>따라</w:t>
      </w:r>
      <w:r w:rsidR="005E41F5" w:rsidRPr="005E41F5">
        <w:t xml:space="preserve"> </w:t>
      </w:r>
      <w:r w:rsidR="005E41F5" w:rsidRPr="005E41F5">
        <w:t>허용되는</w:t>
      </w:r>
      <w:r w:rsidR="005E41F5" w:rsidRPr="005E41F5">
        <w:t xml:space="preserve"> </w:t>
      </w:r>
      <w:proofErr w:type="spellStart"/>
      <w:r w:rsidR="005E41F5" w:rsidRPr="005E41F5">
        <w:t>셀다운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 w:rsidR="005E41F5" w:rsidRPr="005E41F5">
        <w:t>에</w:t>
      </w:r>
      <w:r w:rsidR="005E41F5" w:rsidRPr="005E41F5">
        <w:t xml:space="preserve"> </w:t>
      </w:r>
      <w:r w:rsidR="005E41F5" w:rsidRPr="005E41F5">
        <w:t>관하여</w:t>
      </w:r>
      <w:r w:rsidR="005E41F5" w:rsidRPr="005E41F5">
        <w:t xml:space="preserve"> </w:t>
      </w:r>
      <w:r w:rsidR="005E41F5" w:rsidRPr="005E41F5">
        <w:t>이사회</w:t>
      </w:r>
      <w:r w:rsidR="005E41F5" w:rsidRPr="005E41F5">
        <w:t xml:space="preserve"> </w:t>
      </w:r>
      <w:r w:rsidR="005E41F5" w:rsidRPr="005E41F5">
        <w:t>승인</w:t>
      </w:r>
      <w:r w:rsidR="005E41F5" w:rsidRPr="005E41F5">
        <w:t xml:space="preserve"> </w:t>
      </w:r>
      <w:r w:rsidR="005E41F5" w:rsidRPr="005E41F5">
        <w:t>등</w:t>
      </w:r>
      <w:r w:rsidR="005E41F5" w:rsidRPr="005E41F5">
        <w:t xml:space="preserve"> </w:t>
      </w:r>
      <w:r w:rsidR="005E41F5" w:rsidRPr="005E41F5">
        <w:t>이에</w:t>
      </w:r>
      <w:r w:rsidR="005E41F5" w:rsidRPr="005E41F5">
        <w:t xml:space="preserve"> </w:t>
      </w:r>
      <w:r w:rsidR="005E41F5" w:rsidRPr="005E41F5">
        <w:t>필요한</w:t>
      </w:r>
      <w:r w:rsidR="005E41F5" w:rsidRPr="005E41F5">
        <w:t xml:space="preserve"> </w:t>
      </w:r>
      <w:r w:rsidR="005E41F5" w:rsidRPr="005E41F5">
        <w:t>절차에</w:t>
      </w:r>
      <w:r w:rsidR="005E41F5" w:rsidRPr="005E41F5">
        <w:t xml:space="preserve"> </w:t>
      </w:r>
      <w:r w:rsidR="005E41F5" w:rsidRPr="005E41F5">
        <w:t>협조하기로</w:t>
      </w:r>
      <w:r w:rsidR="005E41F5" w:rsidRPr="005E41F5">
        <w:t xml:space="preserve"> </w:t>
      </w:r>
      <w:r w:rsidR="005E41F5" w:rsidRPr="005E41F5">
        <w:t>한다</w:t>
      </w:r>
      <w:r w:rsidR="005E41F5" w:rsidRPr="005E41F5">
        <w:t>.</w:t>
      </w:r>
      <w:r w:rsidR="00FF0E53">
        <w:rPr>
          <w:rFonts w:hint="eastAsia"/>
        </w:rPr>
        <w:t xml:space="preserve"> 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>
        <w:rPr>
          <w:rFonts w:hint="eastAsia"/>
          <w:szCs w:val="24"/>
        </w:rPr>
        <w:t>인수인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proofErr w:type="spellStart"/>
      <w:r w:rsidR="002C09CB">
        <w:rPr>
          <w:rFonts w:hint="eastAsia"/>
          <w:szCs w:val="24"/>
        </w:rPr>
        <w:t>셀다운</w:t>
      </w:r>
      <w:proofErr w:type="spellEnd"/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proofErr w:type="spellStart"/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proofErr w:type="spellEnd"/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</w:t>
      </w:r>
      <w:r w:rsidR="005E41F5">
        <w:rPr>
          <w:rFonts w:hint="eastAsia"/>
        </w:rPr>
        <w:t>른다</w:t>
      </w:r>
      <w:r w:rsidR="005E41F5">
        <w:rPr>
          <w:rFonts w:hint="eastAsia"/>
        </w:rPr>
        <w:t>.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양도인이</w:t>
      </w:r>
      <w:r w:rsidR="00A66770"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각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호의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충족하지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아니한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경우</w:t>
      </w:r>
      <w:r w:rsidR="00A66770">
        <w:rPr>
          <w:rFonts w:hint="eastAsia"/>
        </w:rPr>
        <w:t xml:space="preserve">, </w:t>
      </w:r>
      <w:r w:rsidR="00A66770">
        <w:rPr>
          <w:rFonts w:hint="eastAsia"/>
        </w:rPr>
        <w:t>양도인은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그로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인하여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발생한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손해를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배상한다</w:t>
      </w:r>
      <w:r w:rsidR="00A66770"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Pr="00522EA3">
        <w:rPr>
          <w:highlight w:val="yellow"/>
        </w:rPr>
        <w:t xml:space="preserve">[BKL Note: </w:t>
      </w:r>
      <w:r w:rsidRPr="00522EA3">
        <w:rPr>
          <w:highlight w:val="yellow"/>
        </w:rPr>
        <w:t>의견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주신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바에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따라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인수인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주주간계약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체결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1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2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관련하여</w:t>
      </w:r>
      <w:r w:rsidRPr="00522EA3">
        <w:rPr>
          <w:highlight w:val="yellow"/>
        </w:rPr>
        <w:t xml:space="preserve"> </w:t>
      </w:r>
      <w:del w:id="398" w:author="BKL" w:date="2026-09-23T21:58:00Z" w16du:dateUtc="2026-09-23T12:58:00Z">
        <w:r w:rsidRPr="00522EA3" w:rsidDel="00FB16E1">
          <w:rPr>
            <w:highlight w:val="yellow"/>
          </w:rPr>
          <w:delText>본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계약의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당사자로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참여하는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우리투자증권</w:delText>
        </w:r>
        <w:r w:rsidRPr="00522EA3" w:rsidDel="00FB16E1">
          <w:rPr>
            <w:highlight w:val="yellow"/>
          </w:rPr>
          <w:delText xml:space="preserve">, </w:delText>
        </w:r>
        <w:r w:rsidRPr="00522EA3" w:rsidDel="00FB16E1">
          <w:rPr>
            <w:highlight w:val="yellow"/>
          </w:rPr>
          <w:delText>삼성증권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및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이들의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인수업무를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통하여</w:delText>
        </w:r>
        <w:r w:rsidRPr="00522EA3" w:rsidDel="00FB16E1">
          <w:rPr>
            <w:highlight w:val="yellow"/>
          </w:rPr>
          <w:delText xml:space="preserve"> </w:delText>
        </w:r>
      </w:del>
      <w:r w:rsidRPr="00522EA3">
        <w:rPr>
          <w:highlight w:val="yellow"/>
        </w:rPr>
        <w:t>대상회사로부터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직접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투자자를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포괄하도록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정의하고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이들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인수인으로부터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취득하는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순차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양수인을</w:t>
      </w:r>
      <w:r w:rsidRPr="00522EA3">
        <w:rPr>
          <w:highlight w:val="yellow"/>
        </w:rPr>
        <w:t xml:space="preserve"> “</w:t>
      </w:r>
      <w:proofErr w:type="spellStart"/>
      <w:r w:rsidRPr="00522EA3">
        <w:rPr>
          <w:highlight w:val="yellow"/>
        </w:rPr>
        <w:t>셀다운</w:t>
      </w:r>
      <w:proofErr w:type="spellEnd"/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</w:t>
      </w:r>
      <w:r w:rsidRPr="00522EA3">
        <w:rPr>
          <w:highlight w:val="yellow"/>
        </w:rPr>
        <w:t>”</w:t>
      </w:r>
      <w:proofErr w:type="spellStart"/>
      <w:r w:rsidRPr="00522EA3">
        <w:rPr>
          <w:highlight w:val="yellow"/>
        </w:rPr>
        <w:t>으로</w:t>
      </w:r>
      <w:proofErr w:type="spellEnd"/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구분하였습니다</w:t>
      </w:r>
      <w:r w:rsidRPr="00522EA3">
        <w:rPr>
          <w:highlight w:val="yellow"/>
        </w:rPr>
        <w:t>.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삼성증권이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자신이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유상증자에서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최초로</w:t>
      </w:r>
      <w:r w:rsidRPr="00522EA3">
        <w:rPr>
          <w:highlight w:val="yellow"/>
        </w:rPr>
        <w:t xml:space="preserve"> </w:t>
      </w:r>
      <w:proofErr w:type="spellStart"/>
      <w:r w:rsidRPr="00522EA3">
        <w:rPr>
          <w:highlight w:val="yellow"/>
        </w:rPr>
        <w:t>셀다운하는</w:t>
      </w:r>
      <w:proofErr w:type="spellEnd"/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경우에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한하여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면제되고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밖의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인수인의</w:t>
      </w:r>
      <w:r w:rsidRPr="00522EA3">
        <w:rPr>
          <w:highlight w:val="yellow"/>
        </w:rPr>
        <w:t xml:space="preserve"> </w:t>
      </w:r>
      <w:proofErr w:type="spellStart"/>
      <w:r w:rsidRPr="00522EA3">
        <w:rPr>
          <w:highlight w:val="yellow"/>
        </w:rPr>
        <w:t>셀다운</w:t>
      </w:r>
      <w:proofErr w:type="spellEnd"/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proofErr w:type="spellStart"/>
      <w:r w:rsidRPr="00522EA3">
        <w:rPr>
          <w:highlight w:val="yellow"/>
        </w:rPr>
        <w:t>셀다운</w:t>
      </w:r>
      <w:proofErr w:type="spellEnd"/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후속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양도에는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모두</w:t>
      </w:r>
      <w:r w:rsidRPr="00522EA3">
        <w:rPr>
          <w:highlight w:val="yellow"/>
        </w:rPr>
        <w:t xml:space="preserve">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받도록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하였습니다</w:t>
      </w:r>
      <w:r w:rsidRPr="00522EA3">
        <w:rPr>
          <w:highlight w:val="yellow"/>
        </w:rPr>
        <w:t>.]</w:t>
      </w:r>
    </w:p>
    <w:p w14:paraId="708B9731" w14:textId="29E454F2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proofErr w:type="spellStart"/>
      <w:r w:rsidR="000952C4">
        <w:rPr>
          <w:rFonts w:hint="eastAsia"/>
          <w:szCs w:val="24"/>
        </w:rPr>
        <w:t>셀다운</w:t>
      </w:r>
      <w:proofErr w:type="spellEnd"/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522EA3">
        <w:rPr>
          <w:rFonts w:hint="eastAsia"/>
          <w:szCs w:val="24"/>
        </w:rPr>
        <w:t xml:space="preserve"> </w:t>
      </w:r>
      <w:r w:rsidR="00522EA3">
        <w:rPr>
          <w:rFonts w:hint="eastAsia"/>
          <w:szCs w:val="24"/>
        </w:rPr>
        <w:t>양도</w:t>
      </w:r>
      <w:r w:rsidRPr="00A66770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그</w:t>
      </w:r>
      <w:r w:rsidR="00D167E9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양수인</w:t>
      </w:r>
      <w:r w:rsidR="00D167E9">
        <w:rPr>
          <w:rFonts w:hint="eastAsia"/>
          <w:szCs w:val="24"/>
        </w:rPr>
        <w:t>(</w:t>
      </w:r>
      <w:r w:rsidR="00D167E9">
        <w:rPr>
          <w:rFonts w:hint="eastAsia"/>
          <w:szCs w:val="24"/>
        </w:rPr>
        <w:t>이하</w:t>
      </w:r>
      <w:r w:rsidR="00D167E9">
        <w:rPr>
          <w:rFonts w:hint="eastAsia"/>
          <w:szCs w:val="24"/>
        </w:rPr>
        <w:t xml:space="preserve"> </w:t>
      </w:r>
      <w:r w:rsidR="00D167E9">
        <w:rPr>
          <w:szCs w:val="24"/>
        </w:rPr>
        <w:t>“</w:t>
      </w:r>
      <w:r w:rsidR="00D167E9" w:rsidRPr="00D167E9">
        <w:rPr>
          <w:rFonts w:hint="eastAsia"/>
          <w:szCs w:val="24"/>
          <w:u w:val="single"/>
        </w:rPr>
        <w:t>취득자</w:t>
      </w:r>
      <w:r w:rsidR="00D167E9">
        <w:rPr>
          <w:szCs w:val="24"/>
        </w:rPr>
        <w:t>”</w:t>
      </w:r>
      <w:r w:rsidR="00D167E9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하여금</w:t>
      </w:r>
      <w:r w:rsidRPr="00A66770">
        <w:rPr>
          <w:rFonts w:hint="eastAsia"/>
          <w:szCs w:val="24"/>
        </w:rPr>
        <w:t xml:space="preserve"> </w:t>
      </w:r>
      <w:proofErr w:type="spellStart"/>
      <w:r w:rsidRPr="00A66770">
        <w:rPr>
          <w:rFonts w:hint="eastAsia"/>
          <w:szCs w:val="24"/>
        </w:rPr>
        <w:t>코람코라이프인프라리츠에게</w:t>
      </w:r>
      <w:proofErr w:type="spellEnd"/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</w:t>
      </w:r>
      <w:r w:rsidRPr="00A66770">
        <w:rPr>
          <w:rFonts w:hint="eastAsia"/>
          <w:szCs w:val="24"/>
        </w:rPr>
        <w:lastRenderedPageBreak/>
        <w:t>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proofErr w:type="spellStart"/>
      <w:r w:rsidRPr="00A66770">
        <w:rPr>
          <w:rFonts w:hint="eastAsia"/>
          <w:szCs w:val="24"/>
        </w:rPr>
        <w:t>매도확약서를</w:t>
      </w:r>
      <w:proofErr w:type="spellEnd"/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제출하도록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4E799A2F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양도인이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proofErr w:type="spellStart"/>
      <w:r w:rsidRPr="00A66770">
        <w:rPr>
          <w:rFonts w:hint="eastAsia"/>
          <w:szCs w:val="24"/>
        </w:rPr>
        <w:t>징구하여</w:t>
      </w:r>
      <w:proofErr w:type="spellEnd"/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proofErr w:type="spellStart"/>
      <w:r w:rsidR="003360F1">
        <w:rPr>
          <w:rFonts w:hint="eastAsia"/>
          <w:szCs w:val="24"/>
        </w:rPr>
        <w:t>셀다운</w:t>
      </w:r>
      <w:proofErr w:type="spellEnd"/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proofErr w:type="spellStart"/>
      <w:r w:rsidR="003360F1">
        <w:rPr>
          <w:rFonts w:hint="eastAsia"/>
          <w:szCs w:val="24"/>
        </w:rPr>
        <w:t>셀다운</w:t>
      </w:r>
      <w:proofErr w:type="spellEnd"/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20B2CEFD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2B92A4A9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proofErr w:type="spellStart"/>
      <w:r w:rsidR="00D167E9">
        <w:rPr>
          <w:rFonts w:hint="eastAsia"/>
          <w:szCs w:val="24"/>
        </w:rPr>
        <w:t>셀다운</w:t>
      </w:r>
      <w:proofErr w:type="spellEnd"/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양도에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관한</w:t>
      </w:r>
      <w:r w:rsidR="00D167E9">
        <w:rPr>
          <w:rFonts w:hint="eastAsia"/>
          <w:szCs w:val="24"/>
        </w:rPr>
        <w:t xml:space="preserve"> </w:t>
      </w:r>
      <w:r w:rsidRPr="00FF0E53">
        <w:rPr>
          <w:szCs w:val="24"/>
        </w:rPr>
        <w:t>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proofErr w:type="spellStart"/>
      <w:r w:rsidRPr="00FF0E53">
        <w:rPr>
          <w:szCs w:val="24"/>
        </w:rPr>
        <w:t>코람코라이프인프라리츠로부터</w:t>
      </w:r>
      <w:proofErr w:type="spellEnd"/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="00D167E9">
        <w:rPr>
          <w:rFonts w:hint="eastAsia"/>
          <w:szCs w:val="24"/>
        </w:rPr>
        <w:t xml:space="preserve">. </w:t>
      </w:r>
      <w:r w:rsidR="00D167E9" w:rsidRPr="00D167E9">
        <w:rPr>
          <w:szCs w:val="24"/>
        </w:rPr>
        <w:t>다만</w:t>
      </w:r>
      <w:r w:rsidR="00D167E9" w:rsidRPr="00D167E9">
        <w:rPr>
          <w:szCs w:val="24"/>
        </w:rPr>
        <w:t xml:space="preserve">, </w:t>
      </w:r>
      <w:ins w:id="399" w:author="BKL" w:date="2026-10-01T00:07:00Z" w16du:dateUtc="2026-09-30T15:07:00Z">
        <w:r w:rsidR="00870463">
          <w:rPr>
            <w:rFonts w:hint="eastAsia"/>
            <w:szCs w:val="24"/>
          </w:rPr>
          <w:t>우</w:t>
        </w:r>
      </w:ins>
      <w:r w:rsidR="00522EA3" w:rsidRPr="00522EA3">
        <w:rPr>
          <w:szCs w:val="24"/>
        </w:rPr>
        <w:t>리투자증권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삼성증권이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본건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유상증자에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따라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자신이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인수한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1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2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종류주식을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최초로</w:t>
      </w:r>
      <w:r w:rsidR="00522EA3" w:rsidRPr="00522EA3">
        <w:rPr>
          <w:szCs w:val="24"/>
        </w:rPr>
        <w:t xml:space="preserve"> </w:t>
      </w:r>
      <w:proofErr w:type="spellStart"/>
      <w:r w:rsidR="00522EA3" w:rsidRPr="00522EA3">
        <w:rPr>
          <w:szCs w:val="24"/>
        </w:rPr>
        <w:t>셀다운하는</w:t>
      </w:r>
      <w:proofErr w:type="spellEnd"/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경우에는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그러하지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아니함</w:t>
      </w:r>
      <w:r w:rsidR="00522EA3" w:rsidRPr="00522EA3">
        <w:rPr>
          <w:szCs w:val="24"/>
        </w:rPr>
        <w:t>.</w:t>
      </w:r>
      <w:r w:rsidRPr="00FF0E53">
        <w:rPr>
          <w:szCs w:val="24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proofErr w:type="spellStart"/>
      <w:r w:rsidR="00F819C3" w:rsidRPr="00F9369B">
        <w:rPr>
          <w:rFonts w:hint="eastAsia"/>
          <w:szCs w:val="24"/>
          <w:highlight w:val="yellow"/>
        </w:rPr>
        <w:t>도과한</w:t>
      </w:r>
      <w:proofErr w:type="spellEnd"/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proofErr w:type="spellStart"/>
      <w:r w:rsidR="00F9369B" w:rsidRPr="00F9369B">
        <w:rPr>
          <w:rFonts w:hint="eastAsia"/>
          <w:szCs w:val="24"/>
          <w:highlight w:val="yellow"/>
        </w:rPr>
        <w:t>원복하였습니다</w:t>
      </w:r>
      <w:proofErr w:type="spellEnd"/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400" w:name="_Toc510052105"/>
      <w:bookmarkStart w:id="401" w:name="_Toc510052106"/>
      <w:bookmarkStart w:id="402" w:name="_Toc510052107"/>
      <w:bookmarkStart w:id="403" w:name="_Toc510052108"/>
      <w:bookmarkStart w:id="404" w:name="_Toc510052109"/>
      <w:bookmarkStart w:id="405" w:name="_Toc510052110"/>
      <w:bookmarkStart w:id="406" w:name="_Toc510052111"/>
      <w:bookmarkStart w:id="407" w:name="_Toc508231515"/>
      <w:bookmarkStart w:id="408" w:name="_Toc36105816"/>
      <w:bookmarkEnd w:id="400"/>
      <w:bookmarkEnd w:id="401"/>
      <w:bookmarkEnd w:id="402"/>
      <w:bookmarkEnd w:id="403"/>
      <w:bookmarkEnd w:id="404"/>
      <w:bookmarkEnd w:id="405"/>
      <w:bookmarkEnd w:id="406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407"/>
      <w:bookmarkEnd w:id="408"/>
    </w:p>
    <w:p w14:paraId="00E9AC97" w14:textId="50476E2C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09" w:name="_Toc32522491"/>
      <w:bookmarkStart w:id="410" w:name="_Toc33026731"/>
      <w:bookmarkStart w:id="411" w:name="_Toc33703408"/>
      <w:bookmarkStart w:id="412" w:name="_Toc33740721"/>
      <w:bookmarkStart w:id="413" w:name="_Toc33816137"/>
      <w:bookmarkStart w:id="414" w:name="_Toc36053518"/>
      <w:bookmarkStart w:id="415" w:name="_Toc36105817"/>
      <w:bookmarkStart w:id="416" w:name="_Toc508231516"/>
      <w:bookmarkStart w:id="417" w:name="_Toc510052114"/>
      <w:bookmarkStart w:id="418" w:name="_Toc510076689"/>
      <w:bookmarkStart w:id="419" w:name="_Toc510438022"/>
      <w:bookmarkStart w:id="420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409"/>
      <w:bookmarkEnd w:id="410"/>
      <w:bookmarkEnd w:id="411"/>
      <w:bookmarkEnd w:id="412"/>
      <w:bookmarkEnd w:id="413"/>
      <w:bookmarkEnd w:id="414"/>
      <w:bookmarkEnd w:id="415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421" w:name="_Toc32522492"/>
      <w:bookmarkStart w:id="422" w:name="_Toc33026732"/>
      <w:bookmarkStart w:id="423" w:name="_Toc33703409"/>
      <w:bookmarkStart w:id="424" w:name="_Toc33740722"/>
      <w:bookmarkStart w:id="425" w:name="_Toc33816138"/>
      <w:bookmarkStart w:id="426" w:name="_Toc36053519"/>
      <w:bookmarkStart w:id="427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421"/>
      <w:bookmarkEnd w:id="422"/>
      <w:bookmarkEnd w:id="423"/>
      <w:bookmarkEnd w:id="424"/>
      <w:bookmarkEnd w:id="425"/>
      <w:bookmarkEnd w:id="426"/>
      <w:bookmarkEnd w:id="427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428" w:name="_Toc32522493"/>
      <w:bookmarkStart w:id="429" w:name="_Toc33026733"/>
      <w:bookmarkStart w:id="430" w:name="_Toc33703410"/>
      <w:bookmarkStart w:id="431" w:name="_Toc33740723"/>
      <w:bookmarkStart w:id="432" w:name="_Toc33816139"/>
      <w:bookmarkStart w:id="433" w:name="_Toc36053520"/>
      <w:bookmarkStart w:id="434" w:name="_Toc36105819"/>
      <w:r>
        <w:rPr>
          <w:rFonts w:hint="eastAsia"/>
          <w:szCs w:val="24"/>
        </w:rPr>
        <w:lastRenderedPageBreak/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proofErr w:type="spellStart"/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428"/>
      <w:bookmarkEnd w:id="429"/>
      <w:bookmarkEnd w:id="430"/>
      <w:bookmarkEnd w:id="431"/>
      <w:bookmarkEnd w:id="432"/>
      <w:bookmarkEnd w:id="433"/>
      <w:bookmarkEnd w:id="434"/>
    </w:p>
    <w:p w14:paraId="7E2D31FA" w14:textId="1B8A481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35" w:name="_Toc510076692"/>
      <w:bookmarkStart w:id="436" w:name="_Toc33816140"/>
      <w:bookmarkStart w:id="437" w:name="_Toc36053521"/>
      <w:bookmarkStart w:id="438" w:name="_Toc36105820"/>
      <w:bookmarkStart w:id="439" w:name="_Toc33703411"/>
      <w:bookmarkStart w:id="440" w:name="_Toc33740724"/>
      <w:bookmarkStart w:id="441" w:name="_Toc508231519"/>
      <w:bookmarkStart w:id="442" w:name="_Toc510052117"/>
      <w:bookmarkStart w:id="443" w:name="_Toc510076693"/>
      <w:bookmarkStart w:id="444" w:name="_Toc510438025"/>
      <w:bookmarkStart w:id="445" w:name="_Toc31915494"/>
      <w:bookmarkEnd w:id="416"/>
      <w:bookmarkEnd w:id="417"/>
      <w:bookmarkEnd w:id="418"/>
      <w:bookmarkEnd w:id="419"/>
      <w:bookmarkEnd w:id="420"/>
      <w:bookmarkEnd w:id="435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proofErr w:type="spellStart"/>
      <w:r w:rsidR="006A1450" w:rsidRPr="006A1450">
        <w:rPr>
          <w:rFonts w:hint="eastAsia"/>
          <w:szCs w:val="24"/>
        </w:rPr>
        <w:t>발행가액으로</w:t>
      </w:r>
      <w:proofErr w:type="spellEnd"/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436"/>
      <w:bookmarkEnd w:id="437"/>
      <w:bookmarkEnd w:id="438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439"/>
      <w:bookmarkEnd w:id="440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46" w:name="_Toc33740725"/>
      <w:bookmarkStart w:id="447" w:name="_Toc33816141"/>
      <w:bookmarkStart w:id="448" w:name="_Toc36053522"/>
      <w:bookmarkStart w:id="449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</w:p>
    <w:p w14:paraId="78704371" w14:textId="094009E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50" w:name="_Toc508231521"/>
      <w:bookmarkStart w:id="451" w:name="_Toc510052119"/>
      <w:bookmarkStart w:id="452" w:name="_Toc510438027"/>
      <w:bookmarkStart w:id="453" w:name="_Toc510076695"/>
      <w:bookmarkStart w:id="454" w:name="_Toc31915496"/>
      <w:bookmarkStart w:id="455" w:name="_Toc33740726"/>
      <w:bookmarkStart w:id="456" w:name="_Toc33816142"/>
      <w:bookmarkStart w:id="457" w:name="_Toc36053523"/>
      <w:bookmarkStart w:id="458" w:name="_Toc36105822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proofErr w:type="spellStart"/>
      <w:r w:rsidR="005D71CD" w:rsidRPr="005D71CD">
        <w:rPr>
          <w:szCs w:val="24"/>
        </w:rPr>
        <w:t>코람코라이프인프라리츠의</w:t>
      </w:r>
      <w:proofErr w:type="spellEnd"/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proofErr w:type="spellStart"/>
      <w:r w:rsidR="005D71CD" w:rsidRPr="005D71CD">
        <w:rPr>
          <w:szCs w:val="24"/>
        </w:rPr>
        <w:t>코람코라이프인프라리츠의</w:t>
      </w:r>
      <w:proofErr w:type="spellEnd"/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ins w:id="459" w:author="BKL" w:date="2026-10-02T11:19:00Z" w16du:dateUtc="2026-10-02T02:19:00Z">
        <w:r w:rsidR="009E2715">
          <w:rPr>
            <w:rFonts w:hint="eastAsia"/>
            <w:szCs w:val="24"/>
          </w:rPr>
          <w:t xml:space="preserve"> </w:t>
        </w:r>
        <w:r w:rsidR="009E2715" w:rsidRPr="009E2715">
          <w:rPr>
            <w:szCs w:val="24"/>
            <w:highlight w:val="yellow"/>
          </w:rPr>
          <w:t xml:space="preserve">[BKL Note: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5</w:t>
        </w:r>
        <w:r w:rsidR="009E2715" w:rsidRPr="009E2715">
          <w:rPr>
            <w:szCs w:val="24"/>
            <w:highlight w:val="yellow"/>
          </w:rPr>
          <w:t>조는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종류주식의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보유를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전제로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하는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유상감자</w:t>
        </w:r>
        <w:r w:rsidR="009E2715" w:rsidRPr="009E2715">
          <w:rPr>
            <w:szCs w:val="24"/>
            <w:highlight w:val="yellow"/>
          </w:rPr>
          <w:t>·</w:t>
        </w:r>
        <w:r w:rsidR="009E2715" w:rsidRPr="009E2715">
          <w:rPr>
            <w:szCs w:val="24"/>
            <w:highlight w:val="yellow"/>
          </w:rPr>
          <w:t>배당</w:t>
        </w:r>
        <w:r w:rsidR="009E2715" w:rsidRPr="009E2715">
          <w:rPr>
            <w:szCs w:val="24"/>
            <w:highlight w:val="yellow"/>
          </w:rPr>
          <w:t>·</w:t>
        </w:r>
        <w:r w:rsidR="009E2715" w:rsidRPr="009E2715">
          <w:rPr>
            <w:szCs w:val="24"/>
            <w:highlight w:val="yellow"/>
          </w:rPr>
          <w:t>자산매각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절차에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관한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조항이므로</w:t>
        </w:r>
        <w:r w:rsidR="009E2715" w:rsidRPr="009E2715">
          <w:rPr>
            <w:szCs w:val="24"/>
            <w:highlight w:val="yellow"/>
          </w:rPr>
          <w:t xml:space="preserve">,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종류주주가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주식을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양도하여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지위를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상실한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이후에도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일률적으로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존속시키는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것은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적절하지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않아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보입니다</w:t>
        </w:r>
        <w:r w:rsidR="009E2715" w:rsidRPr="009E2715">
          <w:rPr>
            <w:szCs w:val="24"/>
            <w:highlight w:val="yellow"/>
          </w:rPr>
          <w:t xml:space="preserve">. </w:t>
        </w:r>
        <w:r w:rsidR="009E2715" w:rsidRPr="009E2715">
          <w:rPr>
            <w:szCs w:val="24"/>
            <w:highlight w:val="yellow"/>
          </w:rPr>
          <w:t>또한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종류주식이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존속하고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해당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주주가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계약의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당사자인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동안에는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계약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및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5</w:t>
        </w:r>
        <w:r w:rsidR="009E2715" w:rsidRPr="009E2715">
          <w:rPr>
            <w:szCs w:val="24"/>
            <w:highlight w:val="yellow"/>
          </w:rPr>
          <w:t>조가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계속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적용되므로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별도의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존속규정을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필요성도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크지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않은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것으로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판단되어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문구를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유지하였습니다</w:t>
        </w:r>
        <w:r w:rsidR="009E2715" w:rsidRPr="009E2715">
          <w:rPr>
            <w:szCs w:val="24"/>
            <w:highlight w:val="yellow"/>
          </w:rPr>
          <w:t>.]</w:t>
        </w:r>
      </w:ins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460" w:name="_Toc508231522"/>
      <w:bookmarkStart w:id="461" w:name="_Toc36105823"/>
      <w:r>
        <w:rPr>
          <w:rFonts w:hint="eastAsia"/>
          <w:szCs w:val="24"/>
        </w:rPr>
        <w:lastRenderedPageBreak/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460"/>
      <w:bookmarkEnd w:id="461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62" w:name="_Toc32522498"/>
      <w:bookmarkStart w:id="463" w:name="_Toc33026738"/>
      <w:bookmarkStart w:id="464" w:name="_Toc33703415"/>
      <w:bookmarkStart w:id="465" w:name="_Toc33740728"/>
      <w:bookmarkStart w:id="466" w:name="_Toc33816144"/>
      <w:bookmarkStart w:id="467" w:name="_Toc36053525"/>
      <w:bookmarkStart w:id="468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462"/>
      <w:bookmarkEnd w:id="463"/>
      <w:bookmarkEnd w:id="464"/>
      <w:bookmarkEnd w:id="465"/>
      <w:bookmarkEnd w:id="466"/>
      <w:bookmarkEnd w:id="467"/>
      <w:bookmarkEnd w:id="468"/>
    </w:p>
    <w:p w14:paraId="444E2742" w14:textId="57FA5CDA" w:rsidR="005C0AE3" w:rsidRDefault="00E5647E">
      <w:pPr>
        <w:pStyle w:val="2"/>
        <w:spacing w:before="60" w:line="312" w:lineRule="auto"/>
        <w:ind w:left="851" w:hanging="851"/>
      </w:pPr>
      <w:bookmarkStart w:id="469" w:name="_Toc36105825"/>
      <w:bookmarkStart w:id="470" w:name="_Toc32522501"/>
      <w:bookmarkStart w:id="471" w:name="_Toc33026741"/>
      <w:bookmarkStart w:id="472" w:name="_Toc33703418"/>
      <w:bookmarkStart w:id="473" w:name="_Toc33740731"/>
      <w:bookmarkStart w:id="474" w:name="_Toc33816147"/>
      <w:bookmarkStart w:id="475" w:name="_Toc36053528"/>
      <w:bookmarkStart w:id="476" w:name="_Toc36105827"/>
      <w:bookmarkEnd w:id="469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470"/>
      <w:bookmarkEnd w:id="471"/>
      <w:bookmarkEnd w:id="472"/>
      <w:bookmarkEnd w:id="473"/>
      <w:bookmarkEnd w:id="474"/>
      <w:bookmarkEnd w:id="475"/>
      <w:bookmarkEnd w:id="476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477" w:name="_Toc278568695"/>
      <w:bookmarkStart w:id="478" w:name="_Toc279104758"/>
      <w:bookmarkStart w:id="479" w:name="_Toc284827060"/>
      <w:bookmarkStart w:id="480" w:name="_Toc323492823"/>
      <w:bookmarkStart w:id="481" w:name="_Toc508231525"/>
      <w:bookmarkStart w:id="482" w:name="_Toc36105829"/>
      <w:r>
        <w:rPr>
          <w:rFonts w:hint="eastAsia"/>
          <w:szCs w:val="24"/>
        </w:rPr>
        <w:t>손해</w:t>
      </w:r>
      <w:r>
        <w:rPr>
          <w:szCs w:val="24"/>
        </w:rPr>
        <w:t>배상</w:t>
      </w:r>
      <w:bookmarkEnd w:id="477"/>
      <w:bookmarkEnd w:id="478"/>
      <w:bookmarkEnd w:id="479"/>
      <w:bookmarkEnd w:id="480"/>
      <w:bookmarkEnd w:id="481"/>
      <w:bookmarkEnd w:id="482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483" w:name="_Toc36053531"/>
      <w:bookmarkStart w:id="484" w:name="_Toc33703421"/>
      <w:bookmarkStart w:id="485" w:name="_Toc33740734"/>
      <w:bookmarkStart w:id="486" w:name="_Toc36105830"/>
      <w:bookmarkStart w:id="487" w:name="_Toc32522503"/>
      <w:bookmarkStart w:id="488" w:name="_Toc33026743"/>
      <w:bookmarkStart w:id="489" w:name="_Toc278568701"/>
      <w:bookmarkStart w:id="490" w:name="_Toc279104764"/>
      <w:bookmarkStart w:id="491" w:name="_Toc284827065"/>
      <w:bookmarkStart w:id="492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483"/>
      <w:r w:rsidRPr="0049108F">
        <w:rPr>
          <w:rFonts w:hint="eastAsia"/>
          <w:szCs w:val="24"/>
          <w:lang w:val="ko-KR"/>
        </w:rPr>
        <w:t xml:space="preserve"> </w:t>
      </w:r>
      <w:bookmarkEnd w:id="484"/>
      <w:bookmarkEnd w:id="485"/>
      <w:bookmarkEnd w:id="486"/>
    </w:p>
    <w:p w14:paraId="77E15FE6" w14:textId="77777777" w:rsidR="006A1450" w:rsidRPr="006A1450" w:rsidRDefault="006A1450" w:rsidP="006A1450">
      <w:bookmarkStart w:id="493" w:name="_Toc508231527"/>
      <w:bookmarkStart w:id="494" w:name="_Toc36105832"/>
      <w:bookmarkEnd w:id="487"/>
      <w:bookmarkEnd w:id="488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t>기타</w:t>
      </w:r>
      <w:bookmarkEnd w:id="489"/>
      <w:bookmarkEnd w:id="490"/>
      <w:bookmarkEnd w:id="491"/>
      <w:bookmarkEnd w:id="492"/>
      <w:bookmarkEnd w:id="493"/>
      <w:bookmarkEnd w:id="494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95" w:name="_Toc508231528"/>
      <w:bookmarkStart w:id="496" w:name="_Toc510052126"/>
      <w:bookmarkStart w:id="497" w:name="_Toc510076702"/>
      <w:bookmarkStart w:id="498" w:name="_Toc510438034"/>
      <w:bookmarkStart w:id="499" w:name="_Toc31915504"/>
      <w:bookmarkStart w:id="500" w:name="_Toc33740737"/>
      <w:bookmarkStart w:id="501" w:name="_Toc33816151"/>
      <w:bookmarkStart w:id="502" w:name="_Toc36053534"/>
      <w:bookmarkStart w:id="503" w:name="_Toc36105833"/>
      <w:bookmarkStart w:id="504" w:name="_Toc278568702"/>
      <w:bookmarkStart w:id="505" w:name="_Toc279104765"/>
      <w:bookmarkStart w:id="506" w:name="_Toc284827066"/>
      <w:r>
        <w:rPr>
          <w:rFonts w:hint="eastAsia"/>
          <w:szCs w:val="24"/>
        </w:rPr>
        <w:t>완전계약</w:t>
      </w:r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proofErr w:type="spellStart"/>
      <w:r>
        <w:rPr>
          <w:szCs w:val="24"/>
          <w:lang w:val="ko-KR"/>
        </w:rPr>
        <w:t>체결로써</w:t>
      </w:r>
      <w:proofErr w:type="spellEnd"/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07" w:name="_Toc418502595"/>
      <w:bookmarkStart w:id="508" w:name="_Toc508231529"/>
      <w:bookmarkStart w:id="509" w:name="_Toc510052127"/>
      <w:bookmarkStart w:id="510" w:name="_Toc510076703"/>
      <w:bookmarkStart w:id="511" w:name="_Toc510438035"/>
      <w:bookmarkStart w:id="512" w:name="_Toc31915505"/>
      <w:bookmarkStart w:id="513" w:name="_Toc33740738"/>
      <w:bookmarkStart w:id="514" w:name="_Toc33816152"/>
      <w:bookmarkStart w:id="515" w:name="_Toc36053535"/>
      <w:bookmarkStart w:id="516" w:name="_Toc36105834"/>
      <w:r>
        <w:rPr>
          <w:szCs w:val="24"/>
        </w:rPr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</w:t>
      </w:r>
      <w:r>
        <w:rPr>
          <w:szCs w:val="24"/>
          <w:lang w:val="ko-KR"/>
        </w:rPr>
        <w:lastRenderedPageBreak/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517" w:name="_Toc508231530"/>
      <w:bookmarkStart w:id="518" w:name="_Toc510052128"/>
      <w:bookmarkStart w:id="519" w:name="_Toc510076704"/>
      <w:bookmarkStart w:id="520" w:name="_Toc510438036"/>
      <w:bookmarkStart w:id="521" w:name="_Toc31915506"/>
      <w:bookmarkStart w:id="522" w:name="_Toc33740739"/>
      <w:bookmarkStart w:id="523" w:name="_Toc33816153"/>
      <w:bookmarkStart w:id="524" w:name="_Toc36053536"/>
      <w:bookmarkStart w:id="525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526" w:name="_Toc508231531"/>
      <w:bookmarkStart w:id="527" w:name="_Toc510052129"/>
      <w:bookmarkStart w:id="528" w:name="_Toc510076705"/>
      <w:bookmarkStart w:id="529" w:name="_Toc510438037"/>
      <w:bookmarkStart w:id="530" w:name="_Toc31915507"/>
      <w:bookmarkStart w:id="531" w:name="_Toc33740740"/>
      <w:bookmarkStart w:id="532" w:name="_Toc33816154"/>
      <w:bookmarkStart w:id="533" w:name="_Toc36053537"/>
      <w:bookmarkStart w:id="534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35" w:name="_Toc323492841"/>
      <w:bookmarkStart w:id="536" w:name="_Toc508231532"/>
      <w:bookmarkStart w:id="537" w:name="_Toc510052130"/>
      <w:bookmarkStart w:id="538" w:name="_Toc510076706"/>
      <w:bookmarkStart w:id="539" w:name="_Toc510438038"/>
      <w:bookmarkStart w:id="540" w:name="_Toc31915508"/>
      <w:bookmarkStart w:id="541" w:name="_Toc33740741"/>
      <w:bookmarkStart w:id="542" w:name="_Toc33816155"/>
      <w:bookmarkStart w:id="543" w:name="_Toc36053538"/>
      <w:bookmarkStart w:id="544" w:name="_Toc36105837"/>
      <w:r>
        <w:rPr>
          <w:szCs w:val="24"/>
        </w:rPr>
        <w:t>통지</w:t>
      </w:r>
      <w:bookmarkEnd w:id="504"/>
      <w:bookmarkEnd w:id="505"/>
      <w:bookmarkEnd w:id="506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</w:p>
    <w:p w14:paraId="55E66424" w14:textId="1E0ADF0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>, (</w:t>
      </w:r>
      <w:proofErr w:type="spellStart"/>
      <w:r>
        <w:rPr>
          <w:szCs w:val="24"/>
          <w:lang w:val="ko-KR"/>
        </w:rPr>
        <w:t>i</w:t>
      </w:r>
      <w:proofErr w:type="spellEnd"/>
      <w:r>
        <w:rPr>
          <w:szCs w:val="24"/>
          <w:lang w:val="ko-KR"/>
        </w:rPr>
        <w:t xml:space="preserve">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45" w:name="_Toc508231534"/>
      <w:bookmarkStart w:id="546" w:name="_Toc508231535"/>
      <w:bookmarkStart w:id="547" w:name="_Toc278568703"/>
      <w:bookmarkStart w:id="548" w:name="_Toc279104766"/>
      <w:bookmarkStart w:id="549" w:name="_Toc284827067"/>
      <w:bookmarkStart w:id="550" w:name="_Toc323492842"/>
      <w:bookmarkStart w:id="551" w:name="_Toc508231537"/>
      <w:bookmarkStart w:id="552" w:name="_Toc510052131"/>
      <w:bookmarkStart w:id="553" w:name="_Toc510076707"/>
      <w:bookmarkStart w:id="554" w:name="_Toc510438039"/>
      <w:bookmarkStart w:id="555" w:name="_Toc31915509"/>
      <w:bookmarkStart w:id="556" w:name="_Toc33740742"/>
      <w:bookmarkStart w:id="557" w:name="_Toc33816156"/>
      <w:bookmarkStart w:id="558" w:name="_Toc36053539"/>
      <w:bookmarkStart w:id="559" w:name="_Toc36105838"/>
      <w:bookmarkEnd w:id="545"/>
      <w:bookmarkEnd w:id="546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>, (</w:t>
      </w:r>
      <w:proofErr w:type="spellStart"/>
      <w:r>
        <w:rPr>
          <w:szCs w:val="24"/>
          <w:lang w:val="ko-KR"/>
        </w:rPr>
        <w:t>i</w:t>
      </w:r>
      <w:proofErr w:type="spellEnd"/>
      <w:r>
        <w:rPr>
          <w:szCs w:val="24"/>
          <w:lang w:val="ko-KR"/>
        </w:rPr>
        <w:t xml:space="preserve">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>, (</w:t>
      </w:r>
      <w:proofErr w:type="spellStart"/>
      <w:r>
        <w:rPr>
          <w:szCs w:val="24"/>
          <w:lang w:val="ko-KR"/>
        </w:rPr>
        <w:t>ii</w:t>
      </w:r>
      <w:proofErr w:type="spellEnd"/>
      <w:r>
        <w:rPr>
          <w:szCs w:val="24"/>
          <w:lang w:val="ko-KR"/>
        </w:rPr>
        <w:t xml:space="preserve">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>, (</w:t>
      </w:r>
      <w:proofErr w:type="spellStart"/>
      <w:r>
        <w:rPr>
          <w:szCs w:val="24"/>
          <w:lang w:val="ko-KR"/>
        </w:rPr>
        <w:t>iii</w:t>
      </w:r>
      <w:proofErr w:type="spellEnd"/>
      <w:r>
        <w:rPr>
          <w:szCs w:val="24"/>
          <w:lang w:val="ko-KR"/>
        </w:rPr>
        <w:t xml:space="preserve">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proofErr w:type="spellStart"/>
      <w:r>
        <w:rPr>
          <w:szCs w:val="24"/>
          <w:lang w:val="ko-KR"/>
        </w:rPr>
        <w:t>자문사</w:t>
      </w:r>
      <w:proofErr w:type="spellEnd"/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proofErr w:type="spellStart"/>
      <w:r>
        <w:rPr>
          <w:szCs w:val="24"/>
          <w:lang w:val="ko-KR"/>
        </w:rPr>
        <w:t>자문사</w:t>
      </w:r>
      <w:proofErr w:type="spellEnd"/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>, (</w:t>
      </w:r>
      <w:proofErr w:type="spellStart"/>
      <w:r>
        <w:rPr>
          <w:szCs w:val="24"/>
          <w:lang w:val="ko-KR"/>
        </w:rPr>
        <w:t>iv</w:t>
      </w:r>
      <w:proofErr w:type="spellEnd"/>
      <w:r>
        <w:rPr>
          <w:szCs w:val="24"/>
          <w:lang w:val="ko-KR"/>
        </w:rPr>
        <w:t xml:space="preserve">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60" w:name="_Toc283499168"/>
      <w:bookmarkStart w:id="561" w:name="_Toc283631976"/>
      <w:bookmarkStart w:id="562" w:name="_Toc418502599"/>
      <w:bookmarkStart w:id="563" w:name="_Toc508231538"/>
      <w:bookmarkStart w:id="564" w:name="_Toc510052132"/>
      <w:bookmarkStart w:id="565" w:name="_Toc510076708"/>
      <w:bookmarkStart w:id="566" w:name="_Toc510438040"/>
      <w:bookmarkStart w:id="567" w:name="_Toc31915510"/>
      <w:bookmarkStart w:id="568" w:name="_Toc33740743"/>
      <w:bookmarkStart w:id="569" w:name="_Toc33816157"/>
      <w:bookmarkStart w:id="570" w:name="_Toc36053540"/>
      <w:bookmarkStart w:id="571" w:name="_Toc36105839"/>
      <w:bookmarkStart w:id="572" w:name="_Toc132369621"/>
      <w:bookmarkEnd w:id="560"/>
      <w:bookmarkEnd w:id="561"/>
      <w:r>
        <w:rPr>
          <w:szCs w:val="24"/>
        </w:rPr>
        <w:t>가분성</w:t>
      </w:r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lastRenderedPageBreak/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73" w:name="_Toc418502601"/>
      <w:bookmarkStart w:id="574" w:name="_Toc508231539"/>
      <w:bookmarkStart w:id="575" w:name="_Toc510052133"/>
      <w:bookmarkStart w:id="576" w:name="_Toc510076709"/>
      <w:bookmarkStart w:id="577" w:name="_Toc510438041"/>
      <w:bookmarkStart w:id="578" w:name="_Toc31915511"/>
      <w:bookmarkStart w:id="579" w:name="_Toc33740744"/>
      <w:bookmarkStart w:id="580" w:name="_Toc33816158"/>
      <w:bookmarkStart w:id="581" w:name="_Toc36053541"/>
      <w:bookmarkStart w:id="582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부존재</w:t>
      </w:r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proofErr w:type="spellEnd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83" w:name="_Toc323492848"/>
      <w:bookmarkStart w:id="584" w:name="_Toc508231540"/>
      <w:bookmarkStart w:id="585" w:name="_Toc510052134"/>
      <w:bookmarkStart w:id="586" w:name="_Toc510076710"/>
      <w:bookmarkStart w:id="587" w:name="_Toc510438042"/>
      <w:bookmarkStart w:id="588" w:name="_Toc31915512"/>
      <w:bookmarkStart w:id="589" w:name="_Toc33740745"/>
      <w:bookmarkStart w:id="590" w:name="_Toc33816159"/>
      <w:bookmarkStart w:id="591" w:name="_Toc36053542"/>
      <w:bookmarkStart w:id="592" w:name="_Toc36105841"/>
      <w:bookmarkStart w:id="593" w:name="_Toc132369626"/>
      <w:bookmarkStart w:id="594" w:name="_Toc278568710"/>
      <w:bookmarkStart w:id="595" w:name="_Toc279104773"/>
      <w:bookmarkStart w:id="596" w:name="_Toc284827074"/>
      <w:bookmarkEnd w:id="572"/>
      <w:r>
        <w:rPr>
          <w:rFonts w:hint="eastAsia"/>
          <w:szCs w:val="24"/>
        </w:rPr>
        <w:t>준거법</w:t>
      </w:r>
      <w:bookmarkEnd w:id="583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597" w:name="_Toc508231541"/>
      <w:bookmarkStart w:id="598" w:name="_Toc510052135"/>
      <w:bookmarkStart w:id="599" w:name="_Toc510076711"/>
      <w:bookmarkStart w:id="600" w:name="_Toc510438043"/>
      <w:bookmarkStart w:id="601" w:name="_Toc31915513"/>
      <w:bookmarkStart w:id="602" w:name="_Toc33740746"/>
      <w:bookmarkStart w:id="603" w:name="_Toc33816160"/>
      <w:bookmarkStart w:id="604" w:name="_Toc36053543"/>
      <w:bookmarkStart w:id="605" w:name="_Toc36105842"/>
      <w:bookmarkStart w:id="606" w:name="_Toc463779929"/>
      <w:bookmarkStart w:id="607" w:name="_Toc481215397"/>
      <w:bookmarkEnd w:id="593"/>
      <w:bookmarkEnd w:id="594"/>
      <w:bookmarkEnd w:id="595"/>
      <w:bookmarkEnd w:id="596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608" w:name="_Toc508231542"/>
      <w:bookmarkStart w:id="609" w:name="_Toc510052136"/>
      <w:bookmarkStart w:id="610" w:name="_Toc510076712"/>
      <w:bookmarkStart w:id="611" w:name="_Toc510438044"/>
      <w:bookmarkStart w:id="612" w:name="_Toc31915514"/>
      <w:bookmarkStart w:id="613" w:name="_Toc33740747"/>
      <w:bookmarkStart w:id="614" w:name="_Toc33816161"/>
      <w:bookmarkStart w:id="615" w:name="_Toc36053544"/>
      <w:bookmarkStart w:id="616" w:name="_Toc36105843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r>
        <w:rPr>
          <w:szCs w:val="24"/>
        </w:rPr>
        <w:t xml:space="preserve"> </w:t>
      </w:r>
      <w:bookmarkStart w:id="617" w:name="_DV_M258"/>
      <w:bookmarkEnd w:id="617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5AA7F1D0" w14:textId="221A631D" w:rsidR="005C0AE3" w:rsidRDefault="008809A3">
      <w:pPr>
        <w:rPr>
          <w:szCs w:val="24"/>
        </w:rPr>
      </w:pPr>
      <w:bookmarkStart w:id="618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1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proofErr w:type="spellStart"/>
      <w:r w:rsidR="00E5647E">
        <w:rPr>
          <w:rFonts w:hint="eastAsia"/>
          <w:szCs w:val="24"/>
        </w:rPr>
        <w:t>통지처</w:t>
      </w:r>
      <w:proofErr w:type="spellEnd"/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618"/>
    </w:p>
    <w:p w14:paraId="320B3C3E" w14:textId="69590E06" w:rsidR="00F66C03" w:rsidRDefault="00F66C03" w:rsidP="00F66C0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2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3373DB78" w14:textId="77777777" w:rsidR="00F66C03" w:rsidRDefault="00F66C03">
      <w:pPr>
        <w:rPr>
          <w:szCs w:val="24"/>
        </w:rPr>
      </w:pPr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606"/>
    <w:bookmarkEnd w:id="607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proofErr w:type="spellStart"/>
      <w:r w:rsidR="00E5647E" w:rsidRPr="00D67E0A">
        <w:rPr>
          <w:rFonts w:hint="eastAsia"/>
          <w:i/>
          <w:szCs w:val="24"/>
        </w:rPr>
        <w:t>기명날인란을</w:t>
      </w:r>
      <w:proofErr w:type="spellEnd"/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AC8FFA5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default" r:id="rId9"/>
          <w:footerReference w:type="default" r:id="rId10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282DB531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23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24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proofErr w:type="spellStart"/>
      <w:r w:rsidRPr="00DD2A6F">
        <w:rPr>
          <w:rFonts w:hint="eastAsia"/>
          <w:b/>
          <w:szCs w:val="24"/>
        </w:rPr>
        <w:t>코람코라이프인프라위탁관리부동산투자회사</w:t>
      </w:r>
      <w:proofErr w:type="spellEnd"/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proofErr w:type="spellStart"/>
      <w:r w:rsidRPr="00DD2A6F">
        <w:rPr>
          <w:rFonts w:hint="eastAsia"/>
          <w:szCs w:val="24"/>
        </w:rPr>
        <w:t>삼성로</w:t>
      </w:r>
      <w:proofErr w:type="spellEnd"/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1FCB15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25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26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6A71A463" w:rsidR="005C0AE3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신한은행</w:t>
      </w:r>
      <w:r w:rsidRPr="006304F4">
        <w:rPr>
          <w:b/>
          <w:szCs w:val="24"/>
        </w:rPr>
        <w:t>(</w:t>
      </w:r>
      <w:proofErr w:type="spellStart"/>
      <w:r w:rsidRPr="006304F4">
        <w:rPr>
          <w:b/>
          <w:szCs w:val="24"/>
        </w:rPr>
        <w:t>이지스리츠포트폴리오일반사모부동산투자신탁제</w:t>
      </w:r>
      <w:proofErr w:type="spellEnd"/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신탁업자로서</w:t>
      </w:r>
      <w:r w:rsidRPr="006304F4">
        <w:rPr>
          <w:b/>
          <w:szCs w:val="24"/>
        </w:rPr>
        <w:t>)</w:t>
      </w:r>
    </w:p>
    <w:p w14:paraId="584C9FC0" w14:textId="113378FF" w:rsidR="005C0AE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</w:p>
    <w:p w14:paraId="0E996B49" w14:textId="33A4B323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정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상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혁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F062573" w14:textId="38841962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27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28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39D7989A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F060E09" w14:textId="4B4567CE" w:rsidR="006304F4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proofErr w:type="spellStart"/>
      <w:r w:rsidRPr="006304F4">
        <w:rPr>
          <w:b/>
          <w:szCs w:val="24"/>
        </w:rPr>
        <w:t>이지스자산운용</w:t>
      </w:r>
      <w:proofErr w:type="spellEnd"/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>(</w:t>
      </w:r>
      <w:proofErr w:type="spellStart"/>
      <w:r w:rsidRPr="006304F4">
        <w:rPr>
          <w:b/>
          <w:szCs w:val="24"/>
        </w:rPr>
        <w:t>이지스리츠포트폴리오일반사모부동산투자신탁제</w:t>
      </w:r>
      <w:proofErr w:type="spellEnd"/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집합투자업자로서</w:t>
      </w:r>
      <w:r w:rsidRPr="006304F4">
        <w:rPr>
          <w:b/>
          <w:szCs w:val="24"/>
        </w:rPr>
        <w:t>)</w:t>
      </w:r>
    </w:p>
    <w:p w14:paraId="46552AB0" w14:textId="05B143D1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proofErr w:type="spellStart"/>
      <w:r w:rsidRPr="006304F4">
        <w:rPr>
          <w:szCs w:val="24"/>
        </w:rPr>
        <w:t>여의공원로</w:t>
      </w:r>
      <w:proofErr w:type="spellEnd"/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4C537D59" w14:textId="3FFD902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훈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성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정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우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39FCB040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E0256D3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AC9B2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16DB17E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42D3ED8F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29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30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507926D2" w:rsidR="00914103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3.</w:t>
      </w:r>
      <w:r>
        <w:rPr>
          <w:b/>
          <w:szCs w:val="24"/>
        </w:rPr>
        <w:tab/>
      </w:r>
      <w:proofErr w:type="spellStart"/>
      <w:r w:rsidRPr="006304F4">
        <w:rPr>
          <w:b/>
          <w:szCs w:val="24"/>
        </w:rPr>
        <w:t>키움캐피탈</w:t>
      </w:r>
      <w:proofErr w:type="spellEnd"/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3259A240" w14:textId="73262D0A" w:rsidR="0091410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rFonts w:hint="eastAsia"/>
          <w:szCs w:val="24"/>
        </w:rPr>
        <w:t>서울특별시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영등포구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여의대로</w:t>
      </w:r>
      <w:r w:rsidRPr="006304F4">
        <w:rPr>
          <w:rFonts w:hint="eastAsia"/>
          <w:szCs w:val="24"/>
        </w:rPr>
        <w:t xml:space="preserve"> 66, 17</w:t>
      </w:r>
      <w:r w:rsidRPr="006304F4">
        <w:rPr>
          <w:rFonts w:hint="eastAsia"/>
          <w:szCs w:val="24"/>
        </w:rPr>
        <w:t>층</w:t>
      </w:r>
      <w:r w:rsidRPr="006304F4">
        <w:rPr>
          <w:rFonts w:hint="eastAsia"/>
          <w:szCs w:val="24"/>
        </w:rPr>
        <w:t>(</w:t>
      </w:r>
      <w:r w:rsidRPr="006304F4">
        <w:rPr>
          <w:rFonts w:hint="eastAsia"/>
          <w:szCs w:val="24"/>
        </w:rPr>
        <w:t>여의도동</w:t>
      </w:r>
      <w:r w:rsidRPr="006304F4">
        <w:rPr>
          <w:rFonts w:hint="eastAsia"/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33B23EBA" w14:textId="1A9ACE6C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최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창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민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0015B5EA" w14:textId="35AD533B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31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32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BF074B3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32B9D4B1" w14:textId="13084A09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4.</w:t>
      </w:r>
      <w:r>
        <w:rPr>
          <w:b/>
          <w:szCs w:val="24"/>
        </w:rPr>
        <w:tab/>
      </w:r>
      <w:ins w:id="633" w:author="BKL" w:date="2026-09-23T22:05:00Z" w16du:dateUtc="2026-09-23T13:05:00Z">
        <w:r w:rsidR="00D1679A">
          <w:rPr>
            <w:rFonts w:hint="eastAsia"/>
            <w:b/>
            <w:szCs w:val="24"/>
          </w:rPr>
          <w:t>주식회사</w:t>
        </w:r>
        <w:r w:rsidR="00D1679A">
          <w:rPr>
            <w:rFonts w:hint="eastAsia"/>
            <w:b/>
            <w:szCs w:val="24"/>
          </w:rPr>
          <w:t xml:space="preserve"> </w:t>
        </w:r>
      </w:ins>
      <w:proofErr w:type="spellStart"/>
      <w:r>
        <w:rPr>
          <w:rFonts w:hint="eastAsia"/>
          <w:b/>
          <w:szCs w:val="24"/>
        </w:rPr>
        <w:t>애큐온</w:t>
      </w:r>
      <w:r w:rsidRPr="006304F4">
        <w:rPr>
          <w:b/>
          <w:szCs w:val="24"/>
        </w:rPr>
        <w:t>캐피탈</w:t>
      </w:r>
      <w:proofErr w:type="spellEnd"/>
      <w:del w:id="634" w:author="BKL" w:date="2026-09-23T22:05:00Z" w16du:dateUtc="2026-09-23T13:05:00Z">
        <w:r w:rsidRPr="006304F4" w:rsidDel="00D1679A">
          <w:rPr>
            <w:b/>
            <w:szCs w:val="24"/>
          </w:rPr>
          <w:delText xml:space="preserve"> </w:delText>
        </w:r>
        <w:r w:rsidRPr="006304F4" w:rsidDel="00D1679A">
          <w:rPr>
            <w:b/>
            <w:szCs w:val="24"/>
          </w:rPr>
          <w:delText>주식회사</w:delText>
        </w:r>
        <w:r w:rsidRPr="006304F4" w:rsidDel="00D1679A">
          <w:rPr>
            <w:b/>
            <w:szCs w:val="24"/>
          </w:rPr>
          <w:delText xml:space="preserve"> </w:delText>
        </w:r>
      </w:del>
    </w:p>
    <w:p w14:paraId="1E214D5D" w14:textId="5BCA96E7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의사당대로</w:t>
      </w:r>
      <w:r w:rsidRPr="006304F4">
        <w:rPr>
          <w:szCs w:val="24"/>
        </w:rPr>
        <w:t xml:space="preserve"> 18, 5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 xml:space="preserve">, </w:t>
      </w:r>
      <w:r w:rsidRPr="006304F4">
        <w:rPr>
          <w:szCs w:val="24"/>
        </w:rPr>
        <w:t>현대카드빌딩</w:t>
      </w:r>
      <w:r w:rsidRPr="006304F4">
        <w:rPr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7EA1B210" w14:textId="059D0B3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무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1C390261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21D12B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064ABC9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11F10A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77AA67A0" w14:textId="46850B72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35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36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F566F37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1F58832" w14:textId="7879769D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5.</w:t>
      </w:r>
      <w:r>
        <w:rPr>
          <w:b/>
          <w:szCs w:val="24"/>
        </w:rPr>
        <w:tab/>
      </w:r>
      <w:proofErr w:type="spellStart"/>
      <w:r>
        <w:rPr>
          <w:rFonts w:hint="eastAsia"/>
          <w:b/>
          <w:szCs w:val="24"/>
        </w:rPr>
        <w:t>엠지</w:t>
      </w:r>
      <w:r w:rsidRPr="006304F4">
        <w:rPr>
          <w:b/>
          <w:szCs w:val="24"/>
        </w:rPr>
        <w:t>캐피탈</w:t>
      </w:r>
      <w:proofErr w:type="spellEnd"/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13769945" w14:textId="594FDC7C" w:rsidR="006304F4" w:rsidRPr="00DD2A6F" w:rsidRDefault="00784BF3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중구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남대문로</w:t>
      </w:r>
      <w:r w:rsidRPr="00784BF3">
        <w:rPr>
          <w:szCs w:val="24"/>
        </w:rPr>
        <w:t xml:space="preserve"> 55(</w:t>
      </w:r>
      <w:r w:rsidRPr="00784BF3">
        <w:rPr>
          <w:szCs w:val="24"/>
        </w:rPr>
        <w:t>남대문로</w:t>
      </w:r>
      <w:r w:rsidRPr="00784BF3">
        <w:rPr>
          <w:szCs w:val="24"/>
        </w:rPr>
        <w:t>2</w:t>
      </w:r>
      <w:r w:rsidRPr="00784BF3">
        <w:rPr>
          <w:szCs w:val="24"/>
        </w:rPr>
        <w:t>가</w:t>
      </w:r>
      <w:r w:rsidRPr="00784BF3">
        <w:rPr>
          <w:szCs w:val="24"/>
        </w:rPr>
        <w:t>)</w:t>
      </w:r>
      <w:r w:rsidR="006304F4" w:rsidRPr="006304F4" w:rsidDel="006304F4">
        <w:rPr>
          <w:rFonts w:hint="eastAsia"/>
          <w:szCs w:val="24"/>
        </w:rPr>
        <w:t xml:space="preserve"> </w:t>
      </w:r>
    </w:p>
    <w:p w14:paraId="47E29AE5" w14:textId="1D2ABEF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784BF3">
        <w:rPr>
          <w:rFonts w:hint="eastAsia"/>
          <w:szCs w:val="24"/>
        </w:rPr>
        <w:t>김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병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국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B5D312F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134CACB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15484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275534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67501AEF" w14:textId="784D7EF7" w:rsidR="00784BF3" w:rsidDel="00675F91" w:rsidRDefault="00784BF3" w:rsidP="00784BF3">
      <w:pPr>
        <w:spacing w:line="312" w:lineRule="auto"/>
        <w:rPr>
          <w:moveFrom w:id="637" w:author="BKL" w:date="2026-10-01T10:31:00Z" w16du:dateUtc="2026-10-01T01:31:00Z"/>
          <w:szCs w:val="24"/>
        </w:rPr>
      </w:pPr>
      <w:moveFromRangeStart w:id="638" w:author="BKL" w:date="2026-10-01T10:31:00Z" w:name="move241743092"/>
      <w:moveFrom w:id="639" w:author="BKL" w:date="2026-10-01T10:31:00Z" w16du:dateUtc="2026-10-01T01:31:00Z">
        <w:r w:rsidDel="00675F91">
          <w:rPr>
            <w:rFonts w:hint="eastAsia"/>
            <w:szCs w:val="24"/>
            <w:lang w:val="ko-KR"/>
          </w:rPr>
          <w:lastRenderedPageBreak/>
          <w:t>본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계약의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성립을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증명하기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위하여</w:t>
        </w:r>
        <w:r w:rsidDel="00675F91">
          <w:rPr>
            <w:rFonts w:hint="eastAsia"/>
            <w:szCs w:val="24"/>
            <w:lang w:val="ko-KR"/>
          </w:rPr>
          <w:t>,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당사자들은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본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서두에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기재된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일자에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본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계약서</w:t>
        </w:r>
        <w:r w:rsidDel="00675F91">
          <w:rPr>
            <w:rFonts w:hint="eastAsia"/>
            <w:szCs w:val="24"/>
          </w:rPr>
          <w:t xml:space="preserve"> [*]</w:t>
        </w:r>
        <w:r w:rsidDel="00675F91">
          <w:rPr>
            <w:rFonts w:hint="eastAsia"/>
            <w:szCs w:val="24"/>
          </w:rPr>
          <w:t>부를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작성하여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각각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서명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또는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기명날인한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후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각자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szCs w:val="24"/>
          </w:rPr>
          <w:t>1</w:t>
        </w:r>
        <w:r w:rsidDel="00675F91">
          <w:rPr>
            <w:rFonts w:hint="eastAsia"/>
            <w:szCs w:val="24"/>
          </w:rPr>
          <w:t>부씩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보관하기로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한다</w:t>
        </w:r>
        <w:r w:rsidDel="00675F91">
          <w:rPr>
            <w:szCs w:val="24"/>
          </w:rPr>
          <w:t xml:space="preserve">. </w:t>
        </w:r>
        <w:r w:rsidDel="00675F91">
          <w:rPr>
            <w:rFonts w:hint="eastAsia"/>
            <w:szCs w:val="24"/>
          </w:rPr>
          <w:t>본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대한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간인은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관여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법무법인의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천공으로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갈음할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있다</w:t>
        </w:r>
        <w:r w:rsidDel="00675F91">
          <w:rPr>
            <w:rFonts w:hint="eastAsia"/>
            <w:szCs w:val="24"/>
          </w:rPr>
          <w:t>.</w:t>
        </w:r>
      </w:moveFrom>
    </w:p>
    <w:p w14:paraId="07263385" w14:textId="500CB0D5" w:rsidR="00784BF3" w:rsidDel="00675F91" w:rsidRDefault="00784BF3" w:rsidP="00784BF3">
      <w:pPr>
        <w:spacing w:line="312" w:lineRule="auto"/>
        <w:rPr>
          <w:moveFrom w:id="640" w:author="BKL" w:date="2026-10-01T10:31:00Z" w16du:dateUtc="2026-10-01T01:31:00Z"/>
          <w:b/>
          <w:szCs w:val="24"/>
        </w:rPr>
      </w:pPr>
    </w:p>
    <w:p w14:paraId="5F932FFC" w14:textId="0F1EDD9D" w:rsidR="00784BF3" w:rsidRPr="006304F4" w:rsidDel="00675F91" w:rsidRDefault="00784BF3" w:rsidP="00784BF3">
      <w:pPr>
        <w:tabs>
          <w:tab w:val="left" w:pos="709"/>
        </w:tabs>
        <w:spacing w:line="312" w:lineRule="auto"/>
        <w:rPr>
          <w:moveFrom w:id="641" w:author="BKL" w:date="2026-10-01T10:31:00Z" w16du:dateUtc="2026-10-01T01:31:00Z"/>
          <w:b/>
          <w:szCs w:val="24"/>
        </w:rPr>
      </w:pPr>
      <w:moveFrom w:id="642" w:author="BKL" w:date="2026-10-01T10:31:00Z" w16du:dateUtc="2026-10-01T01:31:00Z">
        <w:r w:rsidDel="00675F91">
          <w:rPr>
            <w:rFonts w:hint="eastAsia"/>
            <w:b/>
            <w:szCs w:val="24"/>
          </w:rPr>
          <w:t>6.</w:t>
        </w:r>
        <w:r w:rsidDel="00675F91">
          <w:rPr>
            <w:b/>
            <w:szCs w:val="24"/>
          </w:rPr>
          <w:tab/>
        </w:r>
        <w:r w:rsidRPr="00784BF3" w:rsidDel="00675F91">
          <w:rPr>
            <w:b/>
            <w:szCs w:val="24"/>
          </w:rPr>
          <w:t>기계설비건설공제조합</w:t>
        </w:r>
        <w:r w:rsidRPr="006304F4" w:rsidDel="00675F91">
          <w:rPr>
            <w:b/>
            <w:szCs w:val="24"/>
          </w:rPr>
          <w:t xml:space="preserve"> </w:t>
        </w:r>
      </w:moveFrom>
    </w:p>
    <w:p w14:paraId="2CA4B901" w14:textId="41BB1DCE" w:rsidR="00784BF3" w:rsidRPr="00DD2A6F" w:rsidDel="00675F91" w:rsidRDefault="00784BF3" w:rsidP="00784BF3">
      <w:pPr>
        <w:pStyle w:val="ae"/>
        <w:topLinePunct/>
        <w:spacing w:line="312" w:lineRule="auto"/>
        <w:ind w:leftChars="0" w:left="720"/>
        <w:rPr>
          <w:moveFrom w:id="643" w:author="BKL" w:date="2026-10-01T10:31:00Z" w16du:dateUtc="2026-10-01T01:31:00Z"/>
          <w:szCs w:val="24"/>
        </w:rPr>
      </w:pPr>
      <w:moveFrom w:id="644" w:author="BKL" w:date="2026-10-01T10:31:00Z" w16du:dateUtc="2026-10-01T01:31:00Z">
        <w:r w:rsidRPr="00784BF3" w:rsidDel="00675F91">
          <w:rPr>
            <w:szCs w:val="24"/>
          </w:rPr>
          <w:t>서울특별시</w:t>
        </w:r>
        <w:r w:rsidRPr="00784BF3" w:rsidDel="00675F91">
          <w:rPr>
            <w:szCs w:val="24"/>
          </w:rPr>
          <w:t xml:space="preserve"> </w:t>
        </w:r>
        <w:r w:rsidRPr="00784BF3" w:rsidDel="00675F91">
          <w:rPr>
            <w:szCs w:val="24"/>
          </w:rPr>
          <w:t>강남구</w:t>
        </w:r>
        <w:r w:rsidRPr="00784BF3" w:rsidDel="00675F91">
          <w:rPr>
            <w:szCs w:val="24"/>
          </w:rPr>
          <w:t xml:space="preserve"> </w:t>
        </w:r>
        <w:r w:rsidRPr="00784BF3" w:rsidDel="00675F91">
          <w:rPr>
            <w:szCs w:val="24"/>
          </w:rPr>
          <w:t>학동로</w:t>
        </w:r>
        <w:r w:rsidRPr="00784BF3" w:rsidDel="00675F91">
          <w:rPr>
            <w:szCs w:val="24"/>
          </w:rPr>
          <w:t xml:space="preserve"> 429(</w:t>
        </w:r>
        <w:r w:rsidRPr="00784BF3" w:rsidDel="00675F91">
          <w:rPr>
            <w:szCs w:val="24"/>
          </w:rPr>
          <w:t>청담동</w:t>
        </w:r>
        <w:r w:rsidRPr="00784BF3" w:rsidDel="00675F91">
          <w:rPr>
            <w:szCs w:val="24"/>
          </w:rPr>
          <w:t>)</w:t>
        </w:r>
      </w:moveFrom>
    </w:p>
    <w:p w14:paraId="465A28C4" w14:textId="069EAC75" w:rsidR="00784BF3" w:rsidDel="00675F91" w:rsidRDefault="00784BF3" w:rsidP="00784BF3">
      <w:pPr>
        <w:pStyle w:val="ae"/>
        <w:topLinePunct/>
        <w:spacing w:line="312" w:lineRule="auto"/>
        <w:ind w:leftChars="0" w:left="720"/>
        <w:rPr>
          <w:moveFrom w:id="645" w:author="BKL" w:date="2026-10-01T10:31:00Z" w16du:dateUtc="2026-10-01T01:31:00Z"/>
          <w:szCs w:val="24"/>
        </w:rPr>
      </w:pPr>
      <w:moveFrom w:id="646" w:author="BKL" w:date="2026-10-01T10:31:00Z" w16du:dateUtc="2026-10-01T01:31:00Z">
        <w:r w:rsidRPr="00D13172" w:rsidDel="00675F91">
          <w:rPr>
            <w:rFonts w:hint="eastAsia"/>
            <w:szCs w:val="24"/>
          </w:rPr>
          <w:t>대표</w:t>
        </w:r>
        <w:r w:rsidDel="00675F91">
          <w:rPr>
            <w:rFonts w:hint="eastAsia"/>
            <w:szCs w:val="24"/>
          </w:rPr>
          <w:t>자</w:t>
        </w:r>
        <w:r w:rsidDel="00675F91">
          <w:rPr>
            <w:rFonts w:hint="eastAsia"/>
            <w:szCs w:val="24"/>
          </w:rPr>
          <w:t xml:space="preserve"> </w:t>
        </w:r>
        <w:r w:rsidRPr="00D13172" w:rsidDel="00675F91">
          <w:rPr>
            <w:rFonts w:hint="eastAsia"/>
            <w:szCs w:val="24"/>
          </w:rPr>
          <w:t>이사</w:t>
        </w:r>
        <w:r w:rsidDel="00675F91">
          <w:rPr>
            <w:rFonts w:hint="eastAsia"/>
            <w:szCs w:val="24"/>
          </w:rPr>
          <w:t>장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김형렬의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직무대행자</w:t>
        </w:r>
        <w:r w:rsidRPr="00D13172" w:rsidDel="00675F91">
          <w:rPr>
            <w:rFonts w:hint="eastAsia"/>
            <w:szCs w:val="24"/>
          </w:rPr>
          <w:t xml:space="preserve">  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김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종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</w:t>
        </w:r>
        <w:r w:rsidDel="00675F91">
          <w:rPr>
            <w:rFonts w:hint="eastAsia"/>
            <w:szCs w:val="24"/>
          </w:rPr>
          <w:t xml:space="preserve">       </w:t>
        </w:r>
        <w:r w:rsidDel="00675F91">
          <w:rPr>
            <w:szCs w:val="24"/>
          </w:rPr>
          <w:t>(</w:t>
        </w:r>
        <w:r w:rsidDel="00675F91">
          <w:rPr>
            <w:rFonts w:hint="eastAsia"/>
            <w:szCs w:val="24"/>
          </w:rPr>
          <w:t>인</w:t>
        </w:r>
        <w:r w:rsidDel="00675F91">
          <w:rPr>
            <w:rFonts w:hint="eastAsia"/>
            <w:szCs w:val="24"/>
          </w:rPr>
          <w:t>)</w:t>
        </w:r>
      </w:moveFrom>
    </w:p>
    <w:p w14:paraId="0BDAB309" w14:textId="104AA793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47" w:author="BKL" w:date="2026-10-01T10:31:00Z" w16du:dateUtc="2026-10-01T01:31:00Z"/>
          <w:b/>
          <w:szCs w:val="24"/>
        </w:rPr>
      </w:pPr>
    </w:p>
    <w:p w14:paraId="60130CDA" w14:textId="1B0B662E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48" w:author="BKL" w:date="2026-10-01T10:31:00Z" w16du:dateUtc="2026-10-01T01:31:00Z"/>
          <w:b/>
          <w:szCs w:val="24"/>
        </w:rPr>
      </w:pPr>
    </w:p>
    <w:p w14:paraId="55E0E3F5" w14:textId="4516CE80" w:rsidR="00784BF3" w:rsidRPr="00D67E0A" w:rsidDel="00675F91" w:rsidRDefault="00784BF3" w:rsidP="00784BF3">
      <w:pPr>
        <w:spacing w:before="60" w:line="312" w:lineRule="auto"/>
        <w:jc w:val="center"/>
        <w:rPr>
          <w:moveFrom w:id="649" w:author="BKL" w:date="2026-10-01T10:31:00Z" w16du:dateUtc="2026-10-01T01:31:00Z"/>
          <w:i/>
          <w:szCs w:val="24"/>
        </w:rPr>
      </w:pPr>
      <w:moveFrom w:id="650" w:author="BKL" w:date="2026-10-01T10:31:00Z" w16du:dateUtc="2026-10-01T01:31:00Z">
        <w:r w:rsidRPr="00D67E0A" w:rsidDel="00675F91">
          <w:rPr>
            <w:i/>
            <w:szCs w:val="24"/>
          </w:rPr>
          <w:t>(</w:t>
        </w:r>
        <w:r w:rsidRPr="00D67E0A" w:rsidDel="00675F91">
          <w:rPr>
            <w:rFonts w:hint="eastAsia"/>
            <w:i/>
            <w:szCs w:val="24"/>
          </w:rPr>
          <w:t>다음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페이지에서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서명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또는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기명날인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계속</w:t>
        </w:r>
        <w:r w:rsidRPr="00D67E0A" w:rsidDel="00675F91">
          <w:rPr>
            <w:i/>
            <w:szCs w:val="24"/>
          </w:rPr>
          <w:t>)</w:t>
        </w:r>
      </w:moveFrom>
    </w:p>
    <w:p w14:paraId="2F9602E6" w14:textId="7D2CC9CF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51" w:author="BKL" w:date="2026-10-01T10:31:00Z" w16du:dateUtc="2026-10-01T01:31:00Z"/>
          <w:szCs w:val="24"/>
        </w:rPr>
      </w:pPr>
      <w:moveFrom w:id="652" w:author="BKL" w:date="2026-10-01T10:31:00Z" w16du:dateUtc="2026-10-01T01:31:00Z">
        <w:r w:rsidDel="00675F91">
          <w:rPr>
            <w:szCs w:val="24"/>
          </w:rPr>
          <w:br w:type="page"/>
        </w:r>
      </w:moveFrom>
    </w:p>
    <w:moveFromRangeEnd w:id="638"/>
    <w:p w14:paraId="3E5C6D46" w14:textId="70F082C1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53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54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5C7403EA" w:rsidR="00D33F73" w:rsidRPr="00784BF3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del w:id="655" w:author="BKL" w:date="2026-10-01T10:30:00Z" w16du:dateUtc="2026-10-01T01:30:00Z">
        <w:r w:rsidDel="00675F91">
          <w:rPr>
            <w:rFonts w:hint="eastAsia"/>
            <w:b/>
            <w:szCs w:val="24"/>
          </w:rPr>
          <w:delText>7</w:delText>
        </w:r>
      </w:del>
      <w:ins w:id="656" w:author="BKL" w:date="2026-10-01T10:30:00Z" w16du:dateUtc="2026-10-01T01:30:00Z">
        <w:r w:rsidR="00675F91">
          <w:rPr>
            <w:rFonts w:hint="eastAsia"/>
            <w:b/>
            <w:szCs w:val="24"/>
          </w:rPr>
          <w:t>6</w:t>
        </w:r>
      </w:ins>
      <w:r>
        <w:rPr>
          <w:rFonts w:hint="eastAsia"/>
          <w:b/>
          <w:szCs w:val="24"/>
        </w:rPr>
        <w:t>.</w:t>
      </w:r>
      <w:r>
        <w:rPr>
          <w:b/>
          <w:szCs w:val="24"/>
        </w:rPr>
        <w:tab/>
      </w:r>
      <w:r w:rsidR="00D33F73" w:rsidRPr="00784BF3">
        <w:rPr>
          <w:rFonts w:hint="eastAsia"/>
          <w:b/>
          <w:szCs w:val="24"/>
        </w:rPr>
        <w:t>삼성증권</w:t>
      </w:r>
      <w:r w:rsidR="00914103" w:rsidRPr="00784BF3">
        <w:rPr>
          <w:rFonts w:hint="eastAsia"/>
          <w:b/>
          <w:szCs w:val="24"/>
        </w:rPr>
        <w:t xml:space="preserve"> </w:t>
      </w:r>
      <w:r w:rsidR="00914103" w:rsidRPr="00784BF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2E68B47B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57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58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6AAF3C3F" w:rsidR="00914103" w:rsidRPr="00675F91" w:rsidRDefault="00784BF3" w:rsidP="00675F91">
      <w:pPr>
        <w:pStyle w:val="ae"/>
        <w:numPr>
          <w:ilvl w:val="1"/>
          <w:numId w:val="29"/>
        </w:numPr>
        <w:spacing w:line="312" w:lineRule="auto"/>
        <w:ind w:leftChars="0"/>
        <w:rPr>
          <w:b/>
          <w:szCs w:val="24"/>
        </w:rPr>
      </w:pPr>
      <w:r w:rsidRPr="00675F91">
        <w:rPr>
          <w:b/>
          <w:szCs w:val="24"/>
        </w:rPr>
        <w:t>주식회사</w:t>
      </w:r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신한은행</w:t>
      </w:r>
      <w:r w:rsidRPr="00675F91">
        <w:rPr>
          <w:b/>
          <w:szCs w:val="24"/>
        </w:rPr>
        <w:t>(</w:t>
      </w:r>
      <w:proofErr w:type="spellStart"/>
      <w:r w:rsidRPr="00675F91">
        <w:rPr>
          <w:b/>
          <w:szCs w:val="24"/>
        </w:rPr>
        <w:t>이지스</w:t>
      </w:r>
      <w:proofErr w:type="spellEnd"/>
      <w:r w:rsidRPr="00675F91">
        <w:rPr>
          <w:b/>
          <w:szCs w:val="24"/>
        </w:rPr>
        <w:t>K-</w:t>
      </w:r>
      <w:proofErr w:type="spellStart"/>
      <w:r w:rsidRPr="00675F91">
        <w:rPr>
          <w:b/>
          <w:szCs w:val="24"/>
        </w:rPr>
        <w:t>리츠일반사모부동산투자신탁의</w:t>
      </w:r>
      <w:proofErr w:type="spellEnd"/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신탁업자로서</w:t>
      </w:r>
      <w:r w:rsidRPr="00675F91">
        <w:rPr>
          <w:b/>
          <w:szCs w:val="24"/>
        </w:rPr>
        <w:t>)</w:t>
      </w:r>
      <w:r w:rsidRPr="00675F91" w:rsidDel="00784BF3">
        <w:rPr>
          <w:b/>
          <w:szCs w:val="24"/>
        </w:rPr>
        <w:t xml:space="preserve"> </w:t>
      </w:r>
    </w:p>
    <w:p w14:paraId="369A86C9" w14:textId="22687F1F" w:rsidR="00914103" w:rsidRPr="00DD2A6F" w:rsidRDefault="00022706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  <w:r w:rsidDel="00022706">
        <w:rPr>
          <w:rFonts w:hint="eastAsia"/>
          <w:szCs w:val="24"/>
        </w:rPr>
        <w:t xml:space="preserve"> </w:t>
      </w:r>
    </w:p>
    <w:p w14:paraId="6131A8A8" w14:textId="1DE18721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상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혁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42A9AA1" w14:textId="3F8EE5FB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59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60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617AD5FF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40708ABA" w14:textId="7CC7A25A" w:rsidR="00784BF3" w:rsidRPr="00675F91" w:rsidRDefault="00784BF3" w:rsidP="00675F91">
      <w:pPr>
        <w:pStyle w:val="ae"/>
        <w:numPr>
          <w:ilvl w:val="1"/>
          <w:numId w:val="29"/>
        </w:numPr>
        <w:spacing w:line="312" w:lineRule="auto"/>
        <w:ind w:leftChars="0"/>
        <w:rPr>
          <w:b/>
          <w:szCs w:val="24"/>
        </w:rPr>
      </w:pPr>
      <w:proofErr w:type="spellStart"/>
      <w:r w:rsidRPr="00675F91">
        <w:rPr>
          <w:b/>
          <w:szCs w:val="24"/>
        </w:rPr>
        <w:t>이지스자산운용</w:t>
      </w:r>
      <w:proofErr w:type="spellEnd"/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주식회사</w:t>
      </w:r>
      <w:r w:rsidRPr="00675F91">
        <w:rPr>
          <w:b/>
          <w:szCs w:val="24"/>
        </w:rPr>
        <w:t>(</w:t>
      </w:r>
      <w:proofErr w:type="spellStart"/>
      <w:ins w:id="661" w:author="BKL" w:date="2026-09-23T21:52:00Z" w16du:dateUtc="2026-09-23T12:52:00Z">
        <w:r w:rsidR="00FB16E1" w:rsidRPr="00675F91">
          <w:rPr>
            <w:b/>
            <w:szCs w:val="24"/>
          </w:rPr>
          <w:t>이지스</w:t>
        </w:r>
        <w:proofErr w:type="spellEnd"/>
        <w:r w:rsidR="00FB16E1" w:rsidRPr="00675F91">
          <w:rPr>
            <w:b/>
            <w:szCs w:val="24"/>
          </w:rPr>
          <w:t>K-</w:t>
        </w:r>
        <w:proofErr w:type="spellStart"/>
        <w:r w:rsidR="00FB16E1" w:rsidRPr="00675F91">
          <w:rPr>
            <w:b/>
            <w:szCs w:val="24"/>
          </w:rPr>
          <w:t>리츠일반사모부동산투자신탁</w:t>
        </w:r>
      </w:ins>
      <w:del w:id="662" w:author="BKL" w:date="2026-09-23T21:52:00Z" w16du:dateUtc="2026-09-23T12:52:00Z">
        <w:r w:rsidRPr="00675F91" w:rsidDel="00FB16E1">
          <w:rPr>
            <w:b/>
            <w:szCs w:val="24"/>
          </w:rPr>
          <w:delText>이지스리츠포트폴리오일반사모부동산투자신탁제</w:delText>
        </w:r>
        <w:r w:rsidRPr="00675F91" w:rsidDel="00FB16E1">
          <w:rPr>
            <w:b/>
            <w:szCs w:val="24"/>
          </w:rPr>
          <w:delText>3</w:delText>
        </w:r>
        <w:r w:rsidRPr="00675F91" w:rsidDel="00FB16E1">
          <w:rPr>
            <w:b/>
            <w:szCs w:val="24"/>
          </w:rPr>
          <w:delText>호</w:delText>
        </w:r>
      </w:del>
      <w:r w:rsidRPr="00675F91">
        <w:rPr>
          <w:b/>
          <w:szCs w:val="24"/>
        </w:rPr>
        <w:t>의</w:t>
      </w:r>
      <w:proofErr w:type="spellEnd"/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집합투자업자로서</w:t>
      </w:r>
      <w:r w:rsidRPr="00675F91">
        <w:rPr>
          <w:b/>
          <w:szCs w:val="24"/>
        </w:rPr>
        <w:t>)</w:t>
      </w:r>
      <w:r w:rsidRPr="00675F91" w:rsidDel="00784BF3">
        <w:rPr>
          <w:b/>
          <w:szCs w:val="24"/>
        </w:rPr>
        <w:t xml:space="preserve"> </w:t>
      </w:r>
    </w:p>
    <w:p w14:paraId="3886DB69" w14:textId="1E8CDED7" w:rsidR="00784BF3" w:rsidRPr="00DD2A6F" w:rsidRDefault="00022706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proofErr w:type="spellStart"/>
      <w:r w:rsidRPr="006304F4">
        <w:rPr>
          <w:szCs w:val="24"/>
        </w:rPr>
        <w:t>여의공원로</w:t>
      </w:r>
      <w:proofErr w:type="spellEnd"/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289C1CD1" w14:textId="26AB4DE0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[</w:t>
      </w:r>
      <w:r w:rsidR="00022706">
        <w:rPr>
          <w:rFonts w:hint="eastAsia"/>
          <w:szCs w:val="24"/>
        </w:rPr>
        <w:t>신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동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훈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이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규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성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석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우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조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갑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주</w:t>
      </w:r>
      <w:r w:rsidR="00022706">
        <w:rPr>
          <w:rFonts w:hint="eastAsia"/>
          <w:szCs w:val="24"/>
        </w:rPr>
        <w:t>]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80A5752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FC48CA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254AE6D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5B4313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D9549F9" w14:textId="6452511F" w:rsidR="00675F91" w:rsidRDefault="00675F91" w:rsidP="00675F91">
      <w:pPr>
        <w:spacing w:line="312" w:lineRule="auto"/>
        <w:rPr>
          <w:moveTo w:id="663" w:author="BKL" w:date="2026-10-01T10:31:00Z" w16du:dateUtc="2026-10-01T01:31:00Z"/>
          <w:szCs w:val="24"/>
        </w:rPr>
      </w:pPr>
      <w:moveToRangeStart w:id="664" w:author="BKL" w:date="2026-10-01T10:31:00Z" w:name="move241743092"/>
      <w:moveTo w:id="665" w:author="BKL" w:date="2026-10-01T10:31:00Z" w16du:dateUtc="2026-10-01T01:31:00Z">
        <w:r>
          <w:rPr>
            <w:rFonts w:hint="eastAsia"/>
            <w:szCs w:val="24"/>
            <w:lang w:val="ko-KR"/>
          </w:rPr>
          <w:lastRenderedPageBreak/>
          <w:t>본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계약의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성립을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증명하기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위하여</w:t>
        </w:r>
        <w:r>
          <w:rPr>
            <w:rFonts w:hint="eastAsia"/>
            <w:szCs w:val="24"/>
            <w:lang w:val="ko-KR"/>
          </w:rPr>
          <w:t>,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당사자들은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본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계약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서두에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기재된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일자에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본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계약서</w:t>
        </w:r>
        <w:r>
          <w:rPr>
            <w:rFonts w:hint="eastAsia"/>
            <w:szCs w:val="24"/>
          </w:rPr>
          <w:t xml:space="preserve"> [</w:t>
        </w:r>
        <w:del w:id="666" w:author="BKL" w:date="2026-10-01T17:54:00Z" w16du:dateUtc="2026-10-01T08:54:00Z">
          <w:r w:rsidDel="00907783">
            <w:rPr>
              <w:rFonts w:hint="eastAsia"/>
              <w:szCs w:val="24"/>
            </w:rPr>
            <w:delText>*</w:delText>
          </w:r>
        </w:del>
      </w:moveTo>
      <w:ins w:id="667" w:author="BKL" w:date="2026-10-01T17:54:00Z" w16du:dateUtc="2026-10-01T08:54:00Z">
        <w:r w:rsidR="00907783">
          <w:rPr>
            <w:rFonts w:hint="eastAsia"/>
            <w:szCs w:val="24"/>
          </w:rPr>
          <w:t>12</w:t>
        </w:r>
      </w:ins>
      <w:moveTo w:id="668" w:author="BKL" w:date="2026-10-01T10:31:00Z" w16du:dateUtc="2026-10-01T01:31:00Z">
        <w:r>
          <w:rPr>
            <w:rFonts w:hint="eastAsia"/>
            <w:szCs w:val="24"/>
          </w:rPr>
          <w:t>]</w:t>
        </w:r>
        <w:r>
          <w:rPr>
            <w:rFonts w:hint="eastAsia"/>
            <w:szCs w:val="24"/>
          </w:rPr>
          <w:t>부를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작성하여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각각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서명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또는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기명날인한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후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각자</w:t>
        </w:r>
        <w:r>
          <w:rPr>
            <w:rFonts w:hint="eastAsia"/>
            <w:szCs w:val="24"/>
          </w:rPr>
          <w:t xml:space="preserve"> </w:t>
        </w:r>
        <w:r>
          <w:rPr>
            <w:szCs w:val="24"/>
          </w:rPr>
          <w:t>1</w:t>
        </w:r>
        <w:r>
          <w:rPr>
            <w:rFonts w:hint="eastAsia"/>
            <w:szCs w:val="24"/>
          </w:rPr>
          <w:t>부씩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보관하기로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한다</w:t>
        </w:r>
        <w:r>
          <w:rPr>
            <w:szCs w:val="24"/>
          </w:rPr>
          <w:t xml:space="preserve">. </w:t>
        </w:r>
        <w:r>
          <w:rPr>
            <w:rFonts w:hint="eastAsia"/>
            <w:szCs w:val="24"/>
          </w:rPr>
          <w:t>본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계약에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대한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간인은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관여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법무법인의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천공으로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갈음할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있다</w:t>
        </w:r>
        <w:r>
          <w:rPr>
            <w:rFonts w:hint="eastAsia"/>
            <w:szCs w:val="24"/>
          </w:rPr>
          <w:t>.</w:t>
        </w:r>
      </w:moveTo>
    </w:p>
    <w:p w14:paraId="7343BBCE" w14:textId="77777777" w:rsidR="00675F91" w:rsidRDefault="00675F91" w:rsidP="00675F91">
      <w:pPr>
        <w:spacing w:line="312" w:lineRule="auto"/>
        <w:rPr>
          <w:moveTo w:id="669" w:author="BKL" w:date="2026-10-01T10:31:00Z" w16du:dateUtc="2026-10-01T01:31:00Z"/>
          <w:b/>
          <w:szCs w:val="24"/>
        </w:rPr>
      </w:pPr>
    </w:p>
    <w:p w14:paraId="0888D2B0" w14:textId="5EDAFF7C" w:rsidR="00675F91" w:rsidRPr="006304F4" w:rsidRDefault="00675F91" w:rsidP="00675F91">
      <w:pPr>
        <w:tabs>
          <w:tab w:val="left" w:pos="709"/>
        </w:tabs>
        <w:spacing w:line="312" w:lineRule="auto"/>
        <w:rPr>
          <w:moveTo w:id="670" w:author="BKL" w:date="2026-10-01T10:31:00Z" w16du:dateUtc="2026-10-01T01:31:00Z"/>
          <w:b/>
          <w:szCs w:val="24"/>
        </w:rPr>
      </w:pPr>
      <w:moveTo w:id="671" w:author="BKL" w:date="2026-10-01T10:31:00Z" w16du:dateUtc="2026-10-01T01:31:00Z">
        <w:del w:id="672" w:author="BKL" w:date="2026-10-01T10:31:00Z" w16du:dateUtc="2026-10-01T01:31:00Z">
          <w:r w:rsidDel="00675F91">
            <w:rPr>
              <w:rFonts w:hint="eastAsia"/>
              <w:b/>
              <w:szCs w:val="24"/>
            </w:rPr>
            <w:delText>6</w:delText>
          </w:r>
        </w:del>
      </w:moveTo>
      <w:ins w:id="673" w:author="BKL" w:date="2026-10-01T10:31:00Z" w16du:dateUtc="2026-10-01T01:31:00Z">
        <w:r>
          <w:rPr>
            <w:rFonts w:hint="eastAsia"/>
            <w:b/>
            <w:szCs w:val="24"/>
          </w:rPr>
          <w:t>8</w:t>
        </w:r>
      </w:ins>
      <w:moveTo w:id="674" w:author="BKL" w:date="2026-10-01T10:31:00Z" w16du:dateUtc="2026-10-01T01:31:00Z">
        <w:r>
          <w:rPr>
            <w:rFonts w:hint="eastAsia"/>
            <w:b/>
            <w:szCs w:val="24"/>
          </w:rPr>
          <w:t>.</w:t>
        </w:r>
        <w:r>
          <w:rPr>
            <w:b/>
            <w:szCs w:val="24"/>
          </w:rPr>
          <w:tab/>
        </w:r>
        <w:proofErr w:type="spellStart"/>
        <w:r w:rsidRPr="00784BF3">
          <w:rPr>
            <w:b/>
            <w:szCs w:val="24"/>
          </w:rPr>
          <w:t>기계설비건설공제조합</w:t>
        </w:r>
        <w:proofErr w:type="spellEnd"/>
        <w:r w:rsidRPr="006304F4" w:rsidDel="006304F4">
          <w:rPr>
            <w:b/>
            <w:szCs w:val="24"/>
          </w:rPr>
          <w:t xml:space="preserve"> </w:t>
        </w:r>
      </w:moveTo>
    </w:p>
    <w:p w14:paraId="04075F5E" w14:textId="77777777" w:rsidR="00675F91" w:rsidRPr="00DD2A6F" w:rsidRDefault="00675F91" w:rsidP="00675F91">
      <w:pPr>
        <w:pStyle w:val="ae"/>
        <w:topLinePunct/>
        <w:spacing w:line="312" w:lineRule="auto"/>
        <w:ind w:leftChars="0" w:left="720"/>
        <w:rPr>
          <w:moveTo w:id="675" w:author="BKL" w:date="2026-10-01T10:31:00Z" w16du:dateUtc="2026-10-01T01:31:00Z"/>
          <w:szCs w:val="24"/>
        </w:rPr>
      </w:pPr>
      <w:moveTo w:id="676" w:author="BKL" w:date="2026-10-01T10:31:00Z" w16du:dateUtc="2026-10-01T01:31:00Z">
        <w:r w:rsidRPr="00784BF3">
          <w:rPr>
            <w:szCs w:val="24"/>
          </w:rPr>
          <w:t>서울특별시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강남구</w:t>
        </w:r>
        <w:r w:rsidRPr="00784BF3">
          <w:rPr>
            <w:szCs w:val="24"/>
          </w:rPr>
          <w:t xml:space="preserve"> </w:t>
        </w:r>
        <w:proofErr w:type="spellStart"/>
        <w:r w:rsidRPr="00784BF3">
          <w:rPr>
            <w:szCs w:val="24"/>
          </w:rPr>
          <w:t>학동로</w:t>
        </w:r>
        <w:proofErr w:type="spellEnd"/>
        <w:r w:rsidRPr="00784BF3">
          <w:rPr>
            <w:szCs w:val="24"/>
          </w:rPr>
          <w:t xml:space="preserve"> 429(</w:t>
        </w:r>
        <w:r w:rsidRPr="00784BF3">
          <w:rPr>
            <w:szCs w:val="24"/>
          </w:rPr>
          <w:t>청담동</w:t>
        </w:r>
        <w:r w:rsidRPr="00784BF3">
          <w:rPr>
            <w:szCs w:val="24"/>
          </w:rPr>
          <w:t>)</w:t>
        </w:r>
      </w:moveTo>
    </w:p>
    <w:p w14:paraId="29E239D2" w14:textId="77777777" w:rsidR="00675F91" w:rsidRDefault="00675F91" w:rsidP="00675F91">
      <w:pPr>
        <w:pStyle w:val="ae"/>
        <w:topLinePunct/>
        <w:spacing w:line="312" w:lineRule="auto"/>
        <w:ind w:leftChars="0" w:left="720"/>
        <w:rPr>
          <w:moveTo w:id="677" w:author="BKL" w:date="2026-10-01T10:31:00Z" w16du:dateUtc="2026-10-01T01:31:00Z"/>
          <w:szCs w:val="24"/>
        </w:rPr>
      </w:pPr>
      <w:moveTo w:id="678" w:author="BKL" w:date="2026-10-01T10:31:00Z" w16du:dateUtc="2026-10-01T01:31:00Z">
        <w:r w:rsidRPr="00D13172">
          <w:rPr>
            <w:rFonts w:hint="eastAsia"/>
            <w:szCs w:val="24"/>
          </w:rPr>
          <w:t>대표</w:t>
        </w:r>
        <w:r>
          <w:rPr>
            <w:rFonts w:hint="eastAsia"/>
            <w:szCs w:val="24"/>
          </w:rPr>
          <w:t>자</w:t>
        </w:r>
        <w:r>
          <w:rPr>
            <w:rFonts w:hint="eastAsia"/>
            <w:szCs w:val="24"/>
          </w:rPr>
          <w:t xml:space="preserve"> </w:t>
        </w:r>
        <w:r w:rsidRPr="00D13172">
          <w:rPr>
            <w:rFonts w:hint="eastAsia"/>
            <w:szCs w:val="24"/>
          </w:rPr>
          <w:t>이사</w:t>
        </w:r>
        <w:r>
          <w:rPr>
            <w:rFonts w:hint="eastAsia"/>
            <w:szCs w:val="24"/>
          </w:rPr>
          <w:t>장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김형렬의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직무대행자</w:t>
        </w:r>
        <w:r w:rsidRPr="00D13172">
          <w:rPr>
            <w:rFonts w:hint="eastAsia"/>
            <w:szCs w:val="24"/>
          </w:rPr>
          <w:t xml:space="preserve">  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김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종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</w:t>
        </w:r>
        <w:r>
          <w:rPr>
            <w:rFonts w:hint="eastAsia"/>
            <w:szCs w:val="24"/>
          </w:rPr>
          <w:t xml:space="preserve">       </w:t>
        </w:r>
        <w:r>
          <w:rPr>
            <w:szCs w:val="24"/>
          </w:rPr>
          <w:t>(</w:t>
        </w:r>
        <w:r>
          <w:rPr>
            <w:rFonts w:hint="eastAsia"/>
            <w:szCs w:val="24"/>
          </w:rPr>
          <w:t>인</w:t>
        </w:r>
        <w:r>
          <w:rPr>
            <w:rFonts w:hint="eastAsia"/>
            <w:szCs w:val="24"/>
          </w:rPr>
          <w:t>)</w:t>
        </w:r>
      </w:moveTo>
    </w:p>
    <w:p w14:paraId="66D0E841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79" w:author="BKL" w:date="2026-10-01T10:31:00Z" w16du:dateUtc="2026-10-01T01:31:00Z"/>
          <w:b/>
          <w:szCs w:val="24"/>
        </w:rPr>
      </w:pPr>
    </w:p>
    <w:p w14:paraId="776B03F0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80" w:author="BKL" w:date="2026-10-01T10:31:00Z" w16du:dateUtc="2026-10-01T01:31:00Z"/>
          <w:b/>
          <w:szCs w:val="24"/>
        </w:rPr>
      </w:pPr>
    </w:p>
    <w:p w14:paraId="5F8317D4" w14:textId="77777777" w:rsidR="00675F91" w:rsidRPr="00D67E0A" w:rsidRDefault="00675F91" w:rsidP="00675F91">
      <w:pPr>
        <w:spacing w:before="60" w:line="312" w:lineRule="auto"/>
        <w:jc w:val="center"/>
        <w:rPr>
          <w:moveTo w:id="681" w:author="BKL" w:date="2026-10-01T10:31:00Z" w16du:dateUtc="2026-10-01T01:31:00Z"/>
          <w:i/>
          <w:szCs w:val="24"/>
        </w:rPr>
      </w:pPr>
      <w:moveTo w:id="682" w:author="BKL" w:date="2026-10-01T10:31:00Z" w16du:dateUtc="2026-10-01T01:31:00Z">
        <w:r w:rsidRPr="00D67E0A">
          <w:rPr>
            <w:i/>
            <w:szCs w:val="24"/>
          </w:rPr>
          <w:t>(</w:t>
        </w:r>
        <w:r w:rsidRPr="00D67E0A">
          <w:rPr>
            <w:rFonts w:hint="eastAsia"/>
            <w:i/>
            <w:szCs w:val="24"/>
          </w:rPr>
          <w:t>다음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페이지에서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서명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또는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기명날인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계속</w:t>
        </w:r>
        <w:r w:rsidRPr="00D67E0A">
          <w:rPr>
            <w:i/>
            <w:szCs w:val="24"/>
          </w:rPr>
          <w:t>)</w:t>
        </w:r>
      </w:moveTo>
    </w:p>
    <w:p w14:paraId="433613C8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83" w:author="BKL" w:date="2026-10-01T10:31:00Z" w16du:dateUtc="2026-10-01T01:31:00Z"/>
          <w:szCs w:val="24"/>
        </w:rPr>
      </w:pPr>
      <w:moveTo w:id="684" w:author="BKL" w:date="2026-10-01T10:31:00Z" w16du:dateUtc="2026-10-01T01:31:00Z">
        <w:r>
          <w:rPr>
            <w:szCs w:val="24"/>
          </w:rPr>
          <w:br w:type="page"/>
        </w:r>
      </w:moveTo>
    </w:p>
    <w:moveToRangeEnd w:id="664"/>
    <w:p w14:paraId="46FAB1B3" w14:textId="3BE33017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85" w:author="BKL" w:date="2026-10-01T17:55:00Z" w16du:dateUtc="2026-10-01T08:55:00Z">
        <w:r w:rsidR="00914103" w:rsidDel="00907783">
          <w:rPr>
            <w:rFonts w:hint="eastAsia"/>
            <w:szCs w:val="24"/>
          </w:rPr>
          <w:delText>[*]</w:delText>
        </w:r>
      </w:del>
      <w:ins w:id="686" w:author="BKL" w:date="2026-10-01T17:55:00Z" w16du:dateUtc="2026-10-01T08:55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749E0C8F" w:rsidR="00D33F73" w:rsidRPr="00022706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9.</w:t>
      </w:r>
      <w:r>
        <w:rPr>
          <w:b/>
          <w:szCs w:val="24"/>
        </w:rPr>
        <w:tab/>
      </w:r>
      <w:proofErr w:type="spellStart"/>
      <w:ins w:id="687" w:author="BKL" w:date="2026-09-30T23:37:00Z" w16du:dateUtc="2026-09-30T14:37:00Z">
        <w:r w:rsidR="00EF650C">
          <w:rPr>
            <w:rFonts w:hint="eastAsia"/>
            <w:b/>
            <w:szCs w:val="24"/>
          </w:rPr>
          <w:t>코크렙안양</w:t>
        </w:r>
        <w:proofErr w:type="spellEnd"/>
        <w:r w:rsidR="00EF650C">
          <w:rPr>
            <w:rFonts w:hint="eastAsia"/>
            <w:b/>
            <w:szCs w:val="24"/>
          </w:rPr>
          <w:t xml:space="preserve"> </w:t>
        </w:r>
      </w:ins>
      <w:r w:rsidR="00D33F73" w:rsidRPr="00022706">
        <w:rPr>
          <w:rFonts w:hint="eastAsia"/>
          <w:b/>
          <w:szCs w:val="24"/>
        </w:rPr>
        <w:t>주식회사</w:t>
      </w:r>
      <w:del w:id="688" w:author="BKL" w:date="2026-09-30T23:37:00Z" w16du:dateUtc="2026-09-30T14:37:00Z">
        <w:r w:rsidR="00D33F73" w:rsidRPr="00022706" w:rsidDel="00EF650C">
          <w:rPr>
            <w:rFonts w:hint="eastAsia"/>
            <w:b/>
            <w:szCs w:val="24"/>
          </w:rPr>
          <w:delText xml:space="preserve"> </w:delText>
        </w:r>
        <w:r w:rsidR="00D33F73" w:rsidRPr="00022706" w:rsidDel="00EF650C">
          <w:rPr>
            <w:rFonts w:hint="eastAsia"/>
            <w:b/>
            <w:szCs w:val="24"/>
          </w:rPr>
          <w:delText>엘에프</w:delText>
        </w:r>
      </w:del>
    </w:p>
    <w:p w14:paraId="6470A359" w14:textId="07FCDDBB" w:rsidR="00D33F73" w:rsidRPr="00DD2A6F" w:rsidRDefault="00EF650C" w:rsidP="00D33F73">
      <w:pPr>
        <w:pStyle w:val="ae"/>
        <w:topLinePunct/>
        <w:spacing w:line="312" w:lineRule="auto"/>
        <w:ind w:leftChars="0" w:left="720"/>
        <w:rPr>
          <w:szCs w:val="24"/>
        </w:rPr>
      </w:pPr>
      <w:ins w:id="689" w:author="BKL" w:date="2026-09-30T23:38:00Z" w16du:dateUtc="2026-09-30T14:38:00Z">
        <w:r w:rsidRPr="00EF650C">
          <w:rPr>
            <w:szCs w:val="24"/>
          </w:rPr>
          <w:t>서울특별시</w:t>
        </w:r>
        <w:r w:rsidRPr="00EF650C">
          <w:rPr>
            <w:szCs w:val="24"/>
          </w:rPr>
          <w:t xml:space="preserve"> </w:t>
        </w:r>
        <w:r w:rsidRPr="00EF650C">
          <w:rPr>
            <w:szCs w:val="24"/>
          </w:rPr>
          <w:t>강남구</w:t>
        </w:r>
        <w:r w:rsidRPr="00EF650C">
          <w:rPr>
            <w:szCs w:val="24"/>
          </w:rPr>
          <w:t xml:space="preserve"> </w:t>
        </w:r>
        <w:proofErr w:type="spellStart"/>
        <w:r w:rsidRPr="00EF650C">
          <w:rPr>
            <w:szCs w:val="24"/>
          </w:rPr>
          <w:t>삼성로</w:t>
        </w:r>
        <w:proofErr w:type="spellEnd"/>
        <w:r w:rsidRPr="00EF650C">
          <w:rPr>
            <w:szCs w:val="24"/>
          </w:rPr>
          <w:t xml:space="preserve"> 511, </w:t>
        </w:r>
        <w:proofErr w:type="spellStart"/>
        <w:r w:rsidRPr="00EF650C">
          <w:rPr>
            <w:szCs w:val="24"/>
          </w:rPr>
          <w:t>코람코자산신탁</w:t>
        </w:r>
        <w:proofErr w:type="spellEnd"/>
        <w:r w:rsidRPr="00EF650C">
          <w:rPr>
            <w:szCs w:val="24"/>
          </w:rPr>
          <w:t xml:space="preserve"> </w:t>
        </w:r>
        <w:r w:rsidRPr="00EF650C">
          <w:rPr>
            <w:szCs w:val="24"/>
          </w:rPr>
          <w:t>내</w:t>
        </w:r>
        <w:r w:rsidRPr="00EF650C">
          <w:rPr>
            <w:szCs w:val="24"/>
          </w:rPr>
          <w:t>(</w:t>
        </w:r>
        <w:r w:rsidRPr="00EF650C">
          <w:rPr>
            <w:szCs w:val="24"/>
          </w:rPr>
          <w:t>삼성동</w:t>
        </w:r>
        <w:r w:rsidRPr="00EF650C">
          <w:rPr>
            <w:szCs w:val="24"/>
          </w:rPr>
          <w:t xml:space="preserve">, </w:t>
        </w:r>
        <w:proofErr w:type="spellStart"/>
        <w:r w:rsidRPr="00EF650C">
          <w:rPr>
            <w:szCs w:val="24"/>
          </w:rPr>
          <w:t>골든타워</w:t>
        </w:r>
        <w:proofErr w:type="spellEnd"/>
        <w:r w:rsidRPr="00EF650C">
          <w:rPr>
            <w:szCs w:val="24"/>
          </w:rPr>
          <w:t>)</w:t>
        </w:r>
      </w:ins>
      <w:del w:id="690" w:author="BKL" w:date="2026-09-30T23:38:00Z" w16du:dateUtc="2026-09-30T14:38:00Z">
        <w:r w:rsidR="00D33F73" w:rsidRPr="00D33F73" w:rsidDel="00EF650C">
          <w:rPr>
            <w:szCs w:val="24"/>
          </w:rPr>
          <w:delText>서울특별시</w:delText>
        </w:r>
        <w:r w:rsidR="00D33F73" w:rsidRPr="00D33F73" w:rsidDel="00EF650C">
          <w:rPr>
            <w:szCs w:val="24"/>
          </w:rPr>
          <w:delText xml:space="preserve"> </w:delText>
        </w:r>
        <w:r w:rsidR="00D33F73" w:rsidRPr="00D33F73" w:rsidDel="00EF650C">
          <w:rPr>
            <w:szCs w:val="24"/>
          </w:rPr>
          <w:delText>강남구</w:delText>
        </w:r>
        <w:r w:rsidR="00D33F73" w:rsidRPr="00D33F73" w:rsidDel="00EF650C">
          <w:rPr>
            <w:szCs w:val="24"/>
          </w:rPr>
          <w:delText xml:space="preserve"> </w:delText>
        </w:r>
        <w:r w:rsidR="00D33F73" w:rsidRPr="00D33F73" w:rsidDel="00EF650C">
          <w:rPr>
            <w:szCs w:val="24"/>
          </w:rPr>
          <w:delText>언주로</w:delText>
        </w:r>
        <w:r w:rsidR="00D33F73" w:rsidRPr="00D33F73" w:rsidDel="00EF650C">
          <w:rPr>
            <w:szCs w:val="24"/>
          </w:rPr>
          <w:delText xml:space="preserve"> 870(</w:delText>
        </w:r>
        <w:r w:rsidR="00D33F73" w:rsidRPr="00D33F73" w:rsidDel="00EF650C">
          <w:rPr>
            <w:szCs w:val="24"/>
          </w:rPr>
          <w:delText>신사동</w:delText>
        </w:r>
        <w:r w:rsidR="00D33F73" w:rsidRPr="00D33F73" w:rsidDel="00EF650C">
          <w:rPr>
            <w:szCs w:val="24"/>
          </w:rPr>
          <w:delText>)</w:delText>
        </w:r>
        <w:r w:rsidR="00D33F73" w:rsidRPr="00DD2A6F" w:rsidDel="00EF650C">
          <w:rPr>
            <w:rFonts w:hint="eastAsia"/>
            <w:szCs w:val="24"/>
          </w:rPr>
          <w:delText xml:space="preserve">  </w:delText>
        </w:r>
      </w:del>
      <w:r w:rsidR="00D33F73" w:rsidRPr="00DD2A6F">
        <w:rPr>
          <w:rFonts w:hint="eastAsia"/>
          <w:szCs w:val="24"/>
        </w:rPr>
        <w:t xml:space="preserve"> </w:t>
      </w:r>
    </w:p>
    <w:p w14:paraId="5037770E" w14:textId="2A6C72C8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del w:id="691" w:author="BKL" w:date="2026-09-30T23:38:00Z" w16du:dateUtc="2026-09-30T14:38:00Z">
        <w:r w:rsidDel="00EF650C">
          <w:rPr>
            <w:rFonts w:hint="eastAsia"/>
            <w:szCs w:val="24"/>
          </w:rPr>
          <w:delText>[</w:delText>
        </w:r>
        <w:r w:rsidDel="00EF650C">
          <w:rPr>
            <w:rFonts w:hint="eastAsia"/>
            <w:szCs w:val="24"/>
          </w:rPr>
          <w:delText>김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상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균</w:delText>
        </w:r>
        <w:r w:rsidDel="00EF650C">
          <w:rPr>
            <w:rFonts w:hint="eastAsia"/>
            <w:szCs w:val="24"/>
          </w:rPr>
          <w:delText xml:space="preserve">, </w:delText>
        </w:r>
        <w:r w:rsidDel="00EF650C">
          <w:rPr>
            <w:rFonts w:hint="eastAsia"/>
            <w:szCs w:val="24"/>
          </w:rPr>
          <w:delText>오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규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식</w:delText>
        </w:r>
        <w:r w:rsidDel="00EF650C">
          <w:rPr>
            <w:rFonts w:hint="eastAsia"/>
            <w:szCs w:val="24"/>
          </w:rPr>
          <w:delText>]</w:delText>
        </w:r>
      </w:del>
      <w:ins w:id="692" w:author="BKL" w:date="2026-09-30T23:38:00Z" w16du:dateUtc="2026-09-30T14:38:00Z">
        <w:r w:rsidR="00EF650C">
          <w:rPr>
            <w:rFonts w:hint="eastAsia"/>
            <w:szCs w:val="24"/>
          </w:rPr>
          <w:t>김</w:t>
        </w:r>
        <w:r w:rsidR="00EF650C">
          <w:rPr>
            <w:rFonts w:hint="eastAsia"/>
            <w:szCs w:val="24"/>
          </w:rPr>
          <w:t xml:space="preserve"> </w:t>
        </w:r>
        <w:r w:rsidR="00EF650C">
          <w:rPr>
            <w:rFonts w:hint="eastAsia"/>
            <w:szCs w:val="24"/>
          </w:rPr>
          <w:t>원</w:t>
        </w:r>
        <w:r w:rsidR="00EF650C">
          <w:rPr>
            <w:rFonts w:hint="eastAsia"/>
            <w:szCs w:val="24"/>
          </w:rPr>
          <w:t xml:space="preserve"> </w:t>
        </w:r>
        <w:r w:rsidR="00EF650C">
          <w:rPr>
            <w:rFonts w:hint="eastAsia"/>
            <w:szCs w:val="24"/>
          </w:rPr>
          <w:t>선</w:t>
        </w:r>
      </w:ins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BE732C0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93" w:author="BKL" w:date="2026-10-01T17:55:00Z" w16du:dateUtc="2026-10-01T08:55:00Z">
        <w:r w:rsidR="00914103" w:rsidDel="00907783">
          <w:rPr>
            <w:rFonts w:hint="eastAsia"/>
            <w:szCs w:val="24"/>
          </w:rPr>
          <w:delText>[*]</w:delText>
        </w:r>
      </w:del>
      <w:ins w:id="694" w:author="BKL" w:date="2026-10-01T17:55:00Z" w16du:dateUtc="2026-10-01T08:55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7009BFAC" w:rsidR="005C0AE3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10.</w:t>
      </w:r>
      <w:r>
        <w:rPr>
          <w:b/>
          <w:szCs w:val="24"/>
        </w:rPr>
        <w:tab/>
      </w:r>
      <w:r w:rsidR="00DD2A6F" w:rsidRPr="00DD2A6F">
        <w:rPr>
          <w:rFonts w:hint="eastAsia"/>
          <w:b/>
          <w:szCs w:val="24"/>
        </w:rPr>
        <w:t>주식회사</w:t>
      </w:r>
      <w:r w:rsidR="00DD2A6F" w:rsidRPr="00DD2A6F">
        <w:rPr>
          <w:rFonts w:hint="eastAsia"/>
          <w:b/>
          <w:szCs w:val="24"/>
        </w:rPr>
        <w:t xml:space="preserve"> </w:t>
      </w:r>
      <w:proofErr w:type="spellStart"/>
      <w:r w:rsidRPr="00022706">
        <w:rPr>
          <w:b/>
          <w:szCs w:val="24"/>
        </w:rPr>
        <w:t>코람코라이프로지스</w:t>
      </w:r>
      <w:r w:rsidR="00DD2A6F" w:rsidRPr="00DD2A6F">
        <w:rPr>
          <w:rFonts w:hint="eastAsia"/>
          <w:b/>
          <w:szCs w:val="24"/>
        </w:rPr>
        <w:t>위탁관리부동산투자회사</w:t>
      </w:r>
      <w:proofErr w:type="spellEnd"/>
      <w:r w:rsidR="00DD2A6F" w:rsidRPr="00DD2A6F" w:rsidDel="00DD2A6F">
        <w:rPr>
          <w:rFonts w:hint="eastAsia"/>
          <w:b/>
          <w:szCs w:val="24"/>
        </w:rPr>
        <w:t xml:space="preserve"> </w:t>
      </w:r>
    </w:p>
    <w:p w14:paraId="2C216132" w14:textId="3BD61EF5" w:rsidR="00935E23" w:rsidRPr="00935E23" w:rsidRDefault="00022706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  <w:lang w:val="ko-KR"/>
        </w:rPr>
        <w:t>서</w:t>
      </w:r>
      <w:r w:rsidRPr="00711DF1">
        <w:rPr>
          <w:szCs w:val="24"/>
          <w:lang w:val="ko-KR"/>
        </w:rPr>
        <w:t>울특별시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강남구</w:t>
      </w:r>
      <w:r w:rsidRPr="00711DF1">
        <w:rPr>
          <w:szCs w:val="24"/>
          <w:lang w:val="ko-KR"/>
        </w:rPr>
        <w:t xml:space="preserve"> </w:t>
      </w:r>
      <w:proofErr w:type="spellStart"/>
      <w:r w:rsidRPr="00711DF1">
        <w:rPr>
          <w:szCs w:val="24"/>
          <w:lang w:val="ko-KR"/>
        </w:rPr>
        <w:t>삼성로</w:t>
      </w:r>
      <w:proofErr w:type="spellEnd"/>
      <w:r w:rsidRPr="00711DF1">
        <w:rPr>
          <w:szCs w:val="24"/>
          <w:lang w:val="ko-KR"/>
        </w:rPr>
        <w:t xml:space="preserve"> 511(</w:t>
      </w:r>
      <w:r w:rsidRPr="00711DF1">
        <w:rPr>
          <w:szCs w:val="24"/>
          <w:lang w:val="ko-KR"/>
        </w:rPr>
        <w:t>삼성동</w:t>
      </w:r>
      <w:r w:rsidRPr="00711DF1">
        <w:rPr>
          <w:szCs w:val="24"/>
          <w:lang w:val="ko-KR"/>
        </w:rPr>
        <w:t>)</w:t>
      </w:r>
      <w:r w:rsidDel="00022706">
        <w:rPr>
          <w:rFonts w:hint="eastAsia"/>
          <w:szCs w:val="24"/>
        </w:rPr>
        <w:t xml:space="preserve"> 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206E72A6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022706">
        <w:rPr>
          <w:rFonts w:hint="eastAsia"/>
          <w:szCs w:val="24"/>
        </w:rPr>
        <w:t>원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재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이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4C043EB9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1"/>
          <w:footerReference w:type="first" r:id="rId12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714454EF" w14:textId="1E0E2A98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F66C03">
        <w:rPr>
          <w:rFonts w:hint="eastAsia"/>
          <w:b/>
          <w:szCs w:val="24"/>
        </w:rPr>
        <w:t>1</w:t>
      </w:r>
      <w:r w:rsidR="00F66C0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proofErr w:type="spellStart"/>
      <w:r w:rsidRPr="00DB6320">
        <w:rPr>
          <w:rFonts w:hint="eastAsia"/>
          <w:b/>
          <w:szCs w:val="24"/>
        </w:rPr>
        <w:t>통지처</w:t>
      </w:r>
      <w:proofErr w:type="spellEnd"/>
    </w:p>
    <w:p w14:paraId="0C9418DA" w14:textId="4F55996B" w:rsidR="00973E2A" w:rsidRPr="0015220C" w:rsidRDefault="008809A3" w:rsidP="00022706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proofErr w:type="spellStart"/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proofErr w:type="spellEnd"/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proofErr w:type="spellStart"/>
      <w:r w:rsidR="00022706" w:rsidRPr="00406041">
        <w:rPr>
          <w:rFonts w:hint="eastAsia"/>
          <w:kern w:val="0"/>
          <w:szCs w:val="24"/>
          <w:u w:val="single"/>
        </w:rPr>
        <w:t>코람코라이프인프라리츠</w:t>
      </w:r>
      <w:proofErr w:type="spellEnd"/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  <w:r w:rsidR="00973E2A" w:rsidRPr="0015220C">
        <w:rPr>
          <w:szCs w:val="24"/>
        </w:rPr>
        <w:t xml:space="preserve"> </w:t>
      </w:r>
    </w:p>
    <w:p w14:paraId="3AC8B1EC" w14:textId="1D418F16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  <w:lang w:val="ko-KR"/>
        </w:rPr>
        <w:t>서울특별시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강남구</w:t>
      </w:r>
      <w:r w:rsidR="006304F4" w:rsidRPr="006304F4">
        <w:rPr>
          <w:szCs w:val="24"/>
          <w:lang w:val="ko-KR"/>
        </w:rPr>
        <w:t xml:space="preserve"> </w:t>
      </w:r>
      <w:proofErr w:type="spellStart"/>
      <w:r w:rsidR="006304F4" w:rsidRPr="006304F4">
        <w:rPr>
          <w:szCs w:val="24"/>
          <w:lang w:val="ko-KR"/>
        </w:rPr>
        <w:t>삼성로</w:t>
      </w:r>
      <w:proofErr w:type="spellEnd"/>
      <w:r w:rsidR="006304F4" w:rsidRPr="006304F4">
        <w:rPr>
          <w:szCs w:val="24"/>
          <w:lang w:val="ko-KR"/>
        </w:rPr>
        <w:t xml:space="preserve"> 511(</w:t>
      </w:r>
      <w:r w:rsidR="006304F4" w:rsidRPr="006304F4">
        <w:rPr>
          <w:szCs w:val="24"/>
          <w:lang w:val="ko-KR"/>
        </w:rPr>
        <w:t>삼성동</w:t>
      </w:r>
      <w:r w:rsidR="006304F4" w:rsidRPr="006304F4">
        <w:rPr>
          <w:szCs w:val="24"/>
          <w:lang w:val="ko-KR"/>
        </w:rPr>
        <w:t>)</w:t>
      </w:r>
      <w:r w:rsidR="006304F4" w:rsidRPr="006304F4" w:rsidDel="006304F4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ins w:id="695" w:author="임영규 부장(상장리츠팀)" w:date="2026-10-01T13:16:00Z" w16du:dateUtc="2026-10-01T04:16:00Z">
        <w:r w:rsidR="000065E9">
          <w:rPr>
            <w:rFonts w:hint="eastAsia"/>
            <w:szCs w:val="24"/>
            <w:lang w:val="ko-KR"/>
          </w:rPr>
          <w:t>02-2251-7492</w:t>
        </w:r>
      </w:ins>
      <w:del w:id="696" w:author="임영규 부장(상장리츠팀)" w:date="2026-10-01T13:16:00Z" w16du:dateUtc="2026-10-01T04:16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del w:id="697" w:author="임영규 부장(상장리츠팀)" w:date="2026-10-01T13:16:00Z" w16du:dateUtc="2026-10-01T04:16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ins w:id="698" w:author="임영규 부장(상장리츠팀)" w:date="2026-10-01T13:16:00Z" w16du:dateUtc="2026-10-01T04:16:00Z">
        <w:r w:rsidR="000065E9">
          <w:rPr>
            <w:rFonts w:hint="eastAsia"/>
            <w:szCs w:val="24"/>
            <w:lang w:val="ko-KR"/>
          </w:rPr>
          <w:t>hj</w:t>
        </w:r>
      </w:ins>
      <w:ins w:id="699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lim@koramco.com</w:t>
        </w:r>
      </w:ins>
      <w:hyperlink r:id="rId1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del w:id="700" w:author="임영규 부장(상장리츠팀)" w:date="2026-10-01T13:17:00Z" w16du:dateUtc="2026-10-01T04:17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ins w:id="701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임현진</w:t>
        </w:r>
        <w:r w:rsidR="000065E9">
          <w:rPr>
            <w:rFonts w:hint="eastAsia"/>
            <w:szCs w:val="24"/>
            <w:lang w:val="ko-KR"/>
          </w:rPr>
          <w:t xml:space="preserve"> </w:t>
        </w:r>
        <w:r w:rsidR="000065E9">
          <w:rPr>
            <w:rFonts w:hint="eastAsia"/>
            <w:szCs w:val="24"/>
            <w:lang w:val="ko-KR"/>
          </w:rPr>
          <w:t>과장</w:t>
        </w:r>
      </w:ins>
    </w:p>
    <w:p w14:paraId="155B8E6C" w14:textId="20252061" w:rsidR="00973E2A" w:rsidRPr="0015220C" w:rsidRDefault="008809A3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</w:t>
      </w:r>
      <w:r w:rsidR="00711DF1">
        <w:rPr>
          <w:rFonts w:hint="eastAsia"/>
          <w:szCs w:val="24"/>
        </w:rPr>
        <w:t>-1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711DF1">
        <w:rPr>
          <w:rFonts w:hint="eastAsia"/>
          <w:szCs w:val="24"/>
        </w:rPr>
        <w:t>신한은행</w:t>
      </w:r>
      <w:r w:rsidR="00711DF1" w:rsidRPr="00711DF1">
        <w:rPr>
          <w:szCs w:val="24"/>
        </w:rPr>
        <w:t>(</w:t>
      </w:r>
      <w:proofErr w:type="spellStart"/>
      <w:r w:rsidR="00711DF1" w:rsidRPr="00711DF1">
        <w:rPr>
          <w:szCs w:val="24"/>
        </w:rPr>
        <w:t>이지스리츠포트폴리오일반사모부동산투자신탁제</w:t>
      </w:r>
      <w:proofErr w:type="spellEnd"/>
      <w:r w:rsidR="00711DF1" w:rsidRPr="00711DF1">
        <w:rPr>
          <w:szCs w:val="24"/>
        </w:rPr>
        <w:t>3</w:t>
      </w:r>
      <w:r w:rsidR="00711DF1" w:rsidRPr="00711DF1">
        <w:rPr>
          <w:szCs w:val="24"/>
        </w:rPr>
        <w:t>호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proofErr w:type="spellStart"/>
      <w:r w:rsidR="00022706" w:rsidRPr="00406041">
        <w:rPr>
          <w:rFonts w:hint="eastAsia"/>
          <w:szCs w:val="24"/>
          <w:u w:val="single"/>
        </w:rPr>
        <w:t>이지스리츠</w:t>
      </w:r>
      <w:proofErr w:type="spellEnd"/>
      <w:r w:rsidR="00022706" w:rsidRPr="00406041">
        <w:rPr>
          <w:rFonts w:hint="eastAsia"/>
          <w:szCs w:val="24"/>
          <w:u w:val="single"/>
        </w:rPr>
        <w:t>3</w:t>
      </w:r>
      <w:r w:rsidR="00022706" w:rsidRPr="00406041">
        <w:rPr>
          <w:rFonts w:hint="eastAsia"/>
          <w:szCs w:val="24"/>
          <w:u w:val="single"/>
        </w:rPr>
        <w:t>호펀드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="00711DF1" w:rsidRPr="00711DF1">
        <w:rPr>
          <w:szCs w:val="24"/>
        </w:rPr>
        <w:t>의</w:t>
      </w:r>
      <w:r w:rsidR="00711DF1" w:rsidRPr="00711DF1">
        <w:rPr>
          <w:szCs w:val="24"/>
        </w:rPr>
        <w:t xml:space="preserve"> </w:t>
      </w:r>
      <w:r w:rsidR="00711DF1" w:rsidRPr="00711DF1">
        <w:rPr>
          <w:szCs w:val="24"/>
        </w:rPr>
        <w:t>신탁업자로서</w:t>
      </w:r>
      <w:r w:rsidR="00711DF1" w:rsidRPr="00711DF1">
        <w:rPr>
          <w:szCs w:val="24"/>
        </w:rPr>
        <w:t>)</w:t>
      </w:r>
    </w:p>
    <w:p w14:paraId="391C9497" w14:textId="4B57F836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중구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세종대로</w:t>
      </w:r>
      <w:r w:rsidR="006304F4" w:rsidRPr="006304F4">
        <w:rPr>
          <w:szCs w:val="24"/>
        </w:rPr>
        <w:t>9</w:t>
      </w:r>
      <w:r w:rsidR="006304F4" w:rsidRPr="006304F4">
        <w:rPr>
          <w:szCs w:val="24"/>
        </w:rPr>
        <w:t>길</w:t>
      </w:r>
      <w:r w:rsidR="006304F4" w:rsidRPr="006304F4">
        <w:rPr>
          <w:szCs w:val="24"/>
        </w:rPr>
        <w:t xml:space="preserve"> 20(</w:t>
      </w:r>
      <w:r w:rsidR="006304F4" w:rsidRPr="006304F4">
        <w:rPr>
          <w:szCs w:val="24"/>
        </w:rPr>
        <w:t>태평로</w:t>
      </w:r>
      <w:r w:rsidR="006304F4" w:rsidRPr="006304F4">
        <w:rPr>
          <w:szCs w:val="24"/>
        </w:rPr>
        <w:t>2</w:t>
      </w:r>
      <w:r w:rsidR="006304F4" w:rsidRPr="006304F4">
        <w:rPr>
          <w:szCs w:val="24"/>
        </w:rPr>
        <w:t>가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323EC16F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2-2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proofErr w:type="spellStart"/>
      <w:r>
        <w:rPr>
          <w:rFonts w:hint="eastAsia"/>
          <w:szCs w:val="24"/>
        </w:rPr>
        <w:t>이지스자산운용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proofErr w:type="spellStart"/>
      <w:r w:rsidRPr="00711DF1">
        <w:rPr>
          <w:szCs w:val="24"/>
        </w:rPr>
        <w:t>이지스</w:t>
      </w:r>
      <w:r w:rsidR="00022706">
        <w:rPr>
          <w:rFonts w:hint="eastAsia"/>
          <w:szCs w:val="24"/>
        </w:rPr>
        <w:t>리츠</w:t>
      </w:r>
      <w:proofErr w:type="spellEnd"/>
      <w:r w:rsidRPr="00711DF1">
        <w:rPr>
          <w:szCs w:val="24"/>
        </w:rPr>
        <w:t>3</w:t>
      </w:r>
      <w:r w:rsidRPr="00711DF1">
        <w:rPr>
          <w:szCs w:val="24"/>
        </w:rPr>
        <w:t>호</w:t>
      </w:r>
      <w:r w:rsidR="00022706">
        <w:rPr>
          <w:rFonts w:hint="eastAsia"/>
          <w:szCs w:val="24"/>
        </w:rPr>
        <w:t>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193F8E6C" w14:textId="2C8F7D9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proofErr w:type="spellStart"/>
      <w:r w:rsidR="006304F4" w:rsidRPr="006304F4">
        <w:rPr>
          <w:szCs w:val="24"/>
        </w:rPr>
        <w:t>여의공원로</w:t>
      </w:r>
      <w:proofErr w:type="spellEnd"/>
      <w:r w:rsidR="006304F4" w:rsidRPr="006304F4">
        <w:rPr>
          <w:szCs w:val="24"/>
        </w:rPr>
        <w:t xml:space="preserve"> 115, </w:t>
      </w:r>
      <w:r w:rsidR="006304F4" w:rsidRPr="006304F4">
        <w:rPr>
          <w:szCs w:val="24"/>
        </w:rPr>
        <w:t>세우빌딩</w:t>
      </w:r>
      <w:r w:rsidR="006304F4" w:rsidRPr="006304F4">
        <w:rPr>
          <w:szCs w:val="24"/>
        </w:rPr>
        <w:t xml:space="preserve"> 14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5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31D6DBE" w14:textId="7B8447A6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proofErr w:type="spellStart"/>
      <w:r>
        <w:rPr>
          <w:rFonts w:hint="eastAsia"/>
          <w:szCs w:val="24"/>
        </w:rPr>
        <w:t>키움캐피탈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proofErr w:type="spellStart"/>
      <w:r w:rsidR="00022706" w:rsidRPr="00406041">
        <w:rPr>
          <w:rFonts w:hint="eastAsia"/>
          <w:szCs w:val="24"/>
          <w:u w:val="single"/>
        </w:rPr>
        <w:t>키움캐피탈</w:t>
      </w:r>
      <w:proofErr w:type="spellEnd"/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4B08172C" w14:textId="79A02944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rFonts w:hint="eastAsia"/>
          <w:szCs w:val="24"/>
        </w:rPr>
        <w:t>서울특별시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영등포구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여의대로</w:t>
      </w:r>
      <w:r w:rsidR="006304F4" w:rsidRPr="006304F4">
        <w:rPr>
          <w:rFonts w:hint="eastAsia"/>
          <w:szCs w:val="24"/>
        </w:rPr>
        <w:t xml:space="preserve"> 66, 17</w:t>
      </w:r>
      <w:r w:rsidR="006304F4" w:rsidRPr="006304F4">
        <w:rPr>
          <w:rFonts w:hint="eastAsia"/>
          <w:szCs w:val="24"/>
        </w:rPr>
        <w:t>층</w:t>
      </w:r>
      <w:r w:rsidR="006304F4" w:rsidRPr="006304F4">
        <w:rPr>
          <w:rFonts w:hint="eastAsia"/>
          <w:szCs w:val="24"/>
        </w:rPr>
        <w:t>(</w:t>
      </w:r>
      <w:r w:rsidR="006304F4" w:rsidRPr="006304F4">
        <w:rPr>
          <w:rFonts w:hint="eastAsia"/>
          <w:szCs w:val="24"/>
        </w:rPr>
        <w:t>여의도동</w:t>
      </w:r>
      <w:r w:rsidR="006304F4" w:rsidRPr="006304F4">
        <w:rPr>
          <w:rFonts w:hint="eastAsia"/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6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A739F9D" w14:textId="6C774D35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4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애큐온캐피탈</w:t>
      </w:r>
      <w:proofErr w:type="spellEnd"/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proofErr w:type="spellStart"/>
      <w:r w:rsidR="00022706" w:rsidRPr="00406041">
        <w:rPr>
          <w:rFonts w:hint="eastAsia"/>
          <w:szCs w:val="24"/>
          <w:u w:val="single"/>
        </w:rPr>
        <w:t>애큐온캐피탈</w:t>
      </w:r>
      <w:proofErr w:type="spellEnd"/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30BF1437" w14:textId="62F8602C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의사당대로</w:t>
      </w:r>
      <w:r w:rsidR="006304F4" w:rsidRPr="006304F4">
        <w:rPr>
          <w:szCs w:val="24"/>
        </w:rPr>
        <w:t xml:space="preserve"> 18, 5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 xml:space="preserve">, </w:t>
      </w:r>
      <w:r w:rsidR="006304F4" w:rsidRPr="006304F4">
        <w:rPr>
          <w:szCs w:val="24"/>
        </w:rPr>
        <w:t>현대카드빌딩</w:t>
      </w:r>
      <w:r w:rsidR="006304F4" w:rsidRPr="006304F4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697FDA8" w14:textId="182C4131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proofErr w:type="spellStart"/>
      <w:r>
        <w:rPr>
          <w:rFonts w:hint="eastAsia"/>
          <w:szCs w:val="24"/>
        </w:rPr>
        <w:t>엠지캐피탈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proofErr w:type="spellStart"/>
      <w:r w:rsidR="00022706" w:rsidRPr="00406041">
        <w:rPr>
          <w:rFonts w:hint="eastAsia"/>
          <w:szCs w:val="24"/>
          <w:u w:val="single"/>
        </w:rPr>
        <w:t>엠지캐피탈</w:t>
      </w:r>
      <w:proofErr w:type="spellEnd"/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5FEAC4DC" w14:textId="173275EE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중구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 xml:space="preserve"> 55(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>2</w:t>
      </w:r>
      <w:r w:rsidR="00784BF3" w:rsidRPr="00784BF3">
        <w:rPr>
          <w:szCs w:val="24"/>
        </w:rPr>
        <w:t>가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0DAB7D5" w14:textId="3BB0F3F4" w:rsidR="00711DF1" w:rsidRPr="0015220C" w:rsidDel="00675F91" w:rsidRDefault="00711DF1" w:rsidP="00711DF1">
      <w:pPr>
        <w:topLinePunct/>
        <w:spacing w:line="312" w:lineRule="auto"/>
        <w:rPr>
          <w:moveFrom w:id="702" w:author="BKL" w:date="2026-10-01T10:30:00Z" w16du:dateUtc="2026-10-01T01:30:00Z"/>
          <w:szCs w:val="24"/>
        </w:rPr>
      </w:pPr>
      <w:moveFromRangeStart w:id="703" w:author="BKL" w:date="2026-10-01T10:30:00Z" w:name="move241743018"/>
      <w:moveFrom w:id="704" w:author="BKL" w:date="2026-10-01T10:30:00Z" w16du:dateUtc="2026-10-01T01:30:00Z">
        <w:r w:rsidDel="00675F91">
          <w:rPr>
            <w:rFonts w:hint="eastAsia"/>
            <w:szCs w:val="24"/>
          </w:rPr>
          <w:t>6</w:t>
        </w:r>
        <w:r w:rsidRPr="0015220C" w:rsidDel="00675F91">
          <w:rPr>
            <w:szCs w:val="24"/>
          </w:rPr>
          <w:t>.</w:t>
        </w:r>
        <w:r w:rsidRPr="0015220C" w:rsidDel="00675F91">
          <w:rPr>
            <w:szCs w:val="24"/>
          </w:rPr>
          <w:tab/>
        </w:r>
        <w:r w:rsidDel="00675F91">
          <w:rPr>
            <w:rFonts w:hint="eastAsia"/>
            <w:szCs w:val="24"/>
          </w:rPr>
          <w:t>기계설비건설공제조합</w:t>
        </w:r>
      </w:moveFrom>
    </w:p>
    <w:p w14:paraId="01CB2F37" w14:textId="7B06A8DD" w:rsidR="00711DF1" w:rsidRPr="0015220C" w:rsidDel="00675F91" w:rsidRDefault="00711DF1" w:rsidP="00711DF1">
      <w:pPr>
        <w:pStyle w:val="ae"/>
        <w:topLinePunct/>
        <w:spacing w:line="312" w:lineRule="auto"/>
        <w:ind w:leftChars="0" w:left="795"/>
        <w:rPr>
          <w:moveFrom w:id="705" w:author="BKL" w:date="2026-10-01T10:30:00Z" w16du:dateUtc="2026-10-01T01:30:00Z"/>
          <w:szCs w:val="24"/>
        </w:rPr>
      </w:pPr>
      <w:moveFrom w:id="706" w:author="BKL" w:date="2026-10-01T10:30:00Z" w16du:dateUtc="2026-10-01T01:30:00Z">
        <w:r w:rsidRPr="0015220C" w:rsidDel="00675F91">
          <w:rPr>
            <w:szCs w:val="24"/>
            <w:lang w:val="ko-KR"/>
          </w:rPr>
          <w:t>주소</w:t>
        </w:r>
        <w:r w:rsidRPr="0015220C" w:rsidDel="00675F91">
          <w:rPr>
            <w:szCs w:val="24"/>
            <w:lang w:val="ko-KR"/>
          </w:rPr>
          <w:t xml:space="preserve">: </w:t>
        </w:r>
        <w:r w:rsidR="00784BF3" w:rsidRPr="00784BF3" w:rsidDel="00675F91">
          <w:rPr>
            <w:szCs w:val="24"/>
          </w:rPr>
          <w:t>서울특별시</w:t>
        </w:r>
        <w:r w:rsidR="00784BF3" w:rsidRPr="00784BF3" w:rsidDel="00675F91">
          <w:rPr>
            <w:szCs w:val="24"/>
          </w:rPr>
          <w:t xml:space="preserve"> </w:t>
        </w:r>
        <w:r w:rsidR="00784BF3" w:rsidRPr="00784BF3" w:rsidDel="00675F91">
          <w:rPr>
            <w:szCs w:val="24"/>
          </w:rPr>
          <w:t>강남구</w:t>
        </w:r>
        <w:r w:rsidR="00784BF3" w:rsidRPr="00784BF3" w:rsidDel="00675F91">
          <w:rPr>
            <w:szCs w:val="24"/>
          </w:rPr>
          <w:t xml:space="preserve"> </w:t>
        </w:r>
        <w:r w:rsidR="00784BF3" w:rsidRPr="00784BF3" w:rsidDel="00675F91">
          <w:rPr>
            <w:szCs w:val="24"/>
          </w:rPr>
          <w:t>학동로</w:t>
        </w:r>
        <w:r w:rsidR="00784BF3" w:rsidRPr="00784BF3" w:rsidDel="00675F91">
          <w:rPr>
            <w:szCs w:val="24"/>
          </w:rPr>
          <w:t xml:space="preserve"> 429(</w:t>
        </w:r>
        <w:r w:rsidR="00784BF3" w:rsidRPr="00784BF3" w:rsidDel="00675F91">
          <w:rPr>
            <w:szCs w:val="24"/>
          </w:rPr>
          <w:t>청담동</w:t>
        </w:r>
        <w:r w:rsidR="00784BF3" w:rsidRPr="00784BF3" w:rsidDel="00675F91">
          <w:rPr>
            <w:szCs w:val="24"/>
          </w:rPr>
          <w:t>)</w:t>
        </w:r>
        <w:r w:rsidRPr="0015220C" w:rsidDel="00675F91">
          <w:rPr>
            <w:szCs w:val="24"/>
            <w:lang w:val="ko-KR"/>
          </w:rPr>
          <w:br/>
        </w:r>
        <w:r w:rsidRPr="0015220C" w:rsidDel="00675F91">
          <w:rPr>
            <w:szCs w:val="24"/>
          </w:rPr>
          <w:t>전화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  <w:r w:rsidRPr="0015220C" w:rsidDel="00675F91">
          <w:rPr>
            <w:szCs w:val="24"/>
          </w:rPr>
          <w:br/>
        </w:r>
        <w:r w:rsidRPr="0015220C" w:rsidDel="00675F91">
          <w:rPr>
            <w:szCs w:val="24"/>
          </w:rPr>
          <w:t>이메일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  <w:r w:rsidDel="00675F91">
          <w:fldChar w:fldCharType="begin"/>
        </w:r>
        <w:r w:rsidDel="00675F91">
          <w:instrText>HYPERLINK "mailto:kklee@crescendoep.com"</w:instrText>
        </w:r>
      </w:moveFrom>
      <w:del w:id="707" w:author="BKL" w:date="2026-10-01T10:30:00Z" w16du:dateUtc="2026-10-01T01:30:00Z"/>
      <w:moveFrom w:id="708" w:author="BKL" w:date="2026-10-01T10:30:00Z" w16du:dateUtc="2026-10-01T01:30:00Z">
        <w:r w:rsidDel="00675F91">
          <w:fldChar w:fldCharType="separate"/>
        </w:r>
        <w:r w:rsidDel="00675F91">
          <w:fldChar w:fldCharType="end"/>
        </w:r>
        <w:r w:rsidRPr="0015220C" w:rsidDel="00675F91">
          <w:rPr>
            <w:szCs w:val="24"/>
          </w:rPr>
          <w:br/>
        </w:r>
        <w:r w:rsidRPr="0015220C" w:rsidDel="00675F91">
          <w:rPr>
            <w:szCs w:val="24"/>
          </w:rPr>
          <w:t>참조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</w:moveFrom>
    </w:p>
    <w:moveFromRangeEnd w:id="703"/>
    <w:p w14:paraId="0BEDBB2C" w14:textId="217B1A71" w:rsidR="00973E2A" w:rsidRPr="00022706" w:rsidRDefault="00711DF1" w:rsidP="00973E2A">
      <w:pPr>
        <w:topLinePunct/>
        <w:spacing w:line="312" w:lineRule="auto"/>
        <w:rPr>
          <w:szCs w:val="24"/>
        </w:rPr>
      </w:pPr>
      <w:del w:id="709" w:author="BKL" w:date="2026-10-01T10:30:00Z" w16du:dateUtc="2026-10-01T01:30:00Z">
        <w:r w:rsidDel="00675F91">
          <w:rPr>
            <w:rFonts w:hint="eastAsia"/>
            <w:szCs w:val="24"/>
          </w:rPr>
          <w:delText>7</w:delText>
        </w:r>
      </w:del>
      <w:ins w:id="710" w:author="BKL" w:date="2026-10-01T10:30:00Z" w16du:dateUtc="2026-10-01T01:30:00Z">
        <w:r w:rsidR="00675F91">
          <w:rPr>
            <w:rFonts w:hint="eastAsia"/>
            <w:szCs w:val="24"/>
          </w:rPr>
          <w:t>6</w:t>
        </w:r>
      </w:ins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삼성증권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1BC11DEB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del w:id="711" w:author="BKL" w:date="2026-10-01T10:30:00Z" w16du:dateUtc="2026-10-01T01:30:00Z">
        <w:r w:rsidDel="00675F91">
          <w:rPr>
            <w:rFonts w:hint="eastAsia"/>
            <w:szCs w:val="24"/>
          </w:rPr>
          <w:delText>8</w:delText>
        </w:r>
      </w:del>
      <w:ins w:id="712" w:author="BKL" w:date="2026-10-01T10:30:00Z" w16du:dateUtc="2026-10-01T01:30:00Z">
        <w:r w:rsidR="00675F91">
          <w:rPr>
            <w:rFonts w:hint="eastAsia"/>
            <w:szCs w:val="24"/>
          </w:rPr>
          <w:t>7</w:t>
        </w:r>
      </w:ins>
      <w:r>
        <w:rPr>
          <w:rFonts w:hint="eastAsia"/>
          <w:szCs w:val="24"/>
        </w:rPr>
        <w:t>-1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신한은행</w:t>
      </w:r>
      <w:r w:rsidRPr="00711DF1">
        <w:rPr>
          <w:szCs w:val="24"/>
        </w:rPr>
        <w:t>(</w:t>
      </w:r>
      <w:proofErr w:type="spellStart"/>
      <w:r w:rsidRPr="00711DF1">
        <w:rPr>
          <w:szCs w:val="24"/>
        </w:rPr>
        <w:t>이지스</w:t>
      </w:r>
      <w:proofErr w:type="spellEnd"/>
      <w:r w:rsidRPr="00711DF1">
        <w:rPr>
          <w:szCs w:val="24"/>
        </w:rPr>
        <w:t>K-</w:t>
      </w:r>
      <w:proofErr w:type="spellStart"/>
      <w:r w:rsidRPr="00711DF1">
        <w:rPr>
          <w:szCs w:val="24"/>
        </w:rPr>
        <w:t>리츠일반사모부동산투자신탁</w:t>
      </w:r>
      <w:proofErr w:type="spellEnd"/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proofErr w:type="spellStart"/>
      <w:r w:rsidR="00022706" w:rsidRPr="00406041">
        <w:rPr>
          <w:rFonts w:hint="eastAsia"/>
          <w:szCs w:val="24"/>
          <w:u w:val="single"/>
        </w:rPr>
        <w:t>이지스</w:t>
      </w:r>
      <w:proofErr w:type="spellEnd"/>
      <w:r w:rsidR="00022706" w:rsidRPr="00406041">
        <w:rPr>
          <w:rFonts w:hint="eastAsia"/>
          <w:szCs w:val="24"/>
          <w:u w:val="single"/>
        </w:rPr>
        <w:t>K</w:t>
      </w:r>
      <w:r w:rsidR="00022706" w:rsidRPr="00406041">
        <w:rPr>
          <w:rFonts w:hint="eastAsia"/>
          <w:szCs w:val="24"/>
          <w:u w:val="single"/>
        </w:rPr>
        <w:t>리츠펀드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 w:rsidRPr="00711DF1">
        <w:rPr>
          <w:szCs w:val="24"/>
        </w:rPr>
        <w:t>신탁업자로서</w:t>
      </w:r>
      <w:r w:rsidRPr="00711DF1">
        <w:rPr>
          <w:szCs w:val="24"/>
        </w:rPr>
        <w:t>)</w:t>
      </w:r>
      <w:r w:rsidDel="00711DF1">
        <w:rPr>
          <w:rFonts w:hint="eastAsia"/>
          <w:szCs w:val="24"/>
        </w:rPr>
        <w:t xml:space="preserve"> 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51425B13" w14:textId="4C4AB162" w:rsidR="00711DF1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del w:id="713" w:author="BKL" w:date="2026-10-01T10:30:00Z" w16du:dateUtc="2026-10-01T01:30:00Z">
        <w:r w:rsidDel="00675F91">
          <w:rPr>
            <w:rFonts w:hint="eastAsia"/>
            <w:szCs w:val="24"/>
          </w:rPr>
          <w:delText>8</w:delText>
        </w:r>
      </w:del>
      <w:ins w:id="714" w:author="BKL" w:date="2026-10-01T10:30:00Z" w16du:dateUtc="2026-10-01T01:30:00Z">
        <w:r w:rsidR="00675F91">
          <w:rPr>
            <w:rFonts w:hint="eastAsia"/>
            <w:szCs w:val="24"/>
          </w:rPr>
          <w:t>7</w:t>
        </w:r>
      </w:ins>
      <w:r>
        <w:rPr>
          <w:rFonts w:hint="eastAsia"/>
          <w:szCs w:val="24"/>
        </w:rPr>
        <w:t>-2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proofErr w:type="spellStart"/>
      <w:r>
        <w:rPr>
          <w:rFonts w:hint="eastAsia"/>
          <w:szCs w:val="24"/>
        </w:rPr>
        <w:t>이지스자산운용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proofErr w:type="spellStart"/>
      <w:r w:rsidR="00022706" w:rsidRPr="00022706">
        <w:rPr>
          <w:szCs w:val="24"/>
        </w:rPr>
        <w:t>이지스</w:t>
      </w:r>
      <w:proofErr w:type="spellEnd"/>
      <w:r w:rsidR="00022706" w:rsidRPr="00022706">
        <w:rPr>
          <w:szCs w:val="24"/>
        </w:rPr>
        <w:t>K</w:t>
      </w:r>
      <w:r w:rsidR="00022706" w:rsidRPr="00022706">
        <w:rPr>
          <w:szCs w:val="24"/>
        </w:rPr>
        <w:t>리츠펀드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79ACB992" w14:textId="77777777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401DF58" w14:textId="5A63EBD1" w:rsidR="00675F91" w:rsidRPr="0015220C" w:rsidRDefault="00675F91" w:rsidP="00675F91">
      <w:pPr>
        <w:topLinePunct/>
        <w:spacing w:line="312" w:lineRule="auto"/>
        <w:rPr>
          <w:moveTo w:id="715" w:author="BKL" w:date="2026-10-01T10:30:00Z" w16du:dateUtc="2026-10-01T01:30:00Z"/>
          <w:szCs w:val="24"/>
        </w:rPr>
      </w:pPr>
      <w:moveToRangeStart w:id="716" w:author="BKL" w:date="2026-10-01T10:30:00Z" w:name="move241743018"/>
      <w:moveTo w:id="717" w:author="BKL" w:date="2026-10-01T10:30:00Z" w16du:dateUtc="2026-10-01T01:30:00Z">
        <w:del w:id="718" w:author="BKL" w:date="2026-10-01T10:30:00Z" w16du:dateUtc="2026-10-01T01:30:00Z">
          <w:r w:rsidDel="00675F91">
            <w:rPr>
              <w:rFonts w:hint="eastAsia"/>
              <w:szCs w:val="24"/>
            </w:rPr>
            <w:delText>6</w:delText>
          </w:r>
        </w:del>
      </w:moveTo>
      <w:ins w:id="719" w:author="BKL" w:date="2026-10-01T10:30:00Z" w16du:dateUtc="2026-10-01T01:30:00Z">
        <w:r>
          <w:rPr>
            <w:rFonts w:hint="eastAsia"/>
            <w:szCs w:val="24"/>
          </w:rPr>
          <w:t>8</w:t>
        </w:r>
      </w:ins>
      <w:moveTo w:id="720" w:author="BKL" w:date="2026-10-01T10:30:00Z" w16du:dateUtc="2026-10-01T01:30:00Z">
        <w:r w:rsidRPr="0015220C">
          <w:rPr>
            <w:szCs w:val="24"/>
          </w:rPr>
          <w:t>.</w:t>
        </w:r>
        <w:r w:rsidRPr="0015220C">
          <w:rPr>
            <w:szCs w:val="24"/>
          </w:rPr>
          <w:tab/>
        </w:r>
        <w:proofErr w:type="spellStart"/>
        <w:r>
          <w:rPr>
            <w:rFonts w:hint="eastAsia"/>
            <w:szCs w:val="24"/>
          </w:rPr>
          <w:t>기계설비건설공제조합</w:t>
        </w:r>
        <w:proofErr w:type="spellEnd"/>
      </w:moveTo>
    </w:p>
    <w:p w14:paraId="26E1F13C" w14:textId="77777777" w:rsidR="00675F91" w:rsidRPr="0015220C" w:rsidRDefault="00675F91" w:rsidP="00675F91">
      <w:pPr>
        <w:pStyle w:val="ae"/>
        <w:topLinePunct/>
        <w:spacing w:line="312" w:lineRule="auto"/>
        <w:ind w:leftChars="0" w:left="795"/>
        <w:rPr>
          <w:moveTo w:id="721" w:author="BKL" w:date="2026-10-01T10:30:00Z" w16du:dateUtc="2026-10-01T01:30:00Z"/>
          <w:szCs w:val="24"/>
        </w:rPr>
      </w:pPr>
      <w:moveTo w:id="722" w:author="BKL" w:date="2026-10-01T10:30:00Z" w16du:dateUtc="2026-10-01T01:30:00Z">
        <w:r w:rsidRPr="0015220C">
          <w:rPr>
            <w:szCs w:val="24"/>
            <w:lang w:val="ko-KR"/>
          </w:rPr>
          <w:t>주소</w:t>
        </w:r>
        <w:r w:rsidRPr="0015220C">
          <w:rPr>
            <w:szCs w:val="24"/>
            <w:lang w:val="ko-KR"/>
          </w:rPr>
          <w:t xml:space="preserve">: </w:t>
        </w:r>
        <w:r w:rsidRPr="00784BF3">
          <w:rPr>
            <w:szCs w:val="24"/>
          </w:rPr>
          <w:t>서울특별시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강남구</w:t>
        </w:r>
        <w:r w:rsidRPr="00784BF3">
          <w:rPr>
            <w:szCs w:val="24"/>
          </w:rPr>
          <w:t xml:space="preserve"> </w:t>
        </w:r>
        <w:proofErr w:type="spellStart"/>
        <w:r w:rsidRPr="00784BF3">
          <w:rPr>
            <w:szCs w:val="24"/>
          </w:rPr>
          <w:t>학동로</w:t>
        </w:r>
        <w:proofErr w:type="spellEnd"/>
        <w:r w:rsidRPr="00784BF3">
          <w:rPr>
            <w:szCs w:val="24"/>
          </w:rPr>
          <w:t xml:space="preserve"> 429(</w:t>
        </w:r>
        <w:r w:rsidRPr="00784BF3">
          <w:rPr>
            <w:szCs w:val="24"/>
          </w:rPr>
          <w:t>청담동</w:t>
        </w:r>
        <w:r w:rsidRPr="00784BF3">
          <w:rPr>
            <w:szCs w:val="24"/>
          </w:rPr>
          <w:t>)</w:t>
        </w:r>
        <w:r w:rsidRPr="0015220C">
          <w:rPr>
            <w:szCs w:val="24"/>
            <w:lang w:val="ko-KR"/>
          </w:rPr>
          <w:br/>
        </w:r>
        <w:r w:rsidRPr="0015220C">
          <w:rPr>
            <w:szCs w:val="24"/>
          </w:rPr>
          <w:t>전화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  <w:r w:rsidRPr="0015220C">
          <w:rPr>
            <w:szCs w:val="24"/>
          </w:rPr>
          <w:br/>
        </w:r>
        <w:r w:rsidRPr="0015220C">
          <w:rPr>
            <w:szCs w:val="24"/>
          </w:rPr>
          <w:lastRenderedPageBreak/>
          <w:t>이메일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  <w:r>
          <w:fldChar w:fldCharType="begin"/>
        </w:r>
        <w:r>
          <w:instrText>HYPERLINK "mailto:kklee@crescendoep.com"</w:instrText>
        </w:r>
      </w:moveTo>
      <w:ins w:id="723" w:author="BKL" w:date="2026-10-01T10:30:00Z" w16du:dateUtc="2026-10-01T01:30:00Z"/>
      <w:moveTo w:id="724" w:author="BKL" w:date="2026-10-01T10:30:00Z" w16du:dateUtc="2026-10-01T01:30:00Z">
        <w:r>
          <w:fldChar w:fldCharType="separate"/>
        </w:r>
        <w:r>
          <w:fldChar w:fldCharType="end"/>
        </w:r>
        <w:r w:rsidRPr="0015220C">
          <w:rPr>
            <w:szCs w:val="24"/>
          </w:rPr>
          <w:br/>
        </w:r>
        <w:r w:rsidRPr="0015220C">
          <w:rPr>
            <w:szCs w:val="24"/>
          </w:rPr>
          <w:t>참조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</w:moveTo>
    </w:p>
    <w:moveToRangeEnd w:id="716"/>
    <w:p w14:paraId="43154222" w14:textId="0C65FBE3" w:rsidR="00D33F73" w:rsidRPr="0015220C" w:rsidRDefault="00711DF1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9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proofErr w:type="spellStart"/>
      <w:ins w:id="725" w:author="BKL" w:date="2026-09-30T23:38:00Z" w16du:dateUtc="2026-09-30T14:38:00Z">
        <w:r w:rsidR="00EF650C">
          <w:rPr>
            <w:rFonts w:hint="eastAsia"/>
            <w:szCs w:val="24"/>
          </w:rPr>
          <w:t>코크렙안양</w:t>
        </w:r>
        <w:proofErr w:type="spellEnd"/>
        <w:r w:rsidR="00EF650C">
          <w:rPr>
            <w:rFonts w:hint="eastAsia"/>
            <w:szCs w:val="24"/>
          </w:rPr>
          <w:t xml:space="preserve"> </w:t>
        </w:r>
      </w:ins>
      <w:r w:rsidR="00D33F73" w:rsidRPr="00596AC4">
        <w:rPr>
          <w:kern w:val="0"/>
          <w:szCs w:val="24"/>
        </w:rPr>
        <w:t>주식회사</w:t>
      </w:r>
      <w:del w:id="726" w:author="BKL" w:date="2026-09-30T23:38:00Z" w16du:dateUtc="2026-09-30T14:38:00Z">
        <w:r w:rsidR="00D33F73" w:rsidRPr="00596AC4" w:rsidDel="00EF650C">
          <w:rPr>
            <w:kern w:val="0"/>
            <w:szCs w:val="24"/>
          </w:rPr>
          <w:delText xml:space="preserve"> </w:delText>
        </w:r>
        <w:r w:rsidR="00D33F73" w:rsidDel="00EF650C">
          <w:rPr>
            <w:rFonts w:hint="eastAsia"/>
            <w:kern w:val="0"/>
            <w:szCs w:val="24"/>
          </w:rPr>
          <w:delText>엘에프</w:delText>
        </w:r>
      </w:del>
      <w:r w:rsidR="00406041">
        <w:rPr>
          <w:rFonts w:hint="eastAsia"/>
          <w:kern w:val="0"/>
          <w:szCs w:val="24"/>
        </w:rPr>
        <w:t>(</w:t>
      </w:r>
      <w:r w:rsidR="00406041">
        <w:rPr>
          <w:rFonts w:hint="eastAsia"/>
          <w:kern w:val="0"/>
          <w:szCs w:val="24"/>
        </w:rPr>
        <w:t>이하</w:t>
      </w:r>
      <w:r w:rsidR="00406041">
        <w:rPr>
          <w:rFonts w:hint="eastAsia"/>
          <w:kern w:val="0"/>
          <w:szCs w:val="24"/>
        </w:rPr>
        <w:t xml:space="preserve"> </w:t>
      </w:r>
      <w:r w:rsidR="00406041">
        <w:rPr>
          <w:kern w:val="0"/>
          <w:szCs w:val="24"/>
        </w:rPr>
        <w:t>“</w:t>
      </w:r>
      <w:del w:id="727" w:author="BKL" w:date="2026-09-30T23:38:00Z" w16du:dateUtc="2026-09-30T14:38:00Z">
        <w:r w:rsidR="00406041" w:rsidRPr="00406041" w:rsidDel="00EF650C">
          <w:rPr>
            <w:rFonts w:hint="eastAsia"/>
            <w:kern w:val="0"/>
            <w:szCs w:val="24"/>
            <w:u w:val="single"/>
          </w:rPr>
          <w:delText>엘에프</w:delText>
        </w:r>
      </w:del>
      <w:proofErr w:type="spellStart"/>
      <w:ins w:id="728" w:author="BKL" w:date="2026-09-30T23:38:00Z" w16du:dateUtc="2026-09-30T14:38:00Z">
        <w:r w:rsidR="00EF650C">
          <w:rPr>
            <w:rFonts w:hint="eastAsia"/>
            <w:kern w:val="0"/>
            <w:szCs w:val="24"/>
            <w:u w:val="single"/>
          </w:rPr>
          <w:t>코크렙안양</w:t>
        </w:r>
      </w:ins>
      <w:proofErr w:type="spellEnd"/>
      <w:r w:rsidR="00406041">
        <w:rPr>
          <w:kern w:val="0"/>
          <w:szCs w:val="24"/>
        </w:rPr>
        <w:t>”</w:t>
      </w:r>
      <w:r w:rsidR="00406041">
        <w:rPr>
          <w:rFonts w:hint="eastAsia"/>
          <w:kern w:val="0"/>
          <w:szCs w:val="24"/>
        </w:rPr>
        <w:t>)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4F48E4A8" w:rsidR="005C0AE3" w:rsidRPr="0015220C" w:rsidRDefault="00711DF1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10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proofErr w:type="spellStart"/>
      <w:r w:rsidRPr="00711DF1">
        <w:rPr>
          <w:kern w:val="0"/>
          <w:szCs w:val="24"/>
        </w:rPr>
        <w:t>코람코라이프로지스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proofErr w:type="spellEnd"/>
      <w:r w:rsidR="008809A3" w:rsidRPr="0015220C" w:rsidDel="008809A3">
        <w:rPr>
          <w:szCs w:val="24"/>
        </w:rPr>
        <w:t xml:space="preserve"> </w:t>
      </w:r>
    </w:p>
    <w:p w14:paraId="2B4C8332" w14:textId="2BAC368C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11DF1">
        <w:rPr>
          <w:rFonts w:hint="eastAsia"/>
          <w:szCs w:val="24"/>
          <w:lang w:val="ko-KR"/>
        </w:rPr>
        <w:t>서</w:t>
      </w:r>
      <w:r w:rsidR="00711DF1" w:rsidRPr="00711DF1">
        <w:rPr>
          <w:szCs w:val="24"/>
          <w:lang w:val="ko-KR"/>
        </w:rPr>
        <w:t>울특별시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강남구</w:t>
      </w:r>
      <w:r w:rsidR="00711DF1" w:rsidRPr="00711DF1">
        <w:rPr>
          <w:szCs w:val="24"/>
          <w:lang w:val="ko-KR"/>
        </w:rPr>
        <w:t xml:space="preserve"> </w:t>
      </w:r>
      <w:proofErr w:type="spellStart"/>
      <w:r w:rsidR="00711DF1" w:rsidRPr="00711DF1">
        <w:rPr>
          <w:szCs w:val="24"/>
          <w:lang w:val="ko-KR"/>
        </w:rPr>
        <w:t>삼성로</w:t>
      </w:r>
      <w:proofErr w:type="spellEnd"/>
      <w:r w:rsidR="00711DF1" w:rsidRPr="00711DF1">
        <w:rPr>
          <w:szCs w:val="24"/>
          <w:lang w:val="ko-KR"/>
        </w:rPr>
        <w:t xml:space="preserve"> 511(</w:t>
      </w:r>
      <w:r w:rsidR="00711DF1" w:rsidRPr="00711DF1">
        <w:rPr>
          <w:szCs w:val="24"/>
          <w:lang w:val="ko-KR"/>
        </w:rPr>
        <w:t>삼성동</w:t>
      </w:r>
      <w:r w:rsidR="00711DF1" w:rsidRPr="00711DF1">
        <w:rPr>
          <w:szCs w:val="24"/>
          <w:lang w:val="ko-KR"/>
        </w:rPr>
        <w:t>)</w:t>
      </w:r>
      <w:r w:rsidR="00711DF1" w:rsidRPr="00711DF1" w:rsidDel="00711DF1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del w:id="729" w:author="임영규 부장(상장리츠팀)" w:date="2026-10-01T13:17:00Z" w16du:dateUtc="2026-10-01T04:17:00Z">
        <w:r w:rsidR="00DD2A6F" w:rsidDel="000065E9">
          <w:rPr>
            <w:rFonts w:hint="eastAsia"/>
            <w:szCs w:val="24"/>
            <w:lang w:val="ko-KR"/>
          </w:rPr>
          <w:delText>[*]</w:delText>
        </w:r>
      </w:del>
      <w:ins w:id="730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02-2251-7434</w:t>
        </w:r>
      </w:ins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del w:id="731" w:author="임영규 부장(상장리츠팀)" w:date="2026-10-01T13:17:00Z" w16du:dateUtc="2026-10-01T04:17:00Z">
        <w:r w:rsidR="00DD2A6F" w:rsidDel="000065E9">
          <w:rPr>
            <w:rFonts w:hint="eastAsia"/>
            <w:szCs w:val="24"/>
            <w:lang w:val="ko-KR"/>
          </w:rPr>
          <w:delText>[*]</w:delText>
        </w:r>
      </w:del>
      <w:ins w:id="732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jk.</w:t>
        </w:r>
      </w:ins>
      <w:ins w:id="733" w:author="임영규 부장(상장리츠팀)" w:date="2026-10-01T13:18:00Z" w16du:dateUtc="2026-10-01T04:18:00Z">
        <w:r w:rsidR="000065E9">
          <w:rPr>
            <w:rFonts w:hint="eastAsia"/>
            <w:szCs w:val="24"/>
            <w:lang w:val="ko-KR"/>
          </w:rPr>
          <w:t>yeom@koramco.com</w:t>
        </w:r>
      </w:ins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del w:id="734" w:author="임영규 부장(상장리츠팀)" w:date="2026-10-01T13:18:00Z" w16du:dateUtc="2026-10-01T04:18:00Z">
        <w:r w:rsidR="00DD2A6F" w:rsidDel="000065E9">
          <w:rPr>
            <w:rFonts w:hint="eastAsia"/>
            <w:szCs w:val="24"/>
            <w:lang w:val="ko-KR"/>
          </w:rPr>
          <w:delText>[*</w:delText>
        </w:r>
      </w:del>
      <w:proofErr w:type="spellStart"/>
      <w:ins w:id="735" w:author="임영규 부장(상장리츠팀)" w:date="2026-10-01T13:18:00Z" w16du:dateUtc="2026-10-01T04:18:00Z">
        <w:r w:rsidR="000065E9">
          <w:rPr>
            <w:rFonts w:hint="eastAsia"/>
            <w:szCs w:val="24"/>
            <w:lang w:val="ko-KR"/>
          </w:rPr>
          <w:t>염진경</w:t>
        </w:r>
        <w:proofErr w:type="spellEnd"/>
        <w:r w:rsidR="000065E9">
          <w:rPr>
            <w:rFonts w:hint="eastAsia"/>
            <w:szCs w:val="24"/>
            <w:lang w:val="ko-KR"/>
          </w:rPr>
          <w:t xml:space="preserve"> </w:t>
        </w:r>
        <w:r w:rsidR="000065E9">
          <w:rPr>
            <w:rFonts w:hint="eastAsia"/>
            <w:szCs w:val="24"/>
            <w:lang w:val="ko-KR"/>
          </w:rPr>
          <w:t>과장</w:t>
        </w:r>
      </w:ins>
      <w:del w:id="736" w:author="임영규 부장(상장리츠팀)" w:date="2026-10-01T13:18:00Z" w16du:dateUtc="2026-10-01T04:18:00Z">
        <w:r w:rsidR="00DD2A6F" w:rsidDel="000065E9">
          <w:rPr>
            <w:rFonts w:hint="eastAsia"/>
            <w:szCs w:val="24"/>
            <w:lang w:val="ko-KR"/>
          </w:rPr>
          <w:delText>]</w:delText>
        </w:r>
      </w:del>
    </w:p>
    <w:p w14:paraId="0F86ACE8" w14:textId="3FB8F50E" w:rsidR="00F66C03" w:rsidRDefault="00F66C03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0B3C0006" w14:textId="4A320605" w:rsidR="00F66C03" w:rsidRPr="00DB6320" w:rsidRDefault="00F66C03" w:rsidP="00F66C0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2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17D98BDF" w14:textId="77777777" w:rsidR="00F66C03" w:rsidRDefault="00F66C03" w:rsidP="00F66C03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0FD7AB81" w14:textId="7C1DBFA2" w:rsidR="00F66C03" w:rsidRDefault="00F66C03" w:rsidP="00F66C03">
      <w:pPr>
        <w:widowControl/>
        <w:wordWrap/>
        <w:autoSpaceDE/>
        <w:autoSpaceDN/>
        <w:spacing w:after="0"/>
        <w:jc w:val="left"/>
      </w:pPr>
    </w:p>
    <w:p w14:paraId="359DF55A" w14:textId="77777777" w:rsidR="00F66C03" w:rsidRDefault="00F66C03" w:rsidP="00275B7B">
      <w:pPr>
        <w:pStyle w:val="ae"/>
        <w:topLinePunct/>
        <w:spacing w:line="312" w:lineRule="auto"/>
        <w:ind w:leftChars="0" w:left="795"/>
        <w:rPr>
          <w:szCs w:val="24"/>
        </w:rPr>
      </w:pPr>
    </w:p>
    <w:sectPr w:rsidR="00F66C03" w:rsidSect="00F9369B">
      <w:footerReference w:type="default" r:id="rId24"/>
      <w:footerReference w:type="first" r:id="rId25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7E8A2" w14:textId="77777777" w:rsidR="003444B1" w:rsidRDefault="003444B1">
      <w:r>
        <w:separator/>
      </w:r>
    </w:p>
    <w:p w14:paraId="28644B65" w14:textId="77777777" w:rsidR="003444B1" w:rsidRDefault="003444B1"/>
  </w:endnote>
  <w:endnote w:type="continuationSeparator" w:id="0">
    <w:p w14:paraId="5178B199" w14:textId="77777777" w:rsidR="003444B1" w:rsidRDefault="003444B1">
      <w:r>
        <w:continuationSeparator/>
      </w:r>
    </w:p>
    <w:p w14:paraId="1E420FC7" w14:textId="77777777" w:rsidR="003444B1" w:rsidRDefault="003444B1"/>
  </w:endnote>
  <w:endnote w:type="continuationNotice" w:id="1">
    <w:p w14:paraId="0450AC74" w14:textId="77777777" w:rsidR="003444B1" w:rsidRDefault="003444B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EndPr/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EndPr/>
    <w:sdtContent>
      <w:p w14:paraId="01C57EF8" w14:textId="656739D8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EndPr/>
    <w:sdtContent>
      <w:p w14:paraId="1A0B2807" w14:textId="44230CED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AA45" w14:textId="77777777" w:rsidR="003444B1" w:rsidRDefault="003444B1">
      <w:r>
        <w:separator/>
      </w:r>
    </w:p>
    <w:p w14:paraId="0367E306" w14:textId="77777777" w:rsidR="003444B1" w:rsidRDefault="003444B1"/>
  </w:footnote>
  <w:footnote w:type="continuationSeparator" w:id="0">
    <w:p w14:paraId="318FDC36" w14:textId="77777777" w:rsidR="003444B1" w:rsidRDefault="003444B1">
      <w:r>
        <w:continuationSeparator/>
      </w:r>
    </w:p>
    <w:p w14:paraId="76FFCF24" w14:textId="77777777" w:rsidR="003444B1" w:rsidRDefault="003444B1"/>
  </w:footnote>
  <w:footnote w:type="continuationNotice" w:id="1">
    <w:p w14:paraId="67FACDB1" w14:textId="77777777" w:rsidR="003444B1" w:rsidRDefault="003444B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535C43E8" w:rsidR="00635213" w:rsidRPr="00CF347C" w:rsidRDefault="00635213" w:rsidP="00CF347C">
    <w:pPr>
      <w:pStyle w:val="a3"/>
      <w:jc w:val="right"/>
      <w:rPr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del w:id="619" w:author="BKL" w:date="2026-09-30T23:37:00Z" w16du:dateUtc="2026-09-30T14:37:00Z">
      <w:r w:rsidR="00F66C03" w:rsidDel="00EF650C">
        <w:rPr>
          <w:rFonts w:hint="eastAsia"/>
          <w:i/>
        </w:rPr>
        <w:delText>260923</w:delText>
      </w:r>
    </w:del>
    <w:ins w:id="620" w:author="BKL" w:date="2026-09-30T23:37:00Z" w16du:dateUtc="2026-09-30T14:37:00Z">
      <w:r w:rsidR="00EF650C">
        <w:rPr>
          <w:rFonts w:hint="eastAsia"/>
          <w:i/>
        </w:rPr>
        <w:t>26</w:t>
      </w:r>
    </w:ins>
    <w:ins w:id="621" w:author="BKL" w:date="2026-10-01T10:26:00Z" w16du:dateUtc="2026-10-01T01:26:00Z">
      <w:r w:rsidR="00675F91">
        <w:rPr>
          <w:rFonts w:hint="eastAsia"/>
          <w:i/>
        </w:rPr>
        <w:t>100</w:t>
      </w:r>
    </w:ins>
    <w:ins w:id="622" w:author="BKL" w:date="2026-10-02T10:59:00Z" w16du:dateUtc="2026-10-02T01:59:00Z">
      <w:r w:rsidR="009259ED">
        <w:rPr>
          <w:rFonts w:hint="eastAsia"/>
          <w:i/>
        </w:rPr>
        <w:t>2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1334E1"/>
    <w:multiLevelType w:val="multilevel"/>
    <w:tmpl w:val="B3B0F30A"/>
    <w:lvl w:ilvl="0">
      <w:start w:val="7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5" w15:restartNumberingAfterBreak="0">
    <w:nsid w:val="378B022F"/>
    <w:multiLevelType w:val="multilevel"/>
    <w:tmpl w:val="C58AD4D4"/>
    <w:lvl w:ilvl="0">
      <w:start w:val="8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39D1694"/>
    <w:multiLevelType w:val="multilevel"/>
    <w:tmpl w:val="D9E85632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420968"/>
    <w:multiLevelType w:val="multilevel"/>
    <w:tmpl w:val="FF4C97D0"/>
    <w:lvl w:ilvl="0">
      <w:start w:val="8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11" w15:restartNumberingAfterBreak="0">
    <w:nsid w:val="752028C7"/>
    <w:multiLevelType w:val="hybridMultilevel"/>
    <w:tmpl w:val="72D4C988"/>
    <w:lvl w:ilvl="0" w:tplc="C7E2E6E4">
      <w:start w:val="9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7FDD117F"/>
    <w:multiLevelType w:val="hybridMultilevel"/>
    <w:tmpl w:val="CD76A0AC"/>
    <w:lvl w:ilvl="0" w:tplc="DD4C5470">
      <w:start w:val="7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418221">
    <w:abstractNumId w:val="12"/>
  </w:num>
  <w:num w:numId="2" w16cid:durableId="624386966">
    <w:abstractNumId w:val="8"/>
  </w:num>
  <w:num w:numId="3" w16cid:durableId="1967160436">
    <w:abstractNumId w:val="1"/>
  </w:num>
  <w:num w:numId="4" w16cid:durableId="1428699169">
    <w:abstractNumId w:val="10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3"/>
  </w:num>
  <w:num w:numId="7" w16cid:durableId="650209842">
    <w:abstractNumId w:val="9"/>
  </w:num>
  <w:num w:numId="8" w16cid:durableId="1640725462">
    <w:abstractNumId w:val="12"/>
  </w:num>
  <w:num w:numId="9" w16cid:durableId="1034497720">
    <w:abstractNumId w:val="12"/>
  </w:num>
  <w:num w:numId="10" w16cid:durableId="599146192">
    <w:abstractNumId w:val="12"/>
  </w:num>
  <w:num w:numId="11" w16cid:durableId="898172850">
    <w:abstractNumId w:val="4"/>
  </w:num>
  <w:num w:numId="12" w16cid:durableId="1724479650">
    <w:abstractNumId w:val="0"/>
  </w:num>
  <w:num w:numId="13" w16cid:durableId="2000385677">
    <w:abstractNumId w:val="12"/>
  </w:num>
  <w:num w:numId="14" w16cid:durableId="759256439">
    <w:abstractNumId w:val="12"/>
  </w:num>
  <w:num w:numId="15" w16cid:durableId="1969966218">
    <w:abstractNumId w:val="12"/>
  </w:num>
  <w:num w:numId="16" w16cid:durableId="950748929">
    <w:abstractNumId w:val="12"/>
  </w:num>
  <w:num w:numId="17" w16cid:durableId="541480489">
    <w:abstractNumId w:val="12"/>
  </w:num>
  <w:num w:numId="18" w16cid:durableId="215053069">
    <w:abstractNumId w:val="12"/>
  </w:num>
  <w:num w:numId="19" w16cid:durableId="273098784">
    <w:abstractNumId w:val="13"/>
  </w:num>
  <w:num w:numId="20" w16cid:durableId="488331732">
    <w:abstractNumId w:val="6"/>
  </w:num>
  <w:num w:numId="21" w16cid:durableId="1161509921">
    <w:abstractNumId w:val="14"/>
  </w:num>
  <w:num w:numId="22" w16cid:durableId="854030980">
    <w:abstractNumId w:val="5"/>
  </w:num>
  <w:num w:numId="23" w16cid:durableId="719596585">
    <w:abstractNumId w:val="11"/>
  </w:num>
  <w:num w:numId="24" w16cid:durableId="226039940">
    <w:abstractNumId w:val="12"/>
  </w:num>
  <w:num w:numId="25" w16cid:durableId="1946189763">
    <w:abstractNumId w:val="12"/>
  </w:num>
  <w:num w:numId="26" w16cid:durableId="479004474">
    <w:abstractNumId w:val="12"/>
  </w:num>
  <w:num w:numId="27" w16cid:durableId="823933343">
    <w:abstractNumId w:val="12"/>
  </w:num>
  <w:num w:numId="28" w16cid:durableId="1622494104">
    <w:abstractNumId w:val="12"/>
  </w:num>
  <w:num w:numId="29" w16cid:durableId="1080253591">
    <w:abstractNumId w:val="2"/>
  </w:num>
  <w:num w:numId="30" w16cid:durableId="999388002">
    <w:abstractNumId w:val="7"/>
  </w:num>
  <w:num w:numId="31" w16cid:durableId="1648435425">
    <w:abstractNumId w:val="1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임영규 부장(상장리츠팀)">
    <w15:presenceInfo w15:providerId="AD" w15:userId="S::younggyulim@koramco.com::cb43b9c9-33b3-4bd4-a778-4ae28a2ba949"/>
  </w15:person>
  <w15:person w15:author="BKL">
    <w15:presenceInfo w15:providerId="None" w15:userId="BKL"/>
  </w15:person>
  <w15:person w15:author="Hyeon Kang ">
    <w15:presenceInfo w15:providerId="None" w15:userId="Hyeon Kang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trackRevisions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065E9"/>
    <w:rsid w:val="0001372E"/>
    <w:rsid w:val="000172BD"/>
    <w:rsid w:val="00017CEF"/>
    <w:rsid w:val="00022706"/>
    <w:rsid w:val="0003058C"/>
    <w:rsid w:val="00032138"/>
    <w:rsid w:val="000361F9"/>
    <w:rsid w:val="00050491"/>
    <w:rsid w:val="00067C24"/>
    <w:rsid w:val="00074C04"/>
    <w:rsid w:val="000766B2"/>
    <w:rsid w:val="0009239A"/>
    <w:rsid w:val="000952C4"/>
    <w:rsid w:val="000B377D"/>
    <w:rsid w:val="000C3070"/>
    <w:rsid w:val="000D0DD1"/>
    <w:rsid w:val="000D50E7"/>
    <w:rsid w:val="000D7560"/>
    <w:rsid w:val="000E67B3"/>
    <w:rsid w:val="000F054C"/>
    <w:rsid w:val="000F15E2"/>
    <w:rsid w:val="0010599B"/>
    <w:rsid w:val="00112ED7"/>
    <w:rsid w:val="00117706"/>
    <w:rsid w:val="001178FC"/>
    <w:rsid w:val="00117BF9"/>
    <w:rsid w:val="00124D9F"/>
    <w:rsid w:val="00132402"/>
    <w:rsid w:val="00137F85"/>
    <w:rsid w:val="00140B4D"/>
    <w:rsid w:val="00142A17"/>
    <w:rsid w:val="00142BF6"/>
    <w:rsid w:val="00151A23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D77C1"/>
    <w:rsid w:val="001F0B47"/>
    <w:rsid w:val="00202861"/>
    <w:rsid w:val="00211ECF"/>
    <w:rsid w:val="0021368F"/>
    <w:rsid w:val="00214D4E"/>
    <w:rsid w:val="00226506"/>
    <w:rsid w:val="00232BA2"/>
    <w:rsid w:val="002338AE"/>
    <w:rsid w:val="00236F9C"/>
    <w:rsid w:val="00242A86"/>
    <w:rsid w:val="0025129E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B5AD5"/>
    <w:rsid w:val="002C09CB"/>
    <w:rsid w:val="002C3231"/>
    <w:rsid w:val="00303DB7"/>
    <w:rsid w:val="00304712"/>
    <w:rsid w:val="00315B59"/>
    <w:rsid w:val="0031610D"/>
    <w:rsid w:val="00320F6B"/>
    <w:rsid w:val="00324FCE"/>
    <w:rsid w:val="003268E3"/>
    <w:rsid w:val="00331189"/>
    <w:rsid w:val="00331E00"/>
    <w:rsid w:val="003360F1"/>
    <w:rsid w:val="00336455"/>
    <w:rsid w:val="003444B1"/>
    <w:rsid w:val="00350121"/>
    <w:rsid w:val="003555F7"/>
    <w:rsid w:val="00357641"/>
    <w:rsid w:val="0035779D"/>
    <w:rsid w:val="00370F0C"/>
    <w:rsid w:val="00390359"/>
    <w:rsid w:val="00394C41"/>
    <w:rsid w:val="003A241F"/>
    <w:rsid w:val="003B1E50"/>
    <w:rsid w:val="003D7278"/>
    <w:rsid w:val="003E5E30"/>
    <w:rsid w:val="004048D1"/>
    <w:rsid w:val="00406041"/>
    <w:rsid w:val="00407C51"/>
    <w:rsid w:val="00414AD5"/>
    <w:rsid w:val="004178CF"/>
    <w:rsid w:val="00421222"/>
    <w:rsid w:val="00436629"/>
    <w:rsid w:val="004419AF"/>
    <w:rsid w:val="00453CFD"/>
    <w:rsid w:val="004551D3"/>
    <w:rsid w:val="00456220"/>
    <w:rsid w:val="004604DB"/>
    <w:rsid w:val="004616E0"/>
    <w:rsid w:val="0048251E"/>
    <w:rsid w:val="004852E4"/>
    <w:rsid w:val="00485EB7"/>
    <w:rsid w:val="0049108F"/>
    <w:rsid w:val="004A2621"/>
    <w:rsid w:val="004A633E"/>
    <w:rsid w:val="004B2E9C"/>
    <w:rsid w:val="004B6550"/>
    <w:rsid w:val="004D14AD"/>
    <w:rsid w:val="004D297B"/>
    <w:rsid w:val="004D4391"/>
    <w:rsid w:val="004F4F0B"/>
    <w:rsid w:val="00501AFC"/>
    <w:rsid w:val="005125B5"/>
    <w:rsid w:val="00516290"/>
    <w:rsid w:val="00522EA3"/>
    <w:rsid w:val="00526BBA"/>
    <w:rsid w:val="00545B62"/>
    <w:rsid w:val="005502DE"/>
    <w:rsid w:val="00575B2B"/>
    <w:rsid w:val="00581D8F"/>
    <w:rsid w:val="00581E46"/>
    <w:rsid w:val="0058267E"/>
    <w:rsid w:val="00582A44"/>
    <w:rsid w:val="00591919"/>
    <w:rsid w:val="005940F5"/>
    <w:rsid w:val="0059631E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5E41F5"/>
    <w:rsid w:val="006021EC"/>
    <w:rsid w:val="00603902"/>
    <w:rsid w:val="00616B70"/>
    <w:rsid w:val="00616CFF"/>
    <w:rsid w:val="00620706"/>
    <w:rsid w:val="006304F4"/>
    <w:rsid w:val="00631FED"/>
    <w:rsid w:val="006322B3"/>
    <w:rsid w:val="0063315A"/>
    <w:rsid w:val="00635213"/>
    <w:rsid w:val="00640D0E"/>
    <w:rsid w:val="00642290"/>
    <w:rsid w:val="0065044A"/>
    <w:rsid w:val="00655C27"/>
    <w:rsid w:val="00675F91"/>
    <w:rsid w:val="00693F8E"/>
    <w:rsid w:val="006A1450"/>
    <w:rsid w:val="006A2BD1"/>
    <w:rsid w:val="006B5BCE"/>
    <w:rsid w:val="006D5D9A"/>
    <w:rsid w:val="006E18DC"/>
    <w:rsid w:val="006E732F"/>
    <w:rsid w:val="006F33FA"/>
    <w:rsid w:val="006F510B"/>
    <w:rsid w:val="007055F7"/>
    <w:rsid w:val="007061E9"/>
    <w:rsid w:val="00707F41"/>
    <w:rsid w:val="00711DF1"/>
    <w:rsid w:val="0072174F"/>
    <w:rsid w:val="007245C7"/>
    <w:rsid w:val="00726182"/>
    <w:rsid w:val="00742F0F"/>
    <w:rsid w:val="00744EB1"/>
    <w:rsid w:val="0074780B"/>
    <w:rsid w:val="00752C01"/>
    <w:rsid w:val="00753E8D"/>
    <w:rsid w:val="00762414"/>
    <w:rsid w:val="00766188"/>
    <w:rsid w:val="007764CB"/>
    <w:rsid w:val="00784BF3"/>
    <w:rsid w:val="00790ABC"/>
    <w:rsid w:val="00795A19"/>
    <w:rsid w:val="00796725"/>
    <w:rsid w:val="007A10D9"/>
    <w:rsid w:val="007A46AE"/>
    <w:rsid w:val="007A7760"/>
    <w:rsid w:val="007B1FF6"/>
    <w:rsid w:val="007B3F14"/>
    <w:rsid w:val="007C0FDD"/>
    <w:rsid w:val="007C5848"/>
    <w:rsid w:val="007E01A4"/>
    <w:rsid w:val="007F3588"/>
    <w:rsid w:val="007F657B"/>
    <w:rsid w:val="00813C3D"/>
    <w:rsid w:val="00824427"/>
    <w:rsid w:val="008246B9"/>
    <w:rsid w:val="008424CA"/>
    <w:rsid w:val="00843656"/>
    <w:rsid w:val="008520E8"/>
    <w:rsid w:val="00853051"/>
    <w:rsid w:val="00855895"/>
    <w:rsid w:val="00856A0A"/>
    <w:rsid w:val="008662D2"/>
    <w:rsid w:val="0086649F"/>
    <w:rsid w:val="00870463"/>
    <w:rsid w:val="008809A3"/>
    <w:rsid w:val="0089518B"/>
    <w:rsid w:val="008B32B1"/>
    <w:rsid w:val="008C65BC"/>
    <w:rsid w:val="008D1380"/>
    <w:rsid w:val="008E3D67"/>
    <w:rsid w:val="008E7289"/>
    <w:rsid w:val="008F1176"/>
    <w:rsid w:val="008F60C9"/>
    <w:rsid w:val="008F69AC"/>
    <w:rsid w:val="00905372"/>
    <w:rsid w:val="00907783"/>
    <w:rsid w:val="00910AFD"/>
    <w:rsid w:val="00914103"/>
    <w:rsid w:val="00915B7C"/>
    <w:rsid w:val="00923E4C"/>
    <w:rsid w:val="009259ED"/>
    <w:rsid w:val="00935B30"/>
    <w:rsid w:val="00935E23"/>
    <w:rsid w:val="00943EA1"/>
    <w:rsid w:val="0094724D"/>
    <w:rsid w:val="009556E7"/>
    <w:rsid w:val="0095574E"/>
    <w:rsid w:val="00965196"/>
    <w:rsid w:val="009654D2"/>
    <w:rsid w:val="00967C0C"/>
    <w:rsid w:val="00970343"/>
    <w:rsid w:val="00971AED"/>
    <w:rsid w:val="00973E2A"/>
    <w:rsid w:val="009819D3"/>
    <w:rsid w:val="00992E6D"/>
    <w:rsid w:val="009955B9"/>
    <w:rsid w:val="009958D5"/>
    <w:rsid w:val="009A17E4"/>
    <w:rsid w:val="009A75F1"/>
    <w:rsid w:val="009B4242"/>
    <w:rsid w:val="009B58E7"/>
    <w:rsid w:val="009C129E"/>
    <w:rsid w:val="009C4D9B"/>
    <w:rsid w:val="009D10DC"/>
    <w:rsid w:val="009D6B6E"/>
    <w:rsid w:val="009E2715"/>
    <w:rsid w:val="009E315E"/>
    <w:rsid w:val="00A00F09"/>
    <w:rsid w:val="00A025A5"/>
    <w:rsid w:val="00A1064D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5F32"/>
    <w:rsid w:val="00A86BEF"/>
    <w:rsid w:val="00A9242B"/>
    <w:rsid w:val="00AA548B"/>
    <w:rsid w:val="00AA6A06"/>
    <w:rsid w:val="00AB3E36"/>
    <w:rsid w:val="00AD1EC1"/>
    <w:rsid w:val="00AD3609"/>
    <w:rsid w:val="00AD3A37"/>
    <w:rsid w:val="00AD3E1A"/>
    <w:rsid w:val="00AD7CCD"/>
    <w:rsid w:val="00AE371D"/>
    <w:rsid w:val="00AE4704"/>
    <w:rsid w:val="00AF1CD5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053A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01480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4509"/>
    <w:rsid w:val="00D1679A"/>
    <w:rsid w:val="00D167E9"/>
    <w:rsid w:val="00D16C87"/>
    <w:rsid w:val="00D214B6"/>
    <w:rsid w:val="00D21CA7"/>
    <w:rsid w:val="00D33F73"/>
    <w:rsid w:val="00D37BED"/>
    <w:rsid w:val="00D446A0"/>
    <w:rsid w:val="00D5010D"/>
    <w:rsid w:val="00D60009"/>
    <w:rsid w:val="00D60726"/>
    <w:rsid w:val="00D62B84"/>
    <w:rsid w:val="00D67E0A"/>
    <w:rsid w:val="00D85C65"/>
    <w:rsid w:val="00DA30E0"/>
    <w:rsid w:val="00DA3E9E"/>
    <w:rsid w:val="00DB6320"/>
    <w:rsid w:val="00DC42CF"/>
    <w:rsid w:val="00DC75F7"/>
    <w:rsid w:val="00DD2A6F"/>
    <w:rsid w:val="00DE5A35"/>
    <w:rsid w:val="00DF5B05"/>
    <w:rsid w:val="00E02313"/>
    <w:rsid w:val="00E15B32"/>
    <w:rsid w:val="00E2756F"/>
    <w:rsid w:val="00E46205"/>
    <w:rsid w:val="00E5163F"/>
    <w:rsid w:val="00E54C86"/>
    <w:rsid w:val="00E54FFA"/>
    <w:rsid w:val="00E5647E"/>
    <w:rsid w:val="00E56A3D"/>
    <w:rsid w:val="00E606B6"/>
    <w:rsid w:val="00E6361C"/>
    <w:rsid w:val="00E648D3"/>
    <w:rsid w:val="00E80937"/>
    <w:rsid w:val="00E872B7"/>
    <w:rsid w:val="00E966FB"/>
    <w:rsid w:val="00EA3C8C"/>
    <w:rsid w:val="00EB0890"/>
    <w:rsid w:val="00EB22D6"/>
    <w:rsid w:val="00EB555D"/>
    <w:rsid w:val="00EC013E"/>
    <w:rsid w:val="00ED003F"/>
    <w:rsid w:val="00ED7708"/>
    <w:rsid w:val="00EE3C3F"/>
    <w:rsid w:val="00EE4DA0"/>
    <w:rsid w:val="00EF650C"/>
    <w:rsid w:val="00F03B52"/>
    <w:rsid w:val="00F11410"/>
    <w:rsid w:val="00F20924"/>
    <w:rsid w:val="00F306D7"/>
    <w:rsid w:val="00F32C51"/>
    <w:rsid w:val="00F66C03"/>
    <w:rsid w:val="00F8141D"/>
    <w:rsid w:val="00F819C3"/>
    <w:rsid w:val="00F86BB2"/>
    <w:rsid w:val="00F9369B"/>
    <w:rsid w:val="00F93BA6"/>
    <w:rsid w:val="00F96C2E"/>
    <w:rsid w:val="00FA1792"/>
    <w:rsid w:val="00FB16E1"/>
    <w:rsid w:val="00FB5C62"/>
    <w:rsid w:val="00FB6568"/>
    <w:rsid w:val="00FB6CA6"/>
    <w:rsid w:val="00FB74DC"/>
    <w:rsid w:val="00FC2418"/>
    <w:rsid w:val="00FC2A5F"/>
    <w:rsid w:val="00FC404D"/>
    <w:rsid w:val="00FC5D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1DF1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klee@crescendoep.com" TargetMode="External"/><Relationship Id="rId18" Type="http://schemas.openxmlformats.org/officeDocument/2006/relationships/hyperlink" Target="mailto:kklee@crescendoep.com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yperlink" Target="mailto:kklee@crescendoep.com" TargetMode="Externa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hyperlink" Target="mailto:kklee@crescendoep.com" TargetMode="External"/><Relationship Id="rId23" Type="http://schemas.openxmlformats.org/officeDocument/2006/relationships/hyperlink" Target="mailto:kklee@crescendoep.com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kklee@crescendoep.com" TargetMode="External"/><Relationship Id="rId22" Type="http://schemas.openxmlformats.org/officeDocument/2006/relationships/hyperlink" Target="mailto:kklee@crescendoep.com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4125</Words>
  <Characters>23513</Characters>
  <Application>Microsoft Office Word</Application>
  <DocSecurity>0</DocSecurity>
  <Lines>195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임영규 부장(상장리츠팀)</cp:lastModifiedBy>
  <cp:revision>2</cp:revision>
  <cp:lastPrinted>2020-04-14T10:53:00Z</cp:lastPrinted>
  <dcterms:created xsi:type="dcterms:W3CDTF">2026-10-02T05:59:00Z</dcterms:created>
  <dcterms:modified xsi:type="dcterms:W3CDTF">2026-10-02T05:59:00Z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</Properties>
</file>